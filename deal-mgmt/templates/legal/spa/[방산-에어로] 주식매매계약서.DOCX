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610BF0" w14:textId="77777777" w:rsidR="00786425" w:rsidRPr="00B51FA5" w:rsidRDefault="00786425" w:rsidP="00786425">
      <w:pPr>
        <w:adjustRightInd w:val="0"/>
        <w:snapToGrid w:val="0"/>
        <w:spacing w:before="180" w:after="180" w:line="360" w:lineRule="atLeast"/>
        <w:jc w:val="center"/>
        <w:rPr>
          <w:rFonts w:ascii="Times New Roman" w:eastAsia="HY헤드라인M"/>
          <w:b/>
          <w:sz w:val="36"/>
          <w:szCs w:val="36"/>
        </w:rPr>
      </w:pPr>
      <w:r w:rsidRPr="00B160F5">
        <w:rPr>
          <w:rFonts w:ascii="Times New Roman" w:eastAsia="HY헤드라인M"/>
          <w:b/>
          <w:sz w:val="36"/>
          <w:szCs w:val="36"/>
        </w:rPr>
        <w:t>주</w:t>
      </w:r>
      <w:r w:rsidRPr="00B160F5">
        <w:rPr>
          <w:rFonts w:ascii="Times New Roman" w:eastAsia="HY헤드라인M"/>
          <w:b/>
          <w:sz w:val="36"/>
          <w:szCs w:val="36"/>
        </w:rPr>
        <w:t xml:space="preserve"> </w:t>
      </w:r>
      <w:r w:rsidRPr="00B160F5">
        <w:rPr>
          <w:rFonts w:ascii="Times New Roman" w:eastAsia="HY헤드라인M"/>
          <w:b/>
          <w:sz w:val="36"/>
          <w:szCs w:val="36"/>
        </w:rPr>
        <w:t>식</w:t>
      </w:r>
      <w:r w:rsidRPr="00B160F5">
        <w:rPr>
          <w:rFonts w:ascii="Times New Roman" w:eastAsia="HY헤드라인M"/>
          <w:b/>
          <w:sz w:val="36"/>
          <w:szCs w:val="36"/>
        </w:rPr>
        <w:t xml:space="preserve"> </w:t>
      </w:r>
      <w:r w:rsidRPr="00B160F5">
        <w:rPr>
          <w:rFonts w:ascii="Times New Roman" w:eastAsia="HY헤드라인M"/>
          <w:b/>
          <w:sz w:val="36"/>
          <w:szCs w:val="36"/>
        </w:rPr>
        <w:t>매</w:t>
      </w:r>
      <w:r w:rsidRPr="00B160F5">
        <w:rPr>
          <w:rFonts w:ascii="Times New Roman" w:eastAsia="HY헤드라인M"/>
          <w:b/>
          <w:sz w:val="36"/>
          <w:szCs w:val="36"/>
        </w:rPr>
        <w:t xml:space="preserve"> </w:t>
      </w:r>
      <w:proofErr w:type="spellStart"/>
      <w:r w:rsidRPr="00B160F5">
        <w:rPr>
          <w:rFonts w:ascii="Times New Roman" w:eastAsia="HY헤드라인M"/>
          <w:b/>
          <w:sz w:val="36"/>
          <w:szCs w:val="36"/>
        </w:rPr>
        <w:t>매</w:t>
      </w:r>
      <w:proofErr w:type="spellEnd"/>
      <w:r w:rsidRPr="00B160F5">
        <w:rPr>
          <w:rFonts w:ascii="Times New Roman" w:eastAsia="HY헤드라인M"/>
          <w:b/>
          <w:sz w:val="36"/>
          <w:szCs w:val="36"/>
        </w:rPr>
        <w:t xml:space="preserve"> </w:t>
      </w:r>
      <w:r w:rsidRPr="00B160F5">
        <w:rPr>
          <w:rFonts w:ascii="Times New Roman" w:eastAsia="HY헤드라인M"/>
          <w:b/>
          <w:sz w:val="36"/>
          <w:szCs w:val="36"/>
        </w:rPr>
        <w:t>계</w:t>
      </w:r>
      <w:r w:rsidRPr="00B160F5">
        <w:rPr>
          <w:rFonts w:ascii="Times New Roman" w:eastAsia="HY헤드라인M"/>
          <w:b/>
          <w:sz w:val="36"/>
          <w:szCs w:val="36"/>
        </w:rPr>
        <w:t xml:space="preserve"> </w:t>
      </w:r>
      <w:r w:rsidRPr="00B160F5">
        <w:rPr>
          <w:rFonts w:ascii="Times New Roman" w:eastAsia="HY헤드라인M"/>
          <w:b/>
          <w:sz w:val="36"/>
          <w:szCs w:val="36"/>
        </w:rPr>
        <w:t>약</w:t>
      </w:r>
    </w:p>
    <w:p w14:paraId="3E13FA49" w14:textId="77777777" w:rsidR="005E4DD1" w:rsidRDefault="005E4DD1" w:rsidP="00786425">
      <w:pPr>
        <w:adjustRightInd w:val="0"/>
        <w:snapToGrid w:val="0"/>
        <w:spacing w:before="360" w:after="180" w:line="360" w:lineRule="atLeast"/>
        <w:rPr>
          <w:rFonts w:ascii="Times New Roman"/>
          <w:sz w:val="23"/>
          <w:szCs w:val="23"/>
        </w:rPr>
      </w:pPr>
    </w:p>
    <w:p w14:paraId="1F75A55A" w14:textId="22AAC878" w:rsidR="00786425" w:rsidRPr="00B51FA5" w:rsidRDefault="00786425" w:rsidP="00786425">
      <w:pPr>
        <w:adjustRightInd w:val="0"/>
        <w:snapToGrid w:val="0"/>
        <w:spacing w:before="360" w:after="180" w:line="360" w:lineRule="atLeast"/>
        <w:rPr>
          <w:rFonts w:ascii="Times New Roman"/>
          <w:sz w:val="23"/>
          <w:szCs w:val="23"/>
        </w:rPr>
      </w:pPr>
      <w:r w:rsidRPr="00883718">
        <w:rPr>
          <w:rFonts w:ascii="Times New Roman"/>
          <w:sz w:val="23"/>
          <w:szCs w:val="23"/>
        </w:rPr>
        <w:t>본</w:t>
      </w:r>
      <w:r w:rsidRPr="00883718">
        <w:rPr>
          <w:rFonts w:ascii="Times New Roman"/>
          <w:sz w:val="23"/>
          <w:szCs w:val="23"/>
        </w:rPr>
        <w:t xml:space="preserve"> </w:t>
      </w:r>
      <w:r w:rsidRPr="00883718">
        <w:rPr>
          <w:rFonts w:ascii="Times New Roman"/>
          <w:sz w:val="23"/>
          <w:szCs w:val="23"/>
        </w:rPr>
        <w:t>주식매매계약</w:t>
      </w:r>
      <w:r w:rsidRPr="000575B1">
        <w:rPr>
          <w:rFonts w:ascii="Times New Roman"/>
          <w:sz w:val="23"/>
          <w:szCs w:val="23"/>
        </w:rPr>
        <w:t>(“</w:t>
      </w:r>
      <w:r w:rsidRPr="00B51FA5">
        <w:rPr>
          <w:rFonts w:ascii="Times New Roman"/>
          <w:sz w:val="23"/>
          <w:szCs w:val="23"/>
          <w:u w:val="single"/>
        </w:rPr>
        <w:t>본</w:t>
      </w:r>
      <w:r w:rsidRPr="00B51FA5">
        <w:rPr>
          <w:rFonts w:ascii="Times New Roman"/>
          <w:sz w:val="23"/>
          <w:szCs w:val="23"/>
          <w:u w:val="single"/>
        </w:rPr>
        <w:t xml:space="preserve"> </w:t>
      </w:r>
      <w:r w:rsidRPr="00B51FA5">
        <w:rPr>
          <w:rFonts w:ascii="Times New Roman"/>
          <w:sz w:val="23"/>
          <w:szCs w:val="23"/>
          <w:u w:val="single"/>
        </w:rPr>
        <w:t>계약</w:t>
      </w:r>
      <w:r w:rsidRPr="00883718">
        <w:rPr>
          <w:rFonts w:ascii="Times New Roman"/>
          <w:sz w:val="23"/>
          <w:szCs w:val="23"/>
        </w:rPr>
        <w:t>”)</w:t>
      </w:r>
      <w:r w:rsidRPr="00883718">
        <w:rPr>
          <w:rFonts w:ascii="Times New Roman"/>
          <w:sz w:val="23"/>
          <w:szCs w:val="23"/>
        </w:rPr>
        <w:t>은</w:t>
      </w:r>
      <w:r w:rsidRPr="00883718">
        <w:rPr>
          <w:rFonts w:ascii="Times New Roman"/>
          <w:sz w:val="23"/>
          <w:szCs w:val="23"/>
        </w:rPr>
        <w:t xml:space="preserve"> 202</w:t>
      </w:r>
      <w:r w:rsidR="00B160F5" w:rsidRPr="000575B1">
        <w:rPr>
          <w:rFonts w:ascii="Times New Roman"/>
          <w:sz w:val="23"/>
          <w:szCs w:val="23"/>
        </w:rPr>
        <w:t>2</w:t>
      </w:r>
      <w:r w:rsidRPr="00522B89">
        <w:rPr>
          <w:rFonts w:ascii="Times New Roman"/>
          <w:sz w:val="23"/>
          <w:szCs w:val="23"/>
        </w:rPr>
        <w:t>년</w:t>
      </w:r>
      <w:r w:rsidRPr="00B51FA5">
        <w:rPr>
          <w:rFonts w:ascii="Times New Roman"/>
          <w:sz w:val="23"/>
          <w:szCs w:val="23"/>
        </w:rPr>
        <w:t xml:space="preserve"> </w:t>
      </w:r>
      <w:r w:rsidR="00CD5782" w:rsidRPr="008F029D">
        <w:rPr>
          <w:rFonts w:ascii="Times New Roman"/>
          <w:sz w:val="23"/>
          <w:szCs w:val="23"/>
        </w:rPr>
        <w:t>7</w:t>
      </w:r>
      <w:r w:rsidRPr="008F029D">
        <w:rPr>
          <w:rFonts w:ascii="Times New Roman" w:hint="eastAsia"/>
          <w:sz w:val="23"/>
          <w:szCs w:val="23"/>
        </w:rPr>
        <w:t>월</w:t>
      </w:r>
      <w:r w:rsidRPr="008F029D">
        <w:rPr>
          <w:rFonts w:ascii="Times New Roman"/>
          <w:sz w:val="23"/>
          <w:szCs w:val="23"/>
        </w:rPr>
        <w:t xml:space="preserve"> </w:t>
      </w:r>
      <w:r w:rsidR="00CD5782" w:rsidRPr="008F029D">
        <w:rPr>
          <w:rFonts w:ascii="Times New Roman"/>
          <w:sz w:val="23"/>
          <w:szCs w:val="23"/>
        </w:rPr>
        <w:t>29</w:t>
      </w:r>
      <w:r w:rsidRPr="008F029D">
        <w:rPr>
          <w:rFonts w:ascii="Times New Roman" w:hint="eastAsia"/>
          <w:sz w:val="23"/>
          <w:szCs w:val="23"/>
        </w:rPr>
        <w:t>일</w:t>
      </w:r>
      <w:r w:rsidRPr="00B51FA5">
        <w:rPr>
          <w:rFonts w:ascii="Times New Roman" w:hint="eastAsia"/>
          <w:sz w:val="23"/>
          <w:szCs w:val="23"/>
        </w:rPr>
        <w:t>(</w:t>
      </w:r>
      <w:r w:rsidRPr="00B51FA5">
        <w:rPr>
          <w:rFonts w:ascii="Times New Roman"/>
          <w:sz w:val="23"/>
          <w:szCs w:val="23"/>
        </w:rPr>
        <w:t>“</w:t>
      </w:r>
      <w:r w:rsidRPr="00B51FA5">
        <w:rPr>
          <w:rFonts w:ascii="Times New Roman"/>
          <w:sz w:val="23"/>
          <w:szCs w:val="23"/>
          <w:u w:val="single"/>
        </w:rPr>
        <w:t>본</w:t>
      </w:r>
      <w:r w:rsidRPr="00B51FA5">
        <w:rPr>
          <w:rFonts w:ascii="Times New Roman"/>
          <w:sz w:val="23"/>
          <w:szCs w:val="23"/>
          <w:u w:val="single"/>
        </w:rPr>
        <w:t xml:space="preserve"> </w:t>
      </w:r>
      <w:r w:rsidRPr="00B51FA5">
        <w:rPr>
          <w:rFonts w:ascii="Times New Roman"/>
          <w:sz w:val="23"/>
          <w:szCs w:val="23"/>
          <w:u w:val="single"/>
        </w:rPr>
        <w:t>계약</w:t>
      </w:r>
      <w:r w:rsidRPr="00B51FA5">
        <w:rPr>
          <w:rFonts w:ascii="Times New Roman"/>
          <w:sz w:val="23"/>
          <w:szCs w:val="23"/>
          <w:u w:val="single"/>
        </w:rPr>
        <w:t xml:space="preserve"> </w:t>
      </w:r>
      <w:r w:rsidRPr="00B51FA5">
        <w:rPr>
          <w:rFonts w:ascii="Times New Roman"/>
          <w:sz w:val="23"/>
          <w:szCs w:val="23"/>
          <w:u w:val="single"/>
        </w:rPr>
        <w:t>체결일</w:t>
      </w:r>
      <w:r w:rsidRPr="00883718">
        <w:rPr>
          <w:rFonts w:ascii="Times New Roman"/>
          <w:sz w:val="23"/>
          <w:szCs w:val="23"/>
        </w:rPr>
        <w:t>”)</w:t>
      </w:r>
      <w:r w:rsidRPr="00883718">
        <w:rPr>
          <w:rFonts w:ascii="Times New Roman" w:hint="eastAsia"/>
          <w:sz w:val="23"/>
          <w:szCs w:val="23"/>
        </w:rPr>
        <w:t>에</w:t>
      </w:r>
      <w:r w:rsidRPr="00883718">
        <w:rPr>
          <w:rFonts w:ascii="Times New Roman"/>
          <w:sz w:val="23"/>
          <w:szCs w:val="23"/>
        </w:rPr>
        <w:t xml:space="preserve"> </w:t>
      </w:r>
      <w:r w:rsidRPr="000575B1">
        <w:rPr>
          <w:rFonts w:ascii="Times New Roman"/>
          <w:sz w:val="23"/>
          <w:szCs w:val="23"/>
        </w:rPr>
        <w:t>다음</w:t>
      </w:r>
      <w:r w:rsidRPr="000575B1">
        <w:rPr>
          <w:rFonts w:ascii="Times New Roman"/>
          <w:sz w:val="23"/>
          <w:szCs w:val="23"/>
        </w:rPr>
        <w:t xml:space="preserve"> </w:t>
      </w:r>
      <w:r w:rsidRPr="00522B89">
        <w:rPr>
          <w:rFonts w:ascii="Times New Roman"/>
          <w:sz w:val="23"/>
          <w:szCs w:val="23"/>
        </w:rPr>
        <w:t>당사자들</w:t>
      </w:r>
      <w:r w:rsidRPr="00B51FA5">
        <w:rPr>
          <w:rFonts w:ascii="Times New Roman"/>
          <w:sz w:val="23"/>
          <w:szCs w:val="23"/>
        </w:rPr>
        <w:t xml:space="preserve"> </w:t>
      </w:r>
      <w:r w:rsidRPr="00B51FA5">
        <w:rPr>
          <w:rFonts w:ascii="Times New Roman"/>
          <w:sz w:val="23"/>
          <w:szCs w:val="23"/>
        </w:rPr>
        <w:t>사이에서</w:t>
      </w:r>
      <w:r w:rsidRPr="00B51FA5">
        <w:rPr>
          <w:rFonts w:ascii="Times New Roman"/>
          <w:sz w:val="23"/>
          <w:szCs w:val="23"/>
        </w:rPr>
        <w:t xml:space="preserve"> </w:t>
      </w:r>
      <w:r w:rsidRPr="00B51FA5">
        <w:rPr>
          <w:rFonts w:ascii="Times New Roman"/>
          <w:sz w:val="23"/>
          <w:szCs w:val="23"/>
        </w:rPr>
        <w:t>체결되었다</w:t>
      </w:r>
      <w:r w:rsidRPr="00B51FA5">
        <w:rPr>
          <w:rFonts w:ascii="Times New Roman"/>
          <w:sz w:val="23"/>
          <w:szCs w:val="23"/>
        </w:rPr>
        <w:t>.</w:t>
      </w:r>
    </w:p>
    <w:p w14:paraId="7F553792" w14:textId="77777777" w:rsidR="00786425" w:rsidRPr="00B51FA5" w:rsidRDefault="00B160F5" w:rsidP="00B160F5">
      <w:pPr>
        <w:pStyle w:val="ad"/>
        <w:numPr>
          <w:ilvl w:val="0"/>
          <w:numId w:val="2"/>
        </w:numPr>
        <w:tabs>
          <w:tab w:val="clear" w:pos="4513"/>
          <w:tab w:val="clear" w:pos="9026"/>
        </w:tabs>
        <w:adjustRightInd w:val="0"/>
        <w:spacing w:before="180" w:after="180" w:line="360" w:lineRule="atLeast"/>
        <w:rPr>
          <w:rFonts w:ascii="Times New Roman"/>
          <w:sz w:val="23"/>
          <w:szCs w:val="23"/>
        </w:rPr>
      </w:pPr>
      <w:r w:rsidRPr="00B51FA5">
        <w:rPr>
          <w:rFonts w:ascii="Times New Roman"/>
          <w:sz w:val="23"/>
          <w:szCs w:val="23"/>
        </w:rPr>
        <w:t>서울특별시</w:t>
      </w:r>
      <w:r w:rsidRPr="00B51FA5">
        <w:rPr>
          <w:rFonts w:ascii="Times New Roman"/>
          <w:sz w:val="23"/>
          <w:szCs w:val="23"/>
        </w:rPr>
        <w:t xml:space="preserve"> </w:t>
      </w:r>
      <w:r w:rsidRPr="00B51FA5">
        <w:rPr>
          <w:rFonts w:ascii="Times New Roman"/>
          <w:sz w:val="23"/>
          <w:szCs w:val="23"/>
        </w:rPr>
        <w:t>중구</w:t>
      </w:r>
      <w:r w:rsidRPr="00B51FA5">
        <w:rPr>
          <w:rFonts w:ascii="Times New Roman"/>
          <w:sz w:val="23"/>
          <w:szCs w:val="23"/>
        </w:rPr>
        <w:t xml:space="preserve"> </w:t>
      </w:r>
      <w:proofErr w:type="spellStart"/>
      <w:r w:rsidRPr="00B51FA5">
        <w:rPr>
          <w:rFonts w:ascii="Times New Roman"/>
          <w:sz w:val="23"/>
          <w:szCs w:val="23"/>
        </w:rPr>
        <w:t>청계천로</w:t>
      </w:r>
      <w:proofErr w:type="spellEnd"/>
      <w:r w:rsidRPr="00B51FA5">
        <w:rPr>
          <w:rFonts w:ascii="Times New Roman"/>
          <w:sz w:val="23"/>
          <w:szCs w:val="23"/>
        </w:rPr>
        <w:t xml:space="preserve"> 86(</w:t>
      </w:r>
      <w:r w:rsidRPr="00B51FA5">
        <w:rPr>
          <w:rFonts w:ascii="Times New Roman"/>
          <w:sz w:val="23"/>
          <w:szCs w:val="23"/>
        </w:rPr>
        <w:t>장교동</w:t>
      </w:r>
      <w:r w:rsidRPr="00B51FA5">
        <w:rPr>
          <w:rFonts w:ascii="Times New Roman"/>
          <w:sz w:val="23"/>
          <w:szCs w:val="23"/>
        </w:rPr>
        <w:t>)</w:t>
      </w:r>
      <w:r w:rsidRPr="00B51FA5">
        <w:rPr>
          <w:rFonts w:ascii="Times New Roman"/>
          <w:sz w:val="23"/>
          <w:szCs w:val="23"/>
        </w:rPr>
        <w:t>에</w:t>
      </w:r>
      <w:r w:rsidRPr="00B51FA5">
        <w:rPr>
          <w:rFonts w:ascii="Times New Roman"/>
          <w:sz w:val="23"/>
          <w:szCs w:val="23"/>
        </w:rPr>
        <w:t xml:space="preserve"> </w:t>
      </w:r>
      <w:r w:rsidRPr="00B51FA5">
        <w:rPr>
          <w:rFonts w:ascii="Times New Roman"/>
          <w:sz w:val="23"/>
          <w:szCs w:val="23"/>
        </w:rPr>
        <w:t>본점을</w:t>
      </w:r>
      <w:r w:rsidRPr="00B51FA5">
        <w:rPr>
          <w:rFonts w:ascii="Times New Roman"/>
          <w:sz w:val="23"/>
          <w:szCs w:val="23"/>
        </w:rPr>
        <w:t xml:space="preserve"> </w:t>
      </w:r>
      <w:r w:rsidRPr="00B51FA5">
        <w:rPr>
          <w:rFonts w:ascii="Times New Roman"/>
          <w:sz w:val="23"/>
          <w:szCs w:val="23"/>
        </w:rPr>
        <w:t>두고</w:t>
      </w:r>
      <w:r w:rsidRPr="00B51FA5">
        <w:rPr>
          <w:rFonts w:ascii="Times New Roman"/>
          <w:sz w:val="23"/>
          <w:szCs w:val="23"/>
        </w:rPr>
        <w:t xml:space="preserve"> </w:t>
      </w:r>
      <w:r w:rsidRPr="00B51FA5">
        <w:rPr>
          <w:rFonts w:ascii="Times New Roman"/>
          <w:sz w:val="23"/>
          <w:szCs w:val="23"/>
        </w:rPr>
        <w:t>있는</w:t>
      </w:r>
      <w:r w:rsidRPr="00B51FA5">
        <w:rPr>
          <w:rFonts w:ascii="Times New Roman"/>
          <w:sz w:val="23"/>
          <w:szCs w:val="23"/>
        </w:rPr>
        <w:t xml:space="preserve"> </w:t>
      </w:r>
      <w:r w:rsidRPr="00B51FA5">
        <w:rPr>
          <w:rFonts w:ascii="Times New Roman"/>
          <w:sz w:val="23"/>
          <w:szCs w:val="23"/>
        </w:rPr>
        <w:t>주식회사</w:t>
      </w:r>
      <w:r w:rsidRPr="00B51FA5">
        <w:rPr>
          <w:rFonts w:ascii="Times New Roman"/>
          <w:sz w:val="23"/>
          <w:szCs w:val="23"/>
        </w:rPr>
        <w:t xml:space="preserve"> </w:t>
      </w:r>
      <w:r w:rsidRPr="00B51FA5">
        <w:rPr>
          <w:rFonts w:ascii="Times New Roman"/>
          <w:sz w:val="23"/>
          <w:szCs w:val="23"/>
        </w:rPr>
        <w:t>한화</w:t>
      </w:r>
      <w:r w:rsidR="00786425" w:rsidRPr="00B51FA5">
        <w:rPr>
          <w:rFonts w:ascii="Times New Roman"/>
          <w:sz w:val="23"/>
          <w:szCs w:val="23"/>
        </w:rPr>
        <w:t>(“</w:t>
      </w:r>
      <w:r w:rsidR="00786425" w:rsidRPr="00B51FA5">
        <w:rPr>
          <w:rFonts w:ascii="Times New Roman"/>
          <w:sz w:val="23"/>
          <w:szCs w:val="23"/>
          <w:u w:val="single"/>
        </w:rPr>
        <w:t>매도인</w:t>
      </w:r>
      <w:r w:rsidR="00786425" w:rsidRPr="00B51FA5">
        <w:rPr>
          <w:rFonts w:ascii="Times New Roman"/>
          <w:sz w:val="23"/>
          <w:szCs w:val="23"/>
        </w:rPr>
        <w:t xml:space="preserve">”); </w:t>
      </w:r>
      <w:r w:rsidR="00786425" w:rsidRPr="00B51FA5">
        <w:rPr>
          <w:rFonts w:ascii="Times New Roman"/>
          <w:sz w:val="23"/>
          <w:szCs w:val="23"/>
        </w:rPr>
        <w:t>및</w:t>
      </w:r>
    </w:p>
    <w:p w14:paraId="0341DFFE" w14:textId="77777777" w:rsidR="00786425" w:rsidRPr="00B51FA5" w:rsidRDefault="00B160F5" w:rsidP="00B160F5">
      <w:pPr>
        <w:pStyle w:val="ad"/>
        <w:numPr>
          <w:ilvl w:val="0"/>
          <w:numId w:val="2"/>
        </w:numPr>
        <w:tabs>
          <w:tab w:val="clear" w:pos="4513"/>
          <w:tab w:val="clear" w:pos="9026"/>
        </w:tabs>
        <w:adjustRightInd w:val="0"/>
        <w:spacing w:before="180" w:after="180" w:line="360" w:lineRule="atLeast"/>
        <w:rPr>
          <w:rFonts w:ascii="Times New Roman"/>
          <w:sz w:val="23"/>
          <w:szCs w:val="23"/>
        </w:rPr>
      </w:pPr>
      <w:r w:rsidRPr="00B51FA5">
        <w:rPr>
          <w:rFonts w:ascii="Times New Roman"/>
          <w:sz w:val="23"/>
          <w:szCs w:val="23"/>
        </w:rPr>
        <w:t>경상남도</w:t>
      </w:r>
      <w:r w:rsidRPr="00B51FA5">
        <w:rPr>
          <w:rFonts w:ascii="Times New Roman"/>
          <w:sz w:val="23"/>
          <w:szCs w:val="23"/>
        </w:rPr>
        <w:t xml:space="preserve"> </w:t>
      </w:r>
      <w:r w:rsidRPr="00B51FA5">
        <w:rPr>
          <w:rFonts w:ascii="Times New Roman"/>
          <w:sz w:val="23"/>
          <w:szCs w:val="23"/>
        </w:rPr>
        <w:t>창원시</w:t>
      </w:r>
      <w:r w:rsidRPr="00B51FA5">
        <w:rPr>
          <w:rFonts w:ascii="Times New Roman"/>
          <w:sz w:val="23"/>
          <w:szCs w:val="23"/>
        </w:rPr>
        <w:t xml:space="preserve"> </w:t>
      </w:r>
      <w:r w:rsidRPr="00B51FA5">
        <w:rPr>
          <w:rFonts w:ascii="Times New Roman"/>
          <w:sz w:val="23"/>
          <w:szCs w:val="23"/>
        </w:rPr>
        <w:t>성산구</w:t>
      </w:r>
      <w:r w:rsidRPr="00B51FA5">
        <w:rPr>
          <w:rFonts w:ascii="Times New Roman"/>
          <w:sz w:val="23"/>
          <w:szCs w:val="23"/>
        </w:rPr>
        <w:t xml:space="preserve"> </w:t>
      </w:r>
      <w:r w:rsidRPr="00B51FA5">
        <w:rPr>
          <w:rFonts w:ascii="Times New Roman"/>
          <w:sz w:val="23"/>
          <w:szCs w:val="23"/>
        </w:rPr>
        <w:t>창원대로</w:t>
      </w:r>
      <w:r w:rsidRPr="00B51FA5">
        <w:rPr>
          <w:rFonts w:ascii="Times New Roman"/>
          <w:sz w:val="23"/>
          <w:szCs w:val="23"/>
        </w:rPr>
        <w:t xml:space="preserve"> 1204(</w:t>
      </w:r>
      <w:r w:rsidRPr="00B51FA5">
        <w:rPr>
          <w:rFonts w:ascii="Times New Roman"/>
          <w:sz w:val="23"/>
          <w:szCs w:val="23"/>
        </w:rPr>
        <w:t>성주동</w:t>
      </w:r>
      <w:r w:rsidRPr="00B51FA5">
        <w:rPr>
          <w:rFonts w:ascii="Times New Roman"/>
          <w:sz w:val="23"/>
          <w:szCs w:val="23"/>
        </w:rPr>
        <w:t>)</w:t>
      </w:r>
      <w:r w:rsidRPr="00B51FA5">
        <w:rPr>
          <w:rFonts w:ascii="Times New Roman"/>
          <w:sz w:val="23"/>
          <w:szCs w:val="23"/>
        </w:rPr>
        <w:t>에</w:t>
      </w:r>
      <w:r w:rsidRPr="00B51FA5">
        <w:rPr>
          <w:rFonts w:ascii="Times New Roman"/>
          <w:sz w:val="23"/>
          <w:szCs w:val="23"/>
        </w:rPr>
        <w:t xml:space="preserve"> </w:t>
      </w:r>
      <w:r w:rsidRPr="00B51FA5">
        <w:rPr>
          <w:rFonts w:ascii="Times New Roman"/>
          <w:sz w:val="23"/>
          <w:szCs w:val="23"/>
        </w:rPr>
        <w:t>본점을</w:t>
      </w:r>
      <w:r w:rsidRPr="00B51FA5">
        <w:rPr>
          <w:rFonts w:ascii="Times New Roman"/>
          <w:sz w:val="23"/>
          <w:szCs w:val="23"/>
        </w:rPr>
        <w:t xml:space="preserve"> </w:t>
      </w:r>
      <w:r w:rsidRPr="00B51FA5">
        <w:rPr>
          <w:rFonts w:ascii="Times New Roman"/>
          <w:sz w:val="23"/>
          <w:szCs w:val="23"/>
        </w:rPr>
        <w:t>두고</w:t>
      </w:r>
      <w:r w:rsidRPr="00B51FA5">
        <w:rPr>
          <w:rFonts w:ascii="Times New Roman"/>
          <w:sz w:val="23"/>
          <w:szCs w:val="23"/>
        </w:rPr>
        <w:t xml:space="preserve"> </w:t>
      </w:r>
      <w:r w:rsidRPr="00B51FA5">
        <w:rPr>
          <w:rFonts w:ascii="Times New Roman"/>
          <w:sz w:val="23"/>
          <w:szCs w:val="23"/>
        </w:rPr>
        <w:t>있는</w:t>
      </w:r>
      <w:r w:rsidRPr="00B51FA5">
        <w:rPr>
          <w:rFonts w:ascii="Times New Roman"/>
          <w:sz w:val="23"/>
          <w:szCs w:val="23"/>
        </w:rPr>
        <w:t xml:space="preserve"> </w:t>
      </w:r>
      <w:r w:rsidRPr="00B51FA5">
        <w:rPr>
          <w:rFonts w:ascii="Times New Roman"/>
          <w:sz w:val="23"/>
          <w:szCs w:val="23"/>
        </w:rPr>
        <w:t>한화에어로스페이스</w:t>
      </w:r>
      <w:r w:rsidRPr="00B51FA5">
        <w:rPr>
          <w:rFonts w:ascii="Times New Roman"/>
          <w:sz w:val="23"/>
          <w:szCs w:val="23"/>
        </w:rPr>
        <w:t xml:space="preserve"> </w:t>
      </w:r>
      <w:r w:rsidRPr="00B51FA5">
        <w:rPr>
          <w:rFonts w:ascii="Times New Roman"/>
          <w:sz w:val="23"/>
          <w:szCs w:val="23"/>
        </w:rPr>
        <w:t>주식회사</w:t>
      </w:r>
      <w:r w:rsidR="00786425" w:rsidRPr="00B51FA5">
        <w:rPr>
          <w:rFonts w:ascii="Times New Roman"/>
          <w:sz w:val="23"/>
          <w:szCs w:val="23"/>
        </w:rPr>
        <w:t>(“</w:t>
      </w:r>
      <w:r w:rsidR="00786425" w:rsidRPr="00B51FA5">
        <w:rPr>
          <w:rFonts w:ascii="Times New Roman"/>
          <w:sz w:val="23"/>
          <w:szCs w:val="23"/>
          <w:u w:val="single"/>
        </w:rPr>
        <w:t>매수인</w:t>
      </w:r>
      <w:r w:rsidR="00786425" w:rsidRPr="00B51FA5">
        <w:rPr>
          <w:rFonts w:ascii="Times New Roman"/>
          <w:sz w:val="23"/>
          <w:szCs w:val="23"/>
        </w:rPr>
        <w:t>”).</w:t>
      </w:r>
    </w:p>
    <w:p w14:paraId="113AC1CF" w14:textId="77777777" w:rsidR="00786425" w:rsidRDefault="00786425" w:rsidP="00786425">
      <w:pPr>
        <w:pStyle w:val="ad"/>
        <w:adjustRightInd w:val="0"/>
        <w:spacing w:before="180" w:after="180" w:line="360" w:lineRule="atLeast"/>
        <w:rPr>
          <w:sz w:val="23"/>
          <w:szCs w:val="23"/>
        </w:rPr>
      </w:pPr>
      <w:r w:rsidRPr="00883718">
        <w:rPr>
          <w:rFonts w:hint="eastAsia"/>
          <w:sz w:val="23"/>
          <w:szCs w:val="23"/>
        </w:rPr>
        <w:t>이하 매도인</w:t>
      </w:r>
      <w:r w:rsidRPr="000575B1">
        <w:rPr>
          <w:rFonts w:hint="eastAsia"/>
          <w:sz w:val="23"/>
          <w:szCs w:val="23"/>
        </w:rPr>
        <w:t xml:space="preserve"> 또는</w:t>
      </w:r>
      <w:r w:rsidRPr="00522B89">
        <w:rPr>
          <w:rFonts w:hint="eastAsia"/>
          <w:sz w:val="23"/>
          <w:szCs w:val="23"/>
        </w:rPr>
        <w:t xml:space="preserve"> </w:t>
      </w:r>
      <w:r w:rsidRPr="00B51FA5">
        <w:rPr>
          <w:rFonts w:hint="eastAsia"/>
          <w:sz w:val="23"/>
          <w:szCs w:val="23"/>
        </w:rPr>
        <w:t xml:space="preserve">매수인 중 어느 한 당사자를 지칭할 경우에는 </w:t>
      </w:r>
      <w:r w:rsidRPr="00B51FA5">
        <w:rPr>
          <w:sz w:val="23"/>
          <w:szCs w:val="23"/>
        </w:rPr>
        <w:t>“</w:t>
      </w:r>
      <w:r w:rsidRPr="00B51FA5">
        <w:rPr>
          <w:rFonts w:hint="eastAsia"/>
          <w:sz w:val="23"/>
          <w:szCs w:val="23"/>
          <w:u w:val="single"/>
        </w:rPr>
        <w:t>당사자</w:t>
      </w:r>
      <w:r w:rsidRPr="00883718">
        <w:rPr>
          <w:sz w:val="23"/>
          <w:szCs w:val="23"/>
        </w:rPr>
        <w:t>”</w:t>
      </w:r>
      <w:r w:rsidRPr="00883718">
        <w:rPr>
          <w:rFonts w:hint="eastAsia"/>
          <w:sz w:val="23"/>
          <w:szCs w:val="23"/>
        </w:rPr>
        <w:t xml:space="preserve">라 </w:t>
      </w:r>
      <w:r w:rsidRPr="000575B1">
        <w:rPr>
          <w:rFonts w:hint="eastAsia"/>
          <w:sz w:val="23"/>
          <w:szCs w:val="23"/>
        </w:rPr>
        <w:t xml:space="preserve">하고, </w:t>
      </w:r>
      <w:r w:rsidRPr="00522B89">
        <w:rPr>
          <w:rFonts w:hint="eastAsia"/>
          <w:sz w:val="23"/>
          <w:szCs w:val="23"/>
        </w:rPr>
        <w:t>총칭하는</w:t>
      </w:r>
      <w:r w:rsidRPr="00B51FA5">
        <w:rPr>
          <w:rFonts w:hint="eastAsia"/>
          <w:sz w:val="23"/>
          <w:szCs w:val="23"/>
        </w:rPr>
        <w:t xml:space="preserve"> 경우에는 </w:t>
      </w:r>
      <w:r w:rsidRPr="00B51FA5">
        <w:rPr>
          <w:sz w:val="23"/>
          <w:szCs w:val="23"/>
        </w:rPr>
        <w:t>“</w:t>
      </w:r>
      <w:r w:rsidRPr="00B51FA5">
        <w:rPr>
          <w:rFonts w:hint="eastAsia"/>
          <w:sz w:val="23"/>
          <w:szCs w:val="23"/>
          <w:u w:val="single"/>
        </w:rPr>
        <w:t>당사자들</w:t>
      </w:r>
      <w:r w:rsidRPr="00883718">
        <w:rPr>
          <w:sz w:val="23"/>
          <w:szCs w:val="23"/>
        </w:rPr>
        <w:t>”</w:t>
      </w:r>
      <w:r w:rsidRPr="00883718">
        <w:rPr>
          <w:rFonts w:hint="eastAsia"/>
          <w:sz w:val="23"/>
          <w:szCs w:val="23"/>
        </w:rPr>
        <w:t xml:space="preserve">이라고 </w:t>
      </w:r>
      <w:r w:rsidRPr="000575B1">
        <w:rPr>
          <w:rFonts w:hint="eastAsia"/>
          <w:sz w:val="23"/>
          <w:szCs w:val="23"/>
        </w:rPr>
        <w:t>한다.</w:t>
      </w:r>
    </w:p>
    <w:p w14:paraId="1629CDF6" w14:textId="77777777" w:rsidR="00B160F5" w:rsidRPr="00883718" w:rsidRDefault="00B160F5" w:rsidP="00786425">
      <w:pPr>
        <w:pStyle w:val="ad"/>
        <w:adjustRightInd w:val="0"/>
        <w:spacing w:before="180" w:after="180" w:line="360" w:lineRule="atLeast"/>
        <w:rPr>
          <w:sz w:val="23"/>
          <w:szCs w:val="23"/>
        </w:rPr>
      </w:pPr>
    </w:p>
    <w:p w14:paraId="5CCF23D7" w14:textId="77777777" w:rsidR="00786425" w:rsidRPr="00B51FA5" w:rsidRDefault="00786425" w:rsidP="00786425">
      <w:pPr>
        <w:adjustRightInd w:val="0"/>
        <w:snapToGrid w:val="0"/>
        <w:spacing w:before="180" w:after="180" w:line="360" w:lineRule="atLeast"/>
        <w:jc w:val="center"/>
        <w:rPr>
          <w:rFonts w:ascii="Times New Roman"/>
          <w:b/>
          <w:sz w:val="23"/>
          <w:szCs w:val="23"/>
        </w:rPr>
      </w:pPr>
      <w:r w:rsidRPr="000575B1">
        <w:rPr>
          <w:rFonts w:ascii="Times New Roman"/>
          <w:b/>
          <w:sz w:val="23"/>
          <w:szCs w:val="23"/>
        </w:rPr>
        <w:t>전</w:t>
      </w:r>
      <w:r w:rsidRPr="000575B1">
        <w:rPr>
          <w:rFonts w:ascii="Times New Roman"/>
          <w:b/>
          <w:sz w:val="23"/>
          <w:szCs w:val="23"/>
        </w:rPr>
        <w:t xml:space="preserve"> </w:t>
      </w:r>
      <w:r w:rsidRPr="00522B89">
        <w:rPr>
          <w:rFonts w:ascii="Times New Roman"/>
          <w:b/>
          <w:sz w:val="23"/>
          <w:szCs w:val="23"/>
        </w:rPr>
        <w:t>문</w:t>
      </w:r>
    </w:p>
    <w:p w14:paraId="119EE845" w14:textId="77777777" w:rsidR="00786425" w:rsidRPr="00B51FA5" w:rsidRDefault="00786425" w:rsidP="00786425">
      <w:pPr>
        <w:pStyle w:val="ac"/>
        <w:numPr>
          <w:ilvl w:val="0"/>
          <w:numId w:val="23"/>
        </w:numPr>
        <w:adjustRightInd w:val="0"/>
        <w:snapToGrid w:val="0"/>
        <w:spacing w:before="180" w:after="180" w:line="360" w:lineRule="atLeast"/>
        <w:ind w:leftChars="0"/>
        <w:rPr>
          <w:rFonts w:ascii="Times New Roman"/>
          <w:sz w:val="23"/>
          <w:szCs w:val="23"/>
        </w:rPr>
      </w:pPr>
      <w:r w:rsidRPr="00B51FA5">
        <w:rPr>
          <w:rFonts w:ascii="Times New Roman"/>
          <w:sz w:val="23"/>
          <w:szCs w:val="23"/>
        </w:rPr>
        <w:t>매도인은</w:t>
      </w:r>
      <w:r w:rsidRPr="00B51FA5">
        <w:rPr>
          <w:rFonts w:ascii="Times New Roman"/>
          <w:sz w:val="23"/>
          <w:szCs w:val="23"/>
        </w:rPr>
        <w:t xml:space="preserve"> </w:t>
      </w:r>
      <w:r w:rsidRPr="00B51FA5">
        <w:rPr>
          <w:rFonts w:ascii="Times New Roman" w:hint="eastAsia"/>
          <w:sz w:val="23"/>
          <w:szCs w:val="23"/>
        </w:rPr>
        <w:t>상법</w:t>
      </w:r>
      <w:r w:rsidRPr="00B51FA5">
        <w:rPr>
          <w:rFonts w:ascii="Times New Roman" w:hint="eastAsia"/>
          <w:sz w:val="23"/>
          <w:szCs w:val="23"/>
        </w:rPr>
        <w:t xml:space="preserve"> </w:t>
      </w:r>
      <w:r w:rsidRPr="00B51FA5">
        <w:rPr>
          <w:rFonts w:ascii="Times New Roman" w:hint="eastAsia"/>
          <w:sz w:val="23"/>
          <w:szCs w:val="23"/>
        </w:rPr>
        <w:t>및</w:t>
      </w:r>
      <w:r w:rsidRPr="00B51FA5">
        <w:rPr>
          <w:rFonts w:ascii="Times New Roman" w:hint="eastAsia"/>
          <w:sz w:val="23"/>
          <w:szCs w:val="23"/>
        </w:rPr>
        <w:t xml:space="preserve"> </w:t>
      </w: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계약에</w:t>
      </w:r>
      <w:r w:rsidRPr="00B51FA5">
        <w:rPr>
          <w:rFonts w:ascii="Times New Roman" w:hint="eastAsia"/>
          <w:sz w:val="23"/>
          <w:szCs w:val="23"/>
        </w:rPr>
        <w:t xml:space="preserve"> </w:t>
      </w:r>
      <w:r w:rsidRPr="00B51FA5">
        <w:rPr>
          <w:rFonts w:ascii="Times New Roman" w:hint="eastAsia"/>
          <w:sz w:val="23"/>
          <w:szCs w:val="23"/>
        </w:rPr>
        <w:t>따라</w:t>
      </w:r>
      <w:r w:rsidRPr="00B51FA5">
        <w:rPr>
          <w:rFonts w:ascii="Times New Roman" w:hint="eastAsia"/>
          <w:sz w:val="23"/>
          <w:szCs w:val="23"/>
        </w:rPr>
        <w:t xml:space="preserve"> </w:t>
      </w:r>
      <w:r w:rsidRPr="00B51FA5">
        <w:rPr>
          <w:rFonts w:ascii="Times New Roman" w:hint="eastAsia"/>
          <w:sz w:val="23"/>
          <w:szCs w:val="23"/>
        </w:rPr>
        <w:t>매도인이</w:t>
      </w:r>
      <w:r w:rsidRPr="00B51FA5">
        <w:rPr>
          <w:rFonts w:ascii="Times New Roman" w:hint="eastAsia"/>
          <w:sz w:val="23"/>
          <w:szCs w:val="23"/>
        </w:rPr>
        <w:t xml:space="preserve"> </w:t>
      </w:r>
      <w:r w:rsidRPr="00B51FA5">
        <w:rPr>
          <w:rFonts w:ascii="Times New Roman" w:hint="eastAsia"/>
          <w:sz w:val="23"/>
          <w:szCs w:val="23"/>
        </w:rPr>
        <w:t>영위하고</w:t>
      </w:r>
      <w:r w:rsidRPr="00B51FA5">
        <w:rPr>
          <w:rFonts w:ascii="Times New Roman" w:hint="eastAsia"/>
          <w:sz w:val="23"/>
          <w:szCs w:val="23"/>
        </w:rPr>
        <w:t xml:space="preserve"> </w:t>
      </w:r>
      <w:r w:rsidRPr="00B51FA5">
        <w:rPr>
          <w:rFonts w:ascii="Times New Roman" w:hint="eastAsia"/>
          <w:sz w:val="23"/>
          <w:szCs w:val="23"/>
        </w:rPr>
        <w:t>있는</w:t>
      </w:r>
      <w:r w:rsidRPr="00B51FA5">
        <w:rPr>
          <w:rFonts w:ascii="Times New Roman" w:hint="eastAsia"/>
          <w:sz w:val="23"/>
          <w:szCs w:val="23"/>
        </w:rPr>
        <w:t xml:space="preserve"> </w:t>
      </w:r>
      <w:r w:rsidRPr="00B51FA5">
        <w:rPr>
          <w:rFonts w:ascii="Times New Roman" w:hint="eastAsia"/>
          <w:sz w:val="23"/>
          <w:szCs w:val="23"/>
        </w:rPr>
        <w:t>분할대상사업</w:t>
      </w:r>
      <w:r w:rsidRPr="00B51FA5">
        <w:rPr>
          <w:rFonts w:ascii="Times New Roman" w:hint="eastAsia"/>
          <w:sz w:val="23"/>
          <w:szCs w:val="23"/>
        </w:rPr>
        <w:t>(</w:t>
      </w:r>
      <w:r w:rsidRPr="00B51FA5">
        <w:rPr>
          <w:rFonts w:ascii="Times New Roman" w:hint="eastAsia"/>
          <w:sz w:val="23"/>
          <w:szCs w:val="23"/>
        </w:rPr>
        <w:t>이하에서</w:t>
      </w:r>
      <w:r w:rsidRPr="00B51FA5">
        <w:rPr>
          <w:rFonts w:ascii="Times New Roman" w:hint="eastAsia"/>
          <w:sz w:val="23"/>
          <w:szCs w:val="23"/>
        </w:rPr>
        <w:t xml:space="preserve"> </w:t>
      </w:r>
      <w:r w:rsidRPr="00B51FA5">
        <w:rPr>
          <w:rFonts w:ascii="Times New Roman" w:hint="eastAsia"/>
          <w:sz w:val="23"/>
          <w:szCs w:val="23"/>
        </w:rPr>
        <w:t>정의함</w:t>
      </w:r>
      <w:r w:rsidRPr="00B51FA5">
        <w:rPr>
          <w:rFonts w:ascii="Times New Roman" w:hint="eastAsia"/>
          <w:sz w:val="23"/>
          <w:szCs w:val="23"/>
        </w:rPr>
        <w:t>)</w:t>
      </w:r>
      <w:r w:rsidRPr="00B51FA5">
        <w:rPr>
          <w:rFonts w:ascii="Times New Roman" w:hint="eastAsia"/>
          <w:sz w:val="23"/>
          <w:szCs w:val="23"/>
        </w:rPr>
        <w:t>을</w:t>
      </w:r>
      <w:r w:rsidRPr="00B51FA5">
        <w:rPr>
          <w:rFonts w:ascii="Times New Roman" w:hint="eastAsia"/>
          <w:sz w:val="23"/>
          <w:szCs w:val="23"/>
        </w:rPr>
        <w:t xml:space="preserve"> </w:t>
      </w:r>
      <w:proofErr w:type="spellStart"/>
      <w:r w:rsidRPr="00B51FA5">
        <w:rPr>
          <w:rFonts w:ascii="Times New Roman" w:hint="eastAsia"/>
          <w:sz w:val="23"/>
          <w:szCs w:val="23"/>
        </w:rPr>
        <w:t>물적분할</w:t>
      </w:r>
      <w:proofErr w:type="spellEnd"/>
      <w:r w:rsidRPr="00B51FA5">
        <w:rPr>
          <w:rFonts w:ascii="Times New Roman" w:hint="eastAsia"/>
          <w:sz w:val="23"/>
          <w:szCs w:val="23"/>
        </w:rPr>
        <w:t>(</w:t>
      </w:r>
      <w:r w:rsidRPr="00B51FA5">
        <w:rPr>
          <w:rFonts w:ascii="Times New Roman"/>
          <w:sz w:val="23"/>
          <w:szCs w:val="23"/>
        </w:rPr>
        <w:t>“</w:t>
      </w:r>
      <w:r w:rsidRPr="00B51FA5">
        <w:rPr>
          <w:rFonts w:ascii="Times New Roman" w:hint="eastAsia"/>
          <w:sz w:val="23"/>
          <w:szCs w:val="23"/>
          <w:u w:val="single"/>
        </w:rPr>
        <w:t>본건</w:t>
      </w:r>
      <w:r w:rsidRPr="00B51FA5">
        <w:rPr>
          <w:rFonts w:ascii="Times New Roman" w:hint="eastAsia"/>
          <w:sz w:val="23"/>
          <w:szCs w:val="23"/>
          <w:u w:val="single"/>
        </w:rPr>
        <w:t xml:space="preserve"> </w:t>
      </w:r>
      <w:r w:rsidRPr="00B51FA5">
        <w:rPr>
          <w:rFonts w:ascii="Times New Roman" w:hint="eastAsia"/>
          <w:sz w:val="23"/>
          <w:szCs w:val="23"/>
          <w:u w:val="single"/>
        </w:rPr>
        <w:t>분할</w:t>
      </w:r>
      <w:r w:rsidRPr="00883718">
        <w:rPr>
          <w:rFonts w:ascii="Times New Roman"/>
          <w:sz w:val="23"/>
          <w:szCs w:val="23"/>
        </w:rPr>
        <w:t>”)</w:t>
      </w:r>
      <w:r w:rsidRPr="00883718">
        <w:rPr>
          <w:rFonts w:ascii="Times New Roman" w:hint="eastAsia"/>
          <w:sz w:val="23"/>
          <w:szCs w:val="23"/>
        </w:rPr>
        <w:t>하여</w:t>
      </w:r>
      <w:r w:rsidRPr="00883718">
        <w:rPr>
          <w:rFonts w:ascii="Times New Roman" w:hint="eastAsia"/>
          <w:sz w:val="23"/>
          <w:szCs w:val="23"/>
        </w:rPr>
        <w:t xml:space="preserve"> </w:t>
      </w:r>
      <w:r w:rsidRPr="000575B1">
        <w:rPr>
          <w:rFonts w:ascii="Times New Roman" w:hint="eastAsia"/>
          <w:sz w:val="23"/>
          <w:szCs w:val="23"/>
        </w:rPr>
        <w:t>분할신설회사</w:t>
      </w:r>
      <w:r w:rsidRPr="000575B1">
        <w:rPr>
          <w:rFonts w:ascii="Times New Roman" w:hint="eastAsia"/>
          <w:sz w:val="23"/>
          <w:szCs w:val="23"/>
        </w:rPr>
        <w:t>(</w:t>
      </w:r>
      <w:r w:rsidRPr="00522B89">
        <w:rPr>
          <w:rFonts w:ascii="Times New Roman"/>
          <w:sz w:val="23"/>
          <w:szCs w:val="23"/>
        </w:rPr>
        <w:t>“</w:t>
      </w:r>
      <w:proofErr w:type="spellStart"/>
      <w:r w:rsidRPr="00B51FA5">
        <w:rPr>
          <w:rFonts w:ascii="Times New Roman" w:hint="eastAsia"/>
          <w:sz w:val="23"/>
          <w:szCs w:val="23"/>
          <w:u w:val="single"/>
        </w:rPr>
        <w:t>대상회사</w:t>
      </w:r>
      <w:proofErr w:type="spellEnd"/>
      <w:r w:rsidRPr="00883718">
        <w:rPr>
          <w:rFonts w:ascii="Times New Roman"/>
          <w:sz w:val="23"/>
          <w:szCs w:val="23"/>
        </w:rPr>
        <w:t>”)</w:t>
      </w:r>
      <w:r w:rsidRPr="00883718">
        <w:rPr>
          <w:rFonts w:ascii="Times New Roman" w:hint="eastAsia"/>
          <w:sz w:val="23"/>
          <w:szCs w:val="23"/>
        </w:rPr>
        <w:t>를</w:t>
      </w:r>
      <w:r w:rsidRPr="00883718">
        <w:rPr>
          <w:rFonts w:ascii="Times New Roman" w:hint="eastAsia"/>
          <w:sz w:val="23"/>
          <w:szCs w:val="23"/>
        </w:rPr>
        <w:t xml:space="preserve"> </w:t>
      </w:r>
      <w:r w:rsidRPr="000575B1">
        <w:rPr>
          <w:rFonts w:ascii="Times New Roman" w:hint="eastAsia"/>
          <w:sz w:val="23"/>
          <w:szCs w:val="23"/>
        </w:rPr>
        <w:t>설립하고</w:t>
      </w:r>
      <w:r w:rsidRPr="000575B1">
        <w:rPr>
          <w:rFonts w:ascii="Times New Roman" w:hint="eastAsia"/>
          <w:sz w:val="23"/>
          <w:szCs w:val="23"/>
        </w:rPr>
        <w:t xml:space="preserve"> </w:t>
      </w:r>
      <w:r w:rsidRPr="00B51FA5">
        <w:rPr>
          <w:rFonts w:ascii="Times New Roman" w:hint="eastAsia"/>
          <w:sz w:val="23"/>
          <w:szCs w:val="23"/>
        </w:rPr>
        <w:t>분할</w:t>
      </w:r>
      <w:r w:rsidRPr="00B51FA5">
        <w:rPr>
          <w:rFonts w:ascii="Times New Roman" w:hint="eastAsia"/>
          <w:sz w:val="23"/>
          <w:szCs w:val="23"/>
        </w:rPr>
        <w:t xml:space="preserve"> </w:t>
      </w:r>
      <w:r w:rsidRPr="00B51FA5">
        <w:rPr>
          <w:rFonts w:ascii="Times New Roman" w:hint="eastAsia"/>
          <w:sz w:val="23"/>
          <w:szCs w:val="23"/>
        </w:rPr>
        <w:t>후</w:t>
      </w:r>
      <w:r w:rsidRPr="00B51FA5">
        <w:rPr>
          <w:rFonts w:ascii="Times New Roman" w:hint="eastAsia"/>
          <w:sz w:val="23"/>
          <w:szCs w:val="23"/>
        </w:rPr>
        <w:t xml:space="preserve"> </w:t>
      </w:r>
      <w:proofErr w:type="spellStart"/>
      <w:r w:rsidRPr="00B51FA5">
        <w:rPr>
          <w:rFonts w:ascii="Times New Roman" w:hint="eastAsia"/>
          <w:sz w:val="23"/>
          <w:szCs w:val="23"/>
        </w:rPr>
        <w:t>존속회사인</w:t>
      </w:r>
      <w:proofErr w:type="spellEnd"/>
      <w:r w:rsidRPr="00B51FA5">
        <w:rPr>
          <w:rFonts w:ascii="Times New Roman" w:hint="eastAsia"/>
          <w:sz w:val="23"/>
          <w:szCs w:val="23"/>
        </w:rPr>
        <w:t xml:space="preserve"> </w:t>
      </w:r>
      <w:r w:rsidRPr="00B51FA5">
        <w:rPr>
          <w:rFonts w:ascii="Times New Roman" w:hint="eastAsia"/>
          <w:sz w:val="23"/>
          <w:szCs w:val="23"/>
        </w:rPr>
        <w:t>매도인이</w:t>
      </w:r>
      <w:r w:rsidRPr="00B51FA5">
        <w:rPr>
          <w:rFonts w:ascii="Times New Roman" w:hint="eastAsia"/>
          <w:sz w:val="23"/>
          <w:szCs w:val="23"/>
        </w:rPr>
        <w:t xml:space="preserve"> </w:t>
      </w:r>
      <w:proofErr w:type="spellStart"/>
      <w:r w:rsidRPr="00B51FA5">
        <w:rPr>
          <w:rFonts w:ascii="Times New Roman" w:hint="eastAsia"/>
          <w:sz w:val="23"/>
          <w:szCs w:val="23"/>
        </w:rPr>
        <w:t>대상회사</w:t>
      </w:r>
      <w:proofErr w:type="spellEnd"/>
      <w:r w:rsidRPr="00B51FA5">
        <w:rPr>
          <w:rFonts w:ascii="Times New Roman" w:hint="eastAsia"/>
          <w:sz w:val="23"/>
          <w:szCs w:val="23"/>
        </w:rPr>
        <w:t xml:space="preserve"> </w:t>
      </w:r>
      <w:r w:rsidRPr="00B51FA5">
        <w:rPr>
          <w:rFonts w:ascii="Times New Roman" w:hint="eastAsia"/>
          <w:sz w:val="23"/>
          <w:szCs w:val="23"/>
        </w:rPr>
        <w:t>발행주식의</w:t>
      </w:r>
      <w:r w:rsidRPr="00B51FA5">
        <w:rPr>
          <w:rFonts w:ascii="Times New Roman" w:hint="eastAsia"/>
          <w:sz w:val="23"/>
          <w:szCs w:val="23"/>
        </w:rPr>
        <w:t xml:space="preserve"> </w:t>
      </w:r>
      <w:r w:rsidRPr="00B51FA5">
        <w:rPr>
          <w:rFonts w:ascii="Times New Roman"/>
          <w:sz w:val="23"/>
          <w:szCs w:val="23"/>
        </w:rPr>
        <w:t>100%</w:t>
      </w:r>
      <w:r w:rsidRPr="00B51FA5">
        <w:rPr>
          <w:rFonts w:ascii="Times New Roman" w:hint="eastAsia"/>
          <w:sz w:val="23"/>
          <w:szCs w:val="23"/>
        </w:rPr>
        <w:t>를</w:t>
      </w:r>
      <w:r w:rsidRPr="00B51FA5">
        <w:rPr>
          <w:rFonts w:ascii="Times New Roman" w:hint="eastAsia"/>
          <w:sz w:val="23"/>
          <w:szCs w:val="23"/>
        </w:rPr>
        <w:t xml:space="preserve"> </w:t>
      </w:r>
      <w:r w:rsidRPr="00B51FA5">
        <w:rPr>
          <w:rFonts w:ascii="Times New Roman" w:hint="eastAsia"/>
          <w:sz w:val="23"/>
          <w:szCs w:val="23"/>
        </w:rPr>
        <w:t>소유하고자</w:t>
      </w:r>
      <w:r w:rsidRPr="00B51FA5">
        <w:rPr>
          <w:rFonts w:ascii="Times New Roman" w:hint="eastAsia"/>
          <w:sz w:val="23"/>
          <w:szCs w:val="23"/>
        </w:rPr>
        <w:t xml:space="preserve"> </w:t>
      </w:r>
      <w:r w:rsidRPr="00B51FA5">
        <w:rPr>
          <w:rFonts w:ascii="Times New Roman" w:hint="eastAsia"/>
          <w:sz w:val="23"/>
          <w:szCs w:val="23"/>
        </w:rPr>
        <w:t>한다</w:t>
      </w:r>
      <w:r w:rsidRPr="00B51FA5">
        <w:rPr>
          <w:rFonts w:ascii="Times New Roman" w:hint="eastAsia"/>
          <w:sz w:val="23"/>
          <w:szCs w:val="23"/>
        </w:rPr>
        <w:t>.</w:t>
      </w:r>
    </w:p>
    <w:p w14:paraId="18414788" w14:textId="77777777" w:rsidR="00786425" w:rsidRDefault="00786425" w:rsidP="00786425">
      <w:pPr>
        <w:pStyle w:val="ac"/>
        <w:numPr>
          <w:ilvl w:val="0"/>
          <w:numId w:val="23"/>
        </w:numPr>
        <w:adjustRightInd w:val="0"/>
        <w:snapToGrid w:val="0"/>
        <w:spacing w:before="180" w:after="180" w:line="360" w:lineRule="atLeast"/>
        <w:ind w:leftChars="0"/>
        <w:rPr>
          <w:rFonts w:ascii="Times New Roman"/>
          <w:sz w:val="23"/>
          <w:szCs w:val="23"/>
        </w:rPr>
      </w:pP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계약에서</w:t>
      </w:r>
      <w:r w:rsidRPr="00B51FA5">
        <w:rPr>
          <w:rFonts w:ascii="Times New Roman" w:hint="eastAsia"/>
          <w:sz w:val="23"/>
          <w:szCs w:val="23"/>
        </w:rPr>
        <w:t xml:space="preserve"> </w:t>
      </w:r>
      <w:r w:rsidRPr="00B51FA5">
        <w:rPr>
          <w:rFonts w:ascii="Times New Roman" w:hint="eastAsia"/>
          <w:sz w:val="23"/>
          <w:szCs w:val="23"/>
        </w:rPr>
        <w:t>정한</w:t>
      </w:r>
      <w:r w:rsidRPr="00B51FA5">
        <w:rPr>
          <w:rFonts w:ascii="Times New Roman" w:hint="eastAsia"/>
          <w:sz w:val="23"/>
          <w:szCs w:val="23"/>
        </w:rPr>
        <w:t xml:space="preserve"> </w:t>
      </w:r>
      <w:r w:rsidRPr="00B51FA5">
        <w:rPr>
          <w:rFonts w:ascii="Times New Roman" w:hint="eastAsia"/>
          <w:sz w:val="23"/>
          <w:szCs w:val="23"/>
        </w:rPr>
        <w:t>조건에</w:t>
      </w:r>
      <w:r w:rsidRPr="00B51FA5">
        <w:rPr>
          <w:rFonts w:ascii="Times New Roman" w:hint="eastAsia"/>
          <w:sz w:val="23"/>
          <w:szCs w:val="23"/>
        </w:rPr>
        <w:t xml:space="preserve"> </w:t>
      </w:r>
      <w:r w:rsidRPr="00B51FA5">
        <w:rPr>
          <w:rFonts w:ascii="Times New Roman" w:hint="eastAsia"/>
          <w:sz w:val="23"/>
          <w:szCs w:val="23"/>
        </w:rPr>
        <w:t>따라</w:t>
      </w:r>
      <w:r w:rsidRPr="00B51FA5">
        <w:rPr>
          <w:rFonts w:ascii="Times New Roman" w:hint="eastAsia"/>
          <w:sz w:val="23"/>
          <w:szCs w:val="23"/>
        </w:rPr>
        <w:t>,</w:t>
      </w:r>
      <w:r w:rsidRPr="00B51FA5">
        <w:rPr>
          <w:rFonts w:ascii="Times New Roman"/>
          <w:sz w:val="23"/>
          <w:szCs w:val="23"/>
        </w:rPr>
        <w:t xml:space="preserve"> </w:t>
      </w:r>
      <w:r w:rsidRPr="00B51FA5">
        <w:rPr>
          <w:rFonts w:ascii="Times New Roman" w:hint="eastAsia"/>
          <w:sz w:val="23"/>
          <w:szCs w:val="23"/>
        </w:rPr>
        <w:t>매도인은</w:t>
      </w:r>
      <w:r w:rsidRPr="00B51FA5">
        <w:rPr>
          <w:rFonts w:ascii="Times New Roman" w:hint="eastAsia"/>
          <w:sz w:val="23"/>
          <w:szCs w:val="23"/>
        </w:rPr>
        <w:t xml:space="preserve"> </w:t>
      </w:r>
      <w:r w:rsidRPr="00B51FA5">
        <w:rPr>
          <w:rFonts w:ascii="Times New Roman" w:hint="eastAsia"/>
          <w:sz w:val="23"/>
          <w:szCs w:val="23"/>
        </w:rPr>
        <w:t>본건</w:t>
      </w:r>
      <w:r w:rsidRPr="00B51FA5">
        <w:rPr>
          <w:rFonts w:ascii="Times New Roman" w:hint="eastAsia"/>
          <w:sz w:val="23"/>
          <w:szCs w:val="23"/>
        </w:rPr>
        <w:t xml:space="preserve"> </w:t>
      </w:r>
      <w:r w:rsidRPr="00B51FA5">
        <w:rPr>
          <w:rFonts w:ascii="Times New Roman" w:hint="eastAsia"/>
          <w:sz w:val="23"/>
          <w:szCs w:val="23"/>
        </w:rPr>
        <w:t>분할</w:t>
      </w:r>
      <w:r w:rsidRPr="00B51FA5">
        <w:rPr>
          <w:rFonts w:ascii="Times New Roman" w:hint="eastAsia"/>
          <w:sz w:val="23"/>
          <w:szCs w:val="23"/>
        </w:rPr>
        <w:t xml:space="preserve"> </w:t>
      </w:r>
      <w:r w:rsidRPr="00B51FA5">
        <w:rPr>
          <w:rFonts w:ascii="Times New Roman" w:hint="eastAsia"/>
          <w:sz w:val="23"/>
          <w:szCs w:val="23"/>
        </w:rPr>
        <w:t>완료</w:t>
      </w:r>
      <w:r w:rsidRPr="00B51FA5">
        <w:rPr>
          <w:rFonts w:ascii="Times New Roman" w:hint="eastAsia"/>
          <w:sz w:val="23"/>
          <w:szCs w:val="23"/>
        </w:rPr>
        <w:t xml:space="preserve"> </w:t>
      </w:r>
      <w:r w:rsidRPr="00B51FA5">
        <w:rPr>
          <w:rFonts w:ascii="Times New Roman" w:hint="eastAsia"/>
          <w:sz w:val="23"/>
          <w:szCs w:val="23"/>
        </w:rPr>
        <w:t>이후</w:t>
      </w:r>
      <w:r w:rsidRPr="00B51FA5">
        <w:rPr>
          <w:rFonts w:ascii="Times New Roman" w:hint="eastAsia"/>
          <w:sz w:val="23"/>
          <w:szCs w:val="23"/>
        </w:rPr>
        <w:t xml:space="preserve"> </w:t>
      </w:r>
      <w:r w:rsidRPr="00B51FA5">
        <w:rPr>
          <w:rFonts w:ascii="Times New Roman" w:hint="eastAsia"/>
          <w:sz w:val="23"/>
          <w:szCs w:val="23"/>
        </w:rPr>
        <w:t>대상회사의</w:t>
      </w:r>
      <w:r w:rsidRPr="00B51FA5">
        <w:rPr>
          <w:rFonts w:ascii="Times New Roman" w:hint="eastAsia"/>
          <w:sz w:val="23"/>
          <w:szCs w:val="23"/>
        </w:rPr>
        <w:t xml:space="preserve"> </w:t>
      </w:r>
      <w:r w:rsidRPr="00B51FA5">
        <w:rPr>
          <w:rFonts w:ascii="Times New Roman" w:hint="eastAsia"/>
          <w:sz w:val="23"/>
          <w:szCs w:val="23"/>
        </w:rPr>
        <w:t>발행주식</w:t>
      </w:r>
      <w:r w:rsidRPr="00B51FA5">
        <w:rPr>
          <w:rFonts w:ascii="Times New Roman" w:hint="eastAsia"/>
          <w:sz w:val="23"/>
          <w:szCs w:val="23"/>
        </w:rPr>
        <w:t xml:space="preserve"> </w:t>
      </w:r>
      <w:r w:rsidRPr="00B51FA5">
        <w:rPr>
          <w:rFonts w:ascii="Times New Roman" w:hint="eastAsia"/>
          <w:sz w:val="23"/>
          <w:szCs w:val="23"/>
        </w:rPr>
        <w:t>총수의</w:t>
      </w:r>
      <w:r w:rsidRPr="00B51FA5">
        <w:rPr>
          <w:rFonts w:ascii="Times New Roman" w:hint="eastAsia"/>
          <w:sz w:val="23"/>
          <w:szCs w:val="23"/>
        </w:rPr>
        <w:t xml:space="preserve"> </w:t>
      </w:r>
      <w:r w:rsidRPr="00B51FA5">
        <w:rPr>
          <w:rFonts w:ascii="Times New Roman"/>
          <w:sz w:val="23"/>
          <w:szCs w:val="23"/>
        </w:rPr>
        <w:t>100%</w:t>
      </w:r>
      <w:r w:rsidRPr="00B51FA5">
        <w:rPr>
          <w:rFonts w:ascii="Times New Roman" w:hint="eastAsia"/>
          <w:sz w:val="23"/>
          <w:szCs w:val="23"/>
        </w:rPr>
        <w:t>(</w:t>
      </w:r>
      <w:r w:rsidRPr="00B51FA5">
        <w:rPr>
          <w:rFonts w:ascii="Times New Roman"/>
          <w:sz w:val="23"/>
          <w:szCs w:val="23"/>
        </w:rPr>
        <w:t>“</w:t>
      </w:r>
      <w:proofErr w:type="spellStart"/>
      <w:r w:rsidR="00883718">
        <w:rPr>
          <w:rFonts w:ascii="Times New Roman"/>
          <w:bCs/>
          <w:sz w:val="23"/>
          <w:szCs w:val="23"/>
          <w:u w:val="single"/>
        </w:rPr>
        <w:t>대상주식</w:t>
      </w:r>
      <w:proofErr w:type="spellEnd"/>
      <w:r w:rsidRPr="00883718">
        <w:rPr>
          <w:rFonts w:ascii="Times New Roman"/>
          <w:sz w:val="23"/>
          <w:szCs w:val="23"/>
        </w:rPr>
        <w:t>”)</w:t>
      </w:r>
      <w:r w:rsidRPr="00883718">
        <w:rPr>
          <w:rFonts w:ascii="Times New Roman" w:hint="eastAsia"/>
          <w:sz w:val="23"/>
          <w:szCs w:val="23"/>
        </w:rPr>
        <w:t>를</w:t>
      </w:r>
      <w:r w:rsidRPr="00883718">
        <w:rPr>
          <w:rFonts w:ascii="Times New Roman" w:hint="eastAsia"/>
          <w:sz w:val="23"/>
          <w:szCs w:val="23"/>
        </w:rPr>
        <w:t xml:space="preserve"> </w:t>
      </w:r>
      <w:r w:rsidRPr="000575B1">
        <w:rPr>
          <w:rFonts w:ascii="Times New Roman" w:hint="eastAsia"/>
          <w:sz w:val="23"/>
          <w:szCs w:val="23"/>
        </w:rPr>
        <w:t>매수인에게</w:t>
      </w:r>
      <w:r w:rsidRPr="000575B1">
        <w:rPr>
          <w:rFonts w:ascii="Times New Roman" w:hint="eastAsia"/>
          <w:sz w:val="23"/>
          <w:szCs w:val="23"/>
        </w:rPr>
        <w:t xml:space="preserve"> </w:t>
      </w:r>
      <w:r w:rsidRPr="00522B89">
        <w:rPr>
          <w:rFonts w:ascii="Times New Roman" w:hint="eastAsia"/>
          <w:sz w:val="23"/>
          <w:szCs w:val="23"/>
        </w:rPr>
        <w:t>매도하고자</w:t>
      </w:r>
      <w:r w:rsidRPr="00B51FA5">
        <w:rPr>
          <w:rFonts w:ascii="Times New Roman" w:hint="eastAsia"/>
          <w:sz w:val="23"/>
          <w:szCs w:val="23"/>
        </w:rPr>
        <w:t xml:space="preserve"> </w:t>
      </w:r>
      <w:r w:rsidRPr="00B51FA5">
        <w:rPr>
          <w:rFonts w:ascii="Times New Roman" w:hint="eastAsia"/>
          <w:sz w:val="23"/>
          <w:szCs w:val="23"/>
        </w:rPr>
        <w:t>하며</w:t>
      </w:r>
      <w:r w:rsidRPr="00B51FA5">
        <w:rPr>
          <w:rFonts w:ascii="Times New Roman" w:hint="eastAsia"/>
          <w:sz w:val="23"/>
          <w:szCs w:val="23"/>
        </w:rPr>
        <w:t>,</w:t>
      </w:r>
      <w:r w:rsidRPr="00B51FA5">
        <w:rPr>
          <w:rFonts w:ascii="Times New Roman"/>
          <w:sz w:val="23"/>
          <w:szCs w:val="23"/>
        </w:rPr>
        <w:t xml:space="preserve"> </w:t>
      </w:r>
      <w:r w:rsidRPr="00B51FA5">
        <w:rPr>
          <w:rFonts w:ascii="Times New Roman" w:hint="eastAsia"/>
          <w:sz w:val="23"/>
          <w:szCs w:val="23"/>
        </w:rPr>
        <w:t>매수인은</w:t>
      </w:r>
      <w:r w:rsidRPr="00B51FA5">
        <w:rPr>
          <w:rFonts w:ascii="Times New Roman" w:hint="eastAsia"/>
          <w:sz w:val="23"/>
          <w:szCs w:val="23"/>
        </w:rPr>
        <w:t xml:space="preserve"> </w:t>
      </w:r>
      <w:r w:rsidRPr="00B51FA5">
        <w:rPr>
          <w:rFonts w:ascii="Times New Roman" w:hint="eastAsia"/>
          <w:sz w:val="23"/>
          <w:szCs w:val="23"/>
        </w:rPr>
        <w:t>이를</w:t>
      </w:r>
      <w:r w:rsidRPr="00B51FA5">
        <w:rPr>
          <w:rFonts w:ascii="Times New Roman" w:hint="eastAsia"/>
          <w:sz w:val="23"/>
          <w:szCs w:val="23"/>
        </w:rPr>
        <w:t xml:space="preserve"> </w:t>
      </w:r>
      <w:r w:rsidRPr="00B51FA5">
        <w:rPr>
          <w:rFonts w:ascii="Times New Roman" w:hint="eastAsia"/>
          <w:sz w:val="23"/>
          <w:szCs w:val="23"/>
        </w:rPr>
        <w:t>매수</w:t>
      </w:r>
      <w:r w:rsidRPr="00B51FA5">
        <w:rPr>
          <w:rFonts w:ascii="Times New Roman" w:hint="eastAsia"/>
          <w:sz w:val="23"/>
          <w:szCs w:val="23"/>
        </w:rPr>
        <w:t>(</w:t>
      </w:r>
      <w:r w:rsidRPr="00B51FA5">
        <w:rPr>
          <w:rFonts w:ascii="Times New Roman"/>
          <w:sz w:val="23"/>
          <w:szCs w:val="23"/>
        </w:rPr>
        <w:t>“</w:t>
      </w:r>
      <w:r w:rsidRPr="00B51FA5">
        <w:rPr>
          <w:rFonts w:ascii="Times New Roman" w:hint="eastAsia"/>
          <w:sz w:val="23"/>
          <w:szCs w:val="23"/>
          <w:u w:val="single"/>
        </w:rPr>
        <w:t>본건</w:t>
      </w:r>
      <w:r w:rsidRPr="00B51FA5">
        <w:rPr>
          <w:rFonts w:ascii="Times New Roman" w:hint="eastAsia"/>
          <w:sz w:val="23"/>
          <w:szCs w:val="23"/>
          <w:u w:val="single"/>
        </w:rPr>
        <w:t xml:space="preserve"> </w:t>
      </w:r>
      <w:r w:rsidRPr="00B51FA5">
        <w:rPr>
          <w:rFonts w:ascii="Times New Roman" w:hint="eastAsia"/>
          <w:sz w:val="23"/>
          <w:szCs w:val="23"/>
          <w:u w:val="single"/>
        </w:rPr>
        <w:t>거래</w:t>
      </w:r>
      <w:r w:rsidRPr="00883718">
        <w:rPr>
          <w:rFonts w:ascii="Times New Roman"/>
          <w:sz w:val="23"/>
          <w:szCs w:val="23"/>
        </w:rPr>
        <w:t>”</w:t>
      </w:r>
      <w:r w:rsidRPr="00883718">
        <w:rPr>
          <w:rFonts w:ascii="Times New Roman" w:hint="eastAsia"/>
          <w:sz w:val="23"/>
          <w:szCs w:val="23"/>
        </w:rPr>
        <w:t>)</w:t>
      </w:r>
      <w:r w:rsidRPr="00883718">
        <w:rPr>
          <w:rFonts w:ascii="Times New Roman"/>
          <w:sz w:val="23"/>
          <w:szCs w:val="23"/>
        </w:rPr>
        <w:t>하고</w:t>
      </w:r>
      <w:r w:rsidRPr="000575B1">
        <w:rPr>
          <w:rFonts w:ascii="Times New Roman" w:hint="eastAsia"/>
          <w:sz w:val="23"/>
          <w:szCs w:val="23"/>
        </w:rPr>
        <w:t>자</w:t>
      </w:r>
      <w:r w:rsidRPr="000575B1">
        <w:rPr>
          <w:rFonts w:ascii="Times New Roman" w:hint="eastAsia"/>
          <w:sz w:val="23"/>
          <w:szCs w:val="23"/>
        </w:rPr>
        <w:t xml:space="preserve"> </w:t>
      </w:r>
      <w:r w:rsidRPr="00522B89">
        <w:rPr>
          <w:rFonts w:ascii="Times New Roman" w:hint="eastAsia"/>
          <w:sz w:val="23"/>
          <w:szCs w:val="23"/>
        </w:rPr>
        <w:t>한</w:t>
      </w:r>
      <w:r w:rsidRPr="00B51FA5">
        <w:rPr>
          <w:rFonts w:ascii="Times New Roman"/>
          <w:sz w:val="23"/>
          <w:szCs w:val="23"/>
        </w:rPr>
        <w:t>다</w:t>
      </w:r>
      <w:r w:rsidRPr="00B51FA5">
        <w:rPr>
          <w:rFonts w:ascii="Times New Roman"/>
          <w:sz w:val="23"/>
          <w:szCs w:val="23"/>
        </w:rPr>
        <w:t>.</w:t>
      </w:r>
    </w:p>
    <w:p w14:paraId="1B61E32E" w14:textId="77777777" w:rsidR="00B160F5" w:rsidRPr="00B51FA5" w:rsidRDefault="00B160F5" w:rsidP="00B51FA5">
      <w:pPr>
        <w:adjustRightInd w:val="0"/>
        <w:snapToGrid w:val="0"/>
        <w:spacing w:before="180" w:after="180" w:line="360" w:lineRule="atLeast"/>
        <w:rPr>
          <w:rFonts w:ascii="Times New Roman"/>
          <w:sz w:val="23"/>
          <w:szCs w:val="23"/>
        </w:rPr>
      </w:pPr>
    </w:p>
    <w:p w14:paraId="15552D16" w14:textId="77777777" w:rsidR="00786425" w:rsidRDefault="00786425" w:rsidP="00786425">
      <w:pPr>
        <w:adjustRightInd w:val="0"/>
        <w:snapToGrid w:val="0"/>
        <w:spacing w:before="180" w:after="180" w:line="360" w:lineRule="atLeast"/>
        <w:rPr>
          <w:rFonts w:ascii="Times New Roman"/>
          <w:sz w:val="23"/>
          <w:szCs w:val="23"/>
        </w:rPr>
      </w:pPr>
      <w:r w:rsidRPr="000575B1">
        <w:rPr>
          <w:rFonts w:ascii="Times New Roman"/>
          <w:sz w:val="23"/>
          <w:szCs w:val="23"/>
        </w:rPr>
        <w:t>이에</w:t>
      </w:r>
      <w:r w:rsidRPr="00522B89">
        <w:rPr>
          <w:rFonts w:ascii="Times New Roman"/>
          <w:sz w:val="23"/>
          <w:szCs w:val="23"/>
        </w:rPr>
        <w:t xml:space="preserve"> </w:t>
      </w:r>
      <w:r w:rsidRPr="00B51FA5">
        <w:rPr>
          <w:rFonts w:ascii="Times New Roman"/>
          <w:sz w:val="23"/>
          <w:szCs w:val="23"/>
        </w:rPr>
        <w:t>당사자들은</w:t>
      </w:r>
      <w:r w:rsidRPr="00B51FA5">
        <w:rPr>
          <w:rFonts w:ascii="Times New Roman"/>
          <w:sz w:val="23"/>
          <w:szCs w:val="23"/>
        </w:rPr>
        <w:t xml:space="preserve"> </w:t>
      </w:r>
      <w:r w:rsidRPr="00B51FA5">
        <w:rPr>
          <w:rFonts w:ascii="Times New Roman"/>
          <w:sz w:val="23"/>
          <w:szCs w:val="23"/>
        </w:rPr>
        <w:t>아래와</w:t>
      </w:r>
      <w:r w:rsidRPr="00B51FA5">
        <w:rPr>
          <w:rFonts w:ascii="Times New Roman"/>
          <w:sz w:val="23"/>
          <w:szCs w:val="23"/>
        </w:rPr>
        <w:t xml:space="preserve"> </w:t>
      </w:r>
      <w:r w:rsidRPr="00B51FA5">
        <w:rPr>
          <w:rFonts w:ascii="Times New Roman"/>
          <w:sz w:val="23"/>
          <w:szCs w:val="23"/>
        </w:rPr>
        <w:t>같이</w:t>
      </w:r>
      <w:r w:rsidRPr="00B51FA5">
        <w:rPr>
          <w:rFonts w:ascii="Times New Roman"/>
          <w:sz w:val="23"/>
          <w:szCs w:val="23"/>
        </w:rPr>
        <w:t xml:space="preserve"> </w:t>
      </w:r>
      <w:r w:rsidRPr="00B51FA5">
        <w:rPr>
          <w:rFonts w:ascii="Times New Roman"/>
          <w:sz w:val="23"/>
          <w:szCs w:val="23"/>
        </w:rPr>
        <w:t>합의한다</w:t>
      </w:r>
      <w:r w:rsidRPr="00B51FA5">
        <w:rPr>
          <w:rFonts w:ascii="Times New Roman"/>
          <w:sz w:val="23"/>
          <w:szCs w:val="23"/>
        </w:rPr>
        <w:t>.</w:t>
      </w:r>
    </w:p>
    <w:p w14:paraId="7FAF6281" w14:textId="77777777" w:rsidR="00444B90" w:rsidRPr="00883718" w:rsidRDefault="00444B90" w:rsidP="00786425">
      <w:pPr>
        <w:adjustRightInd w:val="0"/>
        <w:snapToGrid w:val="0"/>
        <w:spacing w:before="180" w:after="180" w:line="360" w:lineRule="atLeast"/>
        <w:rPr>
          <w:rFonts w:ascii="Times New Roman"/>
          <w:sz w:val="23"/>
          <w:szCs w:val="23"/>
        </w:rPr>
      </w:pPr>
    </w:p>
    <w:p w14:paraId="0662F3F1" w14:textId="77777777" w:rsidR="00786425" w:rsidRPr="009416F3" w:rsidRDefault="00786425" w:rsidP="00006BBA">
      <w:pPr>
        <w:pStyle w:val="ac"/>
        <w:numPr>
          <w:ilvl w:val="0"/>
          <w:numId w:val="53"/>
        </w:numPr>
        <w:tabs>
          <w:tab w:val="left" w:pos="1560"/>
        </w:tabs>
        <w:adjustRightInd w:val="0"/>
        <w:snapToGrid w:val="0"/>
        <w:spacing w:before="180" w:after="180" w:line="360" w:lineRule="atLeast"/>
        <w:ind w:leftChars="0" w:left="1559" w:hanging="1559"/>
        <w:outlineLvl w:val="0"/>
        <w:rPr>
          <w:rFonts w:ascii="Times New Roman"/>
          <w:b/>
          <w:sz w:val="23"/>
          <w:szCs w:val="23"/>
        </w:rPr>
      </w:pPr>
      <w:r w:rsidRPr="009416F3">
        <w:rPr>
          <w:rFonts w:ascii="Times New Roman" w:hint="eastAsia"/>
          <w:b/>
          <w:sz w:val="23"/>
          <w:szCs w:val="23"/>
        </w:rPr>
        <w:t>용어의</w:t>
      </w:r>
      <w:r w:rsidRPr="009416F3">
        <w:rPr>
          <w:rFonts w:ascii="Times New Roman"/>
          <w:b/>
          <w:sz w:val="23"/>
          <w:szCs w:val="23"/>
        </w:rPr>
        <w:t xml:space="preserve"> </w:t>
      </w:r>
      <w:r w:rsidRPr="009416F3">
        <w:rPr>
          <w:rFonts w:ascii="Times New Roman" w:hint="eastAsia"/>
          <w:b/>
          <w:sz w:val="23"/>
          <w:szCs w:val="23"/>
        </w:rPr>
        <w:t>정의</w:t>
      </w:r>
    </w:p>
    <w:p w14:paraId="1D350872" w14:textId="77777777" w:rsidR="00444B90" w:rsidRPr="00B51FA5" w:rsidRDefault="00444B90" w:rsidP="00B51FA5">
      <w:pPr>
        <w:pStyle w:val="ac"/>
        <w:tabs>
          <w:tab w:val="left" w:pos="1560"/>
        </w:tabs>
        <w:adjustRightInd w:val="0"/>
        <w:snapToGrid w:val="0"/>
        <w:spacing w:before="180" w:after="180" w:line="360" w:lineRule="atLeast"/>
        <w:ind w:leftChars="0" w:left="1560"/>
        <w:rPr>
          <w:rFonts w:ascii="Times New Roman"/>
          <w:sz w:val="23"/>
          <w:szCs w:val="23"/>
        </w:rPr>
      </w:pPr>
    </w:p>
    <w:p w14:paraId="1691B11E" w14:textId="77777777" w:rsidR="00786425" w:rsidRPr="00B51FA5" w:rsidRDefault="00786425" w:rsidP="00786425">
      <w:pPr>
        <w:adjustRightInd w:val="0"/>
        <w:snapToGrid w:val="0"/>
        <w:spacing w:before="180" w:after="180" w:line="360" w:lineRule="atLeast"/>
        <w:rPr>
          <w:rFonts w:ascii="Times New Roman"/>
          <w:spacing w:val="3"/>
          <w:sz w:val="23"/>
          <w:szCs w:val="23"/>
        </w:rPr>
      </w:pPr>
      <w:r w:rsidRPr="00883718">
        <w:rPr>
          <w:rFonts w:ascii="Times New Roman"/>
          <w:spacing w:val="3"/>
          <w:sz w:val="23"/>
          <w:szCs w:val="23"/>
        </w:rPr>
        <w:t>본</w:t>
      </w:r>
      <w:r w:rsidRPr="00883718">
        <w:rPr>
          <w:rFonts w:ascii="Times New Roman"/>
          <w:spacing w:val="3"/>
          <w:sz w:val="23"/>
          <w:szCs w:val="23"/>
        </w:rPr>
        <w:t xml:space="preserve"> </w:t>
      </w:r>
      <w:r w:rsidRPr="00883718">
        <w:rPr>
          <w:rFonts w:ascii="Times New Roman"/>
          <w:spacing w:val="3"/>
          <w:sz w:val="23"/>
          <w:szCs w:val="23"/>
        </w:rPr>
        <w:t>계약에서</w:t>
      </w:r>
      <w:r w:rsidRPr="000575B1">
        <w:rPr>
          <w:rFonts w:ascii="Times New Roman"/>
          <w:spacing w:val="3"/>
          <w:sz w:val="23"/>
          <w:szCs w:val="23"/>
        </w:rPr>
        <w:t xml:space="preserve"> </w:t>
      </w:r>
      <w:r w:rsidRPr="000575B1">
        <w:rPr>
          <w:rFonts w:ascii="Times New Roman"/>
          <w:spacing w:val="3"/>
          <w:sz w:val="23"/>
          <w:szCs w:val="23"/>
        </w:rPr>
        <w:t>사용되는</w:t>
      </w:r>
      <w:r w:rsidRPr="00522B89">
        <w:rPr>
          <w:rFonts w:ascii="Times New Roman"/>
          <w:spacing w:val="3"/>
          <w:sz w:val="23"/>
          <w:szCs w:val="23"/>
        </w:rPr>
        <w:t xml:space="preserve"> </w:t>
      </w:r>
      <w:r w:rsidRPr="00B51FA5">
        <w:rPr>
          <w:rFonts w:ascii="Times New Roman"/>
          <w:spacing w:val="3"/>
          <w:sz w:val="23"/>
          <w:szCs w:val="23"/>
        </w:rPr>
        <w:t>용어는</w:t>
      </w:r>
      <w:r w:rsidRPr="00B51FA5">
        <w:rPr>
          <w:rFonts w:ascii="Times New Roman"/>
          <w:spacing w:val="3"/>
          <w:sz w:val="23"/>
          <w:szCs w:val="23"/>
        </w:rPr>
        <w:t xml:space="preserve"> </w:t>
      </w:r>
      <w:r w:rsidRPr="00B51FA5">
        <w:rPr>
          <w:rFonts w:ascii="Times New Roman"/>
          <w:spacing w:val="3"/>
          <w:sz w:val="23"/>
          <w:szCs w:val="23"/>
        </w:rPr>
        <w:t>본</w:t>
      </w:r>
      <w:r w:rsidRPr="00B51FA5">
        <w:rPr>
          <w:rFonts w:ascii="Times New Roman"/>
          <w:spacing w:val="3"/>
          <w:sz w:val="23"/>
          <w:szCs w:val="23"/>
        </w:rPr>
        <w:t xml:space="preserve"> </w:t>
      </w:r>
      <w:r w:rsidRPr="00B51FA5">
        <w:rPr>
          <w:rFonts w:ascii="Times New Roman"/>
          <w:spacing w:val="3"/>
          <w:sz w:val="23"/>
          <w:szCs w:val="23"/>
        </w:rPr>
        <w:t>계약에서</w:t>
      </w:r>
      <w:r w:rsidRPr="00B51FA5">
        <w:rPr>
          <w:rFonts w:ascii="Times New Roman"/>
          <w:spacing w:val="3"/>
          <w:sz w:val="23"/>
          <w:szCs w:val="23"/>
        </w:rPr>
        <w:t xml:space="preserve"> </w:t>
      </w:r>
      <w:r w:rsidRPr="00B51FA5">
        <w:rPr>
          <w:rFonts w:ascii="Times New Roman"/>
          <w:spacing w:val="3"/>
          <w:sz w:val="23"/>
          <w:szCs w:val="23"/>
        </w:rPr>
        <w:t>달리</w:t>
      </w:r>
      <w:r w:rsidRPr="00B51FA5">
        <w:rPr>
          <w:rFonts w:ascii="Times New Roman"/>
          <w:spacing w:val="3"/>
          <w:sz w:val="23"/>
          <w:szCs w:val="23"/>
        </w:rPr>
        <w:t xml:space="preserve"> </w:t>
      </w:r>
      <w:r w:rsidRPr="00B51FA5">
        <w:rPr>
          <w:rFonts w:ascii="Times New Roman"/>
          <w:spacing w:val="3"/>
          <w:sz w:val="23"/>
          <w:szCs w:val="23"/>
        </w:rPr>
        <w:t>정의되</w:t>
      </w:r>
      <w:r w:rsidRPr="00B51FA5">
        <w:rPr>
          <w:rFonts w:ascii="Times New Roman" w:hint="eastAsia"/>
          <w:spacing w:val="3"/>
          <w:sz w:val="23"/>
          <w:szCs w:val="23"/>
        </w:rPr>
        <w:t>거나</w:t>
      </w:r>
      <w:r w:rsidRPr="00B51FA5">
        <w:rPr>
          <w:rFonts w:ascii="Times New Roman"/>
          <w:spacing w:val="3"/>
          <w:sz w:val="23"/>
          <w:szCs w:val="23"/>
        </w:rPr>
        <w:t xml:space="preserve"> </w:t>
      </w:r>
      <w:r w:rsidRPr="00B51FA5">
        <w:rPr>
          <w:rFonts w:ascii="Times New Roman"/>
          <w:spacing w:val="3"/>
          <w:sz w:val="23"/>
          <w:szCs w:val="23"/>
        </w:rPr>
        <w:t>문맥에</w:t>
      </w:r>
      <w:r w:rsidRPr="00B51FA5">
        <w:rPr>
          <w:rFonts w:ascii="Times New Roman"/>
          <w:spacing w:val="3"/>
          <w:sz w:val="23"/>
          <w:szCs w:val="23"/>
        </w:rPr>
        <w:t xml:space="preserve"> </w:t>
      </w:r>
      <w:r w:rsidRPr="00B51FA5">
        <w:rPr>
          <w:rFonts w:ascii="Times New Roman"/>
          <w:spacing w:val="3"/>
          <w:sz w:val="23"/>
          <w:szCs w:val="23"/>
        </w:rPr>
        <w:t>의하여</w:t>
      </w:r>
      <w:r w:rsidRPr="00B51FA5">
        <w:rPr>
          <w:rFonts w:ascii="Times New Roman"/>
          <w:spacing w:val="3"/>
          <w:sz w:val="23"/>
          <w:szCs w:val="23"/>
        </w:rPr>
        <w:t xml:space="preserve"> </w:t>
      </w:r>
      <w:r w:rsidRPr="00B51FA5">
        <w:rPr>
          <w:rFonts w:ascii="Times New Roman"/>
          <w:spacing w:val="3"/>
          <w:sz w:val="23"/>
          <w:szCs w:val="23"/>
        </w:rPr>
        <w:t>명백히</w:t>
      </w:r>
      <w:r w:rsidRPr="00B51FA5">
        <w:rPr>
          <w:rFonts w:ascii="Times New Roman"/>
          <w:spacing w:val="3"/>
          <w:sz w:val="23"/>
          <w:szCs w:val="23"/>
        </w:rPr>
        <w:t xml:space="preserve"> </w:t>
      </w:r>
      <w:r w:rsidRPr="00B51FA5">
        <w:rPr>
          <w:rFonts w:ascii="Times New Roman"/>
          <w:spacing w:val="3"/>
          <w:sz w:val="23"/>
          <w:szCs w:val="23"/>
        </w:rPr>
        <w:t>달리</w:t>
      </w:r>
      <w:r w:rsidRPr="00B51FA5">
        <w:rPr>
          <w:rFonts w:ascii="Times New Roman"/>
          <w:spacing w:val="3"/>
          <w:sz w:val="23"/>
          <w:szCs w:val="23"/>
        </w:rPr>
        <w:t xml:space="preserve"> </w:t>
      </w:r>
      <w:r w:rsidRPr="00B51FA5">
        <w:rPr>
          <w:rFonts w:ascii="Times New Roman"/>
          <w:spacing w:val="3"/>
          <w:sz w:val="23"/>
          <w:szCs w:val="23"/>
        </w:rPr>
        <w:t>해석되지</w:t>
      </w:r>
      <w:r w:rsidRPr="00B51FA5">
        <w:rPr>
          <w:rFonts w:ascii="Times New Roman"/>
          <w:spacing w:val="3"/>
          <w:sz w:val="23"/>
          <w:szCs w:val="23"/>
        </w:rPr>
        <w:t xml:space="preserve"> </w:t>
      </w:r>
      <w:r w:rsidRPr="00B51FA5">
        <w:rPr>
          <w:rFonts w:ascii="Times New Roman"/>
          <w:spacing w:val="3"/>
          <w:sz w:val="23"/>
          <w:szCs w:val="23"/>
        </w:rPr>
        <w:t>않는</w:t>
      </w:r>
      <w:r w:rsidRPr="00B51FA5">
        <w:rPr>
          <w:rFonts w:ascii="Times New Roman"/>
          <w:spacing w:val="3"/>
          <w:sz w:val="23"/>
          <w:szCs w:val="23"/>
        </w:rPr>
        <w:t xml:space="preserve"> </w:t>
      </w:r>
      <w:r w:rsidRPr="00B51FA5">
        <w:rPr>
          <w:rFonts w:ascii="Times New Roman"/>
          <w:spacing w:val="3"/>
          <w:sz w:val="23"/>
          <w:szCs w:val="23"/>
        </w:rPr>
        <w:t>한</w:t>
      </w:r>
      <w:r w:rsidRPr="00B51FA5">
        <w:rPr>
          <w:rFonts w:ascii="Times New Roman"/>
          <w:spacing w:val="3"/>
          <w:sz w:val="23"/>
          <w:szCs w:val="23"/>
        </w:rPr>
        <w:t xml:space="preserve"> </w:t>
      </w:r>
      <w:r w:rsidRPr="00B51FA5">
        <w:rPr>
          <w:rFonts w:ascii="Times New Roman"/>
          <w:spacing w:val="3"/>
          <w:sz w:val="23"/>
          <w:szCs w:val="23"/>
        </w:rPr>
        <w:t>아래와</w:t>
      </w:r>
      <w:r w:rsidRPr="00B51FA5">
        <w:rPr>
          <w:rFonts w:ascii="Times New Roman"/>
          <w:spacing w:val="3"/>
          <w:sz w:val="23"/>
          <w:szCs w:val="23"/>
        </w:rPr>
        <w:t xml:space="preserve"> </w:t>
      </w:r>
      <w:r w:rsidRPr="00B51FA5">
        <w:rPr>
          <w:rFonts w:ascii="Times New Roman"/>
          <w:spacing w:val="3"/>
          <w:sz w:val="23"/>
          <w:szCs w:val="23"/>
        </w:rPr>
        <w:t>같은</w:t>
      </w:r>
      <w:r w:rsidRPr="00B51FA5">
        <w:rPr>
          <w:rFonts w:ascii="Times New Roman"/>
          <w:spacing w:val="3"/>
          <w:sz w:val="23"/>
          <w:szCs w:val="23"/>
        </w:rPr>
        <w:t xml:space="preserve"> </w:t>
      </w:r>
      <w:r w:rsidRPr="00B51FA5">
        <w:rPr>
          <w:rFonts w:ascii="Times New Roman"/>
          <w:spacing w:val="3"/>
          <w:sz w:val="23"/>
          <w:szCs w:val="23"/>
        </w:rPr>
        <w:t>의미를</w:t>
      </w:r>
      <w:r w:rsidRPr="00B51FA5">
        <w:rPr>
          <w:rFonts w:ascii="Times New Roman"/>
          <w:spacing w:val="3"/>
          <w:sz w:val="23"/>
          <w:szCs w:val="23"/>
        </w:rPr>
        <w:t xml:space="preserve"> </w:t>
      </w:r>
      <w:r w:rsidRPr="00B51FA5">
        <w:rPr>
          <w:rFonts w:ascii="Times New Roman"/>
          <w:spacing w:val="3"/>
          <w:sz w:val="23"/>
          <w:szCs w:val="23"/>
        </w:rPr>
        <w:t>가진다</w:t>
      </w:r>
      <w:r w:rsidRPr="00B51FA5">
        <w:rPr>
          <w:rFonts w:ascii="Times New Roman"/>
          <w:spacing w:val="3"/>
          <w:sz w:val="23"/>
          <w:szCs w:val="23"/>
        </w:rPr>
        <w:t>.</w:t>
      </w:r>
    </w:p>
    <w:p w14:paraId="6E448C1C" w14:textId="77777777" w:rsidR="00786425" w:rsidRPr="00B51FA5" w:rsidRDefault="00786425" w:rsidP="00786425">
      <w:pPr>
        <w:adjustRightInd w:val="0"/>
        <w:snapToGrid w:val="0"/>
        <w:spacing w:before="180" w:after="180" w:line="360" w:lineRule="atLeast"/>
        <w:rPr>
          <w:rFonts w:ascii="Times New Roman"/>
          <w:spacing w:val="3"/>
          <w:sz w:val="23"/>
          <w:szCs w:val="23"/>
        </w:rPr>
      </w:pPr>
      <w:r w:rsidRPr="00B51FA5">
        <w:rPr>
          <w:rFonts w:ascii="Times New Roman"/>
          <w:spacing w:val="3"/>
          <w:sz w:val="23"/>
          <w:szCs w:val="23"/>
        </w:rPr>
        <w:t>“</w:t>
      </w:r>
      <w:r w:rsidRPr="00B51FA5">
        <w:rPr>
          <w:rFonts w:ascii="Times New Roman"/>
          <w:spacing w:val="3"/>
          <w:sz w:val="23"/>
          <w:szCs w:val="23"/>
          <w:u w:val="single"/>
        </w:rPr>
        <w:t>계열회사</w:t>
      </w:r>
      <w:r w:rsidRPr="00883718">
        <w:rPr>
          <w:rFonts w:ascii="Times New Roman"/>
          <w:spacing w:val="3"/>
          <w:sz w:val="23"/>
          <w:szCs w:val="23"/>
        </w:rPr>
        <w:t>”</w:t>
      </w:r>
      <w:r w:rsidRPr="00883718">
        <w:rPr>
          <w:rFonts w:ascii="Times New Roman" w:hint="eastAsia"/>
          <w:spacing w:val="3"/>
          <w:sz w:val="23"/>
          <w:szCs w:val="23"/>
        </w:rPr>
        <w:t>는</w:t>
      </w:r>
      <w:r w:rsidRPr="00883718">
        <w:rPr>
          <w:rFonts w:ascii="Times New Roman"/>
          <w:spacing w:val="3"/>
          <w:sz w:val="23"/>
          <w:szCs w:val="23"/>
        </w:rPr>
        <w:t xml:space="preserve"> </w:t>
      </w:r>
      <w:r w:rsidRPr="000575B1">
        <w:rPr>
          <w:rFonts w:ascii="Times New Roman"/>
          <w:spacing w:val="3"/>
          <w:sz w:val="23"/>
          <w:szCs w:val="23"/>
        </w:rPr>
        <w:t>독점규제</w:t>
      </w:r>
      <w:r w:rsidRPr="000575B1">
        <w:rPr>
          <w:rFonts w:ascii="Times New Roman"/>
          <w:spacing w:val="3"/>
          <w:sz w:val="23"/>
          <w:szCs w:val="23"/>
        </w:rPr>
        <w:t xml:space="preserve"> </w:t>
      </w:r>
      <w:r w:rsidRPr="00522B89">
        <w:rPr>
          <w:rFonts w:ascii="Times New Roman"/>
          <w:spacing w:val="3"/>
          <w:sz w:val="23"/>
          <w:szCs w:val="23"/>
        </w:rPr>
        <w:t>및</w:t>
      </w:r>
      <w:r w:rsidRPr="00B51FA5">
        <w:rPr>
          <w:rFonts w:ascii="Times New Roman"/>
          <w:spacing w:val="3"/>
          <w:sz w:val="23"/>
          <w:szCs w:val="23"/>
        </w:rPr>
        <w:t xml:space="preserve"> </w:t>
      </w:r>
      <w:r w:rsidRPr="00B51FA5">
        <w:rPr>
          <w:rFonts w:ascii="Times New Roman"/>
          <w:spacing w:val="3"/>
          <w:sz w:val="23"/>
          <w:szCs w:val="23"/>
        </w:rPr>
        <w:t>공정거래에</w:t>
      </w:r>
      <w:r w:rsidRPr="00B51FA5">
        <w:rPr>
          <w:rFonts w:ascii="Times New Roman"/>
          <w:spacing w:val="3"/>
          <w:sz w:val="23"/>
          <w:szCs w:val="23"/>
        </w:rPr>
        <w:t xml:space="preserve"> </w:t>
      </w:r>
      <w:r w:rsidRPr="00B51FA5">
        <w:rPr>
          <w:rFonts w:ascii="Times New Roman"/>
          <w:spacing w:val="3"/>
          <w:sz w:val="23"/>
          <w:szCs w:val="23"/>
        </w:rPr>
        <w:t>관한</w:t>
      </w:r>
      <w:r w:rsidRPr="00B51FA5">
        <w:rPr>
          <w:rFonts w:ascii="Times New Roman"/>
          <w:spacing w:val="3"/>
          <w:sz w:val="23"/>
          <w:szCs w:val="23"/>
        </w:rPr>
        <w:t xml:space="preserve"> </w:t>
      </w:r>
      <w:r w:rsidRPr="00B51FA5">
        <w:rPr>
          <w:rFonts w:ascii="Times New Roman"/>
          <w:spacing w:val="3"/>
          <w:sz w:val="23"/>
          <w:szCs w:val="23"/>
        </w:rPr>
        <w:t>법률상의</w:t>
      </w:r>
      <w:r w:rsidRPr="00B51FA5">
        <w:rPr>
          <w:rFonts w:ascii="Times New Roman"/>
          <w:spacing w:val="3"/>
          <w:sz w:val="23"/>
          <w:szCs w:val="23"/>
        </w:rPr>
        <w:t xml:space="preserve"> </w:t>
      </w:r>
      <w:r w:rsidRPr="00B51FA5">
        <w:rPr>
          <w:rFonts w:ascii="Times New Roman"/>
          <w:spacing w:val="3"/>
          <w:sz w:val="23"/>
          <w:szCs w:val="23"/>
        </w:rPr>
        <w:t>계열회사를</w:t>
      </w:r>
      <w:r w:rsidRPr="00B51FA5">
        <w:rPr>
          <w:rFonts w:ascii="Times New Roman"/>
          <w:spacing w:val="3"/>
          <w:sz w:val="23"/>
          <w:szCs w:val="23"/>
        </w:rPr>
        <w:t xml:space="preserve"> </w:t>
      </w:r>
      <w:r w:rsidRPr="00B51FA5">
        <w:rPr>
          <w:rFonts w:ascii="Times New Roman"/>
          <w:spacing w:val="3"/>
          <w:sz w:val="23"/>
          <w:szCs w:val="23"/>
        </w:rPr>
        <w:t>의미한다</w:t>
      </w:r>
      <w:r w:rsidRPr="00B51FA5">
        <w:rPr>
          <w:rFonts w:ascii="Times New Roman"/>
          <w:spacing w:val="3"/>
          <w:sz w:val="23"/>
          <w:szCs w:val="23"/>
        </w:rPr>
        <w:t>.</w:t>
      </w:r>
    </w:p>
    <w:p w14:paraId="56C0018F" w14:textId="18714909" w:rsidR="00786425" w:rsidRPr="00B51FA5" w:rsidRDefault="00786425" w:rsidP="00786425">
      <w:pPr>
        <w:adjustRightInd w:val="0"/>
        <w:snapToGrid w:val="0"/>
        <w:spacing w:before="180" w:after="180" w:line="360" w:lineRule="atLeast"/>
        <w:rPr>
          <w:rFonts w:ascii="Times New Roman" w:hAnsi="바탕"/>
          <w:sz w:val="23"/>
          <w:szCs w:val="23"/>
        </w:rPr>
      </w:pPr>
      <w:r w:rsidRPr="00B51FA5">
        <w:rPr>
          <w:rFonts w:ascii="Times New Roman"/>
          <w:sz w:val="23"/>
          <w:szCs w:val="23"/>
        </w:rPr>
        <w:t>“</w:t>
      </w:r>
      <w:r w:rsidRPr="00B51FA5">
        <w:rPr>
          <w:rFonts w:ascii="Times New Roman" w:hAnsi="바탕"/>
          <w:sz w:val="23"/>
          <w:szCs w:val="23"/>
          <w:u w:val="single"/>
        </w:rPr>
        <w:t>매도인이</w:t>
      </w:r>
      <w:r w:rsidRPr="00B51FA5">
        <w:rPr>
          <w:rFonts w:ascii="Times New Roman"/>
          <w:sz w:val="23"/>
          <w:szCs w:val="23"/>
          <w:u w:val="single"/>
        </w:rPr>
        <w:t xml:space="preserve"> </w:t>
      </w:r>
      <w:r w:rsidRPr="00B51FA5">
        <w:rPr>
          <w:rFonts w:ascii="Times New Roman" w:hint="eastAsia"/>
          <w:sz w:val="23"/>
          <w:szCs w:val="23"/>
          <w:u w:val="single"/>
        </w:rPr>
        <w:t>알고</w:t>
      </w:r>
      <w:r w:rsidRPr="00B51FA5">
        <w:rPr>
          <w:rFonts w:ascii="Times New Roman" w:hint="eastAsia"/>
          <w:sz w:val="23"/>
          <w:szCs w:val="23"/>
          <w:u w:val="single"/>
        </w:rPr>
        <w:t xml:space="preserve"> </w:t>
      </w:r>
      <w:r w:rsidRPr="00B51FA5">
        <w:rPr>
          <w:rFonts w:ascii="Times New Roman" w:hint="eastAsia"/>
          <w:sz w:val="23"/>
          <w:szCs w:val="23"/>
          <w:u w:val="single"/>
        </w:rPr>
        <w:t>있는</w:t>
      </w:r>
      <w:r w:rsidRPr="00B51FA5">
        <w:rPr>
          <w:rFonts w:ascii="Times New Roman" w:hAnsi="바탕" w:hint="eastAsia"/>
          <w:sz w:val="23"/>
          <w:szCs w:val="23"/>
          <w:u w:val="single"/>
        </w:rPr>
        <w:t xml:space="preserve"> </w:t>
      </w:r>
      <w:r w:rsidRPr="00B51FA5">
        <w:rPr>
          <w:rFonts w:ascii="Times New Roman" w:hAnsi="바탕"/>
          <w:sz w:val="23"/>
          <w:szCs w:val="23"/>
          <w:u w:val="single"/>
        </w:rPr>
        <w:t>한</w:t>
      </w:r>
      <w:r w:rsidRPr="00883718">
        <w:rPr>
          <w:rFonts w:ascii="Times New Roman"/>
          <w:sz w:val="23"/>
          <w:szCs w:val="23"/>
        </w:rPr>
        <w:t>”</w:t>
      </w:r>
      <w:r w:rsidRPr="00883718">
        <w:rPr>
          <w:rFonts w:ascii="Times New Roman" w:hAnsi="바탕"/>
          <w:sz w:val="23"/>
          <w:szCs w:val="23"/>
        </w:rPr>
        <w:t>이라</w:t>
      </w:r>
      <w:r w:rsidRPr="00883718">
        <w:rPr>
          <w:rFonts w:ascii="Times New Roman"/>
          <w:sz w:val="23"/>
          <w:szCs w:val="23"/>
        </w:rPr>
        <w:t xml:space="preserve"> </w:t>
      </w:r>
      <w:r w:rsidRPr="000575B1">
        <w:rPr>
          <w:rFonts w:ascii="Times New Roman" w:hAnsi="바탕"/>
          <w:sz w:val="23"/>
          <w:szCs w:val="23"/>
        </w:rPr>
        <w:t>함은</w:t>
      </w:r>
      <w:r w:rsidRPr="000575B1">
        <w:rPr>
          <w:rFonts w:ascii="Times New Roman"/>
          <w:sz w:val="23"/>
          <w:szCs w:val="23"/>
        </w:rPr>
        <w:t xml:space="preserve"> </w:t>
      </w:r>
      <w:r w:rsidRPr="00522B89">
        <w:rPr>
          <w:rFonts w:ascii="Times New Roman" w:hint="eastAsia"/>
          <w:sz w:val="23"/>
          <w:szCs w:val="23"/>
        </w:rPr>
        <w:t>매도인</w:t>
      </w:r>
      <w:r w:rsidR="00474A6D">
        <w:rPr>
          <w:rFonts w:ascii="Times New Roman" w:hint="eastAsia"/>
          <w:sz w:val="23"/>
          <w:szCs w:val="23"/>
        </w:rPr>
        <w:t>의</w:t>
      </w:r>
      <w:r w:rsidR="00474A6D">
        <w:rPr>
          <w:rFonts w:ascii="Times New Roman" w:hint="eastAsia"/>
          <w:sz w:val="23"/>
          <w:szCs w:val="23"/>
        </w:rPr>
        <w:t xml:space="preserve"> </w:t>
      </w:r>
      <w:r w:rsidR="00474A6D">
        <w:rPr>
          <w:rFonts w:ascii="Times New Roman" w:hint="eastAsia"/>
          <w:sz w:val="23"/>
          <w:szCs w:val="23"/>
        </w:rPr>
        <w:t>대상사업부문</w:t>
      </w:r>
      <w:r w:rsidRPr="00B51FA5">
        <w:rPr>
          <w:rFonts w:ascii="Times New Roman" w:hint="eastAsia"/>
          <w:sz w:val="23"/>
          <w:szCs w:val="23"/>
        </w:rPr>
        <w:t>에</w:t>
      </w:r>
      <w:r w:rsidRPr="00B51FA5">
        <w:rPr>
          <w:rFonts w:ascii="Times New Roman" w:hint="eastAsia"/>
          <w:sz w:val="23"/>
          <w:szCs w:val="23"/>
        </w:rPr>
        <w:t xml:space="preserve"> </w:t>
      </w:r>
      <w:r w:rsidRPr="00B51FA5">
        <w:rPr>
          <w:rFonts w:ascii="Times New Roman" w:hint="eastAsia"/>
          <w:sz w:val="23"/>
          <w:szCs w:val="23"/>
        </w:rPr>
        <w:t>소속된</w:t>
      </w:r>
      <w:r w:rsidRPr="00B51FA5">
        <w:rPr>
          <w:rFonts w:ascii="Times New Roman" w:hint="eastAsia"/>
          <w:sz w:val="23"/>
          <w:szCs w:val="23"/>
        </w:rPr>
        <w:t xml:space="preserve"> </w:t>
      </w:r>
      <w:proofErr w:type="spellStart"/>
      <w:r w:rsidR="00372471">
        <w:rPr>
          <w:rFonts w:ascii="Times New Roman" w:hint="eastAsia"/>
          <w:sz w:val="23"/>
          <w:szCs w:val="23"/>
        </w:rPr>
        <w:t>상무급</w:t>
      </w:r>
      <w:proofErr w:type="spellEnd"/>
      <w:r w:rsidR="00372471">
        <w:rPr>
          <w:rFonts w:ascii="Times New Roman" w:hint="eastAsia"/>
          <w:sz w:val="23"/>
          <w:szCs w:val="23"/>
        </w:rPr>
        <w:t xml:space="preserve"> </w:t>
      </w:r>
      <w:r w:rsidR="00372471">
        <w:rPr>
          <w:rFonts w:ascii="Times New Roman" w:hint="eastAsia"/>
          <w:sz w:val="23"/>
          <w:szCs w:val="23"/>
        </w:rPr>
        <w:t>이상의</w:t>
      </w:r>
      <w:r w:rsidR="00372471">
        <w:rPr>
          <w:rFonts w:ascii="Times New Roman" w:hint="eastAsia"/>
          <w:sz w:val="23"/>
          <w:szCs w:val="23"/>
        </w:rPr>
        <w:t xml:space="preserve"> </w:t>
      </w:r>
      <w:r w:rsidR="00372471">
        <w:rPr>
          <w:rFonts w:ascii="Times New Roman" w:hint="eastAsia"/>
          <w:sz w:val="23"/>
          <w:szCs w:val="23"/>
        </w:rPr>
        <w:lastRenderedPageBreak/>
        <w:t>임원</w:t>
      </w:r>
      <w:r w:rsidRPr="00B51FA5">
        <w:rPr>
          <w:rFonts w:ascii="Times New Roman" w:hAnsi="바탕"/>
          <w:sz w:val="23"/>
          <w:szCs w:val="23"/>
        </w:rPr>
        <w:t>이</w:t>
      </w:r>
      <w:r w:rsidRPr="00B51FA5">
        <w:rPr>
          <w:rFonts w:ascii="Times New Roman"/>
          <w:sz w:val="23"/>
          <w:szCs w:val="23"/>
        </w:rPr>
        <w:t xml:space="preserve"> </w:t>
      </w:r>
      <w:r w:rsidRPr="00B51FA5">
        <w:rPr>
          <w:rFonts w:ascii="Times New Roman" w:hAnsi="바탕"/>
          <w:sz w:val="23"/>
          <w:szCs w:val="23"/>
        </w:rPr>
        <w:t>실제로</w:t>
      </w:r>
      <w:r w:rsidRPr="00B51FA5">
        <w:rPr>
          <w:rFonts w:ascii="Times New Roman"/>
          <w:sz w:val="23"/>
          <w:szCs w:val="23"/>
        </w:rPr>
        <w:t xml:space="preserve"> </w:t>
      </w:r>
      <w:r w:rsidRPr="00B51FA5">
        <w:rPr>
          <w:rFonts w:ascii="Times New Roman" w:hAnsi="바탕"/>
          <w:sz w:val="23"/>
          <w:szCs w:val="23"/>
        </w:rPr>
        <w:t>알고</w:t>
      </w:r>
      <w:r w:rsidRPr="00B51FA5">
        <w:rPr>
          <w:rFonts w:ascii="Times New Roman"/>
          <w:sz w:val="23"/>
          <w:szCs w:val="23"/>
        </w:rPr>
        <w:t xml:space="preserve"> </w:t>
      </w:r>
      <w:r w:rsidRPr="00B51FA5">
        <w:rPr>
          <w:rFonts w:ascii="Times New Roman" w:hAnsi="바탕"/>
          <w:sz w:val="23"/>
          <w:szCs w:val="23"/>
        </w:rPr>
        <w:t>있</w:t>
      </w:r>
      <w:r w:rsidR="005725BE">
        <w:rPr>
          <w:rFonts w:ascii="Times New Roman" w:hAnsi="바탕" w:hint="eastAsia"/>
          <w:sz w:val="23"/>
          <w:szCs w:val="23"/>
        </w:rPr>
        <w:t>거나</w:t>
      </w:r>
      <w:r w:rsidR="005725BE">
        <w:rPr>
          <w:rFonts w:ascii="Times New Roman" w:hAnsi="바탕" w:hint="eastAsia"/>
          <w:sz w:val="23"/>
          <w:szCs w:val="23"/>
        </w:rPr>
        <w:t xml:space="preserve"> </w:t>
      </w:r>
      <w:r w:rsidR="005725BE" w:rsidRPr="005725BE">
        <w:rPr>
          <w:rFonts w:ascii="Times New Roman" w:hAnsi="바탕" w:hint="eastAsia"/>
          <w:sz w:val="23"/>
          <w:szCs w:val="23"/>
        </w:rPr>
        <w:t>그</w:t>
      </w:r>
      <w:r w:rsidR="005725BE" w:rsidRPr="005725BE">
        <w:rPr>
          <w:rFonts w:ascii="Times New Roman" w:hAnsi="바탕" w:hint="eastAsia"/>
          <w:sz w:val="23"/>
          <w:szCs w:val="23"/>
        </w:rPr>
        <w:t xml:space="preserve"> </w:t>
      </w:r>
      <w:r w:rsidR="005725BE" w:rsidRPr="005725BE">
        <w:rPr>
          <w:rFonts w:ascii="Times New Roman" w:hAnsi="바탕" w:hint="eastAsia"/>
          <w:sz w:val="23"/>
          <w:szCs w:val="23"/>
        </w:rPr>
        <w:t>직위에서</w:t>
      </w:r>
      <w:r w:rsidR="005725BE" w:rsidRPr="005725BE">
        <w:rPr>
          <w:rFonts w:ascii="Times New Roman" w:hAnsi="바탕" w:hint="eastAsia"/>
          <w:sz w:val="23"/>
          <w:szCs w:val="23"/>
        </w:rPr>
        <w:t xml:space="preserve"> </w:t>
      </w:r>
      <w:r w:rsidR="005725BE" w:rsidRPr="005725BE">
        <w:rPr>
          <w:rFonts w:ascii="Times New Roman" w:hAnsi="바탕" w:hint="eastAsia"/>
          <w:sz w:val="23"/>
          <w:szCs w:val="23"/>
        </w:rPr>
        <w:t>합리적인</w:t>
      </w:r>
      <w:r w:rsidR="005725BE" w:rsidRPr="005725BE">
        <w:rPr>
          <w:rFonts w:ascii="Times New Roman" w:hAnsi="바탕" w:hint="eastAsia"/>
          <w:sz w:val="23"/>
          <w:szCs w:val="23"/>
        </w:rPr>
        <w:t xml:space="preserve"> </w:t>
      </w:r>
      <w:r w:rsidR="005725BE" w:rsidRPr="005725BE">
        <w:rPr>
          <w:rFonts w:ascii="Times New Roman" w:hAnsi="바탕" w:hint="eastAsia"/>
          <w:sz w:val="23"/>
          <w:szCs w:val="23"/>
        </w:rPr>
        <w:t>주의를</w:t>
      </w:r>
      <w:r w:rsidR="005725BE" w:rsidRPr="005725BE">
        <w:rPr>
          <w:rFonts w:ascii="Times New Roman" w:hAnsi="바탕" w:hint="eastAsia"/>
          <w:sz w:val="23"/>
          <w:szCs w:val="23"/>
        </w:rPr>
        <w:t xml:space="preserve"> </w:t>
      </w:r>
      <w:r w:rsidR="005725BE" w:rsidRPr="005725BE">
        <w:rPr>
          <w:rFonts w:ascii="Times New Roman" w:hAnsi="바탕" w:hint="eastAsia"/>
          <w:sz w:val="23"/>
          <w:szCs w:val="23"/>
        </w:rPr>
        <w:t>기울였다면</w:t>
      </w:r>
      <w:r w:rsidR="005725BE" w:rsidRPr="005725BE">
        <w:rPr>
          <w:rFonts w:ascii="Times New Roman" w:hAnsi="바탕" w:hint="eastAsia"/>
          <w:sz w:val="23"/>
          <w:szCs w:val="23"/>
        </w:rPr>
        <w:t xml:space="preserve"> </w:t>
      </w:r>
      <w:r w:rsidR="005725BE" w:rsidRPr="005725BE">
        <w:rPr>
          <w:rFonts w:ascii="Times New Roman" w:hAnsi="바탕" w:hint="eastAsia"/>
          <w:sz w:val="23"/>
          <w:szCs w:val="23"/>
        </w:rPr>
        <w:t>알</w:t>
      </w:r>
      <w:r w:rsidR="005725BE" w:rsidRPr="005725BE">
        <w:rPr>
          <w:rFonts w:ascii="Times New Roman" w:hAnsi="바탕" w:hint="eastAsia"/>
          <w:sz w:val="23"/>
          <w:szCs w:val="23"/>
        </w:rPr>
        <w:t xml:space="preserve"> </w:t>
      </w:r>
      <w:r w:rsidR="005725BE" w:rsidRPr="005725BE">
        <w:rPr>
          <w:rFonts w:ascii="Times New Roman" w:hAnsi="바탕" w:hint="eastAsia"/>
          <w:sz w:val="23"/>
          <w:szCs w:val="23"/>
        </w:rPr>
        <w:t>수</w:t>
      </w:r>
      <w:r w:rsidR="005725BE" w:rsidRPr="005725BE">
        <w:rPr>
          <w:rFonts w:ascii="Times New Roman" w:hAnsi="바탕" w:hint="eastAsia"/>
          <w:sz w:val="23"/>
          <w:szCs w:val="23"/>
        </w:rPr>
        <w:t xml:space="preserve"> </w:t>
      </w:r>
      <w:r w:rsidR="005725BE" w:rsidRPr="005725BE">
        <w:rPr>
          <w:rFonts w:ascii="Times New Roman" w:hAnsi="바탕" w:hint="eastAsia"/>
          <w:sz w:val="23"/>
          <w:szCs w:val="23"/>
        </w:rPr>
        <w:t>있는</w:t>
      </w:r>
      <w:r w:rsidR="005725BE" w:rsidRPr="005725BE">
        <w:rPr>
          <w:rFonts w:ascii="Times New Roman" w:hAnsi="바탕" w:hint="eastAsia"/>
          <w:sz w:val="23"/>
          <w:szCs w:val="23"/>
        </w:rPr>
        <w:t xml:space="preserve"> </w:t>
      </w:r>
      <w:r w:rsidR="005725BE" w:rsidRPr="005725BE">
        <w:rPr>
          <w:rFonts w:ascii="Times New Roman" w:hAnsi="바탕" w:hint="eastAsia"/>
          <w:sz w:val="23"/>
          <w:szCs w:val="23"/>
        </w:rPr>
        <w:t>경우를</w:t>
      </w:r>
      <w:r w:rsidR="005725BE" w:rsidRPr="005725BE">
        <w:rPr>
          <w:rFonts w:ascii="Times New Roman" w:hAnsi="바탕" w:hint="eastAsia"/>
          <w:sz w:val="23"/>
          <w:szCs w:val="23"/>
        </w:rPr>
        <w:t xml:space="preserve"> </w:t>
      </w:r>
      <w:r w:rsidR="005725BE" w:rsidRPr="005725BE">
        <w:rPr>
          <w:rFonts w:ascii="Times New Roman" w:hAnsi="바탕" w:hint="eastAsia"/>
          <w:sz w:val="23"/>
          <w:szCs w:val="23"/>
        </w:rPr>
        <w:t>의미한다</w:t>
      </w:r>
      <w:r w:rsidRPr="00B51FA5">
        <w:rPr>
          <w:rFonts w:ascii="Times New Roman" w:hAnsi="바탕" w:hint="eastAsia"/>
          <w:sz w:val="23"/>
          <w:szCs w:val="23"/>
        </w:rPr>
        <w:t>.</w:t>
      </w:r>
    </w:p>
    <w:p w14:paraId="1F08C0AA" w14:textId="77777777" w:rsidR="00786425" w:rsidRPr="00B51FA5" w:rsidRDefault="00786425" w:rsidP="00786425">
      <w:pPr>
        <w:adjustRightInd w:val="0"/>
        <w:snapToGrid w:val="0"/>
        <w:spacing w:before="180" w:after="180" w:line="360" w:lineRule="atLeast"/>
        <w:rPr>
          <w:rFonts w:ascii="Times New Roman"/>
          <w:sz w:val="23"/>
          <w:szCs w:val="23"/>
        </w:rPr>
      </w:pPr>
      <w:r w:rsidRPr="00B51FA5">
        <w:rPr>
          <w:rFonts w:ascii="Times New Roman"/>
          <w:sz w:val="23"/>
          <w:szCs w:val="23"/>
        </w:rPr>
        <w:t>“</w:t>
      </w:r>
      <w:r w:rsidRPr="00B51FA5">
        <w:rPr>
          <w:rFonts w:ascii="Times New Roman"/>
          <w:sz w:val="23"/>
          <w:szCs w:val="23"/>
          <w:u w:val="single"/>
        </w:rPr>
        <w:t>법령</w:t>
      </w:r>
      <w:r w:rsidRPr="00883718">
        <w:rPr>
          <w:rFonts w:ascii="Times New Roman"/>
          <w:sz w:val="23"/>
          <w:szCs w:val="23"/>
        </w:rPr>
        <w:t>”</w:t>
      </w:r>
      <w:r w:rsidRPr="00883718">
        <w:rPr>
          <w:rFonts w:ascii="Times New Roman"/>
          <w:sz w:val="23"/>
          <w:szCs w:val="23"/>
        </w:rPr>
        <w:t>은</w:t>
      </w:r>
      <w:r w:rsidRPr="00883718">
        <w:rPr>
          <w:rFonts w:ascii="Times New Roman"/>
          <w:sz w:val="23"/>
          <w:szCs w:val="23"/>
        </w:rPr>
        <w:t xml:space="preserve"> </w:t>
      </w:r>
      <w:r w:rsidRPr="000575B1">
        <w:rPr>
          <w:rFonts w:ascii="Times New Roman"/>
          <w:spacing w:val="3"/>
          <w:sz w:val="23"/>
          <w:szCs w:val="23"/>
        </w:rPr>
        <w:t>각</w:t>
      </w:r>
      <w:r w:rsidRPr="000575B1">
        <w:rPr>
          <w:rFonts w:ascii="Times New Roman"/>
          <w:spacing w:val="3"/>
          <w:sz w:val="23"/>
          <w:szCs w:val="23"/>
        </w:rPr>
        <w:t xml:space="preserve"> </w:t>
      </w:r>
      <w:r w:rsidRPr="00522B89">
        <w:rPr>
          <w:rFonts w:ascii="Times New Roman"/>
          <w:spacing w:val="3"/>
          <w:sz w:val="23"/>
          <w:szCs w:val="23"/>
        </w:rPr>
        <w:t>해당</w:t>
      </w:r>
      <w:r w:rsidRPr="00B51FA5">
        <w:rPr>
          <w:rFonts w:ascii="Times New Roman" w:hint="eastAsia"/>
          <w:spacing w:val="3"/>
          <w:sz w:val="23"/>
          <w:szCs w:val="23"/>
        </w:rPr>
        <w:t xml:space="preserve"> </w:t>
      </w:r>
      <w:r w:rsidRPr="00B51FA5">
        <w:rPr>
          <w:rFonts w:ascii="Times New Roman"/>
          <w:spacing w:val="3"/>
          <w:sz w:val="23"/>
          <w:szCs w:val="23"/>
        </w:rPr>
        <w:t>시점에</w:t>
      </w:r>
      <w:r w:rsidRPr="00B51FA5">
        <w:rPr>
          <w:rFonts w:ascii="Times New Roman"/>
          <w:spacing w:val="3"/>
          <w:sz w:val="23"/>
          <w:szCs w:val="23"/>
        </w:rPr>
        <w:t xml:space="preserve"> </w:t>
      </w:r>
      <w:r w:rsidRPr="00B51FA5">
        <w:rPr>
          <w:rFonts w:ascii="Times New Roman"/>
          <w:spacing w:val="3"/>
          <w:sz w:val="23"/>
          <w:szCs w:val="23"/>
        </w:rPr>
        <w:t>있어</w:t>
      </w:r>
      <w:r w:rsidRPr="00B51FA5">
        <w:rPr>
          <w:rFonts w:ascii="Times New Roman"/>
          <w:spacing w:val="3"/>
          <w:sz w:val="23"/>
          <w:szCs w:val="23"/>
        </w:rPr>
        <w:t xml:space="preserve"> </w:t>
      </w:r>
      <w:r w:rsidRPr="00B51FA5">
        <w:rPr>
          <w:rFonts w:ascii="Times New Roman"/>
          <w:spacing w:val="3"/>
          <w:sz w:val="23"/>
          <w:szCs w:val="23"/>
        </w:rPr>
        <w:t>유효하게</w:t>
      </w:r>
      <w:r w:rsidRPr="00B51FA5">
        <w:rPr>
          <w:rFonts w:ascii="Times New Roman"/>
          <w:spacing w:val="3"/>
          <w:sz w:val="23"/>
          <w:szCs w:val="23"/>
        </w:rPr>
        <w:t xml:space="preserve"> </w:t>
      </w:r>
      <w:r w:rsidRPr="00B51FA5">
        <w:rPr>
          <w:rFonts w:ascii="Times New Roman"/>
          <w:spacing w:val="3"/>
          <w:sz w:val="23"/>
          <w:szCs w:val="23"/>
        </w:rPr>
        <w:t>시행</w:t>
      </w:r>
      <w:r w:rsidRPr="00B51FA5">
        <w:rPr>
          <w:rFonts w:ascii="Times New Roman"/>
          <w:spacing w:val="3"/>
          <w:sz w:val="23"/>
          <w:szCs w:val="23"/>
        </w:rPr>
        <w:t xml:space="preserve"> </w:t>
      </w:r>
      <w:r w:rsidRPr="00B51FA5">
        <w:rPr>
          <w:rFonts w:ascii="Times New Roman"/>
          <w:spacing w:val="3"/>
          <w:sz w:val="23"/>
          <w:szCs w:val="23"/>
        </w:rPr>
        <w:t>중이고</w:t>
      </w:r>
      <w:r w:rsidRPr="00B51FA5">
        <w:rPr>
          <w:rFonts w:ascii="Times New Roman"/>
          <w:spacing w:val="3"/>
          <w:sz w:val="23"/>
          <w:szCs w:val="23"/>
        </w:rPr>
        <w:t xml:space="preserve"> </w:t>
      </w:r>
      <w:proofErr w:type="spellStart"/>
      <w:r w:rsidRPr="00B51FA5">
        <w:rPr>
          <w:rFonts w:ascii="Times New Roman"/>
          <w:spacing w:val="3"/>
          <w:sz w:val="23"/>
          <w:szCs w:val="23"/>
        </w:rPr>
        <w:t>법규성을</w:t>
      </w:r>
      <w:proofErr w:type="spellEnd"/>
      <w:r w:rsidRPr="00B51FA5">
        <w:rPr>
          <w:rFonts w:ascii="Times New Roman"/>
          <w:spacing w:val="3"/>
          <w:sz w:val="23"/>
          <w:szCs w:val="23"/>
        </w:rPr>
        <w:t xml:space="preserve"> </w:t>
      </w:r>
      <w:r w:rsidRPr="00B51FA5">
        <w:rPr>
          <w:rFonts w:ascii="Times New Roman"/>
          <w:spacing w:val="3"/>
          <w:sz w:val="23"/>
          <w:szCs w:val="23"/>
        </w:rPr>
        <w:t>가지는</w:t>
      </w:r>
      <w:r w:rsidRPr="00B51FA5">
        <w:rPr>
          <w:rFonts w:ascii="Times New Roman"/>
          <w:spacing w:val="3"/>
          <w:sz w:val="23"/>
          <w:szCs w:val="23"/>
        </w:rPr>
        <w:t xml:space="preserve"> </w:t>
      </w:r>
      <w:r w:rsidRPr="00B51FA5">
        <w:rPr>
          <w:rFonts w:ascii="Times New Roman"/>
          <w:spacing w:val="3"/>
          <w:sz w:val="23"/>
          <w:szCs w:val="23"/>
        </w:rPr>
        <w:t>대한민국</w:t>
      </w:r>
      <w:r w:rsidRPr="00B51FA5">
        <w:rPr>
          <w:rFonts w:ascii="Times New Roman"/>
          <w:spacing w:val="3"/>
          <w:sz w:val="23"/>
          <w:szCs w:val="23"/>
        </w:rPr>
        <w:t xml:space="preserve"> </w:t>
      </w:r>
      <w:r w:rsidRPr="00B51FA5">
        <w:rPr>
          <w:rFonts w:ascii="Times New Roman"/>
          <w:spacing w:val="3"/>
          <w:sz w:val="23"/>
          <w:szCs w:val="23"/>
        </w:rPr>
        <w:t>또는</w:t>
      </w:r>
      <w:r w:rsidRPr="00B51FA5">
        <w:rPr>
          <w:rFonts w:ascii="Times New Roman"/>
          <w:spacing w:val="3"/>
          <w:sz w:val="23"/>
          <w:szCs w:val="23"/>
        </w:rPr>
        <w:t xml:space="preserve"> </w:t>
      </w:r>
      <w:r w:rsidRPr="00B51FA5">
        <w:rPr>
          <w:rFonts w:ascii="Times New Roman"/>
          <w:spacing w:val="3"/>
          <w:sz w:val="23"/>
          <w:szCs w:val="23"/>
        </w:rPr>
        <w:t>외국의</w:t>
      </w:r>
      <w:r w:rsidRPr="00B51FA5">
        <w:rPr>
          <w:rFonts w:ascii="Times New Roman"/>
          <w:spacing w:val="3"/>
          <w:sz w:val="23"/>
          <w:szCs w:val="23"/>
        </w:rPr>
        <w:t xml:space="preserve"> </w:t>
      </w:r>
      <w:r w:rsidRPr="00B51FA5">
        <w:rPr>
          <w:rFonts w:ascii="Times New Roman"/>
          <w:spacing w:val="3"/>
          <w:sz w:val="23"/>
          <w:szCs w:val="23"/>
        </w:rPr>
        <w:t>헌법</w:t>
      </w:r>
      <w:r w:rsidRPr="00B51FA5">
        <w:rPr>
          <w:rFonts w:ascii="Times New Roman"/>
          <w:spacing w:val="3"/>
          <w:sz w:val="23"/>
          <w:szCs w:val="23"/>
        </w:rPr>
        <w:t xml:space="preserve">, </w:t>
      </w:r>
      <w:r w:rsidRPr="00B51FA5">
        <w:rPr>
          <w:rFonts w:ascii="Times New Roman"/>
          <w:spacing w:val="3"/>
          <w:sz w:val="23"/>
          <w:szCs w:val="23"/>
        </w:rPr>
        <w:t>법률</w:t>
      </w:r>
      <w:r w:rsidRPr="00B51FA5">
        <w:rPr>
          <w:rFonts w:ascii="Times New Roman"/>
          <w:spacing w:val="3"/>
          <w:sz w:val="23"/>
          <w:szCs w:val="23"/>
        </w:rPr>
        <w:t xml:space="preserve">, </w:t>
      </w:r>
      <w:r w:rsidRPr="00B51FA5">
        <w:rPr>
          <w:rFonts w:ascii="Times New Roman"/>
          <w:spacing w:val="3"/>
          <w:sz w:val="23"/>
          <w:szCs w:val="23"/>
        </w:rPr>
        <w:t>조약</w:t>
      </w:r>
      <w:r w:rsidRPr="00B51FA5">
        <w:rPr>
          <w:rFonts w:ascii="Times New Roman"/>
          <w:spacing w:val="3"/>
          <w:sz w:val="23"/>
          <w:szCs w:val="23"/>
        </w:rPr>
        <w:t xml:space="preserve">, </w:t>
      </w:r>
      <w:r w:rsidRPr="00B51FA5">
        <w:rPr>
          <w:rFonts w:ascii="Times New Roman"/>
          <w:spacing w:val="3"/>
          <w:sz w:val="23"/>
          <w:szCs w:val="23"/>
        </w:rPr>
        <w:t>협약</w:t>
      </w:r>
      <w:r w:rsidRPr="00B51FA5">
        <w:rPr>
          <w:rFonts w:ascii="Times New Roman"/>
          <w:spacing w:val="3"/>
          <w:sz w:val="23"/>
          <w:szCs w:val="23"/>
        </w:rPr>
        <w:t xml:space="preserve">, </w:t>
      </w:r>
      <w:r w:rsidRPr="00B51FA5">
        <w:rPr>
          <w:rFonts w:ascii="Times New Roman"/>
          <w:spacing w:val="3"/>
          <w:sz w:val="23"/>
          <w:szCs w:val="23"/>
        </w:rPr>
        <w:t>명령</w:t>
      </w:r>
      <w:r w:rsidRPr="00B51FA5">
        <w:rPr>
          <w:rFonts w:ascii="Times New Roman"/>
          <w:spacing w:val="3"/>
          <w:sz w:val="23"/>
          <w:szCs w:val="23"/>
        </w:rPr>
        <w:t xml:space="preserve">, </w:t>
      </w:r>
      <w:r w:rsidRPr="00B51FA5">
        <w:rPr>
          <w:rFonts w:ascii="Times New Roman"/>
          <w:spacing w:val="3"/>
          <w:sz w:val="23"/>
          <w:szCs w:val="23"/>
        </w:rPr>
        <w:t>규칙</w:t>
      </w:r>
      <w:r w:rsidRPr="00B51FA5">
        <w:rPr>
          <w:rFonts w:ascii="Times New Roman"/>
          <w:spacing w:val="3"/>
          <w:sz w:val="23"/>
          <w:szCs w:val="23"/>
        </w:rPr>
        <w:t xml:space="preserve">, </w:t>
      </w:r>
      <w:r w:rsidRPr="00B51FA5">
        <w:rPr>
          <w:rFonts w:ascii="Times New Roman"/>
          <w:spacing w:val="3"/>
          <w:sz w:val="23"/>
          <w:szCs w:val="23"/>
        </w:rPr>
        <w:t>조례</w:t>
      </w:r>
      <w:r w:rsidRPr="00B51FA5">
        <w:rPr>
          <w:rFonts w:ascii="Times New Roman"/>
          <w:spacing w:val="3"/>
          <w:sz w:val="23"/>
          <w:szCs w:val="23"/>
        </w:rPr>
        <w:t xml:space="preserve">, </w:t>
      </w:r>
      <w:r w:rsidRPr="00B51FA5">
        <w:rPr>
          <w:rFonts w:ascii="Times New Roman"/>
          <w:spacing w:val="3"/>
          <w:sz w:val="23"/>
          <w:szCs w:val="23"/>
        </w:rPr>
        <w:t>행정규칙</w:t>
      </w:r>
      <w:r w:rsidRPr="00B51FA5">
        <w:rPr>
          <w:rFonts w:ascii="Times New Roman"/>
          <w:spacing w:val="3"/>
          <w:sz w:val="23"/>
          <w:szCs w:val="23"/>
        </w:rPr>
        <w:t xml:space="preserve"> </w:t>
      </w:r>
      <w:r w:rsidRPr="00B51FA5">
        <w:rPr>
          <w:rFonts w:ascii="Times New Roman"/>
          <w:spacing w:val="3"/>
          <w:sz w:val="23"/>
          <w:szCs w:val="23"/>
        </w:rPr>
        <w:t>또는</w:t>
      </w:r>
      <w:r w:rsidRPr="00B51FA5">
        <w:rPr>
          <w:rFonts w:ascii="Times New Roman"/>
          <w:spacing w:val="3"/>
          <w:sz w:val="23"/>
          <w:szCs w:val="23"/>
        </w:rPr>
        <w:t xml:space="preserve"> </w:t>
      </w:r>
      <w:r w:rsidRPr="00B51FA5">
        <w:rPr>
          <w:rFonts w:ascii="Times New Roman"/>
          <w:spacing w:val="3"/>
          <w:sz w:val="23"/>
          <w:szCs w:val="23"/>
        </w:rPr>
        <w:t>정부기관</w:t>
      </w:r>
      <w:r w:rsidRPr="00B51FA5">
        <w:rPr>
          <w:rFonts w:ascii="Times New Roman"/>
          <w:spacing w:val="3"/>
          <w:sz w:val="23"/>
          <w:szCs w:val="23"/>
        </w:rPr>
        <w:t>(</w:t>
      </w:r>
      <w:r w:rsidRPr="00B51FA5">
        <w:rPr>
          <w:rFonts w:ascii="Times New Roman"/>
          <w:spacing w:val="3"/>
          <w:sz w:val="23"/>
          <w:szCs w:val="23"/>
        </w:rPr>
        <w:t>이하에서</w:t>
      </w:r>
      <w:r w:rsidRPr="00B51FA5">
        <w:rPr>
          <w:rFonts w:ascii="Times New Roman"/>
          <w:spacing w:val="3"/>
          <w:sz w:val="23"/>
          <w:szCs w:val="23"/>
        </w:rPr>
        <w:t xml:space="preserve"> </w:t>
      </w:r>
      <w:r w:rsidRPr="00B51FA5">
        <w:rPr>
          <w:rFonts w:ascii="Times New Roman"/>
          <w:spacing w:val="3"/>
          <w:sz w:val="23"/>
          <w:szCs w:val="23"/>
        </w:rPr>
        <w:t>정의</w:t>
      </w:r>
      <w:r w:rsidRPr="00B51FA5">
        <w:rPr>
          <w:rFonts w:ascii="Times New Roman" w:hint="eastAsia"/>
          <w:spacing w:val="3"/>
          <w:sz w:val="23"/>
          <w:szCs w:val="23"/>
        </w:rPr>
        <w:t>함</w:t>
      </w:r>
      <w:r w:rsidRPr="00B51FA5">
        <w:rPr>
          <w:rFonts w:ascii="Times New Roman"/>
          <w:spacing w:val="3"/>
          <w:sz w:val="23"/>
          <w:szCs w:val="23"/>
        </w:rPr>
        <w:t>)</w:t>
      </w:r>
      <w:r w:rsidRPr="00B51FA5">
        <w:rPr>
          <w:rFonts w:ascii="Times New Roman"/>
          <w:spacing w:val="3"/>
          <w:sz w:val="23"/>
          <w:szCs w:val="23"/>
        </w:rPr>
        <w:t>에</w:t>
      </w:r>
      <w:r w:rsidRPr="00B51FA5">
        <w:rPr>
          <w:rFonts w:ascii="Times New Roman"/>
          <w:spacing w:val="3"/>
          <w:sz w:val="23"/>
          <w:szCs w:val="23"/>
        </w:rPr>
        <w:t xml:space="preserve"> </w:t>
      </w:r>
      <w:r w:rsidRPr="00B51FA5">
        <w:rPr>
          <w:rFonts w:ascii="Times New Roman"/>
          <w:spacing w:val="3"/>
          <w:sz w:val="23"/>
          <w:szCs w:val="23"/>
        </w:rPr>
        <w:t>의하여</w:t>
      </w:r>
      <w:r w:rsidRPr="00B51FA5">
        <w:rPr>
          <w:rFonts w:ascii="Times New Roman"/>
          <w:spacing w:val="3"/>
          <w:sz w:val="23"/>
          <w:szCs w:val="23"/>
        </w:rPr>
        <w:t xml:space="preserve"> </w:t>
      </w:r>
      <w:r w:rsidRPr="00B51FA5">
        <w:rPr>
          <w:rFonts w:ascii="Times New Roman"/>
          <w:spacing w:val="3"/>
          <w:sz w:val="23"/>
          <w:szCs w:val="23"/>
        </w:rPr>
        <w:t>시행</w:t>
      </w:r>
      <w:r w:rsidRPr="00B51FA5">
        <w:rPr>
          <w:rFonts w:ascii="Times New Roman"/>
          <w:spacing w:val="3"/>
          <w:sz w:val="23"/>
          <w:szCs w:val="23"/>
        </w:rPr>
        <w:t xml:space="preserve">, </w:t>
      </w:r>
      <w:r w:rsidRPr="00B51FA5">
        <w:rPr>
          <w:rFonts w:ascii="Times New Roman"/>
          <w:spacing w:val="3"/>
          <w:sz w:val="23"/>
          <w:szCs w:val="23"/>
        </w:rPr>
        <w:t>채택</w:t>
      </w:r>
      <w:r w:rsidRPr="00B51FA5">
        <w:rPr>
          <w:rFonts w:ascii="Times New Roman"/>
          <w:spacing w:val="3"/>
          <w:sz w:val="23"/>
          <w:szCs w:val="23"/>
        </w:rPr>
        <w:t xml:space="preserve">, </w:t>
      </w:r>
      <w:r w:rsidRPr="00B51FA5">
        <w:rPr>
          <w:rFonts w:ascii="Times New Roman"/>
          <w:spacing w:val="3"/>
          <w:sz w:val="23"/>
          <w:szCs w:val="23"/>
        </w:rPr>
        <w:t>공포</w:t>
      </w:r>
      <w:r w:rsidRPr="00B51FA5">
        <w:rPr>
          <w:rFonts w:ascii="Times New Roman"/>
          <w:spacing w:val="3"/>
          <w:sz w:val="23"/>
          <w:szCs w:val="23"/>
        </w:rPr>
        <w:t xml:space="preserve"> </w:t>
      </w:r>
      <w:r w:rsidRPr="00B51FA5">
        <w:rPr>
          <w:rFonts w:ascii="Times New Roman"/>
          <w:spacing w:val="3"/>
          <w:sz w:val="23"/>
          <w:szCs w:val="23"/>
        </w:rPr>
        <w:t>또는</w:t>
      </w:r>
      <w:r w:rsidRPr="00B51FA5">
        <w:rPr>
          <w:rFonts w:ascii="Times New Roman"/>
          <w:spacing w:val="3"/>
          <w:sz w:val="23"/>
          <w:szCs w:val="23"/>
        </w:rPr>
        <w:t xml:space="preserve"> </w:t>
      </w:r>
      <w:r w:rsidRPr="00B51FA5">
        <w:rPr>
          <w:rFonts w:ascii="Times New Roman"/>
          <w:spacing w:val="3"/>
          <w:sz w:val="23"/>
          <w:szCs w:val="23"/>
        </w:rPr>
        <w:t>적용되는</w:t>
      </w:r>
      <w:r w:rsidRPr="00B51FA5">
        <w:rPr>
          <w:rFonts w:ascii="Times New Roman"/>
          <w:spacing w:val="3"/>
          <w:sz w:val="23"/>
          <w:szCs w:val="23"/>
        </w:rPr>
        <w:t xml:space="preserve"> </w:t>
      </w:r>
      <w:r w:rsidRPr="00B51FA5">
        <w:rPr>
          <w:rFonts w:ascii="Times New Roman"/>
          <w:spacing w:val="3"/>
          <w:sz w:val="23"/>
          <w:szCs w:val="23"/>
        </w:rPr>
        <w:t>이와</w:t>
      </w:r>
      <w:r w:rsidRPr="00B51FA5">
        <w:rPr>
          <w:rFonts w:ascii="Times New Roman"/>
          <w:spacing w:val="3"/>
          <w:sz w:val="23"/>
          <w:szCs w:val="23"/>
        </w:rPr>
        <w:t xml:space="preserve"> </w:t>
      </w:r>
      <w:r w:rsidRPr="00B51FA5">
        <w:rPr>
          <w:rFonts w:ascii="Times New Roman"/>
          <w:spacing w:val="3"/>
          <w:sz w:val="23"/>
          <w:szCs w:val="23"/>
        </w:rPr>
        <w:t>유사한</w:t>
      </w:r>
      <w:r w:rsidRPr="00B51FA5">
        <w:rPr>
          <w:rFonts w:ascii="Times New Roman"/>
          <w:spacing w:val="3"/>
          <w:sz w:val="23"/>
          <w:szCs w:val="23"/>
        </w:rPr>
        <w:t xml:space="preserve"> </w:t>
      </w:r>
      <w:r w:rsidRPr="00B51FA5">
        <w:rPr>
          <w:rFonts w:ascii="Times New Roman"/>
          <w:spacing w:val="3"/>
          <w:sz w:val="23"/>
          <w:szCs w:val="23"/>
        </w:rPr>
        <w:t>규칙</w:t>
      </w:r>
      <w:r w:rsidRPr="00B51FA5">
        <w:rPr>
          <w:rFonts w:ascii="Times New Roman"/>
          <w:spacing w:val="3"/>
          <w:sz w:val="23"/>
          <w:szCs w:val="23"/>
        </w:rPr>
        <w:t xml:space="preserve">, </w:t>
      </w:r>
      <w:r w:rsidRPr="00B51FA5">
        <w:rPr>
          <w:rFonts w:ascii="Times New Roman"/>
          <w:spacing w:val="3"/>
          <w:sz w:val="23"/>
          <w:szCs w:val="23"/>
        </w:rPr>
        <w:t>규정</w:t>
      </w:r>
      <w:r w:rsidRPr="00B51FA5">
        <w:rPr>
          <w:rFonts w:ascii="Times New Roman" w:hint="eastAsia"/>
          <w:spacing w:val="3"/>
          <w:sz w:val="23"/>
          <w:szCs w:val="23"/>
        </w:rPr>
        <w:t>과</w:t>
      </w:r>
      <w:r w:rsidRPr="00B51FA5">
        <w:rPr>
          <w:rFonts w:ascii="Times New Roman" w:hint="eastAsia"/>
          <w:spacing w:val="3"/>
          <w:sz w:val="23"/>
          <w:szCs w:val="23"/>
        </w:rPr>
        <w:t xml:space="preserve"> </w:t>
      </w:r>
      <w:r w:rsidRPr="00B51FA5">
        <w:rPr>
          <w:rFonts w:ascii="Times New Roman" w:hint="eastAsia"/>
          <w:spacing w:val="3"/>
          <w:sz w:val="23"/>
          <w:szCs w:val="23"/>
        </w:rPr>
        <w:t>대한민국</w:t>
      </w:r>
      <w:r w:rsidRPr="00B51FA5">
        <w:rPr>
          <w:rFonts w:ascii="Times New Roman" w:hint="eastAsia"/>
          <w:spacing w:val="3"/>
          <w:sz w:val="23"/>
          <w:szCs w:val="23"/>
        </w:rPr>
        <w:t xml:space="preserve"> </w:t>
      </w:r>
      <w:r w:rsidRPr="00B51FA5">
        <w:rPr>
          <w:rFonts w:ascii="Times New Roman" w:hint="eastAsia"/>
          <w:spacing w:val="3"/>
          <w:sz w:val="23"/>
          <w:szCs w:val="23"/>
        </w:rPr>
        <w:t>또는</w:t>
      </w:r>
      <w:r w:rsidRPr="00B51FA5">
        <w:rPr>
          <w:rFonts w:ascii="Times New Roman" w:hint="eastAsia"/>
          <w:spacing w:val="3"/>
          <w:sz w:val="23"/>
          <w:szCs w:val="23"/>
        </w:rPr>
        <w:t xml:space="preserve"> </w:t>
      </w:r>
      <w:r w:rsidRPr="00B51FA5">
        <w:rPr>
          <w:rFonts w:ascii="Times New Roman" w:hint="eastAsia"/>
          <w:spacing w:val="3"/>
          <w:sz w:val="23"/>
          <w:szCs w:val="23"/>
        </w:rPr>
        <w:t>외국</w:t>
      </w:r>
      <w:r w:rsidRPr="00B51FA5">
        <w:rPr>
          <w:rFonts w:ascii="Times New Roman" w:hint="eastAsia"/>
          <w:spacing w:val="3"/>
          <w:sz w:val="23"/>
          <w:szCs w:val="23"/>
        </w:rPr>
        <w:t xml:space="preserve"> </w:t>
      </w:r>
      <w:r w:rsidRPr="00B51FA5">
        <w:rPr>
          <w:rFonts w:ascii="Times New Roman" w:hint="eastAsia"/>
          <w:spacing w:val="3"/>
          <w:sz w:val="23"/>
          <w:szCs w:val="23"/>
        </w:rPr>
        <w:t>법원의</w:t>
      </w:r>
      <w:r w:rsidRPr="00B51FA5">
        <w:rPr>
          <w:rFonts w:ascii="Times New Roman" w:hint="eastAsia"/>
          <w:spacing w:val="3"/>
          <w:sz w:val="23"/>
          <w:szCs w:val="23"/>
        </w:rPr>
        <w:t xml:space="preserve"> </w:t>
      </w:r>
      <w:r w:rsidRPr="00B51FA5">
        <w:rPr>
          <w:rFonts w:ascii="Times New Roman" w:hint="eastAsia"/>
          <w:spacing w:val="3"/>
          <w:sz w:val="23"/>
          <w:szCs w:val="23"/>
        </w:rPr>
        <w:t>판결</w:t>
      </w:r>
      <w:r w:rsidRPr="00B51FA5">
        <w:rPr>
          <w:rFonts w:ascii="Times New Roman" w:hint="eastAsia"/>
          <w:spacing w:val="3"/>
          <w:sz w:val="23"/>
          <w:szCs w:val="23"/>
        </w:rPr>
        <w:t>,</w:t>
      </w:r>
      <w:r w:rsidRPr="00B51FA5">
        <w:rPr>
          <w:rFonts w:ascii="Times New Roman"/>
          <w:spacing w:val="3"/>
          <w:sz w:val="23"/>
          <w:szCs w:val="23"/>
        </w:rPr>
        <w:t xml:space="preserve"> </w:t>
      </w:r>
      <w:r w:rsidRPr="00B51FA5">
        <w:rPr>
          <w:rFonts w:ascii="Times New Roman" w:hint="eastAsia"/>
          <w:spacing w:val="3"/>
          <w:sz w:val="23"/>
          <w:szCs w:val="23"/>
        </w:rPr>
        <w:t>결정</w:t>
      </w:r>
      <w:r w:rsidRPr="00B51FA5">
        <w:rPr>
          <w:rFonts w:ascii="Times New Roman" w:hint="eastAsia"/>
          <w:spacing w:val="3"/>
          <w:sz w:val="23"/>
          <w:szCs w:val="23"/>
        </w:rPr>
        <w:t>,</w:t>
      </w:r>
      <w:r w:rsidRPr="00B51FA5">
        <w:rPr>
          <w:rFonts w:ascii="Times New Roman"/>
          <w:spacing w:val="3"/>
          <w:sz w:val="23"/>
          <w:szCs w:val="23"/>
        </w:rPr>
        <w:t xml:space="preserve"> </w:t>
      </w:r>
      <w:r w:rsidRPr="00B51FA5">
        <w:rPr>
          <w:rFonts w:ascii="Times New Roman" w:hint="eastAsia"/>
          <w:spacing w:val="3"/>
          <w:sz w:val="23"/>
          <w:szCs w:val="23"/>
        </w:rPr>
        <w:t>명령</w:t>
      </w:r>
      <w:r w:rsidRPr="00B51FA5">
        <w:rPr>
          <w:rFonts w:ascii="Times New Roman" w:hint="eastAsia"/>
          <w:spacing w:val="3"/>
          <w:sz w:val="23"/>
          <w:szCs w:val="23"/>
        </w:rPr>
        <w:t xml:space="preserve"> </w:t>
      </w:r>
      <w:r w:rsidRPr="00B51FA5">
        <w:rPr>
          <w:rFonts w:ascii="Times New Roman" w:hint="eastAsia"/>
          <w:spacing w:val="3"/>
          <w:sz w:val="23"/>
          <w:szCs w:val="23"/>
        </w:rPr>
        <w:t>및</w:t>
      </w:r>
      <w:r w:rsidRPr="00B51FA5">
        <w:rPr>
          <w:rFonts w:ascii="Times New Roman" w:hint="eastAsia"/>
          <w:spacing w:val="3"/>
          <w:sz w:val="23"/>
          <w:szCs w:val="23"/>
        </w:rPr>
        <w:t xml:space="preserve"> </w:t>
      </w:r>
      <w:r w:rsidRPr="00B51FA5">
        <w:rPr>
          <w:rFonts w:ascii="Times New Roman" w:hint="eastAsia"/>
          <w:spacing w:val="3"/>
          <w:sz w:val="23"/>
          <w:szCs w:val="23"/>
        </w:rPr>
        <w:t>정부기관의</w:t>
      </w:r>
      <w:r w:rsidRPr="00B51FA5">
        <w:rPr>
          <w:rFonts w:ascii="Times New Roman" w:hint="eastAsia"/>
          <w:spacing w:val="3"/>
          <w:sz w:val="23"/>
          <w:szCs w:val="23"/>
        </w:rPr>
        <w:t xml:space="preserve"> </w:t>
      </w:r>
      <w:r w:rsidRPr="00B51FA5">
        <w:rPr>
          <w:rFonts w:ascii="Times New Roman" w:hint="eastAsia"/>
          <w:spacing w:val="3"/>
          <w:sz w:val="23"/>
          <w:szCs w:val="23"/>
        </w:rPr>
        <w:t>명령</w:t>
      </w:r>
      <w:r w:rsidRPr="00B51FA5">
        <w:rPr>
          <w:rFonts w:ascii="Times New Roman"/>
          <w:spacing w:val="3"/>
          <w:sz w:val="23"/>
          <w:szCs w:val="23"/>
        </w:rPr>
        <w:t>을</w:t>
      </w:r>
      <w:r w:rsidRPr="00B51FA5">
        <w:rPr>
          <w:rFonts w:ascii="Times New Roman"/>
          <w:spacing w:val="3"/>
          <w:sz w:val="23"/>
          <w:szCs w:val="23"/>
        </w:rPr>
        <w:t xml:space="preserve"> </w:t>
      </w:r>
      <w:r w:rsidRPr="00B51FA5">
        <w:rPr>
          <w:rFonts w:ascii="Times New Roman"/>
          <w:spacing w:val="3"/>
          <w:sz w:val="23"/>
          <w:szCs w:val="23"/>
        </w:rPr>
        <w:t>의미한다</w:t>
      </w:r>
      <w:r w:rsidRPr="00B51FA5">
        <w:rPr>
          <w:rFonts w:ascii="Times New Roman"/>
          <w:spacing w:val="3"/>
          <w:sz w:val="23"/>
          <w:szCs w:val="23"/>
        </w:rPr>
        <w:t>.</w:t>
      </w:r>
    </w:p>
    <w:p w14:paraId="2DD3FAF2" w14:textId="77777777" w:rsidR="00786425" w:rsidRPr="00B51FA5" w:rsidRDefault="00786425" w:rsidP="00786425">
      <w:pPr>
        <w:adjustRightInd w:val="0"/>
        <w:snapToGrid w:val="0"/>
        <w:spacing w:before="180" w:after="180" w:line="360" w:lineRule="atLeast"/>
        <w:rPr>
          <w:rFonts w:ascii="Times New Roman"/>
          <w:sz w:val="23"/>
          <w:szCs w:val="23"/>
        </w:rPr>
      </w:pPr>
      <w:r w:rsidRPr="00B51FA5">
        <w:rPr>
          <w:rFonts w:ascii="Times New Roman"/>
          <w:sz w:val="23"/>
          <w:szCs w:val="23"/>
        </w:rPr>
        <w:t>“</w:t>
      </w:r>
      <w:r w:rsidRPr="00B51FA5">
        <w:rPr>
          <w:rFonts w:ascii="Times New Roman" w:hint="eastAsia"/>
          <w:sz w:val="23"/>
          <w:szCs w:val="23"/>
          <w:u w:val="single"/>
        </w:rPr>
        <w:t>법적</w:t>
      </w:r>
      <w:r w:rsidRPr="00B51FA5">
        <w:rPr>
          <w:rFonts w:ascii="Times New Roman" w:hint="eastAsia"/>
          <w:sz w:val="23"/>
          <w:szCs w:val="23"/>
          <w:u w:val="single"/>
        </w:rPr>
        <w:t xml:space="preserve"> </w:t>
      </w:r>
      <w:r w:rsidRPr="00B51FA5">
        <w:rPr>
          <w:rFonts w:ascii="Times New Roman" w:hint="eastAsia"/>
          <w:sz w:val="23"/>
          <w:szCs w:val="23"/>
          <w:u w:val="single"/>
        </w:rPr>
        <w:t>절차</w:t>
      </w:r>
      <w:r w:rsidRPr="00883718">
        <w:rPr>
          <w:rFonts w:ascii="Times New Roman"/>
          <w:sz w:val="23"/>
          <w:szCs w:val="23"/>
        </w:rPr>
        <w:t>”</w:t>
      </w:r>
      <w:r w:rsidRPr="00883718">
        <w:rPr>
          <w:rFonts w:ascii="Times New Roman" w:hint="eastAsia"/>
          <w:sz w:val="23"/>
          <w:szCs w:val="23"/>
        </w:rPr>
        <w:t>는</w:t>
      </w:r>
      <w:r w:rsidRPr="00883718">
        <w:rPr>
          <w:rFonts w:ascii="Times New Roman" w:hint="eastAsia"/>
          <w:sz w:val="23"/>
          <w:szCs w:val="23"/>
        </w:rPr>
        <w:t xml:space="preserve"> </w:t>
      </w:r>
      <w:r w:rsidRPr="000575B1">
        <w:rPr>
          <w:rFonts w:ascii="Times New Roman" w:hint="eastAsia"/>
          <w:spacing w:val="3"/>
          <w:sz w:val="23"/>
          <w:szCs w:val="23"/>
        </w:rPr>
        <w:t>청구</w:t>
      </w:r>
      <w:r w:rsidRPr="000575B1">
        <w:rPr>
          <w:rFonts w:ascii="Times New Roman" w:hint="eastAsia"/>
          <w:spacing w:val="3"/>
          <w:sz w:val="23"/>
          <w:szCs w:val="23"/>
        </w:rPr>
        <w:t xml:space="preserve">, </w:t>
      </w:r>
      <w:r w:rsidRPr="00522B89">
        <w:rPr>
          <w:rFonts w:ascii="Times New Roman"/>
          <w:spacing w:val="3"/>
          <w:sz w:val="23"/>
          <w:szCs w:val="23"/>
        </w:rPr>
        <w:t>소송절차</w:t>
      </w:r>
      <w:r w:rsidRPr="00B51FA5">
        <w:rPr>
          <w:rFonts w:ascii="Times New Roman"/>
          <w:spacing w:val="3"/>
          <w:sz w:val="23"/>
          <w:szCs w:val="23"/>
        </w:rPr>
        <w:t xml:space="preserve">, </w:t>
      </w:r>
      <w:r w:rsidRPr="00B51FA5">
        <w:rPr>
          <w:rFonts w:ascii="Times New Roman"/>
          <w:spacing w:val="3"/>
          <w:sz w:val="23"/>
          <w:szCs w:val="23"/>
        </w:rPr>
        <w:t>신청</w:t>
      </w:r>
      <w:r w:rsidRPr="00B51FA5">
        <w:rPr>
          <w:rFonts w:ascii="Times New Roman"/>
          <w:spacing w:val="3"/>
          <w:sz w:val="23"/>
          <w:szCs w:val="23"/>
        </w:rPr>
        <w:t xml:space="preserve">, </w:t>
      </w:r>
      <w:r w:rsidRPr="00B51FA5">
        <w:rPr>
          <w:rFonts w:ascii="Times New Roman"/>
          <w:spacing w:val="3"/>
          <w:sz w:val="23"/>
          <w:szCs w:val="23"/>
        </w:rPr>
        <w:t>화해</w:t>
      </w:r>
      <w:r w:rsidRPr="00B51FA5">
        <w:rPr>
          <w:rFonts w:ascii="Times New Roman"/>
          <w:spacing w:val="3"/>
          <w:sz w:val="23"/>
          <w:szCs w:val="23"/>
        </w:rPr>
        <w:t xml:space="preserve">, </w:t>
      </w:r>
      <w:r w:rsidRPr="00B51FA5">
        <w:rPr>
          <w:rFonts w:ascii="Times New Roman"/>
          <w:spacing w:val="3"/>
          <w:sz w:val="23"/>
          <w:szCs w:val="23"/>
        </w:rPr>
        <w:t>중재</w:t>
      </w:r>
      <w:r w:rsidRPr="00B51FA5">
        <w:rPr>
          <w:rFonts w:ascii="Times New Roman"/>
          <w:spacing w:val="3"/>
          <w:sz w:val="23"/>
          <w:szCs w:val="23"/>
        </w:rPr>
        <w:t xml:space="preserve">, </w:t>
      </w:r>
      <w:proofErr w:type="spellStart"/>
      <w:r w:rsidRPr="00B51FA5">
        <w:rPr>
          <w:rFonts w:ascii="Times New Roman" w:hint="eastAsia"/>
          <w:spacing w:val="3"/>
          <w:sz w:val="23"/>
          <w:szCs w:val="23"/>
        </w:rPr>
        <w:t>집행절차</w:t>
      </w:r>
      <w:proofErr w:type="spellEnd"/>
      <w:r w:rsidRPr="00B51FA5">
        <w:rPr>
          <w:rFonts w:ascii="Times New Roman" w:hint="eastAsia"/>
          <w:spacing w:val="3"/>
          <w:sz w:val="23"/>
          <w:szCs w:val="23"/>
        </w:rPr>
        <w:t>,</w:t>
      </w:r>
      <w:r w:rsidRPr="00B51FA5">
        <w:rPr>
          <w:rFonts w:ascii="Times New Roman"/>
          <w:spacing w:val="3"/>
          <w:sz w:val="23"/>
          <w:szCs w:val="23"/>
        </w:rPr>
        <w:t xml:space="preserve"> </w:t>
      </w:r>
      <w:r w:rsidRPr="00B51FA5">
        <w:rPr>
          <w:rFonts w:ascii="Times New Roman" w:hint="eastAsia"/>
          <w:spacing w:val="3"/>
          <w:sz w:val="23"/>
          <w:szCs w:val="23"/>
        </w:rPr>
        <w:t>정부기관의</w:t>
      </w:r>
      <w:r w:rsidRPr="00B51FA5">
        <w:rPr>
          <w:rFonts w:ascii="Times New Roman" w:hint="eastAsia"/>
          <w:spacing w:val="3"/>
          <w:sz w:val="23"/>
          <w:szCs w:val="23"/>
        </w:rPr>
        <w:t xml:space="preserve"> </w:t>
      </w:r>
      <w:r w:rsidRPr="00B51FA5">
        <w:rPr>
          <w:rFonts w:ascii="Times New Roman"/>
          <w:spacing w:val="3"/>
          <w:sz w:val="23"/>
          <w:szCs w:val="23"/>
        </w:rPr>
        <w:t>행정심판절차</w:t>
      </w:r>
      <w:r w:rsidRPr="00B51FA5">
        <w:rPr>
          <w:rFonts w:ascii="Times New Roman"/>
          <w:spacing w:val="3"/>
          <w:sz w:val="23"/>
          <w:szCs w:val="23"/>
        </w:rPr>
        <w:t xml:space="preserve">, </w:t>
      </w:r>
      <w:r w:rsidRPr="00B51FA5">
        <w:rPr>
          <w:rFonts w:ascii="Times New Roman"/>
          <w:spacing w:val="3"/>
          <w:sz w:val="23"/>
          <w:szCs w:val="23"/>
        </w:rPr>
        <w:t>청문절차</w:t>
      </w:r>
      <w:r w:rsidRPr="00B51FA5">
        <w:rPr>
          <w:rFonts w:ascii="Times New Roman"/>
          <w:spacing w:val="3"/>
          <w:sz w:val="23"/>
          <w:szCs w:val="23"/>
        </w:rPr>
        <w:t xml:space="preserve">, </w:t>
      </w:r>
      <w:r w:rsidRPr="00B51FA5">
        <w:rPr>
          <w:rFonts w:ascii="Times New Roman"/>
          <w:spacing w:val="3"/>
          <w:sz w:val="23"/>
          <w:szCs w:val="23"/>
        </w:rPr>
        <w:t>조사</w:t>
      </w:r>
      <w:r w:rsidRPr="00B51FA5">
        <w:rPr>
          <w:rFonts w:ascii="Times New Roman"/>
          <w:spacing w:val="3"/>
          <w:sz w:val="23"/>
          <w:szCs w:val="23"/>
        </w:rPr>
        <w:t xml:space="preserve"> </w:t>
      </w:r>
      <w:r w:rsidRPr="00B51FA5">
        <w:rPr>
          <w:rFonts w:ascii="Times New Roman"/>
          <w:spacing w:val="3"/>
          <w:sz w:val="23"/>
          <w:szCs w:val="23"/>
        </w:rPr>
        <w:t>또는</w:t>
      </w:r>
      <w:r w:rsidRPr="00B51FA5">
        <w:rPr>
          <w:rFonts w:ascii="Times New Roman"/>
          <w:spacing w:val="3"/>
          <w:sz w:val="23"/>
          <w:szCs w:val="23"/>
        </w:rPr>
        <w:t xml:space="preserve"> </w:t>
      </w:r>
      <w:r w:rsidRPr="00B51FA5">
        <w:rPr>
          <w:rFonts w:ascii="Times New Roman"/>
          <w:spacing w:val="3"/>
          <w:sz w:val="23"/>
          <w:szCs w:val="23"/>
        </w:rPr>
        <w:t>수사절차</w:t>
      </w:r>
      <w:r w:rsidRPr="00B51FA5">
        <w:rPr>
          <w:rFonts w:ascii="Times New Roman"/>
          <w:spacing w:val="3"/>
          <w:sz w:val="23"/>
          <w:szCs w:val="23"/>
        </w:rPr>
        <w:t xml:space="preserve"> </w:t>
      </w:r>
      <w:r w:rsidRPr="00B51FA5">
        <w:rPr>
          <w:rFonts w:ascii="Times New Roman"/>
          <w:spacing w:val="3"/>
          <w:sz w:val="23"/>
          <w:szCs w:val="23"/>
        </w:rPr>
        <w:t>및</w:t>
      </w:r>
      <w:r w:rsidRPr="00B51FA5">
        <w:rPr>
          <w:rFonts w:ascii="Times New Roman"/>
          <w:spacing w:val="3"/>
          <w:sz w:val="23"/>
          <w:szCs w:val="23"/>
        </w:rPr>
        <w:t xml:space="preserve"> </w:t>
      </w:r>
      <w:r w:rsidRPr="00B51FA5">
        <w:rPr>
          <w:rFonts w:ascii="Times New Roman" w:hint="eastAsia"/>
          <w:spacing w:val="3"/>
          <w:sz w:val="23"/>
          <w:szCs w:val="23"/>
        </w:rPr>
        <w:t>이에</w:t>
      </w:r>
      <w:r w:rsidRPr="00B51FA5">
        <w:rPr>
          <w:rFonts w:ascii="Times New Roman"/>
          <w:spacing w:val="3"/>
          <w:sz w:val="23"/>
          <w:szCs w:val="23"/>
        </w:rPr>
        <w:t xml:space="preserve"> </w:t>
      </w:r>
      <w:r w:rsidRPr="00B51FA5">
        <w:rPr>
          <w:rFonts w:ascii="Times New Roman" w:hint="eastAsia"/>
          <w:spacing w:val="3"/>
          <w:sz w:val="23"/>
          <w:szCs w:val="23"/>
        </w:rPr>
        <w:t>부수하는</w:t>
      </w:r>
      <w:r w:rsidRPr="00B51FA5">
        <w:rPr>
          <w:rFonts w:ascii="Times New Roman" w:hint="eastAsia"/>
          <w:spacing w:val="3"/>
          <w:sz w:val="23"/>
          <w:szCs w:val="23"/>
        </w:rPr>
        <w:t xml:space="preserve"> </w:t>
      </w:r>
      <w:r w:rsidRPr="00B51FA5">
        <w:rPr>
          <w:rFonts w:ascii="Times New Roman" w:hint="eastAsia"/>
          <w:spacing w:val="3"/>
          <w:sz w:val="23"/>
          <w:szCs w:val="23"/>
        </w:rPr>
        <w:t>제반</w:t>
      </w:r>
      <w:r w:rsidRPr="00B51FA5">
        <w:rPr>
          <w:rFonts w:ascii="Times New Roman"/>
          <w:spacing w:val="3"/>
          <w:sz w:val="23"/>
          <w:szCs w:val="23"/>
        </w:rPr>
        <w:t xml:space="preserve"> </w:t>
      </w:r>
      <w:r w:rsidRPr="00B51FA5">
        <w:rPr>
          <w:rFonts w:ascii="Times New Roman"/>
          <w:spacing w:val="3"/>
          <w:sz w:val="23"/>
          <w:szCs w:val="23"/>
        </w:rPr>
        <w:t>절차를</w:t>
      </w:r>
      <w:r w:rsidRPr="00B51FA5">
        <w:rPr>
          <w:rFonts w:ascii="Times New Roman"/>
          <w:spacing w:val="3"/>
          <w:sz w:val="23"/>
          <w:szCs w:val="23"/>
        </w:rPr>
        <w:t xml:space="preserve"> </w:t>
      </w:r>
      <w:r w:rsidRPr="00B51FA5">
        <w:rPr>
          <w:rFonts w:ascii="Times New Roman"/>
          <w:spacing w:val="3"/>
          <w:sz w:val="23"/>
          <w:szCs w:val="23"/>
        </w:rPr>
        <w:t>의미한다</w:t>
      </w:r>
      <w:r w:rsidRPr="00B51FA5">
        <w:rPr>
          <w:rFonts w:ascii="Times New Roman" w:hint="eastAsia"/>
          <w:spacing w:val="3"/>
          <w:sz w:val="23"/>
          <w:szCs w:val="23"/>
        </w:rPr>
        <w:t>.</w:t>
      </w:r>
    </w:p>
    <w:p w14:paraId="384EF0CE" w14:textId="77777777" w:rsidR="00786425" w:rsidRPr="00B51FA5" w:rsidRDefault="00786425" w:rsidP="00786425">
      <w:pPr>
        <w:adjustRightInd w:val="0"/>
        <w:snapToGrid w:val="0"/>
        <w:spacing w:before="180" w:after="180" w:line="360" w:lineRule="atLeast"/>
        <w:rPr>
          <w:rFonts w:ascii="Times New Roman"/>
          <w:sz w:val="23"/>
          <w:szCs w:val="23"/>
        </w:rPr>
      </w:pPr>
      <w:r w:rsidRPr="00B51FA5">
        <w:rPr>
          <w:rFonts w:ascii="Times New Roman"/>
          <w:sz w:val="23"/>
          <w:szCs w:val="23"/>
        </w:rPr>
        <w:t>“</w:t>
      </w:r>
      <w:r w:rsidRPr="00B51FA5">
        <w:rPr>
          <w:rFonts w:ascii="Times New Roman"/>
          <w:sz w:val="23"/>
          <w:szCs w:val="23"/>
          <w:u w:val="single"/>
        </w:rPr>
        <w:t>본건</w:t>
      </w:r>
      <w:r w:rsidRPr="00B51FA5">
        <w:rPr>
          <w:rFonts w:ascii="Times New Roman"/>
          <w:sz w:val="23"/>
          <w:szCs w:val="23"/>
          <w:u w:val="single"/>
        </w:rPr>
        <w:t xml:space="preserve"> </w:t>
      </w:r>
      <w:proofErr w:type="spellStart"/>
      <w:r w:rsidRPr="00B51FA5">
        <w:rPr>
          <w:rFonts w:ascii="Times New Roman"/>
          <w:sz w:val="23"/>
          <w:szCs w:val="23"/>
          <w:u w:val="single"/>
        </w:rPr>
        <w:t>분할계획서</w:t>
      </w:r>
      <w:proofErr w:type="spellEnd"/>
      <w:r w:rsidRPr="00883718">
        <w:rPr>
          <w:rFonts w:ascii="Times New Roman"/>
          <w:sz w:val="23"/>
          <w:szCs w:val="23"/>
        </w:rPr>
        <w:t>”</w:t>
      </w:r>
      <w:r w:rsidRPr="00883718">
        <w:rPr>
          <w:rFonts w:ascii="Times New Roman" w:hint="eastAsia"/>
          <w:sz w:val="23"/>
          <w:szCs w:val="23"/>
        </w:rPr>
        <w:t>는</w:t>
      </w:r>
      <w:r w:rsidRPr="00883718">
        <w:rPr>
          <w:rFonts w:ascii="Times New Roman"/>
          <w:sz w:val="23"/>
          <w:szCs w:val="23"/>
        </w:rPr>
        <w:t xml:space="preserve"> </w:t>
      </w:r>
      <w:r w:rsidRPr="000575B1">
        <w:rPr>
          <w:rFonts w:ascii="Times New Roman"/>
          <w:sz w:val="23"/>
          <w:szCs w:val="23"/>
          <w:u w:val="single"/>
        </w:rPr>
        <w:t>별첨</w:t>
      </w:r>
      <w:r w:rsidRPr="000575B1">
        <w:rPr>
          <w:rFonts w:ascii="Times New Roman"/>
          <w:sz w:val="23"/>
          <w:szCs w:val="23"/>
          <w:u w:val="single"/>
        </w:rPr>
        <w:t xml:space="preserve"> 1.1</w:t>
      </w:r>
      <w:r w:rsidRPr="00522B89">
        <w:rPr>
          <w:rFonts w:ascii="Times New Roman"/>
          <w:sz w:val="23"/>
          <w:szCs w:val="23"/>
        </w:rPr>
        <w:t>에</w:t>
      </w:r>
      <w:r w:rsidRPr="00B51FA5">
        <w:rPr>
          <w:rFonts w:ascii="Times New Roman"/>
          <w:sz w:val="23"/>
          <w:szCs w:val="23"/>
        </w:rPr>
        <w:t xml:space="preserve"> </w:t>
      </w:r>
      <w:r w:rsidRPr="00B51FA5">
        <w:rPr>
          <w:rFonts w:ascii="Times New Roman"/>
          <w:sz w:val="23"/>
          <w:szCs w:val="23"/>
        </w:rPr>
        <w:t>첨부된</w:t>
      </w:r>
      <w:r w:rsidRPr="00B51FA5">
        <w:rPr>
          <w:rFonts w:ascii="Times New Roman"/>
          <w:sz w:val="23"/>
          <w:szCs w:val="23"/>
        </w:rPr>
        <w:t xml:space="preserve"> </w:t>
      </w:r>
      <w:r w:rsidRPr="00B51FA5">
        <w:rPr>
          <w:rFonts w:ascii="Times New Roman" w:hint="eastAsia"/>
          <w:sz w:val="23"/>
          <w:szCs w:val="23"/>
        </w:rPr>
        <w:t>본건</w:t>
      </w:r>
      <w:r w:rsidRPr="00B51FA5">
        <w:rPr>
          <w:rFonts w:ascii="Times New Roman" w:hint="eastAsia"/>
          <w:sz w:val="23"/>
          <w:szCs w:val="23"/>
        </w:rPr>
        <w:t xml:space="preserve"> </w:t>
      </w:r>
      <w:r w:rsidRPr="00B51FA5">
        <w:rPr>
          <w:rFonts w:ascii="Times New Roman" w:hint="eastAsia"/>
          <w:sz w:val="23"/>
          <w:szCs w:val="23"/>
        </w:rPr>
        <w:t>분할에</w:t>
      </w:r>
      <w:r w:rsidRPr="00B51FA5">
        <w:rPr>
          <w:rFonts w:ascii="Times New Roman" w:hint="eastAsia"/>
          <w:sz w:val="23"/>
          <w:szCs w:val="23"/>
        </w:rPr>
        <w:t xml:space="preserve"> </w:t>
      </w:r>
      <w:r w:rsidRPr="00B51FA5">
        <w:rPr>
          <w:rFonts w:ascii="Times New Roman" w:hint="eastAsia"/>
          <w:sz w:val="23"/>
          <w:szCs w:val="23"/>
        </w:rPr>
        <w:t>대한</w:t>
      </w:r>
      <w:r w:rsidRPr="00B51FA5">
        <w:rPr>
          <w:rFonts w:ascii="Times New Roman" w:hint="eastAsia"/>
          <w:sz w:val="23"/>
          <w:szCs w:val="23"/>
        </w:rPr>
        <w:t xml:space="preserve"> </w:t>
      </w:r>
      <w:r w:rsidRPr="00B51FA5">
        <w:rPr>
          <w:rFonts w:ascii="Times New Roman"/>
          <w:sz w:val="23"/>
          <w:szCs w:val="23"/>
        </w:rPr>
        <w:t>분할계획서를</w:t>
      </w:r>
      <w:r w:rsidRPr="00B51FA5">
        <w:rPr>
          <w:rFonts w:ascii="Times New Roman"/>
          <w:sz w:val="23"/>
          <w:szCs w:val="23"/>
        </w:rPr>
        <w:t xml:space="preserve"> </w:t>
      </w:r>
      <w:r w:rsidRPr="00B51FA5">
        <w:rPr>
          <w:rFonts w:ascii="Times New Roman"/>
          <w:sz w:val="23"/>
          <w:szCs w:val="23"/>
        </w:rPr>
        <w:t>의미한다</w:t>
      </w:r>
      <w:r w:rsidRPr="00B51FA5">
        <w:rPr>
          <w:rFonts w:ascii="Times New Roman"/>
          <w:sz w:val="23"/>
          <w:szCs w:val="23"/>
        </w:rPr>
        <w:t>.</w:t>
      </w:r>
    </w:p>
    <w:p w14:paraId="4778CEF9" w14:textId="77777777" w:rsidR="00786425" w:rsidRPr="00B51FA5" w:rsidRDefault="00786425" w:rsidP="00786425">
      <w:pPr>
        <w:adjustRightInd w:val="0"/>
        <w:snapToGrid w:val="0"/>
        <w:spacing w:before="180" w:after="180" w:line="360" w:lineRule="atLeast"/>
        <w:rPr>
          <w:rFonts w:ascii="Times New Roman"/>
          <w:sz w:val="23"/>
          <w:szCs w:val="23"/>
        </w:rPr>
      </w:pPr>
      <w:r w:rsidRPr="00B51FA5">
        <w:rPr>
          <w:rFonts w:ascii="Times New Roman"/>
          <w:sz w:val="23"/>
          <w:szCs w:val="23"/>
        </w:rPr>
        <w:t>“</w:t>
      </w:r>
      <w:r w:rsidRPr="00B51FA5">
        <w:rPr>
          <w:rFonts w:ascii="Times New Roman" w:hint="eastAsia"/>
          <w:sz w:val="23"/>
          <w:szCs w:val="23"/>
          <w:u w:val="single"/>
        </w:rPr>
        <w:t>본건</w:t>
      </w:r>
      <w:r w:rsidRPr="00B51FA5">
        <w:rPr>
          <w:rFonts w:ascii="Times New Roman" w:hint="eastAsia"/>
          <w:sz w:val="23"/>
          <w:szCs w:val="23"/>
          <w:u w:val="single"/>
        </w:rPr>
        <w:t xml:space="preserve"> </w:t>
      </w:r>
      <w:r w:rsidRPr="00B51FA5">
        <w:rPr>
          <w:rFonts w:ascii="Times New Roman" w:hint="eastAsia"/>
          <w:sz w:val="23"/>
          <w:szCs w:val="23"/>
          <w:u w:val="single"/>
        </w:rPr>
        <w:t>분할효력발생일</w:t>
      </w:r>
      <w:r w:rsidRPr="00883718">
        <w:rPr>
          <w:rFonts w:ascii="Times New Roman"/>
          <w:sz w:val="23"/>
          <w:szCs w:val="23"/>
        </w:rPr>
        <w:t>”</w:t>
      </w:r>
      <w:r w:rsidRPr="00883718">
        <w:rPr>
          <w:rFonts w:ascii="Times New Roman" w:hint="eastAsia"/>
          <w:sz w:val="23"/>
          <w:szCs w:val="23"/>
        </w:rPr>
        <w:t>은</w:t>
      </w:r>
      <w:r w:rsidRPr="00883718">
        <w:rPr>
          <w:rFonts w:ascii="Times New Roman" w:hint="eastAsia"/>
          <w:sz w:val="23"/>
          <w:szCs w:val="23"/>
        </w:rPr>
        <w:t xml:space="preserve"> </w:t>
      </w:r>
      <w:r w:rsidRPr="000575B1">
        <w:rPr>
          <w:rFonts w:ascii="Times New Roman" w:hint="eastAsia"/>
          <w:sz w:val="23"/>
          <w:szCs w:val="23"/>
        </w:rPr>
        <w:t>관련</w:t>
      </w:r>
      <w:r w:rsidRPr="000575B1">
        <w:rPr>
          <w:rFonts w:ascii="Times New Roman" w:hint="eastAsia"/>
          <w:sz w:val="23"/>
          <w:szCs w:val="23"/>
        </w:rPr>
        <w:t xml:space="preserve"> </w:t>
      </w:r>
      <w:r w:rsidRPr="00522B89">
        <w:rPr>
          <w:rFonts w:ascii="Times New Roman" w:hint="eastAsia"/>
          <w:sz w:val="23"/>
          <w:szCs w:val="23"/>
        </w:rPr>
        <w:t>법령에</w:t>
      </w:r>
      <w:r w:rsidRPr="00B51FA5">
        <w:rPr>
          <w:rFonts w:ascii="Times New Roman" w:hint="eastAsia"/>
          <w:sz w:val="23"/>
          <w:szCs w:val="23"/>
        </w:rPr>
        <w:t xml:space="preserve"> </w:t>
      </w:r>
      <w:r w:rsidRPr="00B51FA5">
        <w:rPr>
          <w:rFonts w:ascii="Times New Roman" w:hint="eastAsia"/>
          <w:sz w:val="23"/>
          <w:szCs w:val="23"/>
        </w:rPr>
        <w:t>따라</w:t>
      </w:r>
      <w:r w:rsidRPr="00B51FA5">
        <w:rPr>
          <w:rFonts w:ascii="Times New Roman" w:hint="eastAsia"/>
          <w:sz w:val="23"/>
          <w:szCs w:val="23"/>
        </w:rPr>
        <w:t xml:space="preserve"> </w:t>
      </w:r>
      <w:r w:rsidRPr="00B51FA5">
        <w:rPr>
          <w:rFonts w:ascii="Times New Roman" w:hint="eastAsia"/>
          <w:sz w:val="23"/>
          <w:szCs w:val="23"/>
        </w:rPr>
        <w:t>본건</w:t>
      </w:r>
      <w:r w:rsidRPr="00B51FA5">
        <w:rPr>
          <w:rFonts w:ascii="Times New Roman" w:hint="eastAsia"/>
          <w:sz w:val="23"/>
          <w:szCs w:val="23"/>
        </w:rPr>
        <w:t xml:space="preserve"> </w:t>
      </w:r>
      <w:r w:rsidRPr="00B51FA5">
        <w:rPr>
          <w:rFonts w:ascii="Times New Roman" w:hint="eastAsia"/>
          <w:sz w:val="23"/>
          <w:szCs w:val="23"/>
        </w:rPr>
        <w:t>분할의</w:t>
      </w:r>
      <w:r w:rsidRPr="00B51FA5">
        <w:rPr>
          <w:rFonts w:ascii="Times New Roman" w:hint="eastAsia"/>
          <w:sz w:val="23"/>
          <w:szCs w:val="23"/>
        </w:rPr>
        <w:t xml:space="preserve"> </w:t>
      </w:r>
      <w:r w:rsidRPr="00B51FA5">
        <w:rPr>
          <w:rFonts w:ascii="Times New Roman" w:hint="eastAsia"/>
          <w:sz w:val="23"/>
          <w:szCs w:val="23"/>
        </w:rPr>
        <w:t>법률적</w:t>
      </w:r>
      <w:r w:rsidRPr="00B51FA5">
        <w:rPr>
          <w:rFonts w:ascii="Times New Roman" w:hint="eastAsia"/>
          <w:sz w:val="23"/>
          <w:szCs w:val="23"/>
        </w:rPr>
        <w:t xml:space="preserve"> </w:t>
      </w:r>
      <w:r w:rsidRPr="00B51FA5">
        <w:rPr>
          <w:rFonts w:ascii="Times New Roman" w:hint="eastAsia"/>
          <w:sz w:val="23"/>
          <w:szCs w:val="23"/>
        </w:rPr>
        <w:t>효력이</w:t>
      </w:r>
      <w:r w:rsidRPr="00B51FA5">
        <w:rPr>
          <w:rFonts w:ascii="Times New Roman" w:hint="eastAsia"/>
          <w:sz w:val="23"/>
          <w:szCs w:val="23"/>
        </w:rPr>
        <w:t xml:space="preserve"> </w:t>
      </w:r>
      <w:r w:rsidRPr="00B51FA5">
        <w:rPr>
          <w:rFonts w:ascii="Times New Roman" w:hint="eastAsia"/>
          <w:sz w:val="23"/>
          <w:szCs w:val="23"/>
        </w:rPr>
        <w:t>발생한</w:t>
      </w:r>
      <w:r w:rsidRPr="00B51FA5">
        <w:rPr>
          <w:rFonts w:ascii="Times New Roman" w:hint="eastAsia"/>
          <w:sz w:val="23"/>
          <w:szCs w:val="23"/>
        </w:rPr>
        <w:t xml:space="preserve"> </w:t>
      </w:r>
      <w:r w:rsidRPr="00B51FA5">
        <w:rPr>
          <w:rFonts w:ascii="Times New Roman" w:hint="eastAsia"/>
          <w:sz w:val="23"/>
          <w:szCs w:val="23"/>
        </w:rPr>
        <w:t>날을</w:t>
      </w:r>
      <w:r w:rsidRPr="00B51FA5">
        <w:rPr>
          <w:rFonts w:ascii="Times New Roman" w:hint="eastAsia"/>
          <w:sz w:val="23"/>
          <w:szCs w:val="23"/>
        </w:rPr>
        <w:t xml:space="preserve"> </w:t>
      </w:r>
      <w:r w:rsidRPr="00B51FA5">
        <w:rPr>
          <w:rFonts w:ascii="Times New Roman" w:hint="eastAsia"/>
          <w:sz w:val="23"/>
          <w:szCs w:val="23"/>
        </w:rPr>
        <w:t>의미한다</w:t>
      </w:r>
      <w:r w:rsidRPr="00B51FA5">
        <w:rPr>
          <w:rFonts w:ascii="Times New Roman" w:hint="eastAsia"/>
          <w:sz w:val="23"/>
          <w:szCs w:val="23"/>
        </w:rPr>
        <w:t>.</w:t>
      </w:r>
    </w:p>
    <w:p w14:paraId="00A912E2" w14:textId="77777777" w:rsidR="00786425" w:rsidRPr="00B51FA5" w:rsidRDefault="00786425" w:rsidP="00786425">
      <w:pPr>
        <w:adjustRightInd w:val="0"/>
        <w:snapToGrid w:val="0"/>
        <w:spacing w:before="180" w:after="180" w:line="360" w:lineRule="atLeast"/>
        <w:rPr>
          <w:rFonts w:ascii="Times New Roman"/>
          <w:sz w:val="23"/>
          <w:szCs w:val="23"/>
        </w:rPr>
      </w:pPr>
      <w:r w:rsidRPr="00B51FA5">
        <w:rPr>
          <w:rFonts w:ascii="Times New Roman"/>
          <w:sz w:val="23"/>
          <w:szCs w:val="23"/>
        </w:rPr>
        <w:t>“</w:t>
      </w:r>
      <w:r w:rsidRPr="00B51FA5">
        <w:rPr>
          <w:rFonts w:ascii="Times New Roman"/>
          <w:sz w:val="23"/>
          <w:szCs w:val="23"/>
          <w:u w:val="single"/>
        </w:rPr>
        <w:t>분할대상사업</w:t>
      </w:r>
      <w:r w:rsidRPr="00883718">
        <w:rPr>
          <w:rFonts w:ascii="Times New Roman"/>
          <w:sz w:val="23"/>
          <w:szCs w:val="23"/>
        </w:rPr>
        <w:t>”</w:t>
      </w:r>
      <w:r w:rsidRPr="00883718">
        <w:rPr>
          <w:rFonts w:ascii="Times New Roman" w:hint="eastAsia"/>
          <w:sz w:val="23"/>
          <w:szCs w:val="23"/>
        </w:rPr>
        <w:t>은</w:t>
      </w:r>
      <w:r w:rsidRPr="00883718">
        <w:rPr>
          <w:rFonts w:ascii="Times New Roman"/>
          <w:sz w:val="23"/>
          <w:szCs w:val="23"/>
        </w:rPr>
        <w:t xml:space="preserve"> </w:t>
      </w:r>
      <w:r w:rsidRPr="000575B1">
        <w:rPr>
          <w:rFonts w:ascii="Times New Roman"/>
          <w:sz w:val="23"/>
          <w:szCs w:val="23"/>
        </w:rPr>
        <w:t>본</w:t>
      </w:r>
      <w:r w:rsidRPr="000575B1">
        <w:rPr>
          <w:rFonts w:ascii="Times New Roman"/>
          <w:sz w:val="23"/>
          <w:szCs w:val="23"/>
        </w:rPr>
        <w:t xml:space="preserve"> </w:t>
      </w:r>
      <w:r w:rsidRPr="00522B89">
        <w:rPr>
          <w:rFonts w:ascii="Times New Roman"/>
          <w:sz w:val="23"/>
          <w:szCs w:val="23"/>
        </w:rPr>
        <w:t>계약</w:t>
      </w:r>
      <w:r w:rsidRPr="00B51FA5">
        <w:rPr>
          <w:rFonts w:ascii="Times New Roman"/>
          <w:sz w:val="23"/>
          <w:szCs w:val="23"/>
        </w:rPr>
        <w:t xml:space="preserve"> </w:t>
      </w:r>
      <w:r w:rsidRPr="00B51FA5">
        <w:rPr>
          <w:rFonts w:ascii="Times New Roman"/>
          <w:sz w:val="23"/>
          <w:szCs w:val="23"/>
        </w:rPr>
        <w:t>체결일</w:t>
      </w:r>
      <w:r w:rsidRPr="00B51FA5">
        <w:rPr>
          <w:rFonts w:ascii="Times New Roman"/>
          <w:sz w:val="23"/>
          <w:szCs w:val="23"/>
        </w:rPr>
        <w:t xml:space="preserve"> </w:t>
      </w:r>
      <w:r w:rsidRPr="00B51FA5">
        <w:rPr>
          <w:rFonts w:ascii="Times New Roman"/>
          <w:sz w:val="23"/>
          <w:szCs w:val="23"/>
        </w:rPr>
        <w:t>현재</w:t>
      </w:r>
      <w:r w:rsidRPr="00B51FA5">
        <w:rPr>
          <w:rFonts w:ascii="Times New Roman"/>
          <w:sz w:val="23"/>
          <w:szCs w:val="23"/>
        </w:rPr>
        <w:t xml:space="preserve"> </w:t>
      </w:r>
      <w:r w:rsidRPr="00B51FA5">
        <w:rPr>
          <w:rFonts w:ascii="Times New Roman"/>
          <w:sz w:val="23"/>
          <w:szCs w:val="23"/>
        </w:rPr>
        <w:t>매도인</w:t>
      </w:r>
      <w:r w:rsidR="00474A6D">
        <w:rPr>
          <w:rFonts w:ascii="Times New Roman" w:hint="eastAsia"/>
          <w:sz w:val="23"/>
          <w:szCs w:val="23"/>
        </w:rPr>
        <w:t>의</w:t>
      </w:r>
      <w:r w:rsidRPr="00B51FA5">
        <w:rPr>
          <w:rFonts w:ascii="Times New Roman" w:hint="eastAsia"/>
          <w:sz w:val="23"/>
          <w:szCs w:val="23"/>
        </w:rPr>
        <w:t xml:space="preserve"> </w:t>
      </w:r>
      <w:r w:rsidR="005725BE" w:rsidRPr="00883718">
        <w:rPr>
          <w:rFonts w:ascii="Times New Roman" w:hint="eastAsia"/>
          <w:sz w:val="23"/>
          <w:szCs w:val="23"/>
        </w:rPr>
        <w:t>방산</w:t>
      </w:r>
      <w:r w:rsidRPr="00883718">
        <w:rPr>
          <w:rFonts w:ascii="Times New Roman"/>
          <w:sz w:val="23"/>
          <w:szCs w:val="23"/>
        </w:rPr>
        <w:t>사업부문의</w:t>
      </w:r>
      <w:r w:rsidRPr="00883718">
        <w:rPr>
          <w:rFonts w:ascii="Times New Roman"/>
          <w:sz w:val="23"/>
          <w:szCs w:val="23"/>
        </w:rPr>
        <w:t xml:space="preserve"> </w:t>
      </w:r>
      <w:r w:rsidRPr="000575B1">
        <w:rPr>
          <w:rFonts w:ascii="Times New Roman"/>
          <w:sz w:val="23"/>
          <w:szCs w:val="23"/>
        </w:rPr>
        <w:t>물적</w:t>
      </w:r>
      <w:r w:rsidRPr="000575B1">
        <w:rPr>
          <w:rFonts w:ascii="Times New Roman"/>
          <w:sz w:val="23"/>
          <w:szCs w:val="23"/>
        </w:rPr>
        <w:t xml:space="preserve">, </w:t>
      </w:r>
      <w:r w:rsidRPr="00522B89">
        <w:rPr>
          <w:rFonts w:ascii="Times New Roman"/>
          <w:sz w:val="23"/>
          <w:szCs w:val="23"/>
        </w:rPr>
        <w:t>인적</w:t>
      </w:r>
      <w:r w:rsidRPr="00B51FA5">
        <w:rPr>
          <w:rFonts w:ascii="Times New Roman"/>
          <w:sz w:val="23"/>
          <w:szCs w:val="23"/>
        </w:rPr>
        <w:t xml:space="preserve"> </w:t>
      </w:r>
      <w:r w:rsidRPr="00B51FA5">
        <w:rPr>
          <w:rFonts w:ascii="Times New Roman"/>
          <w:sz w:val="23"/>
          <w:szCs w:val="23"/>
        </w:rPr>
        <w:t>조직</w:t>
      </w:r>
      <w:r w:rsidRPr="00B51FA5">
        <w:rPr>
          <w:rFonts w:ascii="Times New Roman"/>
          <w:sz w:val="23"/>
          <w:szCs w:val="23"/>
        </w:rPr>
        <w:t xml:space="preserve"> </w:t>
      </w:r>
      <w:r w:rsidRPr="00B51FA5">
        <w:rPr>
          <w:rFonts w:ascii="Times New Roman"/>
          <w:sz w:val="23"/>
          <w:szCs w:val="23"/>
        </w:rPr>
        <w:t>일체로</w:t>
      </w:r>
      <w:r w:rsidRPr="00B51FA5">
        <w:rPr>
          <w:rFonts w:ascii="Times New Roman"/>
          <w:sz w:val="23"/>
          <w:szCs w:val="23"/>
        </w:rPr>
        <w:t xml:space="preserve"> </w:t>
      </w:r>
      <w:r w:rsidRPr="00B51FA5">
        <w:rPr>
          <w:rFonts w:ascii="Times New Roman"/>
          <w:sz w:val="23"/>
          <w:szCs w:val="23"/>
        </w:rPr>
        <w:t>구성된</w:t>
      </w:r>
      <w:r w:rsidRPr="00B51FA5">
        <w:rPr>
          <w:rFonts w:ascii="Times New Roman"/>
          <w:sz w:val="23"/>
          <w:szCs w:val="23"/>
        </w:rPr>
        <w:t xml:space="preserve"> </w:t>
      </w:r>
      <w:r w:rsidRPr="00B51FA5">
        <w:rPr>
          <w:rFonts w:ascii="Times New Roman"/>
          <w:sz w:val="23"/>
          <w:szCs w:val="23"/>
        </w:rPr>
        <w:t>사업을</w:t>
      </w:r>
      <w:r w:rsidRPr="00B51FA5">
        <w:rPr>
          <w:rFonts w:ascii="Times New Roman"/>
          <w:sz w:val="23"/>
          <w:szCs w:val="23"/>
        </w:rPr>
        <w:t xml:space="preserve"> </w:t>
      </w:r>
      <w:r w:rsidRPr="00B51FA5">
        <w:rPr>
          <w:rFonts w:ascii="Times New Roman"/>
          <w:sz w:val="23"/>
          <w:szCs w:val="23"/>
        </w:rPr>
        <w:t>의미하며</w:t>
      </w:r>
      <w:r w:rsidRPr="00B51FA5">
        <w:rPr>
          <w:rFonts w:ascii="Times New Roman" w:hint="eastAsia"/>
          <w:sz w:val="23"/>
          <w:szCs w:val="23"/>
        </w:rPr>
        <w:t>,</w:t>
      </w:r>
      <w:r w:rsidRPr="00B51FA5">
        <w:rPr>
          <w:rFonts w:ascii="Times New Roman"/>
          <w:sz w:val="23"/>
          <w:szCs w:val="23"/>
        </w:rPr>
        <w:t xml:space="preserve"> </w:t>
      </w:r>
      <w:r w:rsidRPr="00B51FA5">
        <w:rPr>
          <w:rFonts w:ascii="Times New Roman"/>
          <w:sz w:val="23"/>
          <w:szCs w:val="23"/>
        </w:rPr>
        <w:t>그</w:t>
      </w:r>
      <w:r w:rsidRPr="00B51FA5">
        <w:rPr>
          <w:rFonts w:ascii="Times New Roman"/>
          <w:sz w:val="23"/>
          <w:szCs w:val="23"/>
        </w:rPr>
        <w:t xml:space="preserve"> </w:t>
      </w:r>
      <w:r w:rsidRPr="00B51FA5">
        <w:rPr>
          <w:rFonts w:ascii="Times New Roman"/>
          <w:sz w:val="23"/>
          <w:szCs w:val="23"/>
        </w:rPr>
        <w:t>구체적인</w:t>
      </w:r>
      <w:r w:rsidRPr="00B51FA5">
        <w:rPr>
          <w:rFonts w:ascii="Times New Roman"/>
          <w:sz w:val="23"/>
          <w:szCs w:val="23"/>
        </w:rPr>
        <w:t xml:space="preserve"> </w:t>
      </w:r>
      <w:r w:rsidRPr="00B51FA5">
        <w:rPr>
          <w:rFonts w:ascii="Times New Roman"/>
          <w:sz w:val="23"/>
          <w:szCs w:val="23"/>
        </w:rPr>
        <w:t>범위는</w:t>
      </w:r>
      <w:r w:rsidRPr="00B51FA5">
        <w:rPr>
          <w:rFonts w:ascii="Times New Roman"/>
          <w:sz w:val="23"/>
          <w:szCs w:val="23"/>
        </w:rPr>
        <w:t xml:space="preserve"> </w:t>
      </w:r>
      <w:r w:rsidRPr="00B51FA5">
        <w:rPr>
          <w:rFonts w:ascii="Times New Roman"/>
          <w:sz w:val="23"/>
          <w:szCs w:val="23"/>
        </w:rPr>
        <w:t>본건</w:t>
      </w:r>
      <w:r w:rsidRPr="00B51FA5">
        <w:rPr>
          <w:rFonts w:ascii="Times New Roman"/>
          <w:sz w:val="23"/>
          <w:szCs w:val="23"/>
        </w:rPr>
        <w:t xml:space="preserve"> </w:t>
      </w:r>
      <w:r w:rsidRPr="00B51FA5">
        <w:rPr>
          <w:rFonts w:ascii="Times New Roman"/>
          <w:sz w:val="23"/>
          <w:szCs w:val="23"/>
        </w:rPr>
        <w:t>분할계획서에서</w:t>
      </w:r>
      <w:r w:rsidRPr="00B51FA5">
        <w:rPr>
          <w:rFonts w:ascii="Times New Roman"/>
          <w:sz w:val="23"/>
          <w:szCs w:val="23"/>
        </w:rPr>
        <w:t xml:space="preserve"> </w:t>
      </w:r>
      <w:r w:rsidRPr="00B51FA5">
        <w:rPr>
          <w:rFonts w:ascii="Times New Roman"/>
          <w:sz w:val="23"/>
          <w:szCs w:val="23"/>
        </w:rPr>
        <w:t>정한</w:t>
      </w:r>
      <w:r w:rsidRPr="00B51FA5">
        <w:rPr>
          <w:rFonts w:ascii="Times New Roman"/>
          <w:sz w:val="23"/>
          <w:szCs w:val="23"/>
        </w:rPr>
        <w:t xml:space="preserve"> </w:t>
      </w:r>
      <w:r w:rsidRPr="00B51FA5">
        <w:rPr>
          <w:rFonts w:ascii="Times New Roman"/>
          <w:sz w:val="23"/>
          <w:szCs w:val="23"/>
        </w:rPr>
        <w:t>바에</w:t>
      </w:r>
      <w:r w:rsidRPr="00B51FA5">
        <w:rPr>
          <w:rFonts w:ascii="Times New Roman"/>
          <w:sz w:val="23"/>
          <w:szCs w:val="23"/>
        </w:rPr>
        <w:t xml:space="preserve"> </w:t>
      </w:r>
      <w:r w:rsidRPr="00B51FA5">
        <w:rPr>
          <w:rFonts w:ascii="Times New Roman"/>
          <w:sz w:val="23"/>
          <w:szCs w:val="23"/>
        </w:rPr>
        <w:t>따른다</w:t>
      </w:r>
      <w:r w:rsidRPr="00B51FA5">
        <w:rPr>
          <w:rFonts w:ascii="Times New Roman"/>
          <w:sz w:val="23"/>
          <w:szCs w:val="23"/>
        </w:rPr>
        <w:t>.</w:t>
      </w:r>
    </w:p>
    <w:p w14:paraId="71461535" w14:textId="2B7DB88F" w:rsidR="00786425" w:rsidRPr="00B51FA5" w:rsidRDefault="00786425" w:rsidP="00786425">
      <w:pPr>
        <w:adjustRightInd w:val="0"/>
        <w:snapToGrid w:val="0"/>
        <w:spacing w:before="180" w:after="180" w:line="360" w:lineRule="atLeast"/>
        <w:rPr>
          <w:rFonts w:ascii="Times New Roman" w:eastAsia="바탕체"/>
          <w:sz w:val="23"/>
          <w:szCs w:val="23"/>
        </w:rPr>
      </w:pPr>
      <w:r w:rsidRPr="00EE31D7">
        <w:rPr>
          <w:rFonts w:ascii="Times New Roman"/>
          <w:sz w:val="23"/>
          <w:szCs w:val="23"/>
        </w:rPr>
        <w:t>“</w:t>
      </w:r>
      <w:proofErr w:type="spellStart"/>
      <w:r w:rsidRPr="00EE31D7">
        <w:rPr>
          <w:rFonts w:ascii="Times New Roman" w:hint="eastAsia"/>
          <w:sz w:val="23"/>
          <w:szCs w:val="23"/>
          <w:u w:val="single"/>
        </w:rPr>
        <w:t>분할대상</w:t>
      </w:r>
      <w:proofErr w:type="spellEnd"/>
      <w:r w:rsidRPr="00EE31D7">
        <w:rPr>
          <w:rFonts w:ascii="Times New Roman" w:hint="eastAsia"/>
          <w:sz w:val="23"/>
          <w:szCs w:val="23"/>
          <w:u w:val="single"/>
        </w:rPr>
        <w:t xml:space="preserve"> </w:t>
      </w:r>
      <w:r w:rsidRPr="00EE31D7">
        <w:rPr>
          <w:rFonts w:ascii="Times New Roman" w:hint="eastAsia"/>
          <w:sz w:val="23"/>
          <w:szCs w:val="23"/>
          <w:u w:val="single"/>
        </w:rPr>
        <w:t>자산부채</w:t>
      </w:r>
      <w:r w:rsidRPr="00EE31D7">
        <w:rPr>
          <w:rFonts w:ascii="Times New Roman"/>
          <w:sz w:val="23"/>
          <w:szCs w:val="23"/>
        </w:rPr>
        <w:t>”</w:t>
      </w:r>
      <w:r w:rsidRPr="00EE31D7">
        <w:rPr>
          <w:rFonts w:ascii="Times New Roman" w:hint="eastAsia"/>
          <w:sz w:val="23"/>
          <w:szCs w:val="23"/>
        </w:rPr>
        <w:t>는</w:t>
      </w:r>
      <w:r w:rsidRPr="00EE31D7">
        <w:rPr>
          <w:rFonts w:ascii="Times New Roman" w:hint="eastAsia"/>
          <w:sz w:val="23"/>
          <w:szCs w:val="23"/>
        </w:rPr>
        <w:t xml:space="preserve"> </w:t>
      </w:r>
      <w:r w:rsidRPr="00EE31D7">
        <w:rPr>
          <w:rFonts w:ascii="Times New Roman"/>
          <w:sz w:val="23"/>
          <w:szCs w:val="23"/>
        </w:rPr>
        <w:t>(</w:t>
      </w:r>
      <w:proofErr w:type="spellStart"/>
      <w:r w:rsidRPr="00EE31D7">
        <w:rPr>
          <w:rFonts w:ascii="Times New Roman"/>
          <w:sz w:val="23"/>
          <w:szCs w:val="23"/>
        </w:rPr>
        <w:t>i</w:t>
      </w:r>
      <w:proofErr w:type="spellEnd"/>
      <w:r w:rsidRPr="00EE31D7">
        <w:rPr>
          <w:rFonts w:ascii="Times New Roman"/>
          <w:sz w:val="23"/>
          <w:szCs w:val="23"/>
        </w:rPr>
        <w:t xml:space="preserve">) </w:t>
      </w:r>
      <w:proofErr w:type="spellStart"/>
      <w:r w:rsidRPr="00EE31D7">
        <w:rPr>
          <w:rFonts w:ascii="Times New Roman" w:hint="eastAsia"/>
          <w:sz w:val="23"/>
          <w:szCs w:val="23"/>
        </w:rPr>
        <w:t>전속적으로</w:t>
      </w:r>
      <w:proofErr w:type="spellEnd"/>
      <w:r w:rsidRPr="00EE31D7">
        <w:rPr>
          <w:rFonts w:ascii="Times New Roman" w:hint="eastAsia"/>
          <w:sz w:val="23"/>
          <w:szCs w:val="23"/>
        </w:rPr>
        <w:t xml:space="preserve"> </w:t>
      </w:r>
      <w:r w:rsidRPr="00EE31D7">
        <w:rPr>
          <w:rFonts w:ascii="Times New Roman" w:hint="eastAsia"/>
          <w:sz w:val="23"/>
          <w:szCs w:val="23"/>
        </w:rPr>
        <w:t>또는</w:t>
      </w:r>
      <w:r w:rsidRPr="00EE31D7">
        <w:rPr>
          <w:rFonts w:ascii="Times New Roman" w:hint="eastAsia"/>
          <w:sz w:val="23"/>
          <w:szCs w:val="23"/>
        </w:rPr>
        <w:t xml:space="preserve"> </w:t>
      </w:r>
      <w:r w:rsidRPr="00EE31D7">
        <w:rPr>
          <w:rFonts w:ascii="Times New Roman" w:eastAsia="바탕체"/>
          <w:sz w:val="23"/>
          <w:szCs w:val="23"/>
        </w:rPr>
        <w:t>주로</w:t>
      </w:r>
      <w:r w:rsidRPr="00B51FA5">
        <w:rPr>
          <w:rFonts w:ascii="Times New Roman" w:eastAsia="바탕체"/>
          <w:sz w:val="23"/>
          <w:szCs w:val="23"/>
        </w:rPr>
        <w:t xml:space="preserve"> </w:t>
      </w:r>
      <w:r w:rsidRPr="00B51FA5">
        <w:rPr>
          <w:rFonts w:ascii="Times New Roman" w:eastAsia="바탕체" w:hint="eastAsia"/>
          <w:sz w:val="23"/>
          <w:szCs w:val="23"/>
        </w:rPr>
        <w:t>분할대상사업을</w:t>
      </w:r>
      <w:r w:rsidRPr="00B51FA5">
        <w:rPr>
          <w:rFonts w:ascii="Times New Roman" w:eastAsia="바탕체"/>
          <w:sz w:val="23"/>
          <w:szCs w:val="23"/>
        </w:rPr>
        <w:t xml:space="preserve"> </w:t>
      </w:r>
      <w:r w:rsidRPr="00B51FA5">
        <w:rPr>
          <w:rFonts w:ascii="Times New Roman" w:eastAsia="바탕체"/>
          <w:sz w:val="23"/>
          <w:szCs w:val="23"/>
        </w:rPr>
        <w:t>위해</w:t>
      </w:r>
      <w:r w:rsidRPr="00B51FA5">
        <w:rPr>
          <w:rFonts w:ascii="Times New Roman" w:eastAsia="바탕체"/>
          <w:sz w:val="23"/>
          <w:szCs w:val="23"/>
        </w:rPr>
        <w:t xml:space="preserve"> </w:t>
      </w:r>
      <w:r w:rsidRPr="00B51FA5">
        <w:rPr>
          <w:rFonts w:ascii="Times New Roman" w:eastAsia="바탕체"/>
          <w:sz w:val="23"/>
          <w:szCs w:val="23"/>
        </w:rPr>
        <w:t>사용되거나</w:t>
      </w:r>
      <w:r w:rsidRPr="00B51FA5">
        <w:rPr>
          <w:rFonts w:ascii="Times New Roman" w:eastAsia="바탕체"/>
          <w:sz w:val="23"/>
          <w:szCs w:val="23"/>
        </w:rPr>
        <w:t xml:space="preserve"> </w:t>
      </w:r>
      <w:r w:rsidRPr="00B51FA5">
        <w:rPr>
          <w:rFonts w:ascii="Times New Roman" w:eastAsia="바탕체"/>
          <w:sz w:val="23"/>
          <w:szCs w:val="23"/>
        </w:rPr>
        <w:t>사용을</w:t>
      </w:r>
      <w:r w:rsidRPr="00B51FA5">
        <w:rPr>
          <w:rFonts w:ascii="Times New Roman" w:eastAsia="바탕체"/>
          <w:sz w:val="23"/>
          <w:szCs w:val="23"/>
        </w:rPr>
        <w:t xml:space="preserve"> </w:t>
      </w:r>
      <w:r w:rsidRPr="00B51FA5">
        <w:rPr>
          <w:rFonts w:ascii="Times New Roman" w:eastAsia="바탕체"/>
          <w:sz w:val="23"/>
          <w:szCs w:val="23"/>
        </w:rPr>
        <w:t>위해</w:t>
      </w:r>
      <w:r w:rsidRPr="00B51FA5">
        <w:rPr>
          <w:rFonts w:ascii="Times New Roman" w:eastAsia="바탕체"/>
          <w:sz w:val="23"/>
          <w:szCs w:val="23"/>
        </w:rPr>
        <w:t xml:space="preserve"> </w:t>
      </w:r>
      <w:r w:rsidRPr="00B51FA5">
        <w:rPr>
          <w:rFonts w:ascii="Times New Roman" w:eastAsia="바탕체"/>
          <w:sz w:val="23"/>
          <w:szCs w:val="23"/>
        </w:rPr>
        <w:t>보유하는</w:t>
      </w:r>
      <w:r w:rsidRPr="00B51FA5">
        <w:rPr>
          <w:rFonts w:ascii="Times New Roman" w:eastAsia="바탕체"/>
          <w:sz w:val="23"/>
          <w:szCs w:val="23"/>
        </w:rPr>
        <w:t xml:space="preserve"> </w:t>
      </w:r>
      <w:r w:rsidRPr="00B51FA5">
        <w:rPr>
          <w:rFonts w:ascii="Times New Roman" w:eastAsia="바탕체"/>
          <w:sz w:val="23"/>
          <w:szCs w:val="23"/>
        </w:rPr>
        <w:t>모든</w:t>
      </w:r>
      <w:r w:rsidRPr="00B51FA5">
        <w:rPr>
          <w:rFonts w:ascii="Times New Roman" w:eastAsia="바탕체"/>
          <w:sz w:val="23"/>
          <w:szCs w:val="23"/>
        </w:rPr>
        <w:t xml:space="preserve"> </w:t>
      </w:r>
      <w:r w:rsidRPr="00B51FA5">
        <w:rPr>
          <w:rFonts w:ascii="Times New Roman" w:eastAsia="바탕체"/>
          <w:sz w:val="23"/>
          <w:szCs w:val="23"/>
        </w:rPr>
        <w:t>자산과</w:t>
      </w:r>
      <w:r w:rsidRPr="00B51FA5">
        <w:rPr>
          <w:rFonts w:ascii="Times New Roman" w:eastAsia="바탕체"/>
          <w:sz w:val="23"/>
          <w:szCs w:val="23"/>
        </w:rPr>
        <w:t xml:space="preserve"> </w:t>
      </w:r>
      <w:r w:rsidRPr="00B51FA5">
        <w:rPr>
          <w:rFonts w:ascii="Times New Roman" w:eastAsia="바탕체"/>
          <w:sz w:val="23"/>
          <w:szCs w:val="23"/>
        </w:rPr>
        <w:t>권리</w:t>
      </w:r>
      <w:r w:rsidRPr="00B51FA5">
        <w:rPr>
          <w:rFonts w:ascii="Times New Roman" w:eastAsia="바탕체"/>
          <w:sz w:val="23"/>
          <w:szCs w:val="23"/>
        </w:rPr>
        <w:t xml:space="preserve"> </w:t>
      </w:r>
      <w:r w:rsidRPr="00B51FA5">
        <w:rPr>
          <w:rFonts w:ascii="Times New Roman" w:eastAsia="바탕체"/>
          <w:sz w:val="23"/>
          <w:szCs w:val="23"/>
        </w:rPr>
        <w:t>및</w:t>
      </w:r>
      <w:r w:rsidRPr="00B51FA5">
        <w:rPr>
          <w:rFonts w:ascii="Times New Roman" w:eastAsia="바탕체"/>
          <w:sz w:val="23"/>
          <w:szCs w:val="23"/>
        </w:rPr>
        <w:t xml:space="preserve"> (ii) </w:t>
      </w:r>
      <w:proofErr w:type="spellStart"/>
      <w:r w:rsidRPr="00B51FA5">
        <w:rPr>
          <w:rFonts w:ascii="Times New Roman" w:eastAsia="바탕체"/>
          <w:sz w:val="23"/>
          <w:szCs w:val="23"/>
        </w:rPr>
        <w:t>전속적으로</w:t>
      </w:r>
      <w:proofErr w:type="spellEnd"/>
      <w:r w:rsidRPr="00B51FA5">
        <w:rPr>
          <w:rFonts w:ascii="Times New Roman" w:eastAsia="바탕체"/>
          <w:sz w:val="23"/>
          <w:szCs w:val="23"/>
        </w:rPr>
        <w:t xml:space="preserve"> </w:t>
      </w:r>
      <w:r w:rsidRPr="00B51FA5">
        <w:rPr>
          <w:rFonts w:ascii="Times New Roman" w:eastAsia="바탕체"/>
          <w:sz w:val="23"/>
          <w:szCs w:val="23"/>
        </w:rPr>
        <w:t>또는</w:t>
      </w:r>
      <w:r w:rsidRPr="00B51FA5">
        <w:rPr>
          <w:rFonts w:ascii="Times New Roman" w:eastAsia="바탕체"/>
          <w:sz w:val="23"/>
          <w:szCs w:val="23"/>
        </w:rPr>
        <w:t xml:space="preserve"> </w:t>
      </w:r>
      <w:r w:rsidRPr="00B51FA5">
        <w:rPr>
          <w:rFonts w:ascii="Times New Roman" w:eastAsia="바탕체"/>
          <w:sz w:val="23"/>
          <w:szCs w:val="23"/>
        </w:rPr>
        <w:t>주로</w:t>
      </w:r>
      <w:r w:rsidRPr="00B51FA5">
        <w:rPr>
          <w:rFonts w:ascii="Times New Roman" w:eastAsia="바탕체"/>
          <w:sz w:val="23"/>
          <w:szCs w:val="23"/>
        </w:rPr>
        <w:t xml:space="preserve"> </w:t>
      </w:r>
      <w:r w:rsidRPr="00B51FA5">
        <w:rPr>
          <w:rFonts w:ascii="Times New Roman" w:eastAsia="바탕체" w:hint="eastAsia"/>
          <w:sz w:val="23"/>
          <w:szCs w:val="23"/>
        </w:rPr>
        <w:t>분할대상</w:t>
      </w:r>
      <w:r w:rsidRPr="00B51FA5">
        <w:rPr>
          <w:rFonts w:ascii="Times New Roman" w:eastAsia="바탕체"/>
          <w:sz w:val="23"/>
          <w:szCs w:val="23"/>
        </w:rPr>
        <w:t>사업과</w:t>
      </w:r>
      <w:r w:rsidRPr="00B51FA5">
        <w:rPr>
          <w:rFonts w:ascii="Times New Roman" w:eastAsia="바탕체"/>
          <w:sz w:val="23"/>
          <w:szCs w:val="23"/>
        </w:rPr>
        <w:t xml:space="preserve"> </w:t>
      </w:r>
      <w:r w:rsidRPr="00B51FA5">
        <w:rPr>
          <w:rFonts w:ascii="Times New Roman" w:eastAsia="바탕체"/>
          <w:sz w:val="23"/>
          <w:szCs w:val="23"/>
        </w:rPr>
        <w:t>관련되거나</w:t>
      </w:r>
      <w:r w:rsidRPr="00B51FA5">
        <w:rPr>
          <w:rFonts w:ascii="Times New Roman" w:eastAsia="바탕체"/>
          <w:sz w:val="23"/>
          <w:szCs w:val="23"/>
        </w:rPr>
        <w:t xml:space="preserve"> </w:t>
      </w:r>
      <w:r w:rsidRPr="00B51FA5">
        <w:rPr>
          <w:rFonts w:ascii="Times New Roman" w:eastAsia="바탕체"/>
          <w:sz w:val="23"/>
          <w:szCs w:val="23"/>
        </w:rPr>
        <w:t>그로부터</w:t>
      </w:r>
      <w:r w:rsidRPr="00B51FA5">
        <w:rPr>
          <w:rFonts w:ascii="Times New Roman" w:eastAsia="바탕체"/>
          <w:sz w:val="23"/>
          <w:szCs w:val="23"/>
        </w:rPr>
        <w:t xml:space="preserve"> </w:t>
      </w:r>
      <w:r w:rsidRPr="00B51FA5">
        <w:rPr>
          <w:rFonts w:ascii="Times New Roman" w:eastAsia="바탕체"/>
          <w:sz w:val="23"/>
          <w:szCs w:val="23"/>
        </w:rPr>
        <w:t>발생하는</w:t>
      </w:r>
      <w:r w:rsidRPr="00B51FA5">
        <w:rPr>
          <w:rFonts w:ascii="Times New Roman" w:eastAsia="바탕체"/>
          <w:sz w:val="23"/>
          <w:szCs w:val="23"/>
        </w:rPr>
        <w:t xml:space="preserve"> </w:t>
      </w:r>
      <w:r w:rsidRPr="00B51FA5">
        <w:rPr>
          <w:rFonts w:ascii="Times New Roman" w:eastAsia="바탕체" w:hint="eastAsia"/>
          <w:sz w:val="23"/>
          <w:szCs w:val="23"/>
        </w:rPr>
        <w:t>모</w:t>
      </w:r>
      <w:r w:rsidRPr="00B51FA5">
        <w:rPr>
          <w:rFonts w:ascii="Times New Roman" w:eastAsia="바탕체"/>
          <w:sz w:val="23"/>
          <w:szCs w:val="23"/>
        </w:rPr>
        <w:t>든</w:t>
      </w:r>
      <w:r w:rsidRPr="00B51FA5">
        <w:rPr>
          <w:rFonts w:ascii="Times New Roman" w:eastAsia="바탕체" w:hint="eastAsia"/>
          <w:sz w:val="23"/>
          <w:szCs w:val="23"/>
        </w:rPr>
        <w:t xml:space="preserve"> </w:t>
      </w:r>
      <w:r w:rsidRPr="00B51FA5">
        <w:rPr>
          <w:rFonts w:ascii="Times New Roman" w:eastAsia="바탕체"/>
          <w:sz w:val="23"/>
          <w:szCs w:val="23"/>
        </w:rPr>
        <w:t>부채로서</w:t>
      </w:r>
      <w:r w:rsidRPr="00B51FA5">
        <w:rPr>
          <w:rFonts w:ascii="Times New Roman" w:eastAsia="바탕체"/>
          <w:sz w:val="23"/>
          <w:szCs w:val="23"/>
        </w:rPr>
        <w:t xml:space="preserve">, </w:t>
      </w:r>
      <w:r w:rsidRPr="00B51FA5">
        <w:rPr>
          <w:rFonts w:ascii="Times New Roman" w:eastAsia="바탕체"/>
          <w:sz w:val="23"/>
          <w:szCs w:val="23"/>
        </w:rPr>
        <w:t>본건</w:t>
      </w:r>
      <w:r w:rsidRPr="00B51FA5">
        <w:rPr>
          <w:rFonts w:ascii="Times New Roman" w:eastAsia="바탕체"/>
          <w:sz w:val="23"/>
          <w:szCs w:val="23"/>
        </w:rPr>
        <w:t xml:space="preserve"> </w:t>
      </w:r>
      <w:r w:rsidRPr="00B51FA5">
        <w:rPr>
          <w:rFonts w:ascii="Times New Roman" w:eastAsia="바탕체"/>
          <w:sz w:val="23"/>
          <w:szCs w:val="23"/>
        </w:rPr>
        <w:t>분할을</w:t>
      </w:r>
      <w:r w:rsidRPr="00B51FA5">
        <w:rPr>
          <w:rFonts w:ascii="Times New Roman" w:eastAsia="바탕체"/>
          <w:sz w:val="23"/>
          <w:szCs w:val="23"/>
        </w:rPr>
        <w:t xml:space="preserve"> </w:t>
      </w:r>
      <w:r w:rsidRPr="00B51FA5">
        <w:rPr>
          <w:rFonts w:ascii="Times New Roman" w:eastAsia="바탕체"/>
          <w:sz w:val="23"/>
          <w:szCs w:val="23"/>
        </w:rPr>
        <w:t>통해</w:t>
      </w:r>
      <w:r w:rsidRPr="00B51FA5">
        <w:rPr>
          <w:rFonts w:ascii="Times New Roman" w:eastAsia="바탕체"/>
          <w:sz w:val="23"/>
          <w:szCs w:val="23"/>
        </w:rPr>
        <w:t xml:space="preserve"> </w:t>
      </w:r>
      <w:proofErr w:type="spellStart"/>
      <w:r w:rsidRPr="00B51FA5">
        <w:rPr>
          <w:rFonts w:ascii="Times New Roman" w:eastAsia="바탕체"/>
          <w:sz w:val="23"/>
          <w:szCs w:val="23"/>
        </w:rPr>
        <w:t>대상회사로</w:t>
      </w:r>
      <w:proofErr w:type="spellEnd"/>
      <w:r w:rsidRPr="00B51FA5">
        <w:rPr>
          <w:rFonts w:ascii="Times New Roman" w:eastAsia="바탕체"/>
          <w:sz w:val="23"/>
          <w:szCs w:val="23"/>
        </w:rPr>
        <w:t xml:space="preserve"> </w:t>
      </w:r>
      <w:r w:rsidRPr="00B51FA5">
        <w:rPr>
          <w:rFonts w:ascii="Times New Roman" w:eastAsia="바탕체"/>
          <w:sz w:val="23"/>
          <w:szCs w:val="23"/>
        </w:rPr>
        <w:t>이전</w:t>
      </w:r>
      <w:r w:rsidRPr="00B51FA5">
        <w:rPr>
          <w:rFonts w:ascii="Times New Roman" w:eastAsia="바탕체"/>
          <w:sz w:val="23"/>
          <w:szCs w:val="23"/>
        </w:rPr>
        <w:t xml:space="preserve"> </w:t>
      </w:r>
      <w:r w:rsidRPr="00B51FA5">
        <w:rPr>
          <w:rFonts w:ascii="Times New Roman" w:eastAsia="바탕체"/>
          <w:sz w:val="23"/>
          <w:szCs w:val="23"/>
        </w:rPr>
        <w:t>또는</w:t>
      </w:r>
      <w:r w:rsidRPr="00B51FA5">
        <w:rPr>
          <w:rFonts w:ascii="Times New Roman" w:eastAsia="바탕체"/>
          <w:sz w:val="23"/>
          <w:szCs w:val="23"/>
        </w:rPr>
        <w:t xml:space="preserve"> </w:t>
      </w:r>
      <w:r w:rsidRPr="00B51FA5">
        <w:rPr>
          <w:rFonts w:ascii="Times New Roman" w:eastAsia="바탕체"/>
          <w:sz w:val="23"/>
          <w:szCs w:val="23"/>
        </w:rPr>
        <w:t>승계되는</w:t>
      </w:r>
      <w:r w:rsidRPr="00B51FA5">
        <w:rPr>
          <w:rFonts w:ascii="Times New Roman" w:eastAsia="바탕체"/>
          <w:sz w:val="23"/>
          <w:szCs w:val="23"/>
        </w:rPr>
        <w:t xml:space="preserve"> </w:t>
      </w:r>
      <w:r w:rsidRPr="00B51FA5">
        <w:rPr>
          <w:rFonts w:ascii="Times New Roman" w:eastAsia="바탕체"/>
          <w:sz w:val="23"/>
          <w:szCs w:val="23"/>
        </w:rPr>
        <w:t>자산</w:t>
      </w:r>
      <w:r w:rsidRPr="00B51FA5">
        <w:rPr>
          <w:rFonts w:ascii="Times New Roman" w:eastAsia="바탕체"/>
          <w:sz w:val="23"/>
          <w:szCs w:val="23"/>
        </w:rPr>
        <w:t xml:space="preserve"> </w:t>
      </w:r>
      <w:r w:rsidRPr="00B51FA5">
        <w:rPr>
          <w:rFonts w:ascii="Times New Roman" w:eastAsia="바탕체"/>
          <w:sz w:val="23"/>
          <w:szCs w:val="23"/>
        </w:rPr>
        <w:t>또는</w:t>
      </w:r>
      <w:r w:rsidRPr="00B51FA5">
        <w:rPr>
          <w:rFonts w:ascii="Times New Roman" w:eastAsia="바탕체"/>
          <w:sz w:val="23"/>
          <w:szCs w:val="23"/>
        </w:rPr>
        <w:t xml:space="preserve"> </w:t>
      </w:r>
      <w:r w:rsidRPr="00B51FA5">
        <w:rPr>
          <w:rFonts w:ascii="Times New Roman" w:eastAsia="바탕체"/>
          <w:sz w:val="23"/>
          <w:szCs w:val="23"/>
        </w:rPr>
        <w:t>부채를</w:t>
      </w:r>
      <w:r w:rsidRPr="00B51FA5">
        <w:rPr>
          <w:rFonts w:ascii="Times New Roman" w:eastAsia="바탕체"/>
          <w:sz w:val="23"/>
          <w:szCs w:val="23"/>
        </w:rPr>
        <w:t xml:space="preserve"> </w:t>
      </w:r>
      <w:r w:rsidRPr="00B51FA5">
        <w:rPr>
          <w:rFonts w:ascii="Times New Roman" w:eastAsia="바탕체"/>
          <w:sz w:val="23"/>
          <w:szCs w:val="23"/>
        </w:rPr>
        <w:t>의미하며</w:t>
      </w:r>
      <w:r w:rsidRPr="00B51FA5">
        <w:rPr>
          <w:rFonts w:ascii="Times New Roman" w:eastAsia="바탕체"/>
          <w:sz w:val="23"/>
          <w:szCs w:val="23"/>
        </w:rPr>
        <w:t xml:space="preserve">, </w:t>
      </w:r>
      <w:r w:rsidRPr="00B51FA5">
        <w:rPr>
          <w:rFonts w:ascii="Times New Roman" w:eastAsia="바탕체" w:hint="eastAsia"/>
          <w:sz w:val="23"/>
          <w:szCs w:val="23"/>
        </w:rPr>
        <w:t>2</w:t>
      </w:r>
      <w:r w:rsidRPr="00B51FA5">
        <w:rPr>
          <w:rFonts w:ascii="Times New Roman" w:eastAsia="바탕체"/>
          <w:sz w:val="23"/>
          <w:szCs w:val="23"/>
        </w:rPr>
        <w:t>02</w:t>
      </w:r>
      <w:r w:rsidR="005725BE">
        <w:rPr>
          <w:rFonts w:ascii="Times New Roman" w:eastAsia="바탕체"/>
          <w:sz w:val="23"/>
          <w:szCs w:val="23"/>
        </w:rPr>
        <w:t>2</w:t>
      </w:r>
      <w:r w:rsidR="005725BE">
        <w:rPr>
          <w:rFonts w:ascii="Times New Roman" w:eastAsia="바탕체" w:hint="eastAsia"/>
          <w:sz w:val="23"/>
          <w:szCs w:val="23"/>
        </w:rPr>
        <w:t>년</w:t>
      </w:r>
      <w:r w:rsidRPr="00883718">
        <w:rPr>
          <w:rFonts w:ascii="Times New Roman" w:eastAsia="바탕체"/>
          <w:sz w:val="23"/>
          <w:szCs w:val="23"/>
        </w:rPr>
        <w:t xml:space="preserve"> </w:t>
      </w:r>
      <w:r w:rsidR="00E426FA">
        <w:rPr>
          <w:rFonts w:ascii="Times New Roman" w:eastAsia="바탕체"/>
          <w:sz w:val="23"/>
          <w:szCs w:val="23"/>
        </w:rPr>
        <w:t>3</w:t>
      </w:r>
      <w:r w:rsidR="005725BE">
        <w:rPr>
          <w:rFonts w:ascii="Times New Roman" w:eastAsia="바탕체" w:hint="eastAsia"/>
          <w:sz w:val="23"/>
          <w:szCs w:val="23"/>
        </w:rPr>
        <w:t>월</w:t>
      </w:r>
      <w:r w:rsidRPr="00883718">
        <w:rPr>
          <w:rFonts w:ascii="Times New Roman" w:eastAsia="바탕체"/>
          <w:sz w:val="23"/>
          <w:szCs w:val="23"/>
        </w:rPr>
        <w:t xml:space="preserve"> </w:t>
      </w:r>
      <w:r w:rsidR="00E426FA">
        <w:rPr>
          <w:rFonts w:ascii="Times New Roman"/>
          <w:sz w:val="23"/>
          <w:szCs w:val="23"/>
        </w:rPr>
        <w:t>31</w:t>
      </w:r>
      <w:r w:rsidR="005725BE">
        <w:rPr>
          <w:rFonts w:ascii="Times New Roman" w:eastAsia="바탕체" w:hint="eastAsia"/>
          <w:sz w:val="23"/>
          <w:szCs w:val="23"/>
        </w:rPr>
        <w:t>일</w:t>
      </w:r>
      <w:r w:rsidRPr="00883718">
        <w:rPr>
          <w:rFonts w:ascii="Times New Roman" w:eastAsia="바탕체"/>
          <w:sz w:val="23"/>
          <w:szCs w:val="23"/>
        </w:rPr>
        <w:t xml:space="preserve"> </w:t>
      </w:r>
      <w:r w:rsidRPr="00883718">
        <w:rPr>
          <w:rFonts w:ascii="Times New Roman" w:eastAsia="바탕체" w:hint="eastAsia"/>
          <w:sz w:val="23"/>
          <w:szCs w:val="23"/>
        </w:rPr>
        <w:t>기준으로</w:t>
      </w:r>
      <w:r w:rsidRPr="00883718">
        <w:rPr>
          <w:rFonts w:ascii="Times New Roman" w:eastAsia="바탕체" w:hint="eastAsia"/>
          <w:sz w:val="23"/>
          <w:szCs w:val="23"/>
        </w:rPr>
        <w:t xml:space="preserve"> </w:t>
      </w:r>
      <w:r w:rsidRPr="000575B1">
        <w:rPr>
          <w:rFonts w:ascii="Times New Roman" w:eastAsia="바탕체"/>
          <w:sz w:val="23"/>
          <w:szCs w:val="23"/>
        </w:rPr>
        <w:t>그</w:t>
      </w:r>
      <w:r w:rsidRPr="000575B1">
        <w:rPr>
          <w:rFonts w:ascii="Times New Roman" w:eastAsia="바탕체" w:hint="eastAsia"/>
          <w:sz w:val="23"/>
          <w:szCs w:val="23"/>
        </w:rPr>
        <w:t xml:space="preserve"> </w:t>
      </w:r>
      <w:r w:rsidRPr="00522B89">
        <w:rPr>
          <w:rFonts w:ascii="Times New Roman" w:eastAsia="바탕체" w:hint="eastAsia"/>
          <w:sz w:val="23"/>
          <w:szCs w:val="23"/>
        </w:rPr>
        <w:t>주요</w:t>
      </w:r>
      <w:r w:rsidRPr="00B51FA5">
        <w:rPr>
          <w:rFonts w:ascii="Times New Roman" w:eastAsia="바탕체"/>
          <w:sz w:val="23"/>
          <w:szCs w:val="23"/>
        </w:rPr>
        <w:t xml:space="preserve"> </w:t>
      </w:r>
      <w:r w:rsidRPr="00B51FA5">
        <w:rPr>
          <w:rFonts w:ascii="Times New Roman" w:eastAsia="바탕체"/>
          <w:sz w:val="23"/>
          <w:szCs w:val="23"/>
        </w:rPr>
        <w:t>내역은</w:t>
      </w:r>
      <w:r w:rsidRPr="00B51FA5">
        <w:rPr>
          <w:rFonts w:ascii="Times New Roman" w:eastAsia="바탕체"/>
          <w:sz w:val="23"/>
          <w:szCs w:val="23"/>
        </w:rPr>
        <w:t xml:space="preserve"> </w:t>
      </w:r>
      <w:r w:rsidRPr="00B51FA5">
        <w:rPr>
          <w:rFonts w:ascii="Times New Roman" w:eastAsia="바탕체" w:hint="eastAsia"/>
          <w:sz w:val="23"/>
          <w:szCs w:val="23"/>
          <w:u w:val="single"/>
        </w:rPr>
        <w:t>별첨</w:t>
      </w:r>
      <w:r w:rsidRPr="00B51FA5">
        <w:rPr>
          <w:rFonts w:ascii="Times New Roman" w:eastAsia="바탕체" w:hint="eastAsia"/>
          <w:sz w:val="23"/>
          <w:szCs w:val="23"/>
          <w:u w:val="single"/>
        </w:rPr>
        <w:t xml:space="preserve"> </w:t>
      </w:r>
      <w:r w:rsidRPr="00B51FA5">
        <w:rPr>
          <w:rFonts w:ascii="Times New Roman" w:eastAsia="바탕체"/>
          <w:sz w:val="23"/>
          <w:szCs w:val="23"/>
          <w:u w:val="single"/>
        </w:rPr>
        <w:t>1.2</w:t>
      </w:r>
      <w:r w:rsidRPr="00B51FA5">
        <w:rPr>
          <w:rFonts w:ascii="Times New Roman" w:eastAsia="바탕체"/>
          <w:sz w:val="23"/>
          <w:szCs w:val="23"/>
        </w:rPr>
        <w:t>에</w:t>
      </w:r>
      <w:r w:rsidRPr="00B51FA5">
        <w:rPr>
          <w:rFonts w:ascii="Times New Roman" w:eastAsia="바탕체"/>
          <w:sz w:val="23"/>
          <w:szCs w:val="23"/>
        </w:rPr>
        <w:t xml:space="preserve"> </w:t>
      </w:r>
      <w:r w:rsidRPr="00B51FA5">
        <w:rPr>
          <w:rFonts w:ascii="Times New Roman" w:eastAsia="바탕체"/>
          <w:sz w:val="23"/>
          <w:szCs w:val="23"/>
        </w:rPr>
        <w:t>기재되어</w:t>
      </w:r>
      <w:r w:rsidRPr="00B51FA5">
        <w:rPr>
          <w:rFonts w:ascii="Times New Roman" w:eastAsia="바탕체"/>
          <w:sz w:val="23"/>
          <w:szCs w:val="23"/>
        </w:rPr>
        <w:t xml:space="preserve"> </w:t>
      </w:r>
      <w:r w:rsidRPr="00B51FA5">
        <w:rPr>
          <w:rFonts w:ascii="Times New Roman" w:eastAsia="바탕체"/>
          <w:sz w:val="23"/>
          <w:szCs w:val="23"/>
        </w:rPr>
        <w:t>있다</w:t>
      </w:r>
      <w:r w:rsidRPr="00B51FA5">
        <w:rPr>
          <w:rFonts w:ascii="Times New Roman" w:eastAsia="바탕체"/>
          <w:sz w:val="23"/>
          <w:szCs w:val="23"/>
        </w:rPr>
        <w:t xml:space="preserve">. </w:t>
      </w:r>
    </w:p>
    <w:p w14:paraId="28A8796F" w14:textId="53DD12F8" w:rsidR="00786425" w:rsidRPr="00341FED" w:rsidRDefault="00786425" w:rsidP="00786425">
      <w:pPr>
        <w:adjustRightInd w:val="0"/>
        <w:snapToGrid w:val="0"/>
        <w:spacing w:before="180" w:after="180" w:line="360" w:lineRule="atLeast"/>
        <w:rPr>
          <w:rFonts w:ascii="Times New Roman" w:eastAsia="바탕체"/>
          <w:sz w:val="23"/>
          <w:szCs w:val="23"/>
        </w:rPr>
      </w:pPr>
      <w:r w:rsidRPr="00B51FA5">
        <w:rPr>
          <w:rFonts w:ascii="Times New Roman"/>
          <w:sz w:val="23"/>
          <w:szCs w:val="23"/>
        </w:rPr>
        <w:t>“</w:t>
      </w:r>
      <w:r w:rsidRPr="00B51FA5">
        <w:rPr>
          <w:rFonts w:ascii="Times New Roman"/>
          <w:sz w:val="23"/>
          <w:szCs w:val="23"/>
          <w:u w:val="single"/>
        </w:rPr>
        <w:t>분할재무</w:t>
      </w:r>
      <w:r w:rsidRPr="00B51FA5">
        <w:rPr>
          <w:rFonts w:ascii="Times New Roman" w:hint="eastAsia"/>
          <w:sz w:val="23"/>
          <w:szCs w:val="23"/>
          <w:u w:val="single"/>
        </w:rPr>
        <w:t>제</w:t>
      </w:r>
      <w:r w:rsidRPr="00B51FA5">
        <w:rPr>
          <w:rFonts w:ascii="Times New Roman"/>
          <w:sz w:val="23"/>
          <w:szCs w:val="23"/>
          <w:u w:val="single"/>
        </w:rPr>
        <w:t>표</w:t>
      </w:r>
      <w:r w:rsidRPr="00883718">
        <w:rPr>
          <w:rFonts w:ascii="Times New Roman"/>
          <w:sz w:val="23"/>
          <w:szCs w:val="23"/>
        </w:rPr>
        <w:t>”</w:t>
      </w:r>
      <w:r w:rsidRPr="00883718">
        <w:rPr>
          <w:rFonts w:ascii="Times New Roman" w:hint="eastAsia"/>
          <w:sz w:val="23"/>
          <w:szCs w:val="23"/>
        </w:rPr>
        <w:t>는</w:t>
      </w:r>
      <w:r w:rsidRPr="00883718">
        <w:rPr>
          <w:rFonts w:ascii="Times New Roman"/>
          <w:sz w:val="23"/>
          <w:szCs w:val="23"/>
        </w:rPr>
        <w:t xml:space="preserve"> </w:t>
      </w:r>
      <w:r w:rsidR="005725BE" w:rsidRPr="000575B1">
        <w:rPr>
          <w:rFonts w:ascii="Times New Roman"/>
          <w:sz w:val="23"/>
          <w:szCs w:val="23"/>
        </w:rPr>
        <w:t>202</w:t>
      </w:r>
      <w:r w:rsidR="005725BE">
        <w:rPr>
          <w:rFonts w:ascii="Times New Roman"/>
          <w:sz w:val="23"/>
          <w:szCs w:val="23"/>
        </w:rPr>
        <w:t>2</w:t>
      </w:r>
      <w:r w:rsidRPr="00883718">
        <w:rPr>
          <w:rFonts w:ascii="Times New Roman"/>
          <w:sz w:val="23"/>
          <w:szCs w:val="23"/>
        </w:rPr>
        <w:t>년</w:t>
      </w:r>
      <w:r w:rsidRPr="00883718">
        <w:rPr>
          <w:rFonts w:ascii="Times New Roman"/>
          <w:sz w:val="23"/>
          <w:szCs w:val="23"/>
        </w:rPr>
        <w:t xml:space="preserve"> </w:t>
      </w:r>
      <w:r w:rsidR="00D161D7">
        <w:rPr>
          <w:rFonts w:ascii="Times New Roman"/>
          <w:sz w:val="23"/>
          <w:szCs w:val="23"/>
        </w:rPr>
        <w:t>3</w:t>
      </w:r>
      <w:r w:rsidRPr="00883718">
        <w:rPr>
          <w:rFonts w:ascii="Times New Roman"/>
          <w:sz w:val="23"/>
          <w:szCs w:val="23"/>
        </w:rPr>
        <w:t>월</w:t>
      </w:r>
      <w:r w:rsidRPr="00883718">
        <w:rPr>
          <w:rFonts w:ascii="Times New Roman"/>
          <w:sz w:val="23"/>
          <w:szCs w:val="23"/>
        </w:rPr>
        <w:t xml:space="preserve"> </w:t>
      </w:r>
      <w:r w:rsidR="00D161D7">
        <w:rPr>
          <w:rFonts w:ascii="Times New Roman"/>
          <w:sz w:val="23"/>
          <w:szCs w:val="23"/>
        </w:rPr>
        <w:t>31</w:t>
      </w:r>
      <w:r w:rsidRPr="00883718">
        <w:rPr>
          <w:rFonts w:ascii="Times New Roman"/>
          <w:sz w:val="23"/>
          <w:szCs w:val="23"/>
        </w:rPr>
        <w:t>일</w:t>
      </w:r>
      <w:r w:rsidRPr="00883718">
        <w:rPr>
          <w:rFonts w:ascii="Times New Roman" w:hint="eastAsia"/>
          <w:sz w:val="23"/>
          <w:szCs w:val="23"/>
        </w:rPr>
        <w:t>(</w:t>
      </w:r>
      <w:r w:rsidRPr="00883718">
        <w:rPr>
          <w:rFonts w:ascii="Times New Roman"/>
          <w:sz w:val="23"/>
          <w:szCs w:val="23"/>
        </w:rPr>
        <w:t>“</w:t>
      </w:r>
      <w:r w:rsidR="004359DB">
        <w:rPr>
          <w:rFonts w:ascii="Times New Roman" w:hint="eastAsia"/>
          <w:sz w:val="23"/>
          <w:szCs w:val="23"/>
          <w:u w:val="single"/>
        </w:rPr>
        <w:t>기준일</w:t>
      </w:r>
      <w:r w:rsidRPr="00883718">
        <w:rPr>
          <w:rFonts w:ascii="Times New Roman"/>
          <w:sz w:val="23"/>
          <w:szCs w:val="23"/>
        </w:rPr>
        <w:t>”</w:t>
      </w:r>
      <w:r w:rsidRPr="00883718">
        <w:rPr>
          <w:rFonts w:ascii="Times New Roman" w:hint="eastAsia"/>
          <w:sz w:val="23"/>
          <w:szCs w:val="23"/>
        </w:rPr>
        <w:t>)</w:t>
      </w:r>
      <w:r w:rsidRPr="00883718">
        <w:rPr>
          <w:rFonts w:ascii="Times New Roman" w:hint="eastAsia"/>
          <w:sz w:val="23"/>
          <w:szCs w:val="23"/>
        </w:rPr>
        <w:t>을</w:t>
      </w:r>
      <w:r w:rsidRPr="000575B1">
        <w:rPr>
          <w:rFonts w:ascii="Times New Roman" w:hint="eastAsia"/>
          <w:sz w:val="23"/>
          <w:szCs w:val="23"/>
        </w:rPr>
        <w:t xml:space="preserve"> </w:t>
      </w:r>
      <w:r w:rsidRPr="000575B1">
        <w:rPr>
          <w:rFonts w:ascii="Times New Roman" w:hint="eastAsia"/>
          <w:sz w:val="23"/>
          <w:szCs w:val="23"/>
        </w:rPr>
        <w:t>각각의</w:t>
      </w:r>
      <w:r w:rsidRPr="00522B89">
        <w:rPr>
          <w:rFonts w:ascii="Times New Roman" w:hint="eastAsia"/>
          <w:sz w:val="23"/>
          <w:szCs w:val="23"/>
        </w:rPr>
        <w:t xml:space="preserve"> </w:t>
      </w:r>
      <w:r w:rsidRPr="00B51FA5">
        <w:rPr>
          <w:rFonts w:ascii="Times New Roman" w:hint="eastAsia"/>
          <w:sz w:val="23"/>
          <w:szCs w:val="23"/>
        </w:rPr>
        <w:t>기준일로</w:t>
      </w:r>
      <w:r w:rsidRPr="00B51FA5">
        <w:rPr>
          <w:rFonts w:ascii="Times New Roman" w:hint="eastAsia"/>
          <w:sz w:val="23"/>
          <w:szCs w:val="23"/>
        </w:rPr>
        <w:t xml:space="preserve"> </w:t>
      </w:r>
      <w:r w:rsidRPr="00B51FA5">
        <w:rPr>
          <w:rFonts w:ascii="Times New Roman" w:hint="eastAsia"/>
          <w:sz w:val="23"/>
          <w:szCs w:val="23"/>
        </w:rPr>
        <w:t>하여</w:t>
      </w:r>
      <w:r w:rsidRPr="00B51FA5">
        <w:rPr>
          <w:rFonts w:ascii="Times New Roman" w:hint="eastAsia"/>
          <w:sz w:val="23"/>
          <w:szCs w:val="23"/>
        </w:rPr>
        <w:t xml:space="preserve"> </w:t>
      </w:r>
      <w:r w:rsidRPr="00B51FA5">
        <w:rPr>
          <w:rFonts w:ascii="Times New Roman" w:hint="eastAsia"/>
          <w:sz w:val="23"/>
          <w:szCs w:val="23"/>
        </w:rPr>
        <w:t>작성된</w:t>
      </w:r>
      <w:r w:rsidRPr="00B51FA5">
        <w:rPr>
          <w:rFonts w:ascii="Times New Roman" w:hint="eastAsia"/>
          <w:sz w:val="23"/>
          <w:szCs w:val="23"/>
        </w:rPr>
        <w:t xml:space="preserve"> </w:t>
      </w:r>
      <w:r w:rsidRPr="00341FED">
        <w:rPr>
          <w:rFonts w:ascii="Times New Roman" w:hint="eastAsia"/>
          <w:sz w:val="23"/>
          <w:szCs w:val="23"/>
        </w:rPr>
        <w:t>매도인의</w:t>
      </w:r>
      <w:r w:rsidRPr="00341FED">
        <w:rPr>
          <w:rFonts w:ascii="Times New Roman"/>
          <w:sz w:val="23"/>
          <w:szCs w:val="23"/>
        </w:rPr>
        <w:t xml:space="preserve"> </w:t>
      </w:r>
      <w:r w:rsidR="00341FED" w:rsidRPr="009416F3">
        <w:rPr>
          <w:rFonts w:ascii="Times New Roman" w:eastAsia="바탕체" w:hint="eastAsia"/>
          <w:sz w:val="23"/>
          <w:szCs w:val="23"/>
        </w:rPr>
        <w:t>개별</w:t>
      </w:r>
      <w:r w:rsidR="00341FED" w:rsidRPr="009416F3">
        <w:rPr>
          <w:rFonts w:ascii="Times New Roman" w:eastAsia="바탕체"/>
          <w:sz w:val="23"/>
          <w:szCs w:val="23"/>
        </w:rPr>
        <w:t xml:space="preserve"> </w:t>
      </w:r>
      <w:r w:rsidRPr="00341FED">
        <w:rPr>
          <w:rFonts w:ascii="Times New Roman" w:eastAsia="바탕체" w:hint="eastAsia"/>
          <w:sz w:val="23"/>
          <w:szCs w:val="23"/>
        </w:rPr>
        <w:t>재무제표에서</w:t>
      </w:r>
      <w:r w:rsidRPr="00341FED">
        <w:rPr>
          <w:rFonts w:ascii="Times New Roman" w:eastAsia="바탕체" w:hint="eastAsia"/>
          <w:sz w:val="23"/>
          <w:szCs w:val="23"/>
        </w:rPr>
        <w:t xml:space="preserve"> </w:t>
      </w:r>
      <w:r w:rsidRPr="00341FED">
        <w:rPr>
          <w:rFonts w:ascii="Times New Roman" w:eastAsia="바탕체" w:hint="eastAsia"/>
          <w:sz w:val="23"/>
          <w:szCs w:val="23"/>
        </w:rPr>
        <w:t>분할대상사업에</w:t>
      </w:r>
      <w:r w:rsidRPr="00341FED">
        <w:rPr>
          <w:rFonts w:ascii="Times New Roman" w:eastAsia="바탕체" w:hint="eastAsia"/>
          <w:sz w:val="23"/>
          <w:szCs w:val="23"/>
        </w:rPr>
        <w:t xml:space="preserve"> </w:t>
      </w:r>
      <w:r w:rsidRPr="00341FED">
        <w:rPr>
          <w:rFonts w:ascii="Times New Roman" w:eastAsia="바탕체" w:hint="eastAsia"/>
          <w:sz w:val="23"/>
          <w:szCs w:val="23"/>
        </w:rPr>
        <w:t>관하여</w:t>
      </w:r>
      <w:r w:rsidRPr="00341FED">
        <w:rPr>
          <w:rFonts w:ascii="Times New Roman" w:eastAsia="바탕체" w:hint="eastAsia"/>
          <w:sz w:val="23"/>
          <w:szCs w:val="23"/>
        </w:rPr>
        <w:t xml:space="preserve"> </w:t>
      </w:r>
      <w:r w:rsidRPr="00341FED">
        <w:rPr>
          <w:rFonts w:ascii="Times New Roman" w:eastAsia="바탕체" w:hint="eastAsia"/>
          <w:sz w:val="23"/>
          <w:szCs w:val="23"/>
        </w:rPr>
        <w:t>작성된</w:t>
      </w:r>
      <w:r w:rsidRPr="00341FED">
        <w:rPr>
          <w:rFonts w:ascii="Times New Roman" w:eastAsia="바탕체" w:hint="eastAsia"/>
          <w:sz w:val="23"/>
          <w:szCs w:val="23"/>
        </w:rPr>
        <w:t xml:space="preserve"> </w:t>
      </w:r>
      <w:r w:rsidRPr="00341FED">
        <w:rPr>
          <w:rFonts w:ascii="Times New Roman" w:eastAsia="바탕체"/>
          <w:sz w:val="23"/>
          <w:szCs w:val="23"/>
        </w:rPr>
        <w:t xml:space="preserve">Pro-forma </w:t>
      </w:r>
      <w:r w:rsidR="00341FED" w:rsidRPr="009416F3">
        <w:rPr>
          <w:rFonts w:ascii="Times New Roman" w:eastAsia="바탕체" w:hint="eastAsia"/>
          <w:sz w:val="23"/>
          <w:szCs w:val="23"/>
        </w:rPr>
        <w:t>개별</w:t>
      </w:r>
      <w:r w:rsidRPr="00341FED">
        <w:rPr>
          <w:rFonts w:ascii="Times New Roman" w:eastAsia="바탕체" w:hint="eastAsia"/>
          <w:sz w:val="23"/>
          <w:szCs w:val="23"/>
        </w:rPr>
        <w:t xml:space="preserve"> </w:t>
      </w:r>
      <w:proofErr w:type="spellStart"/>
      <w:r w:rsidRPr="00341FED">
        <w:rPr>
          <w:rFonts w:ascii="Times New Roman" w:hint="eastAsia"/>
          <w:spacing w:val="3"/>
          <w:sz w:val="23"/>
          <w:szCs w:val="23"/>
        </w:rPr>
        <w:t>재무상태표</w:t>
      </w:r>
      <w:proofErr w:type="spellEnd"/>
      <w:r w:rsidRPr="00341FED">
        <w:rPr>
          <w:rFonts w:ascii="Times New Roman" w:hint="eastAsia"/>
          <w:spacing w:val="3"/>
          <w:sz w:val="23"/>
          <w:szCs w:val="23"/>
        </w:rPr>
        <w:t xml:space="preserve">, </w:t>
      </w:r>
      <w:r w:rsidR="00341FED" w:rsidRPr="009416F3">
        <w:rPr>
          <w:rFonts w:ascii="Times New Roman" w:hint="eastAsia"/>
          <w:spacing w:val="3"/>
          <w:sz w:val="23"/>
          <w:szCs w:val="23"/>
        </w:rPr>
        <w:t>개별</w:t>
      </w:r>
      <w:r w:rsidRPr="00341FED">
        <w:rPr>
          <w:rFonts w:ascii="Times New Roman" w:hint="eastAsia"/>
          <w:spacing w:val="3"/>
          <w:sz w:val="23"/>
          <w:szCs w:val="23"/>
        </w:rPr>
        <w:t xml:space="preserve"> </w:t>
      </w:r>
      <w:r w:rsidRPr="00341FED">
        <w:rPr>
          <w:rFonts w:ascii="Times New Roman" w:hint="eastAsia"/>
          <w:spacing w:val="3"/>
          <w:sz w:val="23"/>
          <w:szCs w:val="23"/>
        </w:rPr>
        <w:t>손익계산서와</w:t>
      </w:r>
      <w:r w:rsidRPr="00341FED">
        <w:rPr>
          <w:rFonts w:ascii="Times New Roman" w:hint="eastAsia"/>
          <w:spacing w:val="3"/>
          <w:sz w:val="23"/>
          <w:szCs w:val="23"/>
        </w:rPr>
        <w:t xml:space="preserve"> </w:t>
      </w:r>
      <w:r w:rsidRPr="00341FED">
        <w:rPr>
          <w:rFonts w:ascii="Times New Roman" w:hint="eastAsia"/>
          <w:spacing w:val="3"/>
          <w:sz w:val="23"/>
          <w:szCs w:val="23"/>
        </w:rPr>
        <w:t>분할대상사업</w:t>
      </w:r>
      <w:r w:rsidRPr="00341FED">
        <w:rPr>
          <w:rFonts w:ascii="Times New Roman" w:eastAsia="바탕체" w:hint="eastAsia"/>
          <w:sz w:val="23"/>
          <w:szCs w:val="23"/>
        </w:rPr>
        <w:t>에</w:t>
      </w:r>
      <w:r w:rsidRPr="00341FED">
        <w:rPr>
          <w:rFonts w:ascii="Times New Roman" w:eastAsia="바탕체" w:hint="eastAsia"/>
          <w:sz w:val="23"/>
          <w:szCs w:val="23"/>
        </w:rPr>
        <w:t xml:space="preserve"> </w:t>
      </w:r>
      <w:r w:rsidRPr="00341FED">
        <w:rPr>
          <w:rFonts w:ascii="Times New Roman" w:eastAsia="바탕체" w:hint="eastAsia"/>
          <w:sz w:val="23"/>
          <w:szCs w:val="23"/>
        </w:rPr>
        <w:t>대하여</w:t>
      </w:r>
      <w:r w:rsidRPr="00341FED">
        <w:rPr>
          <w:rFonts w:ascii="Times New Roman" w:eastAsia="바탕체" w:hint="eastAsia"/>
          <w:sz w:val="23"/>
          <w:szCs w:val="23"/>
        </w:rPr>
        <w:t xml:space="preserve"> </w:t>
      </w:r>
      <w:r w:rsidRPr="00341FED">
        <w:rPr>
          <w:rFonts w:ascii="Times New Roman" w:eastAsia="바탕체" w:hint="eastAsia"/>
          <w:sz w:val="23"/>
          <w:szCs w:val="23"/>
        </w:rPr>
        <w:t>각각</w:t>
      </w:r>
      <w:r w:rsidRPr="00341FED">
        <w:rPr>
          <w:rFonts w:ascii="Times New Roman" w:eastAsia="바탕체"/>
          <w:sz w:val="23"/>
          <w:szCs w:val="23"/>
        </w:rPr>
        <w:t xml:space="preserve"> </w:t>
      </w:r>
      <w:r w:rsidRPr="00341FED">
        <w:rPr>
          <w:rFonts w:ascii="Times New Roman" w:eastAsia="바탕체" w:hint="eastAsia"/>
          <w:sz w:val="23"/>
          <w:szCs w:val="23"/>
        </w:rPr>
        <w:t>작성된</w:t>
      </w:r>
      <w:r w:rsidRPr="00341FED">
        <w:rPr>
          <w:rFonts w:ascii="Times New Roman" w:eastAsia="바탕체"/>
          <w:sz w:val="23"/>
          <w:szCs w:val="23"/>
        </w:rPr>
        <w:t xml:space="preserve"> </w:t>
      </w:r>
      <w:r w:rsidRPr="00341FED">
        <w:rPr>
          <w:rFonts w:ascii="Times New Roman" w:eastAsia="바탕체" w:hint="eastAsia"/>
          <w:sz w:val="23"/>
          <w:szCs w:val="23"/>
        </w:rPr>
        <w:t>개별</w:t>
      </w:r>
      <w:r w:rsidRPr="00341FED">
        <w:rPr>
          <w:rFonts w:ascii="Times New Roman" w:eastAsia="바탕체"/>
          <w:sz w:val="23"/>
          <w:szCs w:val="23"/>
        </w:rPr>
        <w:t xml:space="preserve"> </w:t>
      </w:r>
      <w:proofErr w:type="spellStart"/>
      <w:r w:rsidRPr="00341FED">
        <w:rPr>
          <w:rFonts w:ascii="Times New Roman" w:eastAsia="바탕체" w:hint="eastAsia"/>
          <w:sz w:val="23"/>
          <w:szCs w:val="23"/>
        </w:rPr>
        <w:t>재무상태표</w:t>
      </w:r>
      <w:proofErr w:type="spellEnd"/>
      <w:r w:rsidRPr="00341FED">
        <w:rPr>
          <w:rFonts w:ascii="Times New Roman" w:eastAsia="바탕체"/>
          <w:sz w:val="23"/>
          <w:szCs w:val="23"/>
        </w:rPr>
        <w:t xml:space="preserve"> </w:t>
      </w:r>
      <w:r w:rsidRPr="00341FED">
        <w:rPr>
          <w:rFonts w:ascii="Times New Roman" w:eastAsia="바탕체" w:hint="eastAsia"/>
          <w:sz w:val="23"/>
          <w:szCs w:val="23"/>
        </w:rPr>
        <w:t>및</w:t>
      </w:r>
      <w:r w:rsidRPr="00341FED">
        <w:rPr>
          <w:rFonts w:ascii="Times New Roman" w:eastAsia="바탕체"/>
          <w:sz w:val="23"/>
          <w:szCs w:val="23"/>
        </w:rPr>
        <w:t xml:space="preserve"> </w:t>
      </w:r>
      <w:r w:rsidRPr="00341FED">
        <w:rPr>
          <w:rFonts w:ascii="Times New Roman" w:eastAsia="바탕체" w:hint="eastAsia"/>
          <w:sz w:val="23"/>
          <w:szCs w:val="23"/>
        </w:rPr>
        <w:t>개별</w:t>
      </w:r>
      <w:r w:rsidRPr="00341FED">
        <w:rPr>
          <w:rFonts w:ascii="Times New Roman" w:eastAsia="바탕체"/>
          <w:sz w:val="23"/>
          <w:szCs w:val="23"/>
        </w:rPr>
        <w:t xml:space="preserve"> </w:t>
      </w:r>
      <w:r w:rsidRPr="00341FED">
        <w:rPr>
          <w:rFonts w:ascii="Times New Roman" w:eastAsia="바탕체" w:hint="eastAsia"/>
          <w:sz w:val="23"/>
          <w:szCs w:val="23"/>
        </w:rPr>
        <w:t>손익계산서로서</w:t>
      </w:r>
      <w:r w:rsidRPr="00B51FA5">
        <w:rPr>
          <w:rFonts w:ascii="Times New Roman" w:eastAsia="바탕체" w:hint="eastAsia"/>
          <w:sz w:val="23"/>
          <w:szCs w:val="23"/>
        </w:rPr>
        <w:t xml:space="preserve"> </w:t>
      </w:r>
      <w:r w:rsidRPr="00B51FA5">
        <w:rPr>
          <w:rFonts w:ascii="Times New Roman"/>
          <w:sz w:val="23"/>
          <w:szCs w:val="23"/>
          <w:u w:val="single"/>
        </w:rPr>
        <w:t>별</w:t>
      </w:r>
      <w:r w:rsidRPr="00B51FA5">
        <w:rPr>
          <w:rFonts w:ascii="Times New Roman" w:hint="eastAsia"/>
          <w:sz w:val="23"/>
          <w:szCs w:val="23"/>
          <w:u w:val="single"/>
        </w:rPr>
        <w:t>첨</w:t>
      </w:r>
      <w:r w:rsidRPr="00B51FA5">
        <w:rPr>
          <w:rFonts w:ascii="Times New Roman"/>
          <w:sz w:val="23"/>
          <w:szCs w:val="23"/>
          <w:u w:val="single"/>
        </w:rPr>
        <w:t xml:space="preserve"> 1.3</w:t>
      </w:r>
      <w:r w:rsidRPr="00B51FA5">
        <w:rPr>
          <w:rFonts w:ascii="Times New Roman"/>
          <w:sz w:val="23"/>
          <w:szCs w:val="23"/>
        </w:rPr>
        <w:t>에</w:t>
      </w:r>
      <w:r w:rsidRPr="00B51FA5">
        <w:rPr>
          <w:rFonts w:ascii="Times New Roman"/>
          <w:sz w:val="23"/>
          <w:szCs w:val="23"/>
        </w:rPr>
        <w:t xml:space="preserve"> </w:t>
      </w:r>
      <w:r w:rsidRPr="00B51FA5">
        <w:rPr>
          <w:rFonts w:ascii="Times New Roman"/>
          <w:sz w:val="23"/>
          <w:szCs w:val="23"/>
        </w:rPr>
        <w:t>기재된</w:t>
      </w:r>
      <w:r w:rsidRPr="00B51FA5">
        <w:rPr>
          <w:rFonts w:ascii="Times New Roman"/>
          <w:sz w:val="23"/>
          <w:szCs w:val="23"/>
        </w:rPr>
        <w:t xml:space="preserve"> </w:t>
      </w:r>
      <w:r w:rsidRPr="00B51FA5">
        <w:rPr>
          <w:rFonts w:ascii="Times New Roman"/>
          <w:sz w:val="23"/>
          <w:szCs w:val="23"/>
        </w:rPr>
        <w:t>것을</w:t>
      </w:r>
      <w:r w:rsidRPr="00B51FA5">
        <w:rPr>
          <w:rFonts w:ascii="Times New Roman"/>
          <w:sz w:val="23"/>
          <w:szCs w:val="23"/>
        </w:rPr>
        <w:t xml:space="preserve"> </w:t>
      </w:r>
      <w:r w:rsidRPr="00B51FA5">
        <w:rPr>
          <w:rFonts w:ascii="Times New Roman"/>
          <w:sz w:val="23"/>
          <w:szCs w:val="23"/>
        </w:rPr>
        <w:t>의미한다</w:t>
      </w:r>
      <w:r w:rsidRPr="00B51FA5">
        <w:rPr>
          <w:rFonts w:ascii="Times New Roman"/>
          <w:sz w:val="23"/>
          <w:szCs w:val="23"/>
        </w:rPr>
        <w:t xml:space="preserve">. </w:t>
      </w:r>
    </w:p>
    <w:p w14:paraId="62475AFC" w14:textId="77777777" w:rsidR="00786425" w:rsidRPr="00B51FA5" w:rsidRDefault="00786425" w:rsidP="00786425">
      <w:pPr>
        <w:adjustRightInd w:val="0"/>
        <w:snapToGrid w:val="0"/>
        <w:spacing w:before="180" w:after="180" w:line="360" w:lineRule="atLeast"/>
        <w:rPr>
          <w:rFonts w:ascii="Times New Roman"/>
          <w:sz w:val="23"/>
          <w:szCs w:val="23"/>
        </w:rPr>
      </w:pPr>
      <w:r w:rsidRPr="00B51FA5">
        <w:rPr>
          <w:rFonts w:ascii="Times New Roman"/>
          <w:sz w:val="23"/>
          <w:szCs w:val="23"/>
        </w:rPr>
        <w:t>“</w:t>
      </w:r>
      <w:r w:rsidRPr="00B51FA5">
        <w:rPr>
          <w:rFonts w:ascii="Times New Roman"/>
          <w:sz w:val="23"/>
          <w:szCs w:val="23"/>
          <w:u w:val="single"/>
        </w:rPr>
        <w:t>부담</w:t>
      </w:r>
      <w:r w:rsidRPr="00883718">
        <w:rPr>
          <w:rFonts w:ascii="Times New Roman"/>
          <w:sz w:val="23"/>
          <w:szCs w:val="23"/>
        </w:rPr>
        <w:t>”</w:t>
      </w:r>
      <w:r w:rsidRPr="00883718">
        <w:rPr>
          <w:rFonts w:ascii="Times New Roman" w:hint="eastAsia"/>
          <w:sz w:val="23"/>
          <w:szCs w:val="23"/>
        </w:rPr>
        <w:t>은</w:t>
      </w:r>
      <w:r w:rsidRPr="00883718">
        <w:rPr>
          <w:rFonts w:ascii="Times New Roman"/>
          <w:sz w:val="23"/>
          <w:szCs w:val="23"/>
        </w:rPr>
        <w:t xml:space="preserve"> </w:t>
      </w:r>
      <w:r w:rsidRPr="000575B1">
        <w:rPr>
          <w:rFonts w:ascii="Times New Roman" w:eastAsia="바탕체"/>
          <w:sz w:val="23"/>
          <w:szCs w:val="23"/>
        </w:rPr>
        <w:t>소유권</w:t>
      </w:r>
      <w:r w:rsidRPr="000575B1">
        <w:rPr>
          <w:rFonts w:ascii="Times New Roman" w:eastAsia="바탕체"/>
          <w:sz w:val="23"/>
          <w:szCs w:val="23"/>
        </w:rPr>
        <w:t xml:space="preserve">, </w:t>
      </w:r>
      <w:r w:rsidRPr="00522B89">
        <w:rPr>
          <w:rFonts w:ascii="Times New Roman" w:eastAsia="바탕체"/>
          <w:sz w:val="23"/>
          <w:szCs w:val="23"/>
        </w:rPr>
        <w:t>수익권</w:t>
      </w:r>
      <w:r w:rsidRPr="00B51FA5">
        <w:rPr>
          <w:rFonts w:ascii="Times New Roman" w:eastAsia="바탕체"/>
          <w:sz w:val="23"/>
          <w:szCs w:val="23"/>
        </w:rPr>
        <w:t xml:space="preserve">, </w:t>
      </w:r>
      <w:r w:rsidRPr="00B51FA5">
        <w:rPr>
          <w:rFonts w:ascii="Times New Roman" w:eastAsia="바탕체"/>
          <w:sz w:val="23"/>
          <w:szCs w:val="23"/>
        </w:rPr>
        <w:t>사용권</w:t>
      </w:r>
      <w:r w:rsidRPr="00B51FA5">
        <w:rPr>
          <w:rFonts w:ascii="Times New Roman" w:eastAsia="바탕체"/>
          <w:sz w:val="23"/>
          <w:szCs w:val="23"/>
        </w:rPr>
        <w:t xml:space="preserve">, </w:t>
      </w:r>
      <w:r w:rsidRPr="00B51FA5">
        <w:rPr>
          <w:rFonts w:ascii="Times New Roman" w:eastAsia="바탕체"/>
          <w:sz w:val="23"/>
          <w:szCs w:val="23"/>
        </w:rPr>
        <w:t>처분권</w:t>
      </w:r>
      <w:r w:rsidRPr="00B51FA5">
        <w:rPr>
          <w:rFonts w:ascii="Times New Roman" w:eastAsia="바탕체"/>
          <w:sz w:val="23"/>
          <w:szCs w:val="23"/>
        </w:rPr>
        <w:t xml:space="preserve"> </w:t>
      </w:r>
      <w:r w:rsidRPr="00B51FA5">
        <w:rPr>
          <w:rFonts w:ascii="Times New Roman" w:eastAsia="바탕체"/>
          <w:sz w:val="23"/>
          <w:szCs w:val="23"/>
        </w:rPr>
        <w:t>등</w:t>
      </w:r>
      <w:r w:rsidRPr="00B51FA5">
        <w:rPr>
          <w:rFonts w:ascii="Times New Roman" w:eastAsia="바탕체"/>
          <w:sz w:val="23"/>
          <w:szCs w:val="23"/>
        </w:rPr>
        <w:t xml:space="preserve"> </w:t>
      </w:r>
      <w:r w:rsidRPr="00B51FA5">
        <w:rPr>
          <w:rFonts w:ascii="Times New Roman" w:eastAsia="바탕체"/>
          <w:sz w:val="23"/>
          <w:szCs w:val="23"/>
        </w:rPr>
        <w:t>각종</w:t>
      </w:r>
      <w:r w:rsidRPr="00B51FA5">
        <w:rPr>
          <w:rFonts w:ascii="Times New Roman" w:eastAsia="바탕체"/>
          <w:sz w:val="23"/>
          <w:szCs w:val="23"/>
        </w:rPr>
        <w:t xml:space="preserve"> </w:t>
      </w:r>
      <w:r w:rsidRPr="00B51FA5">
        <w:rPr>
          <w:rFonts w:ascii="Times New Roman" w:eastAsia="바탕체"/>
          <w:sz w:val="23"/>
          <w:szCs w:val="23"/>
        </w:rPr>
        <w:t>권리에</w:t>
      </w:r>
      <w:r w:rsidRPr="00B51FA5">
        <w:rPr>
          <w:rFonts w:ascii="Times New Roman" w:eastAsia="바탕체"/>
          <w:sz w:val="23"/>
          <w:szCs w:val="23"/>
        </w:rPr>
        <w:t xml:space="preserve"> </w:t>
      </w:r>
      <w:r w:rsidRPr="00B51FA5">
        <w:rPr>
          <w:rFonts w:ascii="Times New Roman" w:eastAsia="바탕체"/>
          <w:sz w:val="23"/>
          <w:szCs w:val="23"/>
        </w:rPr>
        <w:t>대한</w:t>
      </w:r>
      <w:r w:rsidRPr="00B51FA5">
        <w:rPr>
          <w:rFonts w:ascii="Times New Roman" w:eastAsia="바탕체"/>
          <w:sz w:val="23"/>
          <w:szCs w:val="23"/>
        </w:rPr>
        <w:t xml:space="preserve"> (</w:t>
      </w:r>
      <w:r w:rsidRPr="00B51FA5">
        <w:rPr>
          <w:rFonts w:ascii="Times New Roman" w:eastAsia="바탕체"/>
          <w:sz w:val="23"/>
          <w:szCs w:val="23"/>
        </w:rPr>
        <w:t>근</w:t>
      </w:r>
      <w:r w:rsidRPr="00B51FA5">
        <w:rPr>
          <w:rFonts w:ascii="Times New Roman" w:eastAsia="바탕체"/>
          <w:sz w:val="23"/>
          <w:szCs w:val="23"/>
        </w:rPr>
        <w:t>)</w:t>
      </w:r>
      <w:r w:rsidRPr="00B51FA5">
        <w:rPr>
          <w:rFonts w:ascii="Times New Roman" w:eastAsia="바탕체"/>
          <w:sz w:val="23"/>
          <w:szCs w:val="23"/>
        </w:rPr>
        <w:t>저당권</w:t>
      </w:r>
      <w:r w:rsidRPr="00B51FA5">
        <w:rPr>
          <w:rFonts w:ascii="Times New Roman" w:eastAsia="바탕체"/>
          <w:sz w:val="23"/>
          <w:szCs w:val="23"/>
        </w:rPr>
        <w:t xml:space="preserve">, </w:t>
      </w:r>
      <w:r w:rsidRPr="00B51FA5">
        <w:rPr>
          <w:rFonts w:ascii="Times New Roman" w:eastAsia="바탕체"/>
          <w:sz w:val="23"/>
          <w:szCs w:val="23"/>
        </w:rPr>
        <w:t>질권</w:t>
      </w:r>
      <w:r w:rsidRPr="00B51FA5">
        <w:rPr>
          <w:rFonts w:ascii="Times New Roman" w:eastAsia="바탕체"/>
          <w:sz w:val="23"/>
          <w:szCs w:val="23"/>
        </w:rPr>
        <w:t xml:space="preserve">, </w:t>
      </w:r>
      <w:r w:rsidRPr="00B51FA5">
        <w:rPr>
          <w:rFonts w:ascii="Times New Roman" w:eastAsia="바탕체"/>
          <w:sz w:val="23"/>
          <w:szCs w:val="23"/>
        </w:rPr>
        <w:t>유치권</w:t>
      </w:r>
      <w:r w:rsidRPr="00B51FA5">
        <w:rPr>
          <w:rFonts w:ascii="Times New Roman" w:eastAsia="바탕체"/>
          <w:sz w:val="23"/>
          <w:szCs w:val="23"/>
        </w:rPr>
        <w:t xml:space="preserve"> </w:t>
      </w:r>
      <w:r w:rsidRPr="00B51FA5">
        <w:rPr>
          <w:rFonts w:ascii="Times New Roman" w:eastAsia="바탕체"/>
          <w:sz w:val="23"/>
          <w:szCs w:val="23"/>
        </w:rPr>
        <w:t>등의</w:t>
      </w:r>
      <w:r w:rsidRPr="00B51FA5">
        <w:rPr>
          <w:rFonts w:ascii="Times New Roman" w:eastAsia="바탕체"/>
          <w:sz w:val="23"/>
          <w:szCs w:val="23"/>
        </w:rPr>
        <w:t xml:space="preserve"> </w:t>
      </w:r>
      <w:r w:rsidRPr="00B51FA5">
        <w:rPr>
          <w:rFonts w:ascii="Times New Roman" w:eastAsia="바탕체"/>
          <w:sz w:val="23"/>
          <w:szCs w:val="23"/>
        </w:rPr>
        <w:t>담보권</w:t>
      </w:r>
      <w:r w:rsidRPr="00B51FA5">
        <w:rPr>
          <w:rFonts w:ascii="Times New Roman" w:eastAsia="바탕체"/>
          <w:sz w:val="23"/>
          <w:szCs w:val="23"/>
        </w:rPr>
        <w:t xml:space="preserve"> </w:t>
      </w:r>
      <w:r w:rsidRPr="00B51FA5">
        <w:rPr>
          <w:rFonts w:ascii="Times New Roman" w:eastAsia="바탕체"/>
          <w:sz w:val="23"/>
          <w:szCs w:val="23"/>
        </w:rPr>
        <w:t>및</w:t>
      </w:r>
      <w:r w:rsidRPr="00B51FA5">
        <w:rPr>
          <w:rFonts w:ascii="Times New Roman" w:eastAsia="바탕체"/>
          <w:sz w:val="23"/>
          <w:szCs w:val="23"/>
        </w:rPr>
        <w:t xml:space="preserve"> </w:t>
      </w:r>
      <w:r w:rsidRPr="00B51FA5">
        <w:rPr>
          <w:rFonts w:ascii="Times New Roman" w:eastAsia="바탕체"/>
          <w:sz w:val="23"/>
          <w:szCs w:val="23"/>
        </w:rPr>
        <w:t>용익물권</w:t>
      </w:r>
      <w:r w:rsidRPr="00B51FA5">
        <w:rPr>
          <w:rFonts w:ascii="Times New Roman" w:eastAsia="바탕체"/>
          <w:sz w:val="23"/>
          <w:szCs w:val="23"/>
        </w:rPr>
        <w:t xml:space="preserve">, </w:t>
      </w:r>
      <w:r w:rsidRPr="00B51FA5">
        <w:rPr>
          <w:rFonts w:ascii="Times New Roman" w:eastAsia="바탕체"/>
          <w:sz w:val="23"/>
          <w:szCs w:val="23"/>
        </w:rPr>
        <w:t>옵션</w:t>
      </w:r>
      <w:r w:rsidRPr="00B51FA5">
        <w:rPr>
          <w:rFonts w:ascii="Times New Roman" w:eastAsia="바탕체"/>
          <w:sz w:val="23"/>
          <w:szCs w:val="23"/>
        </w:rPr>
        <w:t xml:space="preserve">, </w:t>
      </w:r>
      <w:r w:rsidRPr="00B51FA5">
        <w:rPr>
          <w:rFonts w:ascii="Times New Roman" w:eastAsia="바탕체"/>
          <w:sz w:val="23"/>
          <w:szCs w:val="23"/>
        </w:rPr>
        <w:t>우선권</w:t>
      </w:r>
      <w:r w:rsidRPr="00B51FA5">
        <w:rPr>
          <w:rFonts w:ascii="Times New Roman" w:eastAsia="바탕체"/>
          <w:sz w:val="23"/>
          <w:szCs w:val="23"/>
        </w:rPr>
        <w:t xml:space="preserve">, </w:t>
      </w:r>
      <w:proofErr w:type="spellStart"/>
      <w:r w:rsidRPr="00B51FA5">
        <w:rPr>
          <w:rFonts w:ascii="Times New Roman" w:eastAsia="바탕체"/>
          <w:sz w:val="23"/>
          <w:szCs w:val="23"/>
        </w:rPr>
        <w:t>우선매수권</w:t>
      </w:r>
      <w:proofErr w:type="spellEnd"/>
      <w:r w:rsidRPr="00B51FA5">
        <w:rPr>
          <w:rFonts w:ascii="Times New Roman" w:eastAsia="바탕체"/>
          <w:sz w:val="23"/>
          <w:szCs w:val="23"/>
        </w:rPr>
        <w:t xml:space="preserve">, </w:t>
      </w:r>
      <w:r w:rsidRPr="00B51FA5">
        <w:rPr>
          <w:rFonts w:ascii="Times New Roman" w:eastAsia="바탕체"/>
          <w:sz w:val="23"/>
          <w:szCs w:val="23"/>
        </w:rPr>
        <w:t>동반매각요구권</w:t>
      </w:r>
      <w:r w:rsidRPr="00B51FA5">
        <w:rPr>
          <w:rFonts w:ascii="Times New Roman" w:eastAsia="바탕체"/>
          <w:sz w:val="23"/>
          <w:szCs w:val="23"/>
        </w:rPr>
        <w:t xml:space="preserve">(drag-along right), </w:t>
      </w:r>
      <w:r w:rsidRPr="00B51FA5">
        <w:rPr>
          <w:rFonts w:ascii="Times New Roman" w:eastAsia="바탕체"/>
          <w:sz w:val="23"/>
          <w:szCs w:val="23"/>
        </w:rPr>
        <w:t>동반매각참여권</w:t>
      </w:r>
      <w:r w:rsidRPr="00B51FA5">
        <w:rPr>
          <w:rFonts w:ascii="Times New Roman" w:eastAsia="바탕체"/>
          <w:sz w:val="23"/>
          <w:szCs w:val="23"/>
        </w:rPr>
        <w:t xml:space="preserve">(tag-along right) </w:t>
      </w:r>
      <w:r w:rsidRPr="00B51FA5">
        <w:rPr>
          <w:rFonts w:ascii="Times New Roman" w:eastAsia="바탕체"/>
          <w:sz w:val="23"/>
          <w:szCs w:val="23"/>
        </w:rPr>
        <w:t>기타</w:t>
      </w:r>
      <w:r w:rsidRPr="00B51FA5">
        <w:rPr>
          <w:rFonts w:ascii="Times New Roman" w:eastAsia="바탕체"/>
          <w:sz w:val="23"/>
          <w:szCs w:val="23"/>
        </w:rPr>
        <w:t xml:space="preserve"> </w:t>
      </w:r>
      <w:r w:rsidRPr="00B51FA5">
        <w:rPr>
          <w:rFonts w:ascii="Times New Roman" w:eastAsia="바탕체"/>
          <w:sz w:val="23"/>
          <w:szCs w:val="23"/>
        </w:rPr>
        <w:t>이와</w:t>
      </w:r>
      <w:r w:rsidRPr="00B51FA5">
        <w:rPr>
          <w:rFonts w:ascii="Times New Roman" w:eastAsia="바탕체"/>
          <w:sz w:val="23"/>
          <w:szCs w:val="23"/>
        </w:rPr>
        <w:t xml:space="preserve"> </w:t>
      </w:r>
      <w:r w:rsidRPr="00B51FA5">
        <w:rPr>
          <w:rFonts w:ascii="Times New Roman" w:eastAsia="바탕체"/>
          <w:sz w:val="23"/>
          <w:szCs w:val="23"/>
        </w:rPr>
        <w:t>유사한</w:t>
      </w:r>
      <w:r w:rsidRPr="00B51FA5">
        <w:rPr>
          <w:rFonts w:ascii="Times New Roman" w:eastAsia="바탕체"/>
          <w:sz w:val="23"/>
          <w:szCs w:val="23"/>
        </w:rPr>
        <w:t xml:space="preserve"> </w:t>
      </w:r>
      <w:r w:rsidRPr="00B51FA5">
        <w:rPr>
          <w:rFonts w:ascii="Times New Roman" w:eastAsia="바탕체"/>
          <w:sz w:val="23"/>
          <w:szCs w:val="23"/>
        </w:rPr>
        <w:t>법률상</w:t>
      </w:r>
      <w:r w:rsidRPr="00B51FA5">
        <w:rPr>
          <w:rFonts w:ascii="Times New Roman" w:eastAsia="바탕체"/>
          <w:sz w:val="23"/>
          <w:szCs w:val="23"/>
        </w:rPr>
        <w:t xml:space="preserve"> </w:t>
      </w:r>
      <w:r w:rsidRPr="00B51FA5">
        <w:rPr>
          <w:rFonts w:ascii="Times New Roman" w:eastAsia="바탕체"/>
          <w:sz w:val="23"/>
          <w:szCs w:val="23"/>
        </w:rPr>
        <w:t>또는</w:t>
      </w:r>
      <w:r w:rsidRPr="00B51FA5">
        <w:rPr>
          <w:rFonts w:ascii="Times New Roman" w:eastAsia="바탕체"/>
          <w:sz w:val="23"/>
          <w:szCs w:val="23"/>
        </w:rPr>
        <w:t xml:space="preserve"> </w:t>
      </w:r>
      <w:r w:rsidRPr="00B51FA5">
        <w:rPr>
          <w:rFonts w:ascii="Times New Roman" w:eastAsia="바탕체"/>
          <w:sz w:val="23"/>
          <w:szCs w:val="23"/>
        </w:rPr>
        <w:t>계약상</w:t>
      </w:r>
      <w:r w:rsidRPr="00B51FA5">
        <w:rPr>
          <w:rFonts w:ascii="Times New Roman" w:eastAsia="바탕체"/>
          <w:sz w:val="23"/>
          <w:szCs w:val="23"/>
        </w:rPr>
        <w:t xml:space="preserve"> </w:t>
      </w:r>
      <w:r w:rsidRPr="00B51FA5">
        <w:rPr>
          <w:rFonts w:ascii="Times New Roman" w:eastAsia="바탕체"/>
          <w:sz w:val="23"/>
          <w:szCs w:val="23"/>
        </w:rPr>
        <w:t>제약</w:t>
      </w:r>
      <w:r w:rsidRPr="00B51FA5">
        <w:rPr>
          <w:rFonts w:ascii="Times New Roman" w:eastAsia="바탕체"/>
          <w:sz w:val="23"/>
          <w:szCs w:val="23"/>
        </w:rPr>
        <w:t xml:space="preserve"> </w:t>
      </w:r>
      <w:r w:rsidRPr="00B51FA5">
        <w:rPr>
          <w:rFonts w:ascii="Times New Roman" w:eastAsia="바탕체"/>
          <w:sz w:val="23"/>
          <w:szCs w:val="23"/>
        </w:rPr>
        <w:t>또는</w:t>
      </w:r>
      <w:r w:rsidRPr="00B51FA5">
        <w:rPr>
          <w:rFonts w:ascii="Times New Roman" w:eastAsia="바탕체"/>
          <w:sz w:val="23"/>
          <w:szCs w:val="23"/>
        </w:rPr>
        <w:t xml:space="preserve"> </w:t>
      </w:r>
      <w:r w:rsidRPr="00B51FA5">
        <w:rPr>
          <w:rFonts w:ascii="Times New Roman" w:eastAsia="바탕체"/>
          <w:sz w:val="23"/>
          <w:szCs w:val="23"/>
        </w:rPr>
        <w:t>제한을</w:t>
      </w:r>
      <w:r w:rsidRPr="00B51FA5">
        <w:rPr>
          <w:rFonts w:ascii="Times New Roman" w:eastAsia="바탕체"/>
          <w:sz w:val="23"/>
          <w:szCs w:val="23"/>
        </w:rPr>
        <w:t xml:space="preserve"> </w:t>
      </w:r>
      <w:r w:rsidRPr="00B51FA5">
        <w:rPr>
          <w:rFonts w:ascii="Times New Roman" w:eastAsia="바탕체"/>
          <w:sz w:val="23"/>
          <w:szCs w:val="23"/>
        </w:rPr>
        <w:t>의미한다</w:t>
      </w:r>
      <w:r w:rsidRPr="00B51FA5">
        <w:rPr>
          <w:rFonts w:ascii="Times New Roman" w:eastAsia="바탕체"/>
          <w:sz w:val="23"/>
          <w:szCs w:val="23"/>
        </w:rPr>
        <w:t>.</w:t>
      </w:r>
      <w:r w:rsidRPr="00B51FA5">
        <w:rPr>
          <w:rFonts w:ascii="Times New Roman" w:hint="eastAsia"/>
          <w:sz w:val="23"/>
          <w:szCs w:val="23"/>
        </w:rPr>
        <w:t xml:space="preserve"> </w:t>
      </w:r>
    </w:p>
    <w:p w14:paraId="667A5035" w14:textId="5A4EBEB1" w:rsidR="00786425" w:rsidRPr="00B51FA5" w:rsidRDefault="00786425" w:rsidP="00786425">
      <w:pPr>
        <w:adjustRightInd w:val="0"/>
        <w:snapToGrid w:val="0"/>
        <w:spacing w:before="180" w:after="180" w:line="360" w:lineRule="atLeast"/>
        <w:rPr>
          <w:rFonts w:ascii="Times New Roman"/>
          <w:sz w:val="23"/>
          <w:szCs w:val="23"/>
        </w:rPr>
      </w:pPr>
      <w:r w:rsidRPr="00B51FA5">
        <w:rPr>
          <w:rFonts w:ascii="Times New Roman"/>
          <w:sz w:val="23"/>
          <w:szCs w:val="23"/>
        </w:rPr>
        <w:t>“</w:t>
      </w:r>
      <w:r w:rsidRPr="00B51FA5">
        <w:rPr>
          <w:rFonts w:ascii="Times New Roman" w:hint="eastAsia"/>
          <w:sz w:val="23"/>
          <w:szCs w:val="23"/>
          <w:u w:val="single"/>
        </w:rPr>
        <w:t>세금</w:t>
      </w:r>
      <w:r w:rsidRPr="00883718">
        <w:rPr>
          <w:rFonts w:ascii="Times New Roman"/>
          <w:sz w:val="23"/>
          <w:szCs w:val="23"/>
        </w:rPr>
        <w:t>”</w:t>
      </w:r>
      <w:r w:rsidRPr="00883718">
        <w:rPr>
          <w:rFonts w:ascii="Times New Roman" w:hint="eastAsia"/>
          <w:sz w:val="23"/>
          <w:szCs w:val="23"/>
        </w:rPr>
        <w:t>은</w:t>
      </w:r>
      <w:r w:rsidRPr="00883718">
        <w:rPr>
          <w:rFonts w:ascii="Times New Roman" w:hint="eastAsia"/>
          <w:sz w:val="23"/>
          <w:szCs w:val="23"/>
        </w:rPr>
        <w:t xml:space="preserve"> </w:t>
      </w:r>
      <w:r w:rsidRPr="000575B1">
        <w:rPr>
          <w:rFonts w:ascii="Times New Roman" w:hint="eastAsia"/>
          <w:sz w:val="23"/>
          <w:szCs w:val="23"/>
        </w:rPr>
        <w:t>정부기관이</w:t>
      </w:r>
      <w:r w:rsidRPr="000575B1">
        <w:rPr>
          <w:rFonts w:ascii="Times New Roman" w:hint="eastAsia"/>
          <w:sz w:val="23"/>
          <w:szCs w:val="23"/>
        </w:rPr>
        <w:t xml:space="preserve"> </w:t>
      </w:r>
      <w:r w:rsidRPr="00522B89">
        <w:rPr>
          <w:rFonts w:ascii="Times New Roman" w:hint="eastAsia"/>
          <w:sz w:val="23"/>
          <w:szCs w:val="23"/>
        </w:rPr>
        <w:t>부과하거나</w:t>
      </w:r>
      <w:r w:rsidRPr="00B51FA5">
        <w:rPr>
          <w:rFonts w:ascii="Times New Roman" w:hint="eastAsia"/>
          <w:sz w:val="23"/>
          <w:szCs w:val="23"/>
        </w:rPr>
        <w:t xml:space="preserve"> </w:t>
      </w:r>
      <w:r w:rsidRPr="00B51FA5">
        <w:rPr>
          <w:rFonts w:ascii="Times New Roman" w:hint="eastAsia"/>
          <w:sz w:val="23"/>
          <w:szCs w:val="23"/>
        </w:rPr>
        <w:t>정부기관에</w:t>
      </w:r>
      <w:r w:rsidRPr="00B51FA5">
        <w:rPr>
          <w:rFonts w:ascii="Times New Roman" w:hint="eastAsia"/>
          <w:sz w:val="23"/>
          <w:szCs w:val="23"/>
        </w:rPr>
        <w:t xml:space="preserve"> </w:t>
      </w:r>
      <w:r w:rsidRPr="00B51FA5">
        <w:rPr>
          <w:rFonts w:ascii="Times New Roman" w:hint="eastAsia"/>
          <w:sz w:val="23"/>
          <w:szCs w:val="23"/>
        </w:rPr>
        <w:t>납부하는</w:t>
      </w:r>
      <w:r w:rsidRPr="00B51FA5">
        <w:rPr>
          <w:rFonts w:ascii="Times New Roman" w:hint="eastAsia"/>
          <w:sz w:val="23"/>
          <w:szCs w:val="23"/>
        </w:rPr>
        <w:t xml:space="preserve"> </w:t>
      </w:r>
      <w:r w:rsidRPr="00B51FA5">
        <w:rPr>
          <w:rFonts w:ascii="Times New Roman" w:hint="eastAsia"/>
          <w:sz w:val="23"/>
          <w:szCs w:val="23"/>
        </w:rPr>
        <w:t>국세</w:t>
      </w:r>
      <w:r w:rsidRPr="00B51FA5">
        <w:rPr>
          <w:rFonts w:ascii="Times New Roman" w:hint="eastAsia"/>
          <w:sz w:val="23"/>
          <w:szCs w:val="23"/>
        </w:rPr>
        <w:t xml:space="preserve">, </w:t>
      </w:r>
      <w:r w:rsidRPr="00B51FA5">
        <w:rPr>
          <w:rFonts w:ascii="Times New Roman" w:hint="eastAsia"/>
          <w:sz w:val="23"/>
          <w:szCs w:val="23"/>
        </w:rPr>
        <w:t>지방세</w:t>
      </w:r>
      <w:r w:rsidRPr="00B51FA5">
        <w:rPr>
          <w:rFonts w:ascii="Times New Roman" w:hint="eastAsia"/>
          <w:sz w:val="23"/>
          <w:szCs w:val="23"/>
        </w:rPr>
        <w:t xml:space="preserve">, </w:t>
      </w:r>
      <w:r w:rsidRPr="00B51FA5">
        <w:rPr>
          <w:rFonts w:ascii="Times New Roman" w:hint="eastAsia"/>
          <w:sz w:val="23"/>
          <w:szCs w:val="23"/>
        </w:rPr>
        <w:t>관세</w:t>
      </w:r>
      <w:r w:rsidRPr="00B51FA5">
        <w:rPr>
          <w:rFonts w:ascii="Times New Roman" w:hint="eastAsia"/>
          <w:sz w:val="23"/>
          <w:szCs w:val="23"/>
        </w:rPr>
        <w:t xml:space="preserve"> </w:t>
      </w:r>
      <w:r w:rsidRPr="00B51FA5">
        <w:rPr>
          <w:rFonts w:ascii="Times New Roman" w:hint="eastAsia"/>
          <w:sz w:val="23"/>
          <w:szCs w:val="23"/>
        </w:rPr>
        <w:t>기타</w:t>
      </w:r>
      <w:r w:rsidRPr="00B51FA5">
        <w:rPr>
          <w:rFonts w:ascii="Times New Roman" w:hint="eastAsia"/>
          <w:sz w:val="23"/>
          <w:szCs w:val="23"/>
        </w:rPr>
        <w:t xml:space="preserve"> </w:t>
      </w:r>
      <w:r w:rsidRPr="00B51FA5">
        <w:rPr>
          <w:rFonts w:ascii="Times New Roman" w:hint="eastAsia"/>
          <w:sz w:val="23"/>
          <w:szCs w:val="23"/>
        </w:rPr>
        <w:t>이와</w:t>
      </w:r>
      <w:r w:rsidRPr="00B51FA5">
        <w:rPr>
          <w:rFonts w:ascii="Times New Roman" w:hint="eastAsia"/>
          <w:sz w:val="23"/>
          <w:szCs w:val="23"/>
        </w:rPr>
        <w:t xml:space="preserve"> </w:t>
      </w:r>
      <w:r w:rsidRPr="00B51FA5">
        <w:rPr>
          <w:rFonts w:ascii="Times New Roman" w:hint="eastAsia"/>
          <w:sz w:val="23"/>
          <w:szCs w:val="23"/>
        </w:rPr>
        <w:t>유사한</w:t>
      </w:r>
      <w:r w:rsidRPr="00B51FA5">
        <w:rPr>
          <w:rFonts w:ascii="Times New Roman" w:hint="eastAsia"/>
          <w:sz w:val="23"/>
          <w:szCs w:val="23"/>
        </w:rPr>
        <w:t xml:space="preserve"> </w:t>
      </w:r>
      <w:r w:rsidRPr="00B51FA5">
        <w:rPr>
          <w:rFonts w:ascii="Times New Roman" w:hint="eastAsia"/>
          <w:sz w:val="23"/>
          <w:szCs w:val="23"/>
        </w:rPr>
        <w:t>성격을</w:t>
      </w:r>
      <w:r w:rsidRPr="00B51FA5">
        <w:rPr>
          <w:rFonts w:ascii="Times New Roman" w:hint="eastAsia"/>
          <w:sz w:val="23"/>
          <w:szCs w:val="23"/>
        </w:rPr>
        <w:t xml:space="preserve"> </w:t>
      </w:r>
      <w:r w:rsidRPr="00B51FA5">
        <w:rPr>
          <w:rFonts w:ascii="Times New Roman" w:hint="eastAsia"/>
          <w:sz w:val="23"/>
          <w:szCs w:val="23"/>
        </w:rPr>
        <w:t>갖는</w:t>
      </w:r>
      <w:r w:rsidRPr="00B51FA5">
        <w:rPr>
          <w:rFonts w:ascii="Times New Roman" w:hint="eastAsia"/>
          <w:sz w:val="23"/>
          <w:szCs w:val="23"/>
        </w:rPr>
        <w:t xml:space="preserve"> </w:t>
      </w:r>
      <w:r w:rsidRPr="00B51FA5">
        <w:rPr>
          <w:rFonts w:ascii="Times New Roman" w:hint="eastAsia"/>
          <w:sz w:val="23"/>
          <w:szCs w:val="23"/>
        </w:rPr>
        <w:t>모든</w:t>
      </w:r>
      <w:r w:rsidRPr="00B51FA5">
        <w:rPr>
          <w:rFonts w:ascii="Times New Roman" w:hint="eastAsia"/>
          <w:sz w:val="23"/>
          <w:szCs w:val="23"/>
        </w:rPr>
        <w:t xml:space="preserve"> </w:t>
      </w:r>
      <w:r w:rsidRPr="00B51FA5">
        <w:rPr>
          <w:rFonts w:ascii="Times New Roman" w:hint="eastAsia"/>
          <w:sz w:val="23"/>
          <w:szCs w:val="23"/>
        </w:rPr>
        <w:t>종류의</w:t>
      </w:r>
      <w:r w:rsidRPr="00B51FA5">
        <w:rPr>
          <w:rFonts w:ascii="Times New Roman" w:hint="eastAsia"/>
          <w:sz w:val="23"/>
          <w:szCs w:val="23"/>
        </w:rPr>
        <w:t xml:space="preserve"> </w:t>
      </w:r>
      <w:r w:rsidRPr="00B51FA5">
        <w:rPr>
          <w:rFonts w:ascii="Times New Roman" w:hint="eastAsia"/>
          <w:sz w:val="23"/>
          <w:szCs w:val="23"/>
        </w:rPr>
        <w:t>세금</w:t>
      </w:r>
      <w:r w:rsidRPr="00B51FA5">
        <w:rPr>
          <w:rFonts w:ascii="Times New Roman" w:hint="eastAsia"/>
          <w:sz w:val="23"/>
          <w:szCs w:val="23"/>
        </w:rPr>
        <w:t xml:space="preserve">, </w:t>
      </w:r>
      <w:r w:rsidRPr="00B51FA5">
        <w:rPr>
          <w:rFonts w:ascii="Times New Roman" w:hint="eastAsia"/>
          <w:sz w:val="23"/>
          <w:szCs w:val="23"/>
        </w:rPr>
        <w:t>공과금</w:t>
      </w:r>
      <w:r w:rsidRPr="00B51FA5">
        <w:rPr>
          <w:rFonts w:ascii="Times New Roman" w:hint="eastAsia"/>
          <w:sz w:val="23"/>
          <w:szCs w:val="23"/>
        </w:rPr>
        <w:t xml:space="preserve">, </w:t>
      </w:r>
      <w:r w:rsidR="00827302">
        <w:rPr>
          <w:rFonts w:ascii="Times New Roman" w:hint="eastAsia"/>
          <w:sz w:val="23"/>
          <w:szCs w:val="23"/>
        </w:rPr>
        <w:t>과징금</w:t>
      </w:r>
      <w:r w:rsidR="00827302">
        <w:rPr>
          <w:rFonts w:ascii="Times New Roman" w:hint="eastAsia"/>
          <w:sz w:val="23"/>
          <w:szCs w:val="23"/>
        </w:rPr>
        <w:t>,</w:t>
      </w:r>
      <w:r w:rsidR="00827302">
        <w:rPr>
          <w:rFonts w:ascii="Times New Roman"/>
          <w:sz w:val="23"/>
          <w:szCs w:val="23"/>
        </w:rPr>
        <w:t xml:space="preserve"> </w:t>
      </w:r>
      <w:r w:rsidR="00827302">
        <w:rPr>
          <w:rFonts w:ascii="Times New Roman" w:hint="eastAsia"/>
          <w:sz w:val="23"/>
          <w:szCs w:val="23"/>
        </w:rPr>
        <w:t>과태료</w:t>
      </w:r>
      <w:r w:rsidR="00827302">
        <w:rPr>
          <w:rFonts w:ascii="Times New Roman" w:hint="eastAsia"/>
          <w:sz w:val="23"/>
          <w:szCs w:val="23"/>
        </w:rPr>
        <w:t>,</w:t>
      </w:r>
      <w:r w:rsidR="00827302">
        <w:rPr>
          <w:rFonts w:ascii="Times New Roman"/>
          <w:sz w:val="23"/>
          <w:szCs w:val="23"/>
        </w:rPr>
        <w:t xml:space="preserve"> </w:t>
      </w:r>
      <w:r w:rsidR="00827302">
        <w:rPr>
          <w:rFonts w:ascii="Times New Roman" w:hint="eastAsia"/>
          <w:sz w:val="23"/>
          <w:szCs w:val="23"/>
        </w:rPr>
        <w:t>벌과금</w:t>
      </w:r>
      <w:r w:rsidR="00827302">
        <w:rPr>
          <w:rFonts w:ascii="Times New Roman" w:hint="eastAsia"/>
          <w:sz w:val="23"/>
          <w:szCs w:val="23"/>
        </w:rPr>
        <w:t>,</w:t>
      </w:r>
      <w:r w:rsidR="00827302">
        <w:rPr>
          <w:rFonts w:ascii="Times New Roman"/>
          <w:sz w:val="23"/>
          <w:szCs w:val="23"/>
        </w:rPr>
        <w:t xml:space="preserve"> </w:t>
      </w:r>
      <w:r w:rsidRPr="00B51FA5">
        <w:rPr>
          <w:rFonts w:ascii="Times New Roman" w:hint="eastAsia"/>
          <w:sz w:val="23"/>
          <w:szCs w:val="23"/>
        </w:rPr>
        <w:t>부담금</w:t>
      </w:r>
      <w:r w:rsidRPr="00B51FA5">
        <w:rPr>
          <w:rFonts w:ascii="Times New Roman" w:hint="eastAsia"/>
          <w:sz w:val="23"/>
          <w:szCs w:val="23"/>
        </w:rPr>
        <w:t>(</w:t>
      </w:r>
      <w:r w:rsidRPr="00B51FA5">
        <w:rPr>
          <w:rFonts w:ascii="Times New Roman" w:hint="eastAsia"/>
          <w:sz w:val="23"/>
          <w:szCs w:val="23"/>
        </w:rPr>
        <w:t>건강보험료</w:t>
      </w:r>
      <w:r w:rsidRPr="00B51FA5">
        <w:rPr>
          <w:rFonts w:ascii="Times New Roman" w:hint="eastAsia"/>
          <w:sz w:val="23"/>
          <w:szCs w:val="23"/>
        </w:rPr>
        <w:t>,</w:t>
      </w:r>
      <w:r w:rsidRPr="00B51FA5">
        <w:rPr>
          <w:rFonts w:ascii="Times New Roman"/>
          <w:sz w:val="23"/>
          <w:szCs w:val="23"/>
        </w:rPr>
        <w:t xml:space="preserve"> </w:t>
      </w:r>
      <w:r w:rsidRPr="00B51FA5">
        <w:rPr>
          <w:rFonts w:ascii="Times New Roman" w:hint="eastAsia"/>
          <w:sz w:val="23"/>
          <w:szCs w:val="23"/>
        </w:rPr>
        <w:t>고용보험료</w:t>
      </w:r>
      <w:r w:rsidRPr="00B51FA5">
        <w:rPr>
          <w:rFonts w:ascii="Times New Roman" w:hint="eastAsia"/>
          <w:sz w:val="23"/>
          <w:szCs w:val="23"/>
        </w:rPr>
        <w:t xml:space="preserve"> </w:t>
      </w:r>
      <w:r w:rsidRPr="00B51FA5">
        <w:rPr>
          <w:rFonts w:ascii="Times New Roman" w:hint="eastAsia"/>
          <w:sz w:val="23"/>
          <w:szCs w:val="23"/>
        </w:rPr>
        <w:t>등</w:t>
      </w:r>
      <w:r w:rsidRPr="00B51FA5">
        <w:rPr>
          <w:rFonts w:ascii="Times New Roman" w:hint="eastAsia"/>
          <w:sz w:val="23"/>
          <w:szCs w:val="23"/>
        </w:rPr>
        <w:t xml:space="preserve"> </w:t>
      </w:r>
      <w:r w:rsidRPr="00B51FA5">
        <w:rPr>
          <w:rFonts w:ascii="Times New Roman" w:hint="eastAsia"/>
          <w:sz w:val="23"/>
          <w:szCs w:val="23"/>
        </w:rPr>
        <w:t>사회보장</w:t>
      </w:r>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사회보험</w:t>
      </w:r>
      <w:r w:rsidRPr="00B51FA5">
        <w:rPr>
          <w:rFonts w:ascii="Times New Roman" w:hint="eastAsia"/>
          <w:sz w:val="23"/>
          <w:szCs w:val="23"/>
        </w:rPr>
        <w:t xml:space="preserve"> </w:t>
      </w:r>
      <w:r w:rsidRPr="00B51FA5">
        <w:rPr>
          <w:rFonts w:ascii="Times New Roman" w:hint="eastAsia"/>
          <w:sz w:val="23"/>
          <w:szCs w:val="23"/>
        </w:rPr>
        <w:t>분담금을</w:t>
      </w:r>
      <w:r w:rsidRPr="00B51FA5">
        <w:rPr>
          <w:rFonts w:ascii="Times New Roman" w:hint="eastAsia"/>
          <w:sz w:val="23"/>
          <w:szCs w:val="23"/>
        </w:rPr>
        <w:t xml:space="preserve"> </w:t>
      </w:r>
      <w:r w:rsidRPr="00B51FA5">
        <w:rPr>
          <w:rFonts w:ascii="Times New Roman" w:hint="eastAsia"/>
          <w:sz w:val="23"/>
          <w:szCs w:val="23"/>
        </w:rPr>
        <w:t>포함함</w:t>
      </w:r>
      <w:r w:rsidRPr="00B51FA5">
        <w:rPr>
          <w:rFonts w:ascii="Times New Roman" w:hint="eastAsia"/>
          <w:sz w:val="23"/>
          <w:szCs w:val="23"/>
        </w:rPr>
        <w:t xml:space="preserve">), </w:t>
      </w:r>
      <w:r w:rsidRPr="00B51FA5">
        <w:rPr>
          <w:rFonts w:ascii="Times New Roman" w:hint="eastAsia"/>
          <w:sz w:val="23"/>
          <w:szCs w:val="23"/>
        </w:rPr>
        <w:t>수수료</w:t>
      </w:r>
      <w:r w:rsidRPr="00B51FA5">
        <w:rPr>
          <w:rFonts w:ascii="Times New Roman" w:hint="eastAsia"/>
          <w:sz w:val="23"/>
          <w:szCs w:val="23"/>
        </w:rPr>
        <w:t xml:space="preserve">, </w:t>
      </w:r>
      <w:r w:rsidRPr="00B51FA5">
        <w:rPr>
          <w:rFonts w:ascii="Times New Roman" w:hint="eastAsia"/>
          <w:sz w:val="23"/>
          <w:szCs w:val="23"/>
        </w:rPr>
        <w:t>가산세</w:t>
      </w:r>
      <w:r w:rsidRPr="00B51FA5">
        <w:rPr>
          <w:rFonts w:ascii="Times New Roman" w:hint="eastAsia"/>
          <w:sz w:val="23"/>
          <w:szCs w:val="23"/>
        </w:rPr>
        <w:t xml:space="preserve">, </w:t>
      </w:r>
      <w:r w:rsidRPr="00B51FA5">
        <w:rPr>
          <w:rFonts w:ascii="Times New Roman" w:hint="eastAsia"/>
          <w:sz w:val="23"/>
          <w:szCs w:val="23"/>
        </w:rPr>
        <w:t>가산금</w:t>
      </w:r>
      <w:r w:rsidRPr="00B51FA5">
        <w:rPr>
          <w:rFonts w:ascii="Times New Roman" w:hint="eastAsia"/>
          <w:sz w:val="23"/>
          <w:szCs w:val="23"/>
        </w:rPr>
        <w:t>,</w:t>
      </w:r>
      <w:r w:rsidRPr="00B51FA5">
        <w:rPr>
          <w:rFonts w:ascii="Times New Roman"/>
          <w:sz w:val="23"/>
          <w:szCs w:val="23"/>
        </w:rPr>
        <w:t xml:space="preserve"> </w:t>
      </w:r>
      <w:proofErr w:type="spellStart"/>
      <w:r w:rsidRPr="00B51FA5">
        <w:rPr>
          <w:rFonts w:ascii="Times New Roman" w:hint="eastAsia"/>
          <w:sz w:val="23"/>
          <w:szCs w:val="23"/>
        </w:rPr>
        <w:t>추징세</w:t>
      </w:r>
      <w:proofErr w:type="spellEnd"/>
      <w:r w:rsidRPr="00B51FA5">
        <w:rPr>
          <w:rFonts w:ascii="Times New Roman" w:hint="eastAsia"/>
          <w:sz w:val="23"/>
          <w:szCs w:val="23"/>
        </w:rPr>
        <w:t xml:space="preserve">, </w:t>
      </w:r>
      <w:proofErr w:type="spellStart"/>
      <w:r w:rsidRPr="00B51FA5">
        <w:rPr>
          <w:rFonts w:ascii="Times New Roman" w:hint="eastAsia"/>
          <w:sz w:val="23"/>
          <w:szCs w:val="23"/>
        </w:rPr>
        <w:t>원천징수세</w:t>
      </w:r>
      <w:proofErr w:type="spellEnd"/>
      <w:r w:rsidRPr="00B51FA5">
        <w:rPr>
          <w:rFonts w:ascii="Times New Roman" w:hint="eastAsia"/>
          <w:sz w:val="23"/>
          <w:szCs w:val="23"/>
        </w:rPr>
        <w:t xml:space="preserve"> </w:t>
      </w:r>
      <w:r w:rsidRPr="00B51FA5">
        <w:rPr>
          <w:rFonts w:ascii="Times New Roman" w:hint="eastAsia"/>
          <w:sz w:val="23"/>
          <w:szCs w:val="23"/>
        </w:rPr>
        <w:t>및</w:t>
      </w:r>
      <w:r w:rsidRPr="00B51FA5">
        <w:rPr>
          <w:rFonts w:ascii="Times New Roman" w:hint="eastAsia"/>
          <w:sz w:val="23"/>
          <w:szCs w:val="23"/>
        </w:rPr>
        <w:t xml:space="preserve"> </w:t>
      </w:r>
      <w:r w:rsidRPr="00B51FA5">
        <w:rPr>
          <w:rFonts w:ascii="Times New Roman" w:hint="eastAsia"/>
          <w:sz w:val="23"/>
          <w:szCs w:val="23"/>
        </w:rPr>
        <w:t>이와</w:t>
      </w:r>
      <w:r w:rsidRPr="00B51FA5">
        <w:rPr>
          <w:rFonts w:ascii="Times New Roman" w:hint="eastAsia"/>
          <w:sz w:val="23"/>
          <w:szCs w:val="23"/>
        </w:rPr>
        <w:t xml:space="preserve"> </w:t>
      </w:r>
      <w:r w:rsidRPr="00B51FA5">
        <w:rPr>
          <w:rFonts w:ascii="Times New Roman" w:hint="eastAsia"/>
          <w:sz w:val="23"/>
          <w:szCs w:val="23"/>
        </w:rPr>
        <w:t>관련된</w:t>
      </w:r>
      <w:r w:rsidRPr="00B51FA5">
        <w:rPr>
          <w:rFonts w:ascii="Times New Roman" w:hint="eastAsia"/>
          <w:sz w:val="23"/>
          <w:szCs w:val="23"/>
        </w:rPr>
        <w:t xml:space="preserve"> </w:t>
      </w:r>
      <w:r w:rsidRPr="00B51FA5">
        <w:rPr>
          <w:rFonts w:ascii="Times New Roman" w:hint="eastAsia"/>
          <w:sz w:val="23"/>
          <w:szCs w:val="23"/>
        </w:rPr>
        <w:t>부대비용을</w:t>
      </w:r>
      <w:r w:rsidRPr="00B51FA5">
        <w:rPr>
          <w:rFonts w:ascii="Times New Roman" w:hint="eastAsia"/>
          <w:sz w:val="23"/>
          <w:szCs w:val="23"/>
        </w:rPr>
        <w:t xml:space="preserve"> </w:t>
      </w:r>
      <w:r w:rsidRPr="00B51FA5">
        <w:rPr>
          <w:rFonts w:ascii="Times New Roman" w:hint="eastAsia"/>
          <w:sz w:val="23"/>
          <w:szCs w:val="23"/>
        </w:rPr>
        <w:t>의미한다</w:t>
      </w:r>
      <w:r w:rsidRPr="00B51FA5">
        <w:rPr>
          <w:rFonts w:ascii="Times New Roman" w:hint="eastAsia"/>
          <w:sz w:val="23"/>
          <w:szCs w:val="23"/>
        </w:rPr>
        <w:t>.</w:t>
      </w:r>
      <w:r w:rsidR="007511D8" w:rsidRPr="008C2729">
        <w:rPr>
          <w:rFonts w:ascii="Times New Roman"/>
          <w:sz w:val="23"/>
          <w:szCs w:val="23"/>
        </w:rPr>
        <w:t xml:space="preserve"> </w:t>
      </w:r>
    </w:p>
    <w:p w14:paraId="7D63F936" w14:textId="77777777" w:rsidR="00786425" w:rsidRPr="00B51FA5" w:rsidRDefault="00786425" w:rsidP="00786425">
      <w:pPr>
        <w:adjustRightInd w:val="0"/>
        <w:snapToGrid w:val="0"/>
        <w:spacing w:before="180" w:after="180" w:line="360" w:lineRule="atLeast"/>
        <w:rPr>
          <w:rFonts w:ascii="Times New Roman"/>
          <w:sz w:val="23"/>
          <w:szCs w:val="23"/>
        </w:rPr>
      </w:pPr>
      <w:r w:rsidRPr="00B51FA5">
        <w:rPr>
          <w:rFonts w:ascii="Times New Roman"/>
          <w:sz w:val="23"/>
          <w:szCs w:val="23"/>
        </w:rPr>
        <w:t>“</w:t>
      </w:r>
      <w:r w:rsidRPr="00B51FA5">
        <w:rPr>
          <w:rFonts w:ascii="Times New Roman"/>
          <w:sz w:val="23"/>
          <w:szCs w:val="23"/>
          <w:u w:val="single"/>
        </w:rPr>
        <w:t>영업일</w:t>
      </w:r>
      <w:r w:rsidRPr="00883718">
        <w:rPr>
          <w:rFonts w:ascii="Times New Roman"/>
          <w:sz w:val="23"/>
          <w:szCs w:val="23"/>
        </w:rPr>
        <w:t>”</w:t>
      </w:r>
      <w:r w:rsidRPr="00883718">
        <w:rPr>
          <w:rFonts w:ascii="Times New Roman" w:hint="eastAsia"/>
          <w:sz w:val="23"/>
          <w:szCs w:val="23"/>
        </w:rPr>
        <w:t>은</w:t>
      </w:r>
      <w:r w:rsidRPr="00883718">
        <w:rPr>
          <w:rFonts w:ascii="Times New Roman"/>
          <w:sz w:val="23"/>
          <w:szCs w:val="23"/>
        </w:rPr>
        <w:t xml:space="preserve"> </w:t>
      </w:r>
      <w:r w:rsidRPr="000575B1">
        <w:rPr>
          <w:rFonts w:ascii="Times New Roman"/>
          <w:sz w:val="23"/>
          <w:szCs w:val="23"/>
        </w:rPr>
        <w:t>대한민국에서</w:t>
      </w:r>
      <w:r w:rsidRPr="000575B1">
        <w:rPr>
          <w:rFonts w:ascii="Times New Roman"/>
          <w:sz w:val="23"/>
          <w:szCs w:val="23"/>
        </w:rPr>
        <w:t xml:space="preserve"> </w:t>
      </w:r>
      <w:r w:rsidRPr="00522B89">
        <w:rPr>
          <w:rFonts w:ascii="Times New Roman"/>
          <w:sz w:val="23"/>
          <w:szCs w:val="23"/>
        </w:rPr>
        <w:t>시중은행이</w:t>
      </w:r>
      <w:r w:rsidRPr="00B51FA5">
        <w:rPr>
          <w:rFonts w:ascii="Times New Roman"/>
          <w:sz w:val="23"/>
          <w:szCs w:val="23"/>
        </w:rPr>
        <w:t xml:space="preserve"> </w:t>
      </w:r>
      <w:r w:rsidRPr="00B51FA5">
        <w:rPr>
          <w:rFonts w:ascii="Times New Roman"/>
          <w:sz w:val="23"/>
          <w:szCs w:val="23"/>
        </w:rPr>
        <w:t>영업을</w:t>
      </w:r>
      <w:r w:rsidRPr="00B51FA5">
        <w:rPr>
          <w:rFonts w:ascii="Times New Roman"/>
          <w:sz w:val="23"/>
          <w:szCs w:val="23"/>
        </w:rPr>
        <w:t xml:space="preserve"> </w:t>
      </w:r>
      <w:r w:rsidRPr="00B51FA5">
        <w:rPr>
          <w:rFonts w:ascii="Times New Roman"/>
          <w:sz w:val="23"/>
          <w:szCs w:val="23"/>
        </w:rPr>
        <w:t>위하여</w:t>
      </w:r>
      <w:r w:rsidRPr="00B51FA5">
        <w:rPr>
          <w:rFonts w:ascii="Times New Roman"/>
          <w:sz w:val="23"/>
          <w:szCs w:val="23"/>
        </w:rPr>
        <w:t xml:space="preserve"> </w:t>
      </w:r>
      <w:r w:rsidRPr="00B51FA5">
        <w:rPr>
          <w:rFonts w:ascii="Times New Roman"/>
          <w:sz w:val="23"/>
          <w:szCs w:val="23"/>
        </w:rPr>
        <w:t>개점한</w:t>
      </w:r>
      <w:r w:rsidRPr="00B51FA5">
        <w:rPr>
          <w:rFonts w:ascii="Times New Roman"/>
          <w:sz w:val="23"/>
          <w:szCs w:val="23"/>
        </w:rPr>
        <w:t xml:space="preserve"> </w:t>
      </w:r>
      <w:r w:rsidRPr="00B51FA5">
        <w:rPr>
          <w:rFonts w:ascii="Times New Roman"/>
          <w:sz w:val="23"/>
          <w:szCs w:val="23"/>
        </w:rPr>
        <w:t>날</w:t>
      </w:r>
      <w:r w:rsidRPr="00B51FA5">
        <w:rPr>
          <w:rFonts w:ascii="Times New Roman"/>
          <w:sz w:val="23"/>
          <w:szCs w:val="23"/>
        </w:rPr>
        <w:t>(</w:t>
      </w:r>
      <w:r w:rsidRPr="00B51FA5">
        <w:rPr>
          <w:rFonts w:ascii="Times New Roman"/>
          <w:sz w:val="23"/>
          <w:szCs w:val="23"/>
        </w:rPr>
        <w:t>즉</w:t>
      </w:r>
      <w:r w:rsidRPr="00B51FA5">
        <w:rPr>
          <w:rFonts w:ascii="Times New Roman"/>
          <w:sz w:val="23"/>
          <w:szCs w:val="23"/>
        </w:rPr>
        <w:t xml:space="preserve">, </w:t>
      </w:r>
      <w:r w:rsidRPr="00B51FA5">
        <w:rPr>
          <w:rFonts w:ascii="Times New Roman"/>
          <w:sz w:val="23"/>
          <w:szCs w:val="23"/>
        </w:rPr>
        <w:t>토요일</w:t>
      </w:r>
      <w:r w:rsidRPr="00B51FA5">
        <w:rPr>
          <w:rFonts w:ascii="Times New Roman"/>
          <w:sz w:val="23"/>
          <w:szCs w:val="23"/>
        </w:rPr>
        <w:t xml:space="preserve">, </w:t>
      </w:r>
      <w:r w:rsidRPr="00B51FA5">
        <w:rPr>
          <w:rFonts w:ascii="Times New Roman"/>
          <w:sz w:val="23"/>
          <w:szCs w:val="23"/>
        </w:rPr>
        <w:t>일요일이나</w:t>
      </w:r>
      <w:r w:rsidRPr="00B51FA5">
        <w:rPr>
          <w:rFonts w:ascii="Times New Roman"/>
          <w:sz w:val="23"/>
          <w:szCs w:val="23"/>
        </w:rPr>
        <w:t xml:space="preserve"> </w:t>
      </w:r>
      <w:r w:rsidRPr="00B51FA5">
        <w:rPr>
          <w:rFonts w:ascii="Times New Roman"/>
          <w:sz w:val="23"/>
          <w:szCs w:val="23"/>
        </w:rPr>
        <w:t>대한민국의</w:t>
      </w:r>
      <w:r w:rsidRPr="00B51FA5">
        <w:rPr>
          <w:rFonts w:ascii="Times New Roman"/>
          <w:sz w:val="23"/>
          <w:szCs w:val="23"/>
        </w:rPr>
        <w:t xml:space="preserve"> </w:t>
      </w:r>
      <w:r w:rsidRPr="00B51FA5">
        <w:rPr>
          <w:rFonts w:ascii="Times New Roman"/>
          <w:sz w:val="23"/>
          <w:szCs w:val="23"/>
        </w:rPr>
        <w:t>공휴일을</w:t>
      </w:r>
      <w:r w:rsidRPr="00B51FA5">
        <w:rPr>
          <w:rFonts w:ascii="Times New Roman"/>
          <w:sz w:val="23"/>
          <w:szCs w:val="23"/>
        </w:rPr>
        <w:t xml:space="preserve"> </w:t>
      </w:r>
      <w:r w:rsidRPr="00B51FA5">
        <w:rPr>
          <w:rFonts w:ascii="Times New Roman"/>
          <w:sz w:val="23"/>
          <w:szCs w:val="23"/>
        </w:rPr>
        <w:t>제외한</w:t>
      </w:r>
      <w:r w:rsidRPr="00B51FA5">
        <w:rPr>
          <w:rFonts w:ascii="Times New Roman"/>
          <w:sz w:val="23"/>
          <w:szCs w:val="23"/>
        </w:rPr>
        <w:t xml:space="preserve"> </w:t>
      </w:r>
      <w:r w:rsidRPr="00B51FA5">
        <w:rPr>
          <w:rFonts w:ascii="Times New Roman"/>
          <w:sz w:val="23"/>
          <w:szCs w:val="23"/>
        </w:rPr>
        <w:t>날</w:t>
      </w:r>
      <w:r w:rsidRPr="00B51FA5">
        <w:rPr>
          <w:rFonts w:ascii="Times New Roman"/>
          <w:sz w:val="23"/>
          <w:szCs w:val="23"/>
        </w:rPr>
        <w:t>)</w:t>
      </w:r>
      <w:r w:rsidRPr="00B51FA5">
        <w:rPr>
          <w:rFonts w:ascii="Times New Roman"/>
          <w:sz w:val="23"/>
          <w:szCs w:val="23"/>
        </w:rPr>
        <w:t>을</w:t>
      </w:r>
      <w:r w:rsidRPr="00B51FA5">
        <w:rPr>
          <w:rFonts w:ascii="Times New Roman"/>
          <w:sz w:val="23"/>
          <w:szCs w:val="23"/>
        </w:rPr>
        <w:t xml:space="preserve"> </w:t>
      </w:r>
      <w:r w:rsidRPr="00B51FA5">
        <w:rPr>
          <w:rFonts w:ascii="Times New Roman"/>
          <w:sz w:val="23"/>
          <w:szCs w:val="23"/>
        </w:rPr>
        <w:t>의미한다</w:t>
      </w:r>
      <w:r w:rsidRPr="00B51FA5">
        <w:rPr>
          <w:rFonts w:ascii="Times New Roman"/>
          <w:sz w:val="23"/>
          <w:szCs w:val="23"/>
        </w:rPr>
        <w:t>.</w:t>
      </w:r>
    </w:p>
    <w:p w14:paraId="7F5C8566" w14:textId="1092B865" w:rsidR="00786425" w:rsidRPr="000B6D4C" w:rsidRDefault="00786425" w:rsidP="00786425">
      <w:pPr>
        <w:adjustRightInd w:val="0"/>
        <w:snapToGrid w:val="0"/>
        <w:spacing w:before="180" w:after="180" w:line="360" w:lineRule="atLeast"/>
        <w:rPr>
          <w:rFonts w:ascii="Times New Roman"/>
          <w:sz w:val="23"/>
          <w:szCs w:val="23"/>
        </w:rPr>
      </w:pPr>
      <w:r w:rsidRPr="00B51FA5">
        <w:rPr>
          <w:rFonts w:ascii="Times New Roman"/>
          <w:sz w:val="23"/>
          <w:szCs w:val="23"/>
        </w:rPr>
        <w:t>“</w:t>
      </w:r>
      <w:r w:rsidRPr="00B51FA5">
        <w:rPr>
          <w:rFonts w:ascii="Times New Roman"/>
          <w:sz w:val="23"/>
          <w:szCs w:val="23"/>
          <w:u w:val="single"/>
        </w:rPr>
        <w:t>우려</w:t>
      </w:r>
      <w:r w:rsidRPr="00883718">
        <w:rPr>
          <w:rFonts w:ascii="Times New Roman"/>
          <w:sz w:val="23"/>
          <w:szCs w:val="23"/>
        </w:rPr>
        <w:t>”</w:t>
      </w:r>
      <w:r w:rsidRPr="00883718">
        <w:rPr>
          <w:rFonts w:ascii="Times New Roman"/>
          <w:sz w:val="23"/>
          <w:szCs w:val="23"/>
        </w:rPr>
        <w:t>는</w:t>
      </w:r>
      <w:r w:rsidRPr="00883718">
        <w:rPr>
          <w:rFonts w:ascii="Times New Roman"/>
          <w:sz w:val="23"/>
          <w:szCs w:val="23"/>
        </w:rPr>
        <w:t xml:space="preserve"> </w:t>
      </w:r>
      <w:r w:rsidRPr="000575B1">
        <w:rPr>
          <w:rFonts w:ascii="Times New Roman"/>
          <w:sz w:val="23"/>
          <w:szCs w:val="23"/>
        </w:rPr>
        <w:t>법적</w:t>
      </w:r>
      <w:r w:rsidRPr="000575B1">
        <w:rPr>
          <w:rFonts w:ascii="Times New Roman" w:hint="eastAsia"/>
          <w:sz w:val="23"/>
          <w:szCs w:val="23"/>
        </w:rPr>
        <w:t xml:space="preserve"> </w:t>
      </w:r>
      <w:r w:rsidRPr="00522B89">
        <w:rPr>
          <w:rFonts w:ascii="Times New Roman" w:hint="eastAsia"/>
          <w:sz w:val="23"/>
          <w:szCs w:val="23"/>
        </w:rPr>
        <w:t>절차의</w:t>
      </w:r>
      <w:r w:rsidRPr="00B51FA5">
        <w:rPr>
          <w:rFonts w:ascii="Times New Roman" w:hint="eastAsia"/>
          <w:sz w:val="23"/>
          <w:szCs w:val="23"/>
        </w:rPr>
        <w:t xml:space="preserve"> </w:t>
      </w:r>
      <w:r w:rsidRPr="00B51FA5">
        <w:rPr>
          <w:rFonts w:ascii="Times New Roman" w:hint="eastAsia"/>
          <w:sz w:val="23"/>
          <w:szCs w:val="23"/>
        </w:rPr>
        <w:t>원인이나</w:t>
      </w:r>
      <w:r w:rsidRPr="00B51FA5">
        <w:rPr>
          <w:rFonts w:ascii="Times New Roman" w:hint="eastAsia"/>
          <w:sz w:val="23"/>
          <w:szCs w:val="23"/>
        </w:rPr>
        <w:t xml:space="preserve"> </w:t>
      </w:r>
      <w:r w:rsidRPr="00B51FA5">
        <w:rPr>
          <w:rFonts w:ascii="Times New Roman" w:hint="eastAsia"/>
          <w:sz w:val="23"/>
          <w:szCs w:val="23"/>
        </w:rPr>
        <w:t>기타</w:t>
      </w:r>
      <w:r w:rsidRPr="00B51FA5">
        <w:rPr>
          <w:rFonts w:ascii="Times New Roman" w:hint="eastAsia"/>
          <w:sz w:val="23"/>
          <w:szCs w:val="23"/>
        </w:rPr>
        <w:t xml:space="preserve"> </w:t>
      </w:r>
      <w:r w:rsidRPr="00B51FA5">
        <w:rPr>
          <w:rFonts w:ascii="Times New Roman" w:hint="eastAsia"/>
          <w:sz w:val="23"/>
          <w:szCs w:val="23"/>
        </w:rPr>
        <w:t>다른</w:t>
      </w:r>
      <w:r w:rsidRPr="00B51FA5">
        <w:rPr>
          <w:rFonts w:ascii="Times New Roman" w:hint="eastAsia"/>
          <w:sz w:val="23"/>
          <w:szCs w:val="23"/>
        </w:rPr>
        <w:t xml:space="preserve"> </w:t>
      </w:r>
      <w:r w:rsidRPr="00B51FA5">
        <w:rPr>
          <w:rFonts w:ascii="Times New Roman" w:hint="eastAsia"/>
          <w:sz w:val="23"/>
          <w:szCs w:val="23"/>
        </w:rPr>
        <w:t>문제들이</w:t>
      </w:r>
      <w:r w:rsidRPr="00B51FA5">
        <w:rPr>
          <w:rFonts w:ascii="Times New Roman" w:hint="eastAsia"/>
          <w:sz w:val="23"/>
          <w:szCs w:val="23"/>
        </w:rPr>
        <w:t xml:space="preserve"> </w:t>
      </w:r>
      <w:r w:rsidRPr="00B51FA5">
        <w:rPr>
          <w:rFonts w:ascii="Times New Roman" w:hint="eastAsia"/>
          <w:sz w:val="23"/>
          <w:szCs w:val="23"/>
        </w:rPr>
        <w:t>서면</w:t>
      </w:r>
      <w:r w:rsidRPr="00B51FA5">
        <w:rPr>
          <w:rFonts w:ascii="Times New Roman" w:hint="eastAsia"/>
          <w:sz w:val="23"/>
          <w:szCs w:val="23"/>
        </w:rPr>
        <w:t>(</w:t>
      </w:r>
      <w:r w:rsidRPr="00B51FA5">
        <w:rPr>
          <w:rFonts w:ascii="Times New Roman" w:hint="eastAsia"/>
          <w:sz w:val="23"/>
          <w:szCs w:val="23"/>
        </w:rPr>
        <w:t>전자문서를</w:t>
      </w:r>
      <w:r w:rsidRPr="00B51FA5">
        <w:rPr>
          <w:rFonts w:ascii="Times New Roman" w:hint="eastAsia"/>
          <w:sz w:val="23"/>
          <w:szCs w:val="23"/>
        </w:rPr>
        <w:t xml:space="preserve"> </w:t>
      </w:r>
      <w:r w:rsidRPr="00B51FA5">
        <w:rPr>
          <w:rFonts w:ascii="Times New Roman" w:hint="eastAsia"/>
          <w:sz w:val="23"/>
          <w:szCs w:val="23"/>
        </w:rPr>
        <w:t>포함함</w:t>
      </w:r>
      <w:r w:rsidRPr="00B51FA5">
        <w:rPr>
          <w:rFonts w:ascii="Times New Roman" w:hint="eastAsia"/>
          <w:sz w:val="23"/>
          <w:szCs w:val="23"/>
        </w:rPr>
        <w:t xml:space="preserve">, </w:t>
      </w:r>
      <w:r w:rsidRPr="00B51FA5">
        <w:rPr>
          <w:rFonts w:ascii="Times New Roman" w:hint="eastAsia"/>
          <w:sz w:val="23"/>
          <w:szCs w:val="23"/>
        </w:rPr>
        <w:t>이하</w:t>
      </w:r>
      <w:r w:rsidRPr="00B51FA5">
        <w:rPr>
          <w:rFonts w:ascii="Times New Roman" w:hint="eastAsia"/>
          <w:sz w:val="23"/>
          <w:szCs w:val="23"/>
        </w:rPr>
        <w:t xml:space="preserve"> </w:t>
      </w:r>
      <w:r w:rsidRPr="00B51FA5">
        <w:rPr>
          <w:rFonts w:ascii="Times New Roman" w:hint="eastAsia"/>
          <w:sz w:val="23"/>
          <w:szCs w:val="23"/>
        </w:rPr>
        <w:t>같음</w:t>
      </w:r>
      <w:r w:rsidRPr="00B51FA5">
        <w:rPr>
          <w:rFonts w:ascii="Times New Roman" w:hint="eastAsia"/>
          <w:sz w:val="23"/>
          <w:szCs w:val="23"/>
        </w:rPr>
        <w:t>)</w:t>
      </w:r>
      <w:r w:rsidRPr="00B51FA5">
        <w:rPr>
          <w:rFonts w:ascii="Times New Roman" w:hint="eastAsia"/>
          <w:sz w:val="23"/>
          <w:szCs w:val="23"/>
        </w:rPr>
        <w:t>으로</w:t>
      </w:r>
      <w:r w:rsidRPr="00B51FA5">
        <w:rPr>
          <w:rFonts w:ascii="Times New Roman" w:hint="eastAsia"/>
          <w:sz w:val="23"/>
          <w:szCs w:val="23"/>
        </w:rPr>
        <w:t xml:space="preserve"> </w:t>
      </w:r>
      <w:r w:rsidRPr="00B51FA5">
        <w:rPr>
          <w:rFonts w:ascii="Times New Roman" w:hint="eastAsia"/>
          <w:sz w:val="23"/>
          <w:szCs w:val="23"/>
        </w:rPr>
        <w:t>주장</w:t>
      </w:r>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제기되었거나</w:t>
      </w:r>
      <w:r w:rsidRPr="00B51FA5">
        <w:rPr>
          <w:rFonts w:ascii="Times New Roman" w:hint="eastAsia"/>
          <w:sz w:val="23"/>
          <w:szCs w:val="23"/>
        </w:rPr>
        <w:t xml:space="preserve">, </w:t>
      </w:r>
      <w:r w:rsidRPr="00B51FA5">
        <w:rPr>
          <w:rFonts w:ascii="Times New Roman" w:hint="eastAsia"/>
          <w:sz w:val="23"/>
          <w:szCs w:val="23"/>
        </w:rPr>
        <w:t>주장</w:t>
      </w:r>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제기될</w:t>
      </w:r>
      <w:r w:rsidRPr="00B51FA5">
        <w:rPr>
          <w:rFonts w:ascii="Times New Roman" w:hint="eastAsia"/>
          <w:sz w:val="23"/>
          <w:szCs w:val="23"/>
        </w:rPr>
        <w:t xml:space="preserve"> </w:t>
      </w:r>
      <w:r w:rsidRPr="00B51FA5">
        <w:rPr>
          <w:rFonts w:ascii="Times New Roman" w:hint="eastAsia"/>
          <w:sz w:val="23"/>
          <w:szCs w:val="23"/>
        </w:rPr>
        <w:t>것이라는</w:t>
      </w:r>
      <w:r w:rsidRPr="00B51FA5">
        <w:rPr>
          <w:rFonts w:ascii="Times New Roman" w:hint="eastAsia"/>
          <w:sz w:val="23"/>
          <w:szCs w:val="23"/>
        </w:rPr>
        <w:t xml:space="preserve"> </w:t>
      </w:r>
      <w:r w:rsidRPr="00B51FA5">
        <w:rPr>
          <w:rFonts w:ascii="Times New Roman" w:hint="eastAsia"/>
          <w:sz w:val="23"/>
          <w:szCs w:val="23"/>
        </w:rPr>
        <w:t>점을</w:t>
      </w:r>
      <w:r w:rsidRPr="00B51FA5">
        <w:rPr>
          <w:rFonts w:ascii="Times New Roman" w:hint="eastAsia"/>
          <w:sz w:val="23"/>
          <w:szCs w:val="23"/>
        </w:rPr>
        <w:t xml:space="preserve"> </w:t>
      </w:r>
      <w:r w:rsidRPr="00B51FA5">
        <w:rPr>
          <w:rFonts w:ascii="Times New Roman" w:hint="eastAsia"/>
          <w:sz w:val="23"/>
          <w:szCs w:val="23"/>
        </w:rPr>
        <w:t>표시하는</w:t>
      </w:r>
      <w:r w:rsidRPr="00B51FA5">
        <w:rPr>
          <w:rFonts w:ascii="Times New Roman" w:hint="eastAsia"/>
          <w:sz w:val="23"/>
          <w:szCs w:val="23"/>
        </w:rPr>
        <w:t xml:space="preserve"> </w:t>
      </w:r>
      <w:r w:rsidRPr="00B51FA5">
        <w:rPr>
          <w:rFonts w:ascii="Times New Roman" w:hint="eastAsia"/>
          <w:sz w:val="23"/>
          <w:szCs w:val="23"/>
        </w:rPr>
        <w:t>서면</w:t>
      </w:r>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기타</w:t>
      </w:r>
      <w:r w:rsidRPr="00B51FA5">
        <w:rPr>
          <w:rFonts w:ascii="Times New Roman" w:hint="eastAsia"/>
          <w:sz w:val="23"/>
          <w:szCs w:val="23"/>
        </w:rPr>
        <w:t xml:space="preserve"> </w:t>
      </w:r>
      <w:r w:rsidRPr="00B51FA5">
        <w:rPr>
          <w:rFonts w:ascii="Times New Roman" w:hint="eastAsia"/>
          <w:sz w:val="23"/>
          <w:szCs w:val="23"/>
        </w:rPr>
        <w:t>공식적인</w:t>
      </w:r>
      <w:r w:rsidRPr="00B51FA5">
        <w:rPr>
          <w:rFonts w:ascii="Times New Roman" w:hint="eastAsia"/>
          <w:sz w:val="23"/>
          <w:szCs w:val="23"/>
        </w:rPr>
        <w:t xml:space="preserve"> </w:t>
      </w:r>
      <w:r w:rsidRPr="00B51FA5">
        <w:rPr>
          <w:rFonts w:ascii="Times New Roman" w:hint="eastAsia"/>
          <w:sz w:val="23"/>
          <w:szCs w:val="23"/>
        </w:rPr>
        <w:t>통지가</w:t>
      </w:r>
      <w:r w:rsidRPr="00B51FA5">
        <w:rPr>
          <w:rFonts w:ascii="Times New Roman" w:hint="eastAsia"/>
          <w:sz w:val="23"/>
          <w:szCs w:val="23"/>
        </w:rPr>
        <w:t xml:space="preserve"> </w:t>
      </w:r>
      <w:r w:rsidRPr="00B51FA5">
        <w:rPr>
          <w:rFonts w:ascii="Times New Roman" w:hint="eastAsia"/>
          <w:sz w:val="23"/>
          <w:szCs w:val="23"/>
        </w:rPr>
        <w:t>있는</w:t>
      </w:r>
      <w:r w:rsidRPr="00B51FA5">
        <w:rPr>
          <w:rFonts w:ascii="Times New Roman" w:hint="eastAsia"/>
          <w:sz w:val="23"/>
          <w:szCs w:val="23"/>
        </w:rPr>
        <w:t xml:space="preserve"> </w:t>
      </w:r>
      <w:r w:rsidRPr="00B51FA5">
        <w:rPr>
          <w:rFonts w:ascii="Times New Roman" w:hint="eastAsia"/>
          <w:sz w:val="23"/>
          <w:szCs w:val="23"/>
        </w:rPr>
        <w:t>경우</w:t>
      </w:r>
      <w:r w:rsidR="00827302">
        <w:rPr>
          <w:rFonts w:ascii="Times New Roman" w:hint="eastAsia"/>
          <w:sz w:val="23"/>
          <w:szCs w:val="23"/>
        </w:rPr>
        <w:t xml:space="preserve"> </w:t>
      </w:r>
      <w:r w:rsidR="00827302" w:rsidRPr="00827302">
        <w:rPr>
          <w:rFonts w:ascii="Times New Roman" w:hint="eastAsia"/>
          <w:sz w:val="23"/>
          <w:szCs w:val="23"/>
        </w:rPr>
        <w:t>및</w:t>
      </w:r>
      <w:r w:rsidR="00827302" w:rsidRPr="00827302">
        <w:rPr>
          <w:rFonts w:ascii="Times New Roman" w:hint="eastAsia"/>
          <w:sz w:val="23"/>
          <w:szCs w:val="23"/>
        </w:rPr>
        <w:t xml:space="preserve"> </w:t>
      </w:r>
      <w:r w:rsidR="00827302" w:rsidRPr="00827302">
        <w:rPr>
          <w:rFonts w:ascii="Times New Roman"/>
          <w:sz w:val="23"/>
          <w:szCs w:val="23"/>
        </w:rPr>
        <w:t>그러한</w:t>
      </w:r>
      <w:r w:rsidR="00827302" w:rsidRPr="00827302">
        <w:rPr>
          <w:rFonts w:ascii="Times New Roman"/>
          <w:sz w:val="23"/>
          <w:szCs w:val="23"/>
        </w:rPr>
        <w:t xml:space="preserve"> </w:t>
      </w:r>
      <w:r w:rsidR="00827302" w:rsidRPr="00827302">
        <w:rPr>
          <w:rFonts w:ascii="Times New Roman"/>
          <w:sz w:val="23"/>
          <w:szCs w:val="23"/>
        </w:rPr>
        <w:t>주장</w:t>
      </w:r>
      <w:r w:rsidR="00827302" w:rsidRPr="00827302">
        <w:rPr>
          <w:rFonts w:ascii="Times New Roman"/>
          <w:sz w:val="23"/>
          <w:szCs w:val="23"/>
        </w:rPr>
        <w:t xml:space="preserve">, </w:t>
      </w:r>
      <w:r w:rsidR="00827302" w:rsidRPr="00827302">
        <w:rPr>
          <w:rFonts w:ascii="Times New Roman"/>
          <w:sz w:val="23"/>
          <w:szCs w:val="23"/>
        </w:rPr>
        <w:t>제기</w:t>
      </w:r>
      <w:r w:rsidR="00827302" w:rsidRPr="00827302">
        <w:rPr>
          <w:rFonts w:ascii="Times New Roman"/>
          <w:sz w:val="23"/>
          <w:szCs w:val="23"/>
        </w:rPr>
        <w:t xml:space="preserve"> </w:t>
      </w:r>
      <w:r w:rsidR="00827302" w:rsidRPr="00827302">
        <w:rPr>
          <w:rFonts w:ascii="Times New Roman"/>
          <w:sz w:val="23"/>
          <w:szCs w:val="23"/>
        </w:rPr>
        <w:t>또는</w:t>
      </w:r>
      <w:r w:rsidR="00827302" w:rsidRPr="00827302">
        <w:rPr>
          <w:rFonts w:ascii="Times New Roman"/>
          <w:sz w:val="23"/>
          <w:szCs w:val="23"/>
        </w:rPr>
        <w:t xml:space="preserve"> </w:t>
      </w:r>
      <w:r w:rsidR="00827302" w:rsidRPr="00827302">
        <w:rPr>
          <w:rFonts w:ascii="Times New Roman"/>
          <w:sz w:val="23"/>
          <w:szCs w:val="23"/>
        </w:rPr>
        <w:t>통지가</w:t>
      </w:r>
      <w:r w:rsidR="00827302" w:rsidRPr="00827302">
        <w:rPr>
          <w:rFonts w:ascii="Times New Roman"/>
          <w:sz w:val="23"/>
          <w:szCs w:val="23"/>
        </w:rPr>
        <w:t xml:space="preserve"> </w:t>
      </w:r>
      <w:r w:rsidR="00827302" w:rsidRPr="00827302">
        <w:rPr>
          <w:rFonts w:ascii="Times New Roman"/>
          <w:sz w:val="23"/>
          <w:szCs w:val="23"/>
        </w:rPr>
        <w:t>합리적으로</w:t>
      </w:r>
      <w:r w:rsidR="00827302" w:rsidRPr="00827302">
        <w:rPr>
          <w:rFonts w:ascii="Times New Roman"/>
          <w:sz w:val="23"/>
          <w:szCs w:val="23"/>
        </w:rPr>
        <w:t xml:space="preserve"> </w:t>
      </w:r>
      <w:r w:rsidR="00827302" w:rsidRPr="00827302">
        <w:rPr>
          <w:rFonts w:ascii="Times New Roman"/>
          <w:sz w:val="23"/>
          <w:szCs w:val="23"/>
        </w:rPr>
        <w:t>예상되는</w:t>
      </w:r>
      <w:r w:rsidR="00827302" w:rsidRPr="00827302">
        <w:rPr>
          <w:rFonts w:ascii="Times New Roman"/>
          <w:sz w:val="23"/>
          <w:szCs w:val="23"/>
        </w:rPr>
        <w:t xml:space="preserve"> </w:t>
      </w:r>
      <w:r w:rsidR="00827302" w:rsidRPr="00827302">
        <w:rPr>
          <w:rFonts w:ascii="Times New Roman"/>
          <w:sz w:val="23"/>
          <w:szCs w:val="23"/>
        </w:rPr>
        <w:t>경우</w:t>
      </w:r>
      <w:r w:rsidRPr="00B51FA5">
        <w:rPr>
          <w:rFonts w:ascii="Times New Roman" w:hint="eastAsia"/>
          <w:sz w:val="23"/>
          <w:szCs w:val="23"/>
        </w:rPr>
        <w:t>를</w:t>
      </w:r>
      <w:r w:rsidRPr="00B51FA5">
        <w:rPr>
          <w:rFonts w:ascii="Times New Roman" w:hint="eastAsia"/>
          <w:sz w:val="23"/>
          <w:szCs w:val="23"/>
        </w:rPr>
        <w:t xml:space="preserve"> </w:t>
      </w:r>
      <w:r w:rsidRPr="00B51FA5">
        <w:rPr>
          <w:rFonts w:ascii="Times New Roman" w:hint="eastAsia"/>
          <w:sz w:val="23"/>
          <w:szCs w:val="23"/>
        </w:rPr>
        <w:t>의미한다</w:t>
      </w:r>
      <w:r w:rsidRPr="00B51FA5">
        <w:rPr>
          <w:rFonts w:ascii="Times New Roman" w:hint="eastAsia"/>
          <w:sz w:val="23"/>
          <w:szCs w:val="23"/>
        </w:rPr>
        <w:t>.</w:t>
      </w:r>
      <w:r w:rsidR="007D3F4B">
        <w:rPr>
          <w:rFonts w:ascii="Times New Roman"/>
          <w:sz w:val="23"/>
          <w:szCs w:val="23"/>
        </w:rPr>
        <w:t xml:space="preserve"> </w:t>
      </w:r>
    </w:p>
    <w:p w14:paraId="1B7692C4" w14:textId="77777777" w:rsidR="00786425" w:rsidRPr="00B51FA5" w:rsidRDefault="00786425" w:rsidP="00786425">
      <w:pPr>
        <w:adjustRightInd w:val="0"/>
        <w:snapToGrid w:val="0"/>
        <w:spacing w:before="180" w:after="180" w:line="360" w:lineRule="atLeast"/>
        <w:rPr>
          <w:rFonts w:ascii="Times New Roman"/>
          <w:sz w:val="23"/>
          <w:szCs w:val="23"/>
        </w:rPr>
      </w:pPr>
      <w:r w:rsidRPr="00B51FA5">
        <w:rPr>
          <w:rFonts w:ascii="Times New Roman"/>
          <w:sz w:val="23"/>
          <w:szCs w:val="23"/>
        </w:rPr>
        <w:t>“</w:t>
      </w:r>
      <w:r w:rsidRPr="00B51FA5">
        <w:rPr>
          <w:rFonts w:ascii="Times New Roman"/>
          <w:sz w:val="23"/>
          <w:szCs w:val="23"/>
          <w:u w:val="single"/>
        </w:rPr>
        <w:t>정부기관</w:t>
      </w:r>
      <w:r w:rsidRPr="00883718">
        <w:rPr>
          <w:rFonts w:ascii="Times New Roman"/>
          <w:sz w:val="23"/>
          <w:szCs w:val="23"/>
        </w:rPr>
        <w:t>”</w:t>
      </w:r>
      <w:r w:rsidRPr="00883718">
        <w:rPr>
          <w:rFonts w:ascii="Times New Roman"/>
          <w:sz w:val="23"/>
          <w:szCs w:val="23"/>
        </w:rPr>
        <w:t>은</w:t>
      </w:r>
      <w:r w:rsidRPr="00883718">
        <w:rPr>
          <w:rFonts w:ascii="Times New Roman"/>
          <w:sz w:val="23"/>
          <w:szCs w:val="23"/>
        </w:rPr>
        <w:t xml:space="preserve"> </w:t>
      </w:r>
      <w:r w:rsidRPr="000575B1">
        <w:rPr>
          <w:rFonts w:ascii="Times New Roman"/>
          <w:sz w:val="23"/>
          <w:szCs w:val="23"/>
        </w:rPr>
        <w:t>관계</w:t>
      </w:r>
      <w:r w:rsidRPr="000575B1">
        <w:rPr>
          <w:rFonts w:ascii="Times New Roman" w:hint="eastAsia"/>
          <w:sz w:val="23"/>
          <w:szCs w:val="23"/>
        </w:rPr>
        <w:t xml:space="preserve"> </w:t>
      </w:r>
      <w:r w:rsidRPr="00522B89">
        <w:rPr>
          <w:rFonts w:ascii="Times New Roman"/>
          <w:sz w:val="23"/>
          <w:szCs w:val="23"/>
        </w:rPr>
        <w:t>법령에</w:t>
      </w:r>
      <w:r w:rsidRPr="00B51FA5">
        <w:rPr>
          <w:rFonts w:ascii="Times New Roman"/>
          <w:sz w:val="23"/>
          <w:szCs w:val="23"/>
        </w:rPr>
        <w:t xml:space="preserve"> </w:t>
      </w:r>
      <w:r w:rsidRPr="00B51FA5">
        <w:rPr>
          <w:rFonts w:ascii="Times New Roman"/>
          <w:sz w:val="23"/>
          <w:szCs w:val="23"/>
        </w:rPr>
        <w:t>따라</w:t>
      </w:r>
      <w:r w:rsidRPr="00B51FA5">
        <w:rPr>
          <w:rFonts w:ascii="Times New Roman"/>
          <w:sz w:val="23"/>
          <w:szCs w:val="23"/>
        </w:rPr>
        <w:t xml:space="preserve"> </w:t>
      </w: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계약의</w:t>
      </w:r>
      <w:r w:rsidRPr="00B51FA5">
        <w:rPr>
          <w:rFonts w:ascii="Times New Roman"/>
          <w:sz w:val="23"/>
          <w:szCs w:val="23"/>
        </w:rPr>
        <w:t xml:space="preserve"> </w:t>
      </w:r>
      <w:r w:rsidRPr="00B51FA5">
        <w:rPr>
          <w:rFonts w:ascii="Times New Roman"/>
          <w:sz w:val="23"/>
          <w:szCs w:val="23"/>
        </w:rPr>
        <w:t>당사자</w:t>
      </w:r>
      <w:r w:rsidRPr="00B51FA5">
        <w:rPr>
          <w:rFonts w:ascii="Times New Roman" w:hint="eastAsia"/>
          <w:sz w:val="23"/>
          <w:szCs w:val="23"/>
        </w:rPr>
        <w:t>와</w:t>
      </w:r>
      <w:r w:rsidRPr="00B51FA5">
        <w:rPr>
          <w:rFonts w:ascii="Times New Roman" w:hint="eastAsia"/>
          <w:sz w:val="23"/>
          <w:szCs w:val="23"/>
        </w:rPr>
        <w:t xml:space="preserve"> </w:t>
      </w:r>
      <w:proofErr w:type="spellStart"/>
      <w:r w:rsidRPr="00B51FA5">
        <w:rPr>
          <w:rFonts w:ascii="Times New Roman" w:hint="eastAsia"/>
          <w:sz w:val="23"/>
          <w:szCs w:val="23"/>
        </w:rPr>
        <w:t>대상회사</w:t>
      </w:r>
      <w:r w:rsidRPr="00B51FA5">
        <w:rPr>
          <w:rFonts w:ascii="Times New Roman"/>
          <w:sz w:val="23"/>
          <w:szCs w:val="23"/>
        </w:rPr>
        <w:t>를</w:t>
      </w:r>
      <w:proofErr w:type="spellEnd"/>
      <w:r w:rsidRPr="00B51FA5">
        <w:rPr>
          <w:rFonts w:ascii="Times New Roman"/>
          <w:sz w:val="23"/>
          <w:szCs w:val="23"/>
        </w:rPr>
        <w:t xml:space="preserve"> </w:t>
      </w:r>
      <w:r w:rsidRPr="00B51FA5">
        <w:rPr>
          <w:rFonts w:ascii="Times New Roman"/>
          <w:sz w:val="23"/>
          <w:szCs w:val="23"/>
        </w:rPr>
        <w:t>구속할</w:t>
      </w:r>
      <w:r w:rsidRPr="00B51FA5">
        <w:rPr>
          <w:rFonts w:ascii="Times New Roman"/>
          <w:sz w:val="23"/>
          <w:szCs w:val="23"/>
        </w:rPr>
        <w:t xml:space="preserve"> </w:t>
      </w:r>
      <w:r w:rsidRPr="00B51FA5">
        <w:rPr>
          <w:rFonts w:ascii="Times New Roman"/>
          <w:sz w:val="23"/>
          <w:szCs w:val="23"/>
        </w:rPr>
        <w:t>수</w:t>
      </w:r>
      <w:r w:rsidRPr="00B51FA5">
        <w:rPr>
          <w:rFonts w:ascii="Times New Roman"/>
          <w:sz w:val="23"/>
          <w:szCs w:val="23"/>
        </w:rPr>
        <w:t xml:space="preserve"> </w:t>
      </w:r>
      <w:r w:rsidRPr="00B51FA5">
        <w:rPr>
          <w:rFonts w:ascii="Times New Roman"/>
          <w:sz w:val="23"/>
          <w:szCs w:val="23"/>
        </w:rPr>
        <w:t>있는</w:t>
      </w:r>
      <w:r w:rsidRPr="00B51FA5">
        <w:rPr>
          <w:rFonts w:ascii="Times New Roman"/>
          <w:sz w:val="23"/>
          <w:szCs w:val="23"/>
        </w:rPr>
        <w:t xml:space="preserve"> </w:t>
      </w:r>
      <w:r w:rsidRPr="00B51FA5">
        <w:rPr>
          <w:rFonts w:ascii="Times New Roman"/>
          <w:sz w:val="23"/>
          <w:szCs w:val="23"/>
        </w:rPr>
        <w:t>권한이</w:t>
      </w:r>
      <w:r w:rsidRPr="00B51FA5">
        <w:rPr>
          <w:rFonts w:ascii="Times New Roman"/>
          <w:sz w:val="23"/>
          <w:szCs w:val="23"/>
        </w:rPr>
        <w:t xml:space="preserve"> </w:t>
      </w:r>
      <w:r w:rsidRPr="00B51FA5">
        <w:rPr>
          <w:rFonts w:ascii="Times New Roman"/>
          <w:sz w:val="23"/>
          <w:szCs w:val="23"/>
        </w:rPr>
        <w:t>있는</w:t>
      </w:r>
      <w:r w:rsidRPr="00B51FA5">
        <w:rPr>
          <w:rFonts w:ascii="Times New Roman"/>
          <w:sz w:val="23"/>
          <w:szCs w:val="23"/>
        </w:rPr>
        <w:t xml:space="preserve"> </w:t>
      </w:r>
      <w:r w:rsidRPr="00B51FA5">
        <w:rPr>
          <w:rFonts w:ascii="Times New Roman"/>
          <w:sz w:val="23"/>
          <w:szCs w:val="23"/>
        </w:rPr>
        <w:t>대한민국</w:t>
      </w:r>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외국의</w:t>
      </w:r>
      <w:r w:rsidRPr="00B51FA5">
        <w:rPr>
          <w:rFonts w:ascii="Times New Roman"/>
          <w:sz w:val="23"/>
          <w:szCs w:val="23"/>
        </w:rPr>
        <w:t xml:space="preserve"> </w:t>
      </w:r>
      <w:r w:rsidRPr="00B51FA5">
        <w:rPr>
          <w:rFonts w:ascii="Times New Roman"/>
          <w:sz w:val="23"/>
          <w:szCs w:val="23"/>
        </w:rPr>
        <w:t>정부</w:t>
      </w:r>
      <w:r w:rsidRPr="00B51FA5">
        <w:rPr>
          <w:rFonts w:ascii="Times New Roman"/>
          <w:sz w:val="23"/>
          <w:szCs w:val="23"/>
        </w:rPr>
        <w:t xml:space="preserve">, </w:t>
      </w:r>
      <w:r w:rsidRPr="00B51FA5">
        <w:rPr>
          <w:rFonts w:ascii="Times New Roman"/>
          <w:sz w:val="23"/>
          <w:szCs w:val="23"/>
        </w:rPr>
        <w:t>광역</w:t>
      </w:r>
      <w:r w:rsidRPr="00B51FA5">
        <w:rPr>
          <w:rFonts w:ascii="Times New Roman"/>
          <w:sz w:val="23"/>
          <w:szCs w:val="23"/>
        </w:rPr>
        <w:t xml:space="preserve"> </w:t>
      </w:r>
      <w:r w:rsidRPr="00B51FA5">
        <w:rPr>
          <w:rFonts w:ascii="Times New Roman"/>
          <w:sz w:val="23"/>
          <w:szCs w:val="23"/>
        </w:rPr>
        <w:t>또는</w:t>
      </w:r>
      <w:r w:rsidRPr="00B51FA5">
        <w:rPr>
          <w:rFonts w:ascii="Times New Roman"/>
          <w:sz w:val="23"/>
          <w:szCs w:val="23"/>
        </w:rPr>
        <w:t xml:space="preserve"> </w:t>
      </w:r>
      <w:r w:rsidRPr="00B51FA5">
        <w:rPr>
          <w:rFonts w:ascii="Times New Roman"/>
          <w:sz w:val="23"/>
          <w:szCs w:val="23"/>
        </w:rPr>
        <w:t>기초</w:t>
      </w:r>
      <w:r w:rsidRPr="00B51FA5">
        <w:rPr>
          <w:rFonts w:ascii="Times New Roman"/>
          <w:sz w:val="23"/>
          <w:szCs w:val="23"/>
        </w:rPr>
        <w:t xml:space="preserve"> </w:t>
      </w:r>
      <w:r w:rsidRPr="00B51FA5">
        <w:rPr>
          <w:rFonts w:ascii="Times New Roman"/>
          <w:sz w:val="23"/>
          <w:szCs w:val="23"/>
        </w:rPr>
        <w:t>지방자치단체</w:t>
      </w:r>
      <w:r w:rsidRPr="00B51FA5">
        <w:rPr>
          <w:rFonts w:ascii="Times New Roman"/>
          <w:sz w:val="23"/>
          <w:szCs w:val="23"/>
        </w:rPr>
        <w:t xml:space="preserve">, </w:t>
      </w:r>
      <w:r w:rsidRPr="00B51FA5">
        <w:rPr>
          <w:rFonts w:ascii="Times New Roman"/>
          <w:sz w:val="23"/>
          <w:szCs w:val="23"/>
        </w:rPr>
        <w:t>그</w:t>
      </w:r>
      <w:r w:rsidRPr="00B51FA5">
        <w:rPr>
          <w:rFonts w:ascii="Times New Roman"/>
          <w:sz w:val="23"/>
          <w:szCs w:val="23"/>
        </w:rPr>
        <w:t xml:space="preserve"> </w:t>
      </w:r>
      <w:r w:rsidRPr="00B51FA5">
        <w:rPr>
          <w:rFonts w:ascii="Times New Roman"/>
          <w:sz w:val="23"/>
          <w:szCs w:val="23"/>
        </w:rPr>
        <w:t>하위</w:t>
      </w:r>
      <w:r w:rsidRPr="00B51FA5">
        <w:rPr>
          <w:rFonts w:ascii="Times New Roman"/>
          <w:sz w:val="23"/>
          <w:szCs w:val="23"/>
        </w:rPr>
        <w:t xml:space="preserve"> </w:t>
      </w:r>
      <w:r w:rsidRPr="00B51FA5">
        <w:rPr>
          <w:rFonts w:ascii="Times New Roman"/>
          <w:sz w:val="23"/>
          <w:szCs w:val="23"/>
        </w:rPr>
        <w:t>행정기관</w:t>
      </w:r>
      <w:r w:rsidRPr="00B51FA5">
        <w:rPr>
          <w:rFonts w:ascii="Times New Roman"/>
          <w:sz w:val="23"/>
          <w:szCs w:val="23"/>
        </w:rPr>
        <w:t xml:space="preserve"> </w:t>
      </w:r>
      <w:r w:rsidRPr="00B51FA5">
        <w:rPr>
          <w:rFonts w:ascii="Times New Roman"/>
          <w:sz w:val="23"/>
          <w:szCs w:val="23"/>
        </w:rPr>
        <w:t>또는</w:t>
      </w:r>
      <w:r w:rsidRPr="00B51FA5">
        <w:rPr>
          <w:rFonts w:ascii="Times New Roman"/>
          <w:sz w:val="23"/>
          <w:szCs w:val="23"/>
        </w:rPr>
        <w:t xml:space="preserve"> </w:t>
      </w:r>
      <w:r w:rsidRPr="00B51FA5">
        <w:rPr>
          <w:rFonts w:ascii="Times New Roman"/>
          <w:sz w:val="23"/>
          <w:szCs w:val="23"/>
        </w:rPr>
        <w:t>국내외의</w:t>
      </w:r>
      <w:r w:rsidRPr="00B51FA5">
        <w:rPr>
          <w:rFonts w:ascii="Times New Roman"/>
          <w:sz w:val="23"/>
          <w:szCs w:val="23"/>
        </w:rPr>
        <w:t xml:space="preserve"> </w:t>
      </w:r>
      <w:r w:rsidRPr="00B51FA5">
        <w:rPr>
          <w:rFonts w:ascii="Times New Roman"/>
          <w:sz w:val="23"/>
          <w:szCs w:val="23"/>
        </w:rPr>
        <w:t>기타</w:t>
      </w:r>
      <w:r w:rsidRPr="00B51FA5">
        <w:rPr>
          <w:rFonts w:ascii="Times New Roman"/>
          <w:sz w:val="23"/>
          <w:szCs w:val="23"/>
        </w:rPr>
        <w:t xml:space="preserve"> </w:t>
      </w:r>
      <w:r w:rsidRPr="00B51FA5">
        <w:rPr>
          <w:rFonts w:ascii="Times New Roman"/>
          <w:sz w:val="23"/>
          <w:szCs w:val="23"/>
        </w:rPr>
        <w:t>정부기관</w:t>
      </w:r>
      <w:r w:rsidRPr="00B51FA5">
        <w:rPr>
          <w:rFonts w:ascii="Times New Roman"/>
          <w:sz w:val="23"/>
          <w:szCs w:val="23"/>
        </w:rPr>
        <w:t xml:space="preserve">, </w:t>
      </w:r>
      <w:r w:rsidRPr="00B51FA5">
        <w:rPr>
          <w:rFonts w:ascii="Times New Roman"/>
          <w:sz w:val="23"/>
          <w:szCs w:val="23"/>
        </w:rPr>
        <w:t>사법기관</w:t>
      </w:r>
      <w:r w:rsidRPr="00B51FA5">
        <w:rPr>
          <w:rFonts w:ascii="Times New Roman"/>
          <w:sz w:val="23"/>
          <w:szCs w:val="23"/>
        </w:rPr>
        <w:t xml:space="preserve">, </w:t>
      </w:r>
      <w:r w:rsidRPr="00B51FA5">
        <w:rPr>
          <w:rFonts w:ascii="Times New Roman"/>
          <w:sz w:val="23"/>
          <w:szCs w:val="23"/>
        </w:rPr>
        <w:t>공공기관</w:t>
      </w:r>
      <w:r w:rsidRPr="00B51FA5">
        <w:rPr>
          <w:rFonts w:ascii="Times New Roman"/>
          <w:sz w:val="23"/>
          <w:szCs w:val="23"/>
        </w:rPr>
        <w:t xml:space="preserve">, </w:t>
      </w:r>
      <w:r w:rsidRPr="00B51FA5">
        <w:rPr>
          <w:rFonts w:ascii="Times New Roman"/>
          <w:sz w:val="23"/>
          <w:szCs w:val="23"/>
        </w:rPr>
        <w:t>감독기관</w:t>
      </w:r>
      <w:r w:rsidRPr="00B51FA5">
        <w:rPr>
          <w:rFonts w:ascii="Times New Roman"/>
          <w:sz w:val="23"/>
          <w:szCs w:val="23"/>
        </w:rPr>
        <w:t>(</w:t>
      </w:r>
      <w:r w:rsidRPr="00B51FA5">
        <w:rPr>
          <w:rFonts w:ascii="Times New Roman" w:hint="eastAsia"/>
          <w:sz w:val="23"/>
          <w:szCs w:val="23"/>
        </w:rPr>
        <w:t>한국</w:t>
      </w:r>
      <w:r w:rsidRPr="00B51FA5">
        <w:rPr>
          <w:rFonts w:ascii="Times New Roman"/>
          <w:sz w:val="23"/>
          <w:szCs w:val="23"/>
        </w:rPr>
        <w:t>거래소와</w:t>
      </w:r>
      <w:r w:rsidRPr="00B51FA5">
        <w:rPr>
          <w:rFonts w:ascii="Times New Roman"/>
          <w:sz w:val="23"/>
          <w:szCs w:val="23"/>
        </w:rPr>
        <w:t xml:space="preserve"> </w:t>
      </w:r>
      <w:r w:rsidRPr="00B51FA5">
        <w:rPr>
          <w:rFonts w:ascii="Times New Roman"/>
          <w:sz w:val="23"/>
          <w:szCs w:val="23"/>
        </w:rPr>
        <w:t>같이</w:t>
      </w:r>
      <w:r w:rsidRPr="00B51FA5">
        <w:rPr>
          <w:rFonts w:ascii="Times New Roman"/>
          <w:sz w:val="23"/>
          <w:szCs w:val="23"/>
        </w:rPr>
        <w:t xml:space="preserve"> </w:t>
      </w:r>
      <w:r w:rsidRPr="00B51FA5">
        <w:rPr>
          <w:rFonts w:ascii="Times New Roman"/>
          <w:sz w:val="23"/>
          <w:szCs w:val="23"/>
        </w:rPr>
        <w:t>법령에</w:t>
      </w:r>
      <w:r w:rsidRPr="00B51FA5">
        <w:rPr>
          <w:rFonts w:ascii="Times New Roman"/>
          <w:sz w:val="23"/>
          <w:szCs w:val="23"/>
        </w:rPr>
        <w:t xml:space="preserve"> </w:t>
      </w:r>
      <w:r w:rsidRPr="00B51FA5">
        <w:rPr>
          <w:rFonts w:ascii="Times New Roman"/>
          <w:sz w:val="23"/>
          <w:szCs w:val="23"/>
        </w:rPr>
        <w:t>근거한</w:t>
      </w:r>
      <w:r w:rsidRPr="00B51FA5">
        <w:rPr>
          <w:rFonts w:ascii="Times New Roman"/>
          <w:sz w:val="23"/>
          <w:szCs w:val="23"/>
        </w:rPr>
        <w:t xml:space="preserve"> </w:t>
      </w:r>
      <w:r w:rsidRPr="00B51FA5">
        <w:rPr>
          <w:rFonts w:ascii="Times New Roman"/>
          <w:sz w:val="23"/>
          <w:szCs w:val="23"/>
        </w:rPr>
        <w:t>자율감독기관을</w:t>
      </w:r>
      <w:r w:rsidRPr="00B51FA5">
        <w:rPr>
          <w:rFonts w:ascii="Times New Roman"/>
          <w:sz w:val="23"/>
          <w:szCs w:val="23"/>
        </w:rPr>
        <w:t xml:space="preserve"> </w:t>
      </w:r>
      <w:r w:rsidRPr="00B51FA5">
        <w:rPr>
          <w:rFonts w:ascii="Times New Roman"/>
          <w:sz w:val="23"/>
          <w:szCs w:val="23"/>
        </w:rPr>
        <w:t>포함</w:t>
      </w:r>
      <w:r w:rsidRPr="00B51FA5">
        <w:rPr>
          <w:rFonts w:ascii="Times New Roman" w:hint="eastAsia"/>
          <w:sz w:val="23"/>
          <w:szCs w:val="23"/>
        </w:rPr>
        <w:t>함</w:t>
      </w:r>
      <w:r w:rsidRPr="00B51FA5">
        <w:rPr>
          <w:rFonts w:ascii="Times New Roman"/>
          <w:sz w:val="23"/>
          <w:szCs w:val="23"/>
        </w:rPr>
        <w:t xml:space="preserve">), </w:t>
      </w:r>
      <w:r w:rsidRPr="00B51FA5">
        <w:rPr>
          <w:rFonts w:ascii="Times New Roman"/>
          <w:sz w:val="23"/>
          <w:szCs w:val="23"/>
        </w:rPr>
        <w:t>관청</w:t>
      </w:r>
      <w:r w:rsidRPr="00B51FA5">
        <w:rPr>
          <w:rFonts w:ascii="Times New Roman"/>
          <w:sz w:val="23"/>
          <w:szCs w:val="23"/>
        </w:rPr>
        <w:t xml:space="preserve">, </w:t>
      </w:r>
      <w:r w:rsidRPr="00B51FA5">
        <w:rPr>
          <w:rFonts w:ascii="Times New Roman"/>
          <w:sz w:val="23"/>
          <w:szCs w:val="23"/>
        </w:rPr>
        <w:t>부</w:t>
      </w:r>
      <w:r w:rsidRPr="00B51FA5">
        <w:rPr>
          <w:rFonts w:ascii="Times New Roman"/>
          <w:sz w:val="23"/>
          <w:szCs w:val="23"/>
        </w:rPr>
        <w:t xml:space="preserve">, </w:t>
      </w:r>
      <w:r w:rsidRPr="00B51FA5">
        <w:rPr>
          <w:rFonts w:ascii="Times New Roman"/>
          <w:sz w:val="23"/>
          <w:szCs w:val="23"/>
        </w:rPr>
        <w:t>국</w:t>
      </w:r>
      <w:r w:rsidRPr="00B51FA5">
        <w:rPr>
          <w:rFonts w:ascii="Times New Roman"/>
          <w:sz w:val="23"/>
          <w:szCs w:val="23"/>
        </w:rPr>
        <w:t xml:space="preserve">, </w:t>
      </w:r>
      <w:r w:rsidRPr="00B51FA5">
        <w:rPr>
          <w:rFonts w:ascii="Times New Roman"/>
          <w:sz w:val="23"/>
          <w:szCs w:val="23"/>
        </w:rPr>
        <w:t>위원회와</w:t>
      </w:r>
      <w:r w:rsidRPr="00B51FA5">
        <w:rPr>
          <w:rFonts w:ascii="Times New Roman"/>
          <w:sz w:val="23"/>
          <w:szCs w:val="23"/>
        </w:rPr>
        <w:t xml:space="preserve"> </w:t>
      </w:r>
      <w:r w:rsidRPr="00B51FA5">
        <w:rPr>
          <w:rFonts w:ascii="Times New Roman"/>
          <w:sz w:val="23"/>
          <w:szCs w:val="23"/>
        </w:rPr>
        <w:t>기타</w:t>
      </w:r>
      <w:r w:rsidRPr="00B51FA5">
        <w:rPr>
          <w:rFonts w:ascii="Times New Roman"/>
          <w:sz w:val="23"/>
          <w:szCs w:val="23"/>
        </w:rPr>
        <w:t xml:space="preserve"> </w:t>
      </w:r>
      <w:r w:rsidRPr="00B51FA5">
        <w:rPr>
          <w:rFonts w:ascii="Times New Roman"/>
          <w:sz w:val="23"/>
          <w:szCs w:val="23"/>
        </w:rPr>
        <w:t>단체</w:t>
      </w:r>
      <w:r w:rsidRPr="00B51FA5">
        <w:rPr>
          <w:rFonts w:ascii="Times New Roman"/>
          <w:sz w:val="23"/>
          <w:szCs w:val="23"/>
        </w:rPr>
        <w:t xml:space="preserve"> </w:t>
      </w:r>
      <w:r w:rsidRPr="00B51FA5">
        <w:rPr>
          <w:rFonts w:ascii="Times New Roman"/>
          <w:sz w:val="23"/>
          <w:szCs w:val="23"/>
        </w:rPr>
        <w:t>또는</w:t>
      </w:r>
      <w:r w:rsidRPr="00B51FA5">
        <w:rPr>
          <w:rFonts w:ascii="Times New Roman"/>
          <w:sz w:val="23"/>
          <w:szCs w:val="23"/>
        </w:rPr>
        <w:t xml:space="preserve"> </w:t>
      </w:r>
      <w:proofErr w:type="spellStart"/>
      <w:r w:rsidRPr="00B51FA5">
        <w:rPr>
          <w:rFonts w:ascii="Times New Roman"/>
          <w:sz w:val="23"/>
          <w:szCs w:val="23"/>
        </w:rPr>
        <w:t>중재기관을</w:t>
      </w:r>
      <w:proofErr w:type="spellEnd"/>
      <w:r w:rsidRPr="00B51FA5">
        <w:rPr>
          <w:rFonts w:ascii="Times New Roman"/>
          <w:sz w:val="23"/>
          <w:szCs w:val="23"/>
        </w:rPr>
        <w:t xml:space="preserve"> </w:t>
      </w:r>
      <w:r w:rsidRPr="00B51FA5">
        <w:rPr>
          <w:rFonts w:ascii="Times New Roman"/>
          <w:sz w:val="23"/>
          <w:szCs w:val="23"/>
        </w:rPr>
        <w:t>의미한다</w:t>
      </w:r>
      <w:r w:rsidRPr="00B51FA5">
        <w:rPr>
          <w:rFonts w:ascii="Times New Roman"/>
          <w:sz w:val="23"/>
          <w:szCs w:val="23"/>
        </w:rPr>
        <w:t xml:space="preserve">. </w:t>
      </w:r>
    </w:p>
    <w:p w14:paraId="2EE934A8" w14:textId="77777777" w:rsidR="00786425" w:rsidRPr="00B51FA5" w:rsidRDefault="00786425" w:rsidP="00786425">
      <w:pPr>
        <w:adjustRightInd w:val="0"/>
        <w:snapToGrid w:val="0"/>
        <w:spacing w:before="180" w:after="180" w:line="360" w:lineRule="atLeast"/>
        <w:rPr>
          <w:rFonts w:ascii="Times New Roman"/>
          <w:sz w:val="23"/>
          <w:szCs w:val="23"/>
        </w:rPr>
      </w:pPr>
      <w:r w:rsidRPr="00B51FA5">
        <w:rPr>
          <w:rFonts w:ascii="Times New Roman"/>
          <w:sz w:val="23"/>
          <w:szCs w:val="23"/>
        </w:rPr>
        <w:t>“</w:t>
      </w:r>
      <w:r w:rsidRPr="00B51FA5">
        <w:rPr>
          <w:rFonts w:ascii="Times New Roman"/>
          <w:sz w:val="23"/>
          <w:szCs w:val="23"/>
          <w:u w:val="single"/>
        </w:rPr>
        <w:t>정부승인</w:t>
      </w:r>
      <w:r w:rsidRPr="00883718">
        <w:rPr>
          <w:rFonts w:ascii="Times New Roman"/>
          <w:sz w:val="23"/>
          <w:szCs w:val="23"/>
        </w:rPr>
        <w:t>”</w:t>
      </w:r>
      <w:r w:rsidRPr="00883718">
        <w:rPr>
          <w:rFonts w:ascii="Times New Roman"/>
          <w:sz w:val="23"/>
          <w:szCs w:val="23"/>
        </w:rPr>
        <w:t>은</w:t>
      </w:r>
      <w:r w:rsidRPr="00883718">
        <w:rPr>
          <w:rFonts w:ascii="Times New Roman"/>
          <w:sz w:val="23"/>
          <w:szCs w:val="23"/>
        </w:rPr>
        <w:t xml:space="preserve">, </w:t>
      </w:r>
      <w:r w:rsidRPr="000575B1">
        <w:rPr>
          <w:rFonts w:ascii="Times New Roman"/>
          <w:sz w:val="23"/>
          <w:szCs w:val="23"/>
        </w:rPr>
        <w:t>어떤</w:t>
      </w:r>
      <w:r w:rsidRPr="000575B1">
        <w:rPr>
          <w:rFonts w:ascii="Times New Roman"/>
          <w:sz w:val="23"/>
          <w:szCs w:val="23"/>
        </w:rPr>
        <w:t xml:space="preserve"> </w:t>
      </w:r>
      <w:r w:rsidRPr="00522B89">
        <w:rPr>
          <w:rFonts w:ascii="Times New Roman"/>
          <w:sz w:val="23"/>
          <w:szCs w:val="23"/>
        </w:rPr>
        <w:t>사항에</w:t>
      </w:r>
      <w:r w:rsidRPr="00B51FA5">
        <w:rPr>
          <w:rFonts w:ascii="Times New Roman"/>
          <w:sz w:val="23"/>
          <w:szCs w:val="23"/>
        </w:rPr>
        <w:t xml:space="preserve"> </w:t>
      </w:r>
      <w:r w:rsidRPr="00B51FA5">
        <w:rPr>
          <w:rFonts w:ascii="Times New Roman"/>
          <w:sz w:val="23"/>
          <w:szCs w:val="23"/>
        </w:rPr>
        <w:t>대하여</w:t>
      </w:r>
      <w:r w:rsidRPr="00B51FA5">
        <w:rPr>
          <w:rFonts w:ascii="Times New Roman"/>
          <w:sz w:val="23"/>
          <w:szCs w:val="23"/>
        </w:rPr>
        <w:t xml:space="preserve">, </w:t>
      </w:r>
      <w:r w:rsidRPr="00B51FA5">
        <w:rPr>
          <w:rFonts w:ascii="Times New Roman"/>
          <w:sz w:val="23"/>
          <w:szCs w:val="23"/>
        </w:rPr>
        <w:t>동</w:t>
      </w:r>
      <w:r w:rsidRPr="00B51FA5">
        <w:rPr>
          <w:rFonts w:ascii="Times New Roman"/>
          <w:sz w:val="23"/>
          <w:szCs w:val="23"/>
        </w:rPr>
        <w:t xml:space="preserve"> </w:t>
      </w:r>
      <w:r w:rsidRPr="00B51FA5">
        <w:rPr>
          <w:rFonts w:ascii="Times New Roman"/>
          <w:sz w:val="23"/>
          <w:szCs w:val="23"/>
        </w:rPr>
        <w:t>사항에</w:t>
      </w:r>
      <w:r w:rsidRPr="00B51FA5">
        <w:rPr>
          <w:rFonts w:ascii="Times New Roman"/>
          <w:sz w:val="23"/>
          <w:szCs w:val="23"/>
        </w:rPr>
        <w:t xml:space="preserve"> </w:t>
      </w:r>
      <w:r w:rsidRPr="00B51FA5">
        <w:rPr>
          <w:rFonts w:ascii="Times New Roman"/>
          <w:sz w:val="23"/>
          <w:szCs w:val="23"/>
        </w:rPr>
        <w:t>대한</w:t>
      </w:r>
      <w:r w:rsidRPr="00B51FA5">
        <w:rPr>
          <w:rFonts w:ascii="Times New Roman"/>
          <w:sz w:val="23"/>
          <w:szCs w:val="23"/>
        </w:rPr>
        <w:t xml:space="preserve"> </w:t>
      </w:r>
      <w:r w:rsidRPr="00B51FA5">
        <w:rPr>
          <w:rFonts w:ascii="Times New Roman"/>
          <w:sz w:val="23"/>
          <w:szCs w:val="23"/>
        </w:rPr>
        <w:t>정부기관의</w:t>
      </w:r>
      <w:r w:rsidRPr="00B51FA5">
        <w:rPr>
          <w:rFonts w:ascii="Times New Roman"/>
          <w:sz w:val="23"/>
          <w:szCs w:val="23"/>
        </w:rPr>
        <w:t xml:space="preserve"> </w:t>
      </w:r>
      <w:r w:rsidRPr="00B51FA5">
        <w:rPr>
          <w:rFonts w:ascii="Times New Roman"/>
          <w:sz w:val="23"/>
          <w:szCs w:val="23"/>
        </w:rPr>
        <w:t>허가</w:t>
      </w:r>
      <w:r w:rsidRPr="00B51FA5">
        <w:rPr>
          <w:rFonts w:ascii="Times New Roman"/>
          <w:sz w:val="23"/>
          <w:szCs w:val="23"/>
        </w:rPr>
        <w:t xml:space="preserve">, </w:t>
      </w:r>
      <w:r w:rsidRPr="00B51FA5">
        <w:rPr>
          <w:rFonts w:ascii="Times New Roman"/>
          <w:sz w:val="23"/>
          <w:szCs w:val="23"/>
        </w:rPr>
        <w:t>인가</w:t>
      </w:r>
      <w:r w:rsidRPr="00B51FA5">
        <w:rPr>
          <w:rFonts w:ascii="Times New Roman"/>
          <w:sz w:val="23"/>
          <w:szCs w:val="23"/>
        </w:rPr>
        <w:t xml:space="preserve">, </w:t>
      </w:r>
      <w:r w:rsidRPr="00B51FA5">
        <w:rPr>
          <w:rFonts w:ascii="Times New Roman"/>
          <w:sz w:val="23"/>
          <w:szCs w:val="23"/>
        </w:rPr>
        <w:t>면허</w:t>
      </w:r>
      <w:r w:rsidRPr="00B51FA5">
        <w:rPr>
          <w:rFonts w:ascii="Times New Roman"/>
          <w:sz w:val="23"/>
          <w:szCs w:val="23"/>
        </w:rPr>
        <w:t xml:space="preserve">, </w:t>
      </w:r>
      <w:r w:rsidRPr="00B51FA5">
        <w:rPr>
          <w:rFonts w:ascii="Times New Roman"/>
          <w:sz w:val="23"/>
          <w:szCs w:val="23"/>
        </w:rPr>
        <w:t>승인</w:t>
      </w:r>
      <w:r w:rsidRPr="00B51FA5">
        <w:rPr>
          <w:rFonts w:ascii="Times New Roman"/>
          <w:sz w:val="23"/>
          <w:szCs w:val="23"/>
        </w:rPr>
        <w:t xml:space="preserve">, </w:t>
      </w:r>
      <w:r w:rsidRPr="00B51FA5">
        <w:rPr>
          <w:rFonts w:ascii="Times New Roman"/>
          <w:sz w:val="23"/>
          <w:szCs w:val="23"/>
        </w:rPr>
        <w:t>등록</w:t>
      </w:r>
      <w:r w:rsidRPr="00B51FA5">
        <w:rPr>
          <w:rFonts w:ascii="Times New Roman"/>
          <w:sz w:val="23"/>
          <w:szCs w:val="23"/>
        </w:rPr>
        <w:t xml:space="preserve"> </w:t>
      </w:r>
      <w:r w:rsidRPr="00B51FA5">
        <w:rPr>
          <w:rFonts w:ascii="Times New Roman"/>
          <w:sz w:val="23"/>
          <w:szCs w:val="23"/>
        </w:rPr>
        <w:t>또는</w:t>
      </w:r>
      <w:r w:rsidRPr="00B51FA5">
        <w:rPr>
          <w:rFonts w:ascii="Times New Roman"/>
          <w:sz w:val="23"/>
          <w:szCs w:val="23"/>
        </w:rPr>
        <w:t xml:space="preserve"> </w:t>
      </w:r>
      <w:r w:rsidRPr="00B51FA5">
        <w:rPr>
          <w:rFonts w:ascii="Times New Roman"/>
          <w:sz w:val="23"/>
          <w:szCs w:val="23"/>
        </w:rPr>
        <w:t>정부기관에</w:t>
      </w:r>
      <w:r w:rsidRPr="00B51FA5">
        <w:rPr>
          <w:rFonts w:ascii="Times New Roman"/>
          <w:sz w:val="23"/>
          <w:szCs w:val="23"/>
        </w:rPr>
        <w:t xml:space="preserve"> </w:t>
      </w:r>
      <w:r w:rsidRPr="00B51FA5">
        <w:rPr>
          <w:rFonts w:ascii="Times New Roman"/>
          <w:sz w:val="23"/>
          <w:szCs w:val="23"/>
        </w:rPr>
        <w:t>대한</w:t>
      </w:r>
      <w:r w:rsidRPr="00B51FA5">
        <w:rPr>
          <w:rFonts w:ascii="Times New Roman"/>
          <w:sz w:val="23"/>
          <w:szCs w:val="23"/>
        </w:rPr>
        <w:t xml:space="preserve"> </w:t>
      </w:r>
      <w:r w:rsidRPr="00B51FA5">
        <w:rPr>
          <w:rFonts w:ascii="Times New Roman"/>
          <w:sz w:val="23"/>
          <w:szCs w:val="23"/>
        </w:rPr>
        <w:t>신고</w:t>
      </w:r>
      <w:r w:rsidRPr="00B51FA5">
        <w:rPr>
          <w:rFonts w:ascii="Times New Roman"/>
          <w:sz w:val="23"/>
          <w:szCs w:val="23"/>
        </w:rPr>
        <w:t xml:space="preserve"> </w:t>
      </w:r>
      <w:r w:rsidRPr="00B51FA5">
        <w:rPr>
          <w:rFonts w:ascii="Times New Roman" w:hint="eastAsia"/>
          <w:sz w:val="23"/>
          <w:szCs w:val="23"/>
        </w:rPr>
        <w:t>등을</w:t>
      </w:r>
      <w:r w:rsidRPr="00B51FA5">
        <w:rPr>
          <w:rFonts w:ascii="Times New Roman" w:hint="eastAsia"/>
          <w:sz w:val="23"/>
          <w:szCs w:val="23"/>
        </w:rPr>
        <w:t xml:space="preserve"> </w:t>
      </w:r>
      <w:r w:rsidRPr="00B51FA5">
        <w:rPr>
          <w:rFonts w:ascii="Times New Roman"/>
          <w:sz w:val="23"/>
          <w:szCs w:val="23"/>
        </w:rPr>
        <w:t>의미한다</w:t>
      </w:r>
      <w:r w:rsidRPr="00B51FA5">
        <w:rPr>
          <w:rFonts w:ascii="Times New Roman"/>
          <w:sz w:val="23"/>
          <w:szCs w:val="23"/>
        </w:rPr>
        <w:t>.</w:t>
      </w:r>
    </w:p>
    <w:p w14:paraId="4395E780" w14:textId="3F7069AA" w:rsidR="00786425" w:rsidRPr="00C627E0" w:rsidRDefault="00786425" w:rsidP="00786425">
      <w:pPr>
        <w:adjustRightInd w:val="0"/>
        <w:snapToGrid w:val="0"/>
        <w:spacing w:before="180" w:after="180" w:line="360" w:lineRule="atLeast"/>
        <w:rPr>
          <w:rFonts w:ascii="Times New Roman"/>
          <w:sz w:val="23"/>
          <w:szCs w:val="23"/>
        </w:rPr>
      </w:pPr>
      <w:r w:rsidRPr="00427D1A">
        <w:rPr>
          <w:rFonts w:ascii="Times New Roman"/>
          <w:sz w:val="23"/>
          <w:szCs w:val="23"/>
        </w:rPr>
        <w:t>“</w:t>
      </w:r>
      <w:r w:rsidRPr="00427D1A">
        <w:rPr>
          <w:rFonts w:ascii="Times New Roman" w:hint="eastAsia"/>
          <w:sz w:val="23"/>
          <w:szCs w:val="23"/>
          <w:u w:val="single"/>
        </w:rPr>
        <w:t>중대한</w:t>
      </w:r>
      <w:r w:rsidRPr="00427D1A">
        <w:rPr>
          <w:rFonts w:ascii="Times New Roman" w:hint="eastAsia"/>
          <w:sz w:val="23"/>
          <w:szCs w:val="23"/>
          <w:u w:val="single"/>
        </w:rPr>
        <w:t xml:space="preserve"> </w:t>
      </w:r>
      <w:r w:rsidRPr="00427D1A">
        <w:rPr>
          <w:rFonts w:ascii="Times New Roman" w:hint="eastAsia"/>
          <w:sz w:val="23"/>
          <w:szCs w:val="23"/>
          <w:u w:val="single"/>
        </w:rPr>
        <w:t>부정적인</w:t>
      </w:r>
      <w:r w:rsidRPr="00427D1A">
        <w:rPr>
          <w:rFonts w:ascii="Times New Roman" w:hint="eastAsia"/>
          <w:sz w:val="23"/>
          <w:szCs w:val="23"/>
          <w:u w:val="single"/>
        </w:rPr>
        <w:t xml:space="preserve"> </w:t>
      </w:r>
      <w:r w:rsidRPr="00427D1A">
        <w:rPr>
          <w:rFonts w:ascii="Times New Roman" w:hint="eastAsia"/>
          <w:sz w:val="23"/>
          <w:szCs w:val="23"/>
          <w:u w:val="single"/>
        </w:rPr>
        <w:t>영향</w:t>
      </w:r>
      <w:r w:rsidRPr="00427D1A">
        <w:rPr>
          <w:rFonts w:ascii="Times New Roman"/>
          <w:sz w:val="23"/>
          <w:szCs w:val="23"/>
        </w:rPr>
        <w:t>”</w:t>
      </w:r>
      <w:r w:rsidRPr="00427D1A">
        <w:rPr>
          <w:rFonts w:ascii="Times New Roman" w:hint="eastAsia"/>
          <w:sz w:val="23"/>
          <w:szCs w:val="23"/>
        </w:rPr>
        <w:t>은</w:t>
      </w:r>
      <w:r w:rsidRPr="00427D1A">
        <w:rPr>
          <w:rFonts w:ascii="Times New Roman" w:hint="eastAsia"/>
          <w:sz w:val="23"/>
          <w:szCs w:val="23"/>
        </w:rPr>
        <w:t xml:space="preserve">, </w:t>
      </w:r>
      <w:r w:rsidR="004B3A3A" w:rsidRPr="004B3A3A">
        <w:rPr>
          <w:rFonts w:ascii="Times New Roman"/>
          <w:sz w:val="23"/>
          <w:szCs w:val="23"/>
        </w:rPr>
        <w:t>(</w:t>
      </w:r>
      <w:proofErr w:type="spellStart"/>
      <w:r w:rsidR="004B3A3A" w:rsidRPr="004B3A3A">
        <w:rPr>
          <w:rFonts w:ascii="Times New Roman"/>
          <w:sz w:val="23"/>
          <w:szCs w:val="23"/>
        </w:rPr>
        <w:t>i</w:t>
      </w:r>
      <w:proofErr w:type="spellEnd"/>
      <w:r w:rsidR="004B3A3A" w:rsidRPr="004B3A3A">
        <w:rPr>
          <w:rFonts w:ascii="Times New Roman"/>
          <w:sz w:val="23"/>
          <w:szCs w:val="23"/>
        </w:rPr>
        <w:t xml:space="preserve">) </w:t>
      </w:r>
      <w:r w:rsidR="004B3A3A" w:rsidRPr="004B3A3A">
        <w:rPr>
          <w:rFonts w:ascii="Times New Roman"/>
          <w:sz w:val="23"/>
          <w:szCs w:val="23"/>
        </w:rPr>
        <w:t>어느</w:t>
      </w:r>
      <w:r w:rsidR="004B3A3A" w:rsidRPr="004B3A3A">
        <w:rPr>
          <w:rFonts w:ascii="Times New Roman"/>
          <w:sz w:val="23"/>
          <w:szCs w:val="23"/>
        </w:rPr>
        <w:t xml:space="preserve"> </w:t>
      </w:r>
      <w:r w:rsidR="004B3A3A" w:rsidRPr="004B3A3A">
        <w:rPr>
          <w:rFonts w:ascii="Times New Roman"/>
          <w:sz w:val="23"/>
          <w:szCs w:val="23"/>
        </w:rPr>
        <w:t>당사자에</w:t>
      </w:r>
      <w:r w:rsidR="004B3A3A" w:rsidRPr="004B3A3A">
        <w:rPr>
          <w:rFonts w:ascii="Times New Roman"/>
          <w:sz w:val="23"/>
          <w:szCs w:val="23"/>
        </w:rPr>
        <w:t xml:space="preserve"> </w:t>
      </w:r>
      <w:r w:rsidR="004B3A3A" w:rsidRPr="004B3A3A">
        <w:rPr>
          <w:rFonts w:ascii="Times New Roman"/>
          <w:sz w:val="23"/>
          <w:szCs w:val="23"/>
        </w:rPr>
        <w:t>관련된</w:t>
      </w:r>
      <w:r w:rsidR="004B3A3A" w:rsidRPr="004B3A3A">
        <w:rPr>
          <w:rFonts w:ascii="Times New Roman"/>
          <w:sz w:val="23"/>
          <w:szCs w:val="23"/>
        </w:rPr>
        <w:t xml:space="preserve"> </w:t>
      </w:r>
      <w:r w:rsidR="004B3A3A" w:rsidRPr="004B3A3A">
        <w:rPr>
          <w:rFonts w:ascii="Times New Roman"/>
          <w:sz w:val="23"/>
          <w:szCs w:val="23"/>
        </w:rPr>
        <w:t>경우</w:t>
      </w:r>
      <w:r w:rsidR="004B3A3A" w:rsidRPr="004B3A3A">
        <w:rPr>
          <w:rFonts w:ascii="Times New Roman"/>
          <w:sz w:val="23"/>
          <w:szCs w:val="23"/>
        </w:rPr>
        <w:t xml:space="preserve">, </w:t>
      </w:r>
      <w:r w:rsidR="004B3A3A" w:rsidRPr="004B3A3A">
        <w:rPr>
          <w:rFonts w:ascii="Times New Roman"/>
          <w:sz w:val="23"/>
          <w:szCs w:val="23"/>
        </w:rPr>
        <w:t>당해</w:t>
      </w:r>
      <w:r w:rsidR="004B3A3A" w:rsidRPr="004B3A3A">
        <w:rPr>
          <w:rFonts w:ascii="Times New Roman"/>
          <w:sz w:val="23"/>
          <w:szCs w:val="23"/>
        </w:rPr>
        <w:t xml:space="preserve"> </w:t>
      </w:r>
      <w:r w:rsidR="004B3A3A" w:rsidRPr="004B3A3A">
        <w:rPr>
          <w:rFonts w:ascii="Times New Roman"/>
          <w:sz w:val="23"/>
          <w:szCs w:val="23"/>
        </w:rPr>
        <w:t>당사자가</w:t>
      </w:r>
      <w:r w:rsidR="004B3A3A" w:rsidRPr="004B3A3A">
        <w:rPr>
          <w:rFonts w:ascii="Times New Roman"/>
          <w:sz w:val="23"/>
          <w:szCs w:val="23"/>
        </w:rPr>
        <w:t xml:space="preserve"> </w:t>
      </w:r>
      <w:r w:rsidR="004B3A3A" w:rsidRPr="004B3A3A">
        <w:rPr>
          <w:rFonts w:ascii="Times New Roman"/>
          <w:sz w:val="23"/>
          <w:szCs w:val="23"/>
        </w:rPr>
        <w:t>본</w:t>
      </w:r>
      <w:r w:rsidR="004B3A3A" w:rsidRPr="004B3A3A">
        <w:rPr>
          <w:rFonts w:ascii="Times New Roman"/>
          <w:sz w:val="23"/>
          <w:szCs w:val="23"/>
        </w:rPr>
        <w:t xml:space="preserve"> </w:t>
      </w:r>
      <w:r w:rsidR="004B3A3A" w:rsidRPr="004B3A3A">
        <w:rPr>
          <w:rFonts w:ascii="Times New Roman"/>
          <w:sz w:val="23"/>
          <w:szCs w:val="23"/>
        </w:rPr>
        <w:t>계약상</w:t>
      </w:r>
      <w:r w:rsidR="004B3A3A" w:rsidRPr="004B3A3A">
        <w:rPr>
          <w:rFonts w:ascii="Times New Roman"/>
          <w:sz w:val="23"/>
          <w:szCs w:val="23"/>
        </w:rPr>
        <w:t xml:space="preserve"> </w:t>
      </w:r>
      <w:proofErr w:type="spellStart"/>
      <w:r w:rsidR="004B3A3A" w:rsidRPr="004B3A3A">
        <w:rPr>
          <w:rFonts w:ascii="Times New Roman"/>
          <w:sz w:val="23"/>
          <w:szCs w:val="23"/>
        </w:rPr>
        <w:t>거래종결</w:t>
      </w:r>
      <w:proofErr w:type="spellEnd"/>
      <w:r w:rsidR="004B3A3A" w:rsidRPr="004B3A3A">
        <w:rPr>
          <w:rFonts w:ascii="Times New Roman"/>
          <w:sz w:val="23"/>
          <w:szCs w:val="23"/>
        </w:rPr>
        <w:t xml:space="preserve"> </w:t>
      </w:r>
      <w:r w:rsidR="004B3A3A" w:rsidRPr="004B3A3A">
        <w:rPr>
          <w:rFonts w:ascii="Times New Roman"/>
          <w:sz w:val="23"/>
          <w:szCs w:val="23"/>
        </w:rPr>
        <w:t>의무를</w:t>
      </w:r>
      <w:r w:rsidR="004B3A3A" w:rsidRPr="004B3A3A">
        <w:rPr>
          <w:rFonts w:ascii="Times New Roman"/>
          <w:sz w:val="23"/>
          <w:szCs w:val="23"/>
        </w:rPr>
        <w:t xml:space="preserve"> </w:t>
      </w:r>
      <w:r w:rsidR="004B3A3A" w:rsidRPr="004B3A3A">
        <w:rPr>
          <w:rFonts w:ascii="Times New Roman"/>
          <w:sz w:val="23"/>
          <w:szCs w:val="23"/>
        </w:rPr>
        <w:t>적시에</w:t>
      </w:r>
      <w:r w:rsidR="004B3A3A" w:rsidRPr="004B3A3A">
        <w:rPr>
          <w:rFonts w:ascii="Times New Roman"/>
          <w:sz w:val="23"/>
          <w:szCs w:val="23"/>
        </w:rPr>
        <w:t xml:space="preserve"> </w:t>
      </w:r>
      <w:r w:rsidR="004B3A3A" w:rsidRPr="004B3A3A">
        <w:rPr>
          <w:rFonts w:ascii="Times New Roman"/>
          <w:sz w:val="23"/>
          <w:szCs w:val="23"/>
        </w:rPr>
        <w:t>이행하는</w:t>
      </w:r>
      <w:r w:rsidR="004B3A3A" w:rsidRPr="004B3A3A">
        <w:rPr>
          <w:rFonts w:ascii="Times New Roman"/>
          <w:sz w:val="23"/>
          <w:szCs w:val="23"/>
        </w:rPr>
        <w:t xml:space="preserve"> </w:t>
      </w:r>
      <w:r w:rsidR="004B3A3A" w:rsidRPr="004B3A3A">
        <w:rPr>
          <w:rFonts w:ascii="Times New Roman"/>
          <w:sz w:val="23"/>
          <w:szCs w:val="23"/>
        </w:rPr>
        <w:t>것이</w:t>
      </w:r>
      <w:r w:rsidR="004B3A3A" w:rsidRPr="004B3A3A">
        <w:rPr>
          <w:rFonts w:ascii="Times New Roman"/>
          <w:sz w:val="23"/>
          <w:szCs w:val="23"/>
        </w:rPr>
        <w:t xml:space="preserve"> </w:t>
      </w:r>
      <w:r w:rsidR="004B3A3A" w:rsidRPr="004B3A3A">
        <w:rPr>
          <w:rFonts w:ascii="Times New Roman"/>
          <w:sz w:val="23"/>
          <w:szCs w:val="23"/>
        </w:rPr>
        <w:t>불가능하도록</w:t>
      </w:r>
      <w:r w:rsidR="004B3A3A" w:rsidRPr="004B3A3A">
        <w:rPr>
          <w:rFonts w:ascii="Times New Roman"/>
          <w:sz w:val="23"/>
          <w:szCs w:val="23"/>
        </w:rPr>
        <w:t xml:space="preserve"> </w:t>
      </w:r>
      <w:r w:rsidR="004B3A3A" w:rsidRPr="004B3A3A">
        <w:rPr>
          <w:rFonts w:ascii="Times New Roman"/>
          <w:sz w:val="23"/>
          <w:szCs w:val="23"/>
        </w:rPr>
        <w:t>하거나</w:t>
      </w:r>
      <w:r w:rsidR="004B3A3A" w:rsidRPr="004B3A3A">
        <w:rPr>
          <w:rFonts w:ascii="Times New Roman"/>
          <w:sz w:val="23"/>
          <w:szCs w:val="23"/>
        </w:rPr>
        <w:t xml:space="preserve"> </w:t>
      </w:r>
      <w:r w:rsidR="004B3A3A" w:rsidRPr="004B3A3A">
        <w:rPr>
          <w:rFonts w:ascii="Times New Roman"/>
          <w:sz w:val="23"/>
          <w:szCs w:val="23"/>
        </w:rPr>
        <w:t>위법하도록</w:t>
      </w:r>
      <w:r w:rsidR="004B3A3A" w:rsidRPr="004B3A3A">
        <w:rPr>
          <w:rFonts w:ascii="Times New Roman"/>
          <w:sz w:val="23"/>
          <w:szCs w:val="23"/>
        </w:rPr>
        <w:t xml:space="preserve"> </w:t>
      </w:r>
      <w:r w:rsidR="004B3A3A" w:rsidRPr="004B3A3A">
        <w:rPr>
          <w:rFonts w:ascii="Times New Roman"/>
          <w:sz w:val="23"/>
          <w:szCs w:val="23"/>
        </w:rPr>
        <w:t>하는</w:t>
      </w:r>
      <w:r w:rsidR="004B3A3A" w:rsidRPr="004B3A3A">
        <w:rPr>
          <w:rFonts w:ascii="Times New Roman"/>
          <w:sz w:val="23"/>
          <w:szCs w:val="23"/>
        </w:rPr>
        <w:t xml:space="preserve"> </w:t>
      </w:r>
      <w:r w:rsidR="004B3A3A" w:rsidRPr="004B3A3A">
        <w:rPr>
          <w:rFonts w:ascii="Times New Roman"/>
          <w:sz w:val="23"/>
          <w:szCs w:val="23"/>
        </w:rPr>
        <w:t>중대하게</w:t>
      </w:r>
      <w:r w:rsidR="004B3A3A" w:rsidRPr="004B3A3A">
        <w:rPr>
          <w:rFonts w:ascii="Times New Roman"/>
          <w:sz w:val="23"/>
          <w:szCs w:val="23"/>
        </w:rPr>
        <w:t xml:space="preserve"> </w:t>
      </w:r>
      <w:r w:rsidR="004B3A3A" w:rsidRPr="004B3A3A">
        <w:rPr>
          <w:rFonts w:ascii="Times New Roman"/>
          <w:sz w:val="23"/>
          <w:szCs w:val="23"/>
        </w:rPr>
        <w:t>부정적인</w:t>
      </w:r>
      <w:r w:rsidR="004B3A3A" w:rsidRPr="004B3A3A">
        <w:rPr>
          <w:rFonts w:ascii="Times New Roman"/>
          <w:sz w:val="23"/>
          <w:szCs w:val="23"/>
        </w:rPr>
        <w:t xml:space="preserve"> </w:t>
      </w:r>
      <w:r w:rsidR="004B3A3A" w:rsidRPr="004B3A3A">
        <w:rPr>
          <w:rFonts w:ascii="Times New Roman"/>
          <w:sz w:val="23"/>
          <w:szCs w:val="23"/>
        </w:rPr>
        <w:t>영향</w:t>
      </w:r>
      <w:r w:rsidR="004B3A3A" w:rsidRPr="004B3A3A">
        <w:rPr>
          <w:rFonts w:ascii="Times New Roman"/>
          <w:sz w:val="23"/>
          <w:szCs w:val="23"/>
        </w:rPr>
        <w:t xml:space="preserve"> </w:t>
      </w:r>
      <w:r w:rsidR="004B3A3A" w:rsidRPr="004B3A3A">
        <w:rPr>
          <w:rFonts w:ascii="Times New Roman"/>
          <w:sz w:val="23"/>
          <w:szCs w:val="23"/>
        </w:rPr>
        <w:t>또는</w:t>
      </w:r>
      <w:r w:rsidR="004B3A3A" w:rsidRPr="004B3A3A">
        <w:rPr>
          <w:rFonts w:ascii="Times New Roman"/>
          <w:sz w:val="23"/>
          <w:szCs w:val="23"/>
        </w:rPr>
        <w:t xml:space="preserve"> </w:t>
      </w:r>
      <w:r w:rsidR="004B3A3A" w:rsidRPr="004B3A3A">
        <w:rPr>
          <w:rFonts w:ascii="Times New Roman"/>
          <w:sz w:val="23"/>
          <w:szCs w:val="23"/>
        </w:rPr>
        <w:t>변경을</w:t>
      </w:r>
      <w:r w:rsidR="004B3A3A" w:rsidRPr="004B3A3A">
        <w:rPr>
          <w:rFonts w:ascii="Times New Roman"/>
          <w:sz w:val="23"/>
          <w:szCs w:val="23"/>
        </w:rPr>
        <w:t xml:space="preserve"> </w:t>
      </w:r>
      <w:r w:rsidR="004B3A3A" w:rsidRPr="004B3A3A">
        <w:rPr>
          <w:rFonts w:ascii="Times New Roman"/>
          <w:sz w:val="23"/>
          <w:szCs w:val="23"/>
        </w:rPr>
        <w:t>의미하고</w:t>
      </w:r>
      <w:r w:rsidR="004B3A3A" w:rsidRPr="004B3A3A">
        <w:rPr>
          <w:rFonts w:ascii="Times New Roman"/>
          <w:sz w:val="23"/>
          <w:szCs w:val="23"/>
        </w:rPr>
        <w:t xml:space="preserve">, (ii) </w:t>
      </w:r>
      <w:proofErr w:type="spellStart"/>
      <w:r w:rsidR="004B3A3A" w:rsidRPr="004B3A3A">
        <w:rPr>
          <w:rFonts w:ascii="Times New Roman"/>
          <w:sz w:val="23"/>
          <w:szCs w:val="23"/>
        </w:rPr>
        <w:t>대상회사</w:t>
      </w:r>
      <w:proofErr w:type="spellEnd"/>
      <w:r w:rsidR="004B3A3A" w:rsidRPr="004B3A3A">
        <w:rPr>
          <w:rFonts w:ascii="Times New Roman"/>
          <w:sz w:val="23"/>
          <w:szCs w:val="23"/>
        </w:rPr>
        <w:t>(</w:t>
      </w:r>
      <w:r w:rsidR="004B3A3A" w:rsidRPr="004B3A3A">
        <w:rPr>
          <w:rFonts w:ascii="Times New Roman"/>
          <w:sz w:val="23"/>
          <w:szCs w:val="23"/>
        </w:rPr>
        <w:t>본</w:t>
      </w:r>
      <w:r w:rsidR="004B3A3A" w:rsidRPr="004B3A3A">
        <w:rPr>
          <w:rFonts w:ascii="Times New Roman"/>
          <w:sz w:val="23"/>
          <w:szCs w:val="23"/>
        </w:rPr>
        <w:t xml:space="preserve"> </w:t>
      </w:r>
      <w:r w:rsidR="004B3A3A" w:rsidRPr="004B3A3A">
        <w:rPr>
          <w:rFonts w:ascii="Times New Roman"/>
          <w:sz w:val="23"/>
          <w:szCs w:val="23"/>
        </w:rPr>
        <w:t>단락의</w:t>
      </w:r>
      <w:r w:rsidR="004B3A3A" w:rsidRPr="004B3A3A">
        <w:rPr>
          <w:rFonts w:ascii="Times New Roman"/>
          <w:sz w:val="23"/>
          <w:szCs w:val="23"/>
        </w:rPr>
        <w:t xml:space="preserve"> </w:t>
      </w:r>
      <w:r w:rsidR="004B3A3A" w:rsidRPr="004B3A3A">
        <w:rPr>
          <w:rFonts w:ascii="Times New Roman"/>
          <w:sz w:val="23"/>
          <w:szCs w:val="23"/>
        </w:rPr>
        <w:t>목적상</w:t>
      </w:r>
      <w:r w:rsidR="004B3A3A" w:rsidRPr="004B3A3A">
        <w:rPr>
          <w:rFonts w:ascii="Times New Roman"/>
          <w:sz w:val="23"/>
          <w:szCs w:val="23"/>
        </w:rPr>
        <w:t xml:space="preserve"> </w:t>
      </w:r>
      <w:r w:rsidR="004B3A3A" w:rsidRPr="004B3A3A">
        <w:rPr>
          <w:rFonts w:ascii="Times New Roman"/>
          <w:sz w:val="23"/>
          <w:szCs w:val="23"/>
        </w:rPr>
        <w:t>본건</w:t>
      </w:r>
      <w:r w:rsidR="004B3A3A" w:rsidRPr="004B3A3A">
        <w:rPr>
          <w:rFonts w:ascii="Times New Roman"/>
          <w:sz w:val="23"/>
          <w:szCs w:val="23"/>
        </w:rPr>
        <w:t xml:space="preserve"> </w:t>
      </w:r>
      <w:r w:rsidR="004B3A3A" w:rsidRPr="004B3A3A">
        <w:rPr>
          <w:rFonts w:ascii="Times New Roman"/>
          <w:sz w:val="23"/>
          <w:szCs w:val="23"/>
        </w:rPr>
        <w:t>분할효력발생일</w:t>
      </w:r>
      <w:r w:rsidR="004B3A3A" w:rsidRPr="004B3A3A">
        <w:rPr>
          <w:rFonts w:ascii="Times New Roman"/>
          <w:sz w:val="23"/>
          <w:szCs w:val="23"/>
        </w:rPr>
        <w:t xml:space="preserve"> </w:t>
      </w:r>
      <w:r w:rsidR="004B3A3A" w:rsidRPr="004B3A3A">
        <w:rPr>
          <w:rFonts w:ascii="Times New Roman"/>
          <w:sz w:val="23"/>
          <w:szCs w:val="23"/>
        </w:rPr>
        <w:t>이전에는</w:t>
      </w:r>
      <w:r w:rsidR="004B3A3A" w:rsidRPr="004B3A3A">
        <w:rPr>
          <w:rFonts w:ascii="Times New Roman"/>
          <w:sz w:val="23"/>
          <w:szCs w:val="23"/>
        </w:rPr>
        <w:t xml:space="preserve"> </w:t>
      </w:r>
      <w:r w:rsidR="004B3A3A" w:rsidRPr="004B3A3A">
        <w:rPr>
          <w:rFonts w:ascii="Times New Roman"/>
          <w:sz w:val="23"/>
          <w:szCs w:val="23"/>
        </w:rPr>
        <w:t>분할대상사업을</w:t>
      </w:r>
      <w:r w:rsidR="004B3A3A" w:rsidRPr="004B3A3A">
        <w:rPr>
          <w:rFonts w:ascii="Times New Roman"/>
          <w:sz w:val="23"/>
          <w:szCs w:val="23"/>
        </w:rPr>
        <w:t xml:space="preserve"> </w:t>
      </w:r>
      <w:r w:rsidR="004B3A3A" w:rsidRPr="004B3A3A">
        <w:rPr>
          <w:rFonts w:ascii="Times New Roman"/>
          <w:sz w:val="23"/>
          <w:szCs w:val="23"/>
        </w:rPr>
        <w:t>의미함</w:t>
      </w:r>
      <w:r w:rsidR="004B3A3A" w:rsidRPr="004B3A3A">
        <w:rPr>
          <w:rFonts w:ascii="Times New Roman"/>
          <w:sz w:val="23"/>
          <w:szCs w:val="23"/>
        </w:rPr>
        <w:t>)</w:t>
      </w:r>
      <w:r w:rsidR="004B3A3A" w:rsidRPr="004B3A3A">
        <w:rPr>
          <w:rFonts w:ascii="Times New Roman"/>
          <w:sz w:val="23"/>
          <w:szCs w:val="23"/>
        </w:rPr>
        <w:t>와</w:t>
      </w:r>
      <w:r w:rsidR="004B3A3A" w:rsidRPr="004B3A3A">
        <w:rPr>
          <w:rFonts w:ascii="Times New Roman"/>
          <w:sz w:val="23"/>
          <w:szCs w:val="23"/>
        </w:rPr>
        <w:t xml:space="preserve"> </w:t>
      </w:r>
      <w:r w:rsidR="004B3A3A" w:rsidRPr="004B3A3A">
        <w:rPr>
          <w:rFonts w:ascii="Times New Roman"/>
          <w:sz w:val="23"/>
          <w:szCs w:val="23"/>
        </w:rPr>
        <w:t>관련된</w:t>
      </w:r>
      <w:r w:rsidR="004B3A3A" w:rsidRPr="004B3A3A">
        <w:rPr>
          <w:rFonts w:ascii="Times New Roman"/>
          <w:sz w:val="23"/>
          <w:szCs w:val="23"/>
        </w:rPr>
        <w:t xml:space="preserve"> </w:t>
      </w:r>
      <w:r w:rsidR="004B3A3A" w:rsidRPr="004B3A3A">
        <w:rPr>
          <w:rFonts w:ascii="Times New Roman"/>
          <w:sz w:val="23"/>
          <w:szCs w:val="23"/>
        </w:rPr>
        <w:t>경우</w:t>
      </w:r>
      <w:r w:rsidR="004B3A3A" w:rsidRPr="004B3A3A">
        <w:rPr>
          <w:rFonts w:ascii="Times New Roman"/>
          <w:sz w:val="23"/>
          <w:szCs w:val="23"/>
        </w:rPr>
        <w:t>,</w:t>
      </w:r>
      <w:r w:rsidR="004B3A3A">
        <w:rPr>
          <w:rFonts w:ascii="Times New Roman"/>
          <w:sz w:val="23"/>
          <w:szCs w:val="23"/>
        </w:rPr>
        <w:t xml:space="preserve"> </w:t>
      </w:r>
      <w:r w:rsidRPr="00662CFD">
        <w:rPr>
          <w:rFonts w:ascii="Times New Roman"/>
          <w:sz w:val="23"/>
          <w:szCs w:val="23"/>
        </w:rPr>
        <w:t>개별적으로</w:t>
      </w:r>
      <w:r w:rsidRPr="00662CFD">
        <w:rPr>
          <w:rFonts w:ascii="Times New Roman"/>
          <w:sz w:val="23"/>
          <w:szCs w:val="23"/>
        </w:rPr>
        <w:t xml:space="preserve"> </w:t>
      </w:r>
      <w:r w:rsidRPr="00662CFD">
        <w:rPr>
          <w:rFonts w:ascii="Times New Roman"/>
          <w:sz w:val="23"/>
          <w:szCs w:val="23"/>
        </w:rPr>
        <w:t>또는</w:t>
      </w:r>
      <w:r w:rsidRPr="00662CFD">
        <w:rPr>
          <w:rFonts w:ascii="Times New Roman"/>
          <w:sz w:val="23"/>
          <w:szCs w:val="23"/>
        </w:rPr>
        <w:t xml:space="preserve"> </w:t>
      </w:r>
      <w:r w:rsidRPr="00662CFD">
        <w:rPr>
          <w:rFonts w:ascii="Times New Roman"/>
          <w:sz w:val="23"/>
          <w:szCs w:val="23"/>
        </w:rPr>
        <w:t>다른</w:t>
      </w:r>
      <w:r w:rsidRPr="00662CFD">
        <w:rPr>
          <w:rFonts w:ascii="Times New Roman"/>
          <w:sz w:val="23"/>
          <w:szCs w:val="23"/>
        </w:rPr>
        <w:t xml:space="preserve"> </w:t>
      </w:r>
      <w:r w:rsidRPr="00662CFD">
        <w:rPr>
          <w:rFonts w:ascii="Times New Roman"/>
          <w:sz w:val="23"/>
          <w:szCs w:val="23"/>
        </w:rPr>
        <w:t>사유와</w:t>
      </w:r>
      <w:r w:rsidRPr="00662CFD">
        <w:rPr>
          <w:rFonts w:ascii="Times New Roman"/>
          <w:sz w:val="23"/>
          <w:szCs w:val="23"/>
        </w:rPr>
        <w:t xml:space="preserve"> </w:t>
      </w:r>
      <w:r w:rsidRPr="00662CFD">
        <w:rPr>
          <w:rFonts w:ascii="Times New Roman"/>
          <w:sz w:val="23"/>
          <w:szCs w:val="23"/>
        </w:rPr>
        <w:t>함께</w:t>
      </w:r>
      <w:r w:rsidRPr="00662CFD">
        <w:rPr>
          <w:rFonts w:ascii="Times New Roman"/>
          <w:sz w:val="23"/>
          <w:szCs w:val="23"/>
        </w:rPr>
        <w:t xml:space="preserve"> </w:t>
      </w:r>
      <w:r w:rsidRPr="00662CFD">
        <w:rPr>
          <w:rFonts w:ascii="Times New Roman"/>
          <w:sz w:val="23"/>
          <w:szCs w:val="23"/>
        </w:rPr>
        <w:t>전체적으로</w:t>
      </w:r>
      <w:r w:rsidRPr="00662CFD">
        <w:rPr>
          <w:rFonts w:ascii="Times New Roman"/>
          <w:sz w:val="23"/>
          <w:szCs w:val="23"/>
        </w:rPr>
        <w:t xml:space="preserve">, </w:t>
      </w:r>
      <w:r w:rsidRPr="00662CFD">
        <w:rPr>
          <w:rFonts w:ascii="Times New Roman"/>
          <w:sz w:val="23"/>
          <w:szCs w:val="23"/>
        </w:rPr>
        <w:t>대상회사의</w:t>
      </w:r>
      <w:r w:rsidRPr="00662CFD">
        <w:rPr>
          <w:rFonts w:ascii="Times New Roman"/>
          <w:sz w:val="23"/>
          <w:szCs w:val="23"/>
        </w:rPr>
        <w:t xml:space="preserve"> </w:t>
      </w:r>
      <w:r w:rsidRPr="00662CFD">
        <w:rPr>
          <w:rFonts w:ascii="Times New Roman"/>
          <w:sz w:val="23"/>
          <w:szCs w:val="23"/>
        </w:rPr>
        <w:t>영업</w:t>
      </w:r>
      <w:r w:rsidRPr="00662CFD">
        <w:rPr>
          <w:rFonts w:ascii="Times New Roman"/>
          <w:sz w:val="23"/>
          <w:szCs w:val="23"/>
        </w:rPr>
        <w:t xml:space="preserve">, </w:t>
      </w:r>
      <w:r w:rsidRPr="00662CFD">
        <w:rPr>
          <w:rFonts w:ascii="Times New Roman"/>
          <w:sz w:val="23"/>
          <w:szCs w:val="23"/>
        </w:rPr>
        <w:t>자산</w:t>
      </w:r>
      <w:r w:rsidRPr="00662CFD">
        <w:rPr>
          <w:rFonts w:ascii="Times New Roman"/>
          <w:sz w:val="23"/>
          <w:szCs w:val="23"/>
        </w:rPr>
        <w:t xml:space="preserve">, </w:t>
      </w:r>
      <w:r w:rsidRPr="00662CFD">
        <w:rPr>
          <w:rFonts w:ascii="Times New Roman"/>
          <w:sz w:val="23"/>
          <w:szCs w:val="23"/>
        </w:rPr>
        <w:t>부채</w:t>
      </w:r>
      <w:r w:rsidRPr="00662CFD">
        <w:rPr>
          <w:rFonts w:ascii="Times New Roman"/>
          <w:sz w:val="23"/>
          <w:szCs w:val="23"/>
        </w:rPr>
        <w:t xml:space="preserve">, </w:t>
      </w:r>
      <w:r w:rsidRPr="00662CFD">
        <w:rPr>
          <w:rFonts w:ascii="Times New Roman"/>
          <w:sz w:val="23"/>
          <w:szCs w:val="23"/>
        </w:rPr>
        <w:t>재무상태</w:t>
      </w:r>
      <w:r w:rsidRPr="00662CFD">
        <w:rPr>
          <w:rFonts w:ascii="Times New Roman"/>
          <w:sz w:val="23"/>
          <w:szCs w:val="23"/>
        </w:rPr>
        <w:t xml:space="preserve"> </w:t>
      </w:r>
      <w:r w:rsidRPr="00662CFD">
        <w:rPr>
          <w:rFonts w:ascii="Times New Roman"/>
          <w:sz w:val="23"/>
          <w:szCs w:val="23"/>
        </w:rPr>
        <w:t>및</w:t>
      </w:r>
      <w:r w:rsidRPr="00662CFD">
        <w:rPr>
          <w:rFonts w:ascii="Times New Roman"/>
          <w:sz w:val="23"/>
          <w:szCs w:val="23"/>
        </w:rPr>
        <w:t xml:space="preserve"> </w:t>
      </w:r>
      <w:r w:rsidRPr="00662CFD">
        <w:rPr>
          <w:rFonts w:ascii="Times New Roman"/>
          <w:sz w:val="23"/>
          <w:szCs w:val="23"/>
        </w:rPr>
        <w:t>경영상태에</w:t>
      </w:r>
      <w:r w:rsidRPr="00662CFD">
        <w:rPr>
          <w:rFonts w:ascii="Times New Roman"/>
          <w:sz w:val="23"/>
          <w:szCs w:val="23"/>
        </w:rPr>
        <w:t xml:space="preserve"> </w:t>
      </w:r>
      <w:r w:rsidRPr="00662CFD">
        <w:rPr>
          <w:rFonts w:ascii="Times New Roman"/>
          <w:sz w:val="23"/>
          <w:szCs w:val="23"/>
        </w:rPr>
        <w:t>중대한</w:t>
      </w:r>
      <w:r w:rsidRPr="00662CFD">
        <w:rPr>
          <w:rFonts w:ascii="Times New Roman"/>
          <w:sz w:val="23"/>
          <w:szCs w:val="23"/>
        </w:rPr>
        <w:t xml:space="preserve"> </w:t>
      </w:r>
      <w:r w:rsidRPr="00662CFD">
        <w:rPr>
          <w:rFonts w:ascii="Times New Roman"/>
          <w:sz w:val="23"/>
          <w:szCs w:val="23"/>
        </w:rPr>
        <w:t>부정적인</w:t>
      </w:r>
      <w:r w:rsidRPr="00662CFD">
        <w:rPr>
          <w:rFonts w:ascii="Times New Roman"/>
          <w:sz w:val="23"/>
          <w:szCs w:val="23"/>
        </w:rPr>
        <w:t xml:space="preserve"> </w:t>
      </w:r>
      <w:r w:rsidR="00B37C1B" w:rsidRPr="00662CFD">
        <w:rPr>
          <w:rFonts w:ascii="Times New Roman"/>
          <w:sz w:val="23"/>
          <w:szCs w:val="23"/>
        </w:rPr>
        <w:t>영향</w:t>
      </w:r>
      <w:r w:rsidR="0065089C">
        <w:rPr>
          <w:rFonts w:ascii="Times New Roman" w:hint="eastAsia"/>
          <w:sz w:val="23"/>
          <w:szCs w:val="23"/>
        </w:rPr>
        <w:t>을</w:t>
      </w:r>
      <w:r w:rsidR="0065089C">
        <w:rPr>
          <w:rFonts w:ascii="Times New Roman" w:hint="eastAsia"/>
          <w:sz w:val="23"/>
          <w:szCs w:val="23"/>
        </w:rPr>
        <w:t xml:space="preserve"> </w:t>
      </w:r>
      <w:r w:rsidR="0065089C">
        <w:rPr>
          <w:rFonts w:ascii="Times New Roman" w:hint="eastAsia"/>
          <w:sz w:val="23"/>
          <w:szCs w:val="23"/>
        </w:rPr>
        <w:t>초래</w:t>
      </w:r>
      <w:r w:rsidR="0065089C" w:rsidRPr="008F029D">
        <w:rPr>
          <w:rFonts w:ascii="Times New Roman" w:hint="eastAsia"/>
          <w:sz w:val="23"/>
          <w:szCs w:val="23"/>
        </w:rPr>
        <w:t>할</w:t>
      </w:r>
      <w:r w:rsidR="0065089C" w:rsidRPr="008F029D">
        <w:rPr>
          <w:rFonts w:ascii="Times New Roman"/>
          <w:sz w:val="23"/>
          <w:szCs w:val="23"/>
        </w:rPr>
        <w:t xml:space="preserve"> </w:t>
      </w:r>
      <w:r w:rsidR="0065089C" w:rsidRPr="008F029D">
        <w:rPr>
          <w:rFonts w:ascii="Times New Roman" w:hint="eastAsia"/>
          <w:sz w:val="23"/>
          <w:szCs w:val="23"/>
        </w:rPr>
        <w:t>것이</w:t>
      </w:r>
      <w:r w:rsidR="0065089C" w:rsidRPr="008F029D">
        <w:rPr>
          <w:rFonts w:ascii="Times New Roman"/>
          <w:sz w:val="23"/>
          <w:szCs w:val="23"/>
        </w:rPr>
        <w:t xml:space="preserve"> </w:t>
      </w:r>
      <w:r w:rsidR="0065089C" w:rsidRPr="008F029D">
        <w:rPr>
          <w:rFonts w:ascii="Times New Roman" w:hint="eastAsia"/>
          <w:sz w:val="23"/>
          <w:szCs w:val="23"/>
        </w:rPr>
        <w:t>명백히</w:t>
      </w:r>
      <w:r w:rsidR="0065089C" w:rsidRPr="008F029D">
        <w:rPr>
          <w:rFonts w:ascii="Times New Roman"/>
          <w:sz w:val="23"/>
          <w:szCs w:val="23"/>
        </w:rPr>
        <w:t xml:space="preserve"> </w:t>
      </w:r>
      <w:r w:rsidR="0065089C" w:rsidRPr="008F029D">
        <w:rPr>
          <w:rFonts w:ascii="Times New Roman" w:hint="eastAsia"/>
          <w:sz w:val="23"/>
          <w:szCs w:val="23"/>
        </w:rPr>
        <w:t>예상되는</w:t>
      </w:r>
      <w:r w:rsidR="0065089C" w:rsidRPr="008F029D">
        <w:rPr>
          <w:rFonts w:ascii="Times New Roman"/>
          <w:sz w:val="23"/>
          <w:szCs w:val="23"/>
        </w:rPr>
        <w:t xml:space="preserve"> </w:t>
      </w:r>
      <w:r w:rsidR="0065089C" w:rsidRPr="008F029D">
        <w:rPr>
          <w:rFonts w:ascii="Times New Roman" w:hint="eastAsia"/>
          <w:sz w:val="23"/>
          <w:szCs w:val="23"/>
        </w:rPr>
        <w:t>일체의</w:t>
      </w:r>
      <w:r w:rsidR="0065089C" w:rsidRPr="008F029D">
        <w:rPr>
          <w:rFonts w:ascii="Times New Roman"/>
          <w:sz w:val="23"/>
          <w:szCs w:val="23"/>
        </w:rPr>
        <w:t xml:space="preserve"> </w:t>
      </w:r>
      <w:r w:rsidR="0065089C" w:rsidRPr="008F029D">
        <w:rPr>
          <w:rFonts w:ascii="Times New Roman" w:hint="eastAsia"/>
          <w:sz w:val="23"/>
          <w:szCs w:val="23"/>
        </w:rPr>
        <w:t>사유를</w:t>
      </w:r>
      <w:r w:rsidR="0065089C" w:rsidRPr="008F029D">
        <w:rPr>
          <w:rFonts w:ascii="Times New Roman"/>
          <w:sz w:val="23"/>
          <w:szCs w:val="23"/>
        </w:rPr>
        <w:t xml:space="preserve"> </w:t>
      </w:r>
      <w:r w:rsidR="0065089C" w:rsidRPr="008F029D">
        <w:rPr>
          <w:rFonts w:ascii="Times New Roman" w:hint="eastAsia"/>
          <w:sz w:val="23"/>
          <w:szCs w:val="23"/>
        </w:rPr>
        <w:t>의미한다</w:t>
      </w:r>
      <w:r w:rsidR="0065089C" w:rsidRPr="008F029D">
        <w:rPr>
          <w:rFonts w:ascii="Times New Roman"/>
          <w:sz w:val="23"/>
          <w:szCs w:val="23"/>
        </w:rPr>
        <w:t>.</w:t>
      </w:r>
      <w:r w:rsidRPr="00662CFD">
        <w:rPr>
          <w:rFonts w:ascii="Times New Roman"/>
          <w:sz w:val="23"/>
          <w:szCs w:val="23"/>
        </w:rPr>
        <w:t xml:space="preserve"> </w:t>
      </w:r>
      <w:r w:rsidRPr="00B51FA5">
        <w:rPr>
          <w:rFonts w:ascii="Times New Roman" w:hint="eastAsia"/>
          <w:sz w:val="23"/>
          <w:szCs w:val="23"/>
        </w:rPr>
        <w:t>다만</w:t>
      </w:r>
      <w:r w:rsidRPr="00B51FA5">
        <w:rPr>
          <w:rFonts w:ascii="Times New Roman" w:hint="eastAsia"/>
          <w:sz w:val="23"/>
          <w:szCs w:val="23"/>
        </w:rPr>
        <w:t xml:space="preserve">, </w:t>
      </w:r>
      <w:r w:rsidRPr="00B51FA5">
        <w:rPr>
          <w:rFonts w:ascii="Times New Roman" w:hint="eastAsia"/>
          <w:sz w:val="23"/>
          <w:szCs w:val="23"/>
        </w:rPr>
        <w:t>다음</w:t>
      </w:r>
      <w:r w:rsidRPr="00B51FA5">
        <w:rPr>
          <w:rFonts w:ascii="Times New Roman" w:hint="eastAsia"/>
          <w:sz w:val="23"/>
          <w:szCs w:val="23"/>
        </w:rPr>
        <w:t xml:space="preserve"> </w:t>
      </w:r>
      <w:r w:rsidRPr="00B51FA5">
        <w:rPr>
          <w:rFonts w:ascii="Times New Roman" w:hint="eastAsia"/>
          <w:sz w:val="23"/>
          <w:szCs w:val="23"/>
        </w:rPr>
        <w:t>각</w:t>
      </w:r>
      <w:r w:rsidRPr="00B51FA5">
        <w:rPr>
          <w:rFonts w:ascii="Times New Roman" w:hint="eastAsia"/>
          <w:sz w:val="23"/>
          <w:szCs w:val="23"/>
        </w:rPr>
        <w:t xml:space="preserve"> </w:t>
      </w:r>
      <w:r w:rsidRPr="00B51FA5">
        <w:rPr>
          <w:rFonts w:ascii="Times New Roman" w:hint="eastAsia"/>
          <w:sz w:val="23"/>
          <w:szCs w:val="23"/>
        </w:rPr>
        <w:t>사항</w:t>
      </w:r>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다음</w:t>
      </w:r>
      <w:r w:rsidRPr="00B51FA5">
        <w:rPr>
          <w:rFonts w:ascii="Times New Roman" w:hint="eastAsia"/>
          <w:sz w:val="23"/>
          <w:szCs w:val="23"/>
        </w:rPr>
        <w:t xml:space="preserve"> </w:t>
      </w:r>
      <w:r w:rsidRPr="00B51FA5">
        <w:rPr>
          <w:rFonts w:ascii="Times New Roman" w:hint="eastAsia"/>
          <w:sz w:val="23"/>
          <w:szCs w:val="23"/>
        </w:rPr>
        <w:t>각</w:t>
      </w:r>
      <w:r w:rsidRPr="00B51FA5">
        <w:rPr>
          <w:rFonts w:ascii="Times New Roman" w:hint="eastAsia"/>
          <w:sz w:val="23"/>
          <w:szCs w:val="23"/>
        </w:rPr>
        <w:t xml:space="preserve"> </w:t>
      </w:r>
      <w:r w:rsidRPr="00B51FA5">
        <w:rPr>
          <w:rFonts w:ascii="Times New Roman" w:hint="eastAsia"/>
          <w:sz w:val="23"/>
          <w:szCs w:val="23"/>
        </w:rPr>
        <w:t>사항에</w:t>
      </w:r>
      <w:r w:rsidRPr="00B51FA5">
        <w:rPr>
          <w:rFonts w:ascii="Times New Roman" w:hint="eastAsia"/>
          <w:sz w:val="23"/>
          <w:szCs w:val="23"/>
        </w:rPr>
        <w:t xml:space="preserve"> </w:t>
      </w:r>
      <w:r w:rsidRPr="00B51FA5">
        <w:rPr>
          <w:rFonts w:ascii="Times New Roman" w:hint="eastAsia"/>
          <w:sz w:val="23"/>
          <w:szCs w:val="23"/>
        </w:rPr>
        <w:t>기인하는</w:t>
      </w:r>
      <w:r w:rsidRPr="00B51FA5">
        <w:rPr>
          <w:rFonts w:ascii="Times New Roman" w:hint="eastAsia"/>
          <w:sz w:val="23"/>
          <w:szCs w:val="23"/>
        </w:rPr>
        <w:t xml:space="preserve"> </w:t>
      </w:r>
      <w:r w:rsidRPr="00B51FA5">
        <w:rPr>
          <w:rFonts w:ascii="Times New Roman" w:hint="eastAsia"/>
          <w:sz w:val="23"/>
          <w:szCs w:val="23"/>
        </w:rPr>
        <w:t>경우는</w:t>
      </w:r>
      <w:r w:rsidRPr="00B51FA5">
        <w:rPr>
          <w:rFonts w:ascii="Times New Roman" w:hint="eastAsia"/>
          <w:sz w:val="23"/>
          <w:szCs w:val="23"/>
        </w:rPr>
        <w:t xml:space="preserve"> </w:t>
      </w:r>
      <w:r w:rsidRPr="00B51FA5">
        <w:rPr>
          <w:rFonts w:ascii="Times New Roman" w:hint="eastAsia"/>
          <w:sz w:val="23"/>
          <w:szCs w:val="23"/>
        </w:rPr>
        <w:t>중대한</w:t>
      </w:r>
      <w:r w:rsidRPr="00B51FA5">
        <w:rPr>
          <w:rFonts w:ascii="Times New Roman" w:hint="eastAsia"/>
          <w:sz w:val="23"/>
          <w:szCs w:val="23"/>
        </w:rPr>
        <w:t xml:space="preserve"> </w:t>
      </w:r>
      <w:r w:rsidRPr="00B51FA5">
        <w:rPr>
          <w:rFonts w:ascii="Times New Roman" w:hint="eastAsia"/>
          <w:sz w:val="23"/>
          <w:szCs w:val="23"/>
        </w:rPr>
        <w:t>부정적인</w:t>
      </w:r>
      <w:r w:rsidRPr="00B51FA5">
        <w:rPr>
          <w:rFonts w:ascii="Times New Roman" w:hint="eastAsia"/>
          <w:sz w:val="23"/>
          <w:szCs w:val="23"/>
        </w:rPr>
        <w:t xml:space="preserve"> </w:t>
      </w:r>
      <w:r w:rsidRPr="00B51FA5">
        <w:rPr>
          <w:rFonts w:ascii="Times New Roman" w:hint="eastAsia"/>
          <w:sz w:val="23"/>
          <w:szCs w:val="23"/>
        </w:rPr>
        <w:t>영향에</w:t>
      </w:r>
      <w:r w:rsidRPr="00B51FA5">
        <w:rPr>
          <w:rFonts w:ascii="Times New Roman" w:hint="eastAsia"/>
          <w:sz w:val="23"/>
          <w:szCs w:val="23"/>
        </w:rPr>
        <w:t xml:space="preserve"> </w:t>
      </w:r>
      <w:r w:rsidRPr="00B51FA5">
        <w:rPr>
          <w:rFonts w:ascii="Times New Roman" w:hint="eastAsia"/>
          <w:sz w:val="23"/>
          <w:szCs w:val="23"/>
        </w:rPr>
        <w:t>해당하는</w:t>
      </w:r>
      <w:r w:rsidRPr="00B51FA5">
        <w:rPr>
          <w:rFonts w:ascii="Times New Roman" w:hint="eastAsia"/>
          <w:sz w:val="23"/>
          <w:szCs w:val="23"/>
        </w:rPr>
        <w:t xml:space="preserve"> </w:t>
      </w:r>
      <w:r w:rsidRPr="00B51FA5">
        <w:rPr>
          <w:rFonts w:ascii="Times New Roman" w:hint="eastAsia"/>
          <w:sz w:val="23"/>
          <w:szCs w:val="23"/>
        </w:rPr>
        <w:t>것으로</w:t>
      </w:r>
      <w:r w:rsidRPr="00B51FA5">
        <w:rPr>
          <w:rFonts w:ascii="Times New Roman" w:hint="eastAsia"/>
          <w:sz w:val="23"/>
          <w:szCs w:val="23"/>
        </w:rPr>
        <w:t xml:space="preserve"> </w:t>
      </w:r>
      <w:r w:rsidRPr="00B51FA5">
        <w:rPr>
          <w:rFonts w:ascii="Times New Roman" w:hint="eastAsia"/>
          <w:sz w:val="23"/>
          <w:szCs w:val="23"/>
        </w:rPr>
        <w:t>보지</w:t>
      </w:r>
      <w:r w:rsidRPr="00B51FA5">
        <w:rPr>
          <w:rFonts w:ascii="Times New Roman" w:hint="eastAsia"/>
          <w:sz w:val="23"/>
          <w:szCs w:val="23"/>
        </w:rPr>
        <w:t xml:space="preserve"> </w:t>
      </w:r>
      <w:r w:rsidRPr="00B51FA5">
        <w:rPr>
          <w:rFonts w:ascii="Times New Roman" w:hint="eastAsia"/>
          <w:sz w:val="23"/>
          <w:szCs w:val="23"/>
        </w:rPr>
        <w:t>아니하며</w:t>
      </w:r>
      <w:r w:rsidRPr="00B51FA5">
        <w:rPr>
          <w:rFonts w:ascii="Times New Roman" w:hint="eastAsia"/>
          <w:sz w:val="23"/>
          <w:szCs w:val="23"/>
        </w:rPr>
        <w:t xml:space="preserve">, </w:t>
      </w:r>
      <w:r w:rsidRPr="00B51FA5">
        <w:rPr>
          <w:rFonts w:ascii="Times New Roman" w:hint="eastAsia"/>
          <w:sz w:val="23"/>
          <w:szCs w:val="23"/>
        </w:rPr>
        <w:t>중대한</w:t>
      </w:r>
      <w:r w:rsidRPr="00B51FA5">
        <w:rPr>
          <w:rFonts w:ascii="Times New Roman" w:hint="eastAsia"/>
          <w:sz w:val="23"/>
          <w:szCs w:val="23"/>
        </w:rPr>
        <w:t xml:space="preserve"> </w:t>
      </w:r>
      <w:r w:rsidRPr="00B51FA5">
        <w:rPr>
          <w:rFonts w:ascii="Times New Roman" w:hint="eastAsia"/>
          <w:sz w:val="23"/>
          <w:szCs w:val="23"/>
        </w:rPr>
        <w:t>부정적인</w:t>
      </w:r>
      <w:r w:rsidRPr="00B51FA5">
        <w:rPr>
          <w:rFonts w:ascii="Times New Roman" w:hint="eastAsia"/>
          <w:sz w:val="23"/>
          <w:szCs w:val="23"/>
        </w:rPr>
        <w:t xml:space="preserve"> </w:t>
      </w:r>
      <w:r w:rsidRPr="00B51FA5">
        <w:rPr>
          <w:rFonts w:ascii="Times New Roman" w:hint="eastAsia"/>
          <w:sz w:val="23"/>
          <w:szCs w:val="23"/>
        </w:rPr>
        <w:t>영향의</w:t>
      </w:r>
      <w:r w:rsidRPr="00B51FA5">
        <w:rPr>
          <w:rFonts w:ascii="Times New Roman" w:hint="eastAsia"/>
          <w:sz w:val="23"/>
          <w:szCs w:val="23"/>
        </w:rPr>
        <w:t xml:space="preserve"> </w:t>
      </w:r>
      <w:r w:rsidRPr="00B51FA5">
        <w:rPr>
          <w:rFonts w:ascii="Times New Roman" w:hint="eastAsia"/>
          <w:sz w:val="23"/>
          <w:szCs w:val="23"/>
        </w:rPr>
        <w:t>발생</w:t>
      </w:r>
      <w:r w:rsidRPr="00B51FA5">
        <w:rPr>
          <w:rFonts w:ascii="Times New Roman" w:hint="eastAsia"/>
          <w:sz w:val="23"/>
          <w:szCs w:val="23"/>
        </w:rPr>
        <w:t xml:space="preserve"> </w:t>
      </w:r>
      <w:r w:rsidRPr="00B51FA5">
        <w:rPr>
          <w:rFonts w:ascii="Times New Roman" w:hint="eastAsia"/>
          <w:sz w:val="23"/>
          <w:szCs w:val="23"/>
        </w:rPr>
        <w:t>여부를</w:t>
      </w:r>
      <w:r w:rsidRPr="00B51FA5">
        <w:rPr>
          <w:rFonts w:ascii="Times New Roman" w:hint="eastAsia"/>
          <w:sz w:val="23"/>
          <w:szCs w:val="23"/>
        </w:rPr>
        <w:t xml:space="preserve"> </w:t>
      </w:r>
      <w:r w:rsidRPr="00B51FA5">
        <w:rPr>
          <w:rFonts w:ascii="Times New Roman" w:hint="eastAsia"/>
          <w:sz w:val="23"/>
          <w:szCs w:val="23"/>
        </w:rPr>
        <w:t>판단함에</w:t>
      </w:r>
      <w:r w:rsidRPr="00B51FA5">
        <w:rPr>
          <w:rFonts w:ascii="Times New Roman" w:hint="eastAsia"/>
          <w:sz w:val="23"/>
          <w:szCs w:val="23"/>
        </w:rPr>
        <w:t xml:space="preserve"> </w:t>
      </w:r>
      <w:r w:rsidRPr="00B51FA5">
        <w:rPr>
          <w:rFonts w:ascii="Times New Roman" w:hint="eastAsia"/>
          <w:sz w:val="23"/>
          <w:szCs w:val="23"/>
        </w:rPr>
        <w:t>있어</w:t>
      </w:r>
      <w:r w:rsidRPr="00B51FA5">
        <w:rPr>
          <w:rFonts w:ascii="Times New Roman" w:hint="eastAsia"/>
          <w:sz w:val="23"/>
          <w:szCs w:val="23"/>
        </w:rPr>
        <w:t xml:space="preserve"> </w:t>
      </w:r>
      <w:r w:rsidRPr="00B51FA5">
        <w:rPr>
          <w:rFonts w:ascii="Times New Roman" w:hint="eastAsia"/>
          <w:sz w:val="23"/>
          <w:szCs w:val="23"/>
        </w:rPr>
        <w:t>고려되지</w:t>
      </w:r>
      <w:r w:rsidRPr="00B51FA5">
        <w:rPr>
          <w:rFonts w:ascii="Times New Roman" w:hint="eastAsia"/>
          <w:sz w:val="23"/>
          <w:szCs w:val="23"/>
        </w:rPr>
        <w:t xml:space="preserve"> </w:t>
      </w:r>
      <w:r w:rsidRPr="00B51FA5">
        <w:rPr>
          <w:rFonts w:ascii="Times New Roman" w:hint="eastAsia"/>
          <w:sz w:val="23"/>
          <w:szCs w:val="23"/>
        </w:rPr>
        <w:t>아니한다</w:t>
      </w:r>
      <w:r w:rsidRPr="00B51FA5">
        <w:rPr>
          <w:rFonts w:ascii="Times New Roman" w:hint="eastAsia"/>
          <w:sz w:val="23"/>
          <w:szCs w:val="23"/>
        </w:rPr>
        <w:t>: (</w:t>
      </w:r>
      <w:proofErr w:type="spellStart"/>
      <w:r w:rsidR="00176532">
        <w:rPr>
          <w:rFonts w:ascii="Times New Roman" w:hint="eastAsia"/>
          <w:sz w:val="23"/>
          <w:szCs w:val="23"/>
        </w:rPr>
        <w:t>ㄱ</w:t>
      </w:r>
      <w:proofErr w:type="spellEnd"/>
      <w:r w:rsidRPr="00B51FA5">
        <w:rPr>
          <w:rFonts w:ascii="Times New Roman" w:hint="eastAsia"/>
          <w:sz w:val="23"/>
          <w:szCs w:val="23"/>
        </w:rPr>
        <w:t xml:space="preserve">) </w:t>
      </w:r>
      <w:r w:rsidRPr="00B51FA5">
        <w:rPr>
          <w:rFonts w:ascii="Times New Roman" w:eastAsia="바탕체" w:hint="eastAsia"/>
          <w:sz w:val="23"/>
          <w:szCs w:val="23"/>
        </w:rPr>
        <w:t>물가</w:t>
      </w:r>
      <w:r w:rsidRPr="00B51FA5">
        <w:rPr>
          <w:rFonts w:ascii="Times New Roman" w:eastAsia="바탕체" w:hint="eastAsia"/>
          <w:sz w:val="23"/>
          <w:szCs w:val="23"/>
        </w:rPr>
        <w:t xml:space="preserve">, </w:t>
      </w:r>
      <w:r w:rsidRPr="00B51FA5">
        <w:rPr>
          <w:rFonts w:ascii="Times New Roman" w:eastAsia="바탕체" w:hint="eastAsia"/>
          <w:sz w:val="23"/>
          <w:szCs w:val="23"/>
        </w:rPr>
        <w:t>경기변동</w:t>
      </w:r>
      <w:r w:rsidRPr="00B51FA5">
        <w:rPr>
          <w:rFonts w:ascii="Times New Roman" w:eastAsia="바탕체" w:hint="eastAsia"/>
          <w:sz w:val="23"/>
          <w:szCs w:val="23"/>
        </w:rPr>
        <w:t xml:space="preserve">, </w:t>
      </w:r>
      <w:r w:rsidRPr="00B51FA5">
        <w:rPr>
          <w:rFonts w:ascii="Times New Roman" w:eastAsia="바탕체" w:hint="eastAsia"/>
          <w:sz w:val="23"/>
          <w:szCs w:val="23"/>
        </w:rPr>
        <w:t>환율</w:t>
      </w:r>
      <w:r w:rsidRPr="00B51FA5">
        <w:rPr>
          <w:rFonts w:ascii="Times New Roman" w:eastAsia="바탕체" w:hint="eastAsia"/>
          <w:sz w:val="23"/>
          <w:szCs w:val="23"/>
        </w:rPr>
        <w:t xml:space="preserve"> </w:t>
      </w:r>
      <w:r w:rsidRPr="00B51FA5">
        <w:rPr>
          <w:rFonts w:ascii="Times New Roman" w:eastAsia="바탕체" w:hint="eastAsia"/>
          <w:sz w:val="23"/>
          <w:szCs w:val="23"/>
        </w:rPr>
        <w:t>변동</w:t>
      </w:r>
      <w:r w:rsidRPr="00B51FA5">
        <w:rPr>
          <w:rFonts w:ascii="Times New Roman" w:eastAsia="바탕체" w:hint="eastAsia"/>
          <w:sz w:val="23"/>
          <w:szCs w:val="23"/>
        </w:rPr>
        <w:t xml:space="preserve"> </w:t>
      </w:r>
      <w:r w:rsidRPr="00B51FA5">
        <w:rPr>
          <w:rFonts w:ascii="Times New Roman" w:eastAsia="바탕체" w:hint="eastAsia"/>
          <w:sz w:val="23"/>
          <w:szCs w:val="23"/>
        </w:rPr>
        <w:t>등</w:t>
      </w:r>
      <w:r w:rsidRPr="00B51FA5">
        <w:rPr>
          <w:rFonts w:ascii="Times New Roman" w:eastAsia="바탕체" w:hint="eastAsia"/>
          <w:sz w:val="23"/>
          <w:szCs w:val="23"/>
        </w:rPr>
        <w:t xml:space="preserve"> </w:t>
      </w:r>
      <w:r w:rsidRPr="00B51FA5">
        <w:rPr>
          <w:rFonts w:ascii="Times New Roman" w:eastAsia="바탕체" w:hint="eastAsia"/>
          <w:sz w:val="23"/>
          <w:szCs w:val="23"/>
        </w:rPr>
        <w:t>거시경제지표를</w:t>
      </w:r>
      <w:r w:rsidRPr="00B51FA5">
        <w:rPr>
          <w:rFonts w:ascii="Times New Roman" w:eastAsia="바탕체" w:hint="eastAsia"/>
          <w:sz w:val="23"/>
          <w:szCs w:val="23"/>
        </w:rPr>
        <w:t xml:space="preserve"> </w:t>
      </w:r>
      <w:r w:rsidRPr="00B51FA5">
        <w:rPr>
          <w:rFonts w:ascii="Times New Roman" w:eastAsia="바탕체" w:hint="eastAsia"/>
          <w:sz w:val="23"/>
          <w:szCs w:val="23"/>
        </w:rPr>
        <w:t>반영하는</w:t>
      </w:r>
      <w:r w:rsidRPr="00B51FA5">
        <w:rPr>
          <w:rFonts w:ascii="Times New Roman" w:eastAsia="바탕체" w:hint="eastAsia"/>
          <w:sz w:val="23"/>
          <w:szCs w:val="23"/>
        </w:rPr>
        <w:t xml:space="preserve"> </w:t>
      </w:r>
      <w:r w:rsidRPr="00B51FA5">
        <w:rPr>
          <w:rFonts w:ascii="Times New Roman" w:eastAsia="바탕체" w:hint="eastAsia"/>
          <w:sz w:val="23"/>
          <w:szCs w:val="23"/>
        </w:rPr>
        <w:t>전반적인</w:t>
      </w:r>
      <w:r w:rsidRPr="00B51FA5">
        <w:rPr>
          <w:rFonts w:ascii="Times New Roman" w:eastAsia="바탕체" w:hint="eastAsia"/>
          <w:sz w:val="23"/>
          <w:szCs w:val="23"/>
        </w:rPr>
        <w:t xml:space="preserve"> </w:t>
      </w:r>
      <w:r w:rsidRPr="00B51FA5">
        <w:rPr>
          <w:rFonts w:ascii="Times New Roman" w:eastAsia="바탕체" w:hint="eastAsia"/>
          <w:sz w:val="23"/>
          <w:szCs w:val="23"/>
        </w:rPr>
        <w:t>경제상황</w:t>
      </w:r>
      <w:r w:rsidRPr="00B51FA5">
        <w:rPr>
          <w:rFonts w:ascii="Times New Roman" w:eastAsia="바탕체" w:hint="eastAsia"/>
          <w:sz w:val="23"/>
          <w:szCs w:val="23"/>
        </w:rPr>
        <w:t xml:space="preserve"> </w:t>
      </w:r>
      <w:r w:rsidRPr="00B51FA5">
        <w:rPr>
          <w:rFonts w:ascii="Times New Roman" w:eastAsia="바탕체" w:hint="eastAsia"/>
          <w:sz w:val="23"/>
          <w:szCs w:val="23"/>
        </w:rPr>
        <w:t>변동</w:t>
      </w:r>
      <w:r w:rsidRPr="00B51FA5">
        <w:rPr>
          <w:rFonts w:ascii="Times New Roman" w:eastAsia="바탕체" w:hint="eastAsia"/>
          <w:sz w:val="23"/>
          <w:szCs w:val="23"/>
        </w:rPr>
        <w:t xml:space="preserve"> </w:t>
      </w:r>
      <w:r w:rsidRPr="00B51FA5">
        <w:rPr>
          <w:rFonts w:ascii="Times New Roman" w:eastAsia="바탕체" w:hint="eastAsia"/>
          <w:sz w:val="23"/>
          <w:szCs w:val="23"/>
        </w:rPr>
        <w:t>등</w:t>
      </w:r>
      <w:r w:rsidRPr="00B51FA5">
        <w:rPr>
          <w:rFonts w:ascii="Times New Roman" w:eastAsia="바탕체" w:hint="eastAsia"/>
          <w:sz w:val="23"/>
          <w:szCs w:val="23"/>
        </w:rPr>
        <w:t xml:space="preserve"> </w:t>
      </w:r>
      <w:r w:rsidRPr="00B51FA5">
        <w:rPr>
          <w:rFonts w:ascii="Times New Roman" w:eastAsia="바탕체" w:hint="eastAsia"/>
          <w:sz w:val="23"/>
          <w:szCs w:val="23"/>
        </w:rPr>
        <w:t>대한민국</w:t>
      </w:r>
      <w:r w:rsidRPr="00B51FA5">
        <w:rPr>
          <w:rFonts w:ascii="Times New Roman" w:eastAsia="바탕체" w:hint="eastAsia"/>
          <w:sz w:val="23"/>
          <w:szCs w:val="23"/>
        </w:rPr>
        <w:t xml:space="preserve"> </w:t>
      </w:r>
      <w:r w:rsidRPr="00B51FA5">
        <w:rPr>
          <w:rFonts w:ascii="Times New Roman" w:eastAsia="바탕체" w:hint="eastAsia"/>
          <w:sz w:val="23"/>
          <w:szCs w:val="23"/>
        </w:rPr>
        <w:t>또는</w:t>
      </w:r>
      <w:r w:rsidRPr="00B51FA5">
        <w:rPr>
          <w:rFonts w:ascii="Times New Roman" w:eastAsia="바탕체" w:hint="eastAsia"/>
          <w:sz w:val="23"/>
          <w:szCs w:val="23"/>
        </w:rPr>
        <w:t xml:space="preserve"> </w:t>
      </w:r>
      <w:r w:rsidRPr="00B51FA5">
        <w:rPr>
          <w:rFonts w:ascii="Times New Roman" w:eastAsia="바탕체" w:hint="eastAsia"/>
          <w:sz w:val="23"/>
          <w:szCs w:val="23"/>
        </w:rPr>
        <w:t>국제</w:t>
      </w:r>
      <w:r w:rsidRPr="00B51FA5">
        <w:rPr>
          <w:rFonts w:ascii="Times New Roman" w:eastAsia="바탕체" w:hint="eastAsia"/>
          <w:sz w:val="23"/>
          <w:szCs w:val="23"/>
        </w:rPr>
        <w:t xml:space="preserve"> </w:t>
      </w:r>
      <w:r w:rsidRPr="00B51FA5">
        <w:rPr>
          <w:rFonts w:ascii="Times New Roman" w:eastAsia="바탕체" w:hint="eastAsia"/>
          <w:sz w:val="23"/>
          <w:szCs w:val="23"/>
        </w:rPr>
        <w:t>경제상황의</w:t>
      </w:r>
      <w:r w:rsidRPr="00B51FA5">
        <w:rPr>
          <w:rFonts w:ascii="Times New Roman" w:eastAsia="바탕체" w:hint="eastAsia"/>
          <w:sz w:val="23"/>
          <w:szCs w:val="23"/>
        </w:rPr>
        <w:t xml:space="preserve"> </w:t>
      </w:r>
      <w:r w:rsidRPr="00B51FA5">
        <w:rPr>
          <w:rFonts w:ascii="Times New Roman" w:eastAsia="바탕체" w:hint="eastAsia"/>
          <w:sz w:val="23"/>
          <w:szCs w:val="23"/>
        </w:rPr>
        <w:t>변화</w:t>
      </w:r>
      <w:r w:rsidRPr="00B51FA5">
        <w:rPr>
          <w:rFonts w:ascii="Times New Roman" w:eastAsia="바탕체" w:hint="eastAsia"/>
          <w:sz w:val="23"/>
          <w:szCs w:val="23"/>
        </w:rPr>
        <w:t xml:space="preserve"> </w:t>
      </w:r>
      <w:r w:rsidRPr="00B51FA5">
        <w:rPr>
          <w:rFonts w:ascii="Times New Roman" w:eastAsia="바탕체" w:hint="eastAsia"/>
          <w:sz w:val="23"/>
          <w:szCs w:val="23"/>
        </w:rPr>
        <w:t>및</w:t>
      </w:r>
      <w:r w:rsidRPr="00B51FA5">
        <w:rPr>
          <w:rFonts w:ascii="Times New Roman" w:eastAsia="바탕체" w:hint="eastAsia"/>
          <w:sz w:val="23"/>
          <w:szCs w:val="23"/>
        </w:rPr>
        <w:t xml:space="preserve"> </w:t>
      </w:r>
      <w:proofErr w:type="spellStart"/>
      <w:r w:rsidRPr="00B51FA5">
        <w:rPr>
          <w:rFonts w:ascii="Times New Roman" w:hint="eastAsia"/>
          <w:sz w:val="23"/>
          <w:szCs w:val="23"/>
        </w:rPr>
        <w:t>대상회사가</w:t>
      </w:r>
      <w:proofErr w:type="spellEnd"/>
      <w:r w:rsidRPr="00B51FA5">
        <w:rPr>
          <w:rFonts w:ascii="Times New Roman" w:hint="eastAsia"/>
          <w:sz w:val="23"/>
          <w:szCs w:val="23"/>
        </w:rPr>
        <w:t xml:space="preserve"> </w:t>
      </w:r>
      <w:r w:rsidRPr="00B51FA5">
        <w:rPr>
          <w:rFonts w:ascii="Times New Roman" w:hint="eastAsia"/>
          <w:sz w:val="23"/>
          <w:szCs w:val="23"/>
        </w:rPr>
        <w:t>속한</w:t>
      </w:r>
      <w:r w:rsidRPr="00B51FA5">
        <w:rPr>
          <w:rFonts w:ascii="Times New Roman" w:hint="eastAsia"/>
          <w:sz w:val="23"/>
          <w:szCs w:val="23"/>
        </w:rPr>
        <w:t xml:space="preserve"> </w:t>
      </w:r>
      <w:r w:rsidRPr="00B51FA5">
        <w:rPr>
          <w:rFonts w:ascii="Times New Roman" w:hint="eastAsia"/>
          <w:sz w:val="23"/>
          <w:szCs w:val="23"/>
        </w:rPr>
        <w:t>산업분야나</w:t>
      </w:r>
      <w:r w:rsidRPr="00B51FA5">
        <w:rPr>
          <w:rFonts w:ascii="Times New Roman" w:hint="eastAsia"/>
          <w:sz w:val="23"/>
          <w:szCs w:val="23"/>
        </w:rPr>
        <w:t xml:space="preserve"> </w:t>
      </w:r>
      <w:r w:rsidRPr="00B51FA5">
        <w:rPr>
          <w:rFonts w:ascii="Times New Roman" w:hint="eastAsia"/>
          <w:sz w:val="23"/>
          <w:szCs w:val="23"/>
        </w:rPr>
        <w:t>시장의</w:t>
      </w:r>
      <w:r w:rsidRPr="00B51FA5">
        <w:rPr>
          <w:rFonts w:ascii="Times New Roman" w:hint="eastAsia"/>
          <w:sz w:val="23"/>
          <w:szCs w:val="23"/>
        </w:rPr>
        <w:t xml:space="preserve"> </w:t>
      </w:r>
      <w:r w:rsidRPr="00B51FA5">
        <w:rPr>
          <w:rFonts w:ascii="Times New Roman" w:hint="eastAsia"/>
          <w:sz w:val="23"/>
          <w:szCs w:val="23"/>
        </w:rPr>
        <w:t>일반적인</w:t>
      </w:r>
      <w:r w:rsidRPr="00B51FA5">
        <w:rPr>
          <w:rFonts w:ascii="Times New Roman" w:hint="eastAsia"/>
          <w:sz w:val="23"/>
          <w:szCs w:val="23"/>
        </w:rPr>
        <w:t xml:space="preserve"> </w:t>
      </w:r>
      <w:r w:rsidRPr="00B51FA5">
        <w:rPr>
          <w:rFonts w:ascii="Times New Roman" w:hint="eastAsia"/>
          <w:sz w:val="23"/>
          <w:szCs w:val="23"/>
        </w:rPr>
        <w:t>변화</w:t>
      </w:r>
      <w:r w:rsidRPr="00B51FA5">
        <w:rPr>
          <w:rFonts w:ascii="Times New Roman" w:hint="eastAsia"/>
          <w:sz w:val="23"/>
          <w:szCs w:val="23"/>
        </w:rPr>
        <w:t>, (</w:t>
      </w:r>
      <w:r w:rsidR="00176532">
        <w:rPr>
          <w:rFonts w:ascii="Times New Roman" w:hint="eastAsia"/>
          <w:sz w:val="23"/>
          <w:szCs w:val="23"/>
        </w:rPr>
        <w:t>ㄴ</w:t>
      </w:r>
      <w:r w:rsidRPr="00B51FA5">
        <w:rPr>
          <w:rFonts w:ascii="Times New Roman" w:hint="eastAsia"/>
          <w:sz w:val="23"/>
          <w:szCs w:val="23"/>
        </w:rPr>
        <w:t xml:space="preserve">) </w:t>
      </w:r>
      <w:r w:rsidRPr="00B51FA5">
        <w:rPr>
          <w:rFonts w:ascii="Times New Roman" w:hint="eastAsia"/>
          <w:sz w:val="23"/>
          <w:szCs w:val="23"/>
        </w:rPr>
        <w:t>전쟁</w:t>
      </w:r>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천재지변</w:t>
      </w:r>
      <w:r w:rsidRPr="00B51FA5">
        <w:rPr>
          <w:rFonts w:ascii="Times New Roman" w:hint="eastAsia"/>
          <w:sz w:val="23"/>
          <w:szCs w:val="23"/>
        </w:rPr>
        <w:t xml:space="preserve">, </w:t>
      </w:r>
      <w:r w:rsidRPr="00B51FA5">
        <w:rPr>
          <w:rFonts w:ascii="Times New Roman" w:hint="eastAsia"/>
          <w:sz w:val="23"/>
          <w:szCs w:val="23"/>
        </w:rPr>
        <w:t>자연재해</w:t>
      </w:r>
      <w:r w:rsidRPr="00B51FA5">
        <w:rPr>
          <w:rFonts w:ascii="Times New Roman" w:hint="eastAsia"/>
          <w:sz w:val="23"/>
          <w:szCs w:val="23"/>
        </w:rPr>
        <w:t xml:space="preserve">, </w:t>
      </w:r>
      <w:proofErr w:type="spellStart"/>
      <w:r w:rsidR="00444B90">
        <w:rPr>
          <w:rFonts w:ascii="Times New Roman" w:hint="eastAsia"/>
          <w:sz w:val="23"/>
          <w:szCs w:val="23"/>
        </w:rPr>
        <w:t>팬</w:t>
      </w:r>
      <w:r w:rsidRPr="00883718">
        <w:rPr>
          <w:rFonts w:ascii="Times New Roman" w:hint="eastAsia"/>
          <w:sz w:val="23"/>
          <w:szCs w:val="23"/>
        </w:rPr>
        <w:t>데믹의</w:t>
      </w:r>
      <w:proofErr w:type="spellEnd"/>
      <w:r w:rsidRPr="00883718">
        <w:rPr>
          <w:rFonts w:ascii="Times New Roman" w:hint="eastAsia"/>
          <w:sz w:val="23"/>
          <w:szCs w:val="23"/>
        </w:rPr>
        <w:t xml:space="preserve"> </w:t>
      </w:r>
      <w:r w:rsidRPr="00883718">
        <w:rPr>
          <w:rFonts w:ascii="Times New Roman" w:hint="eastAsia"/>
          <w:sz w:val="23"/>
          <w:szCs w:val="23"/>
        </w:rPr>
        <w:t>발생</w:t>
      </w:r>
      <w:r w:rsidRPr="000575B1">
        <w:rPr>
          <w:rFonts w:ascii="Times New Roman" w:hint="eastAsia"/>
          <w:sz w:val="23"/>
          <w:szCs w:val="23"/>
        </w:rPr>
        <w:t xml:space="preserve">, </w:t>
      </w:r>
      <w:r w:rsidRPr="00A66D8C">
        <w:rPr>
          <w:rFonts w:ascii="Times New Roman" w:hint="eastAsia"/>
          <w:sz w:val="23"/>
          <w:szCs w:val="23"/>
        </w:rPr>
        <w:t>계속</w:t>
      </w:r>
      <w:r w:rsidRPr="00522B89">
        <w:rPr>
          <w:rFonts w:ascii="Times New Roman" w:hint="eastAsia"/>
          <w:sz w:val="23"/>
          <w:szCs w:val="23"/>
        </w:rPr>
        <w:t xml:space="preserve"> </w:t>
      </w:r>
      <w:r w:rsidRPr="00B51FA5">
        <w:rPr>
          <w:rFonts w:ascii="Times New Roman" w:hint="eastAsia"/>
          <w:sz w:val="23"/>
          <w:szCs w:val="23"/>
        </w:rPr>
        <w:t>및</w:t>
      </w:r>
      <w:r w:rsidRPr="00B51FA5">
        <w:rPr>
          <w:rFonts w:ascii="Times New Roman" w:hint="eastAsia"/>
          <w:sz w:val="23"/>
          <w:szCs w:val="23"/>
        </w:rPr>
        <w:t xml:space="preserve"> </w:t>
      </w:r>
      <w:r w:rsidRPr="00B51FA5">
        <w:rPr>
          <w:rFonts w:ascii="Times New Roman" w:hint="eastAsia"/>
          <w:sz w:val="23"/>
          <w:szCs w:val="23"/>
        </w:rPr>
        <w:t>악화</w:t>
      </w:r>
      <w:r w:rsidRPr="00B51FA5">
        <w:rPr>
          <w:rFonts w:ascii="Times New Roman" w:hint="eastAsia"/>
          <w:sz w:val="23"/>
          <w:szCs w:val="23"/>
        </w:rPr>
        <w:t>, (</w:t>
      </w:r>
      <w:proofErr w:type="spellStart"/>
      <w:r w:rsidR="00176532">
        <w:rPr>
          <w:rFonts w:ascii="Times New Roman" w:hint="eastAsia"/>
          <w:sz w:val="23"/>
          <w:szCs w:val="23"/>
        </w:rPr>
        <w:t>ㄷ</w:t>
      </w:r>
      <w:proofErr w:type="spellEnd"/>
      <w:r w:rsidRPr="00B51FA5">
        <w:rPr>
          <w:rFonts w:ascii="Times New Roman" w:hint="eastAsia"/>
          <w:sz w:val="23"/>
          <w:szCs w:val="23"/>
        </w:rPr>
        <w:t xml:space="preserve">) </w:t>
      </w:r>
      <w:r w:rsidRPr="00B51FA5">
        <w:rPr>
          <w:rFonts w:ascii="Times New Roman" w:hint="eastAsia"/>
          <w:sz w:val="23"/>
          <w:szCs w:val="23"/>
        </w:rPr>
        <w:t>금융시장</w:t>
      </w:r>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증권시장의</w:t>
      </w:r>
      <w:r w:rsidRPr="00B51FA5">
        <w:rPr>
          <w:rFonts w:ascii="Times New Roman" w:hint="eastAsia"/>
          <w:sz w:val="23"/>
          <w:szCs w:val="23"/>
        </w:rPr>
        <w:t xml:space="preserve"> </w:t>
      </w:r>
      <w:r w:rsidRPr="00B51FA5">
        <w:rPr>
          <w:rFonts w:ascii="Times New Roman" w:hint="eastAsia"/>
          <w:sz w:val="23"/>
          <w:szCs w:val="23"/>
        </w:rPr>
        <w:t>변화</w:t>
      </w:r>
      <w:r w:rsidRPr="00B51FA5">
        <w:rPr>
          <w:rFonts w:ascii="Times New Roman" w:hint="eastAsia"/>
          <w:sz w:val="23"/>
          <w:szCs w:val="23"/>
        </w:rPr>
        <w:t>(</w:t>
      </w:r>
      <w:r w:rsidRPr="00B51FA5">
        <w:rPr>
          <w:rFonts w:ascii="Times New Roman" w:hint="eastAsia"/>
          <w:sz w:val="23"/>
          <w:szCs w:val="23"/>
        </w:rPr>
        <w:t>금리</w:t>
      </w:r>
      <w:r w:rsidRPr="00B51FA5">
        <w:rPr>
          <w:rFonts w:ascii="Times New Roman" w:hint="eastAsia"/>
          <w:sz w:val="23"/>
          <w:szCs w:val="23"/>
        </w:rPr>
        <w:t xml:space="preserve">, </w:t>
      </w:r>
      <w:r w:rsidRPr="00B51FA5">
        <w:rPr>
          <w:rFonts w:ascii="Times New Roman" w:hint="eastAsia"/>
          <w:sz w:val="23"/>
          <w:szCs w:val="23"/>
        </w:rPr>
        <w:t>환율</w:t>
      </w:r>
      <w:r w:rsidRPr="00B51FA5">
        <w:rPr>
          <w:rFonts w:ascii="Times New Roman" w:hint="eastAsia"/>
          <w:sz w:val="23"/>
          <w:szCs w:val="23"/>
        </w:rPr>
        <w:t xml:space="preserve">, </w:t>
      </w:r>
      <w:r w:rsidRPr="00B51FA5">
        <w:rPr>
          <w:rFonts w:ascii="Times New Roman" w:hint="eastAsia"/>
          <w:sz w:val="23"/>
          <w:szCs w:val="23"/>
        </w:rPr>
        <w:t>주가</w:t>
      </w:r>
      <w:r w:rsidRPr="00B51FA5">
        <w:rPr>
          <w:rFonts w:ascii="Times New Roman" w:hint="eastAsia"/>
          <w:sz w:val="23"/>
          <w:szCs w:val="23"/>
        </w:rPr>
        <w:t xml:space="preserve">, </w:t>
      </w:r>
      <w:r w:rsidRPr="00B51FA5">
        <w:rPr>
          <w:rFonts w:ascii="Times New Roman" w:hint="eastAsia"/>
          <w:sz w:val="23"/>
          <w:szCs w:val="23"/>
        </w:rPr>
        <w:t>지수의</w:t>
      </w:r>
      <w:r w:rsidRPr="00B51FA5">
        <w:rPr>
          <w:rFonts w:ascii="Times New Roman" w:hint="eastAsia"/>
          <w:sz w:val="23"/>
          <w:szCs w:val="23"/>
        </w:rPr>
        <w:t xml:space="preserve"> </w:t>
      </w:r>
      <w:r w:rsidRPr="00B51FA5">
        <w:rPr>
          <w:rFonts w:ascii="Times New Roman" w:hint="eastAsia"/>
          <w:sz w:val="23"/>
          <w:szCs w:val="23"/>
        </w:rPr>
        <w:t>변경을</w:t>
      </w:r>
      <w:r w:rsidRPr="00B51FA5">
        <w:rPr>
          <w:rFonts w:ascii="Times New Roman" w:hint="eastAsia"/>
          <w:sz w:val="23"/>
          <w:szCs w:val="23"/>
        </w:rPr>
        <w:t xml:space="preserve"> </w:t>
      </w:r>
      <w:r w:rsidRPr="00B51FA5">
        <w:rPr>
          <w:rFonts w:ascii="Times New Roman" w:hint="eastAsia"/>
          <w:sz w:val="23"/>
          <w:szCs w:val="23"/>
        </w:rPr>
        <w:t>포함함</w:t>
      </w:r>
      <w:r w:rsidRPr="00B51FA5">
        <w:rPr>
          <w:rFonts w:ascii="Times New Roman" w:hint="eastAsia"/>
          <w:sz w:val="23"/>
          <w:szCs w:val="23"/>
        </w:rPr>
        <w:t>), (</w:t>
      </w:r>
      <w:r w:rsidR="00176532">
        <w:rPr>
          <w:rFonts w:ascii="Times New Roman" w:hint="eastAsia"/>
          <w:sz w:val="23"/>
          <w:szCs w:val="23"/>
        </w:rPr>
        <w:t>ㄹ</w:t>
      </w:r>
      <w:r w:rsidRPr="00B51FA5">
        <w:rPr>
          <w:rFonts w:ascii="Times New Roman" w:hint="eastAsia"/>
          <w:sz w:val="23"/>
          <w:szCs w:val="23"/>
        </w:rPr>
        <w:t xml:space="preserve">) </w:t>
      </w:r>
      <w:r w:rsidRPr="00B51FA5">
        <w:rPr>
          <w:rFonts w:ascii="Times New Roman" w:hint="eastAsia"/>
          <w:sz w:val="23"/>
          <w:szCs w:val="23"/>
        </w:rPr>
        <w:t>법령</w:t>
      </w:r>
      <w:r w:rsidRPr="00B51FA5">
        <w:rPr>
          <w:rFonts w:ascii="Times New Roman" w:hint="eastAsia"/>
          <w:sz w:val="23"/>
          <w:szCs w:val="23"/>
        </w:rPr>
        <w:t xml:space="preserve">, </w:t>
      </w:r>
      <w:r w:rsidRPr="00B51FA5">
        <w:rPr>
          <w:rFonts w:ascii="Times New Roman" w:hint="eastAsia"/>
          <w:sz w:val="23"/>
          <w:szCs w:val="23"/>
        </w:rPr>
        <w:t>일반적으로</w:t>
      </w:r>
      <w:r w:rsidRPr="00B51FA5">
        <w:rPr>
          <w:rFonts w:ascii="Times New Roman" w:hint="eastAsia"/>
          <w:sz w:val="23"/>
          <w:szCs w:val="23"/>
        </w:rPr>
        <w:t xml:space="preserve"> </w:t>
      </w:r>
      <w:r w:rsidRPr="00B51FA5">
        <w:rPr>
          <w:rFonts w:ascii="Times New Roman" w:hint="eastAsia"/>
          <w:sz w:val="23"/>
          <w:szCs w:val="23"/>
        </w:rPr>
        <w:t>인정되는</w:t>
      </w:r>
      <w:r w:rsidRPr="00B51FA5">
        <w:rPr>
          <w:rFonts w:ascii="Times New Roman" w:hint="eastAsia"/>
          <w:sz w:val="23"/>
          <w:szCs w:val="23"/>
        </w:rPr>
        <w:t xml:space="preserve"> </w:t>
      </w:r>
      <w:r w:rsidRPr="00B51FA5">
        <w:rPr>
          <w:rFonts w:ascii="Times New Roman" w:hint="eastAsia"/>
          <w:sz w:val="23"/>
          <w:szCs w:val="23"/>
        </w:rPr>
        <w:t>회계원칙이나</w:t>
      </w:r>
      <w:r w:rsidRPr="00B51FA5">
        <w:rPr>
          <w:rFonts w:ascii="Times New Roman" w:hint="eastAsia"/>
          <w:sz w:val="23"/>
          <w:szCs w:val="23"/>
        </w:rPr>
        <w:t xml:space="preserve"> </w:t>
      </w:r>
      <w:r w:rsidRPr="00B51FA5">
        <w:rPr>
          <w:rFonts w:ascii="Times New Roman" w:hint="eastAsia"/>
          <w:sz w:val="23"/>
          <w:szCs w:val="23"/>
        </w:rPr>
        <w:t>회계기준</w:t>
      </w:r>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그</w:t>
      </w:r>
      <w:r w:rsidRPr="00B51FA5">
        <w:rPr>
          <w:rFonts w:ascii="Times New Roman" w:hint="eastAsia"/>
          <w:sz w:val="23"/>
          <w:szCs w:val="23"/>
        </w:rPr>
        <w:t xml:space="preserve"> </w:t>
      </w:r>
      <w:r w:rsidRPr="00B51FA5">
        <w:rPr>
          <w:rFonts w:ascii="Times New Roman" w:hint="eastAsia"/>
          <w:sz w:val="23"/>
          <w:szCs w:val="23"/>
        </w:rPr>
        <w:t>해석의</w:t>
      </w:r>
      <w:r w:rsidRPr="00B51FA5">
        <w:rPr>
          <w:rFonts w:ascii="Times New Roman" w:hint="eastAsia"/>
          <w:sz w:val="23"/>
          <w:szCs w:val="23"/>
        </w:rPr>
        <w:t xml:space="preserve"> </w:t>
      </w:r>
      <w:r w:rsidRPr="00B51FA5">
        <w:rPr>
          <w:rFonts w:ascii="Times New Roman" w:hint="eastAsia"/>
          <w:sz w:val="23"/>
          <w:szCs w:val="23"/>
        </w:rPr>
        <w:t>변경</w:t>
      </w:r>
      <w:r w:rsidRPr="00B51FA5">
        <w:rPr>
          <w:rFonts w:ascii="Times New Roman" w:hint="eastAsia"/>
          <w:sz w:val="23"/>
          <w:szCs w:val="23"/>
        </w:rPr>
        <w:t>, (</w:t>
      </w:r>
      <w:proofErr w:type="spellStart"/>
      <w:r w:rsidR="00176532">
        <w:rPr>
          <w:rFonts w:ascii="Times New Roman" w:hint="eastAsia"/>
          <w:sz w:val="23"/>
          <w:szCs w:val="23"/>
        </w:rPr>
        <w:t>ㅁ</w:t>
      </w:r>
      <w:proofErr w:type="spellEnd"/>
      <w:r w:rsidRPr="00B51FA5">
        <w:rPr>
          <w:rFonts w:ascii="Times New Roman" w:hint="eastAsia"/>
          <w:sz w:val="23"/>
          <w:szCs w:val="23"/>
        </w:rPr>
        <w:t xml:space="preserve">) </w:t>
      </w: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계약이나</w:t>
      </w:r>
      <w:r w:rsidRPr="00B51FA5">
        <w:rPr>
          <w:rFonts w:ascii="Times New Roman" w:hint="eastAsia"/>
          <w:sz w:val="23"/>
          <w:szCs w:val="23"/>
        </w:rPr>
        <w:t xml:space="preserve"> </w:t>
      </w:r>
      <w:r w:rsidRPr="00B51FA5">
        <w:rPr>
          <w:rFonts w:ascii="Times New Roman" w:hint="eastAsia"/>
          <w:sz w:val="23"/>
          <w:szCs w:val="23"/>
        </w:rPr>
        <w:t>본건</w:t>
      </w:r>
      <w:r w:rsidRPr="00B51FA5">
        <w:rPr>
          <w:rFonts w:ascii="Times New Roman" w:hint="eastAsia"/>
          <w:sz w:val="23"/>
          <w:szCs w:val="23"/>
        </w:rPr>
        <w:t xml:space="preserve"> </w:t>
      </w:r>
      <w:r w:rsidRPr="00B51FA5">
        <w:rPr>
          <w:rFonts w:ascii="Times New Roman" w:hint="eastAsia"/>
          <w:sz w:val="23"/>
          <w:szCs w:val="23"/>
        </w:rPr>
        <w:t>거래의</w:t>
      </w:r>
      <w:r w:rsidRPr="00B51FA5">
        <w:rPr>
          <w:rFonts w:ascii="Times New Roman" w:hint="eastAsia"/>
          <w:sz w:val="23"/>
          <w:szCs w:val="23"/>
        </w:rPr>
        <w:t xml:space="preserve"> </w:t>
      </w:r>
      <w:r w:rsidRPr="00B51FA5">
        <w:rPr>
          <w:rFonts w:ascii="Times New Roman" w:hint="eastAsia"/>
          <w:sz w:val="23"/>
          <w:szCs w:val="23"/>
        </w:rPr>
        <w:t>발표</w:t>
      </w:r>
      <w:r w:rsidRPr="00B51FA5">
        <w:rPr>
          <w:rFonts w:ascii="Times New Roman" w:hint="eastAsia"/>
          <w:sz w:val="23"/>
          <w:szCs w:val="23"/>
        </w:rPr>
        <w:t xml:space="preserve">, </w:t>
      </w:r>
      <w:r w:rsidRPr="00B51FA5">
        <w:rPr>
          <w:rFonts w:ascii="Times New Roman" w:hint="eastAsia"/>
          <w:sz w:val="23"/>
          <w:szCs w:val="23"/>
        </w:rPr>
        <w:t>보도나</w:t>
      </w:r>
      <w:r w:rsidRPr="00B51FA5">
        <w:rPr>
          <w:rFonts w:ascii="Times New Roman" w:hint="eastAsia"/>
          <w:sz w:val="23"/>
          <w:szCs w:val="23"/>
        </w:rPr>
        <w:t xml:space="preserve"> </w:t>
      </w:r>
      <w:r w:rsidRPr="00B51FA5">
        <w:rPr>
          <w:rFonts w:ascii="Times New Roman" w:hint="eastAsia"/>
          <w:sz w:val="23"/>
          <w:szCs w:val="23"/>
        </w:rPr>
        <w:t>공시</w:t>
      </w:r>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계약에서</w:t>
      </w:r>
      <w:r w:rsidRPr="00B51FA5">
        <w:rPr>
          <w:rFonts w:ascii="Times New Roman" w:hint="eastAsia"/>
          <w:sz w:val="23"/>
          <w:szCs w:val="23"/>
        </w:rPr>
        <w:t xml:space="preserve"> </w:t>
      </w:r>
      <w:r w:rsidRPr="00B51FA5">
        <w:rPr>
          <w:rFonts w:ascii="Times New Roman" w:hint="eastAsia"/>
          <w:sz w:val="23"/>
          <w:szCs w:val="23"/>
        </w:rPr>
        <w:t>예정한</w:t>
      </w:r>
      <w:r w:rsidRPr="00B51FA5">
        <w:rPr>
          <w:rFonts w:ascii="Times New Roman" w:hint="eastAsia"/>
          <w:sz w:val="23"/>
          <w:szCs w:val="23"/>
        </w:rPr>
        <w:t xml:space="preserve"> </w:t>
      </w:r>
      <w:r w:rsidRPr="00B51FA5">
        <w:rPr>
          <w:rFonts w:ascii="Times New Roman" w:hint="eastAsia"/>
          <w:sz w:val="23"/>
          <w:szCs w:val="23"/>
        </w:rPr>
        <w:t>조치나</w:t>
      </w:r>
      <w:r w:rsidRPr="00B51FA5">
        <w:rPr>
          <w:rFonts w:ascii="Times New Roman" w:hint="eastAsia"/>
          <w:sz w:val="23"/>
          <w:szCs w:val="23"/>
        </w:rPr>
        <w:t xml:space="preserve"> </w:t>
      </w:r>
      <w:r w:rsidRPr="00B51FA5">
        <w:rPr>
          <w:rFonts w:ascii="Times New Roman" w:hint="eastAsia"/>
          <w:sz w:val="23"/>
          <w:szCs w:val="23"/>
        </w:rPr>
        <w:t>의무의</w:t>
      </w:r>
      <w:r w:rsidRPr="00B51FA5">
        <w:rPr>
          <w:rFonts w:ascii="Times New Roman" w:hint="eastAsia"/>
          <w:sz w:val="23"/>
          <w:szCs w:val="23"/>
        </w:rPr>
        <w:t xml:space="preserve"> </w:t>
      </w:r>
      <w:r w:rsidRPr="00B51FA5">
        <w:rPr>
          <w:rFonts w:ascii="Times New Roman" w:hint="eastAsia"/>
          <w:sz w:val="23"/>
          <w:szCs w:val="23"/>
        </w:rPr>
        <w:t>이행</w:t>
      </w:r>
      <w:r w:rsidRPr="00B51FA5">
        <w:rPr>
          <w:rFonts w:ascii="Times New Roman" w:hint="eastAsia"/>
          <w:sz w:val="23"/>
          <w:szCs w:val="23"/>
        </w:rPr>
        <w:t xml:space="preserve">, </w:t>
      </w:r>
      <w:r w:rsidRPr="00B51FA5">
        <w:rPr>
          <w:rFonts w:ascii="Times New Roman" w:hint="eastAsia"/>
          <w:sz w:val="23"/>
          <w:szCs w:val="23"/>
        </w:rPr>
        <w:t>기타</w:t>
      </w:r>
      <w:r w:rsidRPr="00B51FA5">
        <w:rPr>
          <w:rFonts w:ascii="Times New Roman" w:hint="eastAsia"/>
          <w:sz w:val="23"/>
          <w:szCs w:val="23"/>
        </w:rPr>
        <w:t xml:space="preserve"> </w:t>
      </w:r>
      <w:r w:rsidRPr="00B51FA5">
        <w:rPr>
          <w:rFonts w:ascii="Times New Roman" w:hint="eastAsia"/>
          <w:sz w:val="23"/>
          <w:szCs w:val="23"/>
        </w:rPr>
        <w:t>매수인의</w:t>
      </w:r>
      <w:r w:rsidRPr="00B51FA5">
        <w:rPr>
          <w:rFonts w:ascii="Times New Roman" w:hint="eastAsia"/>
          <w:sz w:val="23"/>
          <w:szCs w:val="23"/>
        </w:rPr>
        <w:t xml:space="preserve"> </w:t>
      </w:r>
      <w:r w:rsidRPr="00B51FA5">
        <w:rPr>
          <w:rFonts w:ascii="Times New Roman" w:hint="eastAsia"/>
          <w:sz w:val="23"/>
          <w:szCs w:val="23"/>
        </w:rPr>
        <w:t>요구</w:t>
      </w:r>
      <w:r w:rsidRPr="00B51FA5">
        <w:rPr>
          <w:rFonts w:ascii="Times New Roman" w:hint="eastAsia"/>
          <w:sz w:val="23"/>
          <w:szCs w:val="23"/>
        </w:rPr>
        <w:t xml:space="preserve">, </w:t>
      </w:r>
      <w:r w:rsidRPr="00B51FA5">
        <w:rPr>
          <w:rFonts w:ascii="Times New Roman" w:hint="eastAsia"/>
          <w:sz w:val="23"/>
          <w:szCs w:val="23"/>
        </w:rPr>
        <w:t>요청</w:t>
      </w:r>
      <w:r w:rsidRPr="00B51FA5">
        <w:rPr>
          <w:rFonts w:ascii="Times New Roman" w:hint="eastAsia"/>
          <w:sz w:val="23"/>
          <w:szCs w:val="23"/>
        </w:rPr>
        <w:t xml:space="preserve">, </w:t>
      </w:r>
      <w:r w:rsidRPr="00B51FA5">
        <w:rPr>
          <w:rFonts w:ascii="Times New Roman" w:hint="eastAsia"/>
          <w:sz w:val="23"/>
          <w:szCs w:val="23"/>
        </w:rPr>
        <w:t>동의에</w:t>
      </w:r>
      <w:r w:rsidRPr="00B51FA5">
        <w:rPr>
          <w:rFonts w:ascii="Times New Roman" w:hint="eastAsia"/>
          <w:sz w:val="23"/>
          <w:szCs w:val="23"/>
        </w:rPr>
        <w:t xml:space="preserve"> </w:t>
      </w:r>
      <w:r w:rsidRPr="00B51FA5">
        <w:rPr>
          <w:rFonts w:ascii="Times New Roman" w:hint="eastAsia"/>
          <w:sz w:val="23"/>
          <w:szCs w:val="23"/>
        </w:rPr>
        <w:t>따라</w:t>
      </w:r>
      <w:r w:rsidRPr="00B51FA5">
        <w:rPr>
          <w:rFonts w:ascii="Times New Roman" w:hint="eastAsia"/>
          <w:sz w:val="23"/>
          <w:szCs w:val="23"/>
        </w:rPr>
        <w:t xml:space="preserve"> </w:t>
      </w:r>
      <w:r w:rsidRPr="00B51FA5">
        <w:rPr>
          <w:rFonts w:ascii="Times New Roman" w:hint="eastAsia"/>
          <w:sz w:val="23"/>
          <w:szCs w:val="23"/>
        </w:rPr>
        <w:t>행하여진</w:t>
      </w:r>
      <w:r w:rsidRPr="00B51FA5">
        <w:rPr>
          <w:rFonts w:ascii="Times New Roman" w:hint="eastAsia"/>
          <w:sz w:val="23"/>
          <w:szCs w:val="23"/>
        </w:rPr>
        <w:t xml:space="preserve"> </w:t>
      </w:r>
      <w:r w:rsidRPr="00B51FA5">
        <w:rPr>
          <w:rFonts w:ascii="Times New Roman" w:hint="eastAsia"/>
          <w:sz w:val="23"/>
          <w:szCs w:val="23"/>
        </w:rPr>
        <w:t>사항</w:t>
      </w:r>
      <w:r w:rsidRPr="00B51FA5">
        <w:rPr>
          <w:rFonts w:ascii="Times New Roman" w:hint="eastAsia"/>
          <w:sz w:val="23"/>
          <w:szCs w:val="23"/>
        </w:rPr>
        <w:t>, (</w:t>
      </w:r>
      <w:proofErr w:type="spellStart"/>
      <w:r w:rsidR="00176532">
        <w:rPr>
          <w:rFonts w:ascii="Times New Roman" w:hint="eastAsia"/>
          <w:sz w:val="23"/>
          <w:szCs w:val="23"/>
        </w:rPr>
        <w:t>ㅂ</w:t>
      </w:r>
      <w:proofErr w:type="spellEnd"/>
      <w:r w:rsidRPr="00B51FA5">
        <w:rPr>
          <w:rFonts w:ascii="Times New Roman" w:hint="eastAsia"/>
          <w:sz w:val="23"/>
          <w:szCs w:val="23"/>
        </w:rPr>
        <w:t xml:space="preserve">) </w:t>
      </w: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w:t>
      </w:r>
      <w:r w:rsidRPr="00B51FA5">
        <w:rPr>
          <w:rFonts w:ascii="Times New Roman" w:hint="eastAsia"/>
          <w:sz w:val="23"/>
          <w:szCs w:val="23"/>
        </w:rPr>
        <w:t xml:space="preserve"> </w:t>
      </w:r>
      <w:r w:rsidRPr="00B51FA5">
        <w:rPr>
          <w:rFonts w:ascii="Times New Roman" w:hint="eastAsia"/>
          <w:sz w:val="23"/>
          <w:szCs w:val="23"/>
        </w:rPr>
        <w:t>체결</w:t>
      </w:r>
      <w:r w:rsidRPr="00B51FA5">
        <w:rPr>
          <w:rFonts w:ascii="Times New Roman" w:hint="eastAsia"/>
          <w:sz w:val="23"/>
          <w:szCs w:val="23"/>
        </w:rPr>
        <w:t xml:space="preserve"> </w:t>
      </w:r>
      <w:r w:rsidRPr="00B51FA5">
        <w:rPr>
          <w:rFonts w:ascii="Times New Roman" w:hint="eastAsia"/>
          <w:sz w:val="23"/>
          <w:szCs w:val="23"/>
        </w:rPr>
        <w:t>시점에</w:t>
      </w:r>
      <w:r w:rsidRPr="00B51FA5">
        <w:rPr>
          <w:rFonts w:ascii="Times New Roman" w:hint="eastAsia"/>
          <w:sz w:val="23"/>
          <w:szCs w:val="23"/>
        </w:rPr>
        <w:t xml:space="preserve"> </w:t>
      </w:r>
      <w:r w:rsidRPr="00B51FA5">
        <w:rPr>
          <w:rFonts w:ascii="Times New Roman" w:hint="eastAsia"/>
          <w:sz w:val="23"/>
          <w:szCs w:val="23"/>
        </w:rPr>
        <w:t>매수인이</w:t>
      </w:r>
      <w:r w:rsidRPr="00B51FA5">
        <w:rPr>
          <w:rFonts w:ascii="Times New Roman" w:hint="eastAsia"/>
          <w:sz w:val="23"/>
          <w:szCs w:val="23"/>
        </w:rPr>
        <w:t xml:space="preserve"> </w:t>
      </w:r>
      <w:r w:rsidRPr="00B51FA5">
        <w:rPr>
          <w:rFonts w:ascii="Times New Roman" w:hint="eastAsia"/>
          <w:sz w:val="23"/>
          <w:szCs w:val="23"/>
        </w:rPr>
        <w:t>인지하였거나</w:t>
      </w:r>
      <w:r w:rsidRPr="00B51FA5">
        <w:rPr>
          <w:rFonts w:ascii="Times New Roman" w:hint="eastAsia"/>
          <w:sz w:val="23"/>
          <w:szCs w:val="23"/>
        </w:rPr>
        <w:t xml:space="preserve"> </w:t>
      </w:r>
      <w:r w:rsidRPr="00B51FA5">
        <w:rPr>
          <w:rFonts w:ascii="Times New Roman" w:hint="eastAsia"/>
          <w:sz w:val="23"/>
          <w:szCs w:val="23"/>
        </w:rPr>
        <w:t>매수인이</w:t>
      </w:r>
      <w:r w:rsidRPr="00B51FA5">
        <w:rPr>
          <w:rFonts w:ascii="Times New Roman" w:hint="eastAsia"/>
          <w:sz w:val="23"/>
          <w:szCs w:val="23"/>
        </w:rPr>
        <w:t xml:space="preserve"> </w:t>
      </w:r>
      <w:r w:rsidRPr="00B51FA5">
        <w:rPr>
          <w:rFonts w:ascii="Times New Roman" w:hint="eastAsia"/>
          <w:sz w:val="23"/>
          <w:szCs w:val="23"/>
        </w:rPr>
        <w:t>인지하기에</w:t>
      </w:r>
      <w:r w:rsidRPr="00B51FA5">
        <w:rPr>
          <w:rFonts w:ascii="Times New Roman" w:hint="eastAsia"/>
          <w:sz w:val="23"/>
          <w:szCs w:val="23"/>
        </w:rPr>
        <w:t xml:space="preserve"> </w:t>
      </w:r>
      <w:r w:rsidRPr="00B51FA5">
        <w:rPr>
          <w:rFonts w:ascii="Times New Roman" w:hint="eastAsia"/>
          <w:sz w:val="23"/>
          <w:szCs w:val="23"/>
        </w:rPr>
        <w:t>합리적으로</w:t>
      </w:r>
      <w:r w:rsidRPr="00B51FA5">
        <w:rPr>
          <w:rFonts w:ascii="Times New Roman" w:hint="eastAsia"/>
          <w:sz w:val="23"/>
          <w:szCs w:val="23"/>
        </w:rPr>
        <w:t xml:space="preserve"> </w:t>
      </w:r>
      <w:r w:rsidRPr="00B51FA5">
        <w:rPr>
          <w:rFonts w:ascii="Times New Roman" w:hint="eastAsia"/>
          <w:sz w:val="23"/>
          <w:szCs w:val="23"/>
        </w:rPr>
        <w:t>충분한</w:t>
      </w:r>
      <w:r w:rsidRPr="00B51FA5">
        <w:rPr>
          <w:rFonts w:ascii="Times New Roman" w:hint="eastAsia"/>
          <w:sz w:val="23"/>
          <w:szCs w:val="23"/>
        </w:rPr>
        <w:t xml:space="preserve"> </w:t>
      </w:r>
      <w:r w:rsidRPr="00B51FA5">
        <w:rPr>
          <w:rFonts w:ascii="Times New Roman" w:hint="eastAsia"/>
          <w:sz w:val="23"/>
          <w:szCs w:val="23"/>
        </w:rPr>
        <w:t>내용</w:t>
      </w:r>
      <w:r w:rsidRPr="00B51FA5">
        <w:rPr>
          <w:rFonts w:ascii="Times New Roman" w:hint="eastAsia"/>
          <w:sz w:val="23"/>
          <w:szCs w:val="23"/>
        </w:rPr>
        <w:t xml:space="preserve"> </w:t>
      </w:r>
      <w:r w:rsidRPr="00B51FA5">
        <w:rPr>
          <w:rFonts w:ascii="Times New Roman" w:hint="eastAsia"/>
          <w:sz w:val="23"/>
          <w:szCs w:val="23"/>
        </w:rPr>
        <w:t>및</w:t>
      </w:r>
      <w:r w:rsidRPr="00B51FA5">
        <w:rPr>
          <w:rFonts w:ascii="Times New Roman" w:hint="eastAsia"/>
          <w:sz w:val="23"/>
          <w:szCs w:val="23"/>
        </w:rPr>
        <w:t xml:space="preserve"> </w:t>
      </w:r>
      <w:r w:rsidRPr="00B51FA5">
        <w:rPr>
          <w:rFonts w:ascii="Times New Roman" w:hint="eastAsia"/>
          <w:sz w:val="23"/>
          <w:szCs w:val="23"/>
        </w:rPr>
        <w:t>방법</w:t>
      </w:r>
      <w:r w:rsidRPr="00B51FA5">
        <w:rPr>
          <w:rFonts w:ascii="Times New Roman" w:hint="eastAsia"/>
          <w:sz w:val="23"/>
          <w:szCs w:val="23"/>
        </w:rPr>
        <w:t xml:space="preserve">, </w:t>
      </w:r>
      <w:r w:rsidRPr="00B51FA5">
        <w:rPr>
          <w:rFonts w:ascii="Times New Roman" w:hint="eastAsia"/>
          <w:sz w:val="23"/>
          <w:szCs w:val="23"/>
        </w:rPr>
        <w:t>맥락으로</w:t>
      </w:r>
      <w:r w:rsidRPr="00B51FA5">
        <w:rPr>
          <w:rFonts w:ascii="Times New Roman" w:hint="eastAsia"/>
          <w:sz w:val="23"/>
          <w:szCs w:val="23"/>
        </w:rPr>
        <w:t xml:space="preserve"> </w:t>
      </w:r>
      <w:r w:rsidRPr="00B51FA5">
        <w:rPr>
          <w:rFonts w:ascii="Times New Roman" w:hint="eastAsia"/>
          <w:sz w:val="23"/>
          <w:szCs w:val="23"/>
        </w:rPr>
        <w:t>공개된</w:t>
      </w:r>
      <w:r w:rsidRPr="00B51FA5">
        <w:rPr>
          <w:rFonts w:ascii="Times New Roman" w:hint="eastAsia"/>
          <w:sz w:val="23"/>
          <w:szCs w:val="23"/>
        </w:rPr>
        <w:t xml:space="preserve"> </w:t>
      </w:r>
      <w:r w:rsidRPr="00B51FA5">
        <w:rPr>
          <w:rFonts w:ascii="Times New Roman" w:hint="eastAsia"/>
          <w:sz w:val="23"/>
          <w:szCs w:val="23"/>
        </w:rPr>
        <w:t>사항</w:t>
      </w:r>
      <w:r w:rsidRPr="00B51FA5">
        <w:rPr>
          <w:rFonts w:ascii="Times New Roman" w:hint="eastAsia"/>
          <w:sz w:val="23"/>
          <w:szCs w:val="23"/>
        </w:rPr>
        <w:t xml:space="preserve">, </w:t>
      </w:r>
      <w:r w:rsidRPr="00B51FA5">
        <w:rPr>
          <w:rFonts w:ascii="Times New Roman" w:hint="eastAsia"/>
          <w:sz w:val="23"/>
          <w:szCs w:val="23"/>
        </w:rPr>
        <w:t>및</w:t>
      </w:r>
      <w:r w:rsidRPr="00B51FA5">
        <w:rPr>
          <w:rFonts w:ascii="Times New Roman" w:hint="eastAsia"/>
          <w:sz w:val="23"/>
          <w:szCs w:val="23"/>
        </w:rPr>
        <w:t xml:space="preserve"> (</w:t>
      </w:r>
      <w:proofErr w:type="spellStart"/>
      <w:r w:rsidR="00176532">
        <w:rPr>
          <w:rFonts w:ascii="Times New Roman" w:hint="eastAsia"/>
          <w:sz w:val="23"/>
          <w:szCs w:val="23"/>
        </w:rPr>
        <w:t>ㅅ</w:t>
      </w:r>
      <w:proofErr w:type="spellEnd"/>
      <w:r w:rsidRPr="00B51FA5">
        <w:rPr>
          <w:rFonts w:ascii="Times New Roman" w:hint="eastAsia"/>
          <w:sz w:val="23"/>
          <w:szCs w:val="23"/>
        </w:rPr>
        <w:t xml:space="preserve">) </w:t>
      </w:r>
      <w:proofErr w:type="spellStart"/>
      <w:r w:rsidRPr="00B51FA5">
        <w:rPr>
          <w:rFonts w:ascii="Times New Roman" w:hint="eastAsia"/>
          <w:sz w:val="23"/>
          <w:szCs w:val="23"/>
        </w:rPr>
        <w:t>거래종결일</w:t>
      </w:r>
      <w:proofErr w:type="spellEnd"/>
      <w:r w:rsidRPr="00B51FA5">
        <w:rPr>
          <w:rFonts w:ascii="Times New Roman" w:hint="eastAsia"/>
          <w:sz w:val="23"/>
          <w:szCs w:val="23"/>
        </w:rPr>
        <w:t xml:space="preserve"> </w:t>
      </w:r>
      <w:r w:rsidRPr="00B51FA5">
        <w:rPr>
          <w:rFonts w:ascii="Times New Roman" w:hint="eastAsia"/>
          <w:sz w:val="23"/>
          <w:szCs w:val="23"/>
        </w:rPr>
        <w:t>이전에</w:t>
      </w:r>
      <w:r w:rsidRPr="00B51FA5">
        <w:rPr>
          <w:rFonts w:ascii="Times New Roman" w:hint="eastAsia"/>
          <w:sz w:val="23"/>
          <w:szCs w:val="23"/>
        </w:rPr>
        <w:t xml:space="preserve"> </w:t>
      </w:r>
      <w:r w:rsidRPr="00B51FA5">
        <w:rPr>
          <w:rFonts w:ascii="Times New Roman" w:hint="eastAsia"/>
          <w:sz w:val="23"/>
          <w:szCs w:val="23"/>
        </w:rPr>
        <w:t>치유하는</w:t>
      </w:r>
      <w:r w:rsidRPr="00B51FA5">
        <w:rPr>
          <w:rFonts w:ascii="Times New Roman" w:hint="eastAsia"/>
          <w:sz w:val="23"/>
          <w:szCs w:val="23"/>
        </w:rPr>
        <w:t xml:space="preserve"> </w:t>
      </w:r>
      <w:r w:rsidRPr="00B51FA5">
        <w:rPr>
          <w:rFonts w:ascii="Times New Roman" w:hint="eastAsia"/>
          <w:sz w:val="23"/>
          <w:szCs w:val="23"/>
        </w:rPr>
        <w:t>사항</w:t>
      </w:r>
      <w:r w:rsidRPr="00B51FA5">
        <w:rPr>
          <w:rFonts w:ascii="Times New Roman" w:hint="eastAsia"/>
          <w:sz w:val="23"/>
          <w:szCs w:val="23"/>
        </w:rPr>
        <w:t>.</w:t>
      </w:r>
      <w:r w:rsidRPr="00B51FA5">
        <w:rPr>
          <w:rFonts w:ascii="Times New Roman"/>
          <w:sz w:val="23"/>
          <w:szCs w:val="23"/>
        </w:rPr>
        <w:t xml:space="preserve"> </w:t>
      </w:r>
    </w:p>
    <w:p w14:paraId="68DEE480" w14:textId="77777777" w:rsidR="00786425" w:rsidRPr="00B51FA5" w:rsidRDefault="00786425" w:rsidP="00786425">
      <w:pPr>
        <w:adjustRightInd w:val="0"/>
        <w:snapToGrid w:val="0"/>
        <w:spacing w:before="180" w:after="180" w:line="360" w:lineRule="atLeast"/>
        <w:rPr>
          <w:rFonts w:ascii="Times New Roman"/>
          <w:sz w:val="23"/>
          <w:szCs w:val="23"/>
        </w:rPr>
      </w:pPr>
      <w:r w:rsidRPr="00B51FA5">
        <w:rPr>
          <w:rFonts w:ascii="Times New Roman"/>
          <w:sz w:val="23"/>
          <w:szCs w:val="23"/>
        </w:rPr>
        <w:t>“</w:t>
      </w:r>
      <w:proofErr w:type="spellStart"/>
      <w:r w:rsidRPr="00B51FA5">
        <w:rPr>
          <w:rFonts w:ascii="Times New Roman"/>
          <w:sz w:val="23"/>
          <w:szCs w:val="23"/>
          <w:u w:val="single"/>
        </w:rPr>
        <w:t>중요계약</w:t>
      </w:r>
      <w:proofErr w:type="spellEnd"/>
      <w:r w:rsidRPr="00883718">
        <w:rPr>
          <w:rFonts w:ascii="Times New Roman"/>
          <w:sz w:val="23"/>
          <w:szCs w:val="23"/>
        </w:rPr>
        <w:t>”</w:t>
      </w:r>
      <w:r w:rsidRPr="00883718">
        <w:rPr>
          <w:rFonts w:ascii="Times New Roman"/>
          <w:sz w:val="23"/>
          <w:szCs w:val="23"/>
        </w:rPr>
        <w:t>은</w:t>
      </w:r>
      <w:r w:rsidRPr="00883718">
        <w:rPr>
          <w:rFonts w:ascii="Times New Roman"/>
          <w:sz w:val="23"/>
          <w:szCs w:val="23"/>
        </w:rPr>
        <w:t xml:space="preserve"> </w:t>
      </w:r>
      <w:r w:rsidRPr="000575B1">
        <w:rPr>
          <w:rFonts w:ascii="Times New Roman" w:hint="eastAsia"/>
          <w:sz w:val="23"/>
          <w:szCs w:val="23"/>
        </w:rPr>
        <w:t>본</w:t>
      </w:r>
      <w:r w:rsidRPr="00A66D8C">
        <w:rPr>
          <w:rFonts w:ascii="Times New Roman" w:hint="eastAsia"/>
          <w:sz w:val="23"/>
          <w:szCs w:val="23"/>
        </w:rPr>
        <w:t xml:space="preserve"> </w:t>
      </w:r>
      <w:r w:rsidRPr="00522B89">
        <w:rPr>
          <w:rFonts w:ascii="Times New Roman" w:hint="eastAsia"/>
          <w:sz w:val="23"/>
          <w:szCs w:val="23"/>
        </w:rPr>
        <w:t>계약</w:t>
      </w:r>
      <w:r w:rsidRPr="00B51FA5">
        <w:rPr>
          <w:rFonts w:ascii="Times New Roman" w:hint="eastAsia"/>
          <w:sz w:val="23"/>
          <w:szCs w:val="23"/>
        </w:rPr>
        <w:t xml:space="preserve"> </w:t>
      </w:r>
      <w:r w:rsidRPr="00B51FA5">
        <w:rPr>
          <w:rFonts w:ascii="Times New Roman" w:hint="eastAsia"/>
          <w:sz w:val="23"/>
          <w:szCs w:val="23"/>
        </w:rPr>
        <w:t>체결일</w:t>
      </w:r>
      <w:r w:rsidRPr="00B51FA5">
        <w:rPr>
          <w:rFonts w:ascii="Times New Roman" w:hint="eastAsia"/>
          <w:sz w:val="23"/>
          <w:szCs w:val="23"/>
        </w:rPr>
        <w:t xml:space="preserve"> </w:t>
      </w:r>
      <w:r w:rsidRPr="00B51FA5">
        <w:rPr>
          <w:rFonts w:ascii="Times New Roman" w:hint="eastAsia"/>
          <w:sz w:val="23"/>
          <w:szCs w:val="23"/>
        </w:rPr>
        <w:t>현재</w:t>
      </w:r>
      <w:r w:rsidRPr="00B51FA5">
        <w:rPr>
          <w:rFonts w:ascii="Times New Roman" w:hint="eastAsia"/>
          <w:sz w:val="23"/>
          <w:szCs w:val="23"/>
        </w:rPr>
        <w:t xml:space="preserve"> </w:t>
      </w:r>
      <w:r w:rsidRPr="00B51FA5">
        <w:rPr>
          <w:rFonts w:ascii="Times New Roman" w:hint="eastAsia"/>
          <w:sz w:val="23"/>
          <w:szCs w:val="23"/>
        </w:rPr>
        <w:t>유효한</w:t>
      </w:r>
      <w:r w:rsidRPr="00B51FA5">
        <w:rPr>
          <w:rFonts w:ascii="Times New Roman" w:hint="eastAsia"/>
          <w:sz w:val="23"/>
          <w:szCs w:val="23"/>
        </w:rPr>
        <w:t xml:space="preserve"> </w:t>
      </w:r>
      <w:r w:rsidRPr="00B51FA5">
        <w:rPr>
          <w:rFonts w:ascii="Times New Roman" w:hint="eastAsia"/>
          <w:sz w:val="23"/>
          <w:szCs w:val="23"/>
        </w:rPr>
        <w:t>것으로서</w:t>
      </w:r>
      <w:r w:rsidRPr="00B51FA5">
        <w:rPr>
          <w:rFonts w:ascii="Times New Roman" w:hint="eastAsia"/>
          <w:sz w:val="23"/>
          <w:szCs w:val="23"/>
        </w:rPr>
        <w:t>,</w:t>
      </w:r>
      <w:r w:rsidRPr="00B51FA5">
        <w:rPr>
          <w:rFonts w:ascii="Times New Roman"/>
          <w:sz w:val="23"/>
          <w:szCs w:val="23"/>
        </w:rPr>
        <w:t xml:space="preserve"> </w:t>
      </w:r>
      <w:r w:rsidRPr="00B51FA5">
        <w:rPr>
          <w:rFonts w:ascii="Times New Roman" w:hint="eastAsia"/>
          <w:sz w:val="23"/>
          <w:szCs w:val="23"/>
        </w:rPr>
        <w:t>분할대상사업과</w:t>
      </w:r>
      <w:r w:rsidRPr="00B51FA5">
        <w:rPr>
          <w:rFonts w:ascii="Times New Roman" w:hint="eastAsia"/>
          <w:sz w:val="23"/>
          <w:szCs w:val="23"/>
        </w:rPr>
        <w:t xml:space="preserve"> </w:t>
      </w:r>
      <w:r w:rsidRPr="00B51FA5">
        <w:rPr>
          <w:rFonts w:ascii="Times New Roman" w:hint="eastAsia"/>
          <w:sz w:val="23"/>
          <w:szCs w:val="23"/>
        </w:rPr>
        <w:t>관련하여</w:t>
      </w:r>
      <w:r w:rsidRPr="00B51FA5">
        <w:rPr>
          <w:rFonts w:ascii="Times New Roman"/>
          <w:sz w:val="23"/>
          <w:szCs w:val="23"/>
        </w:rPr>
        <w:t xml:space="preserve"> </w:t>
      </w:r>
      <w:r w:rsidRPr="00B51FA5">
        <w:rPr>
          <w:rFonts w:ascii="Times New Roman" w:hint="eastAsia"/>
          <w:sz w:val="23"/>
          <w:szCs w:val="23"/>
        </w:rPr>
        <w:t>매도인</w:t>
      </w:r>
      <w:r w:rsidR="00444B90">
        <w:rPr>
          <w:rFonts w:ascii="Times New Roman" w:hint="eastAsia"/>
          <w:sz w:val="23"/>
          <w:szCs w:val="23"/>
        </w:rPr>
        <w:t>이</w:t>
      </w:r>
      <w:r w:rsidRPr="00B51FA5">
        <w:rPr>
          <w:rFonts w:ascii="Times New Roman" w:hint="eastAsia"/>
          <w:sz w:val="23"/>
          <w:szCs w:val="23"/>
        </w:rPr>
        <w:t xml:space="preserve"> </w:t>
      </w:r>
      <w:r w:rsidRPr="00B51FA5">
        <w:rPr>
          <w:rFonts w:ascii="Times New Roman" w:hint="eastAsia"/>
          <w:sz w:val="23"/>
          <w:szCs w:val="23"/>
        </w:rPr>
        <w:t>일방</w:t>
      </w:r>
      <w:r w:rsidRPr="00B51FA5">
        <w:rPr>
          <w:rFonts w:ascii="Times New Roman" w:hint="eastAsia"/>
          <w:sz w:val="23"/>
          <w:szCs w:val="23"/>
        </w:rPr>
        <w:t xml:space="preserve"> </w:t>
      </w:r>
      <w:r w:rsidRPr="00B51FA5">
        <w:rPr>
          <w:rFonts w:ascii="Times New Roman"/>
          <w:sz w:val="23"/>
          <w:szCs w:val="23"/>
        </w:rPr>
        <w:t>당사자인</w:t>
      </w:r>
      <w:r w:rsidRPr="00B51FA5">
        <w:rPr>
          <w:rFonts w:ascii="Times New Roman"/>
          <w:sz w:val="23"/>
          <w:szCs w:val="23"/>
        </w:rPr>
        <w:t xml:space="preserve"> </w:t>
      </w:r>
      <w:r w:rsidRPr="00B51FA5">
        <w:rPr>
          <w:rFonts w:ascii="Times New Roman"/>
          <w:sz w:val="23"/>
          <w:szCs w:val="23"/>
        </w:rPr>
        <w:t>다음</w:t>
      </w:r>
      <w:r w:rsidRPr="00B51FA5">
        <w:rPr>
          <w:rFonts w:ascii="Times New Roman"/>
          <w:sz w:val="23"/>
          <w:szCs w:val="23"/>
        </w:rPr>
        <w:t xml:space="preserve"> </w:t>
      </w:r>
      <w:r w:rsidRPr="00B51FA5">
        <w:rPr>
          <w:rFonts w:ascii="Times New Roman"/>
          <w:sz w:val="23"/>
          <w:szCs w:val="23"/>
        </w:rPr>
        <w:t>각호의</w:t>
      </w:r>
      <w:r w:rsidRPr="00B51FA5">
        <w:rPr>
          <w:rFonts w:ascii="Times New Roman"/>
          <w:sz w:val="23"/>
          <w:szCs w:val="23"/>
        </w:rPr>
        <w:t xml:space="preserve"> </w:t>
      </w:r>
      <w:r w:rsidRPr="00B51FA5">
        <w:rPr>
          <w:rFonts w:ascii="Times New Roman"/>
          <w:sz w:val="23"/>
          <w:szCs w:val="23"/>
        </w:rPr>
        <w:t>계약을</w:t>
      </w:r>
      <w:r w:rsidRPr="00B51FA5">
        <w:rPr>
          <w:rFonts w:ascii="Times New Roman"/>
          <w:sz w:val="23"/>
          <w:szCs w:val="23"/>
        </w:rPr>
        <w:t xml:space="preserve"> </w:t>
      </w:r>
      <w:r w:rsidRPr="00B51FA5">
        <w:rPr>
          <w:rFonts w:ascii="Times New Roman"/>
          <w:sz w:val="23"/>
          <w:szCs w:val="23"/>
        </w:rPr>
        <w:t>의미한다</w:t>
      </w:r>
      <w:r w:rsidRPr="00B51FA5">
        <w:rPr>
          <w:rFonts w:ascii="Times New Roman"/>
          <w:sz w:val="23"/>
          <w:szCs w:val="23"/>
        </w:rPr>
        <w:t xml:space="preserve">. </w:t>
      </w:r>
      <w:r w:rsidR="00C12A32">
        <w:rPr>
          <w:rFonts w:ascii="Times New Roman" w:hint="eastAsia"/>
          <w:sz w:val="23"/>
          <w:szCs w:val="23"/>
        </w:rPr>
        <w:t>다음</w:t>
      </w:r>
      <w:r w:rsidRPr="00B51FA5">
        <w:rPr>
          <w:rFonts w:ascii="Times New Roman" w:hint="eastAsia"/>
          <w:sz w:val="23"/>
          <w:szCs w:val="23"/>
        </w:rPr>
        <w:t xml:space="preserve"> </w:t>
      </w:r>
      <w:r w:rsidRPr="00B51FA5">
        <w:rPr>
          <w:rFonts w:ascii="Times New Roman" w:hint="eastAsia"/>
          <w:sz w:val="23"/>
          <w:szCs w:val="23"/>
        </w:rPr>
        <w:t>각호의</w:t>
      </w:r>
      <w:r w:rsidRPr="00B51FA5">
        <w:rPr>
          <w:rFonts w:ascii="Times New Roman" w:hint="eastAsia"/>
          <w:sz w:val="23"/>
          <w:szCs w:val="23"/>
        </w:rPr>
        <w:t xml:space="preserve"> </w:t>
      </w:r>
      <w:r w:rsidRPr="00B51FA5">
        <w:rPr>
          <w:rFonts w:ascii="Times New Roman" w:hint="eastAsia"/>
          <w:sz w:val="23"/>
          <w:szCs w:val="23"/>
        </w:rPr>
        <w:t>금액</w:t>
      </w:r>
      <w:r w:rsidRPr="00B51FA5">
        <w:rPr>
          <w:rFonts w:ascii="Times New Roman" w:hint="eastAsia"/>
          <w:sz w:val="23"/>
          <w:szCs w:val="23"/>
        </w:rPr>
        <w:t xml:space="preserve"> </w:t>
      </w:r>
      <w:r w:rsidRPr="00B51FA5">
        <w:rPr>
          <w:rFonts w:ascii="Times New Roman" w:hint="eastAsia"/>
          <w:sz w:val="23"/>
          <w:szCs w:val="23"/>
        </w:rPr>
        <w:t>기준을</w:t>
      </w:r>
      <w:r w:rsidRPr="00B51FA5">
        <w:rPr>
          <w:rFonts w:ascii="Times New Roman" w:hint="eastAsia"/>
          <w:sz w:val="23"/>
          <w:szCs w:val="23"/>
        </w:rPr>
        <w:t xml:space="preserve"> </w:t>
      </w:r>
      <w:r w:rsidRPr="00B51FA5">
        <w:rPr>
          <w:rFonts w:ascii="Times New Roman" w:hint="eastAsia"/>
          <w:sz w:val="23"/>
          <w:szCs w:val="23"/>
        </w:rPr>
        <w:t>적용함에</w:t>
      </w:r>
      <w:r w:rsidRPr="00B51FA5">
        <w:rPr>
          <w:rFonts w:ascii="Times New Roman" w:hint="eastAsia"/>
          <w:sz w:val="23"/>
          <w:szCs w:val="23"/>
        </w:rPr>
        <w:t xml:space="preserve"> </w:t>
      </w:r>
      <w:r w:rsidRPr="00B51FA5">
        <w:rPr>
          <w:rFonts w:ascii="Times New Roman" w:hint="eastAsia"/>
          <w:sz w:val="23"/>
          <w:szCs w:val="23"/>
        </w:rPr>
        <w:t>있어</w:t>
      </w:r>
      <w:r w:rsidRPr="00B51FA5">
        <w:rPr>
          <w:rFonts w:ascii="Times New Roman" w:hint="eastAsia"/>
          <w:sz w:val="23"/>
          <w:szCs w:val="23"/>
        </w:rPr>
        <w:t xml:space="preserve"> </w:t>
      </w:r>
      <w:r w:rsidR="00C12A32">
        <w:rPr>
          <w:rFonts w:ascii="Times New Roman" w:hint="eastAsia"/>
          <w:sz w:val="23"/>
          <w:szCs w:val="23"/>
        </w:rPr>
        <w:t>동일한</w:t>
      </w:r>
      <w:r w:rsidR="00C12A32">
        <w:rPr>
          <w:rFonts w:ascii="Times New Roman" w:hint="eastAsia"/>
          <w:sz w:val="23"/>
          <w:szCs w:val="23"/>
        </w:rPr>
        <w:t xml:space="preserve"> </w:t>
      </w:r>
      <w:r w:rsidR="00C12A32">
        <w:rPr>
          <w:rFonts w:ascii="Times New Roman" w:hint="eastAsia"/>
          <w:sz w:val="23"/>
          <w:szCs w:val="23"/>
        </w:rPr>
        <w:t>거래를</w:t>
      </w:r>
      <w:r w:rsidR="00C12A32">
        <w:rPr>
          <w:rFonts w:ascii="Times New Roman" w:hint="eastAsia"/>
          <w:sz w:val="23"/>
          <w:szCs w:val="23"/>
        </w:rPr>
        <w:t xml:space="preserve"> </w:t>
      </w:r>
      <w:r w:rsidR="00C12A32">
        <w:rPr>
          <w:rFonts w:ascii="Times New Roman" w:hint="eastAsia"/>
          <w:sz w:val="23"/>
          <w:szCs w:val="23"/>
        </w:rPr>
        <w:t>구성하는</w:t>
      </w:r>
      <w:r w:rsidR="00C12A32">
        <w:rPr>
          <w:rFonts w:ascii="Times New Roman" w:hint="eastAsia"/>
          <w:sz w:val="23"/>
          <w:szCs w:val="23"/>
        </w:rPr>
        <w:t xml:space="preserve"> </w:t>
      </w:r>
      <w:r w:rsidR="00C12A32">
        <w:rPr>
          <w:rFonts w:ascii="Times New Roman" w:hint="eastAsia"/>
          <w:sz w:val="23"/>
          <w:szCs w:val="23"/>
        </w:rPr>
        <w:t>복수의</w:t>
      </w:r>
      <w:r w:rsidR="00C12A32">
        <w:rPr>
          <w:rFonts w:ascii="Times New Roman" w:hint="eastAsia"/>
          <w:sz w:val="23"/>
          <w:szCs w:val="23"/>
        </w:rPr>
        <w:t xml:space="preserve"> </w:t>
      </w:r>
      <w:r w:rsidR="00C12A32">
        <w:rPr>
          <w:rFonts w:ascii="Times New Roman" w:hint="eastAsia"/>
          <w:sz w:val="23"/>
          <w:szCs w:val="23"/>
        </w:rPr>
        <w:t>계약</w:t>
      </w:r>
      <w:r w:rsidR="00C12A32">
        <w:rPr>
          <w:rFonts w:ascii="Times New Roman" w:hint="eastAsia"/>
          <w:sz w:val="23"/>
          <w:szCs w:val="23"/>
        </w:rPr>
        <w:t xml:space="preserve"> </w:t>
      </w:r>
      <w:r w:rsidR="00C12A32">
        <w:rPr>
          <w:rFonts w:ascii="Times New Roman" w:hint="eastAsia"/>
          <w:sz w:val="23"/>
          <w:szCs w:val="23"/>
        </w:rPr>
        <w:t>또는</w:t>
      </w:r>
      <w:r w:rsidR="00C12A32">
        <w:rPr>
          <w:rFonts w:ascii="Times New Roman" w:hint="eastAsia"/>
          <w:sz w:val="23"/>
          <w:szCs w:val="23"/>
        </w:rPr>
        <w:t xml:space="preserve"> </w:t>
      </w:r>
      <w:r w:rsidR="00C12A32">
        <w:rPr>
          <w:rFonts w:ascii="Times New Roman" w:hint="eastAsia"/>
          <w:sz w:val="23"/>
          <w:szCs w:val="23"/>
        </w:rPr>
        <w:t>관련되는</w:t>
      </w:r>
      <w:r w:rsidR="00C12A32">
        <w:rPr>
          <w:rFonts w:ascii="Times New Roman" w:hint="eastAsia"/>
          <w:sz w:val="23"/>
          <w:szCs w:val="23"/>
        </w:rPr>
        <w:t xml:space="preserve"> </w:t>
      </w:r>
      <w:r w:rsidR="00C12A32">
        <w:rPr>
          <w:rFonts w:ascii="Times New Roman" w:hint="eastAsia"/>
          <w:sz w:val="23"/>
          <w:szCs w:val="23"/>
        </w:rPr>
        <w:t>일련의</w:t>
      </w:r>
      <w:r w:rsidR="00C12A32">
        <w:rPr>
          <w:rFonts w:ascii="Times New Roman" w:hint="eastAsia"/>
          <w:sz w:val="23"/>
          <w:szCs w:val="23"/>
        </w:rPr>
        <w:t xml:space="preserve"> </w:t>
      </w:r>
      <w:r w:rsidR="00C12A32">
        <w:rPr>
          <w:rFonts w:ascii="Times New Roman" w:hint="eastAsia"/>
          <w:sz w:val="23"/>
          <w:szCs w:val="23"/>
        </w:rPr>
        <w:t>거래를</w:t>
      </w:r>
      <w:r w:rsidR="00C12A32">
        <w:rPr>
          <w:rFonts w:ascii="Times New Roman" w:hint="eastAsia"/>
          <w:sz w:val="23"/>
          <w:szCs w:val="23"/>
        </w:rPr>
        <w:t xml:space="preserve"> </w:t>
      </w:r>
      <w:r w:rsidR="00C12A32">
        <w:rPr>
          <w:rFonts w:ascii="Times New Roman" w:hint="eastAsia"/>
          <w:sz w:val="23"/>
          <w:szCs w:val="23"/>
        </w:rPr>
        <w:t>하나의</w:t>
      </w:r>
      <w:r w:rsidR="00C12A32">
        <w:rPr>
          <w:rFonts w:ascii="Times New Roman" w:hint="eastAsia"/>
          <w:sz w:val="23"/>
          <w:szCs w:val="23"/>
        </w:rPr>
        <w:t xml:space="preserve"> </w:t>
      </w:r>
      <w:r w:rsidR="00C12A32">
        <w:rPr>
          <w:rFonts w:ascii="Times New Roman" w:hint="eastAsia"/>
          <w:sz w:val="23"/>
          <w:szCs w:val="23"/>
        </w:rPr>
        <w:t>계약으로</w:t>
      </w:r>
      <w:r w:rsidR="00C12A32">
        <w:rPr>
          <w:rFonts w:ascii="Times New Roman" w:hint="eastAsia"/>
          <w:sz w:val="23"/>
          <w:szCs w:val="23"/>
        </w:rPr>
        <w:t xml:space="preserve"> </w:t>
      </w:r>
      <w:r w:rsidR="00C12A32">
        <w:rPr>
          <w:rFonts w:ascii="Times New Roman" w:hint="eastAsia"/>
          <w:sz w:val="23"/>
          <w:szCs w:val="23"/>
        </w:rPr>
        <w:t>보며</w:t>
      </w:r>
      <w:r w:rsidR="00C12A32">
        <w:rPr>
          <w:rFonts w:ascii="Times New Roman" w:hint="eastAsia"/>
          <w:sz w:val="23"/>
          <w:szCs w:val="23"/>
        </w:rPr>
        <w:t>,</w:t>
      </w:r>
      <w:r w:rsidR="00C12A32">
        <w:rPr>
          <w:rFonts w:ascii="Times New Roman"/>
          <w:sz w:val="23"/>
          <w:szCs w:val="23"/>
        </w:rPr>
        <w:t xml:space="preserve"> </w:t>
      </w:r>
      <w:r w:rsidRPr="00B51FA5">
        <w:rPr>
          <w:rFonts w:ascii="Times New Roman" w:hint="eastAsia"/>
          <w:sz w:val="23"/>
          <w:szCs w:val="23"/>
        </w:rPr>
        <w:t>외화로</w:t>
      </w:r>
      <w:r w:rsidRPr="00B51FA5">
        <w:rPr>
          <w:rFonts w:ascii="Times New Roman" w:hint="eastAsia"/>
          <w:sz w:val="23"/>
          <w:szCs w:val="23"/>
        </w:rPr>
        <w:t xml:space="preserve"> </w:t>
      </w:r>
      <w:r w:rsidRPr="00B51FA5">
        <w:rPr>
          <w:rFonts w:ascii="Times New Roman" w:hint="eastAsia"/>
          <w:sz w:val="23"/>
          <w:szCs w:val="23"/>
        </w:rPr>
        <w:t>표시된</w:t>
      </w:r>
      <w:r w:rsidRPr="00B51FA5">
        <w:rPr>
          <w:rFonts w:ascii="Times New Roman" w:hint="eastAsia"/>
          <w:sz w:val="23"/>
          <w:szCs w:val="23"/>
        </w:rPr>
        <w:t xml:space="preserve"> </w:t>
      </w:r>
      <w:r w:rsidRPr="00B51FA5">
        <w:rPr>
          <w:rFonts w:ascii="Times New Roman" w:hint="eastAsia"/>
          <w:sz w:val="23"/>
          <w:szCs w:val="23"/>
        </w:rPr>
        <w:t>금액은</w:t>
      </w:r>
      <w:r w:rsidRPr="00B51FA5">
        <w:rPr>
          <w:rFonts w:ascii="Times New Roman" w:hint="eastAsia"/>
          <w:sz w:val="23"/>
          <w:szCs w:val="23"/>
        </w:rPr>
        <w:t xml:space="preserve"> </w:t>
      </w: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w:t>
      </w:r>
      <w:r w:rsidRPr="00B51FA5">
        <w:rPr>
          <w:rFonts w:ascii="Times New Roman" w:hint="eastAsia"/>
          <w:sz w:val="23"/>
          <w:szCs w:val="23"/>
        </w:rPr>
        <w:t xml:space="preserve"> </w:t>
      </w:r>
      <w:r w:rsidRPr="00B51FA5">
        <w:rPr>
          <w:rFonts w:ascii="Times New Roman" w:hint="eastAsia"/>
          <w:sz w:val="23"/>
          <w:szCs w:val="23"/>
        </w:rPr>
        <w:t>체결일</w:t>
      </w:r>
      <w:r w:rsidRPr="00B51FA5">
        <w:rPr>
          <w:rFonts w:ascii="Times New Roman" w:hint="eastAsia"/>
          <w:sz w:val="23"/>
          <w:szCs w:val="23"/>
        </w:rPr>
        <w:t xml:space="preserve"> </w:t>
      </w:r>
      <w:r w:rsidRPr="00B51FA5">
        <w:rPr>
          <w:rFonts w:ascii="Times New Roman" w:hint="eastAsia"/>
          <w:sz w:val="23"/>
          <w:szCs w:val="23"/>
        </w:rPr>
        <w:t>직전</w:t>
      </w:r>
      <w:r w:rsidRPr="00B51FA5">
        <w:rPr>
          <w:rFonts w:ascii="Times New Roman" w:hint="eastAsia"/>
          <w:sz w:val="23"/>
          <w:szCs w:val="23"/>
        </w:rPr>
        <w:t xml:space="preserve"> </w:t>
      </w:r>
      <w:r w:rsidRPr="00B51FA5">
        <w:rPr>
          <w:rFonts w:ascii="Times New Roman" w:hint="eastAsia"/>
          <w:sz w:val="23"/>
          <w:szCs w:val="23"/>
        </w:rPr>
        <w:t>영업일</w:t>
      </w:r>
      <w:r w:rsidRPr="00B51FA5">
        <w:rPr>
          <w:rFonts w:ascii="Times New Roman" w:hint="eastAsia"/>
          <w:sz w:val="23"/>
          <w:szCs w:val="23"/>
        </w:rPr>
        <w:t xml:space="preserve"> </w:t>
      </w:r>
      <w:r w:rsidRPr="00B51FA5">
        <w:rPr>
          <w:rFonts w:ascii="Times New Roman" w:hint="eastAsia"/>
          <w:sz w:val="23"/>
          <w:szCs w:val="23"/>
        </w:rPr>
        <w:t>기준</w:t>
      </w:r>
      <w:r w:rsidRPr="00B51FA5">
        <w:rPr>
          <w:rFonts w:ascii="Times New Roman" w:hint="eastAsia"/>
          <w:sz w:val="23"/>
          <w:szCs w:val="23"/>
        </w:rPr>
        <w:t xml:space="preserve"> </w:t>
      </w:r>
      <w:r w:rsidRPr="00B51FA5">
        <w:rPr>
          <w:rFonts w:ascii="Times New Roman" w:hint="eastAsia"/>
          <w:sz w:val="23"/>
          <w:szCs w:val="23"/>
        </w:rPr>
        <w:t>서울외국환중개</w:t>
      </w:r>
      <w:r w:rsidRPr="00B51FA5">
        <w:rPr>
          <w:rFonts w:ascii="Times New Roman" w:hint="eastAsia"/>
          <w:sz w:val="23"/>
          <w:szCs w:val="23"/>
        </w:rPr>
        <w:t xml:space="preserve"> </w:t>
      </w:r>
      <w:proofErr w:type="spellStart"/>
      <w:r w:rsidRPr="00B51FA5">
        <w:rPr>
          <w:rFonts w:ascii="Times New Roman" w:hint="eastAsia"/>
          <w:sz w:val="23"/>
          <w:szCs w:val="23"/>
        </w:rPr>
        <w:t>고시환율을</w:t>
      </w:r>
      <w:proofErr w:type="spellEnd"/>
      <w:r w:rsidRPr="00B51FA5">
        <w:rPr>
          <w:rFonts w:ascii="Times New Roman" w:hint="eastAsia"/>
          <w:sz w:val="23"/>
          <w:szCs w:val="23"/>
        </w:rPr>
        <w:t xml:space="preserve"> </w:t>
      </w:r>
      <w:r w:rsidRPr="00B51FA5">
        <w:rPr>
          <w:rFonts w:ascii="Times New Roman" w:hint="eastAsia"/>
          <w:sz w:val="23"/>
          <w:szCs w:val="23"/>
        </w:rPr>
        <w:t>적용한</w:t>
      </w:r>
      <w:r w:rsidRPr="00B51FA5">
        <w:rPr>
          <w:rFonts w:ascii="Times New Roman" w:hint="eastAsia"/>
          <w:sz w:val="23"/>
          <w:szCs w:val="23"/>
        </w:rPr>
        <w:t xml:space="preserve"> </w:t>
      </w:r>
      <w:r w:rsidRPr="00B51FA5">
        <w:rPr>
          <w:rFonts w:ascii="Times New Roman" w:hint="eastAsia"/>
          <w:sz w:val="23"/>
          <w:szCs w:val="23"/>
        </w:rPr>
        <w:t>원화</w:t>
      </w:r>
      <w:r w:rsidRPr="00B51FA5">
        <w:rPr>
          <w:rFonts w:ascii="Times New Roman" w:hint="eastAsia"/>
          <w:sz w:val="23"/>
          <w:szCs w:val="23"/>
        </w:rPr>
        <w:t xml:space="preserve"> </w:t>
      </w:r>
      <w:r w:rsidRPr="00B51FA5">
        <w:rPr>
          <w:rFonts w:ascii="Times New Roman" w:hint="eastAsia"/>
          <w:sz w:val="23"/>
          <w:szCs w:val="23"/>
        </w:rPr>
        <w:t>금액을</w:t>
      </w:r>
      <w:r w:rsidRPr="00B51FA5">
        <w:rPr>
          <w:rFonts w:ascii="Times New Roman" w:hint="eastAsia"/>
          <w:sz w:val="23"/>
          <w:szCs w:val="23"/>
        </w:rPr>
        <w:t xml:space="preserve"> </w:t>
      </w:r>
      <w:r w:rsidRPr="00B51FA5">
        <w:rPr>
          <w:rFonts w:ascii="Times New Roman" w:hint="eastAsia"/>
          <w:sz w:val="23"/>
          <w:szCs w:val="23"/>
        </w:rPr>
        <w:t>기준으로</w:t>
      </w:r>
      <w:r w:rsidRPr="00B51FA5">
        <w:rPr>
          <w:rFonts w:ascii="Times New Roman" w:hint="eastAsia"/>
          <w:sz w:val="23"/>
          <w:szCs w:val="23"/>
        </w:rPr>
        <w:t xml:space="preserve"> </w:t>
      </w:r>
      <w:r w:rsidRPr="00B51FA5">
        <w:rPr>
          <w:rFonts w:ascii="Times New Roman" w:hint="eastAsia"/>
          <w:sz w:val="23"/>
          <w:szCs w:val="23"/>
        </w:rPr>
        <w:t>한다</w:t>
      </w:r>
      <w:r w:rsidRPr="00B51FA5">
        <w:rPr>
          <w:rFonts w:ascii="Times New Roman" w:hint="eastAsia"/>
          <w:sz w:val="23"/>
          <w:szCs w:val="23"/>
        </w:rPr>
        <w:t>.</w:t>
      </w:r>
      <w:r w:rsidRPr="00B51FA5">
        <w:rPr>
          <w:rFonts w:ascii="Times New Roman"/>
          <w:sz w:val="23"/>
          <w:szCs w:val="23"/>
        </w:rPr>
        <w:t xml:space="preserve"> </w:t>
      </w:r>
    </w:p>
    <w:p w14:paraId="49F0FBE2" w14:textId="2D6B295D" w:rsidR="00786425" w:rsidRPr="005B30CF" w:rsidRDefault="00786425" w:rsidP="00786425">
      <w:pPr>
        <w:pStyle w:val="af7"/>
        <w:numPr>
          <w:ilvl w:val="2"/>
          <w:numId w:val="22"/>
        </w:numPr>
        <w:tabs>
          <w:tab w:val="clear" w:pos="800"/>
          <w:tab w:val="clear" w:pos="1600"/>
          <w:tab w:val="left" w:pos="900"/>
        </w:tabs>
        <w:snapToGrid w:val="0"/>
        <w:spacing w:after="240" w:line="360" w:lineRule="exact"/>
        <w:ind w:left="900" w:hanging="540"/>
        <w:rPr>
          <w:rFonts w:ascii="Times New Roman" w:eastAsia="바탕"/>
          <w:color w:val="auto"/>
          <w:kern w:val="2"/>
          <w:szCs w:val="23"/>
        </w:rPr>
      </w:pPr>
      <w:r w:rsidRPr="00B51FA5">
        <w:rPr>
          <w:rFonts w:ascii="Times New Roman" w:eastAsia="바탕" w:hint="eastAsia"/>
          <w:color w:val="auto"/>
          <w:kern w:val="2"/>
          <w:szCs w:val="23"/>
        </w:rPr>
        <w:t>물품의</w:t>
      </w:r>
      <w:r w:rsidRPr="00B51FA5">
        <w:rPr>
          <w:rFonts w:ascii="Times New Roman" w:eastAsia="바탕" w:hint="eastAsia"/>
          <w:color w:val="auto"/>
          <w:kern w:val="2"/>
          <w:szCs w:val="23"/>
        </w:rPr>
        <w:t xml:space="preserve"> </w:t>
      </w:r>
      <w:r w:rsidRPr="00B51FA5">
        <w:rPr>
          <w:rFonts w:ascii="Times New Roman" w:eastAsia="바탕" w:hint="eastAsia"/>
          <w:color w:val="auto"/>
          <w:kern w:val="2"/>
          <w:szCs w:val="23"/>
        </w:rPr>
        <w:t>경우</w:t>
      </w:r>
      <w:r w:rsidRPr="00B51FA5">
        <w:rPr>
          <w:rFonts w:ascii="Times New Roman" w:eastAsia="바탕" w:hint="eastAsia"/>
          <w:color w:val="auto"/>
          <w:kern w:val="2"/>
          <w:szCs w:val="23"/>
        </w:rPr>
        <w:t xml:space="preserve"> </w:t>
      </w:r>
      <w:proofErr w:type="spellStart"/>
      <w:r w:rsidRPr="00B51FA5">
        <w:rPr>
          <w:rFonts w:ascii="Times New Roman" w:eastAsia="바탕" w:hint="eastAsia"/>
          <w:color w:val="auto"/>
          <w:kern w:val="2"/>
          <w:szCs w:val="23"/>
        </w:rPr>
        <w:t>구매대금이</w:t>
      </w:r>
      <w:proofErr w:type="spellEnd"/>
      <w:r w:rsidRPr="00B51FA5">
        <w:rPr>
          <w:rFonts w:ascii="Times New Roman" w:eastAsia="바탕" w:hint="eastAsia"/>
          <w:color w:val="auto"/>
          <w:kern w:val="2"/>
          <w:szCs w:val="23"/>
        </w:rPr>
        <w:t xml:space="preserve"> </w:t>
      </w:r>
      <w:r w:rsidRPr="00B51FA5">
        <w:rPr>
          <w:rFonts w:ascii="Times New Roman" w:eastAsia="바탕" w:hint="eastAsia"/>
          <w:color w:val="auto"/>
          <w:kern w:val="2"/>
          <w:szCs w:val="23"/>
        </w:rPr>
        <w:t>금</w:t>
      </w:r>
      <w:r w:rsidRPr="00B51FA5">
        <w:rPr>
          <w:rFonts w:ascii="Times New Roman" w:eastAsia="바탕" w:hint="eastAsia"/>
          <w:color w:val="auto"/>
          <w:kern w:val="2"/>
          <w:szCs w:val="23"/>
        </w:rPr>
        <w:t xml:space="preserve"> </w:t>
      </w:r>
      <w:r w:rsidR="005B30CF">
        <w:rPr>
          <w:rFonts w:ascii="Times New Roman" w:eastAsia="바탕"/>
          <w:color w:val="auto"/>
          <w:kern w:val="2"/>
          <w:szCs w:val="23"/>
        </w:rPr>
        <w:t>5</w:t>
      </w:r>
      <w:r w:rsidR="00372471">
        <w:rPr>
          <w:rFonts w:ascii="Times New Roman" w:eastAsia="바탕"/>
          <w:color w:val="auto"/>
          <w:kern w:val="2"/>
          <w:szCs w:val="23"/>
        </w:rPr>
        <w:t>0</w:t>
      </w:r>
      <w:r w:rsidR="00372471">
        <w:rPr>
          <w:rFonts w:ascii="Times New Roman" w:eastAsia="바탕" w:hint="eastAsia"/>
          <w:color w:val="auto"/>
          <w:kern w:val="2"/>
          <w:szCs w:val="23"/>
        </w:rPr>
        <w:t>억</w:t>
      </w:r>
      <w:r w:rsidRPr="00372471">
        <w:rPr>
          <w:rFonts w:ascii="Times New Roman" w:eastAsia="바탕" w:hint="eastAsia"/>
          <w:color w:val="auto"/>
          <w:kern w:val="2"/>
          <w:szCs w:val="23"/>
        </w:rPr>
        <w:t>원을</w:t>
      </w:r>
      <w:r w:rsidRPr="00372471">
        <w:rPr>
          <w:rFonts w:ascii="Times New Roman" w:eastAsia="바탕" w:hint="eastAsia"/>
          <w:color w:val="auto"/>
          <w:kern w:val="2"/>
          <w:szCs w:val="23"/>
        </w:rPr>
        <w:t xml:space="preserve"> </w:t>
      </w:r>
      <w:r w:rsidRPr="00372471">
        <w:rPr>
          <w:rFonts w:ascii="Times New Roman" w:eastAsia="바탕" w:hint="eastAsia"/>
          <w:color w:val="auto"/>
          <w:kern w:val="2"/>
          <w:szCs w:val="23"/>
        </w:rPr>
        <w:t>초과하거나</w:t>
      </w:r>
      <w:r w:rsidRPr="00372471">
        <w:rPr>
          <w:rFonts w:ascii="Times New Roman" w:eastAsia="바탕" w:hint="eastAsia"/>
          <w:color w:val="auto"/>
          <w:kern w:val="2"/>
          <w:szCs w:val="23"/>
        </w:rPr>
        <w:t xml:space="preserve"> </w:t>
      </w:r>
      <w:proofErr w:type="spellStart"/>
      <w:r w:rsidRPr="005B30CF">
        <w:rPr>
          <w:rFonts w:ascii="Times New Roman" w:eastAsia="바탕" w:hint="eastAsia"/>
          <w:color w:val="auto"/>
          <w:kern w:val="2"/>
          <w:szCs w:val="23"/>
        </w:rPr>
        <w:t>공급대금이</w:t>
      </w:r>
      <w:proofErr w:type="spellEnd"/>
      <w:r w:rsidRPr="005B30CF">
        <w:rPr>
          <w:rFonts w:ascii="Times New Roman" w:eastAsia="바탕" w:hint="eastAsia"/>
          <w:color w:val="auto"/>
          <w:kern w:val="2"/>
          <w:szCs w:val="23"/>
        </w:rPr>
        <w:t xml:space="preserve"> </w:t>
      </w:r>
      <w:r w:rsidRPr="005B30CF">
        <w:rPr>
          <w:rFonts w:ascii="Times New Roman" w:eastAsia="바탕" w:hint="eastAsia"/>
          <w:color w:val="auto"/>
          <w:kern w:val="2"/>
          <w:szCs w:val="23"/>
        </w:rPr>
        <w:t>금</w:t>
      </w:r>
      <w:r w:rsidRPr="005B30CF">
        <w:rPr>
          <w:rFonts w:ascii="Times New Roman" w:eastAsia="바탕" w:hint="eastAsia"/>
          <w:color w:val="auto"/>
          <w:kern w:val="2"/>
          <w:szCs w:val="23"/>
        </w:rPr>
        <w:t xml:space="preserve"> </w:t>
      </w:r>
      <w:r w:rsidR="005B30CF" w:rsidRPr="008F029D">
        <w:rPr>
          <w:rFonts w:ascii="Times New Roman" w:eastAsia="바탕"/>
          <w:color w:val="auto"/>
          <w:kern w:val="2"/>
          <w:szCs w:val="23"/>
        </w:rPr>
        <w:t>5</w:t>
      </w:r>
      <w:r w:rsidR="00372471" w:rsidRPr="008F029D">
        <w:rPr>
          <w:rFonts w:ascii="Times New Roman" w:eastAsia="바탕"/>
          <w:color w:val="auto"/>
          <w:kern w:val="2"/>
          <w:szCs w:val="23"/>
        </w:rPr>
        <w:t>0</w:t>
      </w:r>
      <w:r w:rsidR="00372471" w:rsidRPr="008F029D">
        <w:rPr>
          <w:rFonts w:ascii="Times New Roman" w:eastAsia="바탕" w:hint="eastAsia"/>
          <w:color w:val="auto"/>
          <w:kern w:val="2"/>
          <w:szCs w:val="23"/>
        </w:rPr>
        <w:t>억</w:t>
      </w:r>
      <w:r w:rsidRPr="005B30CF">
        <w:rPr>
          <w:rFonts w:ascii="Times New Roman" w:eastAsia="바탕" w:hint="eastAsia"/>
          <w:color w:val="auto"/>
          <w:kern w:val="2"/>
          <w:szCs w:val="23"/>
        </w:rPr>
        <w:t>원을</w:t>
      </w:r>
      <w:r w:rsidRPr="005B30CF">
        <w:rPr>
          <w:rFonts w:ascii="Times New Roman" w:eastAsia="바탕" w:hint="eastAsia"/>
          <w:color w:val="auto"/>
          <w:kern w:val="2"/>
          <w:szCs w:val="23"/>
        </w:rPr>
        <w:t xml:space="preserve"> </w:t>
      </w:r>
      <w:r w:rsidRPr="005B30CF">
        <w:rPr>
          <w:rFonts w:ascii="Times New Roman" w:eastAsia="바탕" w:hint="eastAsia"/>
          <w:color w:val="auto"/>
          <w:kern w:val="2"/>
          <w:szCs w:val="23"/>
        </w:rPr>
        <w:t>초과하는</w:t>
      </w:r>
      <w:r w:rsidRPr="005B30CF">
        <w:rPr>
          <w:rFonts w:ascii="Times New Roman" w:eastAsia="바탕" w:hint="eastAsia"/>
          <w:color w:val="auto"/>
          <w:kern w:val="2"/>
          <w:szCs w:val="23"/>
        </w:rPr>
        <w:t xml:space="preserve"> </w:t>
      </w:r>
      <w:r w:rsidRPr="005B30CF">
        <w:rPr>
          <w:rFonts w:ascii="Times New Roman" w:eastAsia="바탕" w:hint="eastAsia"/>
          <w:color w:val="auto"/>
          <w:kern w:val="2"/>
          <w:szCs w:val="23"/>
        </w:rPr>
        <w:t>구매</w:t>
      </w:r>
      <w:r w:rsidRPr="005B30CF">
        <w:rPr>
          <w:rFonts w:ascii="Times New Roman" w:eastAsia="바탕" w:hint="eastAsia"/>
          <w:color w:val="auto"/>
          <w:kern w:val="2"/>
          <w:szCs w:val="23"/>
        </w:rPr>
        <w:t xml:space="preserve"> </w:t>
      </w:r>
      <w:r w:rsidRPr="00AD71D2">
        <w:rPr>
          <w:rFonts w:ascii="Times New Roman" w:eastAsia="바탕" w:hint="eastAsia"/>
          <w:color w:val="auto"/>
          <w:kern w:val="2"/>
          <w:szCs w:val="23"/>
        </w:rPr>
        <w:t>또는</w:t>
      </w:r>
      <w:r w:rsidRPr="00410393">
        <w:rPr>
          <w:rFonts w:ascii="Times New Roman" w:eastAsia="바탕" w:hint="eastAsia"/>
          <w:color w:val="auto"/>
          <w:kern w:val="2"/>
          <w:szCs w:val="23"/>
        </w:rPr>
        <w:t xml:space="preserve"> </w:t>
      </w:r>
      <w:r w:rsidRPr="00410393">
        <w:rPr>
          <w:rFonts w:ascii="Times New Roman" w:eastAsia="바탕" w:hint="eastAsia"/>
          <w:color w:val="auto"/>
          <w:kern w:val="2"/>
          <w:szCs w:val="23"/>
        </w:rPr>
        <w:t>공급계약</w:t>
      </w:r>
      <w:r w:rsidRPr="00CB251B">
        <w:rPr>
          <w:rFonts w:ascii="Times New Roman" w:eastAsia="바탕" w:hint="eastAsia"/>
          <w:color w:val="auto"/>
          <w:kern w:val="2"/>
          <w:szCs w:val="23"/>
        </w:rPr>
        <w:t>,</w:t>
      </w:r>
      <w:r w:rsidRPr="00CB251B">
        <w:rPr>
          <w:rFonts w:ascii="Times New Roman" w:eastAsia="바탕"/>
          <w:color w:val="auto"/>
          <w:kern w:val="2"/>
          <w:szCs w:val="23"/>
        </w:rPr>
        <w:t xml:space="preserve"> </w:t>
      </w:r>
      <w:r w:rsidRPr="005B30CF">
        <w:rPr>
          <w:rFonts w:ascii="Times New Roman" w:eastAsia="바탕" w:hint="eastAsia"/>
          <w:color w:val="auto"/>
          <w:kern w:val="2"/>
          <w:szCs w:val="23"/>
        </w:rPr>
        <w:t>용역의</w:t>
      </w:r>
      <w:r w:rsidRPr="005B30CF">
        <w:rPr>
          <w:rFonts w:ascii="Times New Roman" w:eastAsia="바탕"/>
          <w:color w:val="auto"/>
          <w:kern w:val="2"/>
          <w:szCs w:val="23"/>
        </w:rPr>
        <w:t xml:space="preserve"> </w:t>
      </w:r>
      <w:r w:rsidRPr="005B30CF">
        <w:rPr>
          <w:rFonts w:ascii="Times New Roman" w:eastAsia="바탕" w:hint="eastAsia"/>
          <w:color w:val="auto"/>
          <w:kern w:val="2"/>
          <w:szCs w:val="23"/>
        </w:rPr>
        <w:t>경우</w:t>
      </w:r>
      <w:r w:rsidRPr="005B30CF">
        <w:rPr>
          <w:rFonts w:ascii="Times New Roman" w:eastAsia="바탕"/>
          <w:color w:val="auto"/>
          <w:kern w:val="2"/>
          <w:szCs w:val="23"/>
        </w:rPr>
        <w:t xml:space="preserve"> </w:t>
      </w:r>
      <w:r w:rsidR="00427D1A" w:rsidRPr="005B30CF">
        <w:rPr>
          <w:rFonts w:ascii="Times New Roman" w:eastAsia="바탕" w:hint="eastAsia"/>
          <w:color w:val="auto"/>
          <w:kern w:val="2"/>
          <w:szCs w:val="23"/>
        </w:rPr>
        <w:t>그</w:t>
      </w:r>
      <w:r w:rsidR="00427D1A" w:rsidRPr="005B30CF">
        <w:rPr>
          <w:rFonts w:ascii="Times New Roman" w:eastAsia="바탕"/>
          <w:color w:val="auto"/>
          <w:kern w:val="2"/>
          <w:szCs w:val="23"/>
        </w:rPr>
        <w:t xml:space="preserve"> </w:t>
      </w:r>
      <w:r w:rsidR="00427D1A" w:rsidRPr="005B30CF">
        <w:rPr>
          <w:rFonts w:ascii="Times New Roman" w:eastAsia="바탕" w:hint="eastAsia"/>
          <w:color w:val="auto"/>
          <w:kern w:val="2"/>
          <w:szCs w:val="23"/>
        </w:rPr>
        <w:t>수수하는</w:t>
      </w:r>
      <w:r w:rsidR="00427D1A" w:rsidRPr="005B30CF">
        <w:rPr>
          <w:rFonts w:ascii="Times New Roman" w:eastAsia="바탕"/>
          <w:color w:val="auto"/>
          <w:kern w:val="2"/>
          <w:szCs w:val="23"/>
        </w:rPr>
        <w:t xml:space="preserve"> </w:t>
      </w:r>
      <w:r w:rsidR="00427D1A" w:rsidRPr="005B30CF">
        <w:rPr>
          <w:rFonts w:ascii="Times New Roman" w:eastAsia="바탕" w:hint="eastAsia"/>
          <w:color w:val="auto"/>
          <w:kern w:val="2"/>
          <w:szCs w:val="23"/>
        </w:rPr>
        <w:t>금액이</w:t>
      </w:r>
      <w:r w:rsidR="00427D1A" w:rsidRPr="005B30CF">
        <w:rPr>
          <w:rFonts w:ascii="Times New Roman" w:eastAsia="바탕"/>
          <w:color w:val="auto"/>
          <w:kern w:val="2"/>
          <w:szCs w:val="23"/>
        </w:rPr>
        <w:t xml:space="preserve"> </w:t>
      </w:r>
      <w:r w:rsidRPr="005B30CF">
        <w:rPr>
          <w:rFonts w:ascii="Times New Roman" w:eastAsia="바탕" w:hint="eastAsia"/>
          <w:color w:val="auto"/>
          <w:kern w:val="2"/>
          <w:szCs w:val="23"/>
        </w:rPr>
        <w:t>금</w:t>
      </w:r>
      <w:r w:rsidRPr="005B30CF">
        <w:rPr>
          <w:rFonts w:ascii="Times New Roman" w:eastAsia="바탕"/>
          <w:color w:val="auto"/>
          <w:kern w:val="2"/>
          <w:szCs w:val="23"/>
        </w:rPr>
        <w:t xml:space="preserve"> </w:t>
      </w:r>
      <w:r w:rsidR="005B30CF" w:rsidRPr="008F029D">
        <w:rPr>
          <w:rFonts w:ascii="Times New Roman" w:eastAsia="바탕"/>
          <w:color w:val="auto"/>
          <w:kern w:val="2"/>
          <w:szCs w:val="23"/>
        </w:rPr>
        <w:t>5</w:t>
      </w:r>
      <w:r w:rsidR="00372471" w:rsidRPr="008F029D">
        <w:rPr>
          <w:rFonts w:ascii="Times New Roman" w:eastAsia="바탕"/>
          <w:color w:val="auto"/>
          <w:kern w:val="2"/>
          <w:szCs w:val="23"/>
        </w:rPr>
        <w:t>0</w:t>
      </w:r>
      <w:r w:rsidR="00372471" w:rsidRPr="008F029D">
        <w:rPr>
          <w:rFonts w:ascii="Times New Roman" w:eastAsia="바탕" w:hint="eastAsia"/>
          <w:color w:val="auto"/>
          <w:kern w:val="2"/>
          <w:szCs w:val="23"/>
        </w:rPr>
        <w:t>억</w:t>
      </w:r>
      <w:r w:rsidRPr="005B30CF">
        <w:rPr>
          <w:rFonts w:ascii="Times New Roman" w:eastAsia="바탕" w:hint="eastAsia"/>
          <w:color w:val="auto"/>
          <w:kern w:val="2"/>
          <w:szCs w:val="23"/>
        </w:rPr>
        <w:t>원을</w:t>
      </w:r>
      <w:r w:rsidRPr="005B30CF">
        <w:rPr>
          <w:rFonts w:ascii="Times New Roman" w:eastAsia="바탕"/>
          <w:color w:val="auto"/>
          <w:kern w:val="2"/>
          <w:szCs w:val="23"/>
        </w:rPr>
        <w:t xml:space="preserve"> </w:t>
      </w:r>
      <w:r w:rsidRPr="005B30CF">
        <w:rPr>
          <w:rFonts w:ascii="Times New Roman" w:eastAsia="바탕" w:hint="eastAsia"/>
          <w:color w:val="auto"/>
          <w:kern w:val="2"/>
          <w:szCs w:val="23"/>
        </w:rPr>
        <w:t>초과하는</w:t>
      </w:r>
      <w:r w:rsidRPr="005B30CF">
        <w:rPr>
          <w:rFonts w:ascii="Times New Roman" w:eastAsia="바탕"/>
          <w:color w:val="auto"/>
          <w:kern w:val="2"/>
          <w:szCs w:val="23"/>
        </w:rPr>
        <w:t xml:space="preserve"> </w:t>
      </w:r>
      <w:r w:rsidR="00427D1A" w:rsidRPr="005B30CF">
        <w:rPr>
          <w:rFonts w:ascii="Times New Roman" w:eastAsia="바탕" w:hint="eastAsia"/>
          <w:color w:val="auto"/>
          <w:kern w:val="2"/>
          <w:szCs w:val="23"/>
        </w:rPr>
        <w:t>용역</w:t>
      </w:r>
      <w:r w:rsidRPr="005B30CF">
        <w:rPr>
          <w:rFonts w:ascii="Times New Roman" w:eastAsia="바탕" w:hint="eastAsia"/>
          <w:color w:val="auto"/>
          <w:kern w:val="2"/>
          <w:szCs w:val="23"/>
        </w:rPr>
        <w:t>계약</w:t>
      </w:r>
      <w:r w:rsidRPr="00AD71D2">
        <w:rPr>
          <w:rFonts w:ascii="Times New Roman" w:eastAsia="바탕"/>
          <w:color w:val="auto"/>
          <w:kern w:val="2"/>
          <w:szCs w:val="23"/>
        </w:rPr>
        <w:t>;</w:t>
      </w:r>
      <w:r w:rsidR="00662CFD" w:rsidRPr="00410393">
        <w:rPr>
          <w:rFonts w:ascii="Times New Roman" w:eastAsia="바탕"/>
          <w:color w:val="auto"/>
          <w:kern w:val="2"/>
          <w:szCs w:val="23"/>
        </w:rPr>
        <w:t xml:space="preserve"> </w:t>
      </w:r>
      <w:r w:rsidR="00662CFD" w:rsidRPr="00410393">
        <w:rPr>
          <w:rFonts w:ascii="Times New Roman" w:eastAsia="바탕"/>
          <w:color w:val="auto"/>
          <w:kern w:val="2"/>
          <w:szCs w:val="23"/>
        </w:rPr>
        <w:t>단</w:t>
      </w:r>
      <w:r w:rsidR="00662CFD" w:rsidRPr="00CB251B">
        <w:rPr>
          <w:rFonts w:ascii="Times New Roman" w:eastAsia="바탕"/>
          <w:color w:val="auto"/>
          <w:kern w:val="2"/>
          <w:szCs w:val="23"/>
        </w:rPr>
        <w:t xml:space="preserve">, </w:t>
      </w:r>
      <w:r w:rsidR="00662CFD" w:rsidRPr="00CB251B">
        <w:rPr>
          <w:rFonts w:ascii="Times New Roman" w:eastAsia="바탕"/>
          <w:color w:val="auto"/>
          <w:kern w:val="2"/>
          <w:szCs w:val="23"/>
        </w:rPr>
        <w:t>기본</w:t>
      </w:r>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계약에서</w:t>
      </w:r>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물품</w:t>
      </w:r>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또는</w:t>
      </w:r>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용역의</w:t>
      </w:r>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단가</w:t>
      </w:r>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또는</w:t>
      </w:r>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수량이</w:t>
      </w:r>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확정되지</w:t>
      </w:r>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아니한</w:t>
      </w:r>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계속적</w:t>
      </w:r>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공급계약의</w:t>
      </w:r>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경우</w:t>
      </w:r>
      <w:r w:rsidR="00662CFD" w:rsidRPr="005B30CF">
        <w:rPr>
          <w:rFonts w:ascii="Times New Roman" w:eastAsia="바탕"/>
          <w:color w:val="auto"/>
          <w:kern w:val="2"/>
          <w:szCs w:val="23"/>
        </w:rPr>
        <w:t xml:space="preserve"> (</w:t>
      </w:r>
      <w:proofErr w:type="spellStart"/>
      <w:r w:rsidR="00662CFD" w:rsidRPr="005B30CF">
        <w:rPr>
          <w:rFonts w:ascii="Times New Roman" w:eastAsia="바탕"/>
          <w:color w:val="auto"/>
          <w:kern w:val="2"/>
          <w:szCs w:val="23"/>
        </w:rPr>
        <w:t>i</w:t>
      </w:r>
      <w:proofErr w:type="spellEnd"/>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당해</w:t>
      </w:r>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거래처에</w:t>
      </w:r>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대한</w:t>
      </w:r>
      <w:r w:rsidR="00662CFD" w:rsidRPr="005B30CF">
        <w:rPr>
          <w:rFonts w:ascii="Times New Roman" w:eastAsia="바탕"/>
          <w:color w:val="auto"/>
          <w:kern w:val="2"/>
          <w:szCs w:val="23"/>
        </w:rPr>
        <w:t xml:space="preserve"> 2021</w:t>
      </w:r>
      <w:r w:rsidR="00662CFD" w:rsidRPr="005B30CF">
        <w:rPr>
          <w:rFonts w:ascii="Times New Roman" w:eastAsia="바탕" w:hint="eastAsia"/>
          <w:color w:val="auto"/>
          <w:kern w:val="2"/>
          <w:szCs w:val="23"/>
        </w:rPr>
        <w:t>년</w:t>
      </w:r>
      <w:r w:rsidR="00662CFD" w:rsidRPr="005B30CF">
        <w:rPr>
          <w:rFonts w:ascii="Times New Roman" w:eastAsia="바탕"/>
          <w:color w:val="auto"/>
          <w:kern w:val="2"/>
          <w:szCs w:val="23"/>
        </w:rPr>
        <w:t xml:space="preserve"> </w:t>
      </w:r>
      <w:r w:rsidR="000C5256" w:rsidRPr="005B30CF">
        <w:rPr>
          <w:rFonts w:ascii="Times New Roman" w:eastAsia="바탕" w:hint="eastAsia"/>
          <w:color w:val="auto"/>
          <w:kern w:val="2"/>
          <w:szCs w:val="23"/>
        </w:rPr>
        <w:t>사업연도</w:t>
      </w:r>
      <w:r w:rsidR="000C5256" w:rsidRPr="005B30CF">
        <w:rPr>
          <w:rFonts w:ascii="Times New Roman" w:eastAsia="바탕"/>
          <w:color w:val="auto"/>
          <w:kern w:val="2"/>
          <w:szCs w:val="23"/>
        </w:rPr>
        <w:t xml:space="preserve"> </w:t>
      </w:r>
      <w:r w:rsidR="000C5256" w:rsidRPr="005B30CF">
        <w:rPr>
          <w:rFonts w:ascii="Times New Roman" w:eastAsia="바탕" w:hint="eastAsia"/>
          <w:color w:val="auto"/>
          <w:kern w:val="2"/>
          <w:szCs w:val="23"/>
        </w:rPr>
        <w:t>중</w:t>
      </w:r>
      <w:r w:rsidR="000C5256" w:rsidRPr="005B30CF">
        <w:rPr>
          <w:rFonts w:ascii="Times New Roman" w:eastAsia="바탕"/>
          <w:color w:val="auto"/>
          <w:kern w:val="2"/>
          <w:szCs w:val="23"/>
        </w:rPr>
        <w:t xml:space="preserve"> </w:t>
      </w:r>
      <w:r w:rsidR="000C5256" w:rsidRPr="005B30CF">
        <w:rPr>
          <w:rFonts w:ascii="Times New Roman" w:eastAsia="바탕" w:hint="eastAsia"/>
          <w:color w:val="auto"/>
          <w:kern w:val="2"/>
          <w:szCs w:val="23"/>
        </w:rPr>
        <w:t>해당</w:t>
      </w:r>
      <w:r w:rsidR="000C5256" w:rsidRPr="005B30CF">
        <w:rPr>
          <w:rFonts w:ascii="Times New Roman" w:eastAsia="바탕"/>
          <w:color w:val="auto"/>
          <w:kern w:val="2"/>
          <w:szCs w:val="23"/>
        </w:rPr>
        <w:t xml:space="preserve"> </w:t>
      </w:r>
      <w:r w:rsidR="000C5256" w:rsidRPr="005B30CF">
        <w:rPr>
          <w:rFonts w:ascii="Times New Roman" w:eastAsia="바탕" w:hint="eastAsia"/>
          <w:color w:val="auto"/>
          <w:kern w:val="2"/>
          <w:szCs w:val="23"/>
        </w:rPr>
        <w:t>물품</w:t>
      </w:r>
      <w:r w:rsidR="000C5256" w:rsidRPr="005B30CF">
        <w:rPr>
          <w:rFonts w:ascii="Times New Roman" w:eastAsia="바탕"/>
          <w:color w:val="auto"/>
          <w:kern w:val="2"/>
          <w:szCs w:val="23"/>
        </w:rPr>
        <w:t xml:space="preserve"> </w:t>
      </w:r>
      <w:r w:rsidR="000C5256" w:rsidRPr="005B30CF">
        <w:rPr>
          <w:rFonts w:ascii="Times New Roman" w:eastAsia="바탕" w:hint="eastAsia"/>
          <w:color w:val="auto"/>
          <w:kern w:val="2"/>
          <w:szCs w:val="23"/>
        </w:rPr>
        <w:t>또는</w:t>
      </w:r>
      <w:r w:rsidR="000C5256" w:rsidRPr="005B30CF">
        <w:rPr>
          <w:rFonts w:ascii="Times New Roman" w:eastAsia="바탕"/>
          <w:color w:val="auto"/>
          <w:kern w:val="2"/>
          <w:szCs w:val="23"/>
        </w:rPr>
        <w:t xml:space="preserve"> </w:t>
      </w:r>
      <w:r w:rsidR="000C5256" w:rsidRPr="005B30CF">
        <w:rPr>
          <w:rFonts w:ascii="Times New Roman" w:eastAsia="바탕" w:hint="eastAsia"/>
          <w:color w:val="auto"/>
          <w:kern w:val="2"/>
          <w:szCs w:val="23"/>
        </w:rPr>
        <w:t>용역의</w:t>
      </w:r>
      <w:r w:rsidR="000C5256"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매출액</w:t>
      </w:r>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또는</w:t>
      </w:r>
      <w:r w:rsidR="00662CFD" w:rsidRPr="005B30CF">
        <w:rPr>
          <w:rFonts w:ascii="Times New Roman" w:eastAsia="바탕"/>
          <w:color w:val="auto"/>
          <w:kern w:val="2"/>
          <w:szCs w:val="23"/>
        </w:rPr>
        <w:t xml:space="preserve"> </w:t>
      </w:r>
      <w:proofErr w:type="spellStart"/>
      <w:r w:rsidR="00662CFD" w:rsidRPr="005B30CF">
        <w:rPr>
          <w:rFonts w:ascii="Times New Roman" w:eastAsia="바탕" w:hint="eastAsia"/>
          <w:color w:val="auto"/>
          <w:kern w:val="2"/>
          <w:szCs w:val="23"/>
        </w:rPr>
        <w:t>지급금액</w:t>
      </w:r>
      <w:proofErr w:type="spellEnd"/>
      <w:r w:rsidR="00662CFD" w:rsidRPr="005B30CF">
        <w:rPr>
          <w:rFonts w:ascii="Times New Roman" w:eastAsia="바탕"/>
          <w:color w:val="auto"/>
          <w:kern w:val="2"/>
          <w:szCs w:val="23"/>
        </w:rPr>
        <w:t xml:space="preserve">, (ii) </w:t>
      </w:r>
      <w:r w:rsidR="00662CFD" w:rsidRPr="005B30CF">
        <w:rPr>
          <w:rFonts w:ascii="Times New Roman" w:eastAsia="바탕" w:hint="eastAsia"/>
          <w:color w:val="auto"/>
          <w:kern w:val="2"/>
          <w:szCs w:val="23"/>
        </w:rPr>
        <w:t>공급자에</w:t>
      </w:r>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대한</w:t>
      </w:r>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또는</w:t>
      </w:r>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당해</w:t>
      </w:r>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구매자로부터의</w:t>
      </w:r>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과거</w:t>
      </w:r>
      <w:r w:rsidR="00662CFD" w:rsidRPr="005B30CF">
        <w:rPr>
          <w:rFonts w:ascii="Times New Roman" w:eastAsia="바탕"/>
          <w:color w:val="auto"/>
          <w:kern w:val="2"/>
          <w:szCs w:val="23"/>
        </w:rPr>
        <w:t xml:space="preserve"> 1</w:t>
      </w:r>
      <w:r w:rsidR="00662CFD" w:rsidRPr="005B30CF">
        <w:rPr>
          <w:rFonts w:ascii="Times New Roman" w:eastAsia="바탕" w:hint="eastAsia"/>
          <w:color w:val="auto"/>
          <w:kern w:val="2"/>
          <w:szCs w:val="23"/>
        </w:rPr>
        <w:t>년간의</w:t>
      </w:r>
      <w:r w:rsidR="00662CFD" w:rsidRPr="005B30CF">
        <w:rPr>
          <w:rFonts w:ascii="Times New Roman" w:eastAsia="바탕"/>
          <w:color w:val="auto"/>
          <w:kern w:val="2"/>
          <w:szCs w:val="23"/>
        </w:rPr>
        <w:t xml:space="preserve"> </w:t>
      </w:r>
      <w:proofErr w:type="spellStart"/>
      <w:r w:rsidR="00662CFD" w:rsidRPr="005B30CF">
        <w:rPr>
          <w:rFonts w:ascii="Times New Roman" w:eastAsia="바탕" w:hint="eastAsia"/>
          <w:color w:val="auto"/>
          <w:kern w:val="2"/>
          <w:szCs w:val="23"/>
        </w:rPr>
        <w:t>지급금액</w:t>
      </w:r>
      <w:proofErr w:type="spellEnd"/>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중</w:t>
      </w:r>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가장</w:t>
      </w:r>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낮은</w:t>
      </w:r>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금액을</w:t>
      </w:r>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기준으로</w:t>
      </w:r>
      <w:r w:rsidR="00662CFD" w:rsidRPr="005B30CF">
        <w:rPr>
          <w:rFonts w:ascii="Times New Roman" w:eastAsia="바탕"/>
          <w:color w:val="auto"/>
          <w:kern w:val="2"/>
          <w:szCs w:val="23"/>
        </w:rPr>
        <w:t xml:space="preserve"> </w:t>
      </w:r>
      <w:r w:rsidR="00662CFD" w:rsidRPr="005B30CF">
        <w:rPr>
          <w:rFonts w:ascii="Times New Roman" w:eastAsia="바탕" w:hint="eastAsia"/>
          <w:color w:val="auto"/>
          <w:kern w:val="2"/>
          <w:szCs w:val="23"/>
        </w:rPr>
        <w:t>한다</w:t>
      </w:r>
      <w:r w:rsidR="00662CFD" w:rsidRPr="005B30CF">
        <w:rPr>
          <w:rFonts w:ascii="Times New Roman" w:eastAsia="바탕"/>
          <w:color w:val="auto"/>
          <w:kern w:val="2"/>
          <w:szCs w:val="23"/>
        </w:rPr>
        <w:t>.</w:t>
      </w:r>
    </w:p>
    <w:p w14:paraId="3CFBF0D5" w14:textId="55A83A96" w:rsidR="00786425" w:rsidRPr="005B30CF" w:rsidRDefault="00786425" w:rsidP="00786425">
      <w:pPr>
        <w:pStyle w:val="af7"/>
        <w:numPr>
          <w:ilvl w:val="2"/>
          <w:numId w:val="22"/>
        </w:numPr>
        <w:tabs>
          <w:tab w:val="clear" w:pos="800"/>
          <w:tab w:val="clear" w:pos="1600"/>
          <w:tab w:val="left" w:pos="900"/>
        </w:tabs>
        <w:snapToGrid w:val="0"/>
        <w:spacing w:after="240" w:line="360" w:lineRule="exact"/>
        <w:ind w:left="900" w:hanging="540"/>
        <w:rPr>
          <w:rFonts w:ascii="Times New Roman" w:eastAsia="바탕"/>
          <w:color w:val="auto"/>
          <w:kern w:val="2"/>
          <w:szCs w:val="23"/>
        </w:rPr>
      </w:pPr>
      <w:r w:rsidRPr="005B30CF">
        <w:rPr>
          <w:rFonts w:ascii="Times New Roman" w:eastAsia="바탕" w:hint="eastAsia"/>
          <w:spacing w:val="3"/>
          <w:szCs w:val="23"/>
        </w:rPr>
        <w:t>보증금</w:t>
      </w:r>
      <w:r w:rsidRPr="005B30CF">
        <w:rPr>
          <w:rFonts w:ascii="Times New Roman" w:eastAsia="바탕"/>
          <w:spacing w:val="3"/>
          <w:szCs w:val="23"/>
        </w:rPr>
        <w:t xml:space="preserve"> </w:t>
      </w:r>
      <w:r w:rsidRPr="005B30CF">
        <w:rPr>
          <w:rFonts w:ascii="Times New Roman" w:eastAsia="바탕" w:hint="eastAsia"/>
          <w:spacing w:val="3"/>
          <w:szCs w:val="23"/>
        </w:rPr>
        <w:t>및</w:t>
      </w:r>
      <w:r w:rsidRPr="005B30CF">
        <w:rPr>
          <w:rFonts w:ascii="Times New Roman" w:eastAsia="바탕"/>
          <w:spacing w:val="3"/>
          <w:szCs w:val="23"/>
        </w:rPr>
        <w:t xml:space="preserve"> </w:t>
      </w:r>
      <w:r w:rsidRPr="005B30CF">
        <w:rPr>
          <w:rFonts w:ascii="Times New Roman" w:eastAsia="바탕" w:hint="eastAsia"/>
          <w:spacing w:val="3"/>
          <w:szCs w:val="23"/>
        </w:rPr>
        <w:t>연</w:t>
      </w:r>
      <w:r w:rsidRPr="005B30CF">
        <w:rPr>
          <w:rFonts w:ascii="Times New Roman" w:eastAsia="바탕"/>
          <w:spacing w:val="3"/>
          <w:szCs w:val="23"/>
        </w:rPr>
        <w:t xml:space="preserve"> </w:t>
      </w:r>
      <w:proofErr w:type="spellStart"/>
      <w:r w:rsidRPr="005B30CF">
        <w:rPr>
          <w:rFonts w:ascii="Times New Roman" w:eastAsia="바탕" w:hint="eastAsia"/>
          <w:spacing w:val="3"/>
          <w:szCs w:val="23"/>
        </w:rPr>
        <w:t>임료</w:t>
      </w:r>
      <w:proofErr w:type="spellEnd"/>
      <w:r w:rsidRPr="005B30CF">
        <w:rPr>
          <w:rFonts w:ascii="Times New Roman" w:eastAsia="바탕"/>
          <w:spacing w:val="3"/>
          <w:szCs w:val="23"/>
        </w:rPr>
        <w:t>(</w:t>
      </w:r>
      <w:r w:rsidRPr="005B30CF">
        <w:rPr>
          <w:rFonts w:ascii="Times New Roman" w:eastAsia="바탕" w:hint="eastAsia"/>
          <w:spacing w:val="3"/>
          <w:szCs w:val="23"/>
        </w:rPr>
        <w:t>또는</w:t>
      </w:r>
      <w:r w:rsidRPr="005B30CF">
        <w:rPr>
          <w:rFonts w:ascii="Times New Roman" w:eastAsia="바탕"/>
          <w:spacing w:val="3"/>
          <w:szCs w:val="23"/>
        </w:rPr>
        <w:t xml:space="preserve"> </w:t>
      </w:r>
      <w:r w:rsidRPr="005B30CF">
        <w:rPr>
          <w:rFonts w:ascii="Times New Roman" w:eastAsia="바탕" w:hint="eastAsia"/>
          <w:spacing w:val="3"/>
          <w:szCs w:val="23"/>
        </w:rPr>
        <w:t>연</w:t>
      </w:r>
      <w:r w:rsidRPr="005B30CF">
        <w:rPr>
          <w:rFonts w:ascii="Times New Roman" w:eastAsia="바탕"/>
          <w:spacing w:val="3"/>
          <w:szCs w:val="23"/>
        </w:rPr>
        <w:t xml:space="preserve"> </w:t>
      </w:r>
      <w:proofErr w:type="spellStart"/>
      <w:r w:rsidRPr="005B30CF">
        <w:rPr>
          <w:rFonts w:ascii="Times New Roman" w:eastAsia="바탕" w:hint="eastAsia"/>
          <w:spacing w:val="3"/>
          <w:szCs w:val="23"/>
        </w:rPr>
        <w:t>리스료</w:t>
      </w:r>
      <w:proofErr w:type="spellEnd"/>
      <w:r w:rsidRPr="005B30CF">
        <w:rPr>
          <w:rFonts w:ascii="Times New Roman" w:eastAsia="바탕"/>
          <w:spacing w:val="3"/>
          <w:szCs w:val="23"/>
        </w:rPr>
        <w:t>)</w:t>
      </w:r>
      <w:r w:rsidRPr="005B30CF">
        <w:rPr>
          <w:rFonts w:ascii="Times New Roman" w:eastAsia="바탕" w:hint="eastAsia"/>
          <w:spacing w:val="3"/>
          <w:szCs w:val="23"/>
        </w:rPr>
        <w:t>를</w:t>
      </w:r>
      <w:r w:rsidRPr="005B30CF">
        <w:rPr>
          <w:rFonts w:ascii="Times New Roman" w:eastAsia="바탕"/>
          <w:spacing w:val="3"/>
          <w:szCs w:val="23"/>
        </w:rPr>
        <w:t xml:space="preserve"> </w:t>
      </w:r>
      <w:r w:rsidRPr="005B30CF">
        <w:rPr>
          <w:rFonts w:ascii="Times New Roman" w:eastAsia="바탕" w:hint="eastAsia"/>
          <w:spacing w:val="3"/>
          <w:szCs w:val="23"/>
        </w:rPr>
        <w:t>합산한</w:t>
      </w:r>
      <w:r w:rsidRPr="005B30CF">
        <w:rPr>
          <w:rFonts w:ascii="Times New Roman" w:eastAsia="바탕"/>
          <w:spacing w:val="3"/>
          <w:szCs w:val="23"/>
        </w:rPr>
        <w:t xml:space="preserve"> </w:t>
      </w:r>
      <w:r w:rsidRPr="005B30CF">
        <w:rPr>
          <w:rFonts w:ascii="Times New Roman" w:eastAsia="바탕" w:hint="eastAsia"/>
          <w:spacing w:val="3"/>
          <w:szCs w:val="23"/>
        </w:rPr>
        <w:t>금액이</w:t>
      </w:r>
      <w:r w:rsidRPr="005B30CF">
        <w:rPr>
          <w:rFonts w:ascii="Times New Roman" w:eastAsia="바탕"/>
          <w:spacing w:val="3"/>
          <w:szCs w:val="23"/>
        </w:rPr>
        <w:t xml:space="preserve"> </w:t>
      </w:r>
      <w:r w:rsidRPr="005B30CF">
        <w:rPr>
          <w:rFonts w:ascii="Times New Roman" w:eastAsia="바탕" w:hint="eastAsia"/>
          <w:spacing w:val="3"/>
          <w:szCs w:val="23"/>
        </w:rPr>
        <w:t>금</w:t>
      </w:r>
      <w:r w:rsidRPr="005B30CF">
        <w:rPr>
          <w:rFonts w:ascii="Times New Roman" w:eastAsia="바탕"/>
          <w:spacing w:val="3"/>
          <w:szCs w:val="23"/>
        </w:rPr>
        <w:t xml:space="preserve"> </w:t>
      </w:r>
      <w:r w:rsidR="005B30CF" w:rsidRPr="008F029D">
        <w:rPr>
          <w:rFonts w:ascii="Times New Roman" w:eastAsia="바탕"/>
          <w:color w:val="auto"/>
          <w:kern w:val="2"/>
          <w:szCs w:val="23"/>
        </w:rPr>
        <w:t>5</w:t>
      </w:r>
      <w:r w:rsidR="00372471" w:rsidRPr="008F029D">
        <w:rPr>
          <w:rFonts w:ascii="Times New Roman" w:eastAsia="바탕"/>
          <w:color w:val="auto"/>
          <w:kern w:val="2"/>
          <w:szCs w:val="23"/>
        </w:rPr>
        <w:t>0</w:t>
      </w:r>
      <w:r w:rsidR="00372471" w:rsidRPr="008F029D">
        <w:rPr>
          <w:rFonts w:ascii="Times New Roman" w:eastAsia="바탕" w:hint="eastAsia"/>
          <w:color w:val="auto"/>
          <w:kern w:val="2"/>
          <w:szCs w:val="23"/>
        </w:rPr>
        <w:t>억</w:t>
      </w:r>
      <w:r w:rsidRPr="005B30CF">
        <w:rPr>
          <w:rFonts w:ascii="Times New Roman" w:eastAsia="바탕" w:hint="eastAsia"/>
          <w:spacing w:val="3"/>
          <w:szCs w:val="23"/>
        </w:rPr>
        <w:t>원</w:t>
      </w:r>
      <w:r w:rsidRPr="005B30CF">
        <w:rPr>
          <w:rFonts w:ascii="Times New Roman" w:eastAsia="바탕"/>
          <w:spacing w:val="3"/>
          <w:szCs w:val="23"/>
        </w:rPr>
        <w:t>을</w:t>
      </w:r>
      <w:r w:rsidRPr="005B30CF">
        <w:rPr>
          <w:rFonts w:ascii="Times New Roman" w:eastAsia="바탕"/>
          <w:spacing w:val="3"/>
          <w:szCs w:val="23"/>
        </w:rPr>
        <w:t xml:space="preserve"> </w:t>
      </w:r>
      <w:r w:rsidRPr="005B30CF">
        <w:rPr>
          <w:rFonts w:ascii="Times New Roman" w:eastAsia="바탕"/>
          <w:spacing w:val="3"/>
          <w:szCs w:val="23"/>
        </w:rPr>
        <w:t>초과하는</w:t>
      </w:r>
      <w:r w:rsidRPr="00AD71D2">
        <w:rPr>
          <w:rFonts w:ascii="Times New Roman" w:eastAsia="바탕"/>
          <w:spacing w:val="3"/>
          <w:szCs w:val="23"/>
        </w:rPr>
        <w:t xml:space="preserve"> </w:t>
      </w:r>
      <w:r w:rsidRPr="00410393">
        <w:rPr>
          <w:rFonts w:ascii="Times New Roman" w:eastAsia="바탕"/>
          <w:spacing w:val="3"/>
          <w:szCs w:val="23"/>
        </w:rPr>
        <w:t>부동산</w:t>
      </w:r>
      <w:r w:rsidRPr="00410393">
        <w:rPr>
          <w:rFonts w:ascii="Times New Roman" w:eastAsia="바탕"/>
          <w:spacing w:val="3"/>
          <w:szCs w:val="23"/>
        </w:rPr>
        <w:t xml:space="preserve">, </w:t>
      </w:r>
      <w:r w:rsidRPr="00CB251B">
        <w:rPr>
          <w:rFonts w:ascii="Times New Roman" w:eastAsia="바탕"/>
          <w:spacing w:val="3"/>
          <w:szCs w:val="23"/>
        </w:rPr>
        <w:t>동산</w:t>
      </w:r>
      <w:r w:rsidRPr="00CB251B">
        <w:rPr>
          <w:rFonts w:ascii="Times New Roman" w:eastAsia="바탕"/>
          <w:spacing w:val="3"/>
          <w:szCs w:val="23"/>
        </w:rPr>
        <w:t xml:space="preserve">, </w:t>
      </w:r>
      <w:r w:rsidRPr="005B30CF">
        <w:rPr>
          <w:rFonts w:ascii="Times New Roman" w:eastAsia="바탕" w:hint="eastAsia"/>
          <w:spacing w:val="3"/>
          <w:szCs w:val="23"/>
        </w:rPr>
        <w:t>기타</w:t>
      </w:r>
      <w:r w:rsidRPr="005B30CF">
        <w:rPr>
          <w:rFonts w:ascii="Times New Roman" w:eastAsia="바탕"/>
          <w:spacing w:val="3"/>
          <w:szCs w:val="23"/>
        </w:rPr>
        <w:t xml:space="preserve"> </w:t>
      </w:r>
      <w:r w:rsidRPr="005B30CF">
        <w:rPr>
          <w:rFonts w:ascii="Times New Roman" w:eastAsia="바탕" w:hint="eastAsia"/>
          <w:spacing w:val="3"/>
          <w:szCs w:val="23"/>
        </w:rPr>
        <w:t>자산의</w:t>
      </w:r>
      <w:r w:rsidRPr="005B30CF">
        <w:rPr>
          <w:rFonts w:ascii="Times New Roman" w:eastAsia="바탕"/>
          <w:spacing w:val="3"/>
          <w:szCs w:val="23"/>
        </w:rPr>
        <w:t xml:space="preserve"> </w:t>
      </w:r>
      <w:r w:rsidRPr="005B30CF">
        <w:rPr>
          <w:rFonts w:ascii="Times New Roman" w:eastAsia="바탕" w:hint="eastAsia"/>
          <w:spacing w:val="3"/>
          <w:szCs w:val="23"/>
        </w:rPr>
        <w:t>임대차</w:t>
      </w:r>
      <w:r w:rsidRPr="005B30CF">
        <w:rPr>
          <w:rFonts w:ascii="Times New Roman" w:eastAsia="바탕"/>
          <w:spacing w:val="3"/>
          <w:szCs w:val="23"/>
        </w:rPr>
        <w:t xml:space="preserve"> </w:t>
      </w:r>
      <w:r w:rsidRPr="005B30CF">
        <w:rPr>
          <w:rFonts w:ascii="Times New Roman" w:eastAsia="바탕" w:hint="eastAsia"/>
          <w:spacing w:val="3"/>
          <w:szCs w:val="23"/>
        </w:rPr>
        <w:t>또는</w:t>
      </w:r>
      <w:r w:rsidRPr="005B30CF">
        <w:rPr>
          <w:rFonts w:ascii="Times New Roman" w:eastAsia="바탕"/>
          <w:spacing w:val="3"/>
          <w:szCs w:val="23"/>
        </w:rPr>
        <w:t xml:space="preserve"> </w:t>
      </w:r>
      <w:r w:rsidRPr="005B30CF">
        <w:rPr>
          <w:rFonts w:ascii="Times New Roman" w:eastAsia="바탕" w:hint="eastAsia"/>
          <w:spacing w:val="3"/>
          <w:szCs w:val="23"/>
        </w:rPr>
        <w:t>리스에</w:t>
      </w:r>
      <w:r w:rsidRPr="005B30CF">
        <w:rPr>
          <w:rFonts w:ascii="Times New Roman" w:eastAsia="바탕"/>
          <w:spacing w:val="3"/>
          <w:szCs w:val="23"/>
        </w:rPr>
        <w:t xml:space="preserve"> </w:t>
      </w:r>
      <w:r w:rsidRPr="005B30CF">
        <w:rPr>
          <w:rFonts w:ascii="Times New Roman" w:eastAsia="바탕" w:hint="eastAsia"/>
          <w:spacing w:val="3"/>
          <w:szCs w:val="23"/>
        </w:rPr>
        <w:t>관한</w:t>
      </w:r>
      <w:r w:rsidRPr="005B30CF">
        <w:rPr>
          <w:rFonts w:ascii="Times New Roman" w:eastAsia="바탕"/>
          <w:spacing w:val="3"/>
          <w:szCs w:val="23"/>
        </w:rPr>
        <w:t xml:space="preserve"> </w:t>
      </w:r>
      <w:r w:rsidRPr="005B30CF">
        <w:rPr>
          <w:rFonts w:ascii="Times New Roman" w:eastAsia="바탕" w:hint="eastAsia"/>
          <w:spacing w:val="3"/>
          <w:szCs w:val="23"/>
        </w:rPr>
        <w:t>계약</w:t>
      </w:r>
      <w:r w:rsidRPr="005B30CF">
        <w:rPr>
          <w:rFonts w:ascii="Times New Roman" w:eastAsia="바탕"/>
          <w:spacing w:val="3"/>
          <w:szCs w:val="23"/>
        </w:rPr>
        <w:t>;</w:t>
      </w:r>
    </w:p>
    <w:p w14:paraId="2852EC27" w14:textId="77777777" w:rsidR="00786425" w:rsidRPr="005B30CF" w:rsidRDefault="00786425" w:rsidP="00786425">
      <w:pPr>
        <w:pStyle w:val="af7"/>
        <w:numPr>
          <w:ilvl w:val="2"/>
          <w:numId w:val="22"/>
        </w:numPr>
        <w:tabs>
          <w:tab w:val="clear" w:pos="800"/>
          <w:tab w:val="clear" w:pos="1600"/>
          <w:tab w:val="left" w:pos="900"/>
        </w:tabs>
        <w:snapToGrid w:val="0"/>
        <w:spacing w:after="240" w:line="360" w:lineRule="exact"/>
        <w:ind w:left="900" w:hanging="540"/>
        <w:rPr>
          <w:rFonts w:ascii="Times New Roman"/>
          <w:szCs w:val="23"/>
        </w:rPr>
      </w:pPr>
      <w:r w:rsidRPr="005B30CF">
        <w:rPr>
          <w:rFonts w:ascii="Times New Roman" w:eastAsia="바탕" w:hint="eastAsia"/>
          <w:spacing w:val="3"/>
          <w:szCs w:val="23"/>
        </w:rPr>
        <w:t>특허권</w:t>
      </w:r>
      <w:r w:rsidRPr="005B30CF">
        <w:rPr>
          <w:rFonts w:ascii="Times New Roman"/>
          <w:szCs w:val="23"/>
        </w:rPr>
        <w:t xml:space="preserve">, </w:t>
      </w:r>
      <w:r w:rsidRPr="005B30CF">
        <w:rPr>
          <w:rFonts w:ascii="Times New Roman" w:hint="eastAsia"/>
          <w:szCs w:val="23"/>
        </w:rPr>
        <w:t>상표권</w:t>
      </w:r>
      <w:r w:rsidRPr="005B30CF">
        <w:rPr>
          <w:rFonts w:ascii="Times New Roman"/>
          <w:szCs w:val="23"/>
        </w:rPr>
        <w:t xml:space="preserve">, </w:t>
      </w:r>
      <w:proofErr w:type="spellStart"/>
      <w:r w:rsidRPr="005B30CF">
        <w:rPr>
          <w:rFonts w:ascii="Times New Roman" w:hint="eastAsia"/>
          <w:szCs w:val="23"/>
        </w:rPr>
        <w:t>실용신안권</w:t>
      </w:r>
      <w:proofErr w:type="spellEnd"/>
      <w:r w:rsidRPr="005B30CF">
        <w:rPr>
          <w:rFonts w:ascii="Times New Roman"/>
          <w:szCs w:val="23"/>
        </w:rPr>
        <w:t xml:space="preserve">, </w:t>
      </w:r>
      <w:r w:rsidRPr="005B30CF">
        <w:rPr>
          <w:rFonts w:ascii="Times New Roman" w:hint="eastAsia"/>
          <w:szCs w:val="23"/>
        </w:rPr>
        <w:t>디자인</w:t>
      </w:r>
      <w:r w:rsidRPr="005B30CF">
        <w:rPr>
          <w:rFonts w:ascii="Times New Roman"/>
          <w:szCs w:val="23"/>
        </w:rPr>
        <w:t xml:space="preserve">, </w:t>
      </w:r>
      <w:r w:rsidRPr="005B30CF">
        <w:rPr>
          <w:rFonts w:ascii="Times New Roman" w:hint="eastAsia"/>
          <w:szCs w:val="23"/>
        </w:rPr>
        <w:t>저작권</w:t>
      </w:r>
      <w:r w:rsidRPr="005B30CF">
        <w:rPr>
          <w:rFonts w:ascii="Times New Roman"/>
          <w:szCs w:val="23"/>
        </w:rPr>
        <w:t xml:space="preserve"> </w:t>
      </w:r>
      <w:r w:rsidRPr="005B30CF">
        <w:rPr>
          <w:rFonts w:ascii="Times New Roman" w:hint="eastAsia"/>
          <w:szCs w:val="23"/>
        </w:rPr>
        <w:t>기타</w:t>
      </w:r>
      <w:r w:rsidRPr="005B30CF">
        <w:rPr>
          <w:rFonts w:ascii="Times New Roman"/>
          <w:szCs w:val="23"/>
        </w:rPr>
        <w:t xml:space="preserve"> </w:t>
      </w:r>
      <w:r w:rsidRPr="005B30CF">
        <w:rPr>
          <w:rFonts w:ascii="Times New Roman" w:hint="eastAsia"/>
          <w:szCs w:val="23"/>
        </w:rPr>
        <w:t>지식재산권의</w:t>
      </w:r>
      <w:r w:rsidRPr="005B30CF">
        <w:rPr>
          <w:rFonts w:ascii="Times New Roman"/>
          <w:szCs w:val="23"/>
        </w:rPr>
        <w:t xml:space="preserve"> </w:t>
      </w:r>
      <w:r w:rsidRPr="005B30CF">
        <w:rPr>
          <w:rFonts w:ascii="Times New Roman" w:hint="eastAsia"/>
          <w:szCs w:val="23"/>
        </w:rPr>
        <w:t>양수도</w:t>
      </w:r>
      <w:r w:rsidRPr="005B30CF">
        <w:rPr>
          <w:rFonts w:ascii="Times New Roman"/>
          <w:szCs w:val="23"/>
        </w:rPr>
        <w:t xml:space="preserve"> </w:t>
      </w:r>
      <w:r w:rsidRPr="005B30CF">
        <w:rPr>
          <w:rFonts w:ascii="Times New Roman" w:hint="eastAsia"/>
          <w:szCs w:val="23"/>
        </w:rPr>
        <w:t>및</w:t>
      </w:r>
      <w:r w:rsidRPr="005B30CF">
        <w:rPr>
          <w:rFonts w:ascii="Times New Roman"/>
          <w:szCs w:val="23"/>
        </w:rPr>
        <w:t>/</w:t>
      </w:r>
      <w:r w:rsidRPr="005B30CF">
        <w:rPr>
          <w:rFonts w:ascii="Times New Roman" w:hint="eastAsia"/>
          <w:szCs w:val="23"/>
        </w:rPr>
        <w:t>또는</w:t>
      </w:r>
      <w:r w:rsidRPr="005B30CF">
        <w:rPr>
          <w:rFonts w:ascii="Times New Roman"/>
          <w:szCs w:val="23"/>
        </w:rPr>
        <w:t xml:space="preserve"> </w:t>
      </w:r>
      <w:r w:rsidRPr="005B30CF">
        <w:rPr>
          <w:rFonts w:ascii="Times New Roman" w:hint="eastAsia"/>
          <w:szCs w:val="23"/>
        </w:rPr>
        <w:t>라이</w:t>
      </w:r>
      <w:r w:rsidR="00883718" w:rsidRPr="005B30CF">
        <w:rPr>
          <w:rFonts w:ascii="Times New Roman" w:hint="eastAsia"/>
          <w:szCs w:val="23"/>
        </w:rPr>
        <w:t>선</w:t>
      </w:r>
      <w:r w:rsidRPr="005B30CF">
        <w:rPr>
          <w:rFonts w:ascii="Times New Roman" w:hint="eastAsia"/>
          <w:szCs w:val="23"/>
        </w:rPr>
        <w:t>스에</w:t>
      </w:r>
      <w:r w:rsidRPr="005B30CF">
        <w:rPr>
          <w:rFonts w:ascii="Times New Roman"/>
          <w:szCs w:val="23"/>
        </w:rPr>
        <w:t xml:space="preserve"> </w:t>
      </w:r>
      <w:r w:rsidRPr="005B30CF">
        <w:rPr>
          <w:rFonts w:ascii="Times New Roman" w:hint="eastAsia"/>
          <w:szCs w:val="23"/>
        </w:rPr>
        <w:t>관한</w:t>
      </w:r>
      <w:r w:rsidRPr="005B30CF">
        <w:rPr>
          <w:rFonts w:ascii="Times New Roman"/>
          <w:szCs w:val="23"/>
        </w:rPr>
        <w:t xml:space="preserve"> </w:t>
      </w:r>
      <w:r w:rsidRPr="005B30CF">
        <w:rPr>
          <w:rFonts w:ascii="Times New Roman" w:hint="eastAsia"/>
          <w:szCs w:val="23"/>
        </w:rPr>
        <w:t>계약</w:t>
      </w:r>
      <w:r w:rsidRPr="005B30CF">
        <w:rPr>
          <w:rFonts w:ascii="Times New Roman"/>
          <w:szCs w:val="23"/>
        </w:rPr>
        <w:t>;</w:t>
      </w:r>
    </w:p>
    <w:p w14:paraId="103A66AB" w14:textId="37815077" w:rsidR="00786425" w:rsidRPr="005B30CF" w:rsidRDefault="00786425" w:rsidP="00786425">
      <w:pPr>
        <w:pStyle w:val="af7"/>
        <w:numPr>
          <w:ilvl w:val="2"/>
          <w:numId w:val="22"/>
        </w:numPr>
        <w:tabs>
          <w:tab w:val="clear" w:pos="800"/>
          <w:tab w:val="clear" w:pos="1600"/>
          <w:tab w:val="left" w:pos="900"/>
        </w:tabs>
        <w:snapToGrid w:val="0"/>
        <w:spacing w:after="240" w:line="360" w:lineRule="exact"/>
        <w:ind w:left="900" w:hanging="540"/>
        <w:rPr>
          <w:rFonts w:ascii="Times New Roman"/>
          <w:szCs w:val="23"/>
        </w:rPr>
      </w:pPr>
      <w:r w:rsidRPr="005B30CF">
        <w:rPr>
          <w:rFonts w:ascii="Times New Roman" w:hint="eastAsia"/>
          <w:szCs w:val="23"/>
        </w:rPr>
        <w:t>연간</w:t>
      </w:r>
      <w:r w:rsidRPr="005B30CF">
        <w:rPr>
          <w:rFonts w:ascii="Times New Roman"/>
          <w:szCs w:val="23"/>
        </w:rPr>
        <w:t xml:space="preserve"> </w:t>
      </w:r>
      <w:r w:rsidRPr="005B30CF">
        <w:rPr>
          <w:rFonts w:ascii="Times New Roman" w:hint="eastAsia"/>
          <w:szCs w:val="23"/>
        </w:rPr>
        <w:t>금</w:t>
      </w:r>
      <w:r w:rsidRPr="005B30CF">
        <w:rPr>
          <w:rFonts w:ascii="Times New Roman"/>
          <w:szCs w:val="23"/>
        </w:rPr>
        <w:t xml:space="preserve"> </w:t>
      </w:r>
      <w:r w:rsidR="005B30CF" w:rsidRPr="008F029D">
        <w:rPr>
          <w:rFonts w:ascii="Times New Roman" w:eastAsia="바탕"/>
          <w:color w:val="auto"/>
          <w:kern w:val="2"/>
          <w:szCs w:val="23"/>
        </w:rPr>
        <w:t>5</w:t>
      </w:r>
      <w:r w:rsidR="00372471" w:rsidRPr="008F029D">
        <w:rPr>
          <w:rFonts w:ascii="Times New Roman" w:eastAsia="바탕"/>
          <w:color w:val="auto"/>
          <w:kern w:val="2"/>
          <w:szCs w:val="23"/>
        </w:rPr>
        <w:t>0</w:t>
      </w:r>
      <w:r w:rsidR="00372471" w:rsidRPr="008F029D">
        <w:rPr>
          <w:rFonts w:ascii="Times New Roman" w:eastAsia="바탕" w:hint="eastAsia"/>
          <w:color w:val="auto"/>
          <w:kern w:val="2"/>
          <w:szCs w:val="23"/>
        </w:rPr>
        <w:t>억</w:t>
      </w:r>
      <w:r w:rsidRPr="005B30CF">
        <w:rPr>
          <w:rFonts w:ascii="Times New Roman" w:hint="eastAsia"/>
          <w:szCs w:val="23"/>
        </w:rPr>
        <w:t>원을</w:t>
      </w:r>
      <w:r w:rsidRPr="005B30CF">
        <w:rPr>
          <w:rFonts w:ascii="Times New Roman"/>
          <w:szCs w:val="23"/>
        </w:rPr>
        <w:t xml:space="preserve"> </w:t>
      </w:r>
      <w:r w:rsidRPr="005B30CF">
        <w:rPr>
          <w:rFonts w:ascii="Times New Roman" w:hint="eastAsia"/>
          <w:szCs w:val="23"/>
        </w:rPr>
        <w:t>초과하는</w:t>
      </w:r>
      <w:r w:rsidRPr="005B30CF">
        <w:rPr>
          <w:rFonts w:ascii="Times New Roman"/>
          <w:szCs w:val="23"/>
        </w:rPr>
        <w:t xml:space="preserve"> </w:t>
      </w:r>
      <w:r w:rsidRPr="005B30CF">
        <w:rPr>
          <w:rFonts w:ascii="Times New Roman" w:hint="eastAsia"/>
          <w:szCs w:val="23"/>
        </w:rPr>
        <w:t>자본적</w:t>
      </w:r>
      <w:r w:rsidRPr="005B30CF">
        <w:rPr>
          <w:rFonts w:ascii="Times New Roman"/>
          <w:szCs w:val="23"/>
        </w:rPr>
        <w:t xml:space="preserve"> </w:t>
      </w:r>
      <w:r w:rsidRPr="00AD71D2">
        <w:rPr>
          <w:rFonts w:ascii="Times New Roman" w:hint="eastAsia"/>
          <w:szCs w:val="23"/>
        </w:rPr>
        <w:t>지출을</w:t>
      </w:r>
      <w:r w:rsidRPr="00410393">
        <w:rPr>
          <w:rFonts w:ascii="Times New Roman"/>
          <w:szCs w:val="23"/>
        </w:rPr>
        <w:t xml:space="preserve"> </w:t>
      </w:r>
      <w:r w:rsidRPr="00410393">
        <w:rPr>
          <w:rFonts w:ascii="Times New Roman" w:hint="eastAsia"/>
          <w:szCs w:val="23"/>
        </w:rPr>
        <w:t>요하는</w:t>
      </w:r>
      <w:r w:rsidRPr="00CB251B">
        <w:rPr>
          <w:rFonts w:ascii="Times New Roman"/>
          <w:szCs w:val="23"/>
        </w:rPr>
        <w:t xml:space="preserve"> </w:t>
      </w:r>
      <w:r w:rsidRPr="00CB251B">
        <w:rPr>
          <w:rFonts w:ascii="Times New Roman" w:hint="eastAsia"/>
          <w:szCs w:val="23"/>
        </w:rPr>
        <w:t>계약</w:t>
      </w:r>
      <w:r w:rsidRPr="005B30CF">
        <w:rPr>
          <w:rFonts w:ascii="Times New Roman"/>
          <w:szCs w:val="23"/>
        </w:rPr>
        <w:t>;</w:t>
      </w:r>
    </w:p>
    <w:p w14:paraId="2B816113" w14:textId="64E8EA34" w:rsidR="00786425" w:rsidRPr="00AD71D2" w:rsidRDefault="00786425" w:rsidP="00786425">
      <w:pPr>
        <w:pStyle w:val="af7"/>
        <w:numPr>
          <w:ilvl w:val="2"/>
          <w:numId w:val="22"/>
        </w:numPr>
        <w:tabs>
          <w:tab w:val="clear" w:pos="800"/>
          <w:tab w:val="clear" w:pos="1600"/>
          <w:tab w:val="left" w:pos="900"/>
        </w:tabs>
        <w:snapToGrid w:val="0"/>
        <w:spacing w:after="240" w:line="360" w:lineRule="exact"/>
        <w:ind w:left="900" w:hanging="540"/>
        <w:rPr>
          <w:rFonts w:ascii="Times New Roman"/>
          <w:szCs w:val="23"/>
        </w:rPr>
      </w:pPr>
      <w:r w:rsidRPr="005B30CF">
        <w:rPr>
          <w:rFonts w:ascii="Times New Roman" w:hint="eastAsia"/>
          <w:szCs w:val="23"/>
        </w:rPr>
        <w:t>부동산</w:t>
      </w:r>
      <w:r w:rsidRPr="005B30CF">
        <w:rPr>
          <w:rFonts w:ascii="Times New Roman"/>
          <w:szCs w:val="23"/>
        </w:rPr>
        <w:t xml:space="preserve">, </w:t>
      </w:r>
      <w:r w:rsidRPr="005B30CF">
        <w:rPr>
          <w:rFonts w:ascii="Times New Roman" w:hint="eastAsia"/>
          <w:szCs w:val="23"/>
        </w:rPr>
        <w:t>기타</w:t>
      </w:r>
      <w:r w:rsidRPr="005B30CF">
        <w:rPr>
          <w:rFonts w:ascii="Times New Roman"/>
          <w:szCs w:val="23"/>
        </w:rPr>
        <w:t xml:space="preserve"> </w:t>
      </w:r>
      <w:r w:rsidRPr="005B30CF">
        <w:rPr>
          <w:rFonts w:ascii="Times New Roman" w:hint="eastAsia"/>
          <w:szCs w:val="23"/>
        </w:rPr>
        <w:t>고정자산의</w:t>
      </w:r>
      <w:r w:rsidRPr="005B30CF">
        <w:rPr>
          <w:rFonts w:ascii="Times New Roman"/>
          <w:szCs w:val="23"/>
        </w:rPr>
        <w:t xml:space="preserve"> </w:t>
      </w:r>
      <w:r w:rsidRPr="005B30CF">
        <w:rPr>
          <w:rFonts w:ascii="Times New Roman" w:hint="eastAsia"/>
          <w:szCs w:val="23"/>
        </w:rPr>
        <w:t>구매</w:t>
      </w:r>
      <w:r w:rsidRPr="005B30CF">
        <w:rPr>
          <w:rFonts w:ascii="Times New Roman"/>
          <w:szCs w:val="23"/>
        </w:rPr>
        <w:t xml:space="preserve"> </w:t>
      </w:r>
      <w:r w:rsidRPr="005B30CF">
        <w:rPr>
          <w:rFonts w:ascii="Times New Roman" w:hint="eastAsia"/>
          <w:szCs w:val="23"/>
        </w:rPr>
        <w:t>또는</w:t>
      </w:r>
      <w:r w:rsidRPr="005B30CF">
        <w:rPr>
          <w:rFonts w:ascii="Times New Roman"/>
          <w:szCs w:val="23"/>
        </w:rPr>
        <w:t xml:space="preserve"> </w:t>
      </w:r>
      <w:r w:rsidRPr="005B30CF">
        <w:rPr>
          <w:rFonts w:ascii="Times New Roman" w:hint="eastAsia"/>
          <w:szCs w:val="23"/>
        </w:rPr>
        <w:t>처분에</w:t>
      </w:r>
      <w:r w:rsidRPr="005B30CF">
        <w:rPr>
          <w:rFonts w:ascii="Times New Roman"/>
          <w:szCs w:val="23"/>
        </w:rPr>
        <w:t xml:space="preserve"> </w:t>
      </w:r>
      <w:r w:rsidRPr="005B30CF">
        <w:rPr>
          <w:rFonts w:ascii="Times New Roman" w:hint="eastAsia"/>
          <w:szCs w:val="23"/>
        </w:rPr>
        <w:t>관한</w:t>
      </w:r>
      <w:r w:rsidRPr="005B30CF">
        <w:rPr>
          <w:rFonts w:ascii="Times New Roman"/>
          <w:szCs w:val="23"/>
        </w:rPr>
        <w:t xml:space="preserve"> </w:t>
      </w:r>
      <w:r w:rsidRPr="005B30CF">
        <w:rPr>
          <w:rFonts w:ascii="Times New Roman" w:hint="eastAsia"/>
          <w:szCs w:val="23"/>
        </w:rPr>
        <w:t>계약으로서</w:t>
      </w:r>
      <w:r w:rsidRPr="005B30CF">
        <w:rPr>
          <w:rFonts w:ascii="Times New Roman"/>
          <w:szCs w:val="23"/>
        </w:rPr>
        <w:t xml:space="preserve">, </w:t>
      </w:r>
      <w:r w:rsidRPr="005B30CF">
        <w:rPr>
          <w:rFonts w:ascii="Times New Roman" w:hint="eastAsia"/>
          <w:szCs w:val="23"/>
        </w:rPr>
        <w:t>구매</w:t>
      </w:r>
      <w:r w:rsidRPr="005B30CF">
        <w:rPr>
          <w:rFonts w:ascii="Times New Roman"/>
          <w:szCs w:val="23"/>
        </w:rPr>
        <w:t xml:space="preserve"> </w:t>
      </w:r>
      <w:r w:rsidRPr="005B30CF">
        <w:rPr>
          <w:rFonts w:ascii="Times New Roman" w:hint="eastAsia"/>
          <w:szCs w:val="23"/>
        </w:rPr>
        <w:t>또는</w:t>
      </w:r>
      <w:r w:rsidRPr="005B30CF">
        <w:rPr>
          <w:rFonts w:ascii="Times New Roman"/>
          <w:szCs w:val="23"/>
        </w:rPr>
        <w:t xml:space="preserve"> </w:t>
      </w:r>
      <w:r w:rsidRPr="005B30CF">
        <w:rPr>
          <w:rFonts w:ascii="Times New Roman" w:hint="eastAsia"/>
          <w:szCs w:val="23"/>
        </w:rPr>
        <w:t>처분의</w:t>
      </w:r>
      <w:r w:rsidRPr="005B30CF">
        <w:rPr>
          <w:rFonts w:ascii="Times New Roman"/>
          <w:szCs w:val="23"/>
        </w:rPr>
        <w:t xml:space="preserve"> </w:t>
      </w:r>
      <w:r w:rsidRPr="005B30CF">
        <w:rPr>
          <w:rFonts w:ascii="Times New Roman" w:hint="eastAsia"/>
          <w:szCs w:val="23"/>
        </w:rPr>
        <w:t>대가가</w:t>
      </w:r>
      <w:r w:rsidRPr="005B30CF">
        <w:rPr>
          <w:rFonts w:ascii="Times New Roman"/>
          <w:szCs w:val="23"/>
        </w:rPr>
        <w:t xml:space="preserve"> </w:t>
      </w:r>
      <w:r w:rsidRPr="005B30CF">
        <w:rPr>
          <w:rFonts w:ascii="Times New Roman" w:hint="eastAsia"/>
          <w:szCs w:val="23"/>
        </w:rPr>
        <w:t>금</w:t>
      </w:r>
      <w:r w:rsidRPr="005B30CF">
        <w:rPr>
          <w:rFonts w:ascii="Times New Roman"/>
          <w:szCs w:val="23"/>
        </w:rPr>
        <w:t xml:space="preserve"> </w:t>
      </w:r>
      <w:r w:rsidR="005B30CF" w:rsidRPr="008F029D">
        <w:rPr>
          <w:rFonts w:ascii="Times New Roman" w:eastAsia="바탕"/>
          <w:color w:val="auto"/>
          <w:kern w:val="2"/>
          <w:szCs w:val="23"/>
        </w:rPr>
        <w:t>5</w:t>
      </w:r>
      <w:r w:rsidR="00372471" w:rsidRPr="008F029D">
        <w:rPr>
          <w:rFonts w:ascii="Times New Roman" w:eastAsia="바탕"/>
          <w:color w:val="auto"/>
          <w:kern w:val="2"/>
          <w:szCs w:val="23"/>
        </w:rPr>
        <w:t>0</w:t>
      </w:r>
      <w:r w:rsidR="00372471" w:rsidRPr="008F029D">
        <w:rPr>
          <w:rFonts w:ascii="Times New Roman" w:eastAsia="바탕" w:hint="eastAsia"/>
          <w:color w:val="auto"/>
          <w:kern w:val="2"/>
          <w:szCs w:val="23"/>
        </w:rPr>
        <w:t>억</w:t>
      </w:r>
      <w:r w:rsidRPr="005B30CF">
        <w:rPr>
          <w:rFonts w:ascii="Times New Roman" w:hint="eastAsia"/>
          <w:szCs w:val="23"/>
        </w:rPr>
        <w:t>원을</w:t>
      </w:r>
      <w:r w:rsidRPr="005B30CF">
        <w:rPr>
          <w:rFonts w:ascii="Times New Roman"/>
          <w:szCs w:val="23"/>
        </w:rPr>
        <w:t xml:space="preserve"> </w:t>
      </w:r>
      <w:r w:rsidRPr="005B30CF">
        <w:rPr>
          <w:rFonts w:ascii="Times New Roman" w:hint="eastAsia"/>
          <w:szCs w:val="23"/>
        </w:rPr>
        <w:t>초과하는</w:t>
      </w:r>
      <w:r w:rsidRPr="005B30CF">
        <w:rPr>
          <w:rFonts w:ascii="Times New Roman"/>
          <w:szCs w:val="23"/>
        </w:rPr>
        <w:t xml:space="preserve"> </w:t>
      </w:r>
      <w:r w:rsidRPr="005B30CF">
        <w:rPr>
          <w:rFonts w:ascii="Times New Roman" w:hint="eastAsia"/>
          <w:szCs w:val="23"/>
        </w:rPr>
        <w:t>계약</w:t>
      </w:r>
      <w:r w:rsidRPr="005B30CF">
        <w:rPr>
          <w:rFonts w:ascii="Times New Roman" w:hint="eastAsia"/>
          <w:szCs w:val="23"/>
        </w:rPr>
        <w:t>;</w:t>
      </w:r>
    </w:p>
    <w:p w14:paraId="1D75DD29" w14:textId="77777777" w:rsidR="00786425" w:rsidRPr="00B51FA5" w:rsidRDefault="00786425" w:rsidP="00786425">
      <w:pPr>
        <w:pStyle w:val="af7"/>
        <w:numPr>
          <w:ilvl w:val="2"/>
          <w:numId w:val="22"/>
        </w:numPr>
        <w:tabs>
          <w:tab w:val="clear" w:pos="800"/>
          <w:tab w:val="clear" w:pos="1600"/>
          <w:tab w:val="left" w:pos="900"/>
        </w:tabs>
        <w:snapToGrid w:val="0"/>
        <w:spacing w:after="240" w:line="360" w:lineRule="exact"/>
        <w:ind w:left="900" w:hanging="540"/>
        <w:rPr>
          <w:rFonts w:ascii="Times New Roman"/>
          <w:szCs w:val="23"/>
        </w:rPr>
      </w:pPr>
      <w:r w:rsidRPr="00B51FA5">
        <w:rPr>
          <w:rFonts w:ascii="Times New Roman" w:hint="eastAsia"/>
          <w:szCs w:val="23"/>
        </w:rPr>
        <w:t>영업활동을</w:t>
      </w:r>
      <w:r w:rsidRPr="00B51FA5">
        <w:rPr>
          <w:rFonts w:ascii="Times New Roman"/>
          <w:szCs w:val="23"/>
        </w:rPr>
        <w:t xml:space="preserve"> </w:t>
      </w:r>
      <w:proofErr w:type="spellStart"/>
      <w:r w:rsidRPr="00B51FA5">
        <w:rPr>
          <w:rFonts w:ascii="Times New Roman" w:hint="eastAsia"/>
          <w:szCs w:val="23"/>
        </w:rPr>
        <w:t>사업범위나</w:t>
      </w:r>
      <w:proofErr w:type="spellEnd"/>
      <w:r w:rsidRPr="00B51FA5">
        <w:rPr>
          <w:rFonts w:ascii="Times New Roman"/>
          <w:szCs w:val="23"/>
        </w:rPr>
        <w:t xml:space="preserve"> </w:t>
      </w:r>
      <w:r w:rsidRPr="00B51FA5">
        <w:rPr>
          <w:rFonts w:ascii="Times New Roman" w:hint="eastAsia"/>
          <w:szCs w:val="23"/>
        </w:rPr>
        <w:t>지역</w:t>
      </w:r>
      <w:r w:rsidRPr="00B51FA5">
        <w:rPr>
          <w:rFonts w:ascii="Times New Roman" w:hint="eastAsia"/>
          <w:szCs w:val="23"/>
        </w:rPr>
        <w:t xml:space="preserve"> </w:t>
      </w:r>
      <w:r w:rsidRPr="00B51FA5">
        <w:rPr>
          <w:rFonts w:ascii="Times New Roman" w:hint="eastAsia"/>
          <w:szCs w:val="23"/>
        </w:rPr>
        <w:t>측면에서</w:t>
      </w:r>
      <w:r w:rsidRPr="00B51FA5">
        <w:rPr>
          <w:rFonts w:ascii="Times New Roman"/>
          <w:szCs w:val="23"/>
        </w:rPr>
        <w:t xml:space="preserve"> </w:t>
      </w:r>
      <w:r w:rsidRPr="00B51FA5">
        <w:rPr>
          <w:rFonts w:ascii="Times New Roman" w:hint="eastAsia"/>
          <w:szCs w:val="23"/>
        </w:rPr>
        <w:t>제한하는</w:t>
      </w:r>
      <w:r w:rsidRPr="00B51FA5">
        <w:rPr>
          <w:rFonts w:ascii="Times New Roman"/>
          <w:szCs w:val="23"/>
        </w:rPr>
        <w:t xml:space="preserve"> </w:t>
      </w:r>
      <w:r w:rsidRPr="00B51FA5">
        <w:rPr>
          <w:rFonts w:ascii="Times New Roman" w:hint="eastAsia"/>
          <w:szCs w:val="23"/>
        </w:rPr>
        <w:t>계약</w:t>
      </w:r>
      <w:r w:rsidRPr="00B51FA5">
        <w:rPr>
          <w:rFonts w:ascii="Times New Roman"/>
          <w:szCs w:val="23"/>
        </w:rPr>
        <w:t xml:space="preserve">; </w:t>
      </w:r>
      <w:r w:rsidRPr="00B51FA5">
        <w:rPr>
          <w:rFonts w:ascii="Times New Roman" w:hint="eastAsia"/>
          <w:szCs w:val="23"/>
        </w:rPr>
        <w:t>독점적</w:t>
      </w:r>
      <w:r w:rsidRPr="00B51FA5">
        <w:rPr>
          <w:rFonts w:ascii="Times New Roman"/>
          <w:szCs w:val="23"/>
        </w:rPr>
        <w:t>·</w:t>
      </w:r>
      <w:r w:rsidRPr="00B51FA5">
        <w:rPr>
          <w:rFonts w:ascii="Times New Roman" w:hint="eastAsia"/>
          <w:szCs w:val="23"/>
        </w:rPr>
        <w:t>배타적</w:t>
      </w:r>
      <w:r w:rsidRPr="00B51FA5">
        <w:rPr>
          <w:rFonts w:ascii="Times New Roman"/>
          <w:szCs w:val="23"/>
        </w:rPr>
        <w:t xml:space="preserve"> </w:t>
      </w:r>
      <w:proofErr w:type="spellStart"/>
      <w:r w:rsidRPr="00B51FA5">
        <w:rPr>
          <w:rFonts w:ascii="Times New Roman" w:hint="eastAsia"/>
          <w:szCs w:val="23"/>
        </w:rPr>
        <w:t>거래조항</w:t>
      </w:r>
      <w:proofErr w:type="spellEnd"/>
      <w:r w:rsidRPr="00B51FA5">
        <w:rPr>
          <w:rFonts w:ascii="Times New Roman"/>
          <w:szCs w:val="23"/>
        </w:rPr>
        <w:t xml:space="preserve">, </w:t>
      </w:r>
      <w:r w:rsidRPr="00B51FA5">
        <w:rPr>
          <w:rFonts w:ascii="Times New Roman" w:hint="eastAsia"/>
          <w:szCs w:val="23"/>
        </w:rPr>
        <w:t>경업금지조항</w:t>
      </w:r>
      <w:r w:rsidRPr="00B51FA5">
        <w:rPr>
          <w:rFonts w:ascii="Times New Roman"/>
          <w:szCs w:val="23"/>
        </w:rPr>
        <w:t xml:space="preserve"> </w:t>
      </w:r>
      <w:r w:rsidRPr="00B51FA5">
        <w:rPr>
          <w:rFonts w:ascii="Times New Roman" w:hint="eastAsia"/>
          <w:szCs w:val="23"/>
        </w:rPr>
        <w:t>또는</w:t>
      </w:r>
      <w:r w:rsidRPr="00B51FA5">
        <w:rPr>
          <w:rFonts w:ascii="Times New Roman"/>
          <w:szCs w:val="23"/>
        </w:rPr>
        <w:t xml:space="preserve"> </w:t>
      </w:r>
      <w:r w:rsidRPr="00B51FA5">
        <w:rPr>
          <w:rFonts w:ascii="Times New Roman" w:hint="eastAsia"/>
          <w:szCs w:val="23"/>
        </w:rPr>
        <w:t>유인금지조항을</w:t>
      </w:r>
      <w:r w:rsidRPr="00B51FA5">
        <w:rPr>
          <w:rFonts w:ascii="Times New Roman"/>
          <w:szCs w:val="23"/>
        </w:rPr>
        <w:t xml:space="preserve"> </w:t>
      </w:r>
      <w:r w:rsidRPr="00B51FA5">
        <w:rPr>
          <w:rFonts w:ascii="Times New Roman" w:hint="eastAsia"/>
          <w:szCs w:val="23"/>
        </w:rPr>
        <w:t>포함하고</w:t>
      </w:r>
      <w:r w:rsidRPr="00B51FA5">
        <w:rPr>
          <w:rFonts w:ascii="Times New Roman"/>
          <w:szCs w:val="23"/>
        </w:rPr>
        <w:t xml:space="preserve"> </w:t>
      </w:r>
      <w:r w:rsidRPr="00B51FA5">
        <w:rPr>
          <w:rFonts w:ascii="Times New Roman" w:hint="eastAsia"/>
          <w:szCs w:val="23"/>
        </w:rPr>
        <w:t>있는</w:t>
      </w:r>
      <w:r w:rsidRPr="00B51FA5">
        <w:rPr>
          <w:rFonts w:ascii="Times New Roman"/>
          <w:szCs w:val="23"/>
        </w:rPr>
        <w:t xml:space="preserve"> </w:t>
      </w:r>
      <w:r w:rsidRPr="00B51FA5">
        <w:rPr>
          <w:rFonts w:ascii="Times New Roman" w:hint="eastAsia"/>
          <w:szCs w:val="23"/>
        </w:rPr>
        <w:t>계약</w:t>
      </w:r>
      <w:r w:rsidRPr="00B51FA5">
        <w:rPr>
          <w:rFonts w:ascii="Times New Roman" w:hint="eastAsia"/>
          <w:szCs w:val="23"/>
        </w:rPr>
        <w:t>;</w:t>
      </w:r>
    </w:p>
    <w:p w14:paraId="4DB23DC5" w14:textId="77777777" w:rsidR="00786425" w:rsidRPr="00B51FA5" w:rsidRDefault="00786425" w:rsidP="00786425">
      <w:pPr>
        <w:pStyle w:val="af7"/>
        <w:numPr>
          <w:ilvl w:val="2"/>
          <w:numId w:val="22"/>
        </w:numPr>
        <w:tabs>
          <w:tab w:val="clear" w:pos="800"/>
          <w:tab w:val="clear" w:pos="1600"/>
          <w:tab w:val="left" w:pos="900"/>
        </w:tabs>
        <w:snapToGrid w:val="0"/>
        <w:spacing w:after="240" w:line="360" w:lineRule="exact"/>
        <w:ind w:left="900" w:hanging="540"/>
        <w:rPr>
          <w:rFonts w:ascii="Times New Roman"/>
          <w:szCs w:val="23"/>
        </w:rPr>
      </w:pPr>
      <w:r w:rsidRPr="00B51FA5">
        <w:rPr>
          <w:rFonts w:ascii="Times New Roman" w:hint="eastAsia"/>
          <w:szCs w:val="23"/>
        </w:rPr>
        <w:t>회사의</w:t>
      </w:r>
      <w:r w:rsidRPr="00B51FA5">
        <w:rPr>
          <w:rFonts w:ascii="Times New Roman"/>
          <w:szCs w:val="23"/>
        </w:rPr>
        <w:t xml:space="preserve"> </w:t>
      </w:r>
      <w:r w:rsidRPr="00B51FA5">
        <w:rPr>
          <w:rFonts w:ascii="Times New Roman" w:hint="eastAsia"/>
          <w:szCs w:val="23"/>
        </w:rPr>
        <w:t>합병</w:t>
      </w:r>
      <w:r w:rsidRPr="00B51FA5">
        <w:rPr>
          <w:rFonts w:ascii="Times New Roman"/>
          <w:szCs w:val="23"/>
        </w:rPr>
        <w:t xml:space="preserve">, </w:t>
      </w:r>
      <w:r w:rsidRPr="00B51FA5">
        <w:rPr>
          <w:rFonts w:ascii="Times New Roman" w:hint="eastAsia"/>
          <w:szCs w:val="23"/>
        </w:rPr>
        <w:t>분할</w:t>
      </w:r>
      <w:r w:rsidRPr="00B51FA5">
        <w:rPr>
          <w:rFonts w:ascii="Times New Roman"/>
          <w:szCs w:val="23"/>
        </w:rPr>
        <w:t xml:space="preserve">, </w:t>
      </w:r>
      <w:r w:rsidRPr="00B51FA5">
        <w:rPr>
          <w:rFonts w:ascii="Times New Roman" w:hint="eastAsia"/>
          <w:szCs w:val="23"/>
        </w:rPr>
        <w:t>주식의</w:t>
      </w:r>
      <w:r w:rsidRPr="00B51FA5">
        <w:rPr>
          <w:rFonts w:ascii="Times New Roman"/>
          <w:szCs w:val="23"/>
        </w:rPr>
        <w:t xml:space="preserve"> </w:t>
      </w:r>
      <w:r w:rsidRPr="00B51FA5">
        <w:rPr>
          <w:rFonts w:ascii="Times New Roman" w:hint="eastAsia"/>
          <w:szCs w:val="23"/>
        </w:rPr>
        <w:t>포괄적</w:t>
      </w:r>
      <w:r w:rsidRPr="00B51FA5">
        <w:rPr>
          <w:rFonts w:ascii="Times New Roman"/>
          <w:szCs w:val="23"/>
        </w:rPr>
        <w:t xml:space="preserve"> </w:t>
      </w:r>
      <w:r w:rsidRPr="00B51FA5">
        <w:rPr>
          <w:rFonts w:ascii="Times New Roman" w:hint="eastAsia"/>
          <w:szCs w:val="23"/>
        </w:rPr>
        <w:t>교환</w:t>
      </w:r>
      <w:r w:rsidRPr="00B51FA5">
        <w:rPr>
          <w:rFonts w:ascii="Times New Roman"/>
          <w:szCs w:val="23"/>
        </w:rPr>
        <w:t xml:space="preserve"> </w:t>
      </w:r>
      <w:r w:rsidRPr="00B51FA5">
        <w:rPr>
          <w:rFonts w:ascii="Times New Roman" w:hint="eastAsia"/>
          <w:szCs w:val="23"/>
        </w:rPr>
        <w:t>또는</w:t>
      </w:r>
      <w:r w:rsidRPr="00B51FA5">
        <w:rPr>
          <w:rFonts w:ascii="Times New Roman"/>
          <w:szCs w:val="23"/>
        </w:rPr>
        <w:t xml:space="preserve"> </w:t>
      </w:r>
      <w:r w:rsidRPr="00B51FA5">
        <w:rPr>
          <w:rFonts w:ascii="Times New Roman" w:hint="eastAsia"/>
          <w:szCs w:val="23"/>
        </w:rPr>
        <w:t>이전</w:t>
      </w:r>
      <w:r w:rsidRPr="00B51FA5">
        <w:rPr>
          <w:rFonts w:ascii="Times New Roman"/>
          <w:szCs w:val="23"/>
        </w:rPr>
        <w:t xml:space="preserve">, </w:t>
      </w:r>
      <w:r w:rsidRPr="00B51FA5">
        <w:rPr>
          <w:rFonts w:ascii="Times New Roman" w:hint="eastAsia"/>
          <w:szCs w:val="23"/>
        </w:rPr>
        <w:t>주식양수도</w:t>
      </w:r>
      <w:r w:rsidRPr="00B51FA5">
        <w:rPr>
          <w:rFonts w:ascii="Times New Roman"/>
          <w:szCs w:val="23"/>
        </w:rPr>
        <w:t xml:space="preserve">, </w:t>
      </w:r>
      <w:r w:rsidRPr="00B51FA5">
        <w:rPr>
          <w:rFonts w:ascii="Times New Roman" w:hint="eastAsia"/>
          <w:szCs w:val="23"/>
        </w:rPr>
        <w:t>영업양수도</w:t>
      </w:r>
      <w:r w:rsidRPr="00B51FA5">
        <w:rPr>
          <w:rFonts w:ascii="Times New Roman"/>
          <w:szCs w:val="23"/>
        </w:rPr>
        <w:t xml:space="preserve"> </w:t>
      </w:r>
      <w:r w:rsidRPr="00B51FA5">
        <w:rPr>
          <w:rFonts w:ascii="Times New Roman" w:hint="eastAsia"/>
          <w:szCs w:val="23"/>
        </w:rPr>
        <w:t>기타</w:t>
      </w:r>
      <w:r w:rsidRPr="00B51FA5">
        <w:rPr>
          <w:rFonts w:ascii="Times New Roman"/>
          <w:szCs w:val="23"/>
        </w:rPr>
        <w:t xml:space="preserve"> </w:t>
      </w:r>
      <w:r w:rsidRPr="00B51FA5">
        <w:rPr>
          <w:rFonts w:ascii="Times New Roman" w:hint="eastAsia"/>
          <w:szCs w:val="23"/>
        </w:rPr>
        <w:t>이에</w:t>
      </w:r>
      <w:r w:rsidRPr="00B51FA5">
        <w:rPr>
          <w:rFonts w:ascii="Times New Roman"/>
          <w:szCs w:val="23"/>
        </w:rPr>
        <w:t xml:space="preserve"> </w:t>
      </w:r>
      <w:r w:rsidRPr="00B51FA5">
        <w:rPr>
          <w:rFonts w:ascii="Times New Roman" w:hint="eastAsia"/>
          <w:szCs w:val="23"/>
        </w:rPr>
        <w:t>준하는</w:t>
      </w:r>
      <w:r w:rsidRPr="00B51FA5">
        <w:rPr>
          <w:rFonts w:ascii="Times New Roman"/>
          <w:szCs w:val="23"/>
        </w:rPr>
        <w:t xml:space="preserve"> </w:t>
      </w:r>
      <w:r w:rsidRPr="00B51FA5">
        <w:rPr>
          <w:rFonts w:ascii="Times New Roman" w:hint="eastAsia"/>
          <w:szCs w:val="23"/>
        </w:rPr>
        <w:t>조직개편</w:t>
      </w:r>
      <w:r w:rsidRPr="00B51FA5">
        <w:rPr>
          <w:rFonts w:ascii="Times New Roman"/>
          <w:szCs w:val="23"/>
        </w:rPr>
        <w:t xml:space="preserve"> </w:t>
      </w:r>
      <w:r w:rsidRPr="00B51FA5">
        <w:rPr>
          <w:rFonts w:ascii="Times New Roman" w:hint="eastAsia"/>
          <w:szCs w:val="23"/>
        </w:rPr>
        <w:t>또는</w:t>
      </w:r>
      <w:r w:rsidRPr="00B51FA5">
        <w:rPr>
          <w:rFonts w:ascii="Times New Roman"/>
          <w:szCs w:val="23"/>
        </w:rPr>
        <w:t xml:space="preserve"> </w:t>
      </w:r>
      <w:r w:rsidRPr="00B51FA5">
        <w:rPr>
          <w:rFonts w:ascii="Times New Roman" w:hint="eastAsia"/>
          <w:szCs w:val="23"/>
        </w:rPr>
        <w:t>기업인수합병</w:t>
      </w:r>
      <w:r w:rsidRPr="00B51FA5">
        <w:rPr>
          <w:rFonts w:ascii="Times New Roman" w:hint="eastAsia"/>
          <w:szCs w:val="23"/>
        </w:rPr>
        <w:t>(</w:t>
      </w:r>
      <w:r w:rsidRPr="00B51FA5">
        <w:rPr>
          <w:rFonts w:ascii="Times New Roman" w:hint="eastAsia"/>
          <w:szCs w:val="23"/>
        </w:rPr>
        <w:t>합작투자</w:t>
      </w:r>
      <w:r w:rsidRPr="00B51FA5">
        <w:rPr>
          <w:rFonts w:ascii="Times New Roman" w:hint="eastAsia"/>
          <w:szCs w:val="23"/>
        </w:rPr>
        <w:t xml:space="preserve"> </w:t>
      </w:r>
      <w:r w:rsidRPr="00B51FA5">
        <w:rPr>
          <w:rFonts w:ascii="Times New Roman" w:hint="eastAsia"/>
          <w:szCs w:val="23"/>
        </w:rPr>
        <w:t>포함</w:t>
      </w:r>
      <w:r w:rsidRPr="00B51FA5">
        <w:rPr>
          <w:rFonts w:ascii="Times New Roman" w:hint="eastAsia"/>
          <w:szCs w:val="23"/>
        </w:rPr>
        <w:t>)</w:t>
      </w:r>
      <w:r w:rsidRPr="00B51FA5">
        <w:rPr>
          <w:rFonts w:ascii="Times New Roman" w:hint="eastAsia"/>
          <w:szCs w:val="23"/>
        </w:rPr>
        <w:t>에</w:t>
      </w:r>
      <w:r w:rsidRPr="00B51FA5">
        <w:rPr>
          <w:rFonts w:ascii="Times New Roman"/>
          <w:szCs w:val="23"/>
        </w:rPr>
        <w:t xml:space="preserve"> </w:t>
      </w:r>
      <w:r w:rsidRPr="00B51FA5">
        <w:rPr>
          <w:rFonts w:ascii="Times New Roman" w:hint="eastAsia"/>
          <w:szCs w:val="23"/>
        </w:rPr>
        <w:t>관한</w:t>
      </w:r>
      <w:r w:rsidRPr="00B51FA5">
        <w:rPr>
          <w:rFonts w:ascii="Times New Roman"/>
          <w:szCs w:val="23"/>
        </w:rPr>
        <w:t xml:space="preserve"> </w:t>
      </w:r>
      <w:r w:rsidRPr="00B51FA5">
        <w:rPr>
          <w:rFonts w:ascii="Times New Roman" w:hint="eastAsia"/>
          <w:szCs w:val="23"/>
        </w:rPr>
        <w:t>계약</w:t>
      </w:r>
      <w:r w:rsidRPr="00B51FA5">
        <w:rPr>
          <w:rFonts w:ascii="Times New Roman" w:hint="eastAsia"/>
          <w:szCs w:val="23"/>
        </w:rPr>
        <w:t xml:space="preserve">; </w:t>
      </w:r>
    </w:p>
    <w:p w14:paraId="49F87A2B" w14:textId="77777777" w:rsidR="00786425" w:rsidRDefault="00786425" w:rsidP="00786425">
      <w:pPr>
        <w:pStyle w:val="af7"/>
        <w:numPr>
          <w:ilvl w:val="2"/>
          <w:numId w:val="22"/>
        </w:numPr>
        <w:tabs>
          <w:tab w:val="clear" w:pos="800"/>
          <w:tab w:val="clear" w:pos="1600"/>
          <w:tab w:val="left" w:pos="900"/>
        </w:tabs>
        <w:snapToGrid w:val="0"/>
        <w:spacing w:after="240" w:line="360" w:lineRule="exact"/>
        <w:ind w:left="900" w:hanging="540"/>
        <w:rPr>
          <w:rFonts w:ascii="Times New Roman"/>
          <w:szCs w:val="23"/>
        </w:rPr>
      </w:pPr>
      <w:r w:rsidRPr="00B51FA5">
        <w:rPr>
          <w:rFonts w:ascii="Times New Roman" w:hint="eastAsia"/>
          <w:szCs w:val="23"/>
        </w:rPr>
        <w:t>단체협약</w:t>
      </w:r>
      <w:r w:rsidRPr="00B51FA5">
        <w:rPr>
          <w:rFonts w:ascii="Times New Roman"/>
          <w:szCs w:val="23"/>
        </w:rPr>
        <w:t xml:space="preserve">, </w:t>
      </w:r>
      <w:r w:rsidRPr="00B51FA5">
        <w:rPr>
          <w:rFonts w:ascii="Times New Roman" w:hint="eastAsia"/>
          <w:szCs w:val="23"/>
        </w:rPr>
        <w:t>취업규칙</w:t>
      </w:r>
      <w:r w:rsidRPr="00B51FA5">
        <w:rPr>
          <w:rFonts w:ascii="Times New Roman"/>
          <w:szCs w:val="23"/>
        </w:rPr>
        <w:t xml:space="preserve">, </w:t>
      </w:r>
      <w:r w:rsidRPr="00B51FA5">
        <w:rPr>
          <w:rFonts w:ascii="Times New Roman" w:hint="eastAsia"/>
          <w:szCs w:val="23"/>
        </w:rPr>
        <w:t>노사협약</w:t>
      </w:r>
      <w:r w:rsidRPr="00B51FA5">
        <w:rPr>
          <w:rFonts w:ascii="Times New Roman"/>
          <w:szCs w:val="23"/>
        </w:rPr>
        <w:t xml:space="preserve"> </w:t>
      </w:r>
      <w:r w:rsidRPr="00B51FA5">
        <w:rPr>
          <w:rFonts w:ascii="Times New Roman" w:hint="eastAsia"/>
          <w:szCs w:val="23"/>
        </w:rPr>
        <w:t>등</w:t>
      </w:r>
      <w:r w:rsidRPr="00B51FA5">
        <w:rPr>
          <w:rFonts w:ascii="Times New Roman"/>
          <w:szCs w:val="23"/>
        </w:rPr>
        <w:t xml:space="preserve"> </w:t>
      </w:r>
      <w:r w:rsidRPr="00B51FA5">
        <w:rPr>
          <w:rFonts w:ascii="Times New Roman" w:hint="eastAsia"/>
          <w:szCs w:val="23"/>
        </w:rPr>
        <w:t>명칭을</w:t>
      </w:r>
      <w:r w:rsidRPr="00B51FA5">
        <w:rPr>
          <w:rFonts w:ascii="Times New Roman"/>
          <w:szCs w:val="23"/>
        </w:rPr>
        <w:t xml:space="preserve"> </w:t>
      </w:r>
      <w:r w:rsidRPr="00B51FA5">
        <w:rPr>
          <w:rFonts w:ascii="Times New Roman" w:hint="eastAsia"/>
          <w:szCs w:val="23"/>
        </w:rPr>
        <w:t>불문하고</w:t>
      </w:r>
      <w:r w:rsidRPr="00B51FA5">
        <w:rPr>
          <w:rFonts w:ascii="Times New Roman"/>
          <w:szCs w:val="23"/>
        </w:rPr>
        <w:t xml:space="preserve"> </w:t>
      </w:r>
      <w:r w:rsidRPr="00B51FA5">
        <w:rPr>
          <w:rFonts w:ascii="Times New Roman" w:hint="eastAsia"/>
          <w:szCs w:val="23"/>
        </w:rPr>
        <w:t>노동조합</w:t>
      </w:r>
      <w:r w:rsidRPr="00B51FA5">
        <w:rPr>
          <w:rFonts w:ascii="Times New Roman"/>
          <w:szCs w:val="23"/>
        </w:rPr>
        <w:t xml:space="preserve"> </w:t>
      </w:r>
      <w:r w:rsidRPr="00B51FA5">
        <w:rPr>
          <w:rFonts w:ascii="Times New Roman" w:hint="eastAsia"/>
          <w:szCs w:val="23"/>
        </w:rPr>
        <w:t>또는</w:t>
      </w:r>
      <w:r w:rsidRPr="00B51FA5">
        <w:rPr>
          <w:rFonts w:ascii="Times New Roman"/>
          <w:szCs w:val="23"/>
        </w:rPr>
        <w:t xml:space="preserve"> </w:t>
      </w:r>
      <w:r w:rsidRPr="00B51FA5">
        <w:rPr>
          <w:rFonts w:ascii="Times New Roman" w:hint="eastAsia"/>
          <w:szCs w:val="23"/>
        </w:rPr>
        <w:t>직원들과</w:t>
      </w:r>
      <w:r w:rsidRPr="00B51FA5">
        <w:rPr>
          <w:rFonts w:ascii="Times New Roman"/>
          <w:szCs w:val="23"/>
        </w:rPr>
        <w:t xml:space="preserve"> </w:t>
      </w:r>
      <w:r w:rsidRPr="00B51FA5">
        <w:rPr>
          <w:rFonts w:ascii="Times New Roman" w:hint="eastAsia"/>
          <w:szCs w:val="23"/>
        </w:rPr>
        <w:t>집단적으로</w:t>
      </w:r>
      <w:r w:rsidRPr="00B51FA5">
        <w:rPr>
          <w:rFonts w:ascii="Times New Roman"/>
          <w:szCs w:val="23"/>
        </w:rPr>
        <w:t xml:space="preserve"> </w:t>
      </w:r>
      <w:r w:rsidRPr="00B51FA5">
        <w:rPr>
          <w:rFonts w:ascii="Times New Roman" w:hint="eastAsia"/>
          <w:szCs w:val="23"/>
        </w:rPr>
        <w:t>체결한</w:t>
      </w:r>
      <w:r w:rsidRPr="00B51FA5">
        <w:rPr>
          <w:rFonts w:ascii="Times New Roman"/>
          <w:szCs w:val="23"/>
        </w:rPr>
        <w:t xml:space="preserve"> </w:t>
      </w:r>
      <w:r w:rsidRPr="00B51FA5">
        <w:rPr>
          <w:rFonts w:ascii="Times New Roman" w:hint="eastAsia"/>
          <w:szCs w:val="23"/>
        </w:rPr>
        <w:t>계약</w:t>
      </w:r>
      <w:r w:rsidRPr="00B51FA5">
        <w:rPr>
          <w:rFonts w:ascii="Times New Roman" w:hint="eastAsia"/>
          <w:szCs w:val="23"/>
        </w:rPr>
        <w:t xml:space="preserve">;  </w:t>
      </w:r>
    </w:p>
    <w:p w14:paraId="5C73A806" w14:textId="77777777" w:rsidR="00662CFD" w:rsidRPr="007273AE" w:rsidRDefault="00662CFD" w:rsidP="00662CFD">
      <w:pPr>
        <w:pStyle w:val="af7"/>
        <w:numPr>
          <w:ilvl w:val="2"/>
          <w:numId w:val="22"/>
        </w:numPr>
        <w:tabs>
          <w:tab w:val="clear" w:pos="800"/>
          <w:tab w:val="clear" w:pos="1600"/>
          <w:tab w:val="left" w:pos="900"/>
        </w:tabs>
        <w:snapToGrid w:val="0"/>
        <w:spacing w:after="240" w:line="360" w:lineRule="exact"/>
        <w:ind w:left="900" w:hanging="540"/>
        <w:rPr>
          <w:rFonts w:ascii="Times New Roman"/>
        </w:rPr>
      </w:pPr>
      <w:bookmarkStart w:id="0" w:name="_DV_C43"/>
      <w:bookmarkStart w:id="1" w:name="_DV_C42"/>
      <w:bookmarkEnd w:id="0"/>
      <w:r w:rsidRPr="00662CFD">
        <w:rPr>
          <w:rFonts w:ascii="Times New Roman"/>
          <w:szCs w:val="23"/>
        </w:rPr>
        <w:t>특허권</w:t>
      </w:r>
      <w:r w:rsidRPr="007273AE">
        <w:rPr>
          <w:rFonts w:ascii="Times New Roman"/>
          <w:szCs w:val="23"/>
        </w:rPr>
        <w:t xml:space="preserve">, </w:t>
      </w:r>
      <w:r w:rsidRPr="007273AE">
        <w:rPr>
          <w:rFonts w:ascii="Times New Roman"/>
          <w:szCs w:val="23"/>
        </w:rPr>
        <w:t>상표권</w:t>
      </w:r>
      <w:r w:rsidRPr="007273AE">
        <w:rPr>
          <w:rFonts w:ascii="Times New Roman"/>
          <w:szCs w:val="23"/>
        </w:rPr>
        <w:t xml:space="preserve">, </w:t>
      </w:r>
      <w:proofErr w:type="spellStart"/>
      <w:r w:rsidRPr="007273AE">
        <w:rPr>
          <w:rFonts w:ascii="Times New Roman"/>
          <w:szCs w:val="23"/>
        </w:rPr>
        <w:t>실용신안권</w:t>
      </w:r>
      <w:proofErr w:type="spellEnd"/>
      <w:r w:rsidRPr="007273AE">
        <w:rPr>
          <w:rFonts w:ascii="Times New Roman"/>
          <w:szCs w:val="23"/>
        </w:rPr>
        <w:t xml:space="preserve">, </w:t>
      </w:r>
      <w:r w:rsidRPr="007273AE">
        <w:rPr>
          <w:rFonts w:ascii="Times New Roman"/>
          <w:szCs w:val="23"/>
        </w:rPr>
        <w:t>디자인</w:t>
      </w:r>
      <w:r w:rsidRPr="007273AE">
        <w:rPr>
          <w:rFonts w:ascii="Times New Roman"/>
          <w:szCs w:val="23"/>
        </w:rPr>
        <w:t xml:space="preserve">, </w:t>
      </w:r>
      <w:r w:rsidRPr="007273AE">
        <w:rPr>
          <w:rFonts w:ascii="Times New Roman"/>
          <w:szCs w:val="23"/>
        </w:rPr>
        <w:t>저작권</w:t>
      </w:r>
      <w:r w:rsidRPr="007273AE">
        <w:rPr>
          <w:rFonts w:ascii="Times New Roman"/>
          <w:szCs w:val="23"/>
        </w:rPr>
        <w:t xml:space="preserve"> </w:t>
      </w:r>
      <w:r w:rsidRPr="007273AE">
        <w:rPr>
          <w:rFonts w:ascii="Times New Roman"/>
          <w:szCs w:val="23"/>
        </w:rPr>
        <w:t>기타</w:t>
      </w:r>
      <w:r w:rsidRPr="007273AE">
        <w:rPr>
          <w:rFonts w:ascii="Times New Roman"/>
          <w:szCs w:val="23"/>
        </w:rPr>
        <w:t xml:space="preserve"> </w:t>
      </w:r>
      <w:r w:rsidRPr="007273AE">
        <w:rPr>
          <w:rFonts w:ascii="Times New Roman"/>
          <w:szCs w:val="23"/>
        </w:rPr>
        <w:t>지식재산권의</w:t>
      </w:r>
      <w:r w:rsidRPr="007273AE">
        <w:rPr>
          <w:rFonts w:ascii="Times New Roman"/>
          <w:szCs w:val="23"/>
        </w:rPr>
        <w:t xml:space="preserve"> </w:t>
      </w:r>
      <w:r w:rsidRPr="007273AE">
        <w:rPr>
          <w:rFonts w:ascii="Times New Roman"/>
          <w:szCs w:val="23"/>
        </w:rPr>
        <w:t>라이센스에</w:t>
      </w:r>
      <w:r w:rsidRPr="007273AE">
        <w:rPr>
          <w:rFonts w:ascii="Times New Roman"/>
          <w:szCs w:val="23"/>
        </w:rPr>
        <w:t xml:space="preserve"> </w:t>
      </w:r>
      <w:r w:rsidRPr="007273AE">
        <w:rPr>
          <w:rFonts w:ascii="Times New Roman"/>
          <w:szCs w:val="23"/>
        </w:rPr>
        <w:t>관한</w:t>
      </w:r>
      <w:r w:rsidRPr="007273AE">
        <w:rPr>
          <w:rFonts w:ascii="Times New Roman"/>
          <w:szCs w:val="23"/>
        </w:rPr>
        <w:t xml:space="preserve"> </w:t>
      </w:r>
      <w:r w:rsidRPr="007273AE">
        <w:rPr>
          <w:rFonts w:ascii="Times New Roman"/>
          <w:szCs w:val="23"/>
        </w:rPr>
        <w:t>계약</w:t>
      </w:r>
      <w:r w:rsidRPr="007273AE">
        <w:rPr>
          <w:rFonts w:ascii="Times New Roman"/>
          <w:szCs w:val="23"/>
        </w:rPr>
        <w:t>;</w:t>
      </w:r>
    </w:p>
    <w:p w14:paraId="5C01D74D" w14:textId="4B7099C3" w:rsidR="00B323AB" w:rsidRPr="00B323AB" w:rsidRDefault="00372471" w:rsidP="00662CFD">
      <w:pPr>
        <w:pStyle w:val="af7"/>
        <w:numPr>
          <w:ilvl w:val="2"/>
          <w:numId w:val="22"/>
        </w:numPr>
        <w:tabs>
          <w:tab w:val="clear" w:pos="800"/>
          <w:tab w:val="clear" w:pos="1600"/>
          <w:tab w:val="left" w:pos="900"/>
        </w:tabs>
        <w:snapToGrid w:val="0"/>
        <w:spacing w:after="240" w:line="360" w:lineRule="exact"/>
        <w:ind w:left="900" w:hanging="540"/>
        <w:rPr>
          <w:rFonts w:ascii="Times New Roman"/>
        </w:rPr>
      </w:pPr>
      <w:r>
        <w:rPr>
          <w:rFonts w:ascii="Times New Roman" w:hint="eastAsia"/>
        </w:rPr>
        <w:t>건당</w:t>
      </w:r>
      <w:r w:rsidR="009D1770">
        <w:rPr>
          <w:rFonts w:ascii="Times New Roman" w:hint="eastAsia"/>
        </w:rPr>
        <w:t xml:space="preserve"> </w:t>
      </w:r>
      <w:proofErr w:type="spellStart"/>
      <w:r w:rsidR="00662CFD" w:rsidRPr="007273AE">
        <w:rPr>
          <w:rFonts w:ascii="Times New Roman"/>
        </w:rPr>
        <w:t>약정금액</w:t>
      </w:r>
      <w:proofErr w:type="spellEnd"/>
      <w:r w:rsidR="00662CFD" w:rsidRPr="007273AE">
        <w:rPr>
          <w:rFonts w:ascii="Times New Roman"/>
        </w:rPr>
        <w:t xml:space="preserve"> </w:t>
      </w:r>
      <w:r w:rsidR="00662CFD" w:rsidRPr="007273AE">
        <w:rPr>
          <w:rFonts w:ascii="Times New Roman"/>
        </w:rPr>
        <w:t>기준</w:t>
      </w:r>
      <w:r w:rsidR="00662CFD" w:rsidRPr="007273AE">
        <w:rPr>
          <w:rFonts w:ascii="Times New Roman"/>
        </w:rPr>
        <w:t xml:space="preserve"> </w:t>
      </w:r>
      <w:r w:rsidR="00662CFD" w:rsidRPr="007273AE">
        <w:rPr>
          <w:rFonts w:ascii="Times New Roman"/>
        </w:rPr>
        <w:t>금</w:t>
      </w:r>
      <w:r>
        <w:rPr>
          <w:rFonts w:ascii="Times New Roman" w:hint="eastAsia"/>
        </w:rPr>
        <w:t xml:space="preserve"> </w:t>
      </w:r>
      <w:r w:rsidRPr="008F029D">
        <w:rPr>
          <w:rFonts w:ascii="Times New Roman"/>
        </w:rPr>
        <w:t>100</w:t>
      </w:r>
      <w:r w:rsidRPr="008F029D">
        <w:rPr>
          <w:rFonts w:ascii="Times New Roman" w:hint="eastAsia"/>
        </w:rPr>
        <w:t>억</w:t>
      </w:r>
      <w:r w:rsidR="00662CFD" w:rsidRPr="005B30CF">
        <w:rPr>
          <w:rFonts w:ascii="Times New Roman"/>
        </w:rPr>
        <w:t>원</w:t>
      </w:r>
      <w:r w:rsidR="00662CFD" w:rsidRPr="007273AE">
        <w:rPr>
          <w:rFonts w:ascii="Times New Roman"/>
        </w:rPr>
        <w:t xml:space="preserve"> </w:t>
      </w:r>
      <w:r w:rsidR="00662CFD" w:rsidRPr="007273AE">
        <w:rPr>
          <w:rFonts w:ascii="Times New Roman"/>
        </w:rPr>
        <w:t>이상인</w:t>
      </w:r>
      <w:r w:rsidR="00662CFD" w:rsidRPr="007273AE">
        <w:rPr>
          <w:rFonts w:ascii="Times New Roman"/>
        </w:rPr>
        <w:t xml:space="preserve"> </w:t>
      </w:r>
      <w:r w:rsidR="00662CFD" w:rsidRPr="007273AE">
        <w:rPr>
          <w:rFonts w:ascii="Times New Roman"/>
        </w:rPr>
        <w:t>금전의</w:t>
      </w:r>
      <w:r w:rsidR="00662CFD" w:rsidRPr="007273AE">
        <w:rPr>
          <w:rFonts w:ascii="Times New Roman"/>
        </w:rPr>
        <w:t xml:space="preserve"> </w:t>
      </w:r>
      <w:proofErr w:type="spellStart"/>
      <w:r w:rsidR="00662CFD" w:rsidRPr="007273AE">
        <w:rPr>
          <w:rFonts w:ascii="Times New Roman"/>
        </w:rPr>
        <w:t>차입계약</w:t>
      </w:r>
      <w:proofErr w:type="spellEnd"/>
      <w:r w:rsidR="00EA476C">
        <w:rPr>
          <w:rFonts w:ascii="Times New Roman" w:hint="eastAsia"/>
        </w:rPr>
        <w:t xml:space="preserve"> </w:t>
      </w:r>
      <w:r w:rsidR="00662CFD" w:rsidRPr="007273AE">
        <w:rPr>
          <w:rFonts w:ascii="Times New Roman"/>
        </w:rPr>
        <w:t>또는</w:t>
      </w:r>
      <w:r w:rsidR="00662CFD" w:rsidRPr="007273AE">
        <w:rPr>
          <w:rFonts w:ascii="Times New Roman"/>
        </w:rPr>
        <w:t xml:space="preserve"> </w:t>
      </w:r>
      <w:r w:rsidR="00662CFD" w:rsidRPr="007273AE">
        <w:rPr>
          <w:rFonts w:ascii="Times New Roman"/>
        </w:rPr>
        <w:t>파생거래계약</w:t>
      </w:r>
      <w:bookmarkEnd w:id="1"/>
      <w:r w:rsidR="00662CFD" w:rsidRPr="007273AE">
        <w:rPr>
          <w:rFonts w:ascii="Times New Roman"/>
        </w:rPr>
        <w:t>;</w:t>
      </w:r>
    </w:p>
    <w:p w14:paraId="4DAD9F1B" w14:textId="2BDF3221" w:rsidR="00EA476C" w:rsidRPr="005B30CF" w:rsidRDefault="00EA476C" w:rsidP="00EA476C">
      <w:pPr>
        <w:pStyle w:val="af7"/>
        <w:numPr>
          <w:ilvl w:val="2"/>
          <w:numId w:val="22"/>
        </w:numPr>
        <w:tabs>
          <w:tab w:val="clear" w:pos="800"/>
          <w:tab w:val="clear" w:pos="1600"/>
          <w:tab w:val="left" w:pos="900"/>
        </w:tabs>
        <w:snapToGrid w:val="0"/>
        <w:spacing w:after="240" w:line="360" w:lineRule="exact"/>
        <w:ind w:left="900" w:hanging="540"/>
        <w:rPr>
          <w:rFonts w:ascii="Times New Roman"/>
        </w:rPr>
      </w:pPr>
      <w:r w:rsidRPr="003D1C8B">
        <w:rPr>
          <w:rFonts w:ascii="Times New Roman"/>
        </w:rPr>
        <w:t>대상회사의</w:t>
      </w:r>
      <w:r w:rsidRPr="003D1C8B">
        <w:rPr>
          <w:rFonts w:ascii="Times New Roman"/>
        </w:rPr>
        <w:t xml:space="preserve"> </w:t>
      </w:r>
      <w:r w:rsidRPr="005B30CF">
        <w:rPr>
          <w:rFonts w:ascii="Times New Roman"/>
        </w:rPr>
        <w:t>자산을</w:t>
      </w:r>
      <w:r w:rsidRPr="005B30CF">
        <w:rPr>
          <w:rFonts w:ascii="Times New Roman"/>
        </w:rPr>
        <w:t xml:space="preserve"> </w:t>
      </w:r>
      <w:r w:rsidRPr="005B30CF">
        <w:rPr>
          <w:rFonts w:ascii="Times New Roman"/>
        </w:rPr>
        <w:t>담보로</w:t>
      </w:r>
      <w:r w:rsidRPr="005B30CF">
        <w:rPr>
          <w:rFonts w:ascii="Times New Roman"/>
        </w:rPr>
        <w:t xml:space="preserve"> </w:t>
      </w:r>
      <w:r w:rsidRPr="005B30CF">
        <w:rPr>
          <w:rFonts w:ascii="Times New Roman"/>
        </w:rPr>
        <w:t>제공하거나</w:t>
      </w:r>
      <w:r w:rsidRPr="005B30CF">
        <w:rPr>
          <w:rFonts w:ascii="Times New Roman"/>
        </w:rPr>
        <w:t xml:space="preserve"> </w:t>
      </w:r>
      <w:proofErr w:type="spellStart"/>
      <w:r w:rsidRPr="005B30CF">
        <w:rPr>
          <w:rFonts w:ascii="Times New Roman"/>
        </w:rPr>
        <w:t>대상회사가</w:t>
      </w:r>
      <w:proofErr w:type="spellEnd"/>
      <w:r w:rsidRPr="005B30CF">
        <w:rPr>
          <w:rFonts w:ascii="Times New Roman"/>
        </w:rPr>
        <w:t xml:space="preserve"> </w:t>
      </w:r>
      <w:r w:rsidRPr="005B30CF">
        <w:rPr>
          <w:rFonts w:ascii="Times New Roman"/>
        </w:rPr>
        <w:t>제</w:t>
      </w:r>
      <w:r w:rsidRPr="005B30CF">
        <w:rPr>
          <w:rFonts w:ascii="Times New Roman"/>
        </w:rPr>
        <w:t>3</w:t>
      </w:r>
      <w:r w:rsidRPr="00AD71D2">
        <w:rPr>
          <w:rFonts w:ascii="Times New Roman"/>
        </w:rPr>
        <w:t>자로부터</w:t>
      </w:r>
      <w:r w:rsidRPr="00410393">
        <w:rPr>
          <w:rFonts w:ascii="Times New Roman"/>
        </w:rPr>
        <w:t xml:space="preserve"> </w:t>
      </w:r>
      <w:r w:rsidRPr="00410393">
        <w:rPr>
          <w:rFonts w:ascii="Times New Roman"/>
        </w:rPr>
        <w:t>담보를</w:t>
      </w:r>
      <w:r w:rsidRPr="00CB251B">
        <w:rPr>
          <w:rFonts w:ascii="Times New Roman"/>
        </w:rPr>
        <w:t xml:space="preserve"> </w:t>
      </w:r>
      <w:r w:rsidRPr="00CB251B">
        <w:rPr>
          <w:rFonts w:ascii="Times New Roman"/>
        </w:rPr>
        <w:t>제공받는</w:t>
      </w:r>
      <w:r w:rsidRPr="005B30CF">
        <w:rPr>
          <w:rFonts w:ascii="Times New Roman"/>
        </w:rPr>
        <w:t xml:space="preserve"> </w:t>
      </w:r>
      <w:r w:rsidRPr="005B30CF">
        <w:rPr>
          <w:rFonts w:ascii="Times New Roman" w:hint="eastAsia"/>
        </w:rPr>
        <w:t>계약</w:t>
      </w:r>
      <w:r w:rsidRPr="005B30CF">
        <w:rPr>
          <w:rFonts w:ascii="Times New Roman"/>
        </w:rPr>
        <w:t>;</w:t>
      </w:r>
    </w:p>
    <w:p w14:paraId="18BDAB7F" w14:textId="558AB03C" w:rsidR="00EA476C" w:rsidRPr="005B30CF" w:rsidRDefault="00EA476C" w:rsidP="00EA476C">
      <w:pPr>
        <w:pStyle w:val="af7"/>
        <w:numPr>
          <w:ilvl w:val="2"/>
          <w:numId w:val="22"/>
        </w:numPr>
        <w:tabs>
          <w:tab w:val="clear" w:pos="800"/>
          <w:tab w:val="clear" w:pos="1600"/>
          <w:tab w:val="left" w:pos="900"/>
        </w:tabs>
        <w:snapToGrid w:val="0"/>
        <w:spacing w:after="240" w:line="360" w:lineRule="exact"/>
        <w:ind w:left="900" w:hanging="540"/>
        <w:rPr>
          <w:rFonts w:ascii="Times New Roman"/>
        </w:rPr>
      </w:pPr>
      <w:proofErr w:type="spellStart"/>
      <w:r w:rsidRPr="005B30CF">
        <w:rPr>
          <w:rFonts w:ascii="Times New Roman" w:hint="eastAsia"/>
        </w:rPr>
        <w:t>대상회사가</w:t>
      </w:r>
      <w:proofErr w:type="spellEnd"/>
      <w:r w:rsidRPr="005B30CF">
        <w:rPr>
          <w:rFonts w:ascii="Times New Roman"/>
        </w:rPr>
        <w:t xml:space="preserve"> </w:t>
      </w:r>
      <w:r w:rsidRPr="005B30CF">
        <w:rPr>
          <w:rFonts w:ascii="Times New Roman"/>
        </w:rPr>
        <w:t>보증을</w:t>
      </w:r>
      <w:r w:rsidRPr="005B30CF">
        <w:rPr>
          <w:rFonts w:ascii="Times New Roman"/>
        </w:rPr>
        <w:t xml:space="preserve"> </w:t>
      </w:r>
      <w:r w:rsidRPr="005B30CF">
        <w:rPr>
          <w:rFonts w:ascii="Times New Roman"/>
        </w:rPr>
        <w:t>제공하거나</w:t>
      </w:r>
      <w:r w:rsidRPr="005B30CF">
        <w:rPr>
          <w:rFonts w:ascii="Times New Roman"/>
        </w:rPr>
        <w:t xml:space="preserve"> </w:t>
      </w:r>
      <w:r w:rsidRPr="005B30CF">
        <w:rPr>
          <w:rFonts w:ascii="Times New Roman"/>
        </w:rPr>
        <w:t>보증을</w:t>
      </w:r>
      <w:r w:rsidRPr="005B30CF">
        <w:rPr>
          <w:rFonts w:ascii="Times New Roman"/>
        </w:rPr>
        <w:t xml:space="preserve"> </w:t>
      </w:r>
      <w:r w:rsidRPr="005B30CF">
        <w:rPr>
          <w:rFonts w:ascii="Times New Roman"/>
        </w:rPr>
        <w:t>제공받는</w:t>
      </w:r>
      <w:r w:rsidRPr="005B30CF">
        <w:rPr>
          <w:rFonts w:ascii="Times New Roman"/>
        </w:rPr>
        <w:t xml:space="preserve"> </w:t>
      </w:r>
      <w:r w:rsidRPr="005B30CF">
        <w:rPr>
          <w:rFonts w:ascii="Times New Roman"/>
        </w:rPr>
        <w:t>계약</w:t>
      </w:r>
      <w:r w:rsidRPr="005B30CF">
        <w:rPr>
          <w:rFonts w:ascii="Times New Roman" w:hint="eastAsia"/>
        </w:rPr>
        <w:t>;</w:t>
      </w:r>
    </w:p>
    <w:p w14:paraId="3F68F510" w14:textId="6638DA9E" w:rsidR="00EA476C" w:rsidRPr="005B30CF" w:rsidRDefault="00EA476C" w:rsidP="004C0171">
      <w:pPr>
        <w:pStyle w:val="af7"/>
        <w:numPr>
          <w:ilvl w:val="2"/>
          <w:numId w:val="22"/>
        </w:numPr>
        <w:tabs>
          <w:tab w:val="clear" w:pos="800"/>
          <w:tab w:val="clear" w:pos="1600"/>
          <w:tab w:val="left" w:pos="900"/>
        </w:tabs>
        <w:snapToGrid w:val="0"/>
        <w:spacing w:after="240" w:line="360" w:lineRule="exact"/>
        <w:ind w:left="900" w:hanging="540"/>
        <w:rPr>
          <w:rFonts w:ascii="Times New Roman"/>
          <w:szCs w:val="23"/>
        </w:rPr>
      </w:pPr>
      <w:r w:rsidRPr="005B30CF">
        <w:rPr>
          <w:rFonts w:ascii="Times New Roman" w:hint="eastAsia"/>
          <w:szCs w:val="23"/>
        </w:rPr>
        <w:t>소송</w:t>
      </w:r>
      <w:r w:rsidRPr="005B30CF">
        <w:rPr>
          <w:rFonts w:ascii="Times New Roman"/>
          <w:szCs w:val="23"/>
        </w:rPr>
        <w:t xml:space="preserve"> </w:t>
      </w:r>
      <w:r w:rsidRPr="005B30CF">
        <w:rPr>
          <w:rFonts w:ascii="Times New Roman" w:hint="eastAsia"/>
          <w:szCs w:val="23"/>
        </w:rPr>
        <w:t>또는</w:t>
      </w:r>
      <w:r w:rsidRPr="005B30CF">
        <w:rPr>
          <w:rFonts w:ascii="Times New Roman"/>
          <w:szCs w:val="23"/>
        </w:rPr>
        <w:t xml:space="preserve"> </w:t>
      </w:r>
      <w:r w:rsidRPr="005B30CF">
        <w:rPr>
          <w:rFonts w:ascii="Times New Roman" w:hint="eastAsia"/>
          <w:szCs w:val="23"/>
        </w:rPr>
        <w:t>고객</w:t>
      </w:r>
      <w:r w:rsidRPr="005B30CF">
        <w:rPr>
          <w:rFonts w:ascii="Times New Roman"/>
          <w:szCs w:val="23"/>
        </w:rPr>
        <w:t xml:space="preserve"> </w:t>
      </w:r>
      <w:r w:rsidRPr="005B30CF">
        <w:rPr>
          <w:rFonts w:ascii="Times New Roman" w:hint="eastAsia"/>
          <w:szCs w:val="23"/>
        </w:rPr>
        <w:t>클레임과</w:t>
      </w:r>
      <w:r w:rsidRPr="005B30CF">
        <w:rPr>
          <w:rFonts w:ascii="Times New Roman"/>
          <w:szCs w:val="23"/>
        </w:rPr>
        <w:t xml:space="preserve"> </w:t>
      </w:r>
      <w:r w:rsidRPr="005B30CF">
        <w:rPr>
          <w:rFonts w:ascii="Times New Roman" w:hint="eastAsia"/>
          <w:szCs w:val="23"/>
        </w:rPr>
        <w:t>관련된</w:t>
      </w:r>
      <w:r w:rsidRPr="005B30CF">
        <w:rPr>
          <w:rFonts w:ascii="Times New Roman"/>
          <w:szCs w:val="23"/>
        </w:rPr>
        <w:t xml:space="preserve"> </w:t>
      </w:r>
      <w:r w:rsidRPr="00AD71D2">
        <w:rPr>
          <w:rFonts w:ascii="Times New Roman" w:hint="eastAsia"/>
          <w:szCs w:val="23"/>
        </w:rPr>
        <w:t>화해</w:t>
      </w:r>
      <w:r w:rsidRPr="00410393">
        <w:rPr>
          <w:rFonts w:ascii="Times New Roman"/>
          <w:szCs w:val="23"/>
        </w:rPr>
        <w:t xml:space="preserve"> </w:t>
      </w:r>
      <w:r w:rsidRPr="00410393">
        <w:rPr>
          <w:rFonts w:ascii="Times New Roman" w:hint="eastAsia"/>
          <w:szCs w:val="23"/>
        </w:rPr>
        <w:t>또는</w:t>
      </w:r>
      <w:r w:rsidRPr="00CB251B">
        <w:rPr>
          <w:rFonts w:ascii="Times New Roman"/>
          <w:szCs w:val="23"/>
        </w:rPr>
        <w:t xml:space="preserve"> </w:t>
      </w:r>
      <w:r w:rsidRPr="00CB251B">
        <w:rPr>
          <w:rFonts w:ascii="Times New Roman" w:hint="eastAsia"/>
          <w:szCs w:val="23"/>
        </w:rPr>
        <w:t>조정</w:t>
      </w:r>
      <w:r w:rsidRPr="005B30CF">
        <w:rPr>
          <w:rFonts w:ascii="Times New Roman"/>
          <w:szCs w:val="23"/>
        </w:rPr>
        <w:t xml:space="preserve"> </w:t>
      </w:r>
      <w:r w:rsidRPr="005B30CF">
        <w:rPr>
          <w:rFonts w:ascii="Times New Roman" w:hint="eastAsia"/>
          <w:szCs w:val="23"/>
        </w:rPr>
        <w:t>계약으로서</w:t>
      </w:r>
      <w:r w:rsidRPr="005B30CF">
        <w:rPr>
          <w:rFonts w:ascii="Times New Roman"/>
          <w:szCs w:val="23"/>
        </w:rPr>
        <w:t xml:space="preserve">, </w:t>
      </w:r>
      <w:r w:rsidRPr="005B30CF">
        <w:rPr>
          <w:rFonts w:ascii="Times New Roman" w:hint="eastAsia"/>
          <w:szCs w:val="23"/>
        </w:rPr>
        <w:t>청구금액이</w:t>
      </w:r>
      <w:r w:rsidRPr="005B30CF">
        <w:rPr>
          <w:rFonts w:ascii="Times New Roman"/>
          <w:szCs w:val="23"/>
        </w:rPr>
        <w:t xml:space="preserve"> </w:t>
      </w:r>
      <w:r w:rsidRPr="005B30CF">
        <w:rPr>
          <w:rFonts w:ascii="Times New Roman" w:hint="eastAsia"/>
          <w:szCs w:val="23"/>
        </w:rPr>
        <w:t>금</w:t>
      </w:r>
      <w:r w:rsidRPr="005B30CF">
        <w:rPr>
          <w:rFonts w:ascii="Times New Roman"/>
          <w:szCs w:val="23"/>
        </w:rPr>
        <w:t xml:space="preserve"> </w:t>
      </w:r>
      <w:r w:rsidR="005B30CF" w:rsidRPr="008F029D">
        <w:rPr>
          <w:rFonts w:ascii="Times New Roman"/>
          <w:szCs w:val="23"/>
        </w:rPr>
        <w:t>5</w:t>
      </w:r>
      <w:r w:rsidR="00372471" w:rsidRPr="008F029D">
        <w:rPr>
          <w:rFonts w:ascii="Times New Roman"/>
          <w:szCs w:val="23"/>
        </w:rPr>
        <w:t>0</w:t>
      </w:r>
      <w:r w:rsidR="00372471" w:rsidRPr="008F029D">
        <w:rPr>
          <w:rFonts w:ascii="Times New Roman" w:hint="eastAsia"/>
          <w:szCs w:val="23"/>
        </w:rPr>
        <w:t>억</w:t>
      </w:r>
      <w:r w:rsidRPr="005B30CF">
        <w:rPr>
          <w:rFonts w:ascii="Times New Roman" w:hint="eastAsia"/>
          <w:szCs w:val="23"/>
        </w:rPr>
        <w:t>원</w:t>
      </w:r>
      <w:r w:rsidRPr="005B30CF">
        <w:rPr>
          <w:rFonts w:ascii="Times New Roman"/>
          <w:szCs w:val="23"/>
        </w:rPr>
        <w:t xml:space="preserve"> </w:t>
      </w:r>
      <w:r w:rsidRPr="005B30CF">
        <w:rPr>
          <w:rFonts w:ascii="Times New Roman" w:hint="eastAsia"/>
          <w:szCs w:val="23"/>
        </w:rPr>
        <w:t>이상인</w:t>
      </w:r>
      <w:r w:rsidRPr="005B30CF">
        <w:rPr>
          <w:rFonts w:ascii="Times New Roman"/>
          <w:szCs w:val="23"/>
        </w:rPr>
        <w:t xml:space="preserve"> </w:t>
      </w:r>
      <w:r w:rsidRPr="005B30CF">
        <w:rPr>
          <w:rFonts w:ascii="Times New Roman" w:hint="eastAsia"/>
          <w:szCs w:val="23"/>
        </w:rPr>
        <w:t>계약</w:t>
      </w:r>
      <w:r w:rsidRPr="005B30CF">
        <w:rPr>
          <w:rFonts w:ascii="Times New Roman" w:hint="eastAsia"/>
          <w:szCs w:val="23"/>
        </w:rPr>
        <w:t>;</w:t>
      </w:r>
    </w:p>
    <w:p w14:paraId="388E3D0E" w14:textId="7B45A879" w:rsidR="00EA476C" w:rsidRPr="00410393" w:rsidRDefault="00EA476C" w:rsidP="00EA476C">
      <w:pPr>
        <w:pStyle w:val="af7"/>
        <w:numPr>
          <w:ilvl w:val="2"/>
          <w:numId w:val="22"/>
        </w:numPr>
        <w:tabs>
          <w:tab w:val="clear" w:pos="800"/>
          <w:tab w:val="clear" w:pos="1600"/>
          <w:tab w:val="left" w:pos="900"/>
        </w:tabs>
        <w:snapToGrid w:val="0"/>
        <w:spacing w:after="240" w:line="360" w:lineRule="exact"/>
        <w:ind w:left="900" w:hanging="540"/>
        <w:rPr>
          <w:rFonts w:ascii="Times New Roman"/>
          <w:szCs w:val="23"/>
        </w:rPr>
      </w:pPr>
      <w:r w:rsidRPr="005B30CF">
        <w:rPr>
          <w:rFonts w:ascii="Times New Roman" w:hint="eastAsia"/>
          <w:szCs w:val="23"/>
        </w:rPr>
        <w:t>금</w:t>
      </w:r>
      <w:r w:rsidRPr="005B30CF">
        <w:rPr>
          <w:rFonts w:ascii="Times New Roman"/>
          <w:szCs w:val="23"/>
        </w:rPr>
        <w:t xml:space="preserve"> </w:t>
      </w:r>
      <w:r w:rsidR="005B30CF" w:rsidRPr="008F029D">
        <w:rPr>
          <w:rFonts w:ascii="Times New Roman"/>
          <w:szCs w:val="23"/>
        </w:rPr>
        <w:t>5</w:t>
      </w:r>
      <w:r w:rsidR="00372471" w:rsidRPr="008F029D">
        <w:rPr>
          <w:rFonts w:ascii="Times New Roman"/>
          <w:szCs w:val="23"/>
        </w:rPr>
        <w:t>0</w:t>
      </w:r>
      <w:r w:rsidR="00372471" w:rsidRPr="008F029D">
        <w:rPr>
          <w:rFonts w:ascii="Times New Roman" w:hint="eastAsia"/>
          <w:szCs w:val="23"/>
        </w:rPr>
        <w:t>억</w:t>
      </w:r>
      <w:r w:rsidRPr="005B30CF">
        <w:rPr>
          <w:rFonts w:ascii="Times New Roman" w:hint="eastAsia"/>
          <w:szCs w:val="23"/>
        </w:rPr>
        <w:t>원</w:t>
      </w:r>
      <w:r w:rsidRPr="005B30CF">
        <w:rPr>
          <w:rFonts w:ascii="Times New Roman"/>
          <w:szCs w:val="23"/>
        </w:rPr>
        <w:t xml:space="preserve"> </w:t>
      </w:r>
      <w:r w:rsidRPr="005B30CF">
        <w:rPr>
          <w:rFonts w:ascii="Times New Roman" w:hint="eastAsia"/>
          <w:szCs w:val="23"/>
        </w:rPr>
        <w:t>이상의</w:t>
      </w:r>
      <w:r w:rsidRPr="005B30CF">
        <w:rPr>
          <w:rFonts w:ascii="Times New Roman"/>
          <w:szCs w:val="23"/>
        </w:rPr>
        <w:t xml:space="preserve"> </w:t>
      </w:r>
      <w:r w:rsidRPr="005B30CF">
        <w:rPr>
          <w:rFonts w:ascii="Times New Roman"/>
          <w:szCs w:val="23"/>
        </w:rPr>
        <w:t>매도인</w:t>
      </w:r>
      <w:r w:rsidRPr="005B30CF">
        <w:rPr>
          <w:rFonts w:ascii="Times New Roman"/>
          <w:szCs w:val="23"/>
        </w:rPr>
        <w:t xml:space="preserve">, </w:t>
      </w:r>
      <w:r w:rsidRPr="005B30CF">
        <w:rPr>
          <w:rFonts w:ascii="Times New Roman"/>
          <w:szCs w:val="23"/>
        </w:rPr>
        <w:t>대상회사의</w:t>
      </w:r>
      <w:r w:rsidRPr="005B30CF">
        <w:rPr>
          <w:rFonts w:ascii="Times New Roman"/>
          <w:szCs w:val="23"/>
        </w:rPr>
        <w:t xml:space="preserve"> </w:t>
      </w:r>
      <w:r w:rsidRPr="005B30CF">
        <w:rPr>
          <w:rFonts w:ascii="Times New Roman"/>
          <w:szCs w:val="23"/>
        </w:rPr>
        <w:t>임직원</w:t>
      </w:r>
      <w:r w:rsidRPr="005B30CF">
        <w:rPr>
          <w:rFonts w:ascii="Times New Roman"/>
          <w:szCs w:val="23"/>
        </w:rPr>
        <w:t xml:space="preserve"> </w:t>
      </w:r>
      <w:r w:rsidRPr="005B30CF">
        <w:rPr>
          <w:rFonts w:ascii="Times New Roman"/>
          <w:szCs w:val="23"/>
        </w:rPr>
        <w:t>및</w:t>
      </w:r>
      <w:r w:rsidRPr="005B30CF">
        <w:rPr>
          <w:rFonts w:ascii="Times New Roman"/>
          <w:szCs w:val="23"/>
        </w:rPr>
        <w:t xml:space="preserve"> </w:t>
      </w:r>
      <w:r w:rsidRPr="005B30CF">
        <w:rPr>
          <w:rFonts w:ascii="Times New Roman"/>
          <w:szCs w:val="23"/>
        </w:rPr>
        <w:t>그</w:t>
      </w:r>
      <w:r w:rsidRPr="005B30CF">
        <w:rPr>
          <w:rFonts w:ascii="Times New Roman"/>
          <w:szCs w:val="23"/>
        </w:rPr>
        <w:t xml:space="preserve"> </w:t>
      </w:r>
      <w:r w:rsidRPr="005B30CF">
        <w:rPr>
          <w:rFonts w:ascii="Times New Roman"/>
          <w:szCs w:val="23"/>
        </w:rPr>
        <w:t>각각의</w:t>
      </w:r>
      <w:r w:rsidRPr="005B30CF">
        <w:rPr>
          <w:rFonts w:ascii="Times New Roman"/>
          <w:szCs w:val="23"/>
        </w:rPr>
        <w:t xml:space="preserve"> </w:t>
      </w:r>
      <w:r w:rsidRPr="005B30CF">
        <w:rPr>
          <w:rFonts w:ascii="Times New Roman"/>
          <w:szCs w:val="23"/>
        </w:rPr>
        <w:t>특수관계인</w:t>
      </w:r>
      <w:r w:rsidRPr="005B30CF">
        <w:rPr>
          <w:rFonts w:ascii="Times New Roman"/>
          <w:szCs w:val="23"/>
        </w:rPr>
        <w:t xml:space="preserve"> </w:t>
      </w:r>
      <w:r w:rsidRPr="005B30CF">
        <w:rPr>
          <w:rFonts w:ascii="Times New Roman"/>
          <w:szCs w:val="23"/>
        </w:rPr>
        <w:t>또는</w:t>
      </w:r>
      <w:r w:rsidRPr="005B30CF">
        <w:rPr>
          <w:rFonts w:ascii="Times New Roman"/>
          <w:szCs w:val="23"/>
        </w:rPr>
        <w:t xml:space="preserve"> </w:t>
      </w:r>
      <w:r w:rsidRPr="00AD71D2">
        <w:rPr>
          <w:rFonts w:ascii="Times New Roman"/>
          <w:szCs w:val="23"/>
        </w:rPr>
        <w:t>계열회사와</w:t>
      </w:r>
      <w:r w:rsidRPr="00410393">
        <w:rPr>
          <w:rFonts w:ascii="Times New Roman"/>
          <w:szCs w:val="23"/>
        </w:rPr>
        <w:t xml:space="preserve"> </w:t>
      </w:r>
      <w:r w:rsidRPr="00410393">
        <w:rPr>
          <w:rFonts w:ascii="Times New Roman"/>
          <w:szCs w:val="23"/>
        </w:rPr>
        <w:t>체결한</w:t>
      </w:r>
      <w:r w:rsidRPr="00CB251B">
        <w:rPr>
          <w:rFonts w:ascii="Times New Roman"/>
          <w:szCs w:val="23"/>
        </w:rPr>
        <w:t xml:space="preserve"> </w:t>
      </w:r>
      <w:r w:rsidRPr="00CB251B">
        <w:rPr>
          <w:rFonts w:ascii="Times New Roman"/>
          <w:szCs w:val="23"/>
        </w:rPr>
        <w:t>계약</w:t>
      </w:r>
      <w:r w:rsidR="00410393">
        <w:rPr>
          <w:rFonts w:ascii="Times New Roman" w:hint="eastAsia"/>
          <w:szCs w:val="23"/>
        </w:rPr>
        <w:t>;</w:t>
      </w:r>
    </w:p>
    <w:p w14:paraId="3A49E1E8" w14:textId="62F599DF" w:rsidR="00410393" w:rsidRDefault="00410393" w:rsidP="00EA476C">
      <w:pPr>
        <w:pStyle w:val="af7"/>
        <w:numPr>
          <w:ilvl w:val="2"/>
          <w:numId w:val="22"/>
        </w:numPr>
        <w:tabs>
          <w:tab w:val="clear" w:pos="800"/>
          <w:tab w:val="clear" w:pos="1600"/>
          <w:tab w:val="left" w:pos="900"/>
        </w:tabs>
        <w:snapToGrid w:val="0"/>
        <w:spacing w:after="240" w:line="360" w:lineRule="exact"/>
        <w:ind w:left="900" w:hanging="540"/>
        <w:rPr>
          <w:rFonts w:ascii="Times New Roman"/>
          <w:szCs w:val="23"/>
        </w:rPr>
      </w:pPr>
      <w:r w:rsidRPr="00372471">
        <w:rPr>
          <w:rFonts w:ascii="Times New Roman"/>
          <w:szCs w:val="23"/>
        </w:rPr>
        <w:t>정부기관</w:t>
      </w:r>
      <w:r w:rsidRPr="00372471">
        <w:rPr>
          <w:rFonts w:ascii="Times New Roman"/>
          <w:szCs w:val="23"/>
        </w:rPr>
        <w:t xml:space="preserve"> </w:t>
      </w:r>
      <w:r w:rsidRPr="00372471">
        <w:rPr>
          <w:rFonts w:ascii="Times New Roman"/>
          <w:szCs w:val="23"/>
        </w:rPr>
        <w:t>및</w:t>
      </w:r>
      <w:r w:rsidRPr="00372471">
        <w:rPr>
          <w:rFonts w:ascii="Times New Roman"/>
          <w:szCs w:val="23"/>
        </w:rPr>
        <w:t xml:space="preserve"> </w:t>
      </w:r>
      <w:r w:rsidRPr="00372471">
        <w:rPr>
          <w:rFonts w:ascii="Times New Roman"/>
          <w:szCs w:val="23"/>
        </w:rPr>
        <w:t>이로부터</w:t>
      </w:r>
      <w:r w:rsidRPr="00372471">
        <w:rPr>
          <w:rFonts w:ascii="Times New Roman"/>
          <w:szCs w:val="23"/>
        </w:rPr>
        <w:t xml:space="preserve"> </w:t>
      </w:r>
      <w:r w:rsidRPr="00372471">
        <w:rPr>
          <w:rFonts w:ascii="Times New Roman"/>
          <w:szCs w:val="23"/>
        </w:rPr>
        <w:t>권한을</w:t>
      </w:r>
      <w:r w:rsidRPr="00372471">
        <w:rPr>
          <w:rFonts w:ascii="Times New Roman"/>
          <w:szCs w:val="23"/>
        </w:rPr>
        <w:t xml:space="preserve"> </w:t>
      </w:r>
      <w:proofErr w:type="spellStart"/>
      <w:r w:rsidRPr="00372471">
        <w:rPr>
          <w:rFonts w:ascii="Times New Roman"/>
          <w:szCs w:val="23"/>
        </w:rPr>
        <w:t>위임받은</w:t>
      </w:r>
      <w:proofErr w:type="spellEnd"/>
      <w:r w:rsidRPr="00372471">
        <w:rPr>
          <w:rFonts w:ascii="Times New Roman"/>
          <w:szCs w:val="23"/>
        </w:rPr>
        <w:t xml:space="preserve"> </w:t>
      </w:r>
      <w:r w:rsidRPr="00372471">
        <w:rPr>
          <w:rFonts w:ascii="Times New Roman"/>
          <w:szCs w:val="23"/>
        </w:rPr>
        <w:t>자와의</w:t>
      </w:r>
      <w:r w:rsidRPr="00372471">
        <w:rPr>
          <w:rFonts w:ascii="Times New Roman"/>
          <w:szCs w:val="23"/>
        </w:rPr>
        <w:t xml:space="preserve"> </w:t>
      </w:r>
      <w:r w:rsidR="006B5412" w:rsidRPr="00372471">
        <w:rPr>
          <w:rFonts w:ascii="Times New Roman" w:hint="eastAsia"/>
          <w:szCs w:val="23"/>
        </w:rPr>
        <w:t>금</w:t>
      </w:r>
      <w:r w:rsidR="006B5412" w:rsidRPr="00372471">
        <w:rPr>
          <w:rFonts w:ascii="Times New Roman"/>
          <w:szCs w:val="23"/>
        </w:rPr>
        <w:t xml:space="preserve"> </w:t>
      </w:r>
      <w:r w:rsidR="006B5412">
        <w:rPr>
          <w:rFonts w:ascii="Times New Roman"/>
          <w:szCs w:val="23"/>
        </w:rPr>
        <w:t>5</w:t>
      </w:r>
      <w:r w:rsidR="006B5412" w:rsidRPr="00372471">
        <w:rPr>
          <w:rFonts w:ascii="Times New Roman"/>
          <w:szCs w:val="23"/>
        </w:rPr>
        <w:t>0</w:t>
      </w:r>
      <w:r w:rsidR="006B5412" w:rsidRPr="00372471">
        <w:rPr>
          <w:rFonts w:ascii="Times New Roman" w:hint="eastAsia"/>
          <w:szCs w:val="23"/>
        </w:rPr>
        <w:t>억원</w:t>
      </w:r>
      <w:r w:rsidR="006B5412" w:rsidRPr="00372471">
        <w:rPr>
          <w:rFonts w:ascii="Times New Roman"/>
          <w:szCs w:val="23"/>
        </w:rPr>
        <w:t xml:space="preserve"> </w:t>
      </w:r>
      <w:r w:rsidR="006B5412" w:rsidRPr="00372471">
        <w:rPr>
          <w:rFonts w:ascii="Times New Roman" w:hint="eastAsia"/>
          <w:szCs w:val="23"/>
        </w:rPr>
        <w:t>이상의</w:t>
      </w:r>
      <w:r w:rsidR="006B5412" w:rsidRPr="00372471">
        <w:rPr>
          <w:rFonts w:ascii="Times New Roman" w:hint="eastAsia"/>
          <w:szCs w:val="23"/>
        </w:rPr>
        <w:t xml:space="preserve"> </w:t>
      </w:r>
      <w:r w:rsidRPr="00372471">
        <w:rPr>
          <w:rFonts w:ascii="Times New Roman"/>
          <w:szCs w:val="23"/>
        </w:rPr>
        <w:t>계약</w:t>
      </w:r>
      <w:r>
        <w:rPr>
          <w:rFonts w:ascii="Times New Roman" w:hint="eastAsia"/>
          <w:szCs w:val="23"/>
        </w:rPr>
        <w:t>;</w:t>
      </w:r>
      <w:r w:rsidRPr="00410393">
        <w:rPr>
          <w:rFonts w:ascii="Times New Roman" w:hint="eastAsia"/>
          <w:szCs w:val="23"/>
        </w:rPr>
        <w:t xml:space="preserve"> </w:t>
      </w:r>
    </w:p>
    <w:p w14:paraId="15A5C03F" w14:textId="20EAFD13" w:rsidR="00EA476C" w:rsidRDefault="00EA476C" w:rsidP="00EA476C">
      <w:pPr>
        <w:pStyle w:val="af7"/>
        <w:numPr>
          <w:ilvl w:val="2"/>
          <w:numId w:val="22"/>
        </w:numPr>
        <w:tabs>
          <w:tab w:val="clear" w:pos="800"/>
          <w:tab w:val="clear" w:pos="1600"/>
          <w:tab w:val="left" w:pos="900"/>
        </w:tabs>
        <w:snapToGrid w:val="0"/>
        <w:spacing w:after="240" w:line="360" w:lineRule="exact"/>
        <w:ind w:left="900" w:hanging="540"/>
        <w:rPr>
          <w:rFonts w:ascii="Times New Roman"/>
          <w:szCs w:val="23"/>
        </w:rPr>
      </w:pPr>
      <w:r w:rsidRPr="00410393">
        <w:rPr>
          <w:rFonts w:ascii="Times New Roman" w:hint="eastAsia"/>
          <w:szCs w:val="23"/>
        </w:rPr>
        <w:t>금</w:t>
      </w:r>
      <w:r w:rsidRPr="00410393">
        <w:rPr>
          <w:rFonts w:ascii="Times New Roman"/>
          <w:szCs w:val="23"/>
        </w:rPr>
        <w:t xml:space="preserve"> </w:t>
      </w:r>
      <w:r w:rsidR="005B30CF" w:rsidRPr="008F029D">
        <w:rPr>
          <w:rFonts w:ascii="Times New Roman"/>
          <w:szCs w:val="23"/>
        </w:rPr>
        <w:t>5</w:t>
      </w:r>
      <w:r w:rsidR="00372471" w:rsidRPr="008F029D">
        <w:rPr>
          <w:rFonts w:ascii="Times New Roman"/>
          <w:szCs w:val="23"/>
        </w:rPr>
        <w:t>0</w:t>
      </w:r>
      <w:r w:rsidR="00372471" w:rsidRPr="008F029D">
        <w:rPr>
          <w:rFonts w:ascii="Times New Roman" w:hint="eastAsia"/>
          <w:szCs w:val="23"/>
        </w:rPr>
        <w:t>억</w:t>
      </w:r>
      <w:r w:rsidRPr="005B30CF">
        <w:rPr>
          <w:rFonts w:ascii="Times New Roman" w:hint="eastAsia"/>
          <w:szCs w:val="23"/>
        </w:rPr>
        <w:t>원</w:t>
      </w:r>
      <w:r w:rsidRPr="005B30CF">
        <w:rPr>
          <w:rFonts w:ascii="Times New Roman"/>
          <w:szCs w:val="23"/>
        </w:rPr>
        <w:t xml:space="preserve"> </w:t>
      </w:r>
      <w:r w:rsidRPr="005B30CF">
        <w:rPr>
          <w:rFonts w:ascii="Times New Roman" w:hint="eastAsia"/>
          <w:szCs w:val="23"/>
        </w:rPr>
        <w:t>이상의</w:t>
      </w:r>
      <w:r w:rsidRPr="005B30CF">
        <w:rPr>
          <w:rFonts w:ascii="Times New Roman"/>
          <w:szCs w:val="23"/>
        </w:rPr>
        <w:t xml:space="preserve"> </w:t>
      </w:r>
      <w:r w:rsidRPr="005B30CF">
        <w:rPr>
          <w:rFonts w:ascii="Times New Roman"/>
          <w:szCs w:val="23"/>
        </w:rPr>
        <w:t>본</w:t>
      </w:r>
      <w:r w:rsidRPr="005B30CF">
        <w:rPr>
          <w:rFonts w:ascii="Times New Roman"/>
          <w:szCs w:val="23"/>
        </w:rPr>
        <w:t xml:space="preserve"> </w:t>
      </w:r>
      <w:r w:rsidRPr="005B30CF">
        <w:rPr>
          <w:rFonts w:ascii="Times New Roman"/>
          <w:szCs w:val="23"/>
        </w:rPr>
        <w:t>계약</w:t>
      </w:r>
      <w:r w:rsidRPr="005B30CF">
        <w:rPr>
          <w:rFonts w:ascii="Times New Roman"/>
          <w:szCs w:val="23"/>
        </w:rPr>
        <w:t xml:space="preserve"> </w:t>
      </w:r>
      <w:r w:rsidRPr="005B30CF">
        <w:rPr>
          <w:rFonts w:ascii="Times New Roman"/>
          <w:szCs w:val="23"/>
        </w:rPr>
        <w:t>또는</w:t>
      </w:r>
      <w:r w:rsidRPr="005B30CF">
        <w:rPr>
          <w:rFonts w:ascii="Times New Roman"/>
          <w:szCs w:val="23"/>
        </w:rPr>
        <w:t xml:space="preserve"> </w:t>
      </w:r>
      <w:r w:rsidRPr="005B30CF">
        <w:rPr>
          <w:rFonts w:ascii="Times New Roman"/>
          <w:szCs w:val="23"/>
        </w:rPr>
        <w:t>본건</w:t>
      </w:r>
      <w:r w:rsidRPr="005B30CF">
        <w:rPr>
          <w:rFonts w:ascii="Times New Roman"/>
          <w:szCs w:val="23"/>
        </w:rPr>
        <w:t xml:space="preserve"> </w:t>
      </w:r>
      <w:r w:rsidRPr="005B30CF">
        <w:rPr>
          <w:rFonts w:ascii="Times New Roman"/>
          <w:szCs w:val="23"/>
        </w:rPr>
        <w:t>거래로</w:t>
      </w:r>
      <w:r w:rsidRPr="005B30CF">
        <w:rPr>
          <w:rFonts w:ascii="Times New Roman"/>
          <w:szCs w:val="23"/>
        </w:rPr>
        <w:t xml:space="preserve"> </w:t>
      </w:r>
      <w:r w:rsidRPr="005B30CF">
        <w:rPr>
          <w:rFonts w:ascii="Times New Roman"/>
          <w:szCs w:val="23"/>
        </w:rPr>
        <w:t>인하여</w:t>
      </w:r>
      <w:r w:rsidRPr="005B30CF">
        <w:rPr>
          <w:rFonts w:ascii="Times New Roman"/>
          <w:szCs w:val="23"/>
        </w:rPr>
        <w:t xml:space="preserve"> </w:t>
      </w:r>
      <w:r w:rsidRPr="005B30CF">
        <w:rPr>
          <w:rFonts w:ascii="Times New Roman"/>
          <w:szCs w:val="23"/>
        </w:rPr>
        <w:t>상대방이</w:t>
      </w:r>
      <w:r w:rsidRPr="005B30CF">
        <w:rPr>
          <w:rFonts w:ascii="Times New Roman"/>
          <w:szCs w:val="23"/>
        </w:rPr>
        <w:t xml:space="preserve"> </w:t>
      </w:r>
      <w:r w:rsidRPr="005B30CF">
        <w:rPr>
          <w:rFonts w:ascii="Times New Roman"/>
          <w:szCs w:val="23"/>
        </w:rPr>
        <w:t>해지</w:t>
      </w:r>
      <w:r w:rsidRPr="005B30CF">
        <w:rPr>
          <w:rFonts w:ascii="Times New Roman"/>
          <w:szCs w:val="23"/>
        </w:rPr>
        <w:t xml:space="preserve">, </w:t>
      </w:r>
      <w:r w:rsidRPr="005B30CF">
        <w:rPr>
          <w:rFonts w:ascii="Times New Roman"/>
          <w:szCs w:val="23"/>
        </w:rPr>
        <w:t>해제하거나</w:t>
      </w:r>
      <w:r w:rsidRPr="00AD71D2">
        <w:rPr>
          <w:rFonts w:ascii="Times New Roman"/>
          <w:szCs w:val="23"/>
        </w:rPr>
        <w:t xml:space="preserve"> </w:t>
      </w:r>
      <w:r w:rsidRPr="00410393">
        <w:rPr>
          <w:rFonts w:ascii="Times New Roman"/>
          <w:szCs w:val="23"/>
        </w:rPr>
        <w:t>기한의</w:t>
      </w:r>
      <w:r w:rsidRPr="00410393">
        <w:rPr>
          <w:rFonts w:ascii="Times New Roman"/>
          <w:szCs w:val="23"/>
        </w:rPr>
        <w:t xml:space="preserve"> </w:t>
      </w:r>
      <w:r w:rsidRPr="00CB251B">
        <w:rPr>
          <w:rFonts w:ascii="Times New Roman"/>
          <w:szCs w:val="23"/>
        </w:rPr>
        <w:t>이익</w:t>
      </w:r>
      <w:r w:rsidRPr="003D1C8B">
        <w:rPr>
          <w:rFonts w:ascii="Times New Roman"/>
          <w:szCs w:val="23"/>
        </w:rPr>
        <w:t xml:space="preserve"> </w:t>
      </w:r>
      <w:r w:rsidRPr="003D1C8B">
        <w:rPr>
          <w:rFonts w:ascii="Times New Roman"/>
          <w:szCs w:val="23"/>
        </w:rPr>
        <w:t>상실을</w:t>
      </w:r>
      <w:r w:rsidRPr="003D1C8B">
        <w:rPr>
          <w:rFonts w:ascii="Times New Roman"/>
          <w:szCs w:val="23"/>
        </w:rPr>
        <w:t xml:space="preserve"> </w:t>
      </w:r>
      <w:r w:rsidRPr="003D1C8B">
        <w:rPr>
          <w:rFonts w:ascii="Times New Roman"/>
          <w:szCs w:val="23"/>
        </w:rPr>
        <w:t>주장하거나</w:t>
      </w:r>
      <w:r w:rsidRPr="003D1C8B">
        <w:rPr>
          <w:rFonts w:ascii="Times New Roman"/>
          <w:szCs w:val="23"/>
        </w:rPr>
        <w:t xml:space="preserve"> </w:t>
      </w:r>
      <w:r w:rsidRPr="003D1C8B">
        <w:rPr>
          <w:rFonts w:ascii="Times New Roman"/>
          <w:szCs w:val="23"/>
        </w:rPr>
        <w:t>계약</w:t>
      </w:r>
      <w:r w:rsidRPr="003D1C8B">
        <w:rPr>
          <w:rFonts w:ascii="Times New Roman"/>
          <w:szCs w:val="23"/>
        </w:rPr>
        <w:t xml:space="preserve"> </w:t>
      </w:r>
      <w:r w:rsidRPr="003D1C8B">
        <w:rPr>
          <w:rFonts w:ascii="Times New Roman"/>
          <w:szCs w:val="23"/>
        </w:rPr>
        <w:t>조건의</w:t>
      </w:r>
      <w:r w:rsidRPr="003D1C8B">
        <w:rPr>
          <w:rFonts w:ascii="Times New Roman"/>
          <w:szCs w:val="23"/>
        </w:rPr>
        <w:t xml:space="preserve"> </w:t>
      </w:r>
      <w:r w:rsidRPr="003D1C8B">
        <w:rPr>
          <w:rFonts w:ascii="Times New Roman"/>
          <w:szCs w:val="23"/>
        </w:rPr>
        <w:t>변경을</w:t>
      </w:r>
      <w:r w:rsidRPr="003D1C8B">
        <w:rPr>
          <w:rFonts w:ascii="Times New Roman"/>
          <w:szCs w:val="23"/>
        </w:rPr>
        <w:t xml:space="preserve"> </w:t>
      </w:r>
      <w:r w:rsidRPr="003D1C8B">
        <w:rPr>
          <w:rFonts w:ascii="Times New Roman"/>
          <w:szCs w:val="23"/>
        </w:rPr>
        <w:t>요청할</w:t>
      </w:r>
      <w:r w:rsidRPr="003D1C8B">
        <w:rPr>
          <w:rFonts w:ascii="Times New Roman"/>
          <w:szCs w:val="23"/>
        </w:rPr>
        <w:t xml:space="preserve"> </w:t>
      </w:r>
      <w:r w:rsidRPr="003D1C8B">
        <w:rPr>
          <w:rFonts w:ascii="Times New Roman"/>
          <w:szCs w:val="23"/>
        </w:rPr>
        <w:t>수</w:t>
      </w:r>
      <w:r w:rsidRPr="003D1C8B">
        <w:rPr>
          <w:rFonts w:ascii="Times New Roman"/>
          <w:szCs w:val="23"/>
        </w:rPr>
        <w:t xml:space="preserve"> </w:t>
      </w:r>
      <w:r w:rsidRPr="003D1C8B">
        <w:rPr>
          <w:rFonts w:ascii="Times New Roman"/>
          <w:szCs w:val="23"/>
        </w:rPr>
        <w:t>있는</w:t>
      </w:r>
      <w:r w:rsidRPr="003D1C8B">
        <w:rPr>
          <w:rFonts w:ascii="Times New Roman"/>
          <w:szCs w:val="23"/>
        </w:rPr>
        <w:t xml:space="preserve"> </w:t>
      </w:r>
      <w:r w:rsidRPr="003D1C8B">
        <w:rPr>
          <w:rFonts w:ascii="Times New Roman"/>
          <w:szCs w:val="23"/>
        </w:rPr>
        <w:t>계약</w:t>
      </w:r>
      <w:r w:rsidR="00410393">
        <w:rPr>
          <w:rFonts w:ascii="Times New Roman" w:hint="eastAsia"/>
          <w:szCs w:val="23"/>
        </w:rPr>
        <w:t>;</w:t>
      </w:r>
    </w:p>
    <w:p w14:paraId="0A7BF79A" w14:textId="35050FC1" w:rsidR="00410393" w:rsidRPr="003D1C8B" w:rsidRDefault="00410393" w:rsidP="00410393">
      <w:pPr>
        <w:numPr>
          <w:ilvl w:val="2"/>
          <w:numId w:val="22"/>
        </w:numPr>
        <w:tabs>
          <w:tab w:val="left" w:pos="900"/>
        </w:tabs>
        <w:snapToGrid w:val="0"/>
        <w:spacing w:after="240" w:line="360" w:lineRule="exact"/>
        <w:ind w:left="900" w:hanging="540"/>
        <w:rPr>
          <w:rFonts w:ascii="Times New Roman" w:eastAsia="바탕체"/>
          <w:color w:val="000000"/>
          <w:kern w:val="0"/>
          <w:sz w:val="23"/>
          <w:szCs w:val="23"/>
        </w:rPr>
      </w:pPr>
      <w:r w:rsidRPr="003D1C8B">
        <w:rPr>
          <w:rFonts w:ascii="Times New Roman" w:eastAsia="바탕체"/>
          <w:color w:val="000000"/>
          <w:kern w:val="0"/>
          <w:sz w:val="23"/>
          <w:szCs w:val="23"/>
        </w:rPr>
        <w:t>계약의</w:t>
      </w:r>
      <w:r w:rsidRPr="003D1C8B">
        <w:rPr>
          <w:rFonts w:ascii="Times New Roman" w:eastAsia="바탕체"/>
          <w:color w:val="000000"/>
          <w:kern w:val="0"/>
          <w:sz w:val="23"/>
          <w:szCs w:val="23"/>
        </w:rPr>
        <w:t xml:space="preserve"> </w:t>
      </w:r>
      <w:r w:rsidRPr="003D1C8B">
        <w:rPr>
          <w:rFonts w:ascii="Times New Roman" w:eastAsia="바탕체"/>
          <w:color w:val="000000"/>
          <w:kern w:val="0"/>
          <w:sz w:val="23"/>
          <w:szCs w:val="23"/>
        </w:rPr>
        <w:t>해지</w:t>
      </w:r>
      <w:r w:rsidRPr="003D1C8B">
        <w:rPr>
          <w:rFonts w:ascii="Times New Roman" w:eastAsia="바탕체"/>
          <w:color w:val="000000"/>
          <w:kern w:val="0"/>
          <w:sz w:val="23"/>
          <w:szCs w:val="23"/>
        </w:rPr>
        <w:t xml:space="preserve">, </w:t>
      </w:r>
      <w:r w:rsidRPr="003D1C8B">
        <w:rPr>
          <w:rFonts w:ascii="Times New Roman" w:eastAsia="바탕체"/>
          <w:color w:val="000000"/>
          <w:kern w:val="0"/>
          <w:sz w:val="23"/>
          <w:szCs w:val="23"/>
        </w:rPr>
        <w:t>해제</w:t>
      </w:r>
      <w:r w:rsidRPr="003D1C8B">
        <w:rPr>
          <w:rFonts w:ascii="Times New Roman" w:eastAsia="바탕체"/>
          <w:color w:val="000000"/>
          <w:kern w:val="0"/>
          <w:sz w:val="23"/>
          <w:szCs w:val="23"/>
        </w:rPr>
        <w:t xml:space="preserve">, </w:t>
      </w:r>
      <w:r w:rsidRPr="003D1C8B">
        <w:rPr>
          <w:rFonts w:ascii="Times New Roman" w:eastAsia="바탕체"/>
          <w:color w:val="000000"/>
          <w:kern w:val="0"/>
          <w:sz w:val="23"/>
          <w:szCs w:val="23"/>
        </w:rPr>
        <w:t>위반</w:t>
      </w:r>
      <w:r w:rsidRPr="003D1C8B">
        <w:rPr>
          <w:rFonts w:ascii="Times New Roman" w:eastAsia="바탕체"/>
          <w:color w:val="000000"/>
          <w:kern w:val="0"/>
          <w:sz w:val="23"/>
          <w:szCs w:val="23"/>
        </w:rPr>
        <w:t xml:space="preserve"> </w:t>
      </w:r>
      <w:r w:rsidRPr="003D1C8B">
        <w:rPr>
          <w:rFonts w:ascii="Times New Roman" w:eastAsia="바탕체"/>
          <w:color w:val="000000"/>
          <w:kern w:val="0"/>
          <w:sz w:val="23"/>
          <w:szCs w:val="23"/>
        </w:rPr>
        <w:t>또는</w:t>
      </w:r>
      <w:r w:rsidRPr="003D1C8B">
        <w:rPr>
          <w:rFonts w:ascii="Times New Roman" w:eastAsia="바탕체"/>
          <w:color w:val="000000"/>
          <w:kern w:val="0"/>
          <w:sz w:val="23"/>
          <w:szCs w:val="23"/>
        </w:rPr>
        <w:t xml:space="preserve"> </w:t>
      </w:r>
      <w:r w:rsidRPr="003D1C8B">
        <w:rPr>
          <w:rFonts w:ascii="Times New Roman" w:eastAsia="바탕체"/>
          <w:color w:val="000000"/>
          <w:kern w:val="0"/>
          <w:sz w:val="23"/>
          <w:szCs w:val="23"/>
        </w:rPr>
        <w:t>종료가</w:t>
      </w:r>
      <w:r w:rsidRPr="003D1C8B">
        <w:rPr>
          <w:rFonts w:ascii="Times New Roman" w:eastAsia="바탕체"/>
          <w:color w:val="000000"/>
          <w:kern w:val="0"/>
          <w:sz w:val="23"/>
          <w:szCs w:val="23"/>
        </w:rPr>
        <w:t xml:space="preserve"> </w:t>
      </w:r>
      <w:r w:rsidRPr="003D1C8B">
        <w:rPr>
          <w:rFonts w:ascii="Times New Roman" w:eastAsia="바탕체"/>
          <w:color w:val="000000"/>
          <w:kern w:val="0"/>
          <w:sz w:val="23"/>
          <w:szCs w:val="23"/>
        </w:rPr>
        <w:t>중대</w:t>
      </w:r>
      <w:r>
        <w:rPr>
          <w:rFonts w:ascii="Times New Roman" w:eastAsia="바탕체" w:hint="eastAsia"/>
          <w:color w:val="000000"/>
          <w:kern w:val="0"/>
          <w:sz w:val="23"/>
          <w:szCs w:val="23"/>
        </w:rPr>
        <w:t>한</w:t>
      </w:r>
      <w:r w:rsidRPr="003D1C8B">
        <w:rPr>
          <w:rFonts w:ascii="Times New Roman" w:eastAsia="바탕체"/>
          <w:color w:val="000000"/>
          <w:kern w:val="0"/>
          <w:sz w:val="23"/>
          <w:szCs w:val="23"/>
        </w:rPr>
        <w:t xml:space="preserve"> </w:t>
      </w:r>
      <w:r w:rsidRPr="003D1C8B">
        <w:rPr>
          <w:rFonts w:ascii="Times New Roman" w:eastAsia="바탕체"/>
          <w:color w:val="000000"/>
          <w:kern w:val="0"/>
          <w:sz w:val="23"/>
          <w:szCs w:val="23"/>
        </w:rPr>
        <w:t>부정적인</w:t>
      </w:r>
      <w:r w:rsidRPr="003D1C8B">
        <w:rPr>
          <w:rFonts w:ascii="Times New Roman" w:eastAsia="바탕체"/>
          <w:color w:val="000000"/>
          <w:kern w:val="0"/>
          <w:sz w:val="23"/>
          <w:szCs w:val="23"/>
        </w:rPr>
        <w:t xml:space="preserve"> </w:t>
      </w:r>
      <w:r w:rsidRPr="003D1C8B">
        <w:rPr>
          <w:rFonts w:ascii="Times New Roman" w:eastAsia="바탕체"/>
          <w:color w:val="000000"/>
          <w:kern w:val="0"/>
          <w:sz w:val="23"/>
          <w:szCs w:val="23"/>
        </w:rPr>
        <w:t>영향을</w:t>
      </w:r>
      <w:r w:rsidRPr="003D1C8B">
        <w:rPr>
          <w:rFonts w:ascii="Times New Roman" w:eastAsia="바탕체"/>
          <w:color w:val="000000"/>
          <w:kern w:val="0"/>
          <w:sz w:val="23"/>
          <w:szCs w:val="23"/>
        </w:rPr>
        <w:t xml:space="preserve"> </w:t>
      </w:r>
      <w:r w:rsidRPr="003D1C8B">
        <w:rPr>
          <w:rFonts w:ascii="Times New Roman" w:eastAsia="바탕체"/>
          <w:color w:val="000000"/>
          <w:kern w:val="0"/>
          <w:sz w:val="23"/>
          <w:szCs w:val="23"/>
        </w:rPr>
        <w:t>가져오는</w:t>
      </w:r>
      <w:r w:rsidRPr="003D1C8B">
        <w:rPr>
          <w:rFonts w:ascii="Times New Roman" w:eastAsia="바탕체"/>
          <w:color w:val="000000"/>
          <w:kern w:val="0"/>
          <w:sz w:val="23"/>
          <w:szCs w:val="23"/>
        </w:rPr>
        <w:t xml:space="preserve"> </w:t>
      </w:r>
      <w:r w:rsidRPr="003D1C8B">
        <w:rPr>
          <w:rFonts w:ascii="Times New Roman" w:eastAsia="바탕체"/>
          <w:color w:val="000000"/>
          <w:kern w:val="0"/>
          <w:sz w:val="23"/>
          <w:szCs w:val="23"/>
        </w:rPr>
        <w:t>계약</w:t>
      </w:r>
      <w:r>
        <w:rPr>
          <w:rFonts w:ascii="Times New Roman" w:eastAsia="바탕체" w:hint="eastAsia"/>
          <w:color w:val="000000"/>
          <w:kern w:val="0"/>
          <w:sz w:val="23"/>
          <w:szCs w:val="23"/>
        </w:rPr>
        <w:t>;</w:t>
      </w:r>
    </w:p>
    <w:p w14:paraId="7903A43B" w14:textId="73860E84" w:rsidR="00410393" w:rsidRDefault="00410393" w:rsidP="00410393">
      <w:pPr>
        <w:pStyle w:val="af7"/>
        <w:numPr>
          <w:ilvl w:val="2"/>
          <w:numId w:val="22"/>
        </w:numPr>
        <w:tabs>
          <w:tab w:val="clear" w:pos="800"/>
          <w:tab w:val="clear" w:pos="1600"/>
          <w:tab w:val="left" w:pos="900"/>
        </w:tabs>
        <w:snapToGrid w:val="0"/>
        <w:spacing w:after="240" w:line="360" w:lineRule="exact"/>
        <w:ind w:left="900" w:hanging="540"/>
        <w:rPr>
          <w:rFonts w:ascii="Times New Roman"/>
          <w:szCs w:val="23"/>
        </w:rPr>
      </w:pPr>
      <w:r w:rsidRPr="003D1C8B">
        <w:rPr>
          <w:rFonts w:ascii="Times New Roman"/>
          <w:szCs w:val="23"/>
        </w:rPr>
        <w:t>위</w:t>
      </w:r>
      <w:r w:rsidRPr="003D1C8B">
        <w:rPr>
          <w:rFonts w:ascii="Times New Roman"/>
          <w:szCs w:val="23"/>
        </w:rPr>
        <w:t xml:space="preserve"> </w:t>
      </w:r>
      <w:r w:rsidRPr="003D1C8B">
        <w:rPr>
          <w:rFonts w:ascii="Times New Roman"/>
          <w:szCs w:val="23"/>
        </w:rPr>
        <w:t>각</w:t>
      </w:r>
      <w:r w:rsidRPr="003D1C8B">
        <w:rPr>
          <w:rFonts w:ascii="Times New Roman"/>
          <w:szCs w:val="23"/>
        </w:rPr>
        <w:t xml:space="preserve"> </w:t>
      </w:r>
      <w:r w:rsidRPr="003D1C8B">
        <w:rPr>
          <w:rFonts w:ascii="Times New Roman"/>
          <w:szCs w:val="23"/>
        </w:rPr>
        <w:t>호에</w:t>
      </w:r>
      <w:r w:rsidRPr="003D1C8B">
        <w:rPr>
          <w:rFonts w:ascii="Times New Roman"/>
          <w:szCs w:val="23"/>
        </w:rPr>
        <w:t xml:space="preserve"> </w:t>
      </w:r>
      <w:r w:rsidRPr="003D1C8B">
        <w:rPr>
          <w:rFonts w:ascii="Times New Roman"/>
          <w:szCs w:val="23"/>
        </w:rPr>
        <w:t>해당하지</w:t>
      </w:r>
      <w:r w:rsidRPr="003D1C8B">
        <w:rPr>
          <w:rFonts w:ascii="Times New Roman"/>
          <w:szCs w:val="23"/>
        </w:rPr>
        <w:t xml:space="preserve"> </w:t>
      </w:r>
      <w:r w:rsidRPr="003D1C8B">
        <w:rPr>
          <w:rFonts w:ascii="Times New Roman"/>
          <w:szCs w:val="23"/>
        </w:rPr>
        <w:t>않는</w:t>
      </w:r>
      <w:r w:rsidRPr="003D1C8B">
        <w:rPr>
          <w:rFonts w:ascii="Times New Roman"/>
          <w:szCs w:val="23"/>
        </w:rPr>
        <w:t xml:space="preserve"> </w:t>
      </w:r>
      <w:r w:rsidRPr="003D1C8B">
        <w:rPr>
          <w:rFonts w:ascii="Times New Roman"/>
          <w:szCs w:val="23"/>
        </w:rPr>
        <w:t>것으로서</w:t>
      </w:r>
      <w:r w:rsidRPr="003D1C8B">
        <w:rPr>
          <w:rFonts w:ascii="Times New Roman"/>
          <w:szCs w:val="23"/>
        </w:rPr>
        <w:t xml:space="preserve"> </w:t>
      </w:r>
      <w:r w:rsidRPr="003D1C8B">
        <w:rPr>
          <w:rFonts w:ascii="Times New Roman"/>
          <w:szCs w:val="23"/>
        </w:rPr>
        <w:t>계약의</w:t>
      </w:r>
      <w:r w:rsidRPr="003D1C8B">
        <w:rPr>
          <w:rFonts w:ascii="Times New Roman"/>
          <w:szCs w:val="23"/>
        </w:rPr>
        <w:t xml:space="preserve"> </w:t>
      </w:r>
      <w:r w:rsidRPr="003D1C8B">
        <w:rPr>
          <w:rFonts w:ascii="Times New Roman"/>
          <w:szCs w:val="23"/>
        </w:rPr>
        <w:t>제목과</w:t>
      </w:r>
      <w:r w:rsidRPr="003D1C8B">
        <w:rPr>
          <w:rFonts w:ascii="Times New Roman"/>
          <w:szCs w:val="23"/>
        </w:rPr>
        <w:t xml:space="preserve"> </w:t>
      </w:r>
      <w:r w:rsidRPr="003D1C8B">
        <w:rPr>
          <w:rFonts w:ascii="Times New Roman"/>
          <w:szCs w:val="23"/>
        </w:rPr>
        <w:t>유형을</w:t>
      </w:r>
      <w:r w:rsidRPr="003D1C8B">
        <w:rPr>
          <w:rFonts w:ascii="Times New Roman"/>
          <w:szCs w:val="23"/>
        </w:rPr>
        <w:t xml:space="preserve"> </w:t>
      </w:r>
      <w:r w:rsidRPr="003D1C8B">
        <w:rPr>
          <w:rFonts w:ascii="Times New Roman"/>
          <w:szCs w:val="23"/>
        </w:rPr>
        <w:t>불문하고</w:t>
      </w:r>
      <w:r w:rsidRPr="003D1C8B">
        <w:rPr>
          <w:rFonts w:ascii="Times New Roman"/>
          <w:szCs w:val="23"/>
        </w:rPr>
        <w:t xml:space="preserve"> </w:t>
      </w:r>
      <w:r w:rsidRPr="003D1C8B">
        <w:rPr>
          <w:rFonts w:ascii="Times New Roman"/>
          <w:szCs w:val="23"/>
        </w:rPr>
        <w:t>계약기간</w:t>
      </w:r>
      <w:r w:rsidRPr="003D1C8B">
        <w:rPr>
          <w:rFonts w:ascii="Times New Roman"/>
          <w:szCs w:val="23"/>
        </w:rPr>
        <w:t xml:space="preserve"> 1</w:t>
      </w:r>
      <w:r w:rsidRPr="003D1C8B">
        <w:rPr>
          <w:rFonts w:ascii="Times New Roman"/>
          <w:szCs w:val="23"/>
        </w:rPr>
        <w:t>년</w:t>
      </w:r>
      <w:r w:rsidRPr="003D1C8B">
        <w:rPr>
          <w:rFonts w:ascii="Times New Roman"/>
          <w:szCs w:val="23"/>
        </w:rPr>
        <w:t xml:space="preserve"> </w:t>
      </w:r>
      <w:r w:rsidRPr="003D1C8B">
        <w:rPr>
          <w:rFonts w:ascii="Times New Roman"/>
          <w:szCs w:val="23"/>
        </w:rPr>
        <w:t>이상의</w:t>
      </w:r>
      <w:r w:rsidRPr="003D1C8B">
        <w:rPr>
          <w:rFonts w:ascii="Times New Roman"/>
          <w:szCs w:val="23"/>
        </w:rPr>
        <w:t xml:space="preserve"> </w:t>
      </w:r>
      <w:r w:rsidRPr="003D1C8B">
        <w:rPr>
          <w:rFonts w:ascii="Times New Roman"/>
          <w:szCs w:val="23"/>
        </w:rPr>
        <w:t>계약</w:t>
      </w:r>
      <w:r w:rsidRPr="003D1C8B">
        <w:rPr>
          <w:rFonts w:ascii="Times New Roman"/>
          <w:szCs w:val="23"/>
        </w:rPr>
        <w:t>(</w:t>
      </w:r>
      <w:r w:rsidRPr="003D1C8B">
        <w:rPr>
          <w:rFonts w:ascii="Times New Roman"/>
          <w:szCs w:val="23"/>
        </w:rPr>
        <w:t>계약기간을</w:t>
      </w:r>
      <w:r w:rsidRPr="003D1C8B">
        <w:rPr>
          <w:rFonts w:ascii="Times New Roman"/>
          <w:szCs w:val="23"/>
        </w:rPr>
        <w:t xml:space="preserve"> 1</w:t>
      </w:r>
      <w:r w:rsidRPr="003D1C8B">
        <w:rPr>
          <w:rFonts w:ascii="Times New Roman"/>
          <w:szCs w:val="23"/>
        </w:rPr>
        <w:t>년으로</w:t>
      </w:r>
      <w:r w:rsidRPr="003D1C8B">
        <w:rPr>
          <w:rFonts w:ascii="Times New Roman"/>
          <w:szCs w:val="23"/>
        </w:rPr>
        <w:t xml:space="preserve"> </w:t>
      </w:r>
      <w:r w:rsidRPr="003D1C8B">
        <w:rPr>
          <w:rFonts w:ascii="Times New Roman"/>
          <w:szCs w:val="23"/>
        </w:rPr>
        <w:t>하되</w:t>
      </w:r>
      <w:r w:rsidRPr="003D1C8B">
        <w:rPr>
          <w:rFonts w:ascii="Times New Roman"/>
          <w:szCs w:val="23"/>
        </w:rPr>
        <w:t xml:space="preserve"> </w:t>
      </w:r>
      <w:r w:rsidRPr="003D1C8B">
        <w:rPr>
          <w:rFonts w:ascii="Times New Roman"/>
          <w:szCs w:val="23"/>
        </w:rPr>
        <w:t>별도의</w:t>
      </w:r>
      <w:r w:rsidRPr="003D1C8B">
        <w:rPr>
          <w:rFonts w:ascii="Times New Roman"/>
          <w:szCs w:val="23"/>
        </w:rPr>
        <w:t xml:space="preserve"> </w:t>
      </w:r>
      <w:r w:rsidRPr="003D1C8B">
        <w:rPr>
          <w:rFonts w:ascii="Times New Roman"/>
          <w:szCs w:val="23"/>
        </w:rPr>
        <w:t>의사표시</w:t>
      </w:r>
      <w:r w:rsidRPr="003D1C8B">
        <w:rPr>
          <w:rFonts w:ascii="Times New Roman"/>
          <w:szCs w:val="23"/>
        </w:rPr>
        <w:t xml:space="preserve"> </w:t>
      </w:r>
      <w:r w:rsidRPr="003D1C8B">
        <w:rPr>
          <w:rFonts w:ascii="Times New Roman"/>
          <w:szCs w:val="23"/>
        </w:rPr>
        <w:t>없이</w:t>
      </w:r>
      <w:r w:rsidRPr="003D1C8B">
        <w:rPr>
          <w:rFonts w:ascii="Times New Roman"/>
          <w:szCs w:val="23"/>
        </w:rPr>
        <w:t xml:space="preserve"> </w:t>
      </w:r>
      <w:r w:rsidRPr="003D1C8B">
        <w:rPr>
          <w:rFonts w:ascii="Times New Roman"/>
          <w:szCs w:val="23"/>
        </w:rPr>
        <w:t>자동</w:t>
      </w:r>
      <w:r w:rsidRPr="003D1C8B">
        <w:rPr>
          <w:rFonts w:ascii="Times New Roman"/>
          <w:szCs w:val="23"/>
        </w:rPr>
        <w:t xml:space="preserve"> </w:t>
      </w:r>
      <w:r w:rsidRPr="003D1C8B">
        <w:rPr>
          <w:rFonts w:ascii="Times New Roman"/>
          <w:szCs w:val="23"/>
        </w:rPr>
        <w:t>갱신이</w:t>
      </w:r>
      <w:r w:rsidRPr="003D1C8B">
        <w:rPr>
          <w:rFonts w:ascii="Times New Roman"/>
          <w:szCs w:val="23"/>
        </w:rPr>
        <w:t xml:space="preserve"> </w:t>
      </w:r>
      <w:r w:rsidRPr="003D1C8B">
        <w:rPr>
          <w:rFonts w:ascii="Times New Roman"/>
          <w:szCs w:val="23"/>
        </w:rPr>
        <w:t>가능한</w:t>
      </w:r>
      <w:r w:rsidRPr="003D1C8B">
        <w:rPr>
          <w:rFonts w:ascii="Times New Roman"/>
          <w:szCs w:val="23"/>
        </w:rPr>
        <w:t xml:space="preserve"> </w:t>
      </w:r>
      <w:r w:rsidRPr="003D1C8B">
        <w:rPr>
          <w:rFonts w:ascii="Times New Roman"/>
          <w:szCs w:val="23"/>
        </w:rPr>
        <w:t>계약</w:t>
      </w:r>
      <w:r w:rsidRPr="003D1C8B">
        <w:rPr>
          <w:rFonts w:ascii="Times New Roman"/>
          <w:szCs w:val="23"/>
        </w:rPr>
        <w:t xml:space="preserve"> </w:t>
      </w:r>
      <w:r w:rsidRPr="003D1C8B">
        <w:rPr>
          <w:rFonts w:ascii="Times New Roman"/>
          <w:szCs w:val="23"/>
        </w:rPr>
        <w:t>및</w:t>
      </w:r>
      <w:r w:rsidRPr="003D1C8B">
        <w:rPr>
          <w:rFonts w:ascii="Times New Roman"/>
          <w:szCs w:val="23"/>
        </w:rPr>
        <w:t xml:space="preserve"> </w:t>
      </w:r>
      <w:r w:rsidRPr="003D1C8B">
        <w:rPr>
          <w:rFonts w:ascii="Times New Roman"/>
          <w:szCs w:val="23"/>
        </w:rPr>
        <w:t>최초</w:t>
      </w:r>
      <w:r w:rsidRPr="003D1C8B">
        <w:rPr>
          <w:rFonts w:ascii="Times New Roman"/>
          <w:szCs w:val="23"/>
        </w:rPr>
        <w:t xml:space="preserve"> </w:t>
      </w:r>
      <w:r w:rsidRPr="003D1C8B">
        <w:rPr>
          <w:rFonts w:ascii="Times New Roman"/>
          <w:szCs w:val="23"/>
        </w:rPr>
        <w:t>계약기간이</w:t>
      </w:r>
      <w:r w:rsidRPr="003D1C8B">
        <w:rPr>
          <w:rFonts w:ascii="Times New Roman"/>
          <w:szCs w:val="23"/>
        </w:rPr>
        <w:t xml:space="preserve"> 1</w:t>
      </w:r>
      <w:r w:rsidRPr="003D1C8B">
        <w:rPr>
          <w:rFonts w:ascii="Times New Roman"/>
          <w:szCs w:val="23"/>
        </w:rPr>
        <w:t>년</w:t>
      </w:r>
      <w:r w:rsidRPr="003D1C8B">
        <w:rPr>
          <w:rFonts w:ascii="Times New Roman"/>
          <w:szCs w:val="23"/>
        </w:rPr>
        <w:t xml:space="preserve"> </w:t>
      </w:r>
      <w:r w:rsidRPr="003D1C8B">
        <w:rPr>
          <w:rFonts w:ascii="Times New Roman"/>
          <w:szCs w:val="23"/>
        </w:rPr>
        <w:t>미만이더라도</w:t>
      </w:r>
      <w:r w:rsidRPr="003D1C8B">
        <w:rPr>
          <w:rFonts w:ascii="Times New Roman"/>
          <w:szCs w:val="23"/>
        </w:rPr>
        <w:t xml:space="preserve"> </w:t>
      </w:r>
      <w:r w:rsidRPr="003D1C8B">
        <w:rPr>
          <w:rFonts w:ascii="Times New Roman"/>
          <w:szCs w:val="23"/>
        </w:rPr>
        <w:t>갱신된</w:t>
      </w:r>
      <w:r w:rsidRPr="003D1C8B">
        <w:rPr>
          <w:rFonts w:ascii="Times New Roman"/>
          <w:szCs w:val="23"/>
        </w:rPr>
        <w:t xml:space="preserve"> </w:t>
      </w:r>
      <w:r w:rsidRPr="003D1C8B">
        <w:rPr>
          <w:rFonts w:ascii="Times New Roman"/>
          <w:szCs w:val="23"/>
        </w:rPr>
        <w:t>계약기간을</w:t>
      </w:r>
      <w:r w:rsidRPr="003D1C8B">
        <w:rPr>
          <w:rFonts w:ascii="Times New Roman"/>
          <w:szCs w:val="23"/>
        </w:rPr>
        <w:t xml:space="preserve"> </w:t>
      </w:r>
      <w:r w:rsidRPr="003D1C8B">
        <w:rPr>
          <w:rFonts w:ascii="Times New Roman"/>
          <w:szCs w:val="23"/>
        </w:rPr>
        <w:t>포함할</w:t>
      </w:r>
      <w:r w:rsidRPr="003D1C8B">
        <w:rPr>
          <w:rFonts w:ascii="Times New Roman"/>
          <w:szCs w:val="23"/>
        </w:rPr>
        <w:t xml:space="preserve"> </w:t>
      </w:r>
      <w:r w:rsidRPr="003D1C8B">
        <w:rPr>
          <w:rFonts w:ascii="Times New Roman"/>
          <w:szCs w:val="23"/>
        </w:rPr>
        <w:t>경우</w:t>
      </w:r>
      <w:r w:rsidRPr="003D1C8B">
        <w:rPr>
          <w:rFonts w:ascii="Times New Roman"/>
          <w:szCs w:val="23"/>
        </w:rPr>
        <w:t xml:space="preserve"> 1</w:t>
      </w:r>
      <w:r w:rsidRPr="003D1C8B">
        <w:rPr>
          <w:rFonts w:ascii="Times New Roman"/>
          <w:szCs w:val="23"/>
        </w:rPr>
        <w:t>년</w:t>
      </w:r>
      <w:r w:rsidRPr="003D1C8B">
        <w:rPr>
          <w:rFonts w:ascii="Times New Roman"/>
          <w:szCs w:val="23"/>
        </w:rPr>
        <w:t xml:space="preserve"> </w:t>
      </w:r>
      <w:r w:rsidRPr="003D1C8B">
        <w:rPr>
          <w:rFonts w:ascii="Times New Roman"/>
          <w:szCs w:val="23"/>
        </w:rPr>
        <w:t>이상인</w:t>
      </w:r>
      <w:r w:rsidRPr="003D1C8B">
        <w:rPr>
          <w:rFonts w:ascii="Times New Roman"/>
          <w:szCs w:val="23"/>
        </w:rPr>
        <w:t xml:space="preserve"> </w:t>
      </w:r>
      <w:r w:rsidRPr="003D1C8B">
        <w:rPr>
          <w:rFonts w:ascii="Times New Roman"/>
          <w:szCs w:val="23"/>
        </w:rPr>
        <w:t>계약</w:t>
      </w:r>
      <w:r w:rsidRPr="003D1C8B">
        <w:rPr>
          <w:rFonts w:ascii="Times New Roman"/>
          <w:szCs w:val="23"/>
        </w:rPr>
        <w:t xml:space="preserve"> </w:t>
      </w:r>
      <w:r w:rsidRPr="003D1C8B">
        <w:rPr>
          <w:rFonts w:ascii="Times New Roman"/>
          <w:szCs w:val="23"/>
        </w:rPr>
        <w:t>포함</w:t>
      </w:r>
      <w:r w:rsidRPr="003D1C8B">
        <w:rPr>
          <w:rFonts w:ascii="Times New Roman"/>
          <w:szCs w:val="23"/>
        </w:rPr>
        <w:t xml:space="preserve">) </w:t>
      </w:r>
      <w:r w:rsidRPr="003D1C8B">
        <w:rPr>
          <w:rFonts w:ascii="Times New Roman"/>
          <w:szCs w:val="23"/>
        </w:rPr>
        <w:t>또는</w:t>
      </w:r>
      <w:r w:rsidRPr="003D1C8B">
        <w:rPr>
          <w:rFonts w:ascii="Times New Roman"/>
          <w:szCs w:val="23"/>
        </w:rPr>
        <w:t xml:space="preserve"> </w:t>
      </w:r>
      <w:r w:rsidRPr="003D1C8B">
        <w:rPr>
          <w:rFonts w:ascii="Times New Roman"/>
          <w:szCs w:val="23"/>
        </w:rPr>
        <w:t>계약금액</w:t>
      </w:r>
      <w:r w:rsidRPr="003D1C8B">
        <w:rPr>
          <w:rFonts w:ascii="Times New Roman"/>
          <w:szCs w:val="23"/>
        </w:rPr>
        <w:t>(</w:t>
      </w:r>
      <w:r w:rsidRPr="003D1C8B">
        <w:rPr>
          <w:rFonts w:ascii="Times New Roman"/>
          <w:szCs w:val="23"/>
        </w:rPr>
        <w:t>계속적</w:t>
      </w:r>
      <w:r w:rsidRPr="003D1C8B">
        <w:rPr>
          <w:rFonts w:ascii="Times New Roman"/>
          <w:szCs w:val="23"/>
        </w:rPr>
        <w:t xml:space="preserve"> </w:t>
      </w:r>
      <w:r w:rsidRPr="003D1C8B">
        <w:rPr>
          <w:rFonts w:ascii="Times New Roman"/>
          <w:szCs w:val="23"/>
        </w:rPr>
        <w:t>계약의</w:t>
      </w:r>
      <w:r w:rsidRPr="003D1C8B">
        <w:rPr>
          <w:rFonts w:ascii="Times New Roman"/>
          <w:szCs w:val="23"/>
        </w:rPr>
        <w:t xml:space="preserve"> </w:t>
      </w:r>
      <w:r w:rsidRPr="003D1C8B">
        <w:rPr>
          <w:rFonts w:ascii="Times New Roman"/>
          <w:szCs w:val="23"/>
        </w:rPr>
        <w:t>경우</w:t>
      </w:r>
      <w:r w:rsidRPr="003D1C8B">
        <w:rPr>
          <w:rFonts w:ascii="Times New Roman"/>
          <w:szCs w:val="23"/>
        </w:rPr>
        <w:t xml:space="preserve"> </w:t>
      </w:r>
      <w:r w:rsidRPr="003D1C8B">
        <w:rPr>
          <w:rFonts w:ascii="Times New Roman"/>
          <w:szCs w:val="23"/>
        </w:rPr>
        <w:t>연간</w:t>
      </w:r>
      <w:r w:rsidRPr="003D1C8B">
        <w:rPr>
          <w:rFonts w:ascii="Times New Roman"/>
          <w:szCs w:val="23"/>
        </w:rPr>
        <w:t xml:space="preserve"> </w:t>
      </w:r>
      <w:r w:rsidRPr="003D1C8B">
        <w:rPr>
          <w:rFonts w:ascii="Times New Roman"/>
          <w:szCs w:val="23"/>
        </w:rPr>
        <w:t>대금</w:t>
      </w:r>
      <w:r w:rsidRPr="003D1C8B">
        <w:rPr>
          <w:rFonts w:ascii="Times New Roman"/>
          <w:szCs w:val="23"/>
        </w:rPr>
        <w:t>)</w:t>
      </w:r>
      <w:r w:rsidRPr="003D1C8B">
        <w:rPr>
          <w:rFonts w:ascii="Times New Roman"/>
          <w:szCs w:val="23"/>
        </w:rPr>
        <w:t>이</w:t>
      </w:r>
      <w:r w:rsidRPr="003D1C8B">
        <w:rPr>
          <w:rFonts w:ascii="Times New Roman"/>
          <w:szCs w:val="23"/>
        </w:rPr>
        <w:t xml:space="preserve"> </w:t>
      </w:r>
      <w:r w:rsidRPr="003D1C8B">
        <w:rPr>
          <w:rFonts w:ascii="Times New Roman"/>
          <w:szCs w:val="23"/>
        </w:rPr>
        <w:t>금</w:t>
      </w:r>
      <w:r w:rsidRPr="003D1C8B">
        <w:rPr>
          <w:rFonts w:ascii="Times New Roman"/>
          <w:szCs w:val="23"/>
        </w:rPr>
        <w:t xml:space="preserve"> </w:t>
      </w:r>
      <w:r>
        <w:rPr>
          <w:rFonts w:ascii="Times New Roman"/>
          <w:szCs w:val="23"/>
        </w:rPr>
        <w:t>50</w:t>
      </w:r>
      <w:r>
        <w:rPr>
          <w:rFonts w:ascii="Times New Roman" w:hint="eastAsia"/>
          <w:szCs w:val="23"/>
        </w:rPr>
        <w:t>억</w:t>
      </w:r>
      <w:r w:rsidRPr="003D1C8B">
        <w:rPr>
          <w:rFonts w:ascii="Times New Roman"/>
          <w:szCs w:val="23"/>
        </w:rPr>
        <w:t>원</w:t>
      </w:r>
      <w:r w:rsidRPr="003D1C8B">
        <w:rPr>
          <w:rFonts w:ascii="Times New Roman"/>
          <w:szCs w:val="23"/>
        </w:rPr>
        <w:t xml:space="preserve"> </w:t>
      </w:r>
      <w:r w:rsidRPr="003D1C8B">
        <w:rPr>
          <w:rFonts w:ascii="Times New Roman"/>
          <w:szCs w:val="23"/>
        </w:rPr>
        <w:t>이상인</w:t>
      </w:r>
      <w:r w:rsidRPr="003D1C8B">
        <w:rPr>
          <w:rFonts w:ascii="Times New Roman"/>
          <w:szCs w:val="23"/>
        </w:rPr>
        <w:t xml:space="preserve"> </w:t>
      </w:r>
      <w:r w:rsidRPr="003D1C8B">
        <w:rPr>
          <w:rFonts w:ascii="Times New Roman"/>
          <w:szCs w:val="23"/>
        </w:rPr>
        <w:t>계약</w:t>
      </w:r>
    </w:p>
    <w:p w14:paraId="75DDE819" w14:textId="77777777" w:rsidR="00786425" w:rsidRPr="00B51FA5" w:rsidRDefault="00786425" w:rsidP="00786425">
      <w:pPr>
        <w:adjustRightInd w:val="0"/>
        <w:snapToGrid w:val="0"/>
        <w:spacing w:before="180" w:after="180" w:line="360" w:lineRule="atLeast"/>
        <w:rPr>
          <w:rFonts w:ascii="Times New Roman"/>
          <w:sz w:val="23"/>
          <w:szCs w:val="23"/>
        </w:rPr>
      </w:pPr>
      <w:r w:rsidRPr="00B51FA5">
        <w:rPr>
          <w:rFonts w:ascii="Times New Roman"/>
          <w:sz w:val="23"/>
          <w:szCs w:val="23"/>
        </w:rPr>
        <w:t>“</w:t>
      </w:r>
      <w:r w:rsidRPr="00B51FA5">
        <w:rPr>
          <w:rFonts w:ascii="Times New Roman"/>
          <w:sz w:val="23"/>
          <w:szCs w:val="23"/>
          <w:u w:val="single"/>
        </w:rPr>
        <w:t>필요적</w:t>
      </w:r>
      <w:r w:rsidRPr="00B51FA5">
        <w:rPr>
          <w:rFonts w:ascii="Times New Roman"/>
          <w:sz w:val="23"/>
          <w:szCs w:val="23"/>
          <w:u w:val="single"/>
        </w:rPr>
        <w:t xml:space="preserve"> </w:t>
      </w:r>
      <w:r w:rsidRPr="00B51FA5">
        <w:rPr>
          <w:rFonts w:ascii="Times New Roman" w:hint="eastAsia"/>
          <w:sz w:val="23"/>
          <w:szCs w:val="23"/>
          <w:u w:val="single"/>
        </w:rPr>
        <w:t>정부</w:t>
      </w:r>
      <w:r w:rsidRPr="00B51FA5">
        <w:rPr>
          <w:rFonts w:ascii="Times New Roman"/>
          <w:sz w:val="23"/>
          <w:szCs w:val="23"/>
          <w:u w:val="single"/>
        </w:rPr>
        <w:t>승인</w:t>
      </w:r>
      <w:r w:rsidRPr="00883718">
        <w:rPr>
          <w:rFonts w:ascii="Times New Roman"/>
          <w:sz w:val="23"/>
          <w:szCs w:val="23"/>
        </w:rPr>
        <w:t>”</w:t>
      </w:r>
      <w:r w:rsidRPr="00883718">
        <w:rPr>
          <w:rFonts w:ascii="Times New Roman"/>
          <w:sz w:val="23"/>
          <w:szCs w:val="23"/>
        </w:rPr>
        <w:t>은</w:t>
      </w:r>
      <w:r w:rsidRPr="00883718">
        <w:rPr>
          <w:rFonts w:ascii="Times New Roman" w:hint="eastAsia"/>
          <w:sz w:val="23"/>
          <w:szCs w:val="23"/>
        </w:rPr>
        <w:t xml:space="preserve">, </w:t>
      </w:r>
      <w:r w:rsidRPr="000575B1">
        <w:rPr>
          <w:rFonts w:ascii="Times New Roman" w:hint="eastAsia"/>
          <w:sz w:val="23"/>
          <w:szCs w:val="23"/>
        </w:rPr>
        <w:t>어느</w:t>
      </w:r>
      <w:r w:rsidRPr="00A66D8C">
        <w:rPr>
          <w:rFonts w:ascii="Times New Roman" w:hint="eastAsia"/>
          <w:sz w:val="23"/>
          <w:szCs w:val="23"/>
        </w:rPr>
        <w:t xml:space="preserve"> </w:t>
      </w:r>
      <w:r w:rsidRPr="00522B89">
        <w:rPr>
          <w:rFonts w:ascii="Times New Roman" w:hint="eastAsia"/>
          <w:sz w:val="23"/>
          <w:szCs w:val="23"/>
        </w:rPr>
        <w:t>당사자에</w:t>
      </w:r>
      <w:r w:rsidRPr="00B51FA5">
        <w:rPr>
          <w:rFonts w:ascii="Times New Roman" w:hint="eastAsia"/>
          <w:sz w:val="23"/>
          <w:szCs w:val="23"/>
        </w:rPr>
        <w:t xml:space="preserve"> </w:t>
      </w:r>
      <w:r w:rsidRPr="00B51FA5">
        <w:rPr>
          <w:rFonts w:ascii="Times New Roman" w:hint="eastAsia"/>
          <w:sz w:val="23"/>
          <w:szCs w:val="23"/>
        </w:rPr>
        <w:t>대하여</w:t>
      </w:r>
      <w:r w:rsidRPr="00B51FA5">
        <w:rPr>
          <w:rFonts w:ascii="Times New Roman" w:hint="eastAsia"/>
          <w:sz w:val="23"/>
          <w:szCs w:val="23"/>
        </w:rPr>
        <w:t>,</w:t>
      </w:r>
      <w:r w:rsidRPr="00B51FA5">
        <w:rPr>
          <w:rFonts w:ascii="Times New Roman"/>
          <w:sz w:val="23"/>
          <w:szCs w:val="23"/>
        </w:rPr>
        <w:t xml:space="preserve"> </w:t>
      </w: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계약의</w:t>
      </w:r>
      <w:r w:rsidRPr="00B51FA5">
        <w:rPr>
          <w:rFonts w:ascii="Times New Roman" w:hint="eastAsia"/>
          <w:sz w:val="23"/>
          <w:szCs w:val="23"/>
        </w:rPr>
        <w:t xml:space="preserve"> </w:t>
      </w:r>
      <w:r w:rsidRPr="00B51FA5">
        <w:rPr>
          <w:rFonts w:ascii="Times New Roman" w:hint="eastAsia"/>
          <w:sz w:val="23"/>
          <w:szCs w:val="23"/>
        </w:rPr>
        <w:t>체결</w:t>
      </w:r>
      <w:r w:rsidRPr="00B51FA5">
        <w:rPr>
          <w:rFonts w:ascii="Times New Roman" w:hint="eastAsia"/>
          <w:sz w:val="23"/>
          <w:szCs w:val="23"/>
        </w:rPr>
        <w:t xml:space="preserve"> </w:t>
      </w:r>
      <w:r w:rsidRPr="00B51FA5">
        <w:rPr>
          <w:rFonts w:ascii="Times New Roman" w:hint="eastAsia"/>
          <w:sz w:val="23"/>
          <w:szCs w:val="23"/>
        </w:rPr>
        <w:t>및</w:t>
      </w:r>
      <w:r w:rsidRPr="00B51FA5">
        <w:rPr>
          <w:rFonts w:ascii="Times New Roman" w:hint="eastAsia"/>
          <w:sz w:val="23"/>
          <w:szCs w:val="23"/>
        </w:rPr>
        <w:t xml:space="preserve"> </w:t>
      </w:r>
      <w:r w:rsidRPr="00B51FA5">
        <w:rPr>
          <w:rFonts w:ascii="Times New Roman" w:hint="eastAsia"/>
          <w:sz w:val="23"/>
          <w:szCs w:val="23"/>
        </w:rPr>
        <w:t>이행을</w:t>
      </w:r>
      <w:r w:rsidRPr="00B51FA5">
        <w:rPr>
          <w:rFonts w:ascii="Times New Roman" w:hint="eastAsia"/>
          <w:sz w:val="23"/>
          <w:szCs w:val="23"/>
        </w:rPr>
        <w:t xml:space="preserve"> </w:t>
      </w:r>
      <w:r w:rsidRPr="00B51FA5">
        <w:rPr>
          <w:rFonts w:ascii="Times New Roman" w:hint="eastAsia"/>
          <w:sz w:val="23"/>
          <w:szCs w:val="23"/>
        </w:rPr>
        <w:t>위해</w:t>
      </w:r>
      <w:r w:rsidRPr="00B51FA5">
        <w:rPr>
          <w:rFonts w:ascii="Times New Roman" w:hint="eastAsia"/>
          <w:sz w:val="23"/>
          <w:szCs w:val="23"/>
        </w:rPr>
        <w:t xml:space="preserve"> </w:t>
      </w:r>
      <w:r w:rsidRPr="00B51FA5">
        <w:rPr>
          <w:rFonts w:ascii="Times New Roman" w:hint="eastAsia"/>
          <w:sz w:val="23"/>
          <w:szCs w:val="23"/>
        </w:rPr>
        <w:t>당해</w:t>
      </w:r>
      <w:r w:rsidRPr="00B51FA5">
        <w:rPr>
          <w:rFonts w:ascii="Times New Roman" w:hint="eastAsia"/>
          <w:sz w:val="23"/>
          <w:szCs w:val="23"/>
        </w:rPr>
        <w:t xml:space="preserve"> </w:t>
      </w:r>
      <w:r w:rsidRPr="00B51FA5">
        <w:rPr>
          <w:rFonts w:ascii="Times New Roman" w:hint="eastAsia"/>
          <w:sz w:val="23"/>
          <w:szCs w:val="23"/>
        </w:rPr>
        <w:t>당사자가</w:t>
      </w:r>
      <w:r w:rsidRPr="00B51FA5">
        <w:rPr>
          <w:rFonts w:ascii="Times New Roman" w:hint="eastAsia"/>
          <w:sz w:val="23"/>
          <w:szCs w:val="23"/>
        </w:rPr>
        <w:t xml:space="preserve"> </w:t>
      </w:r>
      <w:r w:rsidRPr="00B51FA5">
        <w:rPr>
          <w:rFonts w:ascii="Times New Roman" w:hint="eastAsia"/>
          <w:sz w:val="23"/>
          <w:szCs w:val="23"/>
        </w:rPr>
        <w:t>사전에</w:t>
      </w:r>
      <w:r w:rsidRPr="00B51FA5">
        <w:rPr>
          <w:rFonts w:ascii="Times New Roman" w:hint="eastAsia"/>
          <w:sz w:val="23"/>
          <w:szCs w:val="23"/>
        </w:rPr>
        <w:t xml:space="preserve"> </w:t>
      </w:r>
      <w:r w:rsidRPr="00B51FA5">
        <w:rPr>
          <w:rFonts w:ascii="Times New Roman" w:hint="eastAsia"/>
          <w:sz w:val="23"/>
          <w:szCs w:val="23"/>
        </w:rPr>
        <w:t>받거나</w:t>
      </w:r>
      <w:r w:rsidRPr="00B51FA5">
        <w:rPr>
          <w:rFonts w:ascii="Times New Roman" w:hint="eastAsia"/>
          <w:sz w:val="23"/>
          <w:szCs w:val="23"/>
        </w:rPr>
        <w:t xml:space="preserve"> </w:t>
      </w:r>
      <w:r w:rsidRPr="00B51FA5">
        <w:rPr>
          <w:rFonts w:ascii="Times New Roman" w:hint="eastAsia"/>
          <w:sz w:val="23"/>
          <w:szCs w:val="23"/>
        </w:rPr>
        <w:t>완료해야</w:t>
      </w:r>
      <w:r w:rsidRPr="00B51FA5">
        <w:rPr>
          <w:rFonts w:ascii="Times New Roman" w:hint="eastAsia"/>
          <w:sz w:val="23"/>
          <w:szCs w:val="23"/>
        </w:rPr>
        <w:t xml:space="preserve"> </w:t>
      </w:r>
      <w:r w:rsidRPr="00B51FA5">
        <w:rPr>
          <w:rFonts w:ascii="Times New Roman" w:hint="eastAsia"/>
          <w:sz w:val="23"/>
          <w:szCs w:val="23"/>
        </w:rPr>
        <w:t>하는</w:t>
      </w:r>
      <w:r w:rsidRPr="00B51FA5">
        <w:rPr>
          <w:rFonts w:ascii="Times New Roman" w:hint="eastAsia"/>
          <w:sz w:val="23"/>
          <w:szCs w:val="23"/>
        </w:rPr>
        <w:t xml:space="preserve"> </w:t>
      </w:r>
      <w:r w:rsidRPr="00B51FA5">
        <w:rPr>
          <w:rFonts w:ascii="Times New Roman" w:hint="eastAsia"/>
          <w:sz w:val="23"/>
          <w:szCs w:val="23"/>
        </w:rPr>
        <w:t>정부승인을</w:t>
      </w:r>
      <w:r w:rsidRPr="00B51FA5">
        <w:rPr>
          <w:rFonts w:ascii="Times New Roman" w:hint="eastAsia"/>
          <w:sz w:val="23"/>
          <w:szCs w:val="23"/>
        </w:rPr>
        <w:t xml:space="preserve"> </w:t>
      </w:r>
      <w:r w:rsidRPr="00B51FA5">
        <w:rPr>
          <w:rFonts w:ascii="Times New Roman" w:hint="eastAsia"/>
          <w:sz w:val="23"/>
          <w:szCs w:val="23"/>
        </w:rPr>
        <w:t>의미한다</w:t>
      </w:r>
      <w:r w:rsidRPr="00B51FA5">
        <w:rPr>
          <w:rFonts w:ascii="Times New Roman" w:hint="eastAsia"/>
          <w:sz w:val="23"/>
          <w:szCs w:val="23"/>
        </w:rPr>
        <w:t>.</w:t>
      </w:r>
    </w:p>
    <w:p w14:paraId="5D1E0124" w14:textId="7B88EF9C" w:rsidR="00C81626" w:rsidRPr="007273AE" w:rsidRDefault="00786425" w:rsidP="00C81626">
      <w:pPr>
        <w:spacing w:before="180" w:after="180" w:line="360" w:lineRule="atLeast"/>
        <w:rPr>
          <w:rFonts w:ascii="Times New Roman"/>
          <w:sz w:val="23"/>
          <w:szCs w:val="23"/>
        </w:rPr>
      </w:pPr>
      <w:r w:rsidRPr="00B51FA5">
        <w:rPr>
          <w:rFonts w:ascii="Times New Roman"/>
          <w:sz w:val="23"/>
          <w:szCs w:val="23"/>
        </w:rPr>
        <w:t>“</w:t>
      </w:r>
      <w:r w:rsidRPr="00B51FA5">
        <w:rPr>
          <w:rFonts w:ascii="Times New Roman"/>
          <w:sz w:val="23"/>
          <w:szCs w:val="23"/>
          <w:u w:val="single"/>
        </w:rPr>
        <w:t>통상적인</w:t>
      </w:r>
      <w:r w:rsidRPr="00B51FA5">
        <w:rPr>
          <w:rFonts w:ascii="Times New Roman"/>
          <w:sz w:val="23"/>
          <w:szCs w:val="23"/>
          <w:u w:val="single"/>
        </w:rPr>
        <w:t xml:space="preserve"> </w:t>
      </w:r>
      <w:proofErr w:type="spellStart"/>
      <w:r w:rsidRPr="00B51FA5">
        <w:rPr>
          <w:rFonts w:ascii="Times New Roman"/>
          <w:sz w:val="23"/>
          <w:szCs w:val="23"/>
          <w:u w:val="single"/>
        </w:rPr>
        <w:t>사업과정</w:t>
      </w:r>
      <w:proofErr w:type="spellEnd"/>
      <w:r w:rsidRPr="00883718">
        <w:rPr>
          <w:rFonts w:ascii="Times New Roman"/>
          <w:sz w:val="23"/>
          <w:szCs w:val="23"/>
        </w:rPr>
        <w:t>”</w:t>
      </w:r>
      <w:r w:rsidRPr="00883718">
        <w:rPr>
          <w:rFonts w:ascii="Times New Roman"/>
          <w:sz w:val="23"/>
          <w:szCs w:val="23"/>
        </w:rPr>
        <w:t>은</w:t>
      </w:r>
      <w:r w:rsidRPr="00883718">
        <w:rPr>
          <w:rFonts w:ascii="Times New Roman" w:hint="eastAsia"/>
          <w:sz w:val="23"/>
          <w:szCs w:val="23"/>
        </w:rPr>
        <w:t xml:space="preserve"> </w:t>
      </w:r>
      <w:r w:rsidRPr="000575B1">
        <w:rPr>
          <w:rFonts w:ascii="Times New Roman" w:hint="eastAsia"/>
          <w:sz w:val="23"/>
          <w:szCs w:val="23"/>
        </w:rPr>
        <w:t>본건</w:t>
      </w:r>
      <w:r w:rsidRPr="00A66D8C">
        <w:rPr>
          <w:rFonts w:ascii="Times New Roman" w:hint="eastAsia"/>
          <w:sz w:val="23"/>
          <w:szCs w:val="23"/>
        </w:rPr>
        <w:t xml:space="preserve"> </w:t>
      </w:r>
      <w:r w:rsidRPr="00522B89">
        <w:rPr>
          <w:rFonts w:ascii="Times New Roman" w:hint="eastAsia"/>
          <w:sz w:val="23"/>
          <w:szCs w:val="23"/>
        </w:rPr>
        <w:t>분할</w:t>
      </w:r>
      <w:r w:rsidRPr="00B51FA5">
        <w:rPr>
          <w:rFonts w:ascii="Times New Roman" w:hint="eastAsia"/>
          <w:sz w:val="23"/>
          <w:szCs w:val="23"/>
        </w:rPr>
        <w:t xml:space="preserve"> </w:t>
      </w:r>
      <w:r w:rsidRPr="00B51FA5">
        <w:rPr>
          <w:rFonts w:ascii="Times New Roman" w:hint="eastAsia"/>
          <w:sz w:val="23"/>
          <w:szCs w:val="23"/>
        </w:rPr>
        <w:t>이전의</w:t>
      </w:r>
      <w:r w:rsidRPr="00B51FA5">
        <w:rPr>
          <w:rFonts w:ascii="Times New Roman" w:hint="eastAsia"/>
          <w:sz w:val="23"/>
          <w:szCs w:val="23"/>
        </w:rPr>
        <w:t xml:space="preserve"> </w:t>
      </w:r>
      <w:r w:rsidRPr="00B51FA5">
        <w:rPr>
          <w:rFonts w:ascii="Times New Roman" w:hint="eastAsia"/>
          <w:sz w:val="23"/>
          <w:szCs w:val="23"/>
        </w:rPr>
        <w:t>분할대상사업과</w:t>
      </w:r>
      <w:r w:rsidRPr="00B51FA5">
        <w:rPr>
          <w:rFonts w:ascii="Times New Roman" w:hint="eastAsia"/>
          <w:sz w:val="23"/>
          <w:szCs w:val="23"/>
        </w:rPr>
        <w:t xml:space="preserve"> </w:t>
      </w:r>
      <w:r w:rsidRPr="00B51FA5">
        <w:rPr>
          <w:rFonts w:ascii="Times New Roman" w:hint="eastAsia"/>
          <w:sz w:val="23"/>
          <w:szCs w:val="23"/>
        </w:rPr>
        <w:t>본건</w:t>
      </w:r>
      <w:r w:rsidRPr="00B51FA5">
        <w:rPr>
          <w:rFonts w:ascii="Times New Roman" w:hint="eastAsia"/>
          <w:sz w:val="23"/>
          <w:szCs w:val="23"/>
        </w:rPr>
        <w:t xml:space="preserve"> </w:t>
      </w:r>
      <w:r w:rsidRPr="00B51FA5">
        <w:rPr>
          <w:rFonts w:ascii="Times New Roman" w:hint="eastAsia"/>
          <w:sz w:val="23"/>
          <w:szCs w:val="23"/>
        </w:rPr>
        <w:t>분할</w:t>
      </w:r>
      <w:r w:rsidRPr="00B51FA5">
        <w:rPr>
          <w:rFonts w:ascii="Times New Roman" w:hint="eastAsia"/>
          <w:sz w:val="23"/>
          <w:szCs w:val="23"/>
        </w:rPr>
        <w:t xml:space="preserve"> </w:t>
      </w:r>
      <w:r w:rsidRPr="00B51FA5">
        <w:rPr>
          <w:rFonts w:ascii="Times New Roman" w:hint="eastAsia"/>
          <w:sz w:val="23"/>
          <w:szCs w:val="23"/>
        </w:rPr>
        <w:t>이후의</w:t>
      </w:r>
      <w:r w:rsidRPr="00B51FA5">
        <w:rPr>
          <w:rFonts w:ascii="Times New Roman" w:hint="eastAsia"/>
          <w:sz w:val="23"/>
          <w:szCs w:val="23"/>
        </w:rPr>
        <w:t xml:space="preserve"> </w:t>
      </w:r>
      <w:proofErr w:type="spellStart"/>
      <w:r w:rsidRPr="00B51FA5">
        <w:rPr>
          <w:rFonts w:ascii="Times New Roman" w:hint="eastAsia"/>
          <w:sz w:val="23"/>
          <w:szCs w:val="23"/>
        </w:rPr>
        <w:t>대상회</w:t>
      </w:r>
      <w:r w:rsidR="00444B90">
        <w:rPr>
          <w:rFonts w:ascii="Times New Roman" w:hint="eastAsia"/>
          <w:sz w:val="23"/>
          <w:szCs w:val="23"/>
        </w:rPr>
        <w:t>사</w:t>
      </w:r>
      <w:r w:rsidRPr="00B51FA5">
        <w:rPr>
          <w:rFonts w:ascii="Times New Roman" w:hint="eastAsia"/>
          <w:sz w:val="23"/>
          <w:szCs w:val="23"/>
        </w:rPr>
        <w:t>가</w:t>
      </w:r>
      <w:proofErr w:type="spellEnd"/>
      <w:r w:rsidRPr="00B51FA5">
        <w:rPr>
          <w:rFonts w:ascii="Times New Roman" w:hint="eastAsia"/>
          <w:sz w:val="23"/>
          <w:szCs w:val="23"/>
        </w:rPr>
        <w:t xml:space="preserve"> </w:t>
      </w:r>
      <w:r w:rsidR="00473914" w:rsidRPr="00473914">
        <w:rPr>
          <w:rFonts w:ascii="Times New Roman" w:hint="eastAsia"/>
          <w:sz w:val="23"/>
          <w:szCs w:val="23"/>
        </w:rPr>
        <w:t>영업을</w:t>
      </w:r>
      <w:r w:rsidR="00473914" w:rsidRPr="00473914">
        <w:rPr>
          <w:rFonts w:ascii="Times New Roman" w:hint="eastAsia"/>
          <w:sz w:val="23"/>
          <w:szCs w:val="23"/>
        </w:rPr>
        <w:t xml:space="preserve"> </w:t>
      </w:r>
      <w:r w:rsidR="00473914" w:rsidRPr="00473914">
        <w:rPr>
          <w:rFonts w:ascii="Times New Roman" w:hint="eastAsia"/>
          <w:sz w:val="23"/>
          <w:szCs w:val="23"/>
        </w:rPr>
        <w:t>계속함에</w:t>
      </w:r>
      <w:r w:rsidR="00473914" w:rsidRPr="00473914">
        <w:rPr>
          <w:rFonts w:ascii="Times New Roman" w:hint="eastAsia"/>
          <w:sz w:val="23"/>
          <w:szCs w:val="23"/>
        </w:rPr>
        <w:t xml:space="preserve"> </w:t>
      </w:r>
      <w:r w:rsidR="00473914" w:rsidRPr="00473914">
        <w:rPr>
          <w:rFonts w:ascii="Times New Roman" w:hint="eastAsia"/>
          <w:sz w:val="23"/>
          <w:szCs w:val="23"/>
        </w:rPr>
        <w:t>있어서</w:t>
      </w:r>
      <w:r w:rsidR="00473914" w:rsidRPr="00473914">
        <w:rPr>
          <w:rFonts w:ascii="Times New Roman" w:hint="eastAsia"/>
          <w:sz w:val="23"/>
          <w:szCs w:val="23"/>
        </w:rPr>
        <w:t xml:space="preserve"> </w:t>
      </w:r>
      <w:r w:rsidR="00473914" w:rsidRPr="00473914">
        <w:rPr>
          <w:rFonts w:ascii="Times New Roman" w:hint="eastAsia"/>
          <w:sz w:val="23"/>
          <w:szCs w:val="23"/>
        </w:rPr>
        <w:t>통상</w:t>
      </w:r>
      <w:r w:rsidR="00473914" w:rsidRPr="00473914">
        <w:rPr>
          <w:rFonts w:ascii="Times New Roman" w:hint="eastAsia"/>
          <w:sz w:val="23"/>
          <w:szCs w:val="23"/>
        </w:rPr>
        <w:t xml:space="preserve"> </w:t>
      </w:r>
      <w:r w:rsidR="00473914" w:rsidRPr="00473914">
        <w:rPr>
          <w:rFonts w:ascii="Times New Roman" w:hint="eastAsia"/>
          <w:sz w:val="23"/>
          <w:szCs w:val="23"/>
        </w:rPr>
        <w:t>행하는</w:t>
      </w:r>
      <w:r w:rsidR="00473914" w:rsidRPr="00473914">
        <w:rPr>
          <w:rFonts w:ascii="Times New Roman" w:hint="eastAsia"/>
          <w:sz w:val="23"/>
          <w:szCs w:val="23"/>
        </w:rPr>
        <w:t xml:space="preserve"> </w:t>
      </w:r>
      <w:r w:rsidR="00473914" w:rsidRPr="00473914">
        <w:rPr>
          <w:rFonts w:ascii="Times New Roman" w:hint="eastAsia"/>
          <w:sz w:val="23"/>
          <w:szCs w:val="23"/>
        </w:rPr>
        <w:t>영업범위</w:t>
      </w:r>
      <w:r w:rsidR="00473914" w:rsidRPr="00473914">
        <w:rPr>
          <w:rFonts w:ascii="Times New Roman" w:hint="eastAsia"/>
          <w:sz w:val="23"/>
          <w:szCs w:val="23"/>
        </w:rPr>
        <w:t xml:space="preserve"> </w:t>
      </w:r>
      <w:r w:rsidR="00473914" w:rsidRPr="00473914">
        <w:rPr>
          <w:rFonts w:ascii="Times New Roman" w:hint="eastAsia"/>
          <w:sz w:val="23"/>
          <w:szCs w:val="23"/>
        </w:rPr>
        <w:t>내의</w:t>
      </w:r>
      <w:r w:rsidR="00473914" w:rsidRPr="00473914">
        <w:rPr>
          <w:rFonts w:ascii="Times New Roman" w:hint="eastAsia"/>
          <w:sz w:val="23"/>
          <w:szCs w:val="23"/>
        </w:rPr>
        <w:t xml:space="preserve"> </w:t>
      </w:r>
      <w:r w:rsidR="00473914" w:rsidRPr="00473914">
        <w:rPr>
          <w:rFonts w:ascii="Times New Roman" w:hint="eastAsia"/>
          <w:sz w:val="23"/>
          <w:szCs w:val="23"/>
        </w:rPr>
        <w:t>사무로서</w:t>
      </w:r>
      <w:r w:rsidR="00473914" w:rsidRPr="00473914">
        <w:rPr>
          <w:rFonts w:ascii="Times New Roman" w:hint="eastAsia"/>
          <w:sz w:val="23"/>
          <w:szCs w:val="23"/>
        </w:rPr>
        <w:t xml:space="preserve">, </w:t>
      </w:r>
      <w:r w:rsidR="00473914" w:rsidRPr="00473914">
        <w:rPr>
          <w:rFonts w:ascii="Times New Roman" w:hint="eastAsia"/>
          <w:sz w:val="23"/>
          <w:szCs w:val="23"/>
        </w:rPr>
        <w:t>과거의</w:t>
      </w:r>
      <w:r w:rsidR="00473914" w:rsidRPr="00473914">
        <w:rPr>
          <w:rFonts w:ascii="Times New Roman" w:hint="eastAsia"/>
          <w:sz w:val="23"/>
          <w:szCs w:val="23"/>
        </w:rPr>
        <w:t xml:space="preserve"> </w:t>
      </w:r>
      <w:r w:rsidR="00473914" w:rsidRPr="00473914">
        <w:rPr>
          <w:rFonts w:ascii="Times New Roman" w:hint="eastAsia"/>
          <w:sz w:val="23"/>
          <w:szCs w:val="23"/>
        </w:rPr>
        <w:t>일상적이고</w:t>
      </w:r>
      <w:r w:rsidR="00473914" w:rsidRPr="00473914">
        <w:rPr>
          <w:rFonts w:ascii="Times New Roman" w:hint="eastAsia"/>
          <w:sz w:val="23"/>
          <w:szCs w:val="23"/>
        </w:rPr>
        <w:t xml:space="preserve"> </w:t>
      </w:r>
      <w:r w:rsidR="00473914" w:rsidRPr="00473914">
        <w:rPr>
          <w:rFonts w:ascii="Times New Roman" w:hint="eastAsia"/>
          <w:sz w:val="23"/>
          <w:szCs w:val="23"/>
        </w:rPr>
        <w:t>통상적인</w:t>
      </w:r>
      <w:r w:rsidR="00473914" w:rsidRPr="00473914">
        <w:rPr>
          <w:rFonts w:ascii="Times New Roman" w:hint="eastAsia"/>
          <w:sz w:val="23"/>
          <w:szCs w:val="23"/>
        </w:rPr>
        <w:t xml:space="preserve"> </w:t>
      </w:r>
      <w:proofErr w:type="spellStart"/>
      <w:r w:rsidR="00473914" w:rsidRPr="00473914">
        <w:rPr>
          <w:rFonts w:ascii="Times New Roman" w:hint="eastAsia"/>
          <w:sz w:val="23"/>
          <w:szCs w:val="23"/>
        </w:rPr>
        <w:t>사업관행에</w:t>
      </w:r>
      <w:proofErr w:type="spellEnd"/>
      <w:r w:rsidR="00473914" w:rsidRPr="00473914">
        <w:rPr>
          <w:rFonts w:ascii="Times New Roman" w:hint="eastAsia"/>
          <w:sz w:val="23"/>
          <w:szCs w:val="23"/>
        </w:rPr>
        <w:t xml:space="preserve"> </w:t>
      </w:r>
      <w:r w:rsidR="00473914" w:rsidRPr="00473914">
        <w:rPr>
          <w:rFonts w:ascii="Times New Roman" w:hint="eastAsia"/>
          <w:sz w:val="23"/>
          <w:szCs w:val="23"/>
        </w:rPr>
        <w:t>양적</w:t>
      </w:r>
      <w:r w:rsidR="00473914" w:rsidRPr="00473914">
        <w:rPr>
          <w:rFonts w:ascii="Times New Roman" w:hint="eastAsia"/>
          <w:sz w:val="23"/>
          <w:szCs w:val="23"/>
        </w:rPr>
        <w:t xml:space="preserve">, </w:t>
      </w:r>
      <w:r w:rsidR="00473914" w:rsidRPr="00473914">
        <w:rPr>
          <w:rFonts w:ascii="Times New Roman" w:hint="eastAsia"/>
          <w:sz w:val="23"/>
          <w:szCs w:val="23"/>
        </w:rPr>
        <w:t>질적</w:t>
      </w:r>
      <w:r w:rsidR="00473914" w:rsidRPr="00473914">
        <w:rPr>
          <w:rFonts w:ascii="Times New Roman" w:hint="eastAsia"/>
          <w:sz w:val="23"/>
          <w:szCs w:val="23"/>
        </w:rPr>
        <w:t xml:space="preserve"> </w:t>
      </w:r>
      <w:r w:rsidR="00473914" w:rsidRPr="00473914">
        <w:rPr>
          <w:rFonts w:ascii="Times New Roman" w:hint="eastAsia"/>
          <w:sz w:val="23"/>
          <w:szCs w:val="23"/>
        </w:rPr>
        <w:t>및</w:t>
      </w:r>
      <w:r w:rsidR="00473914" w:rsidRPr="00473914">
        <w:rPr>
          <w:rFonts w:ascii="Times New Roman" w:hint="eastAsia"/>
          <w:sz w:val="23"/>
          <w:szCs w:val="23"/>
        </w:rPr>
        <w:t xml:space="preserve"> </w:t>
      </w:r>
      <w:r w:rsidR="00473914" w:rsidRPr="00473914">
        <w:rPr>
          <w:rFonts w:ascii="Times New Roman" w:hint="eastAsia"/>
          <w:sz w:val="23"/>
          <w:szCs w:val="23"/>
        </w:rPr>
        <w:t>빈도의</w:t>
      </w:r>
      <w:r w:rsidR="00473914" w:rsidRPr="00473914">
        <w:rPr>
          <w:rFonts w:ascii="Times New Roman" w:hint="eastAsia"/>
          <w:sz w:val="23"/>
          <w:szCs w:val="23"/>
        </w:rPr>
        <w:t xml:space="preserve"> </w:t>
      </w:r>
      <w:r w:rsidR="00473914" w:rsidRPr="00473914">
        <w:rPr>
          <w:rFonts w:ascii="Times New Roman" w:hint="eastAsia"/>
          <w:sz w:val="23"/>
          <w:szCs w:val="23"/>
        </w:rPr>
        <w:t>측면에서</w:t>
      </w:r>
      <w:r w:rsidR="00473914" w:rsidRPr="00473914">
        <w:rPr>
          <w:rFonts w:ascii="Times New Roman" w:hint="eastAsia"/>
          <w:sz w:val="23"/>
          <w:szCs w:val="23"/>
        </w:rPr>
        <w:t xml:space="preserve"> </w:t>
      </w:r>
      <w:r w:rsidR="00473914" w:rsidRPr="00473914">
        <w:rPr>
          <w:rFonts w:ascii="Times New Roman" w:hint="eastAsia"/>
          <w:sz w:val="23"/>
          <w:szCs w:val="23"/>
        </w:rPr>
        <w:t>부합하는</w:t>
      </w:r>
      <w:r w:rsidR="00473914" w:rsidRPr="00473914">
        <w:rPr>
          <w:rFonts w:ascii="Times New Roman" w:hint="eastAsia"/>
          <w:sz w:val="23"/>
          <w:szCs w:val="23"/>
        </w:rPr>
        <w:t xml:space="preserve"> </w:t>
      </w:r>
      <w:r w:rsidR="00473914" w:rsidRPr="00473914">
        <w:rPr>
          <w:rFonts w:ascii="Times New Roman" w:hint="eastAsia"/>
          <w:sz w:val="23"/>
          <w:szCs w:val="23"/>
        </w:rPr>
        <w:t>적법한</w:t>
      </w:r>
      <w:r w:rsidR="00473914" w:rsidRPr="00473914">
        <w:rPr>
          <w:rFonts w:ascii="Times New Roman" w:hint="eastAsia"/>
          <w:sz w:val="23"/>
          <w:szCs w:val="23"/>
        </w:rPr>
        <w:t xml:space="preserve"> </w:t>
      </w:r>
      <w:r w:rsidR="00473914" w:rsidRPr="00473914">
        <w:rPr>
          <w:rFonts w:ascii="Times New Roman" w:hint="eastAsia"/>
          <w:sz w:val="23"/>
          <w:szCs w:val="23"/>
        </w:rPr>
        <w:t>사업활동을</w:t>
      </w:r>
      <w:r w:rsidR="00473914" w:rsidRPr="00473914">
        <w:rPr>
          <w:rFonts w:ascii="Times New Roman" w:hint="eastAsia"/>
          <w:sz w:val="23"/>
          <w:szCs w:val="23"/>
        </w:rPr>
        <w:t xml:space="preserve"> </w:t>
      </w:r>
      <w:r w:rsidR="00473914" w:rsidRPr="00473914">
        <w:rPr>
          <w:rFonts w:ascii="Times New Roman" w:hint="eastAsia"/>
          <w:sz w:val="23"/>
          <w:szCs w:val="23"/>
        </w:rPr>
        <w:t>말한다</w:t>
      </w:r>
      <w:r w:rsidR="00473914">
        <w:rPr>
          <w:rFonts w:ascii="Times New Roman" w:hint="eastAsia"/>
          <w:sz w:val="23"/>
          <w:szCs w:val="23"/>
        </w:rPr>
        <w:t>.</w:t>
      </w:r>
      <w:r w:rsidR="00473914" w:rsidRPr="00473914">
        <w:rPr>
          <w:rFonts w:ascii="Times New Roman" w:hint="eastAsia"/>
          <w:sz w:val="23"/>
          <w:szCs w:val="23"/>
        </w:rPr>
        <w:t xml:space="preserve"> </w:t>
      </w:r>
    </w:p>
    <w:p w14:paraId="27B51F07" w14:textId="77777777" w:rsidR="00786425" w:rsidRPr="00B51FA5" w:rsidRDefault="00786425" w:rsidP="00786425">
      <w:pPr>
        <w:adjustRightInd w:val="0"/>
        <w:snapToGrid w:val="0"/>
        <w:spacing w:before="180" w:after="180" w:line="360" w:lineRule="atLeast"/>
        <w:rPr>
          <w:rFonts w:ascii="Times New Roman"/>
          <w:sz w:val="23"/>
          <w:szCs w:val="23"/>
        </w:rPr>
      </w:pPr>
      <w:r w:rsidRPr="00B51FA5">
        <w:rPr>
          <w:rFonts w:ascii="Times New Roman"/>
          <w:sz w:val="23"/>
          <w:szCs w:val="23"/>
        </w:rPr>
        <w:t>“</w:t>
      </w:r>
      <w:r w:rsidRPr="00B51FA5">
        <w:rPr>
          <w:rFonts w:ascii="Times New Roman"/>
          <w:sz w:val="23"/>
          <w:szCs w:val="23"/>
          <w:u w:val="single"/>
        </w:rPr>
        <w:t>특수관계인</w:t>
      </w:r>
      <w:r w:rsidRPr="00883718">
        <w:rPr>
          <w:rFonts w:ascii="Times New Roman"/>
          <w:sz w:val="23"/>
          <w:szCs w:val="23"/>
        </w:rPr>
        <w:t>”</w:t>
      </w:r>
      <w:r w:rsidRPr="00883718">
        <w:rPr>
          <w:rFonts w:ascii="Times New Roman"/>
          <w:sz w:val="23"/>
          <w:szCs w:val="23"/>
        </w:rPr>
        <w:t>은</w:t>
      </w:r>
      <w:r w:rsidRPr="00883718">
        <w:rPr>
          <w:rFonts w:ascii="Times New Roman"/>
          <w:sz w:val="23"/>
          <w:szCs w:val="23"/>
        </w:rPr>
        <w:t xml:space="preserve"> </w:t>
      </w:r>
      <w:r w:rsidRPr="000575B1">
        <w:rPr>
          <w:rFonts w:ascii="Times New Roman"/>
          <w:sz w:val="23"/>
          <w:szCs w:val="23"/>
        </w:rPr>
        <w:t>상법</w:t>
      </w:r>
      <w:r w:rsidRPr="00A66D8C">
        <w:rPr>
          <w:rFonts w:ascii="Times New Roman"/>
          <w:sz w:val="23"/>
          <w:szCs w:val="23"/>
        </w:rPr>
        <w:t xml:space="preserve"> </w:t>
      </w:r>
      <w:r w:rsidRPr="00522B89">
        <w:rPr>
          <w:rFonts w:ascii="Times New Roman"/>
          <w:sz w:val="23"/>
          <w:szCs w:val="23"/>
        </w:rPr>
        <w:t>시행령</w:t>
      </w:r>
      <w:r w:rsidRPr="00B51FA5">
        <w:rPr>
          <w:rFonts w:ascii="Times New Roman"/>
          <w:sz w:val="23"/>
          <w:szCs w:val="23"/>
        </w:rPr>
        <w:t xml:space="preserve"> </w:t>
      </w:r>
      <w:r w:rsidRPr="00B51FA5">
        <w:rPr>
          <w:rFonts w:ascii="Times New Roman"/>
          <w:sz w:val="23"/>
          <w:szCs w:val="23"/>
        </w:rPr>
        <w:t>제</w:t>
      </w:r>
      <w:r w:rsidRPr="00B51FA5">
        <w:rPr>
          <w:rFonts w:ascii="Times New Roman"/>
          <w:sz w:val="23"/>
          <w:szCs w:val="23"/>
        </w:rPr>
        <w:t>34</w:t>
      </w:r>
      <w:r w:rsidRPr="00B51FA5">
        <w:rPr>
          <w:rFonts w:ascii="Times New Roman"/>
          <w:sz w:val="23"/>
          <w:szCs w:val="23"/>
        </w:rPr>
        <w:t>조</w:t>
      </w:r>
      <w:r w:rsidRPr="00B51FA5">
        <w:rPr>
          <w:rFonts w:ascii="Times New Roman"/>
          <w:sz w:val="23"/>
          <w:szCs w:val="23"/>
        </w:rPr>
        <w:t xml:space="preserve"> </w:t>
      </w:r>
      <w:r w:rsidRPr="00B51FA5">
        <w:rPr>
          <w:rFonts w:ascii="Times New Roman"/>
          <w:sz w:val="23"/>
          <w:szCs w:val="23"/>
        </w:rPr>
        <w:t>제</w:t>
      </w:r>
      <w:r w:rsidRPr="00B51FA5">
        <w:rPr>
          <w:rFonts w:ascii="Times New Roman"/>
          <w:sz w:val="23"/>
          <w:szCs w:val="23"/>
        </w:rPr>
        <w:t>4</w:t>
      </w:r>
      <w:r w:rsidRPr="00B51FA5">
        <w:rPr>
          <w:rFonts w:ascii="Times New Roman"/>
          <w:sz w:val="23"/>
          <w:szCs w:val="23"/>
        </w:rPr>
        <w:t>항에</w:t>
      </w:r>
      <w:r w:rsidRPr="00B51FA5">
        <w:rPr>
          <w:rFonts w:ascii="Times New Roman"/>
          <w:sz w:val="23"/>
          <w:szCs w:val="23"/>
        </w:rPr>
        <w:t xml:space="preserve"> </w:t>
      </w:r>
      <w:r w:rsidRPr="00B51FA5">
        <w:rPr>
          <w:rFonts w:ascii="Times New Roman"/>
          <w:sz w:val="23"/>
          <w:szCs w:val="23"/>
        </w:rPr>
        <w:t>따른</w:t>
      </w:r>
      <w:r w:rsidRPr="00B51FA5">
        <w:rPr>
          <w:rFonts w:ascii="Times New Roman"/>
          <w:sz w:val="23"/>
          <w:szCs w:val="23"/>
        </w:rPr>
        <w:t xml:space="preserve"> </w:t>
      </w:r>
      <w:r w:rsidRPr="00B51FA5">
        <w:rPr>
          <w:rFonts w:ascii="Times New Roman"/>
          <w:sz w:val="23"/>
          <w:szCs w:val="23"/>
        </w:rPr>
        <w:t>특수관계인을</w:t>
      </w:r>
      <w:r w:rsidRPr="00B51FA5">
        <w:rPr>
          <w:rFonts w:ascii="Times New Roman"/>
          <w:sz w:val="23"/>
          <w:szCs w:val="23"/>
        </w:rPr>
        <w:t xml:space="preserve"> </w:t>
      </w:r>
      <w:r w:rsidRPr="00B51FA5">
        <w:rPr>
          <w:rFonts w:ascii="Times New Roman"/>
          <w:sz w:val="23"/>
          <w:szCs w:val="23"/>
        </w:rPr>
        <w:t>의미한다</w:t>
      </w:r>
      <w:r w:rsidRPr="00B51FA5">
        <w:rPr>
          <w:rFonts w:ascii="Times New Roman"/>
          <w:sz w:val="23"/>
          <w:szCs w:val="23"/>
        </w:rPr>
        <w:t>.</w:t>
      </w:r>
    </w:p>
    <w:p w14:paraId="6A74214A" w14:textId="77777777" w:rsidR="00786425" w:rsidRDefault="00786425" w:rsidP="00786425">
      <w:pPr>
        <w:wordWrap/>
        <w:adjustRightInd w:val="0"/>
        <w:snapToGrid w:val="0"/>
        <w:spacing w:before="180" w:after="180" w:line="360" w:lineRule="atLeast"/>
        <w:rPr>
          <w:rFonts w:ascii="Times New Roman"/>
          <w:sz w:val="23"/>
          <w:szCs w:val="23"/>
        </w:rPr>
      </w:pPr>
      <w:r w:rsidRPr="00B51FA5">
        <w:rPr>
          <w:rFonts w:ascii="Times New Roman"/>
          <w:sz w:val="23"/>
          <w:szCs w:val="23"/>
        </w:rPr>
        <w:t>“</w:t>
      </w:r>
      <w:r w:rsidRPr="00B51FA5">
        <w:rPr>
          <w:rFonts w:ascii="Times New Roman"/>
          <w:sz w:val="23"/>
          <w:szCs w:val="23"/>
          <w:u w:val="single"/>
        </w:rPr>
        <w:t>필요적</w:t>
      </w:r>
      <w:r w:rsidRPr="00B51FA5">
        <w:rPr>
          <w:rFonts w:ascii="Times New Roman"/>
          <w:sz w:val="23"/>
          <w:szCs w:val="23"/>
          <w:u w:val="single"/>
        </w:rPr>
        <w:t xml:space="preserve"> </w:t>
      </w:r>
      <w:r w:rsidRPr="00B51FA5">
        <w:rPr>
          <w:rFonts w:ascii="Times New Roman"/>
          <w:sz w:val="23"/>
          <w:szCs w:val="23"/>
          <w:u w:val="single"/>
        </w:rPr>
        <w:t>제</w:t>
      </w:r>
      <w:r w:rsidRPr="00B51FA5">
        <w:rPr>
          <w:rFonts w:ascii="Times New Roman"/>
          <w:sz w:val="23"/>
          <w:szCs w:val="23"/>
          <w:u w:val="single"/>
        </w:rPr>
        <w:t>3</w:t>
      </w:r>
      <w:r w:rsidRPr="00B51FA5">
        <w:rPr>
          <w:rFonts w:ascii="Times New Roman"/>
          <w:sz w:val="23"/>
          <w:szCs w:val="23"/>
          <w:u w:val="single"/>
        </w:rPr>
        <w:t>자승인</w:t>
      </w:r>
      <w:r w:rsidRPr="00883718">
        <w:rPr>
          <w:rFonts w:ascii="Times New Roman"/>
          <w:sz w:val="23"/>
          <w:szCs w:val="23"/>
        </w:rPr>
        <w:t>”</w:t>
      </w:r>
      <w:r w:rsidRPr="00883718">
        <w:rPr>
          <w:rFonts w:ascii="Times New Roman"/>
          <w:sz w:val="23"/>
          <w:szCs w:val="23"/>
        </w:rPr>
        <w:t>은</w:t>
      </w:r>
      <w:r w:rsidRPr="00883718">
        <w:rPr>
          <w:rFonts w:ascii="Times New Roman"/>
          <w:sz w:val="23"/>
          <w:szCs w:val="23"/>
        </w:rPr>
        <w:t xml:space="preserve">, </w:t>
      </w:r>
      <w:r w:rsidRPr="000575B1">
        <w:rPr>
          <w:rFonts w:ascii="Times New Roman"/>
          <w:sz w:val="23"/>
          <w:szCs w:val="23"/>
        </w:rPr>
        <w:t>어느</w:t>
      </w:r>
      <w:r w:rsidRPr="00A66D8C">
        <w:rPr>
          <w:rFonts w:ascii="Times New Roman"/>
          <w:sz w:val="23"/>
          <w:szCs w:val="23"/>
        </w:rPr>
        <w:t xml:space="preserve"> </w:t>
      </w:r>
      <w:r w:rsidRPr="00522B89">
        <w:rPr>
          <w:rFonts w:ascii="Times New Roman"/>
          <w:sz w:val="23"/>
          <w:szCs w:val="23"/>
        </w:rPr>
        <w:t>당사자가</w:t>
      </w:r>
      <w:r w:rsidRPr="00B51FA5">
        <w:rPr>
          <w:rFonts w:ascii="Times New Roman"/>
          <w:sz w:val="23"/>
          <w:szCs w:val="23"/>
        </w:rPr>
        <w:t xml:space="preserve"> </w:t>
      </w: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계약의</w:t>
      </w:r>
      <w:r w:rsidRPr="00B51FA5">
        <w:rPr>
          <w:rFonts w:ascii="Times New Roman"/>
          <w:sz w:val="23"/>
          <w:szCs w:val="23"/>
        </w:rPr>
        <w:t xml:space="preserve"> </w:t>
      </w:r>
      <w:r w:rsidRPr="00B51FA5">
        <w:rPr>
          <w:rFonts w:ascii="Times New Roman"/>
          <w:sz w:val="23"/>
          <w:szCs w:val="23"/>
        </w:rPr>
        <w:t>체결</w:t>
      </w:r>
      <w:r w:rsidRPr="00B51FA5">
        <w:rPr>
          <w:rFonts w:ascii="Times New Roman"/>
          <w:sz w:val="23"/>
          <w:szCs w:val="23"/>
        </w:rPr>
        <w:t xml:space="preserve"> </w:t>
      </w:r>
      <w:r w:rsidRPr="00B51FA5">
        <w:rPr>
          <w:rFonts w:ascii="Times New Roman"/>
          <w:sz w:val="23"/>
          <w:szCs w:val="23"/>
        </w:rPr>
        <w:t>및</w:t>
      </w:r>
      <w:r w:rsidRPr="00B51FA5">
        <w:rPr>
          <w:rFonts w:ascii="Times New Roman"/>
          <w:sz w:val="23"/>
          <w:szCs w:val="23"/>
        </w:rPr>
        <w:t xml:space="preserve"> </w:t>
      </w:r>
      <w:r w:rsidRPr="00B51FA5">
        <w:rPr>
          <w:rFonts w:ascii="Times New Roman"/>
          <w:sz w:val="23"/>
          <w:szCs w:val="23"/>
        </w:rPr>
        <w:t>이행</w:t>
      </w:r>
      <w:r w:rsidRPr="00B51FA5">
        <w:rPr>
          <w:rFonts w:ascii="Times New Roman" w:hint="eastAsia"/>
          <w:sz w:val="23"/>
          <w:szCs w:val="23"/>
        </w:rPr>
        <w:t>(</w:t>
      </w:r>
      <w:r w:rsidRPr="00B51FA5">
        <w:rPr>
          <w:rFonts w:ascii="Times New Roman" w:hint="eastAsia"/>
          <w:sz w:val="23"/>
          <w:szCs w:val="23"/>
        </w:rPr>
        <w:t>본건</w:t>
      </w:r>
      <w:r w:rsidRPr="00B51FA5">
        <w:rPr>
          <w:rFonts w:ascii="Times New Roman" w:hint="eastAsia"/>
          <w:sz w:val="23"/>
          <w:szCs w:val="23"/>
        </w:rPr>
        <w:t xml:space="preserve"> </w:t>
      </w:r>
      <w:r w:rsidRPr="00B51FA5">
        <w:rPr>
          <w:rFonts w:ascii="Times New Roman" w:hint="eastAsia"/>
          <w:sz w:val="23"/>
          <w:szCs w:val="23"/>
        </w:rPr>
        <w:t>분할</w:t>
      </w:r>
      <w:r w:rsidRPr="00B51FA5">
        <w:rPr>
          <w:rFonts w:ascii="Times New Roman" w:hint="eastAsia"/>
          <w:sz w:val="23"/>
          <w:szCs w:val="23"/>
        </w:rPr>
        <w:t xml:space="preserve"> </w:t>
      </w:r>
      <w:r w:rsidRPr="00B51FA5">
        <w:rPr>
          <w:rFonts w:ascii="Times New Roman" w:hint="eastAsia"/>
          <w:sz w:val="23"/>
          <w:szCs w:val="23"/>
        </w:rPr>
        <w:t>포함</w:t>
      </w:r>
      <w:r w:rsidRPr="00B51FA5">
        <w:rPr>
          <w:rFonts w:ascii="Times New Roman" w:hint="eastAsia"/>
          <w:sz w:val="23"/>
          <w:szCs w:val="23"/>
        </w:rPr>
        <w:t>)</w:t>
      </w:r>
      <w:r w:rsidRPr="00B51FA5">
        <w:rPr>
          <w:rFonts w:ascii="Times New Roman"/>
          <w:sz w:val="23"/>
          <w:szCs w:val="23"/>
        </w:rPr>
        <w:t>과</w:t>
      </w:r>
      <w:r w:rsidRPr="00B51FA5">
        <w:rPr>
          <w:rFonts w:ascii="Times New Roman"/>
          <w:sz w:val="23"/>
          <w:szCs w:val="23"/>
        </w:rPr>
        <w:t xml:space="preserve"> </w:t>
      </w:r>
      <w:r w:rsidRPr="00B51FA5">
        <w:rPr>
          <w:rFonts w:ascii="Times New Roman"/>
          <w:sz w:val="23"/>
          <w:szCs w:val="23"/>
        </w:rPr>
        <w:t>관련하여</w:t>
      </w:r>
      <w:r w:rsidRPr="00B51FA5">
        <w:rPr>
          <w:rFonts w:ascii="Times New Roman"/>
          <w:sz w:val="23"/>
          <w:szCs w:val="23"/>
        </w:rPr>
        <w:t xml:space="preserve"> </w:t>
      </w:r>
      <w:r w:rsidRPr="00B51FA5">
        <w:rPr>
          <w:rFonts w:ascii="Times New Roman" w:hint="eastAsia"/>
          <w:sz w:val="23"/>
          <w:szCs w:val="23"/>
        </w:rPr>
        <w:t>당해</w:t>
      </w:r>
      <w:r w:rsidRPr="00B51FA5">
        <w:rPr>
          <w:rFonts w:ascii="Times New Roman" w:hint="eastAsia"/>
          <w:sz w:val="23"/>
          <w:szCs w:val="23"/>
        </w:rPr>
        <w:t xml:space="preserve"> </w:t>
      </w:r>
      <w:r w:rsidRPr="00B51FA5">
        <w:rPr>
          <w:rFonts w:ascii="Times New Roman" w:hint="eastAsia"/>
          <w:sz w:val="23"/>
          <w:szCs w:val="23"/>
        </w:rPr>
        <w:t>당사자가</w:t>
      </w:r>
      <w:r w:rsidRPr="00B51FA5">
        <w:rPr>
          <w:rFonts w:ascii="Times New Roman" w:hint="eastAsia"/>
          <w:sz w:val="23"/>
          <w:szCs w:val="23"/>
        </w:rPr>
        <w:t xml:space="preserve"> </w:t>
      </w:r>
      <w:r w:rsidRPr="00B51FA5">
        <w:rPr>
          <w:rFonts w:ascii="Times New Roman"/>
          <w:sz w:val="23"/>
          <w:szCs w:val="23"/>
        </w:rPr>
        <w:t>받거나</w:t>
      </w:r>
      <w:r w:rsidRPr="00B51FA5">
        <w:rPr>
          <w:rFonts w:ascii="Times New Roman"/>
          <w:sz w:val="23"/>
          <w:szCs w:val="23"/>
        </w:rPr>
        <w:t xml:space="preserve"> </w:t>
      </w:r>
      <w:r w:rsidRPr="00B51FA5">
        <w:rPr>
          <w:rFonts w:ascii="Times New Roman"/>
          <w:sz w:val="23"/>
          <w:szCs w:val="23"/>
        </w:rPr>
        <w:t>완료해야</w:t>
      </w:r>
      <w:r w:rsidRPr="00B51FA5">
        <w:rPr>
          <w:rFonts w:ascii="Times New Roman"/>
          <w:sz w:val="23"/>
          <w:szCs w:val="23"/>
        </w:rPr>
        <w:t xml:space="preserve"> </w:t>
      </w:r>
      <w:r w:rsidRPr="00B51FA5">
        <w:rPr>
          <w:rFonts w:ascii="Times New Roman"/>
          <w:sz w:val="23"/>
          <w:szCs w:val="23"/>
        </w:rPr>
        <w:t>하는</w:t>
      </w:r>
      <w:r w:rsidRPr="00B51FA5">
        <w:rPr>
          <w:rFonts w:ascii="Times New Roman"/>
          <w:sz w:val="23"/>
          <w:szCs w:val="23"/>
        </w:rPr>
        <w:t xml:space="preserve"> </w:t>
      </w:r>
      <w:r w:rsidRPr="00B51FA5">
        <w:rPr>
          <w:rFonts w:ascii="Times New Roman"/>
          <w:sz w:val="23"/>
          <w:szCs w:val="23"/>
        </w:rPr>
        <w:t>제</w:t>
      </w:r>
      <w:r w:rsidRPr="00B51FA5">
        <w:rPr>
          <w:rFonts w:ascii="Times New Roman"/>
          <w:sz w:val="23"/>
          <w:szCs w:val="23"/>
        </w:rPr>
        <w:t>3</w:t>
      </w:r>
      <w:r w:rsidRPr="00B51FA5">
        <w:rPr>
          <w:rFonts w:ascii="Times New Roman"/>
          <w:sz w:val="23"/>
          <w:szCs w:val="23"/>
        </w:rPr>
        <w:t>자</w:t>
      </w:r>
      <w:r w:rsidRPr="00B51FA5">
        <w:rPr>
          <w:rFonts w:ascii="Times New Roman" w:hint="eastAsia"/>
          <w:sz w:val="23"/>
          <w:szCs w:val="23"/>
        </w:rPr>
        <w:t>(</w:t>
      </w:r>
      <w:r w:rsidRPr="00B51FA5">
        <w:rPr>
          <w:rFonts w:ascii="Times New Roman" w:hint="eastAsia"/>
          <w:sz w:val="23"/>
          <w:szCs w:val="23"/>
        </w:rPr>
        <w:t>정부기관</w:t>
      </w:r>
      <w:r w:rsidRPr="00B51FA5">
        <w:rPr>
          <w:rFonts w:ascii="Times New Roman" w:hint="eastAsia"/>
          <w:sz w:val="23"/>
          <w:szCs w:val="23"/>
        </w:rPr>
        <w:t xml:space="preserve"> </w:t>
      </w:r>
      <w:r w:rsidRPr="00B51FA5">
        <w:rPr>
          <w:rFonts w:ascii="Times New Roman" w:hint="eastAsia"/>
          <w:sz w:val="23"/>
          <w:szCs w:val="23"/>
        </w:rPr>
        <w:t>제외</w:t>
      </w:r>
      <w:r w:rsidRPr="00B51FA5">
        <w:rPr>
          <w:rFonts w:ascii="Times New Roman" w:hint="eastAsia"/>
          <w:sz w:val="23"/>
          <w:szCs w:val="23"/>
        </w:rPr>
        <w:t>)</w:t>
      </w:r>
      <w:r w:rsidRPr="00B51FA5">
        <w:rPr>
          <w:rFonts w:ascii="Times New Roman"/>
          <w:sz w:val="23"/>
          <w:szCs w:val="23"/>
        </w:rPr>
        <w:t>의</w:t>
      </w:r>
      <w:r w:rsidRPr="00B51FA5">
        <w:rPr>
          <w:rFonts w:ascii="Times New Roman"/>
          <w:sz w:val="23"/>
          <w:szCs w:val="23"/>
        </w:rPr>
        <w:t xml:space="preserve"> </w:t>
      </w:r>
      <w:r w:rsidRPr="00B51FA5">
        <w:rPr>
          <w:rFonts w:ascii="Times New Roman"/>
          <w:sz w:val="23"/>
          <w:szCs w:val="23"/>
        </w:rPr>
        <w:t>동의</w:t>
      </w:r>
      <w:r w:rsidRPr="00B51FA5">
        <w:rPr>
          <w:rFonts w:ascii="Times New Roman"/>
          <w:sz w:val="23"/>
          <w:szCs w:val="23"/>
        </w:rPr>
        <w:t xml:space="preserve"> </w:t>
      </w:r>
      <w:r w:rsidRPr="00B51FA5">
        <w:rPr>
          <w:rFonts w:ascii="Times New Roman"/>
          <w:sz w:val="23"/>
          <w:szCs w:val="23"/>
        </w:rPr>
        <w:t>또는</w:t>
      </w:r>
      <w:r w:rsidRPr="00B51FA5">
        <w:rPr>
          <w:rFonts w:ascii="Times New Roman"/>
          <w:sz w:val="23"/>
          <w:szCs w:val="23"/>
        </w:rPr>
        <w:t xml:space="preserve"> </w:t>
      </w:r>
      <w:r w:rsidRPr="00B51FA5">
        <w:rPr>
          <w:rFonts w:ascii="Times New Roman"/>
          <w:sz w:val="23"/>
          <w:szCs w:val="23"/>
        </w:rPr>
        <w:t>승인을</w:t>
      </w:r>
      <w:r w:rsidRPr="00B51FA5">
        <w:rPr>
          <w:rFonts w:ascii="Times New Roman"/>
          <w:sz w:val="23"/>
          <w:szCs w:val="23"/>
        </w:rPr>
        <w:t xml:space="preserve"> </w:t>
      </w:r>
      <w:r w:rsidRPr="00B51FA5">
        <w:rPr>
          <w:rFonts w:ascii="Times New Roman"/>
          <w:sz w:val="23"/>
          <w:szCs w:val="23"/>
        </w:rPr>
        <w:t>의미하며</w:t>
      </w:r>
      <w:r w:rsidRPr="00B51FA5">
        <w:rPr>
          <w:rFonts w:ascii="Times New Roman"/>
          <w:sz w:val="23"/>
          <w:szCs w:val="23"/>
        </w:rPr>
        <w:t xml:space="preserve"> </w:t>
      </w:r>
      <w:r w:rsidRPr="00B51FA5">
        <w:rPr>
          <w:rFonts w:ascii="Times New Roman"/>
          <w:sz w:val="23"/>
          <w:szCs w:val="23"/>
        </w:rPr>
        <w:t>계약상</w:t>
      </w:r>
      <w:r w:rsidRPr="00B51FA5">
        <w:rPr>
          <w:rFonts w:ascii="Times New Roman"/>
          <w:sz w:val="23"/>
          <w:szCs w:val="23"/>
        </w:rPr>
        <w:t xml:space="preserve"> </w:t>
      </w:r>
      <w:r w:rsidRPr="00B51FA5">
        <w:rPr>
          <w:rFonts w:ascii="Times New Roman"/>
          <w:sz w:val="23"/>
          <w:szCs w:val="23"/>
        </w:rPr>
        <w:t>필요하거나</w:t>
      </w:r>
      <w:r w:rsidRPr="00B51FA5">
        <w:rPr>
          <w:rFonts w:ascii="Times New Roman"/>
          <w:sz w:val="23"/>
          <w:szCs w:val="23"/>
        </w:rPr>
        <w:t xml:space="preserve"> </w:t>
      </w:r>
      <w:r w:rsidRPr="00B51FA5">
        <w:rPr>
          <w:rFonts w:ascii="Times New Roman"/>
          <w:sz w:val="23"/>
          <w:szCs w:val="23"/>
        </w:rPr>
        <w:t>요구되는</w:t>
      </w:r>
      <w:r w:rsidRPr="00B51FA5">
        <w:rPr>
          <w:rFonts w:ascii="Times New Roman" w:hint="eastAsia"/>
          <w:sz w:val="23"/>
          <w:szCs w:val="23"/>
        </w:rPr>
        <w:t>,</w:t>
      </w:r>
      <w:r w:rsidRPr="00B51FA5">
        <w:rPr>
          <w:rFonts w:ascii="Times New Roman"/>
          <w:sz w:val="23"/>
          <w:szCs w:val="23"/>
        </w:rPr>
        <w:t xml:space="preserve"> (</w:t>
      </w:r>
      <w:proofErr w:type="spellStart"/>
      <w:r w:rsidRPr="00B51FA5">
        <w:rPr>
          <w:rFonts w:ascii="Times New Roman"/>
          <w:sz w:val="23"/>
          <w:szCs w:val="23"/>
        </w:rPr>
        <w:t>i</w:t>
      </w:r>
      <w:proofErr w:type="spellEnd"/>
      <w:r w:rsidRPr="00B51FA5">
        <w:rPr>
          <w:rFonts w:ascii="Times New Roman"/>
          <w:sz w:val="23"/>
          <w:szCs w:val="23"/>
        </w:rPr>
        <w:t xml:space="preserve">) </w:t>
      </w:r>
      <w:proofErr w:type="spellStart"/>
      <w:r w:rsidRPr="00B51FA5">
        <w:rPr>
          <w:rFonts w:ascii="Times New Roman"/>
          <w:sz w:val="23"/>
          <w:szCs w:val="23"/>
        </w:rPr>
        <w:t>계약상대방으로부터의</w:t>
      </w:r>
      <w:proofErr w:type="spellEnd"/>
      <w:r w:rsidRPr="00B51FA5">
        <w:rPr>
          <w:rFonts w:ascii="Times New Roman"/>
          <w:sz w:val="23"/>
          <w:szCs w:val="23"/>
        </w:rPr>
        <w:t xml:space="preserve"> </w:t>
      </w:r>
      <w:r w:rsidRPr="00B51FA5">
        <w:rPr>
          <w:rFonts w:ascii="Times New Roman"/>
          <w:sz w:val="23"/>
          <w:szCs w:val="23"/>
        </w:rPr>
        <w:t>해제권</w:t>
      </w:r>
      <w:r w:rsidRPr="00B51FA5">
        <w:rPr>
          <w:rFonts w:ascii="Times New Roman"/>
          <w:sz w:val="23"/>
          <w:szCs w:val="23"/>
        </w:rPr>
        <w:t xml:space="preserve">, </w:t>
      </w:r>
      <w:proofErr w:type="spellStart"/>
      <w:r w:rsidRPr="00B51FA5">
        <w:rPr>
          <w:rFonts w:ascii="Times New Roman"/>
          <w:sz w:val="23"/>
          <w:szCs w:val="23"/>
        </w:rPr>
        <w:t>해지권</w:t>
      </w:r>
      <w:proofErr w:type="spellEnd"/>
      <w:r w:rsidRPr="00B51FA5">
        <w:rPr>
          <w:rFonts w:ascii="Times New Roman"/>
          <w:sz w:val="23"/>
          <w:szCs w:val="23"/>
        </w:rPr>
        <w:t xml:space="preserve"> </w:t>
      </w:r>
      <w:r w:rsidRPr="00B51FA5">
        <w:rPr>
          <w:rFonts w:ascii="Times New Roman"/>
          <w:sz w:val="23"/>
          <w:szCs w:val="23"/>
        </w:rPr>
        <w:t>행사의</w:t>
      </w:r>
      <w:r w:rsidRPr="00B51FA5">
        <w:rPr>
          <w:rFonts w:ascii="Times New Roman"/>
          <w:sz w:val="23"/>
          <w:szCs w:val="23"/>
        </w:rPr>
        <w:t xml:space="preserve"> </w:t>
      </w:r>
      <w:r w:rsidRPr="00B51FA5">
        <w:rPr>
          <w:rFonts w:ascii="Times New Roman"/>
          <w:sz w:val="23"/>
          <w:szCs w:val="23"/>
        </w:rPr>
        <w:t>포기</w:t>
      </w:r>
      <w:r w:rsidRPr="00B51FA5">
        <w:rPr>
          <w:rFonts w:ascii="Times New Roman"/>
          <w:sz w:val="23"/>
          <w:szCs w:val="23"/>
        </w:rPr>
        <w:t xml:space="preserve"> </w:t>
      </w:r>
      <w:r w:rsidRPr="00B51FA5">
        <w:rPr>
          <w:rFonts w:ascii="Times New Roman"/>
          <w:sz w:val="23"/>
          <w:szCs w:val="23"/>
        </w:rPr>
        <w:t>등에</w:t>
      </w:r>
      <w:r w:rsidRPr="00B51FA5">
        <w:rPr>
          <w:rFonts w:ascii="Times New Roman"/>
          <w:sz w:val="23"/>
          <w:szCs w:val="23"/>
        </w:rPr>
        <w:t xml:space="preserve"> </w:t>
      </w:r>
      <w:r w:rsidRPr="00B51FA5">
        <w:rPr>
          <w:rFonts w:ascii="Times New Roman"/>
          <w:sz w:val="23"/>
          <w:szCs w:val="23"/>
        </w:rPr>
        <w:t>관한</w:t>
      </w:r>
      <w:r w:rsidRPr="00B51FA5">
        <w:rPr>
          <w:rFonts w:ascii="Times New Roman"/>
          <w:sz w:val="23"/>
          <w:szCs w:val="23"/>
        </w:rPr>
        <w:t xml:space="preserve"> </w:t>
      </w:r>
      <w:r w:rsidRPr="00B51FA5">
        <w:rPr>
          <w:rFonts w:ascii="Times New Roman"/>
          <w:sz w:val="23"/>
          <w:szCs w:val="23"/>
        </w:rPr>
        <w:t>서면</w:t>
      </w:r>
      <w:r w:rsidRPr="00B51FA5">
        <w:rPr>
          <w:rFonts w:ascii="Times New Roman"/>
          <w:sz w:val="23"/>
          <w:szCs w:val="23"/>
        </w:rPr>
        <w:t xml:space="preserve"> </w:t>
      </w:r>
      <w:r w:rsidRPr="00B51FA5">
        <w:rPr>
          <w:rFonts w:ascii="Times New Roman"/>
          <w:sz w:val="23"/>
          <w:szCs w:val="23"/>
        </w:rPr>
        <w:t>또는</w:t>
      </w:r>
      <w:r w:rsidRPr="00B51FA5">
        <w:rPr>
          <w:rFonts w:ascii="Times New Roman"/>
          <w:sz w:val="23"/>
          <w:szCs w:val="23"/>
        </w:rPr>
        <w:t xml:space="preserve"> </w:t>
      </w:r>
      <w:r w:rsidRPr="00B51FA5">
        <w:rPr>
          <w:rFonts w:ascii="Times New Roman"/>
          <w:sz w:val="23"/>
          <w:szCs w:val="23"/>
        </w:rPr>
        <w:t>동의서</w:t>
      </w:r>
      <w:r w:rsidRPr="00B51FA5">
        <w:rPr>
          <w:rFonts w:ascii="Times New Roman"/>
          <w:sz w:val="23"/>
          <w:szCs w:val="23"/>
        </w:rPr>
        <w:t xml:space="preserve"> </w:t>
      </w:r>
      <w:r w:rsidRPr="00B51FA5">
        <w:rPr>
          <w:rFonts w:ascii="Times New Roman"/>
          <w:sz w:val="23"/>
          <w:szCs w:val="23"/>
        </w:rPr>
        <w:t>수령</w:t>
      </w:r>
      <w:r w:rsidRPr="00B51FA5">
        <w:rPr>
          <w:rFonts w:ascii="Times New Roman"/>
          <w:sz w:val="23"/>
          <w:szCs w:val="23"/>
        </w:rPr>
        <w:t xml:space="preserve">, (ii) </w:t>
      </w:r>
      <w:proofErr w:type="spellStart"/>
      <w:r w:rsidRPr="00B51FA5">
        <w:rPr>
          <w:rFonts w:ascii="Times New Roman"/>
          <w:sz w:val="23"/>
          <w:szCs w:val="23"/>
        </w:rPr>
        <w:t>계약상대방으로부터의</w:t>
      </w:r>
      <w:proofErr w:type="spellEnd"/>
      <w:r w:rsidRPr="00B51FA5">
        <w:rPr>
          <w:rFonts w:ascii="Times New Roman"/>
          <w:sz w:val="23"/>
          <w:szCs w:val="23"/>
        </w:rPr>
        <w:t xml:space="preserve"> </w:t>
      </w:r>
      <w:r w:rsidRPr="00B51FA5">
        <w:rPr>
          <w:rFonts w:ascii="Times New Roman"/>
          <w:sz w:val="23"/>
          <w:szCs w:val="23"/>
        </w:rPr>
        <w:t>자동</w:t>
      </w:r>
      <w:r w:rsidRPr="00B51FA5">
        <w:rPr>
          <w:rFonts w:ascii="Times New Roman"/>
          <w:sz w:val="23"/>
          <w:szCs w:val="23"/>
        </w:rPr>
        <w:t xml:space="preserve"> </w:t>
      </w:r>
      <w:r w:rsidRPr="00B51FA5">
        <w:rPr>
          <w:rFonts w:ascii="Times New Roman"/>
          <w:sz w:val="23"/>
          <w:szCs w:val="23"/>
        </w:rPr>
        <w:t>해지</w:t>
      </w:r>
      <w:r w:rsidRPr="00B51FA5">
        <w:rPr>
          <w:rFonts w:ascii="Times New Roman"/>
          <w:sz w:val="23"/>
          <w:szCs w:val="23"/>
        </w:rPr>
        <w:t xml:space="preserve"> </w:t>
      </w:r>
      <w:r w:rsidRPr="00B51FA5">
        <w:rPr>
          <w:rFonts w:ascii="Times New Roman"/>
          <w:sz w:val="23"/>
          <w:szCs w:val="23"/>
        </w:rPr>
        <w:t>또는</w:t>
      </w:r>
      <w:r w:rsidRPr="00B51FA5">
        <w:rPr>
          <w:rFonts w:ascii="Times New Roman"/>
          <w:sz w:val="23"/>
          <w:szCs w:val="23"/>
        </w:rPr>
        <w:t xml:space="preserve"> </w:t>
      </w:r>
      <w:r w:rsidRPr="00B51FA5">
        <w:rPr>
          <w:rFonts w:ascii="Times New Roman"/>
          <w:sz w:val="23"/>
          <w:szCs w:val="23"/>
        </w:rPr>
        <w:t>기한이익</w:t>
      </w:r>
      <w:r w:rsidRPr="00B51FA5">
        <w:rPr>
          <w:rFonts w:ascii="Times New Roman"/>
          <w:sz w:val="23"/>
          <w:szCs w:val="23"/>
        </w:rPr>
        <w:t xml:space="preserve"> </w:t>
      </w:r>
      <w:r w:rsidRPr="00B51FA5">
        <w:rPr>
          <w:rFonts w:ascii="Times New Roman"/>
          <w:sz w:val="23"/>
          <w:szCs w:val="23"/>
        </w:rPr>
        <w:t>상실이</w:t>
      </w:r>
      <w:r w:rsidRPr="00B51FA5">
        <w:rPr>
          <w:rFonts w:ascii="Times New Roman"/>
          <w:sz w:val="23"/>
          <w:szCs w:val="23"/>
        </w:rPr>
        <w:t xml:space="preserve"> </w:t>
      </w:r>
      <w:r w:rsidRPr="00B51FA5">
        <w:rPr>
          <w:rFonts w:ascii="Times New Roman"/>
          <w:sz w:val="23"/>
          <w:szCs w:val="23"/>
        </w:rPr>
        <w:t>없는</w:t>
      </w:r>
      <w:r w:rsidRPr="00B51FA5">
        <w:rPr>
          <w:rFonts w:ascii="Times New Roman"/>
          <w:sz w:val="23"/>
          <w:szCs w:val="23"/>
        </w:rPr>
        <w:t xml:space="preserve"> </w:t>
      </w:r>
      <w:r w:rsidRPr="00B51FA5">
        <w:rPr>
          <w:rFonts w:ascii="Times New Roman"/>
          <w:sz w:val="23"/>
          <w:szCs w:val="23"/>
        </w:rPr>
        <w:t>것으로</w:t>
      </w:r>
      <w:r w:rsidRPr="00B51FA5">
        <w:rPr>
          <w:rFonts w:ascii="Times New Roman"/>
          <w:sz w:val="23"/>
          <w:szCs w:val="23"/>
        </w:rPr>
        <w:t xml:space="preserve"> </w:t>
      </w:r>
      <w:r w:rsidRPr="00B51FA5">
        <w:rPr>
          <w:rFonts w:ascii="Times New Roman"/>
          <w:sz w:val="23"/>
          <w:szCs w:val="23"/>
        </w:rPr>
        <w:t>보거나</w:t>
      </w:r>
      <w:r w:rsidRPr="00B51FA5">
        <w:rPr>
          <w:rFonts w:ascii="Times New Roman"/>
          <w:sz w:val="23"/>
          <w:szCs w:val="23"/>
        </w:rPr>
        <w:t xml:space="preserve"> </w:t>
      </w:r>
      <w:r w:rsidRPr="00B51FA5">
        <w:rPr>
          <w:rFonts w:ascii="Times New Roman"/>
          <w:sz w:val="23"/>
          <w:szCs w:val="23"/>
        </w:rPr>
        <w:t>그에</w:t>
      </w:r>
      <w:r w:rsidRPr="00B51FA5">
        <w:rPr>
          <w:rFonts w:ascii="Times New Roman"/>
          <w:sz w:val="23"/>
          <w:szCs w:val="23"/>
        </w:rPr>
        <w:t xml:space="preserve"> </w:t>
      </w:r>
      <w:r w:rsidRPr="00B51FA5">
        <w:rPr>
          <w:rFonts w:ascii="Times New Roman"/>
          <w:sz w:val="23"/>
          <w:szCs w:val="23"/>
        </w:rPr>
        <w:t>따른</w:t>
      </w:r>
      <w:r w:rsidRPr="00B51FA5">
        <w:rPr>
          <w:rFonts w:ascii="Times New Roman"/>
          <w:sz w:val="23"/>
          <w:szCs w:val="23"/>
        </w:rPr>
        <w:t xml:space="preserve"> </w:t>
      </w:r>
      <w:r w:rsidRPr="00B51FA5">
        <w:rPr>
          <w:rFonts w:ascii="Times New Roman"/>
          <w:sz w:val="23"/>
          <w:szCs w:val="23"/>
        </w:rPr>
        <w:t>권리</w:t>
      </w:r>
      <w:r w:rsidRPr="00B51FA5">
        <w:rPr>
          <w:rFonts w:ascii="Times New Roman"/>
          <w:sz w:val="23"/>
          <w:szCs w:val="23"/>
        </w:rPr>
        <w:t xml:space="preserve"> </w:t>
      </w:r>
      <w:r w:rsidRPr="00B51FA5">
        <w:rPr>
          <w:rFonts w:ascii="Times New Roman"/>
          <w:sz w:val="23"/>
          <w:szCs w:val="23"/>
        </w:rPr>
        <w:t>행사를</w:t>
      </w:r>
      <w:r w:rsidRPr="00B51FA5">
        <w:rPr>
          <w:rFonts w:ascii="Times New Roman"/>
          <w:sz w:val="23"/>
          <w:szCs w:val="23"/>
        </w:rPr>
        <w:t xml:space="preserve"> </w:t>
      </w:r>
      <w:r w:rsidRPr="00B51FA5">
        <w:rPr>
          <w:rFonts w:ascii="Times New Roman"/>
          <w:sz w:val="23"/>
          <w:szCs w:val="23"/>
        </w:rPr>
        <w:t>하는</w:t>
      </w:r>
      <w:r w:rsidRPr="00B51FA5">
        <w:rPr>
          <w:rFonts w:ascii="Times New Roman"/>
          <w:sz w:val="23"/>
          <w:szCs w:val="23"/>
        </w:rPr>
        <w:t xml:space="preserve"> </w:t>
      </w:r>
      <w:r w:rsidRPr="00B51FA5">
        <w:rPr>
          <w:rFonts w:ascii="Times New Roman"/>
          <w:sz w:val="23"/>
          <w:szCs w:val="23"/>
        </w:rPr>
        <w:t>것을</w:t>
      </w:r>
      <w:r w:rsidRPr="00B51FA5">
        <w:rPr>
          <w:rFonts w:ascii="Times New Roman"/>
          <w:sz w:val="23"/>
          <w:szCs w:val="23"/>
        </w:rPr>
        <w:t xml:space="preserve"> </w:t>
      </w:r>
      <w:r w:rsidRPr="00B51FA5">
        <w:rPr>
          <w:rFonts w:ascii="Times New Roman"/>
          <w:sz w:val="23"/>
          <w:szCs w:val="23"/>
        </w:rPr>
        <w:t>포기</w:t>
      </w:r>
      <w:r w:rsidRPr="00B51FA5">
        <w:rPr>
          <w:rFonts w:ascii="Times New Roman"/>
          <w:sz w:val="23"/>
          <w:szCs w:val="23"/>
        </w:rPr>
        <w:t xml:space="preserve"> </w:t>
      </w:r>
      <w:r w:rsidRPr="00B51FA5">
        <w:rPr>
          <w:rFonts w:ascii="Times New Roman"/>
          <w:sz w:val="23"/>
          <w:szCs w:val="23"/>
        </w:rPr>
        <w:t>또는</w:t>
      </w:r>
      <w:r w:rsidRPr="00B51FA5">
        <w:rPr>
          <w:rFonts w:ascii="Times New Roman"/>
          <w:sz w:val="23"/>
          <w:szCs w:val="23"/>
        </w:rPr>
        <w:t xml:space="preserve"> </w:t>
      </w:r>
      <w:r w:rsidRPr="00B51FA5">
        <w:rPr>
          <w:rFonts w:ascii="Times New Roman"/>
          <w:sz w:val="23"/>
          <w:szCs w:val="23"/>
        </w:rPr>
        <w:t>면제한다는</w:t>
      </w:r>
      <w:r w:rsidRPr="00B51FA5">
        <w:rPr>
          <w:rFonts w:ascii="Times New Roman"/>
          <w:sz w:val="23"/>
          <w:szCs w:val="23"/>
        </w:rPr>
        <w:t xml:space="preserve"> </w:t>
      </w:r>
      <w:r w:rsidRPr="00B51FA5">
        <w:rPr>
          <w:rFonts w:ascii="Times New Roman"/>
          <w:sz w:val="23"/>
          <w:szCs w:val="23"/>
        </w:rPr>
        <w:t>취지의</w:t>
      </w:r>
      <w:r w:rsidRPr="00B51FA5">
        <w:rPr>
          <w:rFonts w:ascii="Times New Roman"/>
          <w:sz w:val="23"/>
          <w:szCs w:val="23"/>
        </w:rPr>
        <w:t xml:space="preserve"> </w:t>
      </w:r>
      <w:r w:rsidRPr="00B51FA5">
        <w:rPr>
          <w:rFonts w:ascii="Times New Roman"/>
          <w:sz w:val="23"/>
          <w:szCs w:val="23"/>
        </w:rPr>
        <w:t>서면</w:t>
      </w:r>
      <w:r w:rsidRPr="00B51FA5">
        <w:rPr>
          <w:rFonts w:ascii="Times New Roman"/>
          <w:sz w:val="23"/>
          <w:szCs w:val="23"/>
        </w:rPr>
        <w:t xml:space="preserve"> </w:t>
      </w:r>
      <w:r w:rsidRPr="00B51FA5">
        <w:rPr>
          <w:rFonts w:ascii="Times New Roman"/>
          <w:sz w:val="23"/>
          <w:szCs w:val="23"/>
        </w:rPr>
        <w:t>수령을</w:t>
      </w:r>
      <w:r w:rsidRPr="00B51FA5">
        <w:rPr>
          <w:rFonts w:ascii="Times New Roman"/>
          <w:sz w:val="23"/>
          <w:szCs w:val="23"/>
        </w:rPr>
        <w:t xml:space="preserve"> </w:t>
      </w:r>
      <w:r w:rsidRPr="00B51FA5">
        <w:rPr>
          <w:rFonts w:ascii="Times New Roman"/>
          <w:sz w:val="23"/>
          <w:szCs w:val="23"/>
        </w:rPr>
        <w:t>포함한다</w:t>
      </w:r>
      <w:r w:rsidRPr="00B51FA5">
        <w:rPr>
          <w:rFonts w:ascii="Times New Roman"/>
          <w:sz w:val="23"/>
          <w:szCs w:val="23"/>
        </w:rPr>
        <w:t>.</w:t>
      </w:r>
    </w:p>
    <w:p w14:paraId="042DF43F" w14:textId="77777777" w:rsidR="00444B90" w:rsidRPr="00883718" w:rsidRDefault="00444B90" w:rsidP="00786425">
      <w:pPr>
        <w:wordWrap/>
        <w:adjustRightInd w:val="0"/>
        <w:snapToGrid w:val="0"/>
        <w:spacing w:before="180" w:after="180" w:line="360" w:lineRule="atLeast"/>
        <w:rPr>
          <w:rFonts w:ascii="Times New Roman"/>
          <w:sz w:val="23"/>
          <w:szCs w:val="23"/>
        </w:rPr>
      </w:pPr>
    </w:p>
    <w:p w14:paraId="71FFB8A0" w14:textId="77777777" w:rsidR="00786425" w:rsidRPr="009416F3" w:rsidRDefault="00786425" w:rsidP="00006BBA">
      <w:pPr>
        <w:pStyle w:val="ac"/>
        <w:numPr>
          <w:ilvl w:val="0"/>
          <w:numId w:val="53"/>
        </w:numPr>
        <w:tabs>
          <w:tab w:val="left" w:pos="1560"/>
        </w:tabs>
        <w:adjustRightInd w:val="0"/>
        <w:snapToGrid w:val="0"/>
        <w:spacing w:before="180" w:after="180" w:line="360" w:lineRule="atLeast"/>
        <w:ind w:leftChars="0" w:left="1559" w:hanging="1559"/>
        <w:outlineLvl w:val="0"/>
        <w:rPr>
          <w:rFonts w:ascii="Times New Roman"/>
          <w:b/>
          <w:sz w:val="23"/>
          <w:szCs w:val="23"/>
        </w:rPr>
      </w:pPr>
      <w:r w:rsidRPr="009416F3">
        <w:rPr>
          <w:rFonts w:ascii="Times New Roman" w:hint="eastAsia"/>
          <w:b/>
          <w:sz w:val="23"/>
          <w:szCs w:val="23"/>
        </w:rPr>
        <w:t>주식의</w:t>
      </w:r>
      <w:r w:rsidRPr="009416F3">
        <w:rPr>
          <w:rFonts w:ascii="Times New Roman"/>
          <w:b/>
          <w:sz w:val="23"/>
          <w:szCs w:val="23"/>
        </w:rPr>
        <w:t xml:space="preserve"> </w:t>
      </w:r>
      <w:r w:rsidRPr="009416F3">
        <w:rPr>
          <w:rFonts w:ascii="Times New Roman" w:hint="eastAsia"/>
          <w:b/>
          <w:sz w:val="23"/>
          <w:szCs w:val="23"/>
        </w:rPr>
        <w:t>매매</w:t>
      </w:r>
    </w:p>
    <w:p w14:paraId="7A5AC49D" w14:textId="77777777" w:rsidR="002503D2" w:rsidRPr="00B51FA5" w:rsidRDefault="002503D2" w:rsidP="00B51FA5">
      <w:pPr>
        <w:pStyle w:val="ac"/>
        <w:tabs>
          <w:tab w:val="left" w:pos="1560"/>
        </w:tabs>
        <w:adjustRightInd w:val="0"/>
        <w:snapToGrid w:val="0"/>
        <w:spacing w:before="180" w:after="180" w:line="360" w:lineRule="atLeast"/>
        <w:ind w:leftChars="0" w:left="1560"/>
        <w:rPr>
          <w:rFonts w:ascii="Times New Roman"/>
          <w:sz w:val="23"/>
          <w:szCs w:val="23"/>
        </w:rPr>
      </w:pPr>
    </w:p>
    <w:p w14:paraId="0735A9DC" w14:textId="77777777" w:rsidR="00786425" w:rsidRDefault="00786425" w:rsidP="00786425">
      <w:pPr>
        <w:snapToGrid w:val="0"/>
        <w:spacing w:before="180" w:after="180" w:line="360" w:lineRule="atLeast"/>
        <w:rPr>
          <w:rFonts w:ascii="Times New Roman"/>
          <w:sz w:val="23"/>
          <w:szCs w:val="23"/>
        </w:rPr>
      </w:pPr>
      <w:r w:rsidRPr="00883718">
        <w:rPr>
          <w:rFonts w:ascii="Times New Roman"/>
          <w:sz w:val="23"/>
          <w:szCs w:val="23"/>
        </w:rPr>
        <w:t>본</w:t>
      </w:r>
      <w:r w:rsidRPr="00883718">
        <w:rPr>
          <w:rFonts w:ascii="Times New Roman"/>
          <w:sz w:val="23"/>
          <w:szCs w:val="23"/>
        </w:rPr>
        <w:t xml:space="preserve"> </w:t>
      </w:r>
      <w:r w:rsidRPr="000575B1">
        <w:rPr>
          <w:rFonts w:ascii="Times New Roman"/>
          <w:sz w:val="23"/>
          <w:szCs w:val="23"/>
        </w:rPr>
        <w:t>계약의</w:t>
      </w:r>
      <w:r w:rsidRPr="00A66D8C">
        <w:rPr>
          <w:rFonts w:ascii="Times New Roman"/>
          <w:sz w:val="23"/>
          <w:szCs w:val="23"/>
        </w:rPr>
        <w:t xml:space="preserve"> </w:t>
      </w:r>
      <w:r w:rsidRPr="00522B89">
        <w:rPr>
          <w:rFonts w:ascii="Times New Roman"/>
          <w:sz w:val="23"/>
          <w:szCs w:val="23"/>
        </w:rPr>
        <w:t>제반</w:t>
      </w:r>
      <w:r w:rsidRPr="00522B89">
        <w:rPr>
          <w:rFonts w:ascii="Times New Roman" w:hint="eastAsia"/>
          <w:sz w:val="23"/>
          <w:szCs w:val="23"/>
        </w:rPr>
        <w:t xml:space="preserve"> </w:t>
      </w:r>
      <w:r w:rsidRPr="00B51FA5">
        <w:rPr>
          <w:rFonts w:ascii="Times New Roman"/>
          <w:sz w:val="23"/>
          <w:szCs w:val="23"/>
        </w:rPr>
        <w:t>조건에</w:t>
      </w:r>
      <w:r w:rsidRPr="00B51FA5">
        <w:rPr>
          <w:rFonts w:ascii="Times New Roman"/>
          <w:sz w:val="23"/>
          <w:szCs w:val="23"/>
        </w:rPr>
        <w:t xml:space="preserve"> </w:t>
      </w:r>
      <w:r w:rsidRPr="00B51FA5">
        <w:rPr>
          <w:rFonts w:ascii="Times New Roman"/>
          <w:sz w:val="23"/>
          <w:szCs w:val="23"/>
        </w:rPr>
        <w:t>따라</w:t>
      </w:r>
      <w:r w:rsidRPr="00B51FA5">
        <w:rPr>
          <w:rFonts w:ascii="Times New Roman"/>
          <w:sz w:val="23"/>
          <w:szCs w:val="23"/>
        </w:rPr>
        <w:t xml:space="preserve"> </w:t>
      </w:r>
      <w:r w:rsidRPr="00B51FA5">
        <w:rPr>
          <w:rFonts w:ascii="Times New Roman"/>
          <w:sz w:val="23"/>
          <w:szCs w:val="23"/>
        </w:rPr>
        <w:t>매수인은</w:t>
      </w:r>
      <w:r w:rsidRPr="00B51FA5">
        <w:rPr>
          <w:rFonts w:ascii="Times New Roman"/>
          <w:sz w:val="23"/>
          <w:szCs w:val="23"/>
        </w:rPr>
        <w:t xml:space="preserve"> </w:t>
      </w:r>
      <w:proofErr w:type="spellStart"/>
      <w:r w:rsidR="00883718">
        <w:rPr>
          <w:rFonts w:ascii="Times New Roman" w:hint="eastAsia"/>
          <w:sz w:val="23"/>
          <w:szCs w:val="23"/>
        </w:rPr>
        <w:t>대상주식</w:t>
      </w:r>
      <w:r w:rsidRPr="000575B1">
        <w:rPr>
          <w:rFonts w:ascii="Times New Roman"/>
          <w:sz w:val="23"/>
          <w:szCs w:val="23"/>
        </w:rPr>
        <w:t>을</w:t>
      </w:r>
      <w:proofErr w:type="spellEnd"/>
      <w:r w:rsidRPr="00A66D8C">
        <w:rPr>
          <w:rFonts w:ascii="Times New Roman"/>
          <w:sz w:val="23"/>
          <w:szCs w:val="23"/>
        </w:rPr>
        <w:t xml:space="preserve"> </w:t>
      </w:r>
      <w:r w:rsidRPr="00522B89">
        <w:rPr>
          <w:rFonts w:ascii="Times New Roman"/>
          <w:sz w:val="23"/>
          <w:szCs w:val="23"/>
        </w:rPr>
        <w:t>매도인</w:t>
      </w:r>
      <w:r w:rsidRPr="00522B89">
        <w:rPr>
          <w:rFonts w:ascii="Times New Roman" w:hint="eastAsia"/>
          <w:sz w:val="23"/>
          <w:szCs w:val="23"/>
        </w:rPr>
        <w:t>으</w:t>
      </w:r>
      <w:r w:rsidRPr="00B51FA5">
        <w:rPr>
          <w:rFonts w:ascii="Times New Roman"/>
          <w:sz w:val="23"/>
          <w:szCs w:val="23"/>
        </w:rPr>
        <w:t>로부터</w:t>
      </w:r>
      <w:r w:rsidRPr="00B51FA5">
        <w:rPr>
          <w:rFonts w:ascii="Times New Roman"/>
          <w:sz w:val="23"/>
          <w:szCs w:val="23"/>
        </w:rPr>
        <w:t xml:space="preserve"> </w:t>
      </w:r>
      <w:r w:rsidRPr="00B51FA5">
        <w:rPr>
          <w:rFonts w:ascii="Times New Roman"/>
          <w:sz w:val="23"/>
          <w:szCs w:val="23"/>
        </w:rPr>
        <w:t>매수하</w:t>
      </w:r>
      <w:r w:rsidRPr="00B51FA5">
        <w:rPr>
          <w:rFonts w:ascii="Times New Roman" w:hint="eastAsia"/>
          <w:sz w:val="23"/>
          <w:szCs w:val="23"/>
        </w:rPr>
        <w:t>고</w:t>
      </w:r>
      <w:r w:rsidRPr="00B51FA5">
        <w:rPr>
          <w:rFonts w:ascii="Times New Roman"/>
          <w:sz w:val="23"/>
          <w:szCs w:val="23"/>
        </w:rPr>
        <w:t xml:space="preserve">, </w:t>
      </w:r>
      <w:r w:rsidRPr="00B51FA5">
        <w:rPr>
          <w:rFonts w:ascii="Times New Roman"/>
          <w:sz w:val="23"/>
          <w:szCs w:val="23"/>
        </w:rPr>
        <w:t>매도인은</w:t>
      </w:r>
      <w:r w:rsidRPr="00B51FA5">
        <w:rPr>
          <w:rFonts w:ascii="Times New Roman"/>
          <w:sz w:val="23"/>
          <w:szCs w:val="23"/>
        </w:rPr>
        <w:t xml:space="preserve"> </w:t>
      </w:r>
      <w:r w:rsidRPr="00B51FA5">
        <w:rPr>
          <w:rFonts w:ascii="Times New Roman"/>
          <w:sz w:val="23"/>
          <w:szCs w:val="23"/>
        </w:rPr>
        <w:t>이를</w:t>
      </w:r>
      <w:r w:rsidRPr="00B51FA5">
        <w:rPr>
          <w:rFonts w:ascii="Times New Roman"/>
          <w:sz w:val="23"/>
          <w:szCs w:val="23"/>
        </w:rPr>
        <w:t xml:space="preserve"> </w:t>
      </w:r>
      <w:r w:rsidRPr="00B51FA5">
        <w:rPr>
          <w:rFonts w:ascii="Times New Roman"/>
          <w:sz w:val="23"/>
          <w:szCs w:val="23"/>
        </w:rPr>
        <w:t>매수인에게</w:t>
      </w:r>
      <w:r w:rsidRPr="00B51FA5">
        <w:rPr>
          <w:rFonts w:ascii="Times New Roman"/>
          <w:sz w:val="23"/>
          <w:szCs w:val="23"/>
        </w:rPr>
        <w:t xml:space="preserve"> </w:t>
      </w:r>
      <w:r w:rsidRPr="00B51FA5">
        <w:rPr>
          <w:rFonts w:ascii="Times New Roman"/>
          <w:sz w:val="23"/>
          <w:szCs w:val="23"/>
        </w:rPr>
        <w:t>매도</w:t>
      </w:r>
      <w:r w:rsidRPr="00B51FA5">
        <w:rPr>
          <w:rFonts w:ascii="Times New Roman" w:hint="eastAsia"/>
          <w:sz w:val="23"/>
          <w:szCs w:val="23"/>
        </w:rPr>
        <w:t>하기로</w:t>
      </w:r>
      <w:r w:rsidRPr="00B51FA5">
        <w:rPr>
          <w:rFonts w:ascii="Times New Roman"/>
          <w:sz w:val="23"/>
          <w:szCs w:val="23"/>
        </w:rPr>
        <w:t xml:space="preserve"> </w:t>
      </w:r>
      <w:r w:rsidRPr="00B51FA5">
        <w:rPr>
          <w:rFonts w:ascii="Times New Roman"/>
          <w:sz w:val="23"/>
          <w:szCs w:val="23"/>
        </w:rPr>
        <w:t>한다</w:t>
      </w:r>
      <w:r w:rsidRPr="00B51FA5">
        <w:rPr>
          <w:rFonts w:ascii="Times New Roman"/>
          <w:sz w:val="23"/>
          <w:szCs w:val="23"/>
        </w:rPr>
        <w:t>.</w:t>
      </w:r>
    </w:p>
    <w:p w14:paraId="30C202E9" w14:textId="77777777" w:rsidR="00444B90" w:rsidRPr="00883718" w:rsidRDefault="00444B90" w:rsidP="00786425">
      <w:pPr>
        <w:snapToGrid w:val="0"/>
        <w:spacing w:before="180" w:after="180" w:line="360" w:lineRule="atLeast"/>
        <w:rPr>
          <w:rFonts w:ascii="Times New Roman"/>
          <w:sz w:val="23"/>
          <w:szCs w:val="23"/>
        </w:rPr>
      </w:pPr>
    </w:p>
    <w:p w14:paraId="1DF68202" w14:textId="77777777" w:rsidR="00786425" w:rsidRPr="009416F3" w:rsidRDefault="00786425" w:rsidP="00006BBA">
      <w:pPr>
        <w:pStyle w:val="ac"/>
        <w:numPr>
          <w:ilvl w:val="0"/>
          <w:numId w:val="53"/>
        </w:numPr>
        <w:tabs>
          <w:tab w:val="left" w:pos="1560"/>
        </w:tabs>
        <w:adjustRightInd w:val="0"/>
        <w:snapToGrid w:val="0"/>
        <w:spacing w:before="180" w:after="180" w:line="360" w:lineRule="atLeast"/>
        <w:ind w:leftChars="0" w:left="1559" w:hanging="1559"/>
        <w:outlineLvl w:val="0"/>
        <w:rPr>
          <w:rFonts w:ascii="Times New Roman"/>
          <w:b/>
          <w:sz w:val="23"/>
          <w:szCs w:val="23"/>
        </w:rPr>
      </w:pPr>
      <w:r w:rsidRPr="009416F3">
        <w:rPr>
          <w:rFonts w:ascii="Times New Roman" w:hint="eastAsia"/>
          <w:b/>
          <w:sz w:val="23"/>
          <w:szCs w:val="23"/>
        </w:rPr>
        <w:t>매매대금</w:t>
      </w:r>
    </w:p>
    <w:p w14:paraId="6130D918" w14:textId="77777777" w:rsidR="009F4702" w:rsidRDefault="009F4702" w:rsidP="00006BBA">
      <w:pPr>
        <w:snapToGrid w:val="0"/>
        <w:spacing w:before="180" w:after="180" w:line="360" w:lineRule="atLeast"/>
        <w:rPr>
          <w:rFonts w:ascii="Times New Roman"/>
          <w:sz w:val="23"/>
          <w:szCs w:val="23"/>
        </w:rPr>
      </w:pPr>
    </w:p>
    <w:p w14:paraId="2A054D8E" w14:textId="06E06894" w:rsidR="00786425" w:rsidRPr="000575B1" w:rsidRDefault="00175FB1" w:rsidP="00006BBA">
      <w:pPr>
        <w:snapToGrid w:val="0"/>
        <w:spacing w:before="180" w:after="180" w:line="360" w:lineRule="atLeast"/>
        <w:rPr>
          <w:rFonts w:ascii="Times New Roman"/>
          <w:sz w:val="23"/>
          <w:szCs w:val="23"/>
        </w:rPr>
      </w:pPr>
      <w:r w:rsidRPr="00B51FA5">
        <w:rPr>
          <w:rFonts w:ascii="Times New Roman" w:hint="eastAsia"/>
          <w:sz w:val="23"/>
          <w:szCs w:val="23"/>
          <w:u w:val="single"/>
        </w:rPr>
        <w:t>매매대금</w:t>
      </w:r>
      <w:r w:rsidRPr="00B51FA5">
        <w:rPr>
          <w:rFonts w:ascii="Times New Roman" w:hint="eastAsia"/>
          <w:sz w:val="23"/>
          <w:szCs w:val="23"/>
        </w:rPr>
        <w:t>.</w:t>
      </w:r>
      <w:r w:rsidRPr="00B51FA5">
        <w:rPr>
          <w:rFonts w:ascii="Times New Roman"/>
          <w:sz w:val="23"/>
          <w:szCs w:val="23"/>
        </w:rPr>
        <w:t xml:space="preserve">  </w:t>
      </w:r>
      <w:r w:rsidR="00786425" w:rsidRPr="00B51FA5">
        <w:rPr>
          <w:rFonts w:ascii="Times New Roman" w:hint="eastAsia"/>
          <w:sz w:val="23"/>
          <w:szCs w:val="23"/>
        </w:rPr>
        <w:t>본</w:t>
      </w:r>
      <w:r w:rsidR="00786425" w:rsidRPr="00B51FA5">
        <w:rPr>
          <w:rFonts w:ascii="Times New Roman" w:hint="eastAsia"/>
          <w:sz w:val="23"/>
          <w:szCs w:val="23"/>
        </w:rPr>
        <w:t xml:space="preserve"> </w:t>
      </w:r>
      <w:r w:rsidR="00786425" w:rsidRPr="00B51FA5">
        <w:rPr>
          <w:rFonts w:ascii="Times New Roman" w:hint="eastAsia"/>
          <w:sz w:val="23"/>
          <w:szCs w:val="23"/>
        </w:rPr>
        <w:t>계약상</w:t>
      </w:r>
      <w:r w:rsidR="00786425" w:rsidRPr="00B51FA5">
        <w:rPr>
          <w:rFonts w:ascii="Times New Roman" w:hint="eastAsia"/>
          <w:sz w:val="23"/>
          <w:szCs w:val="23"/>
        </w:rPr>
        <w:t xml:space="preserve"> </w:t>
      </w:r>
      <w:proofErr w:type="spellStart"/>
      <w:r w:rsidR="00883718" w:rsidRPr="00B51FA5">
        <w:rPr>
          <w:rFonts w:ascii="Times New Roman" w:hint="eastAsia"/>
          <w:sz w:val="23"/>
          <w:szCs w:val="23"/>
        </w:rPr>
        <w:t>대상주식</w:t>
      </w:r>
      <w:r w:rsidR="00786425" w:rsidRPr="00B51FA5">
        <w:rPr>
          <w:rFonts w:ascii="Times New Roman" w:hint="eastAsia"/>
          <w:sz w:val="23"/>
          <w:szCs w:val="23"/>
        </w:rPr>
        <w:t>에</w:t>
      </w:r>
      <w:proofErr w:type="spellEnd"/>
      <w:r w:rsidR="00786425" w:rsidRPr="00B51FA5">
        <w:rPr>
          <w:rFonts w:ascii="Times New Roman" w:hint="eastAsia"/>
          <w:sz w:val="23"/>
          <w:szCs w:val="23"/>
        </w:rPr>
        <w:t xml:space="preserve"> </w:t>
      </w:r>
      <w:r w:rsidR="00786425" w:rsidRPr="00B51FA5">
        <w:rPr>
          <w:rFonts w:ascii="Times New Roman" w:hint="eastAsia"/>
          <w:sz w:val="23"/>
          <w:szCs w:val="23"/>
        </w:rPr>
        <w:t>대한</w:t>
      </w:r>
      <w:r w:rsidR="00786425" w:rsidRPr="00B51FA5">
        <w:rPr>
          <w:rFonts w:ascii="Times New Roman" w:hint="eastAsia"/>
          <w:sz w:val="23"/>
          <w:szCs w:val="23"/>
        </w:rPr>
        <w:t xml:space="preserve"> </w:t>
      </w:r>
      <w:r w:rsidR="00786425" w:rsidRPr="00B51FA5">
        <w:rPr>
          <w:rFonts w:ascii="Times New Roman" w:hint="eastAsia"/>
          <w:sz w:val="23"/>
          <w:szCs w:val="23"/>
        </w:rPr>
        <w:t>매매대금은</w:t>
      </w:r>
      <w:r w:rsidR="00786425" w:rsidRPr="00B51FA5">
        <w:rPr>
          <w:rFonts w:ascii="Times New Roman" w:hint="eastAsia"/>
          <w:sz w:val="23"/>
          <w:szCs w:val="23"/>
        </w:rPr>
        <w:t xml:space="preserve"> </w:t>
      </w:r>
      <w:r w:rsidR="00786425" w:rsidRPr="00B51FA5">
        <w:rPr>
          <w:rFonts w:ascii="Times New Roman" w:hint="eastAsia"/>
          <w:sz w:val="23"/>
          <w:szCs w:val="23"/>
        </w:rPr>
        <w:t>금</w:t>
      </w:r>
      <w:r w:rsidR="00786425" w:rsidRPr="00B51FA5">
        <w:rPr>
          <w:rFonts w:ascii="Times New Roman" w:hint="eastAsia"/>
          <w:sz w:val="23"/>
          <w:szCs w:val="23"/>
        </w:rPr>
        <w:t xml:space="preserve"> </w:t>
      </w:r>
      <w:proofErr w:type="spellStart"/>
      <w:ins w:id="2" w:author="Yulchon" w:date="2022-07-27T23:13:00Z">
        <w:r w:rsidR="00E40BBF">
          <w:rPr>
            <w:rFonts w:ascii="Times New Roman" w:hint="eastAsia"/>
            <w:sz w:val="23"/>
            <w:szCs w:val="23"/>
          </w:rPr>
          <w:t>칠천팔백육십억팔천삼백만</w:t>
        </w:r>
      </w:ins>
      <w:proofErr w:type="spellEnd"/>
      <w:del w:id="3" w:author="Yulchon" w:date="2022-07-27T23:13:00Z">
        <w:r w:rsidR="00444B90" w:rsidRPr="00006BBA" w:rsidDel="00E40BBF">
          <w:rPr>
            <w:rFonts w:ascii="Times New Roman"/>
            <w:sz w:val="23"/>
            <w:szCs w:val="23"/>
            <w:highlight w:val="yellow"/>
          </w:rPr>
          <w:delText>[*]</w:delText>
        </w:r>
      </w:del>
      <w:r w:rsidR="00786425" w:rsidRPr="00006BBA">
        <w:rPr>
          <w:rFonts w:ascii="Times New Roman"/>
          <w:sz w:val="23"/>
          <w:szCs w:val="23"/>
          <w:highlight w:val="yellow"/>
        </w:rPr>
        <w:t>(</w:t>
      </w:r>
      <w:del w:id="4" w:author="Yulchon" w:date="2022-07-27T23:13:00Z">
        <w:r w:rsidR="00444B90" w:rsidRPr="00006BBA" w:rsidDel="00E40BBF">
          <w:rPr>
            <w:rFonts w:ascii="Times New Roman"/>
            <w:sz w:val="23"/>
            <w:szCs w:val="23"/>
            <w:highlight w:val="yellow"/>
          </w:rPr>
          <w:delText>[*]</w:delText>
        </w:r>
      </w:del>
      <w:ins w:id="5" w:author="Yulchon" w:date="2022-07-27T23:13:00Z">
        <w:r w:rsidR="00E40BBF">
          <w:rPr>
            <w:rFonts w:ascii="Times New Roman"/>
            <w:sz w:val="23"/>
            <w:szCs w:val="23"/>
          </w:rPr>
          <w:t>786,083,000,000</w:t>
        </w:r>
      </w:ins>
      <w:r w:rsidR="00786425" w:rsidRPr="00A66D8C">
        <w:rPr>
          <w:rFonts w:ascii="Times New Roman" w:hint="eastAsia"/>
          <w:sz w:val="23"/>
          <w:szCs w:val="23"/>
        </w:rPr>
        <w:t>)</w:t>
      </w:r>
      <w:r w:rsidR="00786425" w:rsidRPr="00522B89">
        <w:rPr>
          <w:rFonts w:ascii="Times New Roman" w:hint="eastAsia"/>
          <w:sz w:val="23"/>
          <w:szCs w:val="23"/>
        </w:rPr>
        <w:t>원</w:t>
      </w:r>
      <w:r w:rsidR="00786425" w:rsidRPr="00522B89">
        <w:rPr>
          <w:rFonts w:ascii="Times New Roman" w:hint="eastAsia"/>
          <w:sz w:val="23"/>
          <w:szCs w:val="23"/>
        </w:rPr>
        <w:t>(</w:t>
      </w:r>
      <w:r w:rsidR="00786425" w:rsidRPr="00B51FA5">
        <w:rPr>
          <w:rFonts w:ascii="Times New Roman"/>
          <w:sz w:val="23"/>
          <w:szCs w:val="23"/>
        </w:rPr>
        <w:t>“</w:t>
      </w:r>
      <w:r w:rsidR="00786425" w:rsidRPr="00B51FA5">
        <w:rPr>
          <w:rFonts w:ascii="Times New Roman" w:hint="eastAsia"/>
          <w:sz w:val="23"/>
          <w:szCs w:val="23"/>
          <w:u w:val="single"/>
        </w:rPr>
        <w:t>매매대금</w:t>
      </w:r>
      <w:r w:rsidR="00786425" w:rsidRPr="000575B1">
        <w:rPr>
          <w:rFonts w:ascii="Times New Roman"/>
          <w:sz w:val="23"/>
          <w:szCs w:val="23"/>
        </w:rPr>
        <w:t>”)</w:t>
      </w:r>
      <w:r w:rsidR="00786425" w:rsidRPr="00A66D8C">
        <w:rPr>
          <w:rFonts w:ascii="Times New Roman" w:hint="eastAsia"/>
          <w:sz w:val="23"/>
          <w:szCs w:val="23"/>
        </w:rPr>
        <w:t>으로</w:t>
      </w:r>
      <w:r w:rsidR="00786425" w:rsidRPr="00522B89">
        <w:rPr>
          <w:rFonts w:ascii="Times New Roman" w:hint="eastAsia"/>
          <w:sz w:val="23"/>
          <w:szCs w:val="23"/>
        </w:rPr>
        <w:t xml:space="preserve"> </w:t>
      </w:r>
      <w:r w:rsidR="00786425" w:rsidRPr="00522B89">
        <w:rPr>
          <w:rFonts w:ascii="Times New Roman" w:hint="eastAsia"/>
          <w:sz w:val="23"/>
          <w:szCs w:val="23"/>
        </w:rPr>
        <w:t>한다</w:t>
      </w:r>
      <w:r w:rsidR="00786425" w:rsidRPr="00B51FA5">
        <w:rPr>
          <w:rFonts w:ascii="Times New Roman" w:hint="eastAsia"/>
          <w:sz w:val="23"/>
          <w:szCs w:val="23"/>
        </w:rPr>
        <w:t>.</w:t>
      </w:r>
      <w:r w:rsidR="009416F3">
        <w:rPr>
          <w:rFonts w:ascii="Times New Roman"/>
          <w:sz w:val="23"/>
          <w:szCs w:val="23"/>
        </w:rPr>
        <w:t xml:space="preserve"> </w:t>
      </w:r>
    </w:p>
    <w:p w14:paraId="16F16734" w14:textId="3CB7F11A" w:rsidR="00175FB1" w:rsidRPr="00175FB1" w:rsidRDefault="00175FB1" w:rsidP="004C1D2B">
      <w:pPr>
        <w:pStyle w:val="ac"/>
        <w:snapToGrid w:val="0"/>
        <w:spacing w:before="180" w:after="180" w:line="360" w:lineRule="atLeast"/>
        <w:ind w:leftChars="0" w:left="795"/>
        <w:rPr>
          <w:rFonts w:ascii="Times New Roman"/>
          <w:sz w:val="23"/>
          <w:szCs w:val="23"/>
        </w:rPr>
      </w:pPr>
    </w:p>
    <w:p w14:paraId="7EE5699C" w14:textId="77777777" w:rsidR="00786425" w:rsidRPr="009416F3" w:rsidRDefault="00786425" w:rsidP="00006BBA">
      <w:pPr>
        <w:pStyle w:val="ac"/>
        <w:numPr>
          <w:ilvl w:val="0"/>
          <w:numId w:val="53"/>
        </w:numPr>
        <w:tabs>
          <w:tab w:val="left" w:pos="1560"/>
        </w:tabs>
        <w:adjustRightInd w:val="0"/>
        <w:snapToGrid w:val="0"/>
        <w:spacing w:before="180" w:after="180" w:line="360" w:lineRule="atLeast"/>
        <w:ind w:leftChars="0" w:left="1559" w:hanging="1559"/>
        <w:outlineLvl w:val="0"/>
        <w:rPr>
          <w:rFonts w:ascii="Times New Roman"/>
          <w:b/>
          <w:sz w:val="23"/>
          <w:szCs w:val="23"/>
        </w:rPr>
      </w:pPr>
      <w:proofErr w:type="spellStart"/>
      <w:r w:rsidRPr="009416F3">
        <w:rPr>
          <w:rFonts w:ascii="Times New Roman" w:hint="eastAsia"/>
          <w:b/>
          <w:sz w:val="23"/>
          <w:szCs w:val="23"/>
        </w:rPr>
        <w:t>거래종결</w:t>
      </w:r>
      <w:proofErr w:type="spellEnd"/>
    </w:p>
    <w:p w14:paraId="421190F7" w14:textId="77777777" w:rsidR="002503D2" w:rsidRPr="00B51FA5" w:rsidRDefault="002503D2" w:rsidP="00B51FA5">
      <w:pPr>
        <w:pStyle w:val="ac"/>
        <w:tabs>
          <w:tab w:val="left" w:pos="1560"/>
        </w:tabs>
        <w:adjustRightInd w:val="0"/>
        <w:snapToGrid w:val="0"/>
        <w:spacing w:before="180" w:after="180" w:line="360" w:lineRule="atLeast"/>
        <w:ind w:leftChars="0" w:left="1560"/>
        <w:rPr>
          <w:rFonts w:ascii="Times New Roman"/>
          <w:sz w:val="23"/>
          <w:szCs w:val="23"/>
        </w:rPr>
      </w:pPr>
    </w:p>
    <w:p w14:paraId="36F320FB" w14:textId="1523ABB1" w:rsidR="00786425" w:rsidRPr="00522B89" w:rsidRDefault="00786425" w:rsidP="00883718">
      <w:pPr>
        <w:numPr>
          <w:ilvl w:val="1"/>
          <w:numId w:val="50"/>
        </w:numPr>
        <w:snapToGrid w:val="0"/>
        <w:spacing w:before="180" w:after="180" w:line="360" w:lineRule="atLeast"/>
        <w:rPr>
          <w:rFonts w:ascii="Times New Roman"/>
          <w:sz w:val="23"/>
          <w:szCs w:val="23"/>
        </w:rPr>
      </w:pPr>
      <w:proofErr w:type="spellStart"/>
      <w:r w:rsidRPr="000575B1">
        <w:rPr>
          <w:rFonts w:ascii="Times New Roman" w:hint="eastAsia"/>
          <w:sz w:val="23"/>
          <w:szCs w:val="23"/>
          <w:u w:val="single"/>
        </w:rPr>
        <w:t>거래종결</w:t>
      </w:r>
      <w:proofErr w:type="spellEnd"/>
      <w:r w:rsidRPr="000575B1">
        <w:rPr>
          <w:rFonts w:ascii="Times New Roman" w:hint="eastAsia"/>
          <w:sz w:val="23"/>
          <w:szCs w:val="23"/>
          <w:u w:val="single"/>
        </w:rPr>
        <w:t xml:space="preserve"> </w:t>
      </w:r>
      <w:r w:rsidRPr="00A66D8C">
        <w:rPr>
          <w:rFonts w:ascii="Times New Roman"/>
          <w:sz w:val="23"/>
          <w:szCs w:val="23"/>
          <w:u w:val="single"/>
        </w:rPr>
        <w:t>일시</w:t>
      </w:r>
      <w:r w:rsidRPr="00522B89">
        <w:rPr>
          <w:rFonts w:ascii="Times New Roman"/>
          <w:sz w:val="23"/>
          <w:szCs w:val="23"/>
          <w:u w:val="single"/>
        </w:rPr>
        <w:t xml:space="preserve"> </w:t>
      </w:r>
      <w:r w:rsidRPr="00522B89">
        <w:rPr>
          <w:rFonts w:ascii="Times New Roman"/>
          <w:sz w:val="23"/>
          <w:szCs w:val="23"/>
          <w:u w:val="single"/>
        </w:rPr>
        <w:t>및</w:t>
      </w:r>
      <w:r w:rsidRPr="00B51FA5">
        <w:rPr>
          <w:rFonts w:ascii="Times New Roman"/>
          <w:sz w:val="23"/>
          <w:szCs w:val="23"/>
          <w:u w:val="single"/>
        </w:rPr>
        <w:t xml:space="preserve"> </w:t>
      </w:r>
      <w:r w:rsidRPr="00B51FA5">
        <w:rPr>
          <w:rFonts w:ascii="Times New Roman"/>
          <w:sz w:val="23"/>
          <w:szCs w:val="23"/>
          <w:u w:val="single"/>
        </w:rPr>
        <w:t>장소</w:t>
      </w:r>
      <w:r w:rsidRPr="00B51FA5">
        <w:rPr>
          <w:rFonts w:ascii="Times New Roman"/>
          <w:sz w:val="23"/>
          <w:szCs w:val="23"/>
        </w:rPr>
        <w:t xml:space="preserve">.  </w:t>
      </w:r>
      <w:r w:rsidRPr="00B51FA5">
        <w:rPr>
          <w:rFonts w:ascii="Times New Roman"/>
          <w:sz w:val="23"/>
          <w:szCs w:val="23"/>
        </w:rPr>
        <w:t>본</w:t>
      </w:r>
      <w:r w:rsidRPr="00B51FA5">
        <w:rPr>
          <w:rFonts w:ascii="Times New Roman" w:hint="eastAsia"/>
          <w:sz w:val="23"/>
          <w:szCs w:val="23"/>
        </w:rPr>
        <w:t>건</w:t>
      </w:r>
      <w:r w:rsidRPr="00B51FA5">
        <w:rPr>
          <w:rFonts w:ascii="Times New Roman" w:hint="eastAsia"/>
          <w:sz w:val="23"/>
          <w:szCs w:val="23"/>
        </w:rPr>
        <w:t xml:space="preserve"> </w:t>
      </w:r>
      <w:r w:rsidRPr="00B51FA5">
        <w:rPr>
          <w:rFonts w:ascii="Times New Roman" w:hint="eastAsia"/>
          <w:sz w:val="23"/>
          <w:szCs w:val="23"/>
        </w:rPr>
        <w:t>거래의</w:t>
      </w:r>
      <w:r w:rsidRPr="00B51FA5">
        <w:rPr>
          <w:rFonts w:ascii="Times New Roman" w:hint="eastAsia"/>
          <w:sz w:val="23"/>
          <w:szCs w:val="23"/>
        </w:rPr>
        <w:t xml:space="preserve"> </w:t>
      </w:r>
      <w:r w:rsidRPr="00B51FA5">
        <w:rPr>
          <w:rFonts w:ascii="Times New Roman"/>
          <w:sz w:val="23"/>
          <w:szCs w:val="23"/>
        </w:rPr>
        <w:t>종결</w:t>
      </w:r>
      <w:r w:rsidRPr="00B51FA5">
        <w:rPr>
          <w:rFonts w:ascii="Times New Roman"/>
          <w:sz w:val="23"/>
          <w:szCs w:val="23"/>
        </w:rPr>
        <w:t>(“</w:t>
      </w:r>
      <w:proofErr w:type="spellStart"/>
      <w:r w:rsidRPr="00B51FA5">
        <w:rPr>
          <w:rFonts w:ascii="Times New Roman"/>
          <w:sz w:val="23"/>
          <w:szCs w:val="23"/>
          <w:u w:val="single"/>
        </w:rPr>
        <w:t>거래종결</w:t>
      </w:r>
      <w:proofErr w:type="spellEnd"/>
      <w:r w:rsidRPr="000575B1">
        <w:rPr>
          <w:rFonts w:ascii="Times New Roman"/>
          <w:sz w:val="23"/>
          <w:szCs w:val="23"/>
        </w:rPr>
        <w:t>”)</w:t>
      </w:r>
      <w:r w:rsidRPr="000575B1">
        <w:rPr>
          <w:rFonts w:ascii="Times New Roman"/>
          <w:sz w:val="23"/>
          <w:szCs w:val="23"/>
        </w:rPr>
        <w:t>은</w:t>
      </w:r>
      <w:r w:rsidRPr="00A66D8C">
        <w:rPr>
          <w:rFonts w:ascii="Times New Roman"/>
          <w:sz w:val="23"/>
          <w:szCs w:val="23"/>
        </w:rPr>
        <w:t xml:space="preserve"> </w:t>
      </w:r>
      <w:r w:rsidRPr="00522B89">
        <w:rPr>
          <w:rFonts w:ascii="Times New Roman"/>
          <w:sz w:val="23"/>
          <w:szCs w:val="23"/>
        </w:rPr>
        <w:t>제</w:t>
      </w:r>
      <w:r w:rsidR="002503D2" w:rsidRPr="00B51FA5">
        <w:rPr>
          <w:rFonts w:ascii="Times New Roman"/>
          <w:sz w:val="23"/>
          <w:szCs w:val="23"/>
        </w:rPr>
        <w:t>8</w:t>
      </w:r>
      <w:r w:rsidRPr="00B51FA5">
        <w:rPr>
          <w:rFonts w:ascii="Times New Roman"/>
          <w:sz w:val="23"/>
          <w:szCs w:val="23"/>
        </w:rPr>
        <w:t>.1</w:t>
      </w:r>
      <w:r w:rsidRPr="00B51FA5">
        <w:rPr>
          <w:rFonts w:ascii="Times New Roman" w:hint="eastAsia"/>
          <w:sz w:val="23"/>
          <w:szCs w:val="23"/>
        </w:rPr>
        <w:t>조</w:t>
      </w:r>
      <w:r w:rsidRPr="00B51FA5">
        <w:rPr>
          <w:rFonts w:ascii="Times New Roman"/>
          <w:sz w:val="23"/>
          <w:szCs w:val="23"/>
        </w:rPr>
        <w:t xml:space="preserve"> </w:t>
      </w:r>
      <w:r w:rsidRPr="00B51FA5">
        <w:rPr>
          <w:rFonts w:ascii="Times New Roman" w:hint="eastAsia"/>
          <w:sz w:val="23"/>
          <w:szCs w:val="23"/>
        </w:rPr>
        <w:t>및</w:t>
      </w:r>
      <w:r w:rsidRPr="00B51FA5">
        <w:rPr>
          <w:rFonts w:ascii="Times New Roman"/>
          <w:sz w:val="23"/>
          <w:szCs w:val="23"/>
        </w:rPr>
        <w:t xml:space="preserve"> </w:t>
      </w:r>
      <w:r w:rsidRPr="00B51FA5">
        <w:rPr>
          <w:rFonts w:ascii="Times New Roman" w:hint="eastAsia"/>
          <w:sz w:val="23"/>
          <w:szCs w:val="23"/>
        </w:rPr>
        <w:t>제</w:t>
      </w:r>
      <w:r w:rsidR="002503D2" w:rsidRPr="00B51FA5">
        <w:rPr>
          <w:rFonts w:ascii="Times New Roman"/>
          <w:sz w:val="23"/>
          <w:szCs w:val="23"/>
        </w:rPr>
        <w:t>8</w:t>
      </w:r>
      <w:r w:rsidRPr="00B51FA5">
        <w:rPr>
          <w:rFonts w:ascii="Times New Roman"/>
          <w:sz w:val="23"/>
          <w:szCs w:val="23"/>
        </w:rPr>
        <w:t>.2</w:t>
      </w:r>
      <w:r w:rsidRPr="00B51FA5">
        <w:rPr>
          <w:rFonts w:ascii="Times New Roman"/>
          <w:sz w:val="23"/>
          <w:szCs w:val="23"/>
        </w:rPr>
        <w:t>조</w:t>
      </w:r>
      <w:r w:rsidRPr="00B51FA5">
        <w:rPr>
          <w:rFonts w:ascii="Times New Roman" w:hint="eastAsia"/>
          <w:sz w:val="23"/>
          <w:szCs w:val="23"/>
        </w:rPr>
        <w:t>에</w:t>
      </w:r>
      <w:r w:rsidRPr="00B51FA5">
        <w:rPr>
          <w:rFonts w:ascii="Times New Roman"/>
          <w:sz w:val="23"/>
          <w:szCs w:val="23"/>
        </w:rPr>
        <w:t xml:space="preserve"> </w:t>
      </w:r>
      <w:r w:rsidRPr="00B51FA5">
        <w:rPr>
          <w:rFonts w:ascii="Times New Roman"/>
          <w:sz w:val="23"/>
          <w:szCs w:val="23"/>
        </w:rPr>
        <w:t>명시된</w:t>
      </w:r>
      <w:r w:rsidRPr="00B51FA5">
        <w:rPr>
          <w:rFonts w:ascii="Times New Roman"/>
          <w:sz w:val="23"/>
          <w:szCs w:val="23"/>
        </w:rPr>
        <w:t xml:space="preserve"> </w:t>
      </w:r>
      <w:r w:rsidRPr="00B51FA5">
        <w:rPr>
          <w:rFonts w:ascii="Times New Roman"/>
          <w:sz w:val="23"/>
          <w:szCs w:val="23"/>
        </w:rPr>
        <w:t>선행조건이</w:t>
      </w:r>
      <w:r w:rsidRPr="00B51FA5">
        <w:rPr>
          <w:rFonts w:ascii="Times New Roman"/>
          <w:sz w:val="23"/>
          <w:szCs w:val="23"/>
        </w:rPr>
        <w:t xml:space="preserve"> </w:t>
      </w:r>
      <w:r w:rsidRPr="00B51FA5">
        <w:rPr>
          <w:rFonts w:ascii="Times New Roman"/>
          <w:sz w:val="23"/>
          <w:szCs w:val="23"/>
        </w:rPr>
        <w:t>모두</w:t>
      </w:r>
      <w:r w:rsidRPr="00B51FA5">
        <w:rPr>
          <w:rFonts w:ascii="Times New Roman"/>
          <w:sz w:val="23"/>
          <w:szCs w:val="23"/>
        </w:rPr>
        <w:t xml:space="preserve"> </w:t>
      </w:r>
      <w:r w:rsidRPr="00B51FA5">
        <w:rPr>
          <w:rFonts w:ascii="Times New Roman"/>
          <w:sz w:val="23"/>
          <w:szCs w:val="23"/>
        </w:rPr>
        <w:t>충족</w:t>
      </w:r>
      <w:r w:rsidRPr="00B51FA5">
        <w:rPr>
          <w:rFonts w:ascii="Times New Roman"/>
          <w:sz w:val="23"/>
          <w:szCs w:val="23"/>
        </w:rPr>
        <w:t>(</w:t>
      </w:r>
      <w:r w:rsidRPr="00B51FA5">
        <w:rPr>
          <w:rFonts w:ascii="Times New Roman"/>
          <w:sz w:val="23"/>
          <w:szCs w:val="23"/>
        </w:rPr>
        <w:t>권한</w:t>
      </w:r>
      <w:r w:rsidRPr="00B51FA5">
        <w:rPr>
          <w:rFonts w:ascii="Times New Roman" w:hint="eastAsia"/>
          <w:sz w:val="23"/>
          <w:szCs w:val="23"/>
        </w:rPr>
        <w:t xml:space="preserve"> </w:t>
      </w:r>
      <w:r w:rsidRPr="00B51FA5">
        <w:rPr>
          <w:rFonts w:ascii="Times New Roman"/>
          <w:sz w:val="23"/>
          <w:szCs w:val="23"/>
        </w:rPr>
        <w:t>있는</w:t>
      </w:r>
      <w:r w:rsidRPr="00B51FA5">
        <w:rPr>
          <w:rFonts w:ascii="Times New Roman"/>
          <w:sz w:val="23"/>
          <w:szCs w:val="23"/>
        </w:rPr>
        <w:t xml:space="preserve"> </w:t>
      </w:r>
      <w:r w:rsidRPr="00B51FA5">
        <w:rPr>
          <w:rFonts w:ascii="Times New Roman"/>
          <w:sz w:val="23"/>
          <w:szCs w:val="23"/>
        </w:rPr>
        <w:t>당사자에</w:t>
      </w:r>
      <w:r w:rsidRPr="00B51FA5">
        <w:rPr>
          <w:rFonts w:ascii="Times New Roman"/>
          <w:sz w:val="23"/>
          <w:szCs w:val="23"/>
        </w:rPr>
        <w:t xml:space="preserve"> </w:t>
      </w:r>
      <w:r w:rsidRPr="00B51FA5">
        <w:rPr>
          <w:rFonts w:ascii="Times New Roman"/>
          <w:sz w:val="23"/>
          <w:szCs w:val="23"/>
        </w:rPr>
        <w:t>의하여</w:t>
      </w:r>
      <w:r w:rsidRPr="00B51FA5">
        <w:rPr>
          <w:rFonts w:ascii="Times New Roman"/>
          <w:sz w:val="23"/>
          <w:szCs w:val="23"/>
        </w:rPr>
        <w:t xml:space="preserve"> </w:t>
      </w:r>
      <w:r w:rsidRPr="00B51FA5">
        <w:rPr>
          <w:rFonts w:ascii="Times New Roman"/>
          <w:sz w:val="23"/>
          <w:szCs w:val="23"/>
        </w:rPr>
        <w:t>서면으로</w:t>
      </w:r>
      <w:r w:rsidRPr="00B51FA5">
        <w:rPr>
          <w:rFonts w:ascii="Times New Roman"/>
          <w:sz w:val="23"/>
          <w:szCs w:val="23"/>
        </w:rPr>
        <w:t xml:space="preserve"> </w:t>
      </w:r>
      <w:r w:rsidRPr="00B51FA5">
        <w:rPr>
          <w:rFonts w:ascii="Times New Roman"/>
          <w:sz w:val="23"/>
          <w:szCs w:val="23"/>
        </w:rPr>
        <w:t>포기되는</w:t>
      </w:r>
      <w:r w:rsidRPr="00B51FA5">
        <w:rPr>
          <w:rFonts w:ascii="Times New Roman"/>
          <w:sz w:val="23"/>
          <w:szCs w:val="23"/>
        </w:rPr>
        <w:t xml:space="preserve"> </w:t>
      </w:r>
      <w:r w:rsidRPr="00B51FA5">
        <w:rPr>
          <w:rFonts w:ascii="Times New Roman"/>
          <w:sz w:val="23"/>
          <w:szCs w:val="23"/>
        </w:rPr>
        <w:t>경우를</w:t>
      </w:r>
      <w:r w:rsidRPr="00B51FA5">
        <w:rPr>
          <w:rFonts w:ascii="Times New Roman"/>
          <w:sz w:val="23"/>
          <w:szCs w:val="23"/>
        </w:rPr>
        <w:t xml:space="preserve"> </w:t>
      </w:r>
      <w:r w:rsidRPr="00B51FA5">
        <w:rPr>
          <w:rFonts w:ascii="Times New Roman"/>
          <w:sz w:val="23"/>
          <w:szCs w:val="23"/>
        </w:rPr>
        <w:t>포함</w:t>
      </w:r>
      <w:r w:rsidRPr="00B51FA5">
        <w:rPr>
          <w:rFonts w:ascii="Times New Roman" w:hint="eastAsia"/>
          <w:sz w:val="23"/>
          <w:szCs w:val="23"/>
        </w:rPr>
        <w:t>함</w:t>
      </w:r>
      <w:r w:rsidRPr="00B51FA5">
        <w:rPr>
          <w:rFonts w:ascii="Times New Roman"/>
          <w:sz w:val="23"/>
          <w:szCs w:val="23"/>
        </w:rPr>
        <w:t>)</w:t>
      </w:r>
      <w:r w:rsidRPr="00B51FA5">
        <w:rPr>
          <w:rFonts w:ascii="Times New Roman" w:hint="eastAsia"/>
          <w:sz w:val="23"/>
          <w:szCs w:val="23"/>
        </w:rPr>
        <w:t>되는</w:t>
      </w:r>
      <w:r w:rsidRPr="00B51FA5">
        <w:rPr>
          <w:rFonts w:ascii="Times New Roman" w:hint="eastAsia"/>
          <w:sz w:val="23"/>
          <w:szCs w:val="23"/>
        </w:rPr>
        <w:t xml:space="preserve"> </w:t>
      </w:r>
      <w:r w:rsidRPr="00B51FA5">
        <w:rPr>
          <w:rFonts w:ascii="Times New Roman" w:hint="eastAsia"/>
          <w:sz w:val="23"/>
          <w:szCs w:val="23"/>
        </w:rPr>
        <w:t>것을</w:t>
      </w:r>
      <w:r w:rsidRPr="00B51FA5">
        <w:rPr>
          <w:rFonts w:ascii="Times New Roman" w:hint="eastAsia"/>
          <w:sz w:val="23"/>
          <w:szCs w:val="23"/>
        </w:rPr>
        <w:t xml:space="preserve"> </w:t>
      </w:r>
      <w:r w:rsidRPr="00B51FA5">
        <w:rPr>
          <w:rFonts w:ascii="Times New Roman" w:hint="eastAsia"/>
          <w:sz w:val="23"/>
          <w:szCs w:val="23"/>
        </w:rPr>
        <w:t>전제로</w:t>
      </w:r>
      <w:r w:rsidRPr="00B51FA5">
        <w:rPr>
          <w:rFonts w:ascii="Times New Roman" w:hint="eastAsia"/>
          <w:sz w:val="23"/>
          <w:szCs w:val="23"/>
        </w:rPr>
        <w:t xml:space="preserve"> </w:t>
      </w:r>
      <w:r w:rsidR="002503D2" w:rsidRPr="00B51FA5">
        <w:rPr>
          <w:rFonts w:ascii="Times New Roman" w:hint="eastAsia"/>
          <w:sz w:val="23"/>
          <w:szCs w:val="23"/>
        </w:rPr>
        <w:t>202</w:t>
      </w:r>
      <w:r w:rsidR="002503D2" w:rsidRPr="00B51FA5">
        <w:rPr>
          <w:rFonts w:ascii="Times New Roman"/>
          <w:sz w:val="23"/>
          <w:szCs w:val="23"/>
        </w:rPr>
        <w:t>2</w:t>
      </w:r>
      <w:r w:rsidRPr="00B51FA5">
        <w:rPr>
          <w:rFonts w:ascii="Times New Roman" w:hint="eastAsia"/>
          <w:sz w:val="23"/>
          <w:szCs w:val="23"/>
        </w:rPr>
        <w:t>년</w:t>
      </w:r>
      <w:r w:rsidRPr="00B51FA5">
        <w:rPr>
          <w:rFonts w:ascii="Times New Roman" w:hint="eastAsia"/>
          <w:sz w:val="23"/>
          <w:szCs w:val="23"/>
        </w:rPr>
        <w:t xml:space="preserve"> </w:t>
      </w:r>
      <w:r w:rsidR="000808BB">
        <w:rPr>
          <w:rFonts w:ascii="Times New Roman"/>
          <w:sz w:val="23"/>
          <w:szCs w:val="23"/>
          <w:highlight w:val="yellow"/>
        </w:rPr>
        <w:t>11</w:t>
      </w:r>
      <w:r w:rsidRPr="008F029D">
        <w:rPr>
          <w:rFonts w:ascii="Times New Roman" w:hint="eastAsia"/>
          <w:sz w:val="23"/>
          <w:szCs w:val="23"/>
          <w:highlight w:val="yellow"/>
        </w:rPr>
        <w:t>월</w:t>
      </w:r>
      <w:r w:rsidRPr="008F029D">
        <w:rPr>
          <w:rFonts w:ascii="Times New Roman"/>
          <w:sz w:val="23"/>
          <w:szCs w:val="23"/>
          <w:highlight w:val="yellow"/>
        </w:rPr>
        <w:t xml:space="preserve"> </w:t>
      </w:r>
      <w:ins w:id="6" w:author="hanwha" w:date="2022-07-28T09:35:00Z">
        <w:r w:rsidR="00906145">
          <w:rPr>
            <w:rFonts w:ascii="Times New Roman"/>
            <w:sz w:val="23"/>
            <w:szCs w:val="23"/>
            <w:highlight w:val="yellow"/>
          </w:rPr>
          <w:t>30</w:t>
        </w:r>
      </w:ins>
      <w:del w:id="7" w:author="hanwha" w:date="2022-07-28T09:35:00Z">
        <w:r w:rsidR="002503D2" w:rsidRPr="008F029D" w:rsidDel="00906145">
          <w:rPr>
            <w:rFonts w:ascii="Times New Roman"/>
            <w:sz w:val="23"/>
            <w:szCs w:val="23"/>
            <w:highlight w:val="yellow"/>
          </w:rPr>
          <w:delText>[*]</w:delText>
        </w:r>
      </w:del>
      <w:r w:rsidRPr="008F029D">
        <w:rPr>
          <w:rFonts w:ascii="Times New Roman" w:hint="eastAsia"/>
          <w:sz w:val="23"/>
          <w:szCs w:val="23"/>
          <w:highlight w:val="yellow"/>
        </w:rPr>
        <w:t>일</w:t>
      </w:r>
      <w:r w:rsidRPr="008F029D">
        <w:rPr>
          <w:rFonts w:ascii="Times New Roman"/>
          <w:sz w:val="23"/>
          <w:szCs w:val="23"/>
          <w:highlight w:val="yellow"/>
        </w:rPr>
        <w:t xml:space="preserve"> </w:t>
      </w:r>
      <w:ins w:id="8" w:author="hanwha" w:date="2022-07-28T09:35:00Z">
        <w:r w:rsidR="00906145">
          <w:rPr>
            <w:rFonts w:ascii="Times New Roman"/>
            <w:sz w:val="23"/>
            <w:szCs w:val="23"/>
            <w:highlight w:val="yellow"/>
          </w:rPr>
          <w:t>10</w:t>
        </w:r>
      </w:ins>
      <w:del w:id="9" w:author="hanwha" w:date="2022-07-28T09:35:00Z">
        <w:r w:rsidR="002503D2" w:rsidRPr="008F029D" w:rsidDel="00906145">
          <w:rPr>
            <w:rFonts w:ascii="Times New Roman"/>
            <w:sz w:val="23"/>
            <w:szCs w:val="23"/>
            <w:highlight w:val="yellow"/>
          </w:rPr>
          <w:delText>[*]</w:delText>
        </w:r>
      </w:del>
      <w:r w:rsidRPr="00B51FA5">
        <w:rPr>
          <w:rFonts w:ascii="Times New Roman" w:hint="eastAsia"/>
          <w:sz w:val="23"/>
          <w:szCs w:val="23"/>
        </w:rPr>
        <w:t>시</w:t>
      </w:r>
      <w:r w:rsidRPr="00B51FA5">
        <w:rPr>
          <w:rFonts w:ascii="Times New Roman" w:hint="eastAsia"/>
          <w:sz w:val="23"/>
          <w:szCs w:val="23"/>
        </w:rPr>
        <w:t>(</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당사자들이</w:t>
      </w:r>
      <w:r w:rsidRPr="00B51FA5">
        <w:rPr>
          <w:rFonts w:ascii="Times New Roman" w:hint="eastAsia"/>
          <w:sz w:val="23"/>
          <w:szCs w:val="23"/>
        </w:rPr>
        <w:t xml:space="preserve"> </w:t>
      </w:r>
      <w:r w:rsidRPr="00B51FA5">
        <w:rPr>
          <w:rFonts w:ascii="Times New Roman" w:hint="eastAsia"/>
          <w:sz w:val="23"/>
          <w:szCs w:val="23"/>
        </w:rPr>
        <w:t>별도로</w:t>
      </w:r>
      <w:r w:rsidRPr="00B51FA5">
        <w:rPr>
          <w:rFonts w:ascii="Times New Roman" w:hint="eastAsia"/>
          <w:sz w:val="23"/>
          <w:szCs w:val="23"/>
        </w:rPr>
        <w:t xml:space="preserve"> </w:t>
      </w:r>
      <w:r w:rsidRPr="00B51FA5">
        <w:rPr>
          <w:rFonts w:ascii="Times New Roman" w:hint="eastAsia"/>
          <w:sz w:val="23"/>
          <w:szCs w:val="23"/>
        </w:rPr>
        <w:t>서면으로</w:t>
      </w:r>
      <w:r w:rsidRPr="00B51FA5">
        <w:rPr>
          <w:rFonts w:ascii="Times New Roman" w:hint="eastAsia"/>
          <w:sz w:val="23"/>
          <w:szCs w:val="23"/>
        </w:rPr>
        <w:t xml:space="preserve"> </w:t>
      </w:r>
      <w:r w:rsidRPr="00B51FA5">
        <w:rPr>
          <w:rFonts w:ascii="Times New Roman" w:hint="eastAsia"/>
          <w:sz w:val="23"/>
          <w:szCs w:val="23"/>
        </w:rPr>
        <w:t>합의한</w:t>
      </w:r>
      <w:r w:rsidRPr="00B51FA5">
        <w:rPr>
          <w:rFonts w:ascii="Times New Roman" w:hint="eastAsia"/>
          <w:sz w:val="23"/>
          <w:szCs w:val="23"/>
        </w:rPr>
        <w:t xml:space="preserve"> </w:t>
      </w:r>
      <w:r w:rsidRPr="00B51FA5">
        <w:rPr>
          <w:rFonts w:ascii="Times New Roman" w:hint="eastAsia"/>
          <w:sz w:val="23"/>
          <w:szCs w:val="23"/>
        </w:rPr>
        <w:t>다른</w:t>
      </w:r>
      <w:r w:rsidRPr="00B51FA5">
        <w:rPr>
          <w:rFonts w:ascii="Times New Roman" w:hint="eastAsia"/>
          <w:sz w:val="23"/>
          <w:szCs w:val="23"/>
        </w:rPr>
        <w:t xml:space="preserve"> </w:t>
      </w:r>
      <w:r w:rsidRPr="00B51FA5">
        <w:rPr>
          <w:rFonts w:ascii="Times New Roman" w:hint="eastAsia"/>
          <w:sz w:val="23"/>
          <w:szCs w:val="23"/>
        </w:rPr>
        <w:t>일시</w:t>
      </w:r>
      <w:r w:rsidRPr="00B51FA5">
        <w:rPr>
          <w:rFonts w:ascii="Times New Roman" w:hint="eastAsia"/>
          <w:sz w:val="23"/>
          <w:szCs w:val="23"/>
        </w:rPr>
        <w:t>)</w:t>
      </w:r>
      <w:r w:rsidRPr="00B51FA5">
        <w:rPr>
          <w:rFonts w:ascii="Times New Roman" w:hint="eastAsia"/>
          <w:sz w:val="23"/>
          <w:szCs w:val="23"/>
        </w:rPr>
        <w:t>에</w:t>
      </w:r>
      <w:r w:rsidRPr="00B51FA5">
        <w:rPr>
          <w:rFonts w:ascii="Times New Roman" w:hint="eastAsia"/>
          <w:sz w:val="23"/>
          <w:szCs w:val="23"/>
        </w:rPr>
        <w:t xml:space="preserve"> </w:t>
      </w:r>
      <w:r w:rsidRPr="00B51FA5">
        <w:rPr>
          <w:rFonts w:ascii="Times New Roman" w:hint="eastAsia"/>
          <w:sz w:val="23"/>
          <w:szCs w:val="23"/>
        </w:rPr>
        <w:t>매도인</w:t>
      </w:r>
      <w:r w:rsidRPr="00B51FA5">
        <w:rPr>
          <w:rFonts w:ascii="Times New Roman" w:hint="eastAsia"/>
          <w:sz w:val="23"/>
          <w:szCs w:val="23"/>
        </w:rPr>
        <w:t xml:space="preserve"> </w:t>
      </w:r>
      <w:r w:rsidRPr="00B51FA5">
        <w:rPr>
          <w:rFonts w:ascii="Times New Roman" w:hint="eastAsia"/>
          <w:sz w:val="23"/>
          <w:szCs w:val="23"/>
        </w:rPr>
        <w:t>본사</w:t>
      </w:r>
      <w:r w:rsidRPr="00B51FA5">
        <w:rPr>
          <w:rFonts w:ascii="Times New Roman" w:hint="eastAsia"/>
          <w:sz w:val="23"/>
          <w:szCs w:val="23"/>
        </w:rPr>
        <w:t xml:space="preserve"> </w:t>
      </w:r>
      <w:r w:rsidRPr="00B51FA5">
        <w:rPr>
          <w:rFonts w:ascii="Times New Roman" w:hint="eastAsia"/>
          <w:sz w:val="23"/>
          <w:szCs w:val="23"/>
        </w:rPr>
        <w:t>사무실</w:t>
      </w:r>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당사자들이</w:t>
      </w:r>
      <w:r w:rsidRPr="00B51FA5">
        <w:rPr>
          <w:rFonts w:ascii="Times New Roman" w:hint="eastAsia"/>
          <w:sz w:val="23"/>
          <w:szCs w:val="23"/>
        </w:rPr>
        <w:t xml:space="preserve"> </w:t>
      </w:r>
      <w:r w:rsidRPr="00B51FA5">
        <w:rPr>
          <w:rFonts w:ascii="Times New Roman" w:hint="eastAsia"/>
          <w:sz w:val="23"/>
          <w:szCs w:val="23"/>
        </w:rPr>
        <w:t>별도로</w:t>
      </w:r>
      <w:r w:rsidRPr="00B51FA5">
        <w:rPr>
          <w:rFonts w:ascii="Times New Roman" w:hint="eastAsia"/>
          <w:sz w:val="23"/>
          <w:szCs w:val="23"/>
        </w:rPr>
        <w:t xml:space="preserve"> </w:t>
      </w:r>
      <w:r w:rsidRPr="00B51FA5">
        <w:rPr>
          <w:rFonts w:ascii="Times New Roman" w:hint="eastAsia"/>
          <w:sz w:val="23"/>
          <w:szCs w:val="23"/>
        </w:rPr>
        <w:t>합의하는</w:t>
      </w:r>
      <w:r w:rsidRPr="00B51FA5">
        <w:rPr>
          <w:rFonts w:ascii="Times New Roman" w:hint="eastAsia"/>
          <w:sz w:val="23"/>
          <w:szCs w:val="23"/>
        </w:rPr>
        <w:t xml:space="preserve"> </w:t>
      </w:r>
      <w:r w:rsidRPr="00B51FA5">
        <w:rPr>
          <w:rFonts w:ascii="Times New Roman" w:hint="eastAsia"/>
          <w:sz w:val="23"/>
          <w:szCs w:val="23"/>
        </w:rPr>
        <w:t>장소에서</w:t>
      </w:r>
      <w:r w:rsidRPr="00B51FA5">
        <w:rPr>
          <w:rFonts w:ascii="Times New Roman" w:hint="eastAsia"/>
          <w:sz w:val="23"/>
          <w:szCs w:val="23"/>
        </w:rPr>
        <w:t xml:space="preserve"> </w:t>
      </w:r>
      <w:r w:rsidRPr="00B51FA5">
        <w:rPr>
          <w:rFonts w:ascii="Times New Roman" w:hint="eastAsia"/>
          <w:sz w:val="23"/>
          <w:szCs w:val="23"/>
        </w:rPr>
        <w:t>하기로</w:t>
      </w:r>
      <w:r w:rsidRPr="00B51FA5">
        <w:rPr>
          <w:rFonts w:ascii="Times New Roman" w:hint="eastAsia"/>
          <w:sz w:val="23"/>
          <w:szCs w:val="23"/>
        </w:rPr>
        <w:t xml:space="preserve"> </w:t>
      </w:r>
      <w:r w:rsidRPr="00B51FA5">
        <w:rPr>
          <w:rFonts w:ascii="Times New Roman" w:hint="eastAsia"/>
          <w:sz w:val="23"/>
          <w:szCs w:val="23"/>
        </w:rPr>
        <w:t>한다</w:t>
      </w:r>
      <w:r w:rsidRPr="00B51FA5">
        <w:rPr>
          <w:rFonts w:ascii="Times New Roman" w:hint="eastAsia"/>
          <w:sz w:val="23"/>
          <w:szCs w:val="23"/>
        </w:rPr>
        <w:t>.</w:t>
      </w:r>
      <w:r w:rsidRPr="00B51FA5">
        <w:rPr>
          <w:rFonts w:ascii="Times New Roman"/>
          <w:sz w:val="23"/>
          <w:szCs w:val="23"/>
        </w:rPr>
        <w:t xml:space="preserve"> </w:t>
      </w:r>
      <w:r w:rsidRPr="00B51FA5">
        <w:rPr>
          <w:rFonts w:ascii="Times New Roman"/>
          <w:sz w:val="23"/>
          <w:szCs w:val="23"/>
        </w:rPr>
        <w:t>이하</w:t>
      </w:r>
      <w:r w:rsidRPr="00B51FA5">
        <w:rPr>
          <w:rFonts w:ascii="Times New Roman"/>
          <w:sz w:val="23"/>
          <w:szCs w:val="23"/>
        </w:rPr>
        <w:t xml:space="preserve"> </w:t>
      </w:r>
      <w:proofErr w:type="spellStart"/>
      <w:r w:rsidRPr="00B51FA5">
        <w:rPr>
          <w:rFonts w:ascii="Times New Roman"/>
          <w:sz w:val="23"/>
          <w:szCs w:val="23"/>
        </w:rPr>
        <w:t>거래종결이</w:t>
      </w:r>
      <w:proofErr w:type="spellEnd"/>
      <w:r w:rsidRPr="00B51FA5">
        <w:rPr>
          <w:rFonts w:ascii="Times New Roman"/>
          <w:sz w:val="23"/>
          <w:szCs w:val="23"/>
        </w:rPr>
        <w:t xml:space="preserve"> </w:t>
      </w:r>
      <w:r w:rsidRPr="00B51FA5">
        <w:rPr>
          <w:rFonts w:ascii="Times New Roman"/>
          <w:sz w:val="23"/>
          <w:szCs w:val="23"/>
        </w:rPr>
        <w:t>이루어지는</w:t>
      </w:r>
      <w:r w:rsidRPr="00B51FA5">
        <w:rPr>
          <w:rFonts w:ascii="Times New Roman"/>
          <w:sz w:val="23"/>
          <w:szCs w:val="23"/>
        </w:rPr>
        <w:t xml:space="preserve"> </w:t>
      </w:r>
      <w:r w:rsidRPr="00B51FA5">
        <w:rPr>
          <w:rFonts w:ascii="Times New Roman"/>
          <w:sz w:val="23"/>
          <w:szCs w:val="23"/>
        </w:rPr>
        <w:t>날을</w:t>
      </w:r>
      <w:r w:rsidRPr="00B51FA5">
        <w:rPr>
          <w:rFonts w:ascii="Times New Roman"/>
          <w:sz w:val="23"/>
          <w:szCs w:val="23"/>
        </w:rPr>
        <w:t xml:space="preserve"> “</w:t>
      </w:r>
      <w:proofErr w:type="spellStart"/>
      <w:r w:rsidRPr="00B51FA5">
        <w:rPr>
          <w:rFonts w:ascii="Times New Roman"/>
          <w:sz w:val="23"/>
          <w:szCs w:val="23"/>
          <w:u w:val="single"/>
        </w:rPr>
        <w:t>거래종결일</w:t>
      </w:r>
      <w:proofErr w:type="spellEnd"/>
      <w:r w:rsidRPr="000575B1">
        <w:rPr>
          <w:rFonts w:ascii="Times New Roman"/>
          <w:sz w:val="23"/>
          <w:szCs w:val="23"/>
        </w:rPr>
        <w:t>”</w:t>
      </w:r>
      <w:r w:rsidRPr="000575B1">
        <w:rPr>
          <w:rFonts w:ascii="Times New Roman"/>
          <w:sz w:val="23"/>
          <w:szCs w:val="23"/>
        </w:rPr>
        <w:t>이라</w:t>
      </w:r>
      <w:r w:rsidRPr="00A66D8C">
        <w:rPr>
          <w:rFonts w:ascii="Times New Roman"/>
          <w:sz w:val="23"/>
          <w:szCs w:val="23"/>
        </w:rPr>
        <w:t xml:space="preserve"> </w:t>
      </w:r>
      <w:r w:rsidRPr="00522B89">
        <w:rPr>
          <w:rFonts w:ascii="Times New Roman" w:hint="eastAsia"/>
          <w:sz w:val="23"/>
          <w:szCs w:val="23"/>
        </w:rPr>
        <w:t>한다</w:t>
      </w:r>
      <w:r w:rsidRPr="00522B89">
        <w:rPr>
          <w:rFonts w:ascii="Times New Roman"/>
          <w:sz w:val="23"/>
          <w:szCs w:val="23"/>
        </w:rPr>
        <w:t xml:space="preserve">. </w:t>
      </w:r>
    </w:p>
    <w:p w14:paraId="28452170" w14:textId="77777777" w:rsidR="00786425" w:rsidRPr="00B51FA5" w:rsidRDefault="00786425" w:rsidP="00786425">
      <w:pPr>
        <w:numPr>
          <w:ilvl w:val="1"/>
          <w:numId w:val="50"/>
        </w:numPr>
        <w:snapToGrid w:val="0"/>
        <w:spacing w:before="180" w:after="180" w:line="360" w:lineRule="atLeast"/>
        <w:rPr>
          <w:rFonts w:ascii="Times New Roman"/>
          <w:sz w:val="23"/>
          <w:szCs w:val="23"/>
        </w:rPr>
      </w:pPr>
      <w:r w:rsidRPr="00B51FA5">
        <w:rPr>
          <w:rFonts w:ascii="Times New Roman"/>
          <w:sz w:val="23"/>
          <w:szCs w:val="23"/>
          <w:u w:val="single"/>
        </w:rPr>
        <w:t>거래종결시의</w:t>
      </w:r>
      <w:r w:rsidRPr="00B51FA5">
        <w:rPr>
          <w:rFonts w:ascii="Times New Roman"/>
          <w:sz w:val="23"/>
          <w:szCs w:val="23"/>
          <w:u w:val="single"/>
        </w:rPr>
        <w:t xml:space="preserve"> </w:t>
      </w:r>
      <w:r w:rsidRPr="00B51FA5">
        <w:rPr>
          <w:rFonts w:ascii="Times New Roman"/>
          <w:sz w:val="23"/>
          <w:szCs w:val="23"/>
          <w:u w:val="single"/>
        </w:rPr>
        <w:t>이행사항</w:t>
      </w:r>
      <w:r w:rsidRPr="00B51FA5">
        <w:rPr>
          <w:rFonts w:ascii="Times New Roman"/>
          <w:sz w:val="23"/>
          <w:szCs w:val="23"/>
        </w:rPr>
        <w:t xml:space="preserve">.  </w:t>
      </w:r>
      <w:r w:rsidRPr="00B51FA5">
        <w:rPr>
          <w:rFonts w:ascii="Times New Roman"/>
          <w:sz w:val="23"/>
          <w:szCs w:val="23"/>
        </w:rPr>
        <w:t>거래종결시에</w:t>
      </w:r>
      <w:r w:rsidRPr="00B51FA5">
        <w:rPr>
          <w:rFonts w:ascii="Times New Roman"/>
          <w:sz w:val="23"/>
          <w:szCs w:val="23"/>
        </w:rPr>
        <w:t>,</w:t>
      </w:r>
    </w:p>
    <w:p w14:paraId="7F20A0DF" w14:textId="0D7D89F7" w:rsidR="00786425" w:rsidRPr="00883718" w:rsidRDefault="00786425" w:rsidP="00786425">
      <w:pPr>
        <w:numPr>
          <w:ilvl w:val="0"/>
          <w:numId w:val="49"/>
        </w:numPr>
        <w:snapToGrid w:val="0"/>
        <w:spacing w:before="180" w:after="180" w:line="360" w:lineRule="atLeast"/>
        <w:rPr>
          <w:rFonts w:ascii="Times New Roman"/>
          <w:color w:val="000000"/>
          <w:sz w:val="23"/>
          <w:szCs w:val="23"/>
        </w:rPr>
      </w:pPr>
      <w:r w:rsidRPr="00B51FA5">
        <w:rPr>
          <w:rFonts w:ascii="Times New Roman"/>
          <w:sz w:val="23"/>
          <w:szCs w:val="23"/>
        </w:rPr>
        <w:t>매수인은</w:t>
      </w:r>
      <w:r w:rsidRPr="00B51FA5">
        <w:rPr>
          <w:rFonts w:ascii="Times New Roman"/>
          <w:sz w:val="23"/>
          <w:szCs w:val="23"/>
        </w:rPr>
        <w:t xml:space="preserve"> </w:t>
      </w:r>
      <w:r w:rsidRPr="00B811B0">
        <w:rPr>
          <w:rFonts w:ascii="Times New Roman" w:hint="eastAsia"/>
          <w:color w:val="000000"/>
          <w:sz w:val="23"/>
          <w:szCs w:val="23"/>
        </w:rPr>
        <w:t>매도인이</w:t>
      </w:r>
      <w:r w:rsidRPr="00B51FA5">
        <w:rPr>
          <w:rFonts w:ascii="Times New Roman"/>
          <w:color w:val="000000"/>
          <w:sz w:val="23"/>
          <w:szCs w:val="23"/>
        </w:rPr>
        <w:t xml:space="preserve"> </w:t>
      </w:r>
      <w:proofErr w:type="spellStart"/>
      <w:r w:rsidRPr="00B51FA5">
        <w:rPr>
          <w:rFonts w:ascii="Times New Roman"/>
          <w:color w:val="000000"/>
          <w:sz w:val="23"/>
          <w:szCs w:val="23"/>
        </w:rPr>
        <w:t>거래종결일</w:t>
      </w:r>
      <w:proofErr w:type="spellEnd"/>
      <w:r w:rsidRPr="00B51FA5">
        <w:rPr>
          <w:rFonts w:ascii="Times New Roman"/>
          <w:color w:val="000000"/>
          <w:sz w:val="23"/>
          <w:szCs w:val="23"/>
        </w:rPr>
        <w:t xml:space="preserve"> </w:t>
      </w:r>
      <w:r w:rsidRPr="00883718">
        <w:rPr>
          <w:rFonts w:ascii="Times New Roman"/>
          <w:sz w:val="23"/>
          <w:szCs w:val="23"/>
        </w:rPr>
        <w:t>5</w:t>
      </w:r>
      <w:r w:rsidRPr="00883718">
        <w:rPr>
          <w:rFonts w:ascii="Times New Roman" w:hint="eastAsia"/>
          <w:sz w:val="23"/>
          <w:szCs w:val="23"/>
        </w:rPr>
        <w:t>영업일</w:t>
      </w:r>
      <w:r w:rsidRPr="00883718">
        <w:rPr>
          <w:rFonts w:ascii="Times New Roman" w:hint="eastAsia"/>
          <w:sz w:val="23"/>
          <w:szCs w:val="23"/>
        </w:rPr>
        <w:t xml:space="preserve"> </w:t>
      </w:r>
      <w:r w:rsidRPr="000575B1">
        <w:rPr>
          <w:rFonts w:ascii="Times New Roman"/>
          <w:color w:val="000000"/>
          <w:sz w:val="23"/>
          <w:szCs w:val="23"/>
        </w:rPr>
        <w:t>전에</w:t>
      </w:r>
      <w:r w:rsidRPr="000575B1">
        <w:rPr>
          <w:rFonts w:ascii="Times New Roman"/>
          <w:color w:val="000000"/>
          <w:sz w:val="23"/>
          <w:szCs w:val="23"/>
        </w:rPr>
        <w:t xml:space="preserve"> </w:t>
      </w:r>
      <w:r w:rsidRPr="00A66D8C">
        <w:rPr>
          <w:rFonts w:ascii="Times New Roman"/>
          <w:color w:val="000000"/>
          <w:sz w:val="23"/>
          <w:szCs w:val="23"/>
        </w:rPr>
        <w:t>서면으로</w:t>
      </w:r>
      <w:r w:rsidRPr="00522B89">
        <w:rPr>
          <w:rFonts w:ascii="Times New Roman"/>
          <w:color w:val="000000"/>
          <w:sz w:val="23"/>
          <w:szCs w:val="23"/>
        </w:rPr>
        <w:t xml:space="preserve"> </w:t>
      </w:r>
      <w:r w:rsidRPr="00522B89">
        <w:rPr>
          <w:rFonts w:ascii="Times New Roman"/>
          <w:sz w:val="23"/>
          <w:szCs w:val="23"/>
        </w:rPr>
        <w:t>지정한</w:t>
      </w:r>
      <w:r w:rsidRPr="00B51FA5">
        <w:rPr>
          <w:rFonts w:ascii="Times New Roman"/>
          <w:sz w:val="23"/>
          <w:szCs w:val="23"/>
        </w:rPr>
        <w:t xml:space="preserve"> </w:t>
      </w:r>
      <w:r w:rsidRPr="00B51FA5">
        <w:rPr>
          <w:rFonts w:ascii="Times New Roman"/>
          <w:sz w:val="23"/>
          <w:szCs w:val="23"/>
        </w:rPr>
        <w:t>은행계좌에</w:t>
      </w:r>
      <w:r w:rsidRPr="00B51FA5">
        <w:rPr>
          <w:rFonts w:ascii="Times New Roman"/>
          <w:sz w:val="23"/>
          <w:szCs w:val="23"/>
        </w:rPr>
        <w:t xml:space="preserve"> </w:t>
      </w:r>
      <w:r w:rsidRPr="00B51FA5">
        <w:rPr>
          <w:rFonts w:ascii="Times New Roman"/>
          <w:sz w:val="23"/>
          <w:szCs w:val="23"/>
        </w:rPr>
        <w:t>즉시</w:t>
      </w:r>
      <w:r w:rsidRPr="00B51FA5">
        <w:rPr>
          <w:rFonts w:ascii="Times New Roman"/>
          <w:sz w:val="23"/>
          <w:szCs w:val="23"/>
        </w:rPr>
        <w:t xml:space="preserve"> </w:t>
      </w:r>
      <w:r w:rsidRPr="00B51FA5">
        <w:rPr>
          <w:rFonts w:ascii="Times New Roman"/>
          <w:sz w:val="23"/>
          <w:szCs w:val="23"/>
        </w:rPr>
        <w:t>결제</w:t>
      </w:r>
      <w:r w:rsidRPr="00B51FA5">
        <w:rPr>
          <w:rFonts w:ascii="Times New Roman"/>
          <w:sz w:val="23"/>
          <w:szCs w:val="23"/>
        </w:rPr>
        <w:t xml:space="preserve"> </w:t>
      </w:r>
      <w:r w:rsidRPr="00B51FA5">
        <w:rPr>
          <w:rFonts w:ascii="Times New Roman"/>
          <w:sz w:val="23"/>
          <w:szCs w:val="23"/>
        </w:rPr>
        <w:t>가능한</w:t>
      </w:r>
      <w:r w:rsidRPr="00B51FA5">
        <w:rPr>
          <w:rFonts w:ascii="Times New Roman"/>
          <w:sz w:val="23"/>
          <w:szCs w:val="23"/>
        </w:rPr>
        <w:t xml:space="preserve"> </w:t>
      </w:r>
      <w:r w:rsidRPr="00B51FA5">
        <w:rPr>
          <w:rFonts w:ascii="Times New Roman"/>
          <w:sz w:val="23"/>
          <w:szCs w:val="23"/>
        </w:rPr>
        <w:t>원화로</w:t>
      </w:r>
      <w:r w:rsidRPr="00B51FA5">
        <w:rPr>
          <w:rFonts w:ascii="Times New Roman"/>
          <w:sz w:val="23"/>
          <w:szCs w:val="23"/>
        </w:rPr>
        <w:t xml:space="preserve"> </w:t>
      </w:r>
      <w:r w:rsidRPr="00B51FA5">
        <w:rPr>
          <w:rFonts w:ascii="Times New Roman"/>
          <w:sz w:val="23"/>
          <w:szCs w:val="23"/>
        </w:rPr>
        <w:t>송금함으로써</w:t>
      </w:r>
      <w:r w:rsidRPr="00B51FA5">
        <w:rPr>
          <w:rFonts w:ascii="Times New Roman"/>
          <w:sz w:val="23"/>
          <w:szCs w:val="23"/>
        </w:rPr>
        <w:t xml:space="preserve"> </w:t>
      </w:r>
      <w:r w:rsidRPr="00B51FA5">
        <w:rPr>
          <w:rFonts w:ascii="Times New Roman"/>
          <w:sz w:val="23"/>
          <w:szCs w:val="23"/>
        </w:rPr>
        <w:t>매도인에게</w:t>
      </w:r>
      <w:r w:rsidRPr="00B51FA5">
        <w:rPr>
          <w:rFonts w:ascii="Times New Roman"/>
          <w:sz w:val="23"/>
          <w:szCs w:val="23"/>
        </w:rPr>
        <w:t xml:space="preserve"> </w:t>
      </w:r>
      <w:r w:rsidR="004C0171">
        <w:rPr>
          <w:rFonts w:ascii="Times New Roman" w:hint="eastAsia"/>
          <w:sz w:val="23"/>
          <w:szCs w:val="23"/>
        </w:rPr>
        <w:t>매매대금을</w:t>
      </w:r>
      <w:r w:rsidR="004C0171">
        <w:rPr>
          <w:rFonts w:ascii="Times New Roman" w:hint="eastAsia"/>
          <w:sz w:val="23"/>
          <w:szCs w:val="23"/>
        </w:rPr>
        <w:t xml:space="preserve"> </w:t>
      </w:r>
      <w:r w:rsidRPr="00B51FA5">
        <w:rPr>
          <w:rFonts w:ascii="Times New Roman"/>
          <w:sz w:val="23"/>
          <w:szCs w:val="23"/>
        </w:rPr>
        <w:t>지급한다</w:t>
      </w:r>
      <w:r w:rsidRPr="00B51FA5">
        <w:rPr>
          <w:rFonts w:ascii="Times New Roman"/>
          <w:sz w:val="23"/>
          <w:szCs w:val="23"/>
        </w:rPr>
        <w:t>.</w:t>
      </w:r>
      <w:r w:rsidRPr="00B51FA5">
        <w:rPr>
          <w:rStyle w:val="af3"/>
          <w:rFonts w:ascii="Times New Roman"/>
          <w:sz w:val="23"/>
          <w:szCs w:val="23"/>
        </w:rPr>
        <w:t xml:space="preserve"> </w:t>
      </w:r>
    </w:p>
    <w:p w14:paraId="21C88D64" w14:textId="77777777" w:rsidR="00786425" w:rsidRPr="00006BBA" w:rsidRDefault="00786425" w:rsidP="00786425">
      <w:pPr>
        <w:numPr>
          <w:ilvl w:val="0"/>
          <w:numId w:val="49"/>
        </w:numPr>
        <w:snapToGrid w:val="0"/>
        <w:spacing w:before="180" w:after="180" w:line="360" w:lineRule="atLeast"/>
        <w:rPr>
          <w:rFonts w:ascii="Times New Roman"/>
          <w:color w:val="000000"/>
          <w:sz w:val="23"/>
          <w:szCs w:val="23"/>
        </w:rPr>
      </w:pPr>
      <w:r w:rsidRPr="000575B1">
        <w:rPr>
          <w:rFonts w:ascii="Times New Roman" w:hint="eastAsia"/>
          <w:sz w:val="23"/>
          <w:szCs w:val="23"/>
        </w:rPr>
        <w:t>매도인은</w:t>
      </w:r>
      <w:r w:rsidRPr="000575B1">
        <w:rPr>
          <w:rFonts w:ascii="Times New Roman" w:hint="eastAsia"/>
          <w:sz w:val="23"/>
          <w:szCs w:val="23"/>
        </w:rPr>
        <w:t xml:space="preserve"> </w:t>
      </w:r>
      <w:proofErr w:type="spellStart"/>
      <w:r w:rsidR="00883718">
        <w:rPr>
          <w:rFonts w:ascii="Times New Roman" w:hint="eastAsia"/>
          <w:sz w:val="23"/>
          <w:szCs w:val="23"/>
        </w:rPr>
        <w:t>대상주식</w:t>
      </w:r>
      <w:r w:rsidRPr="000575B1">
        <w:rPr>
          <w:rFonts w:ascii="Times New Roman" w:hint="eastAsia"/>
          <w:sz w:val="23"/>
          <w:szCs w:val="23"/>
        </w:rPr>
        <w:t>을</w:t>
      </w:r>
      <w:proofErr w:type="spellEnd"/>
      <w:r w:rsidRPr="000575B1">
        <w:rPr>
          <w:rFonts w:ascii="Times New Roman" w:hint="eastAsia"/>
          <w:sz w:val="23"/>
          <w:szCs w:val="23"/>
        </w:rPr>
        <w:t xml:space="preserve"> </w:t>
      </w:r>
      <w:r w:rsidRPr="00A66D8C">
        <w:rPr>
          <w:rFonts w:ascii="Times New Roman" w:hint="eastAsia"/>
          <w:sz w:val="23"/>
          <w:szCs w:val="23"/>
        </w:rPr>
        <w:t>표창하는</w:t>
      </w:r>
      <w:r w:rsidRPr="00522B89">
        <w:rPr>
          <w:rFonts w:ascii="Times New Roman" w:hint="eastAsia"/>
          <w:sz w:val="23"/>
          <w:szCs w:val="23"/>
        </w:rPr>
        <w:t xml:space="preserve"> </w:t>
      </w:r>
      <w:r w:rsidRPr="00522B89">
        <w:rPr>
          <w:rFonts w:ascii="Times New Roman" w:hint="eastAsia"/>
          <w:sz w:val="23"/>
          <w:szCs w:val="23"/>
        </w:rPr>
        <w:t>주권을</w:t>
      </w:r>
      <w:r w:rsidRPr="00B51FA5">
        <w:rPr>
          <w:rFonts w:ascii="Times New Roman" w:hint="eastAsia"/>
          <w:sz w:val="23"/>
          <w:szCs w:val="23"/>
        </w:rPr>
        <w:t xml:space="preserve"> </w:t>
      </w:r>
      <w:r w:rsidRPr="00B51FA5">
        <w:rPr>
          <w:rFonts w:ascii="Times New Roman" w:hint="eastAsia"/>
          <w:sz w:val="23"/>
          <w:szCs w:val="23"/>
        </w:rPr>
        <w:t>매수인에게</w:t>
      </w:r>
      <w:r w:rsidRPr="00B51FA5">
        <w:rPr>
          <w:rFonts w:ascii="Times New Roman" w:hint="eastAsia"/>
          <w:sz w:val="23"/>
          <w:szCs w:val="23"/>
        </w:rPr>
        <w:t xml:space="preserve"> </w:t>
      </w:r>
      <w:r w:rsidRPr="00B51FA5">
        <w:rPr>
          <w:rFonts w:ascii="Times New Roman" w:hint="eastAsia"/>
          <w:sz w:val="23"/>
          <w:szCs w:val="23"/>
        </w:rPr>
        <w:t>교부한다</w:t>
      </w:r>
      <w:r w:rsidRPr="00B51FA5">
        <w:rPr>
          <w:rFonts w:ascii="Times New Roman" w:hint="eastAsia"/>
          <w:sz w:val="23"/>
          <w:szCs w:val="23"/>
        </w:rPr>
        <w:t>.</w:t>
      </w:r>
      <w:r w:rsidRPr="00B51FA5">
        <w:rPr>
          <w:rFonts w:ascii="Times New Roman"/>
          <w:sz w:val="23"/>
          <w:szCs w:val="23"/>
        </w:rPr>
        <w:t xml:space="preserve"> </w:t>
      </w:r>
    </w:p>
    <w:p w14:paraId="25E4EAE7" w14:textId="587AC3BA" w:rsidR="00662CFD" w:rsidRPr="00A1749D" w:rsidRDefault="00662CFD" w:rsidP="00662CFD">
      <w:pPr>
        <w:numPr>
          <w:ilvl w:val="0"/>
          <w:numId w:val="49"/>
        </w:numPr>
        <w:snapToGrid w:val="0"/>
        <w:spacing w:before="180" w:after="180" w:line="360" w:lineRule="atLeast"/>
        <w:rPr>
          <w:rFonts w:ascii="Times New Roman"/>
          <w:sz w:val="23"/>
          <w:szCs w:val="23"/>
        </w:rPr>
      </w:pPr>
      <w:bookmarkStart w:id="10" w:name="_DV_C95"/>
      <w:r w:rsidRPr="00A1749D">
        <w:rPr>
          <w:rFonts w:ascii="Times New Roman" w:hint="eastAsia"/>
          <w:sz w:val="23"/>
          <w:szCs w:val="23"/>
        </w:rPr>
        <w:t>매도인은</w:t>
      </w:r>
      <w:r w:rsidRPr="00A1749D">
        <w:rPr>
          <w:rFonts w:ascii="Times New Roman"/>
          <w:sz w:val="23"/>
          <w:szCs w:val="23"/>
        </w:rPr>
        <w:t xml:space="preserve"> </w:t>
      </w:r>
      <w:r w:rsidR="002C410B" w:rsidRPr="004C1D2B">
        <w:rPr>
          <w:rFonts w:ascii="Times New Roman" w:hint="eastAsia"/>
          <w:sz w:val="23"/>
          <w:szCs w:val="23"/>
        </w:rPr>
        <w:t>매수인이</w:t>
      </w:r>
      <w:r w:rsidR="002C410B" w:rsidRPr="004C1D2B">
        <w:rPr>
          <w:rFonts w:ascii="Times New Roman"/>
          <w:sz w:val="23"/>
          <w:szCs w:val="23"/>
        </w:rPr>
        <w:t xml:space="preserve"> </w:t>
      </w:r>
      <w:r w:rsidR="002C410B" w:rsidRPr="004C1D2B">
        <w:rPr>
          <w:rFonts w:ascii="Times New Roman" w:hint="eastAsia"/>
          <w:sz w:val="23"/>
          <w:szCs w:val="23"/>
        </w:rPr>
        <w:t>지</w:t>
      </w:r>
      <w:r w:rsidR="00DD17DF" w:rsidRPr="004C1D2B">
        <w:rPr>
          <w:rFonts w:ascii="Times New Roman" w:hint="eastAsia"/>
          <w:sz w:val="23"/>
          <w:szCs w:val="23"/>
        </w:rPr>
        <w:t>명하는</w:t>
      </w:r>
      <w:r w:rsidR="002C410B" w:rsidRPr="004C1D2B">
        <w:rPr>
          <w:rFonts w:ascii="Times New Roman"/>
          <w:sz w:val="23"/>
          <w:szCs w:val="23"/>
        </w:rPr>
        <w:t xml:space="preserve"> </w:t>
      </w:r>
      <w:r w:rsidRPr="00A1749D">
        <w:rPr>
          <w:rFonts w:ascii="Times New Roman" w:hint="eastAsia"/>
          <w:sz w:val="23"/>
          <w:szCs w:val="23"/>
        </w:rPr>
        <w:t>대상회사의</w:t>
      </w:r>
      <w:r w:rsidRPr="00A1749D">
        <w:rPr>
          <w:rFonts w:ascii="Times New Roman"/>
          <w:sz w:val="23"/>
          <w:szCs w:val="23"/>
        </w:rPr>
        <w:t xml:space="preserve"> </w:t>
      </w:r>
      <w:r w:rsidRPr="00ED4266">
        <w:rPr>
          <w:rFonts w:ascii="Times New Roman" w:hint="eastAsia"/>
          <w:sz w:val="23"/>
          <w:szCs w:val="23"/>
        </w:rPr>
        <w:t>이사</w:t>
      </w:r>
      <w:r w:rsidRPr="0096157A">
        <w:rPr>
          <w:rFonts w:ascii="Times New Roman"/>
          <w:sz w:val="23"/>
          <w:szCs w:val="23"/>
        </w:rPr>
        <w:t xml:space="preserve"> </w:t>
      </w:r>
      <w:r w:rsidRPr="0096157A">
        <w:rPr>
          <w:rFonts w:ascii="Times New Roman" w:hint="eastAsia"/>
          <w:sz w:val="23"/>
          <w:szCs w:val="23"/>
        </w:rPr>
        <w:t>및</w:t>
      </w:r>
      <w:r w:rsidRPr="0096157A">
        <w:rPr>
          <w:rFonts w:ascii="Times New Roman"/>
          <w:sz w:val="23"/>
          <w:szCs w:val="23"/>
        </w:rPr>
        <w:t xml:space="preserve"> </w:t>
      </w:r>
      <w:r w:rsidRPr="006F15B9">
        <w:rPr>
          <w:rFonts w:ascii="Times New Roman" w:hint="eastAsia"/>
          <w:sz w:val="23"/>
          <w:szCs w:val="23"/>
        </w:rPr>
        <w:t>감사의</w:t>
      </w:r>
      <w:r w:rsidRPr="006F15B9">
        <w:rPr>
          <w:rFonts w:ascii="Times New Roman"/>
          <w:sz w:val="23"/>
          <w:szCs w:val="23"/>
        </w:rPr>
        <w:t xml:space="preserve"> </w:t>
      </w:r>
      <w:r w:rsidRPr="00352E12">
        <w:rPr>
          <w:rFonts w:ascii="Times New Roman" w:hint="eastAsia"/>
          <w:sz w:val="23"/>
          <w:szCs w:val="23"/>
        </w:rPr>
        <w:t>사임서</w:t>
      </w:r>
      <w:r w:rsidRPr="00352E12">
        <w:rPr>
          <w:rFonts w:ascii="Times New Roman"/>
          <w:sz w:val="23"/>
          <w:szCs w:val="23"/>
        </w:rPr>
        <w:t xml:space="preserve"> </w:t>
      </w:r>
      <w:r w:rsidRPr="00352E12">
        <w:rPr>
          <w:rFonts w:ascii="Times New Roman" w:hint="eastAsia"/>
          <w:sz w:val="23"/>
          <w:szCs w:val="23"/>
        </w:rPr>
        <w:t>원본</w:t>
      </w:r>
      <w:r w:rsidR="002C410B" w:rsidRPr="004C1D2B">
        <w:rPr>
          <w:rFonts w:ascii="Times New Roman" w:hint="eastAsia"/>
          <w:sz w:val="23"/>
          <w:szCs w:val="23"/>
        </w:rPr>
        <w:t>과</w:t>
      </w:r>
      <w:r w:rsidR="002C410B" w:rsidRPr="004C1D2B">
        <w:rPr>
          <w:rFonts w:ascii="Times New Roman"/>
          <w:sz w:val="23"/>
          <w:szCs w:val="23"/>
        </w:rPr>
        <w:t xml:space="preserve"> </w:t>
      </w:r>
      <w:r w:rsidR="002C410B" w:rsidRPr="004C1D2B">
        <w:rPr>
          <w:rFonts w:ascii="Times New Roman" w:hint="eastAsia"/>
          <w:sz w:val="23"/>
          <w:szCs w:val="23"/>
        </w:rPr>
        <w:t>기타</w:t>
      </w:r>
      <w:r w:rsidR="002C410B" w:rsidRPr="004C1D2B">
        <w:rPr>
          <w:rFonts w:ascii="Times New Roman"/>
          <w:sz w:val="23"/>
          <w:szCs w:val="23"/>
        </w:rPr>
        <w:t xml:space="preserve"> </w:t>
      </w:r>
      <w:proofErr w:type="spellStart"/>
      <w:r w:rsidRPr="00A1749D">
        <w:rPr>
          <w:rFonts w:ascii="Times New Roman" w:hint="eastAsia"/>
          <w:sz w:val="23"/>
          <w:szCs w:val="23"/>
        </w:rPr>
        <w:t>사임등기에</w:t>
      </w:r>
      <w:proofErr w:type="spellEnd"/>
      <w:r w:rsidRPr="00ED4266">
        <w:rPr>
          <w:rFonts w:ascii="Times New Roman"/>
          <w:sz w:val="23"/>
          <w:szCs w:val="23"/>
        </w:rPr>
        <w:t xml:space="preserve"> </w:t>
      </w:r>
      <w:r w:rsidRPr="0096157A">
        <w:rPr>
          <w:rFonts w:ascii="Times New Roman" w:hint="eastAsia"/>
          <w:sz w:val="23"/>
          <w:szCs w:val="23"/>
        </w:rPr>
        <w:t>필요한</w:t>
      </w:r>
      <w:r w:rsidRPr="0096157A">
        <w:rPr>
          <w:rFonts w:ascii="Times New Roman"/>
          <w:sz w:val="23"/>
          <w:szCs w:val="23"/>
        </w:rPr>
        <w:t xml:space="preserve"> </w:t>
      </w:r>
      <w:r w:rsidRPr="0096157A">
        <w:rPr>
          <w:rFonts w:ascii="Times New Roman" w:hint="eastAsia"/>
          <w:sz w:val="23"/>
          <w:szCs w:val="23"/>
        </w:rPr>
        <w:t>첨부서류를</w:t>
      </w:r>
      <w:r w:rsidRPr="0096157A">
        <w:rPr>
          <w:rFonts w:ascii="Times New Roman"/>
          <w:sz w:val="23"/>
          <w:szCs w:val="23"/>
        </w:rPr>
        <w:t xml:space="preserve"> </w:t>
      </w:r>
      <w:r w:rsidRPr="00352E12">
        <w:rPr>
          <w:rFonts w:ascii="Times New Roman" w:hint="eastAsia"/>
          <w:sz w:val="23"/>
          <w:szCs w:val="23"/>
        </w:rPr>
        <w:t>매수인에게</w:t>
      </w:r>
      <w:r w:rsidRPr="00352E12">
        <w:rPr>
          <w:rFonts w:ascii="Times New Roman"/>
          <w:sz w:val="23"/>
          <w:szCs w:val="23"/>
        </w:rPr>
        <w:t xml:space="preserve"> </w:t>
      </w:r>
      <w:r w:rsidRPr="00352E12">
        <w:rPr>
          <w:rFonts w:ascii="Times New Roman" w:hint="eastAsia"/>
          <w:sz w:val="23"/>
          <w:szCs w:val="23"/>
        </w:rPr>
        <w:t>교부한다</w:t>
      </w:r>
      <w:r w:rsidRPr="00A1749D">
        <w:rPr>
          <w:rFonts w:ascii="Times New Roman"/>
          <w:sz w:val="23"/>
          <w:szCs w:val="23"/>
        </w:rPr>
        <w:t xml:space="preserve">. </w:t>
      </w:r>
    </w:p>
    <w:p w14:paraId="57719F98" w14:textId="26D4672F" w:rsidR="00DD17DF" w:rsidRPr="00662CFD" w:rsidRDefault="00662CFD" w:rsidP="00662CFD">
      <w:pPr>
        <w:numPr>
          <w:ilvl w:val="0"/>
          <w:numId w:val="49"/>
        </w:numPr>
        <w:snapToGrid w:val="0"/>
        <w:spacing w:before="180" w:after="180" w:line="360" w:lineRule="atLeast"/>
        <w:rPr>
          <w:rFonts w:ascii="Times New Roman"/>
          <w:sz w:val="23"/>
          <w:szCs w:val="23"/>
        </w:rPr>
      </w:pPr>
      <w:r w:rsidRPr="00A1749D">
        <w:rPr>
          <w:rFonts w:ascii="Times New Roman" w:hint="eastAsia"/>
          <w:sz w:val="23"/>
          <w:szCs w:val="23"/>
        </w:rPr>
        <w:t>매도인은</w:t>
      </w:r>
      <w:r w:rsidRPr="00A1749D">
        <w:rPr>
          <w:rFonts w:ascii="Times New Roman"/>
          <w:sz w:val="23"/>
          <w:szCs w:val="23"/>
        </w:rPr>
        <w:t xml:space="preserve"> </w:t>
      </w:r>
      <w:r w:rsidRPr="00A1749D">
        <w:rPr>
          <w:rFonts w:ascii="Times New Roman" w:hint="eastAsia"/>
          <w:sz w:val="23"/>
          <w:szCs w:val="23"/>
        </w:rPr>
        <w:t>매수인이</w:t>
      </w:r>
      <w:r w:rsidRPr="00A1749D">
        <w:rPr>
          <w:rFonts w:ascii="Times New Roman"/>
          <w:sz w:val="23"/>
          <w:szCs w:val="23"/>
        </w:rPr>
        <w:t xml:space="preserve"> </w:t>
      </w:r>
      <w:r w:rsidRPr="00A1749D">
        <w:rPr>
          <w:rFonts w:ascii="Times New Roman" w:hint="eastAsia"/>
          <w:sz w:val="23"/>
          <w:szCs w:val="23"/>
        </w:rPr>
        <w:t>지명하는</w:t>
      </w:r>
      <w:r w:rsidRPr="00A1749D">
        <w:rPr>
          <w:rFonts w:ascii="Times New Roman"/>
          <w:sz w:val="23"/>
          <w:szCs w:val="23"/>
        </w:rPr>
        <w:t xml:space="preserve"> </w:t>
      </w:r>
      <w:r w:rsidRPr="00A1749D">
        <w:rPr>
          <w:rFonts w:ascii="Times New Roman" w:hint="eastAsia"/>
          <w:sz w:val="23"/>
          <w:szCs w:val="23"/>
        </w:rPr>
        <w:t>자를</w:t>
      </w:r>
      <w:r w:rsidRPr="00A1749D">
        <w:rPr>
          <w:rFonts w:ascii="Times New Roman"/>
          <w:sz w:val="23"/>
          <w:szCs w:val="23"/>
        </w:rPr>
        <w:t xml:space="preserve"> </w:t>
      </w:r>
      <w:r w:rsidRPr="00A1749D">
        <w:rPr>
          <w:rFonts w:ascii="Times New Roman" w:hint="eastAsia"/>
          <w:sz w:val="23"/>
          <w:szCs w:val="23"/>
        </w:rPr>
        <w:t>대상회사의</w:t>
      </w:r>
      <w:r w:rsidRPr="00A1749D">
        <w:rPr>
          <w:rFonts w:ascii="Times New Roman"/>
          <w:sz w:val="23"/>
          <w:szCs w:val="23"/>
        </w:rPr>
        <w:t xml:space="preserve"> </w:t>
      </w:r>
      <w:r w:rsidRPr="00A1749D">
        <w:rPr>
          <w:rFonts w:ascii="Times New Roman" w:hint="eastAsia"/>
          <w:sz w:val="23"/>
          <w:szCs w:val="23"/>
        </w:rPr>
        <w:t>이사</w:t>
      </w:r>
      <w:r w:rsidRPr="00A1749D">
        <w:rPr>
          <w:rFonts w:ascii="Times New Roman"/>
          <w:sz w:val="23"/>
          <w:szCs w:val="23"/>
        </w:rPr>
        <w:t xml:space="preserve"> </w:t>
      </w:r>
      <w:r w:rsidRPr="00A1749D">
        <w:rPr>
          <w:rFonts w:ascii="Times New Roman" w:hint="eastAsia"/>
          <w:sz w:val="23"/>
          <w:szCs w:val="23"/>
        </w:rPr>
        <w:t>및</w:t>
      </w:r>
      <w:r w:rsidRPr="00A1749D">
        <w:rPr>
          <w:rFonts w:ascii="Times New Roman"/>
          <w:sz w:val="23"/>
          <w:szCs w:val="23"/>
        </w:rPr>
        <w:t xml:space="preserve"> </w:t>
      </w:r>
      <w:r w:rsidRPr="00A1749D">
        <w:rPr>
          <w:rFonts w:ascii="Times New Roman" w:hint="eastAsia"/>
          <w:sz w:val="23"/>
          <w:szCs w:val="23"/>
        </w:rPr>
        <w:t>감사로</w:t>
      </w:r>
      <w:r w:rsidRPr="00A1749D">
        <w:rPr>
          <w:rFonts w:ascii="Times New Roman"/>
          <w:sz w:val="23"/>
          <w:szCs w:val="23"/>
        </w:rPr>
        <w:t xml:space="preserve"> </w:t>
      </w:r>
      <w:r w:rsidRPr="00A1749D">
        <w:rPr>
          <w:rFonts w:ascii="Times New Roman" w:hint="eastAsia"/>
          <w:sz w:val="23"/>
          <w:szCs w:val="23"/>
        </w:rPr>
        <w:t>선임하는</w:t>
      </w:r>
      <w:r w:rsidRPr="00A1749D">
        <w:rPr>
          <w:rFonts w:ascii="Times New Roman"/>
          <w:sz w:val="23"/>
          <w:szCs w:val="23"/>
        </w:rPr>
        <w:t xml:space="preserve"> </w:t>
      </w:r>
      <w:r w:rsidRPr="006F15B9">
        <w:rPr>
          <w:rFonts w:ascii="Times New Roman" w:hint="eastAsia"/>
          <w:sz w:val="23"/>
          <w:szCs w:val="23"/>
        </w:rPr>
        <w:t>내용의</w:t>
      </w:r>
      <w:r w:rsidRPr="006F15B9">
        <w:rPr>
          <w:rFonts w:ascii="Times New Roman"/>
          <w:sz w:val="23"/>
          <w:szCs w:val="23"/>
        </w:rPr>
        <w:t xml:space="preserve"> </w:t>
      </w:r>
      <w:r w:rsidRPr="00352E12">
        <w:rPr>
          <w:rFonts w:ascii="Times New Roman" w:hint="eastAsia"/>
          <w:sz w:val="23"/>
          <w:szCs w:val="23"/>
        </w:rPr>
        <w:t>대상회사의</w:t>
      </w:r>
      <w:r w:rsidRPr="00352E12">
        <w:rPr>
          <w:rFonts w:ascii="Times New Roman"/>
          <w:sz w:val="23"/>
          <w:szCs w:val="23"/>
        </w:rPr>
        <w:t xml:space="preserve"> </w:t>
      </w:r>
      <w:r w:rsidRPr="00352E12">
        <w:rPr>
          <w:rFonts w:ascii="Times New Roman" w:hint="eastAsia"/>
          <w:sz w:val="23"/>
          <w:szCs w:val="23"/>
        </w:rPr>
        <w:t>임시주주총회의사록</w:t>
      </w:r>
      <w:r w:rsidRPr="00352E12">
        <w:rPr>
          <w:rFonts w:ascii="Times New Roman"/>
          <w:sz w:val="23"/>
          <w:szCs w:val="23"/>
        </w:rPr>
        <w:t>(</w:t>
      </w:r>
      <w:proofErr w:type="spellStart"/>
      <w:r w:rsidRPr="00352E12">
        <w:rPr>
          <w:rFonts w:ascii="Times New Roman" w:hint="eastAsia"/>
          <w:sz w:val="23"/>
          <w:szCs w:val="23"/>
        </w:rPr>
        <w:t>공증필</w:t>
      </w:r>
      <w:proofErr w:type="spellEnd"/>
      <w:r w:rsidRPr="00352E12">
        <w:rPr>
          <w:rFonts w:ascii="Times New Roman"/>
          <w:sz w:val="23"/>
          <w:szCs w:val="23"/>
        </w:rPr>
        <w:t xml:space="preserve">) </w:t>
      </w:r>
      <w:r w:rsidRPr="00352E12">
        <w:rPr>
          <w:rFonts w:ascii="Times New Roman" w:hint="eastAsia"/>
          <w:sz w:val="23"/>
          <w:szCs w:val="23"/>
        </w:rPr>
        <w:t>및</w:t>
      </w:r>
      <w:r w:rsidRPr="00FA107D">
        <w:rPr>
          <w:rFonts w:ascii="Times New Roman"/>
          <w:sz w:val="23"/>
          <w:szCs w:val="23"/>
        </w:rPr>
        <w:t xml:space="preserve"> </w:t>
      </w:r>
      <w:r w:rsidRPr="00FA107D">
        <w:rPr>
          <w:rFonts w:ascii="Times New Roman" w:hint="eastAsia"/>
          <w:sz w:val="23"/>
          <w:szCs w:val="23"/>
        </w:rPr>
        <w:t>해당</w:t>
      </w:r>
      <w:r w:rsidRPr="00FA107D">
        <w:rPr>
          <w:rFonts w:ascii="Times New Roman"/>
          <w:sz w:val="23"/>
          <w:szCs w:val="23"/>
        </w:rPr>
        <w:t xml:space="preserve"> </w:t>
      </w:r>
      <w:r w:rsidRPr="00FA107D">
        <w:rPr>
          <w:rFonts w:ascii="Times New Roman" w:hint="eastAsia"/>
          <w:sz w:val="23"/>
          <w:szCs w:val="23"/>
        </w:rPr>
        <w:t>임원들의</w:t>
      </w:r>
      <w:r w:rsidRPr="00A1749D">
        <w:rPr>
          <w:rFonts w:ascii="Times New Roman"/>
          <w:sz w:val="23"/>
          <w:szCs w:val="23"/>
        </w:rPr>
        <w:t xml:space="preserve"> </w:t>
      </w:r>
      <w:proofErr w:type="spellStart"/>
      <w:r w:rsidRPr="00A1749D">
        <w:rPr>
          <w:rFonts w:ascii="Times New Roman" w:hint="eastAsia"/>
          <w:sz w:val="23"/>
          <w:szCs w:val="23"/>
        </w:rPr>
        <w:t>선임등기를</w:t>
      </w:r>
      <w:proofErr w:type="spellEnd"/>
      <w:r w:rsidRPr="00A1749D">
        <w:rPr>
          <w:rFonts w:ascii="Times New Roman"/>
          <w:sz w:val="23"/>
          <w:szCs w:val="23"/>
        </w:rPr>
        <w:t xml:space="preserve"> </w:t>
      </w:r>
      <w:r w:rsidRPr="00A1749D">
        <w:rPr>
          <w:rFonts w:ascii="Times New Roman" w:hint="eastAsia"/>
          <w:sz w:val="23"/>
          <w:szCs w:val="23"/>
        </w:rPr>
        <w:t>위하여</w:t>
      </w:r>
      <w:r w:rsidRPr="00A1749D">
        <w:rPr>
          <w:rFonts w:ascii="Times New Roman"/>
          <w:sz w:val="23"/>
          <w:szCs w:val="23"/>
        </w:rPr>
        <w:t xml:space="preserve"> </w:t>
      </w:r>
      <w:r w:rsidRPr="00A1749D">
        <w:rPr>
          <w:rFonts w:ascii="Times New Roman" w:hint="eastAsia"/>
          <w:sz w:val="23"/>
          <w:szCs w:val="23"/>
        </w:rPr>
        <w:t>합리적으로</w:t>
      </w:r>
      <w:r w:rsidRPr="00A1749D">
        <w:rPr>
          <w:rFonts w:ascii="Times New Roman"/>
          <w:sz w:val="23"/>
          <w:szCs w:val="23"/>
        </w:rPr>
        <w:t xml:space="preserve"> </w:t>
      </w:r>
      <w:r w:rsidRPr="00A1749D">
        <w:rPr>
          <w:rFonts w:ascii="Times New Roman" w:hint="eastAsia"/>
          <w:sz w:val="23"/>
          <w:szCs w:val="23"/>
        </w:rPr>
        <w:t>필요한</w:t>
      </w:r>
      <w:r w:rsidRPr="00A1749D">
        <w:rPr>
          <w:rFonts w:ascii="Times New Roman"/>
          <w:sz w:val="23"/>
          <w:szCs w:val="23"/>
        </w:rPr>
        <w:t xml:space="preserve"> </w:t>
      </w:r>
      <w:r w:rsidRPr="00A1749D">
        <w:rPr>
          <w:rFonts w:ascii="Times New Roman" w:hint="eastAsia"/>
          <w:sz w:val="23"/>
          <w:szCs w:val="23"/>
        </w:rPr>
        <w:t>기타</w:t>
      </w:r>
      <w:r w:rsidRPr="00A1749D">
        <w:rPr>
          <w:rFonts w:ascii="Times New Roman"/>
          <w:sz w:val="23"/>
          <w:szCs w:val="23"/>
        </w:rPr>
        <w:t xml:space="preserve"> </w:t>
      </w:r>
      <w:r w:rsidRPr="00A1749D">
        <w:rPr>
          <w:rFonts w:ascii="Times New Roman" w:hint="eastAsia"/>
          <w:sz w:val="23"/>
          <w:szCs w:val="23"/>
        </w:rPr>
        <w:t>서류를</w:t>
      </w:r>
      <w:r w:rsidRPr="00A1749D">
        <w:rPr>
          <w:rFonts w:ascii="Times New Roman"/>
          <w:sz w:val="23"/>
          <w:szCs w:val="23"/>
        </w:rPr>
        <w:t xml:space="preserve"> </w:t>
      </w:r>
      <w:r w:rsidRPr="00A1749D">
        <w:rPr>
          <w:rFonts w:ascii="Times New Roman" w:hint="eastAsia"/>
          <w:sz w:val="23"/>
          <w:szCs w:val="23"/>
        </w:rPr>
        <w:t>매수인에게</w:t>
      </w:r>
      <w:r w:rsidRPr="00A1749D">
        <w:rPr>
          <w:rFonts w:ascii="Times New Roman"/>
          <w:sz w:val="23"/>
          <w:szCs w:val="23"/>
        </w:rPr>
        <w:t xml:space="preserve"> </w:t>
      </w:r>
      <w:r w:rsidRPr="00A1749D">
        <w:rPr>
          <w:rFonts w:ascii="Times New Roman" w:hint="eastAsia"/>
          <w:sz w:val="23"/>
          <w:szCs w:val="23"/>
        </w:rPr>
        <w:t>교부한다</w:t>
      </w:r>
      <w:r w:rsidRPr="00A1749D">
        <w:rPr>
          <w:rFonts w:ascii="Times New Roman"/>
          <w:sz w:val="23"/>
          <w:szCs w:val="23"/>
        </w:rPr>
        <w:t>.</w:t>
      </w:r>
      <w:bookmarkEnd w:id="10"/>
      <w:r w:rsidRPr="00A1749D">
        <w:rPr>
          <w:rFonts w:ascii="Times New Roman"/>
          <w:sz w:val="23"/>
          <w:szCs w:val="23"/>
        </w:rPr>
        <w:t xml:space="preserve"> </w:t>
      </w:r>
    </w:p>
    <w:p w14:paraId="4FA97D4D" w14:textId="168F7387" w:rsidR="002503D2" w:rsidRPr="00883718" w:rsidRDefault="002503D2" w:rsidP="00D271CA">
      <w:pPr>
        <w:snapToGrid w:val="0"/>
        <w:spacing w:before="180" w:after="180" w:line="360" w:lineRule="atLeast"/>
        <w:ind w:left="1701"/>
        <w:rPr>
          <w:rFonts w:ascii="Times New Roman"/>
          <w:color w:val="000000"/>
          <w:sz w:val="23"/>
          <w:szCs w:val="23"/>
        </w:rPr>
      </w:pPr>
    </w:p>
    <w:p w14:paraId="3438CF36" w14:textId="77777777" w:rsidR="00786425" w:rsidRPr="009416F3" w:rsidRDefault="00786425" w:rsidP="00006BBA">
      <w:pPr>
        <w:pStyle w:val="ac"/>
        <w:numPr>
          <w:ilvl w:val="0"/>
          <w:numId w:val="53"/>
        </w:numPr>
        <w:tabs>
          <w:tab w:val="left" w:pos="1560"/>
        </w:tabs>
        <w:adjustRightInd w:val="0"/>
        <w:snapToGrid w:val="0"/>
        <w:spacing w:before="180" w:after="180" w:line="360" w:lineRule="atLeast"/>
        <w:ind w:leftChars="0" w:left="1559" w:hanging="1559"/>
        <w:outlineLvl w:val="0"/>
        <w:rPr>
          <w:rFonts w:ascii="Times New Roman"/>
          <w:b/>
          <w:sz w:val="23"/>
          <w:szCs w:val="23"/>
        </w:rPr>
      </w:pPr>
      <w:r w:rsidRPr="009416F3">
        <w:rPr>
          <w:rFonts w:ascii="Times New Roman" w:hint="eastAsia"/>
          <w:b/>
          <w:sz w:val="23"/>
          <w:szCs w:val="23"/>
        </w:rPr>
        <w:t>매도인의</w:t>
      </w:r>
      <w:r w:rsidRPr="009416F3">
        <w:rPr>
          <w:rFonts w:ascii="Times New Roman"/>
          <w:b/>
          <w:sz w:val="23"/>
          <w:szCs w:val="23"/>
        </w:rPr>
        <w:t xml:space="preserve"> </w:t>
      </w:r>
      <w:r w:rsidRPr="009416F3">
        <w:rPr>
          <w:rFonts w:ascii="Times New Roman" w:hint="eastAsia"/>
          <w:b/>
          <w:sz w:val="23"/>
          <w:szCs w:val="23"/>
        </w:rPr>
        <w:t>진술</w:t>
      </w:r>
      <w:r w:rsidRPr="009416F3">
        <w:rPr>
          <w:rFonts w:ascii="Times New Roman"/>
          <w:b/>
          <w:sz w:val="23"/>
          <w:szCs w:val="23"/>
        </w:rPr>
        <w:t xml:space="preserve"> </w:t>
      </w:r>
      <w:r w:rsidRPr="009416F3">
        <w:rPr>
          <w:rFonts w:ascii="Times New Roman" w:hint="eastAsia"/>
          <w:b/>
          <w:sz w:val="23"/>
          <w:szCs w:val="23"/>
        </w:rPr>
        <w:t>및</w:t>
      </w:r>
      <w:r w:rsidRPr="009416F3">
        <w:rPr>
          <w:rFonts w:ascii="Times New Roman"/>
          <w:b/>
          <w:sz w:val="23"/>
          <w:szCs w:val="23"/>
        </w:rPr>
        <w:t xml:space="preserve"> </w:t>
      </w:r>
      <w:r w:rsidRPr="009416F3">
        <w:rPr>
          <w:rFonts w:ascii="Times New Roman" w:hint="eastAsia"/>
          <w:b/>
          <w:sz w:val="23"/>
          <w:szCs w:val="23"/>
        </w:rPr>
        <w:t>보장</w:t>
      </w:r>
    </w:p>
    <w:p w14:paraId="0272151A" w14:textId="77777777" w:rsidR="002503D2" w:rsidRPr="00B51FA5" w:rsidRDefault="002503D2" w:rsidP="00B51FA5">
      <w:pPr>
        <w:pStyle w:val="ac"/>
        <w:tabs>
          <w:tab w:val="left" w:pos="1560"/>
        </w:tabs>
        <w:adjustRightInd w:val="0"/>
        <w:snapToGrid w:val="0"/>
        <w:spacing w:before="180" w:after="180" w:line="360" w:lineRule="atLeast"/>
        <w:ind w:leftChars="0" w:left="1560"/>
        <w:rPr>
          <w:rFonts w:ascii="Times New Roman"/>
          <w:sz w:val="23"/>
          <w:szCs w:val="23"/>
        </w:rPr>
      </w:pPr>
    </w:p>
    <w:p w14:paraId="6DA028AF" w14:textId="77777777" w:rsidR="00786425" w:rsidRPr="00B51FA5" w:rsidRDefault="00786425" w:rsidP="00786425">
      <w:pPr>
        <w:snapToGrid w:val="0"/>
        <w:spacing w:before="180" w:after="180" w:line="360" w:lineRule="atLeast"/>
        <w:rPr>
          <w:rFonts w:ascii="Times New Roman"/>
          <w:sz w:val="23"/>
          <w:szCs w:val="23"/>
        </w:rPr>
      </w:pPr>
      <w:r w:rsidRPr="00883718">
        <w:rPr>
          <w:rFonts w:ascii="Times New Roman"/>
          <w:sz w:val="23"/>
          <w:szCs w:val="23"/>
        </w:rPr>
        <w:t>매도인</w:t>
      </w:r>
      <w:r w:rsidRPr="00883718">
        <w:rPr>
          <w:rFonts w:ascii="Times New Roman" w:hint="eastAsia"/>
          <w:sz w:val="23"/>
          <w:szCs w:val="23"/>
        </w:rPr>
        <w:t>은</w:t>
      </w:r>
      <w:r w:rsidRPr="000575B1">
        <w:rPr>
          <w:rFonts w:ascii="Times New Roman" w:hint="eastAsia"/>
          <w:sz w:val="23"/>
          <w:szCs w:val="23"/>
        </w:rPr>
        <w:t xml:space="preserve"> </w:t>
      </w:r>
      <w:r w:rsidRPr="000575B1">
        <w:rPr>
          <w:rFonts w:ascii="Times New Roman"/>
          <w:sz w:val="23"/>
          <w:szCs w:val="23"/>
        </w:rPr>
        <w:t>본</w:t>
      </w:r>
      <w:r w:rsidRPr="00A66D8C">
        <w:rPr>
          <w:rFonts w:ascii="Times New Roman"/>
          <w:sz w:val="23"/>
          <w:szCs w:val="23"/>
        </w:rPr>
        <w:t xml:space="preserve"> </w:t>
      </w:r>
      <w:r w:rsidRPr="00522B89">
        <w:rPr>
          <w:rFonts w:ascii="Times New Roman"/>
          <w:sz w:val="23"/>
          <w:szCs w:val="23"/>
        </w:rPr>
        <w:t>계약</w:t>
      </w:r>
      <w:r w:rsidRPr="00522B89">
        <w:rPr>
          <w:rFonts w:ascii="Times New Roman" w:hint="eastAsia"/>
          <w:sz w:val="23"/>
          <w:szCs w:val="23"/>
        </w:rPr>
        <w:t xml:space="preserve"> </w:t>
      </w:r>
      <w:r w:rsidRPr="00B51FA5">
        <w:rPr>
          <w:rFonts w:ascii="Times New Roman" w:hint="eastAsia"/>
          <w:sz w:val="23"/>
          <w:szCs w:val="23"/>
        </w:rPr>
        <w:t>체결</w:t>
      </w:r>
      <w:r w:rsidRPr="00B51FA5">
        <w:rPr>
          <w:rFonts w:ascii="Times New Roman"/>
          <w:sz w:val="23"/>
          <w:szCs w:val="23"/>
        </w:rPr>
        <w:t>일</w:t>
      </w:r>
      <w:r w:rsidRPr="00B51FA5">
        <w:rPr>
          <w:rFonts w:ascii="Times New Roman"/>
          <w:sz w:val="23"/>
          <w:szCs w:val="23"/>
        </w:rPr>
        <w:t xml:space="preserve"> </w:t>
      </w:r>
      <w:r w:rsidRPr="00B51FA5">
        <w:rPr>
          <w:rFonts w:ascii="Times New Roman"/>
          <w:sz w:val="23"/>
          <w:szCs w:val="23"/>
        </w:rPr>
        <w:t>및</w:t>
      </w:r>
      <w:r w:rsidRPr="00B51FA5">
        <w:rPr>
          <w:rFonts w:ascii="Times New Roman"/>
          <w:sz w:val="23"/>
          <w:szCs w:val="23"/>
        </w:rPr>
        <w:t xml:space="preserve"> </w:t>
      </w:r>
      <w:proofErr w:type="spellStart"/>
      <w:r w:rsidRPr="00B51FA5">
        <w:rPr>
          <w:rFonts w:ascii="Times New Roman"/>
          <w:sz w:val="23"/>
          <w:szCs w:val="23"/>
        </w:rPr>
        <w:t>거래종결일</w:t>
      </w:r>
      <w:proofErr w:type="spellEnd"/>
      <w:r w:rsidRPr="00B51FA5">
        <w:rPr>
          <w:rFonts w:ascii="Times New Roman"/>
          <w:sz w:val="23"/>
          <w:szCs w:val="23"/>
        </w:rPr>
        <w:t xml:space="preserve"> </w:t>
      </w:r>
      <w:r w:rsidRPr="00B51FA5">
        <w:rPr>
          <w:rFonts w:ascii="Times New Roman"/>
          <w:sz w:val="23"/>
          <w:szCs w:val="23"/>
        </w:rPr>
        <w:t>현재</w:t>
      </w:r>
      <w:r w:rsidRPr="00B51FA5">
        <w:rPr>
          <w:rFonts w:ascii="Times New Roman"/>
          <w:sz w:val="23"/>
          <w:szCs w:val="23"/>
        </w:rPr>
        <w:t>(</w:t>
      </w:r>
      <w:r w:rsidRPr="00B51FA5">
        <w:rPr>
          <w:rFonts w:ascii="Times New Roman" w:hint="eastAsia"/>
          <w:sz w:val="23"/>
          <w:szCs w:val="23"/>
        </w:rPr>
        <w:t>단</w:t>
      </w:r>
      <w:r w:rsidRPr="00B51FA5">
        <w:rPr>
          <w:rFonts w:ascii="Times New Roman" w:hint="eastAsia"/>
          <w:sz w:val="23"/>
          <w:szCs w:val="23"/>
        </w:rPr>
        <w:t>,</w:t>
      </w:r>
      <w:r w:rsidRPr="00B51FA5">
        <w:rPr>
          <w:rFonts w:ascii="Times New Roman"/>
          <w:sz w:val="23"/>
          <w:szCs w:val="23"/>
        </w:rPr>
        <w:t xml:space="preserve"> </w:t>
      </w:r>
      <w:r w:rsidRPr="00B51FA5">
        <w:rPr>
          <w:rFonts w:ascii="Times New Roman" w:hint="eastAsia"/>
          <w:sz w:val="23"/>
          <w:szCs w:val="23"/>
        </w:rPr>
        <w:t>해당</w:t>
      </w:r>
      <w:r w:rsidRPr="00B51FA5">
        <w:rPr>
          <w:rFonts w:ascii="Times New Roman" w:hint="eastAsia"/>
          <w:sz w:val="23"/>
          <w:szCs w:val="23"/>
        </w:rPr>
        <w:t xml:space="preserve"> </w:t>
      </w:r>
      <w:r w:rsidRPr="00B51FA5">
        <w:rPr>
          <w:rFonts w:ascii="Times New Roman" w:hint="eastAsia"/>
          <w:sz w:val="23"/>
          <w:szCs w:val="23"/>
        </w:rPr>
        <w:t>규정에서</w:t>
      </w:r>
      <w:r w:rsidRPr="00B51FA5">
        <w:rPr>
          <w:rFonts w:ascii="Times New Roman" w:hint="eastAsia"/>
          <w:sz w:val="23"/>
          <w:szCs w:val="23"/>
        </w:rPr>
        <w:t xml:space="preserve"> </w:t>
      </w:r>
      <w:r w:rsidRPr="00B51FA5">
        <w:rPr>
          <w:rFonts w:ascii="Times New Roman" w:hint="eastAsia"/>
          <w:sz w:val="23"/>
          <w:szCs w:val="23"/>
        </w:rPr>
        <w:t>별도로</w:t>
      </w:r>
      <w:r w:rsidRPr="00B51FA5">
        <w:rPr>
          <w:rFonts w:ascii="Times New Roman" w:hint="eastAsia"/>
          <w:sz w:val="23"/>
          <w:szCs w:val="23"/>
        </w:rPr>
        <w:t xml:space="preserve"> </w:t>
      </w:r>
      <w:r w:rsidRPr="00B51FA5">
        <w:rPr>
          <w:rFonts w:ascii="Times New Roman" w:hint="eastAsia"/>
          <w:sz w:val="23"/>
          <w:szCs w:val="23"/>
        </w:rPr>
        <w:t>기준</w:t>
      </w:r>
      <w:r w:rsidRPr="00B51FA5">
        <w:rPr>
          <w:rFonts w:ascii="Times New Roman"/>
          <w:sz w:val="23"/>
          <w:szCs w:val="23"/>
        </w:rPr>
        <w:t>일을</w:t>
      </w:r>
      <w:r w:rsidRPr="00B51FA5">
        <w:rPr>
          <w:rFonts w:ascii="Times New Roman"/>
          <w:sz w:val="23"/>
          <w:szCs w:val="23"/>
        </w:rPr>
        <w:t xml:space="preserve"> </w:t>
      </w:r>
      <w:r w:rsidRPr="00B51FA5">
        <w:rPr>
          <w:rFonts w:ascii="Times New Roman"/>
          <w:sz w:val="23"/>
          <w:szCs w:val="23"/>
        </w:rPr>
        <w:t>명시한</w:t>
      </w:r>
      <w:r w:rsidRPr="00B51FA5">
        <w:rPr>
          <w:rFonts w:ascii="Times New Roman"/>
          <w:sz w:val="23"/>
          <w:szCs w:val="23"/>
        </w:rPr>
        <w:t xml:space="preserve"> </w:t>
      </w:r>
      <w:r w:rsidRPr="00B51FA5">
        <w:rPr>
          <w:rFonts w:ascii="Times New Roman"/>
          <w:sz w:val="23"/>
          <w:szCs w:val="23"/>
        </w:rPr>
        <w:t>경우에는</w:t>
      </w:r>
      <w:r w:rsidRPr="00B51FA5">
        <w:rPr>
          <w:rFonts w:ascii="Times New Roman"/>
          <w:sz w:val="23"/>
          <w:szCs w:val="23"/>
        </w:rPr>
        <w:t xml:space="preserve"> </w:t>
      </w:r>
      <w:r w:rsidRPr="00B51FA5">
        <w:rPr>
          <w:rFonts w:ascii="Times New Roman"/>
          <w:sz w:val="23"/>
          <w:szCs w:val="23"/>
        </w:rPr>
        <w:t>그와</w:t>
      </w:r>
      <w:r w:rsidRPr="00B51FA5">
        <w:rPr>
          <w:rFonts w:ascii="Times New Roman"/>
          <w:sz w:val="23"/>
          <w:szCs w:val="23"/>
        </w:rPr>
        <w:t xml:space="preserve"> </w:t>
      </w:r>
      <w:r w:rsidRPr="00B51FA5">
        <w:rPr>
          <w:rFonts w:ascii="Times New Roman"/>
          <w:sz w:val="23"/>
          <w:szCs w:val="23"/>
        </w:rPr>
        <w:t>같은</w:t>
      </w:r>
      <w:r w:rsidRPr="00B51FA5">
        <w:rPr>
          <w:rFonts w:ascii="Times New Roman"/>
          <w:sz w:val="23"/>
          <w:szCs w:val="23"/>
        </w:rPr>
        <w:t xml:space="preserve"> </w:t>
      </w:r>
      <w:r w:rsidRPr="00B51FA5">
        <w:rPr>
          <w:rFonts w:ascii="Times New Roman"/>
          <w:sz w:val="23"/>
          <w:szCs w:val="23"/>
        </w:rPr>
        <w:t>특정일</w:t>
      </w:r>
      <w:r w:rsidRPr="00B51FA5">
        <w:rPr>
          <w:rFonts w:ascii="Times New Roman"/>
          <w:sz w:val="23"/>
          <w:szCs w:val="23"/>
        </w:rPr>
        <w:t xml:space="preserve"> </w:t>
      </w:r>
      <w:r w:rsidRPr="00B51FA5">
        <w:rPr>
          <w:rFonts w:ascii="Times New Roman"/>
          <w:sz w:val="23"/>
          <w:szCs w:val="23"/>
        </w:rPr>
        <w:t>현재</w:t>
      </w:r>
      <w:r w:rsidRPr="00B51FA5">
        <w:rPr>
          <w:rFonts w:ascii="Times New Roman"/>
          <w:sz w:val="23"/>
          <w:szCs w:val="23"/>
        </w:rPr>
        <w:t xml:space="preserve">) </w:t>
      </w:r>
      <w:r w:rsidRPr="00B51FA5">
        <w:rPr>
          <w:rFonts w:ascii="Times New Roman"/>
          <w:sz w:val="23"/>
          <w:szCs w:val="23"/>
        </w:rPr>
        <w:t>아래와</w:t>
      </w:r>
      <w:r w:rsidRPr="00B51FA5">
        <w:rPr>
          <w:rFonts w:ascii="Times New Roman"/>
          <w:sz w:val="23"/>
          <w:szCs w:val="23"/>
        </w:rPr>
        <w:t xml:space="preserve"> </w:t>
      </w:r>
      <w:r w:rsidRPr="00B51FA5">
        <w:rPr>
          <w:rFonts w:ascii="Times New Roman"/>
          <w:sz w:val="23"/>
          <w:szCs w:val="23"/>
        </w:rPr>
        <w:t>같이</w:t>
      </w:r>
      <w:r w:rsidRPr="00B51FA5">
        <w:rPr>
          <w:rFonts w:ascii="Times New Roman"/>
          <w:sz w:val="23"/>
          <w:szCs w:val="23"/>
        </w:rPr>
        <w:t xml:space="preserve"> </w:t>
      </w:r>
      <w:r w:rsidRPr="00B51FA5">
        <w:rPr>
          <w:rFonts w:ascii="Times New Roman"/>
          <w:sz w:val="23"/>
          <w:szCs w:val="23"/>
        </w:rPr>
        <w:t>매수인에게</w:t>
      </w:r>
      <w:r w:rsidRPr="00B51FA5">
        <w:rPr>
          <w:rFonts w:ascii="Times New Roman"/>
          <w:sz w:val="23"/>
          <w:szCs w:val="23"/>
        </w:rPr>
        <w:t xml:space="preserve"> </w:t>
      </w:r>
      <w:r w:rsidRPr="00B51FA5">
        <w:rPr>
          <w:rFonts w:ascii="Times New Roman"/>
          <w:sz w:val="23"/>
          <w:szCs w:val="23"/>
        </w:rPr>
        <w:t>진술</w:t>
      </w:r>
      <w:r w:rsidRPr="00B51FA5">
        <w:rPr>
          <w:rFonts w:ascii="Times New Roman"/>
          <w:sz w:val="23"/>
          <w:szCs w:val="23"/>
        </w:rPr>
        <w:t xml:space="preserve"> </w:t>
      </w:r>
      <w:r w:rsidRPr="00B51FA5">
        <w:rPr>
          <w:rFonts w:ascii="Times New Roman"/>
          <w:sz w:val="23"/>
          <w:szCs w:val="23"/>
        </w:rPr>
        <w:t>및</w:t>
      </w:r>
      <w:r w:rsidRPr="00B51FA5">
        <w:rPr>
          <w:rFonts w:ascii="Times New Roman"/>
          <w:sz w:val="23"/>
          <w:szCs w:val="23"/>
        </w:rPr>
        <w:t xml:space="preserve"> </w:t>
      </w:r>
      <w:r w:rsidRPr="00B51FA5">
        <w:rPr>
          <w:rFonts w:ascii="Times New Roman"/>
          <w:sz w:val="23"/>
          <w:szCs w:val="23"/>
        </w:rPr>
        <w:t>보장한다</w:t>
      </w:r>
      <w:r w:rsidRPr="00B51FA5">
        <w:rPr>
          <w:rFonts w:ascii="Times New Roman" w:hint="eastAsia"/>
          <w:sz w:val="23"/>
          <w:szCs w:val="23"/>
        </w:rPr>
        <w:t>.</w:t>
      </w:r>
    </w:p>
    <w:p w14:paraId="3445C228" w14:textId="77777777" w:rsidR="00786425" w:rsidRPr="00B51FA5" w:rsidRDefault="00786425" w:rsidP="00786425">
      <w:pPr>
        <w:numPr>
          <w:ilvl w:val="1"/>
          <w:numId w:val="5"/>
        </w:numPr>
        <w:snapToGrid w:val="0"/>
        <w:spacing w:before="180" w:after="180" w:line="360" w:lineRule="atLeast"/>
        <w:rPr>
          <w:rFonts w:ascii="Times New Roman"/>
          <w:sz w:val="23"/>
          <w:szCs w:val="23"/>
        </w:rPr>
      </w:pPr>
      <w:r w:rsidRPr="00B51FA5">
        <w:rPr>
          <w:rFonts w:ascii="Times New Roman"/>
          <w:sz w:val="23"/>
          <w:szCs w:val="23"/>
          <w:u w:val="single"/>
        </w:rPr>
        <w:t>매도인과</w:t>
      </w:r>
      <w:r w:rsidRPr="00B51FA5">
        <w:rPr>
          <w:rFonts w:ascii="Times New Roman"/>
          <w:sz w:val="23"/>
          <w:szCs w:val="23"/>
          <w:u w:val="single"/>
        </w:rPr>
        <w:t xml:space="preserve"> </w:t>
      </w:r>
      <w:proofErr w:type="spellStart"/>
      <w:r w:rsidR="00883718">
        <w:rPr>
          <w:rFonts w:ascii="Times New Roman" w:hint="eastAsia"/>
          <w:sz w:val="23"/>
          <w:szCs w:val="23"/>
          <w:u w:val="single"/>
        </w:rPr>
        <w:t>대상주식</w:t>
      </w:r>
      <w:r w:rsidRPr="000575B1">
        <w:rPr>
          <w:rFonts w:ascii="Times New Roman"/>
          <w:sz w:val="23"/>
          <w:szCs w:val="23"/>
          <w:u w:val="single"/>
        </w:rPr>
        <w:t>에</w:t>
      </w:r>
      <w:proofErr w:type="spellEnd"/>
      <w:r w:rsidRPr="000575B1">
        <w:rPr>
          <w:rFonts w:ascii="Times New Roman"/>
          <w:sz w:val="23"/>
          <w:szCs w:val="23"/>
          <w:u w:val="single"/>
        </w:rPr>
        <w:t xml:space="preserve"> </w:t>
      </w:r>
      <w:r w:rsidRPr="00A66D8C">
        <w:rPr>
          <w:rFonts w:ascii="Times New Roman"/>
          <w:sz w:val="23"/>
          <w:szCs w:val="23"/>
          <w:u w:val="single"/>
        </w:rPr>
        <w:t>대한</w:t>
      </w:r>
      <w:r w:rsidRPr="00522B89">
        <w:rPr>
          <w:rFonts w:ascii="Times New Roman"/>
          <w:sz w:val="23"/>
          <w:szCs w:val="23"/>
          <w:u w:val="single"/>
        </w:rPr>
        <w:t xml:space="preserve"> </w:t>
      </w:r>
      <w:r w:rsidRPr="00522B89">
        <w:rPr>
          <w:rFonts w:ascii="Times New Roman"/>
          <w:sz w:val="23"/>
          <w:szCs w:val="23"/>
          <w:u w:val="single"/>
        </w:rPr>
        <w:t>진술</w:t>
      </w:r>
      <w:r w:rsidRPr="00B51FA5">
        <w:rPr>
          <w:rFonts w:ascii="Times New Roman"/>
          <w:sz w:val="23"/>
          <w:szCs w:val="23"/>
          <w:u w:val="single"/>
        </w:rPr>
        <w:t xml:space="preserve"> </w:t>
      </w:r>
      <w:r w:rsidRPr="00B51FA5">
        <w:rPr>
          <w:rFonts w:ascii="Times New Roman"/>
          <w:sz w:val="23"/>
          <w:szCs w:val="23"/>
          <w:u w:val="single"/>
        </w:rPr>
        <w:t>및</w:t>
      </w:r>
      <w:r w:rsidRPr="00B51FA5">
        <w:rPr>
          <w:rFonts w:ascii="Times New Roman"/>
          <w:sz w:val="23"/>
          <w:szCs w:val="23"/>
          <w:u w:val="single"/>
        </w:rPr>
        <w:t xml:space="preserve"> </w:t>
      </w:r>
      <w:r w:rsidRPr="00B51FA5">
        <w:rPr>
          <w:rFonts w:ascii="Times New Roman"/>
          <w:sz w:val="23"/>
          <w:szCs w:val="23"/>
          <w:u w:val="single"/>
        </w:rPr>
        <w:t>보장</w:t>
      </w:r>
      <w:r w:rsidRPr="00B51FA5">
        <w:rPr>
          <w:rFonts w:ascii="Times New Roman"/>
          <w:sz w:val="23"/>
          <w:szCs w:val="23"/>
        </w:rPr>
        <w:t>.</w:t>
      </w:r>
    </w:p>
    <w:p w14:paraId="73363765" w14:textId="77777777" w:rsidR="008B6883" w:rsidRPr="0096157A" w:rsidRDefault="00662CFD" w:rsidP="00006BBA">
      <w:pPr>
        <w:numPr>
          <w:ilvl w:val="0"/>
          <w:numId w:val="15"/>
        </w:numPr>
        <w:snapToGrid w:val="0"/>
        <w:spacing w:before="180" w:after="180" w:line="360" w:lineRule="atLeast"/>
        <w:rPr>
          <w:rFonts w:ascii="Times New Roman"/>
          <w:sz w:val="23"/>
          <w:szCs w:val="23"/>
        </w:rPr>
      </w:pPr>
      <w:bookmarkStart w:id="11" w:name="_DV_C97"/>
      <w:r w:rsidRPr="0096157A">
        <w:rPr>
          <w:rFonts w:ascii="Times New Roman" w:hint="eastAsia"/>
          <w:sz w:val="23"/>
          <w:szCs w:val="23"/>
          <w:u w:val="single"/>
        </w:rPr>
        <w:t>매도인의</w:t>
      </w:r>
      <w:r w:rsidRPr="0096157A">
        <w:rPr>
          <w:rFonts w:ascii="Times New Roman"/>
          <w:sz w:val="23"/>
          <w:szCs w:val="23"/>
          <w:u w:val="single"/>
        </w:rPr>
        <w:t xml:space="preserve"> </w:t>
      </w:r>
      <w:r w:rsidRPr="0096157A">
        <w:rPr>
          <w:rFonts w:ascii="Times New Roman" w:hint="eastAsia"/>
          <w:sz w:val="23"/>
          <w:szCs w:val="23"/>
          <w:u w:val="single"/>
        </w:rPr>
        <w:t>설립</w:t>
      </w:r>
      <w:r w:rsidRPr="00D513DA">
        <w:rPr>
          <w:rFonts w:ascii="Times New Roman"/>
          <w:sz w:val="23"/>
          <w:szCs w:val="23"/>
        </w:rPr>
        <w:t xml:space="preserve">.  </w:t>
      </w:r>
      <w:r w:rsidRPr="006F15B9">
        <w:rPr>
          <w:rFonts w:ascii="Times New Roman" w:hint="eastAsia"/>
          <w:sz w:val="23"/>
          <w:szCs w:val="23"/>
        </w:rPr>
        <w:t>매도인은</w:t>
      </w:r>
      <w:r w:rsidRPr="006F15B9">
        <w:rPr>
          <w:rFonts w:ascii="Times New Roman"/>
          <w:sz w:val="23"/>
          <w:szCs w:val="23"/>
        </w:rPr>
        <w:t xml:space="preserve"> (</w:t>
      </w:r>
      <w:proofErr w:type="spellStart"/>
      <w:r w:rsidRPr="006F15B9">
        <w:rPr>
          <w:rFonts w:ascii="Times New Roman"/>
          <w:sz w:val="23"/>
          <w:szCs w:val="23"/>
        </w:rPr>
        <w:t>i</w:t>
      </w:r>
      <w:proofErr w:type="spellEnd"/>
      <w:r w:rsidRPr="006F15B9">
        <w:rPr>
          <w:rFonts w:ascii="Times New Roman"/>
          <w:sz w:val="23"/>
          <w:szCs w:val="23"/>
        </w:rPr>
        <w:t xml:space="preserve">) </w:t>
      </w:r>
      <w:r w:rsidRPr="00352E12">
        <w:rPr>
          <w:rFonts w:ascii="Times New Roman" w:hint="eastAsia"/>
          <w:sz w:val="23"/>
          <w:szCs w:val="23"/>
        </w:rPr>
        <w:t>대한민국의</w:t>
      </w:r>
      <w:r w:rsidRPr="00352E12">
        <w:rPr>
          <w:rFonts w:ascii="Times New Roman"/>
          <w:sz w:val="23"/>
          <w:szCs w:val="23"/>
        </w:rPr>
        <w:t xml:space="preserve"> </w:t>
      </w:r>
      <w:r w:rsidRPr="00352E12">
        <w:rPr>
          <w:rFonts w:ascii="Times New Roman" w:hint="eastAsia"/>
          <w:sz w:val="23"/>
          <w:szCs w:val="23"/>
        </w:rPr>
        <w:t>법령에</w:t>
      </w:r>
      <w:r w:rsidRPr="00352E12">
        <w:rPr>
          <w:rFonts w:ascii="Times New Roman"/>
          <w:sz w:val="23"/>
          <w:szCs w:val="23"/>
        </w:rPr>
        <w:t xml:space="preserve"> </w:t>
      </w:r>
      <w:r w:rsidRPr="00352E12">
        <w:rPr>
          <w:rFonts w:ascii="Times New Roman" w:hint="eastAsia"/>
          <w:sz w:val="23"/>
          <w:szCs w:val="23"/>
        </w:rPr>
        <w:t>따라</w:t>
      </w:r>
      <w:r w:rsidRPr="00352E12">
        <w:rPr>
          <w:rFonts w:ascii="Times New Roman"/>
          <w:sz w:val="23"/>
          <w:szCs w:val="23"/>
        </w:rPr>
        <w:t xml:space="preserve"> </w:t>
      </w:r>
      <w:r w:rsidRPr="00352E12">
        <w:rPr>
          <w:rFonts w:ascii="Times New Roman" w:hint="eastAsia"/>
          <w:sz w:val="23"/>
          <w:szCs w:val="23"/>
        </w:rPr>
        <w:t>적법하게</w:t>
      </w:r>
      <w:r w:rsidRPr="00FA107D">
        <w:rPr>
          <w:rFonts w:ascii="Times New Roman"/>
          <w:sz w:val="23"/>
          <w:szCs w:val="23"/>
        </w:rPr>
        <w:t xml:space="preserve"> </w:t>
      </w:r>
      <w:r w:rsidRPr="00FA107D">
        <w:rPr>
          <w:rFonts w:ascii="Times New Roman" w:hint="eastAsia"/>
          <w:sz w:val="23"/>
          <w:szCs w:val="23"/>
        </w:rPr>
        <w:t>설립되고</w:t>
      </w:r>
      <w:r w:rsidRPr="0096157A">
        <w:rPr>
          <w:rFonts w:ascii="Times New Roman"/>
          <w:sz w:val="23"/>
          <w:szCs w:val="23"/>
        </w:rPr>
        <w:t xml:space="preserve"> </w:t>
      </w:r>
      <w:r w:rsidRPr="0096157A">
        <w:rPr>
          <w:rFonts w:ascii="Times New Roman" w:hint="eastAsia"/>
          <w:sz w:val="23"/>
          <w:szCs w:val="23"/>
        </w:rPr>
        <w:t>유효하게</w:t>
      </w:r>
      <w:r w:rsidRPr="0096157A">
        <w:rPr>
          <w:rFonts w:ascii="Times New Roman"/>
          <w:sz w:val="23"/>
          <w:szCs w:val="23"/>
        </w:rPr>
        <w:t xml:space="preserve"> </w:t>
      </w:r>
      <w:r w:rsidRPr="0096157A">
        <w:rPr>
          <w:rFonts w:ascii="Times New Roman" w:hint="eastAsia"/>
          <w:sz w:val="23"/>
          <w:szCs w:val="23"/>
        </w:rPr>
        <w:t>존속하며</w:t>
      </w:r>
      <w:r w:rsidRPr="0096157A">
        <w:rPr>
          <w:rFonts w:ascii="Times New Roman"/>
          <w:sz w:val="23"/>
          <w:szCs w:val="23"/>
        </w:rPr>
        <w:t xml:space="preserve">, (ii) </w:t>
      </w:r>
      <w:r w:rsidRPr="0096157A">
        <w:rPr>
          <w:rFonts w:ascii="Times New Roman" w:hint="eastAsia"/>
          <w:sz w:val="23"/>
          <w:szCs w:val="23"/>
        </w:rPr>
        <w:t>현재</w:t>
      </w:r>
      <w:r w:rsidRPr="0096157A">
        <w:rPr>
          <w:rFonts w:ascii="Times New Roman"/>
          <w:sz w:val="23"/>
          <w:szCs w:val="23"/>
        </w:rPr>
        <w:t xml:space="preserve"> </w:t>
      </w:r>
      <w:r w:rsidRPr="0096157A">
        <w:rPr>
          <w:rFonts w:ascii="Times New Roman" w:hint="eastAsia"/>
          <w:sz w:val="23"/>
          <w:szCs w:val="23"/>
        </w:rPr>
        <w:t>영위하고</w:t>
      </w:r>
      <w:r w:rsidRPr="0096157A">
        <w:rPr>
          <w:rFonts w:ascii="Times New Roman"/>
          <w:sz w:val="23"/>
          <w:szCs w:val="23"/>
        </w:rPr>
        <w:t xml:space="preserve"> </w:t>
      </w:r>
      <w:r w:rsidRPr="0096157A">
        <w:rPr>
          <w:rFonts w:ascii="Times New Roman" w:hint="eastAsia"/>
          <w:sz w:val="23"/>
          <w:szCs w:val="23"/>
        </w:rPr>
        <w:t>있는</w:t>
      </w:r>
      <w:r w:rsidRPr="0096157A">
        <w:rPr>
          <w:rFonts w:ascii="Times New Roman"/>
          <w:sz w:val="23"/>
          <w:szCs w:val="23"/>
        </w:rPr>
        <w:t xml:space="preserve"> </w:t>
      </w:r>
      <w:r w:rsidRPr="0096157A">
        <w:rPr>
          <w:rFonts w:ascii="Times New Roman" w:hint="eastAsia"/>
          <w:sz w:val="23"/>
          <w:szCs w:val="23"/>
        </w:rPr>
        <w:t>사업을</w:t>
      </w:r>
      <w:r w:rsidRPr="0096157A">
        <w:rPr>
          <w:rFonts w:ascii="Times New Roman"/>
          <w:sz w:val="23"/>
          <w:szCs w:val="23"/>
        </w:rPr>
        <w:t xml:space="preserve"> </w:t>
      </w:r>
      <w:r w:rsidRPr="0096157A">
        <w:rPr>
          <w:rFonts w:ascii="Times New Roman" w:hint="eastAsia"/>
          <w:sz w:val="23"/>
          <w:szCs w:val="23"/>
        </w:rPr>
        <w:t>수행하는데</w:t>
      </w:r>
      <w:r w:rsidRPr="0096157A">
        <w:rPr>
          <w:rFonts w:ascii="Times New Roman"/>
          <w:sz w:val="23"/>
          <w:szCs w:val="23"/>
        </w:rPr>
        <w:t xml:space="preserve"> </w:t>
      </w:r>
      <w:r w:rsidRPr="0096157A">
        <w:rPr>
          <w:rFonts w:ascii="Times New Roman" w:hint="eastAsia"/>
          <w:sz w:val="23"/>
          <w:szCs w:val="23"/>
        </w:rPr>
        <w:t>필요한</w:t>
      </w:r>
      <w:r w:rsidRPr="0096157A">
        <w:rPr>
          <w:rFonts w:ascii="Times New Roman"/>
          <w:sz w:val="23"/>
          <w:szCs w:val="23"/>
        </w:rPr>
        <w:t xml:space="preserve"> </w:t>
      </w:r>
      <w:r w:rsidRPr="0096157A">
        <w:rPr>
          <w:rFonts w:ascii="Times New Roman" w:hint="eastAsia"/>
          <w:sz w:val="23"/>
          <w:szCs w:val="23"/>
        </w:rPr>
        <w:t>모든</w:t>
      </w:r>
      <w:r w:rsidRPr="0096157A">
        <w:rPr>
          <w:rFonts w:ascii="Times New Roman"/>
          <w:sz w:val="23"/>
          <w:szCs w:val="23"/>
        </w:rPr>
        <w:t xml:space="preserve"> </w:t>
      </w:r>
      <w:proofErr w:type="spellStart"/>
      <w:r w:rsidRPr="0096157A">
        <w:rPr>
          <w:rFonts w:ascii="Times New Roman" w:hint="eastAsia"/>
          <w:sz w:val="23"/>
          <w:szCs w:val="23"/>
        </w:rPr>
        <w:t>회사법상</w:t>
      </w:r>
      <w:proofErr w:type="spellEnd"/>
      <w:r w:rsidRPr="0096157A">
        <w:rPr>
          <w:rFonts w:ascii="Times New Roman"/>
          <w:sz w:val="23"/>
          <w:szCs w:val="23"/>
        </w:rPr>
        <w:t xml:space="preserve"> </w:t>
      </w:r>
      <w:r w:rsidRPr="0096157A">
        <w:rPr>
          <w:rFonts w:ascii="Times New Roman" w:hint="eastAsia"/>
          <w:sz w:val="23"/>
          <w:szCs w:val="23"/>
        </w:rPr>
        <w:t>능력</w:t>
      </w:r>
      <w:r w:rsidRPr="0096157A">
        <w:rPr>
          <w:rFonts w:ascii="Times New Roman"/>
          <w:sz w:val="23"/>
          <w:szCs w:val="23"/>
        </w:rPr>
        <w:t xml:space="preserve"> </w:t>
      </w:r>
      <w:r w:rsidRPr="0096157A">
        <w:rPr>
          <w:rFonts w:ascii="Times New Roman" w:hint="eastAsia"/>
          <w:sz w:val="23"/>
          <w:szCs w:val="23"/>
        </w:rPr>
        <w:t>및</w:t>
      </w:r>
      <w:r w:rsidRPr="0096157A">
        <w:rPr>
          <w:rFonts w:ascii="Times New Roman"/>
          <w:sz w:val="23"/>
          <w:szCs w:val="23"/>
        </w:rPr>
        <w:t xml:space="preserve"> </w:t>
      </w:r>
      <w:r w:rsidRPr="0096157A">
        <w:rPr>
          <w:rFonts w:ascii="Times New Roman" w:hint="eastAsia"/>
          <w:sz w:val="23"/>
          <w:szCs w:val="23"/>
        </w:rPr>
        <w:t>자격을</w:t>
      </w:r>
      <w:r w:rsidRPr="0096157A">
        <w:rPr>
          <w:rFonts w:ascii="Times New Roman"/>
          <w:sz w:val="23"/>
          <w:szCs w:val="23"/>
        </w:rPr>
        <w:t xml:space="preserve"> </w:t>
      </w:r>
      <w:r w:rsidRPr="0096157A">
        <w:rPr>
          <w:rFonts w:ascii="Times New Roman" w:hint="eastAsia"/>
          <w:sz w:val="23"/>
          <w:szCs w:val="23"/>
        </w:rPr>
        <w:t>가지고</w:t>
      </w:r>
      <w:r w:rsidRPr="0096157A">
        <w:rPr>
          <w:rFonts w:ascii="Times New Roman"/>
          <w:sz w:val="23"/>
          <w:szCs w:val="23"/>
        </w:rPr>
        <w:t xml:space="preserve"> </w:t>
      </w:r>
      <w:r w:rsidRPr="0096157A">
        <w:rPr>
          <w:rFonts w:ascii="Times New Roman" w:hint="eastAsia"/>
          <w:sz w:val="23"/>
          <w:szCs w:val="23"/>
        </w:rPr>
        <w:t>있다</w:t>
      </w:r>
      <w:r w:rsidRPr="0096157A">
        <w:rPr>
          <w:rFonts w:ascii="Times New Roman"/>
          <w:sz w:val="23"/>
          <w:szCs w:val="23"/>
        </w:rPr>
        <w:t>.</w:t>
      </w:r>
      <w:bookmarkEnd w:id="11"/>
    </w:p>
    <w:p w14:paraId="01F806BF" w14:textId="77777777" w:rsidR="00786425" w:rsidRPr="00B51FA5" w:rsidRDefault="00786425" w:rsidP="004C0171">
      <w:pPr>
        <w:numPr>
          <w:ilvl w:val="0"/>
          <w:numId w:val="15"/>
        </w:numPr>
        <w:snapToGrid w:val="0"/>
        <w:spacing w:before="180" w:after="180" w:line="360" w:lineRule="atLeast"/>
        <w:rPr>
          <w:rFonts w:ascii="Times New Roman"/>
          <w:sz w:val="23"/>
          <w:szCs w:val="23"/>
        </w:rPr>
      </w:pPr>
      <w:r w:rsidRPr="00B51FA5">
        <w:rPr>
          <w:rFonts w:ascii="Times New Roman"/>
          <w:sz w:val="23"/>
          <w:szCs w:val="23"/>
          <w:u w:val="single"/>
        </w:rPr>
        <w:t>주식</w:t>
      </w:r>
      <w:r w:rsidRPr="00B51FA5">
        <w:rPr>
          <w:rFonts w:ascii="Times New Roman"/>
          <w:sz w:val="23"/>
          <w:szCs w:val="23"/>
          <w:u w:val="single"/>
        </w:rPr>
        <w:t xml:space="preserve"> </w:t>
      </w:r>
      <w:r w:rsidRPr="00B51FA5">
        <w:rPr>
          <w:rFonts w:ascii="Times New Roman"/>
          <w:sz w:val="23"/>
          <w:szCs w:val="23"/>
          <w:u w:val="single"/>
        </w:rPr>
        <w:t>소유권</w:t>
      </w:r>
      <w:r w:rsidRPr="00B51FA5">
        <w:rPr>
          <w:rFonts w:ascii="Times New Roman"/>
          <w:sz w:val="23"/>
          <w:szCs w:val="23"/>
        </w:rPr>
        <w:t xml:space="preserve">. </w:t>
      </w:r>
      <w:proofErr w:type="spellStart"/>
      <w:r w:rsidRPr="00B51FA5">
        <w:rPr>
          <w:rFonts w:ascii="Times New Roman" w:hint="eastAsia"/>
          <w:sz w:val="23"/>
          <w:szCs w:val="23"/>
        </w:rPr>
        <w:t>거래종결일</w:t>
      </w:r>
      <w:proofErr w:type="spellEnd"/>
      <w:r w:rsidRPr="00B51FA5">
        <w:rPr>
          <w:rFonts w:ascii="Times New Roman" w:hint="eastAsia"/>
          <w:sz w:val="23"/>
          <w:szCs w:val="23"/>
        </w:rPr>
        <w:t xml:space="preserve"> </w:t>
      </w:r>
      <w:r w:rsidRPr="00B51FA5">
        <w:rPr>
          <w:rFonts w:ascii="Times New Roman" w:hint="eastAsia"/>
          <w:sz w:val="23"/>
          <w:szCs w:val="23"/>
        </w:rPr>
        <w:t>현재</w:t>
      </w:r>
      <w:r w:rsidRPr="00B51FA5">
        <w:rPr>
          <w:rFonts w:ascii="Times New Roman" w:hint="eastAsia"/>
          <w:sz w:val="23"/>
          <w:szCs w:val="23"/>
        </w:rPr>
        <w:t xml:space="preserve"> </w:t>
      </w:r>
      <w:r w:rsidRPr="00B51FA5">
        <w:rPr>
          <w:rFonts w:ascii="Times New Roman" w:hint="eastAsia"/>
          <w:sz w:val="23"/>
          <w:szCs w:val="23"/>
        </w:rPr>
        <w:t>매도인은</w:t>
      </w:r>
      <w:r w:rsidRPr="00B51FA5">
        <w:rPr>
          <w:rFonts w:ascii="Times New Roman" w:hint="eastAsia"/>
          <w:sz w:val="23"/>
          <w:szCs w:val="23"/>
        </w:rPr>
        <w:t xml:space="preserve"> </w:t>
      </w:r>
      <w:proofErr w:type="spellStart"/>
      <w:r w:rsidR="00883718">
        <w:rPr>
          <w:rFonts w:ascii="Times New Roman" w:hint="eastAsia"/>
          <w:sz w:val="23"/>
          <w:szCs w:val="23"/>
        </w:rPr>
        <w:t>대상주식</w:t>
      </w:r>
      <w:r w:rsidRPr="000575B1">
        <w:rPr>
          <w:rFonts w:ascii="Times New Roman" w:hint="eastAsia"/>
          <w:sz w:val="23"/>
          <w:szCs w:val="23"/>
        </w:rPr>
        <w:t>에</w:t>
      </w:r>
      <w:proofErr w:type="spellEnd"/>
      <w:r w:rsidRPr="000575B1">
        <w:rPr>
          <w:rFonts w:ascii="Times New Roman" w:hint="eastAsia"/>
          <w:sz w:val="23"/>
          <w:szCs w:val="23"/>
        </w:rPr>
        <w:t xml:space="preserve"> </w:t>
      </w:r>
      <w:r w:rsidRPr="00A66D8C">
        <w:rPr>
          <w:rFonts w:ascii="Times New Roman" w:hint="eastAsia"/>
          <w:sz w:val="23"/>
          <w:szCs w:val="23"/>
        </w:rPr>
        <w:t>대해</w:t>
      </w:r>
      <w:r w:rsidRPr="00B51FA5">
        <w:rPr>
          <w:rFonts w:ascii="Times New Roman" w:hint="eastAsia"/>
          <w:sz w:val="23"/>
          <w:szCs w:val="23"/>
        </w:rPr>
        <w:t xml:space="preserve"> </w:t>
      </w:r>
      <w:r w:rsidRPr="00B51FA5">
        <w:rPr>
          <w:rFonts w:ascii="Times New Roman" w:hint="eastAsia"/>
          <w:sz w:val="23"/>
          <w:szCs w:val="23"/>
        </w:rPr>
        <w:t>적법하고</w:t>
      </w:r>
      <w:r w:rsidRPr="00B51FA5">
        <w:rPr>
          <w:rFonts w:ascii="Times New Roman" w:hint="eastAsia"/>
          <w:sz w:val="23"/>
          <w:szCs w:val="23"/>
        </w:rPr>
        <w:t xml:space="preserve"> </w:t>
      </w:r>
      <w:r w:rsidRPr="00B51FA5">
        <w:rPr>
          <w:rFonts w:ascii="Times New Roman" w:hint="eastAsia"/>
          <w:sz w:val="23"/>
          <w:szCs w:val="23"/>
        </w:rPr>
        <w:t>유효한</w:t>
      </w:r>
      <w:r w:rsidRPr="00B51FA5">
        <w:rPr>
          <w:rFonts w:ascii="Times New Roman" w:hint="eastAsia"/>
          <w:sz w:val="23"/>
          <w:szCs w:val="23"/>
        </w:rPr>
        <w:t xml:space="preserve"> </w:t>
      </w:r>
      <w:r w:rsidRPr="00B51FA5">
        <w:rPr>
          <w:rFonts w:ascii="Times New Roman" w:hint="eastAsia"/>
          <w:sz w:val="23"/>
          <w:szCs w:val="23"/>
        </w:rPr>
        <w:t>소유권을</w:t>
      </w:r>
      <w:r w:rsidRPr="00B51FA5">
        <w:rPr>
          <w:rFonts w:ascii="Times New Roman" w:hint="eastAsia"/>
          <w:sz w:val="23"/>
          <w:szCs w:val="23"/>
        </w:rPr>
        <w:t xml:space="preserve"> </w:t>
      </w:r>
      <w:r w:rsidRPr="00B51FA5">
        <w:rPr>
          <w:rFonts w:ascii="Times New Roman" w:hint="eastAsia"/>
          <w:sz w:val="23"/>
          <w:szCs w:val="23"/>
        </w:rPr>
        <w:t>보유하고</w:t>
      </w:r>
      <w:r w:rsidRPr="00B51FA5">
        <w:rPr>
          <w:rFonts w:ascii="Times New Roman" w:hint="eastAsia"/>
          <w:sz w:val="23"/>
          <w:szCs w:val="23"/>
        </w:rPr>
        <w:t xml:space="preserve"> </w:t>
      </w:r>
      <w:r w:rsidRPr="00B51FA5">
        <w:rPr>
          <w:rFonts w:ascii="Times New Roman" w:hint="eastAsia"/>
          <w:sz w:val="23"/>
          <w:szCs w:val="23"/>
        </w:rPr>
        <w:t>있다</w:t>
      </w:r>
      <w:r w:rsidRPr="00B51FA5">
        <w:rPr>
          <w:rFonts w:ascii="Times New Roman" w:hint="eastAsia"/>
          <w:sz w:val="23"/>
          <w:szCs w:val="23"/>
        </w:rPr>
        <w:t xml:space="preserve">. </w:t>
      </w:r>
      <w:proofErr w:type="spellStart"/>
      <w:r w:rsidRPr="00B51FA5">
        <w:rPr>
          <w:rFonts w:ascii="Times New Roman" w:hint="eastAsia"/>
          <w:sz w:val="23"/>
          <w:szCs w:val="23"/>
        </w:rPr>
        <w:t>거래종결시</w:t>
      </w:r>
      <w:proofErr w:type="spellEnd"/>
      <w:r w:rsidRPr="00B51FA5">
        <w:rPr>
          <w:rFonts w:ascii="Times New Roman" w:hint="eastAsia"/>
          <w:sz w:val="23"/>
          <w:szCs w:val="23"/>
        </w:rPr>
        <w:t xml:space="preserve"> </w:t>
      </w:r>
      <w:r w:rsidRPr="00B51FA5">
        <w:rPr>
          <w:rFonts w:ascii="Times New Roman" w:hint="eastAsia"/>
          <w:sz w:val="23"/>
          <w:szCs w:val="23"/>
        </w:rPr>
        <w:t>매수인은</w:t>
      </w:r>
      <w:r w:rsidRPr="00B51FA5">
        <w:rPr>
          <w:rFonts w:ascii="Times New Roman" w:hint="eastAsia"/>
          <w:sz w:val="23"/>
          <w:szCs w:val="23"/>
        </w:rPr>
        <w:t xml:space="preserve"> </w:t>
      </w:r>
      <w:r w:rsidRPr="00B51FA5">
        <w:rPr>
          <w:rFonts w:ascii="Times New Roman" w:hint="eastAsia"/>
          <w:sz w:val="23"/>
          <w:szCs w:val="23"/>
        </w:rPr>
        <w:t>매도인으로부터</w:t>
      </w:r>
      <w:r w:rsidRPr="00B51FA5">
        <w:rPr>
          <w:rFonts w:ascii="Times New Roman" w:hint="eastAsia"/>
          <w:sz w:val="23"/>
          <w:szCs w:val="23"/>
        </w:rPr>
        <w:t xml:space="preserve"> </w:t>
      </w:r>
      <w:proofErr w:type="spellStart"/>
      <w:r w:rsidR="00883718">
        <w:rPr>
          <w:rFonts w:ascii="Times New Roman" w:hint="eastAsia"/>
          <w:sz w:val="23"/>
          <w:szCs w:val="23"/>
        </w:rPr>
        <w:t>대상주식</w:t>
      </w:r>
      <w:r w:rsidRPr="000575B1">
        <w:rPr>
          <w:rFonts w:ascii="Times New Roman" w:hint="eastAsia"/>
          <w:sz w:val="23"/>
          <w:szCs w:val="23"/>
        </w:rPr>
        <w:t>에</w:t>
      </w:r>
      <w:proofErr w:type="spellEnd"/>
      <w:r w:rsidRPr="000575B1">
        <w:rPr>
          <w:rFonts w:ascii="Times New Roman" w:hint="eastAsia"/>
          <w:sz w:val="23"/>
          <w:szCs w:val="23"/>
        </w:rPr>
        <w:t xml:space="preserve"> </w:t>
      </w:r>
      <w:r w:rsidRPr="00A66D8C">
        <w:rPr>
          <w:rFonts w:ascii="Times New Roman" w:hint="eastAsia"/>
          <w:sz w:val="23"/>
          <w:szCs w:val="23"/>
        </w:rPr>
        <w:t>대한</w:t>
      </w:r>
      <w:r w:rsidRPr="00522B89">
        <w:rPr>
          <w:rFonts w:ascii="Times New Roman" w:hint="eastAsia"/>
          <w:sz w:val="23"/>
          <w:szCs w:val="23"/>
        </w:rPr>
        <w:t xml:space="preserve"> </w:t>
      </w:r>
      <w:r w:rsidRPr="00522B89">
        <w:rPr>
          <w:rFonts w:ascii="Times New Roman" w:hint="eastAsia"/>
          <w:sz w:val="23"/>
          <w:szCs w:val="23"/>
        </w:rPr>
        <w:t>완전한</w:t>
      </w:r>
      <w:r w:rsidRPr="00B51FA5">
        <w:rPr>
          <w:rFonts w:ascii="Times New Roman" w:hint="eastAsia"/>
          <w:sz w:val="23"/>
          <w:szCs w:val="23"/>
        </w:rPr>
        <w:t xml:space="preserve"> </w:t>
      </w:r>
      <w:r w:rsidRPr="00B51FA5">
        <w:rPr>
          <w:rFonts w:ascii="Times New Roman" w:hint="eastAsia"/>
          <w:sz w:val="23"/>
          <w:szCs w:val="23"/>
        </w:rPr>
        <w:t>소유권을</w:t>
      </w:r>
      <w:r w:rsidRPr="00B51FA5">
        <w:rPr>
          <w:rFonts w:ascii="Times New Roman" w:hint="eastAsia"/>
          <w:sz w:val="23"/>
          <w:szCs w:val="23"/>
        </w:rPr>
        <w:t xml:space="preserve"> </w:t>
      </w:r>
      <w:r w:rsidRPr="00B51FA5">
        <w:rPr>
          <w:rFonts w:ascii="Times New Roman" w:hint="eastAsia"/>
          <w:sz w:val="23"/>
          <w:szCs w:val="23"/>
        </w:rPr>
        <w:t>어떠한</w:t>
      </w:r>
      <w:r w:rsidRPr="00B51FA5">
        <w:rPr>
          <w:rFonts w:ascii="Times New Roman" w:hint="eastAsia"/>
          <w:sz w:val="23"/>
          <w:szCs w:val="23"/>
        </w:rPr>
        <w:t xml:space="preserve"> </w:t>
      </w:r>
      <w:r w:rsidRPr="00B51FA5">
        <w:rPr>
          <w:rFonts w:ascii="Times New Roman" w:hint="eastAsia"/>
          <w:sz w:val="23"/>
          <w:szCs w:val="23"/>
        </w:rPr>
        <w:t>부담도</w:t>
      </w:r>
      <w:r w:rsidRPr="00B51FA5">
        <w:rPr>
          <w:rFonts w:ascii="Times New Roman" w:hint="eastAsia"/>
          <w:sz w:val="23"/>
          <w:szCs w:val="23"/>
        </w:rPr>
        <w:t xml:space="preserve"> </w:t>
      </w:r>
      <w:r w:rsidRPr="00B51FA5">
        <w:rPr>
          <w:rFonts w:ascii="Times New Roman" w:hint="eastAsia"/>
          <w:sz w:val="23"/>
          <w:szCs w:val="23"/>
        </w:rPr>
        <w:t>없는</w:t>
      </w:r>
      <w:r w:rsidRPr="00B51FA5">
        <w:rPr>
          <w:rFonts w:ascii="Times New Roman" w:hint="eastAsia"/>
          <w:sz w:val="23"/>
          <w:szCs w:val="23"/>
        </w:rPr>
        <w:t xml:space="preserve"> </w:t>
      </w:r>
      <w:r w:rsidRPr="00B51FA5">
        <w:rPr>
          <w:rFonts w:ascii="Times New Roman" w:hint="eastAsia"/>
          <w:sz w:val="23"/>
          <w:szCs w:val="23"/>
        </w:rPr>
        <w:t>상태로</w:t>
      </w:r>
      <w:r w:rsidRPr="00B51FA5">
        <w:rPr>
          <w:rFonts w:ascii="Times New Roman" w:hint="eastAsia"/>
          <w:sz w:val="23"/>
          <w:szCs w:val="23"/>
        </w:rPr>
        <w:t xml:space="preserve"> </w:t>
      </w:r>
      <w:r w:rsidRPr="00B51FA5">
        <w:rPr>
          <w:rFonts w:ascii="Times New Roman" w:hint="eastAsia"/>
          <w:sz w:val="23"/>
          <w:szCs w:val="23"/>
        </w:rPr>
        <w:t>취득한다</w:t>
      </w:r>
      <w:r w:rsidRPr="00B51FA5">
        <w:rPr>
          <w:rFonts w:ascii="Times New Roman"/>
          <w:sz w:val="23"/>
          <w:szCs w:val="23"/>
        </w:rPr>
        <w:t>.</w:t>
      </w:r>
    </w:p>
    <w:p w14:paraId="232773FA" w14:textId="77777777" w:rsidR="00786425" w:rsidRPr="00B51FA5" w:rsidRDefault="00786425" w:rsidP="004C0171">
      <w:pPr>
        <w:numPr>
          <w:ilvl w:val="0"/>
          <w:numId w:val="15"/>
        </w:numPr>
        <w:snapToGrid w:val="0"/>
        <w:spacing w:before="180" w:after="180" w:line="360" w:lineRule="atLeast"/>
        <w:rPr>
          <w:rFonts w:ascii="Times New Roman"/>
          <w:sz w:val="23"/>
          <w:szCs w:val="23"/>
        </w:rPr>
      </w:pPr>
      <w:r w:rsidRPr="00B51FA5">
        <w:rPr>
          <w:rFonts w:ascii="Times New Roman"/>
          <w:sz w:val="23"/>
          <w:szCs w:val="23"/>
          <w:u w:val="single"/>
        </w:rPr>
        <w:t>계약의</w:t>
      </w:r>
      <w:r w:rsidRPr="00B51FA5">
        <w:rPr>
          <w:rFonts w:ascii="Times New Roman"/>
          <w:sz w:val="23"/>
          <w:szCs w:val="23"/>
          <w:u w:val="single"/>
        </w:rPr>
        <w:t xml:space="preserve"> </w:t>
      </w:r>
      <w:r w:rsidRPr="00B51FA5">
        <w:rPr>
          <w:rFonts w:ascii="Times New Roman"/>
          <w:sz w:val="23"/>
          <w:szCs w:val="23"/>
          <w:u w:val="single"/>
        </w:rPr>
        <w:t>승인</w:t>
      </w:r>
      <w:r w:rsidRPr="00B51FA5">
        <w:rPr>
          <w:rFonts w:ascii="Times New Roman"/>
          <w:sz w:val="23"/>
          <w:szCs w:val="23"/>
          <w:u w:val="single"/>
        </w:rPr>
        <w:t xml:space="preserve">; </w:t>
      </w:r>
      <w:proofErr w:type="spellStart"/>
      <w:r w:rsidRPr="00B51FA5">
        <w:rPr>
          <w:rFonts w:ascii="Times New Roman"/>
          <w:sz w:val="23"/>
          <w:szCs w:val="23"/>
          <w:u w:val="single"/>
        </w:rPr>
        <w:t>집행가능성</w:t>
      </w:r>
      <w:proofErr w:type="spellEnd"/>
      <w:r w:rsidRPr="00B51FA5">
        <w:rPr>
          <w:rFonts w:ascii="Times New Roman"/>
          <w:sz w:val="23"/>
          <w:szCs w:val="23"/>
        </w:rPr>
        <w:t>.</w:t>
      </w:r>
    </w:p>
    <w:p w14:paraId="3B990634" w14:textId="77777777" w:rsidR="00786425" w:rsidRPr="00B51FA5" w:rsidRDefault="00786425" w:rsidP="00786425">
      <w:pPr>
        <w:numPr>
          <w:ilvl w:val="0"/>
          <w:numId w:val="21"/>
        </w:numPr>
        <w:snapToGrid w:val="0"/>
        <w:spacing w:before="180" w:after="180" w:line="360" w:lineRule="atLeast"/>
        <w:rPr>
          <w:rFonts w:ascii="Times New Roman"/>
          <w:sz w:val="23"/>
          <w:szCs w:val="23"/>
        </w:rPr>
      </w:pPr>
      <w:r w:rsidRPr="00B51FA5">
        <w:rPr>
          <w:rFonts w:ascii="Times New Roman"/>
          <w:sz w:val="23"/>
          <w:szCs w:val="23"/>
        </w:rPr>
        <w:t>매도인은</w:t>
      </w:r>
      <w:r w:rsidRPr="00B51FA5">
        <w:rPr>
          <w:rFonts w:ascii="Times New Roman"/>
          <w:sz w:val="23"/>
          <w:szCs w:val="23"/>
        </w:rPr>
        <w:t xml:space="preserve"> </w:t>
      </w: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계약의</w:t>
      </w:r>
      <w:r w:rsidRPr="00B51FA5">
        <w:rPr>
          <w:rFonts w:ascii="Times New Roman"/>
          <w:sz w:val="23"/>
          <w:szCs w:val="23"/>
        </w:rPr>
        <w:t xml:space="preserve"> </w:t>
      </w:r>
      <w:r w:rsidRPr="00B51FA5">
        <w:rPr>
          <w:rFonts w:ascii="Times New Roman"/>
          <w:sz w:val="23"/>
          <w:szCs w:val="23"/>
        </w:rPr>
        <w:t>체결</w:t>
      </w:r>
      <w:r w:rsidRPr="00B51FA5">
        <w:rPr>
          <w:rFonts w:ascii="Times New Roman"/>
          <w:sz w:val="23"/>
          <w:szCs w:val="23"/>
        </w:rPr>
        <w:t xml:space="preserve"> </w:t>
      </w:r>
      <w:r w:rsidRPr="00B51FA5">
        <w:rPr>
          <w:rFonts w:ascii="Times New Roman"/>
          <w:sz w:val="23"/>
          <w:szCs w:val="23"/>
        </w:rPr>
        <w:t>및</w:t>
      </w:r>
      <w:r w:rsidRPr="00B51FA5">
        <w:rPr>
          <w:rFonts w:ascii="Times New Roman"/>
          <w:sz w:val="23"/>
          <w:szCs w:val="23"/>
        </w:rPr>
        <w:t xml:space="preserve"> </w:t>
      </w:r>
      <w:r w:rsidRPr="00B51FA5">
        <w:rPr>
          <w:rFonts w:ascii="Times New Roman"/>
          <w:sz w:val="23"/>
          <w:szCs w:val="23"/>
        </w:rPr>
        <w:t>이행에</w:t>
      </w:r>
      <w:r w:rsidRPr="00B51FA5">
        <w:rPr>
          <w:rFonts w:ascii="Times New Roman"/>
          <w:sz w:val="23"/>
          <w:szCs w:val="23"/>
        </w:rPr>
        <w:t xml:space="preserve"> </w:t>
      </w:r>
      <w:r w:rsidRPr="00B51FA5">
        <w:rPr>
          <w:rFonts w:ascii="Times New Roman"/>
          <w:sz w:val="23"/>
          <w:szCs w:val="23"/>
        </w:rPr>
        <w:t>필요한</w:t>
      </w:r>
      <w:r w:rsidRPr="00B51FA5">
        <w:rPr>
          <w:rFonts w:ascii="Times New Roman"/>
          <w:sz w:val="23"/>
          <w:szCs w:val="23"/>
        </w:rPr>
        <w:t xml:space="preserve"> </w:t>
      </w:r>
      <w:r w:rsidRPr="00B51FA5">
        <w:rPr>
          <w:rFonts w:ascii="Times New Roman" w:hint="eastAsia"/>
          <w:sz w:val="23"/>
          <w:szCs w:val="23"/>
        </w:rPr>
        <w:t>법률</w:t>
      </w:r>
      <w:r w:rsidRPr="00B51FA5">
        <w:rPr>
          <w:rFonts w:ascii="Times New Roman"/>
          <w:sz w:val="23"/>
          <w:szCs w:val="23"/>
        </w:rPr>
        <w:t>상</w:t>
      </w:r>
      <w:r w:rsidRPr="00B51FA5">
        <w:rPr>
          <w:rFonts w:ascii="Times New Roman"/>
          <w:sz w:val="23"/>
          <w:szCs w:val="23"/>
        </w:rPr>
        <w:t xml:space="preserve"> </w:t>
      </w:r>
      <w:r w:rsidRPr="00B51FA5">
        <w:rPr>
          <w:rFonts w:ascii="Times New Roman"/>
          <w:sz w:val="23"/>
          <w:szCs w:val="23"/>
        </w:rPr>
        <w:t>능력과</w:t>
      </w:r>
      <w:r w:rsidRPr="00B51FA5">
        <w:rPr>
          <w:rFonts w:ascii="Times New Roman"/>
          <w:sz w:val="23"/>
          <w:szCs w:val="23"/>
        </w:rPr>
        <w:t xml:space="preserve"> </w:t>
      </w:r>
      <w:r w:rsidRPr="00B51FA5">
        <w:rPr>
          <w:rFonts w:ascii="Times New Roman"/>
          <w:sz w:val="23"/>
          <w:szCs w:val="23"/>
        </w:rPr>
        <w:t>자격을</w:t>
      </w:r>
      <w:r w:rsidRPr="00B51FA5">
        <w:rPr>
          <w:rFonts w:ascii="Times New Roman"/>
          <w:sz w:val="23"/>
          <w:szCs w:val="23"/>
        </w:rPr>
        <w:t xml:space="preserve"> </w:t>
      </w:r>
      <w:r w:rsidRPr="00B51FA5">
        <w:rPr>
          <w:rFonts w:ascii="Times New Roman"/>
          <w:sz w:val="23"/>
          <w:szCs w:val="23"/>
        </w:rPr>
        <w:t>가지고</w:t>
      </w:r>
      <w:r w:rsidRPr="00B51FA5">
        <w:rPr>
          <w:rFonts w:ascii="Times New Roman"/>
          <w:sz w:val="23"/>
          <w:szCs w:val="23"/>
        </w:rPr>
        <w:t xml:space="preserve"> </w:t>
      </w:r>
      <w:r w:rsidRPr="00B51FA5">
        <w:rPr>
          <w:rFonts w:ascii="Times New Roman"/>
          <w:sz w:val="23"/>
          <w:szCs w:val="23"/>
        </w:rPr>
        <w:t>있다</w:t>
      </w:r>
      <w:r w:rsidRPr="00B51FA5">
        <w:rPr>
          <w:rFonts w:ascii="Times New Roman"/>
          <w:sz w:val="23"/>
          <w:szCs w:val="23"/>
        </w:rPr>
        <w:t>.</w:t>
      </w:r>
      <w:r w:rsidRPr="00B51FA5">
        <w:rPr>
          <w:rFonts w:ascii="Times New Roman" w:hint="eastAsia"/>
          <w:sz w:val="23"/>
          <w:szCs w:val="23"/>
        </w:rPr>
        <w:t xml:space="preserve"> </w:t>
      </w: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계약의</w:t>
      </w:r>
      <w:r w:rsidRPr="00B51FA5">
        <w:rPr>
          <w:rFonts w:ascii="Times New Roman"/>
          <w:sz w:val="23"/>
          <w:szCs w:val="23"/>
        </w:rPr>
        <w:t xml:space="preserve"> </w:t>
      </w:r>
      <w:r w:rsidRPr="00B51FA5">
        <w:rPr>
          <w:rFonts w:ascii="Times New Roman"/>
          <w:sz w:val="23"/>
          <w:szCs w:val="23"/>
        </w:rPr>
        <w:t>체결</w:t>
      </w:r>
      <w:r w:rsidRPr="00B51FA5">
        <w:rPr>
          <w:rFonts w:ascii="Times New Roman"/>
          <w:sz w:val="23"/>
          <w:szCs w:val="23"/>
        </w:rPr>
        <w:t xml:space="preserve"> </w:t>
      </w:r>
      <w:r w:rsidRPr="00B51FA5">
        <w:rPr>
          <w:rFonts w:ascii="Times New Roman"/>
          <w:sz w:val="23"/>
          <w:szCs w:val="23"/>
        </w:rPr>
        <w:t>및</w:t>
      </w:r>
      <w:r w:rsidRPr="00B51FA5">
        <w:rPr>
          <w:rFonts w:ascii="Times New Roman"/>
          <w:sz w:val="23"/>
          <w:szCs w:val="23"/>
        </w:rPr>
        <w:t xml:space="preserve"> </w:t>
      </w:r>
      <w:r w:rsidRPr="00B51FA5">
        <w:rPr>
          <w:rFonts w:ascii="Times New Roman"/>
          <w:sz w:val="23"/>
          <w:szCs w:val="23"/>
        </w:rPr>
        <w:t>이행은</w:t>
      </w:r>
      <w:r w:rsidRPr="00B51FA5">
        <w:rPr>
          <w:rFonts w:ascii="Times New Roman"/>
          <w:sz w:val="23"/>
          <w:szCs w:val="23"/>
        </w:rPr>
        <w:t xml:space="preserve"> </w:t>
      </w:r>
      <w:r w:rsidRPr="00B51FA5">
        <w:rPr>
          <w:rFonts w:ascii="Times New Roman"/>
          <w:sz w:val="23"/>
          <w:szCs w:val="23"/>
        </w:rPr>
        <w:t>매도인의</w:t>
      </w:r>
      <w:r w:rsidRPr="00B51FA5">
        <w:rPr>
          <w:rFonts w:ascii="Times New Roman"/>
          <w:sz w:val="23"/>
          <w:szCs w:val="23"/>
        </w:rPr>
        <w:t xml:space="preserve"> </w:t>
      </w:r>
      <w:r w:rsidRPr="00B51FA5">
        <w:rPr>
          <w:rFonts w:ascii="Times New Roman"/>
          <w:sz w:val="23"/>
          <w:szCs w:val="23"/>
        </w:rPr>
        <w:t>필요한</w:t>
      </w:r>
      <w:r w:rsidRPr="00B51FA5">
        <w:rPr>
          <w:rFonts w:ascii="Times New Roman"/>
          <w:sz w:val="23"/>
          <w:szCs w:val="23"/>
        </w:rPr>
        <w:t xml:space="preserve"> </w:t>
      </w:r>
      <w:proofErr w:type="spellStart"/>
      <w:r w:rsidRPr="00B51FA5">
        <w:rPr>
          <w:rFonts w:ascii="Times New Roman"/>
          <w:sz w:val="23"/>
          <w:szCs w:val="23"/>
        </w:rPr>
        <w:t>내부절차에</w:t>
      </w:r>
      <w:proofErr w:type="spellEnd"/>
      <w:r w:rsidRPr="00B51FA5">
        <w:rPr>
          <w:rFonts w:ascii="Times New Roman"/>
          <w:sz w:val="23"/>
          <w:szCs w:val="23"/>
        </w:rPr>
        <w:t xml:space="preserve"> </w:t>
      </w:r>
      <w:r w:rsidRPr="00B51FA5">
        <w:rPr>
          <w:rFonts w:ascii="Times New Roman"/>
          <w:sz w:val="23"/>
          <w:szCs w:val="23"/>
        </w:rPr>
        <w:t>따라</w:t>
      </w:r>
      <w:r w:rsidRPr="00B51FA5">
        <w:rPr>
          <w:rFonts w:ascii="Times New Roman"/>
          <w:sz w:val="23"/>
          <w:szCs w:val="23"/>
        </w:rPr>
        <w:t xml:space="preserve"> </w:t>
      </w:r>
      <w:r w:rsidRPr="00B51FA5">
        <w:rPr>
          <w:rFonts w:ascii="Times New Roman"/>
          <w:sz w:val="23"/>
          <w:szCs w:val="23"/>
        </w:rPr>
        <w:t>적법하게</w:t>
      </w:r>
      <w:r w:rsidRPr="00B51FA5">
        <w:rPr>
          <w:rFonts w:ascii="Times New Roman"/>
          <w:sz w:val="23"/>
          <w:szCs w:val="23"/>
        </w:rPr>
        <w:t xml:space="preserve"> </w:t>
      </w:r>
      <w:r w:rsidRPr="00B51FA5">
        <w:rPr>
          <w:rFonts w:ascii="Times New Roman"/>
          <w:sz w:val="23"/>
          <w:szCs w:val="23"/>
        </w:rPr>
        <w:t>승인되었다</w:t>
      </w:r>
      <w:r w:rsidRPr="00B51FA5">
        <w:rPr>
          <w:rFonts w:ascii="Times New Roman"/>
          <w:sz w:val="23"/>
          <w:szCs w:val="23"/>
        </w:rPr>
        <w:t>.</w:t>
      </w:r>
    </w:p>
    <w:p w14:paraId="788FD533" w14:textId="77777777" w:rsidR="00786425" w:rsidRPr="00B51FA5" w:rsidRDefault="00786425" w:rsidP="00786425">
      <w:pPr>
        <w:numPr>
          <w:ilvl w:val="0"/>
          <w:numId w:val="21"/>
        </w:numPr>
        <w:snapToGrid w:val="0"/>
        <w:spacing w:before="180" w:after="180" w:line="360" w:lineRule="atLeast"/>
        <w:rPr>
          <w:rFonts w:ascii="Times New Roman"/>
          <w:sz w:val="23"/>
          <w:szCs w:val="23"/>
        </w:rPr>
      </w:pP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계약은</w:t>
      </w:r>
      <w:r w:rsidRPr="00B51FA5">
        <w:rPr>
          <w:rFonts w:ascii="Times New Roman"/>
          <w:sz w:val="23"/>
          <w:szCs w:val="23"/>
        </w:rPr>
        <w:t xml:space="preserve"> </w:t>
      </w:r>
      <w:r w:rsidRPr="00B51FA5">
        <w:rPr>
          <w:rFonts w:ascii="Times New Roman"/>
          <w:sz w:val="23"/>
          <w:szCs w:val="23"/>
        </w:rPr>
        <w:t>매도인에</w:t>
      </w:r>
      <w:r w:rsidRPr="00B51FA5">
        <w:rPr>
          <w:rFonts w:ascii="Times New Roman"/>
          <w:sz w:val="23"/>
          <w:szCs w:val="23"/>
        </w:rPr>
        <w:t xml:space="preserve"> </w:t>
      </w:r>
      <w:r w:rsidRPr="00B51FA5">
        <w:rPr>
          <w:rFonts w:ascii="Times New Roman"/>
          <w:sz w:val="23"/>
          <w:szCs w:val="23"/>
        </w:rPr>
        <w:t>의하여</w:t>
      </w:r>
      <w:r w:rsidRPr="00B51FA5">
        <w:rPr>
          <w:rFonts w:ascii="Times New Roman"/>
          <w:sz w:val="23"/>
          <w:szCs w:val="23"/>
        </w:rPr>
        <w:t xml:space="preserve"> </w:t>
      </w:r>
      <w:r w:rsidRPr="00B51FA5">
        <w:rPr>
          <w:rFonts w:ascii="Times New Roman"/>
          <w:sz w:val="23"/>
          <w:szCs w:val="23"/>
        </w:rPr>
        <w:t>적법하게</w:t>
      </w:r>
      <w:r w:rsidRPr="00B51FA5">
        <w:rPr>
          <w:rFonts w:ascii="Times New Roman"/>
          <w:sz w:val="23"/>
          <w:szCs w:val="23"/>
        </w:rPr>
        <w:t xml:space="preserve"> </w:t>
      </w:r>
      <w:r w:rsidRPr="00B51FA5">
        <w:rPr>
          <w:rFonts w:ascii="Times New Roman"/>
          <w:sz w:val="23"/>
          <w:szCs w:val="23"/>
        </w:rPr>
        <w:t>체결되었고</w:t>
      </w:r>
      <w:r w:rsidRPr="00B51FA5">
        <w:rPr>
          <w:rFonts w:ascii="Times New Roman"/>
          <w:sz w:val="23"/>
          <w:szCs w:val="23"/>
        </w:rPr>
        <w:t xml:space="preserve">, </w:t>
      </w:r>
      <w:r w:rsidRPr="00B51FA5">
        <w:rPr>
          <w:rFonts w:ascii="Times New Roman"/>
          <w:sz w:val="23"/>
          <w:szCs w:val="23"/>
        </w:rPr>
        <w:t>매도인에</w:t>
      </w:r>
      <w:r w:rsidRPr="00B51FA5">
        <w:rPr>
          <w:rFonts w:ascii="Times New Roman"/>
          <w:sz w:val="23"/>
          <w:szCs w:val="23"/>
        </w:rPr>
        <w:t xml:space="preserve"> </w:t>
      </w:r>
      <w:r w:rsidRPr="00B51FA5">
        <w:rPr>
          <w:rFonts w:ascii="Times New Roman"/>
          <w:sz w:val="23"/>
          <w:szCs w:val="23"/>
        </w:rPr>
        <w:t>대하여</w:t>
      </w:r>
      <w:r w:rsidRPr="00B51FA5">
        <w:rPr>
          <w:rFonts w:ascii="Times New Roman"/>
          <w:sz w:val="23"/>
          <w:szCs w:val="23"/>
        </w:rPr>
        <w:t xml:space="preserve"> </w:t>
      </w: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계약의</w:t>
      </w:r>
      <w:r w:rsidRPr="00B51FA5">
        <w:rPr>
          <w:rFonts w:ascii="Times New Roman"/>
          <w:sz w:val="23"/>
          <w:szCs w:val="23"/>
        </w:rPr>
        <w:t xml:space="preserve"> </w:t>
      </w:r>
      <w:r w:rsidRPr="00B51FA5">
        <w:rPr>
          <w:rFonts w:ascii="Times New Roman"/>
          <w:sz w:val="23"/>
          <w:szCs w:val="23"/>
        </w:rPr>
        <w:t>조건들에</w:t>
      </w:r>
      <w:r w:rsidRPr="00B51FA5">
        <w:rPr>
          <w:rFonts w:ascii="Times New Roman"/>
          <w:sz w:val="23"/>
          <w:szCs w:val="23"/>
        </w:rPr>
        <w:t xml:space="preserve"> </w:t>
      </w:r>
      <w:r w:rsidRPr="00B51FA5">
        <w:rPr>
          <w:rFonts w:ascii="Times New Roman"/>
          <w:sz w:val="23"/>
          <w:szCs w:val="23"/>
        </w:rPr>
        <w:t>따라</w:t>
      </w:r>
      <w:r w:rsidRPr="00B51FA5">
        <w:rPr>
          <w:rFonts w:ascii="Times New Roman"/>
          <w:sz w:val="23"/>
          <w:szCs w:val="23"/>
        </w:rPr>
        <w:t xml:space="preserve"> </w:t>
      </w:r>
      <w:r w:rsidRPr="00B51FA5">
        <w:rPr>
          <w:rFonts w:ascii="Times New Roman"/>
          <w:sz w:val="23"/>
          <w:szCs w:val="23"/>
        </w:rPr>
        <w:t>집행할</w:t>
      </w:r>
      <w:r w:rsidRPr="00B51FA5">
        <w:rPr>
          <w:rFonts w:ascii="Times New Roman"/>
          <w:sz w:val="23"/>
          <w:szCs w:val="23"/>
        </w:rPr>
        <w:t xml:space="preserve"> </w:t>
      </w:r>
      <w:r w:rsidRPr="00B51FA5">
        <w:rPr>
          <w:rFonts w:ascii="Times New Roman"/>
          <w:sz w:val="23"/>
          <w:szCs w:val="23"/>
        </w:rPr>
        <w:t>수</w:t>
      </w:r>
      <w:r w:rsidRPr="00B51FA5">
        <w:rPr>
          <w:rFonts w:ascii="Times New Roman"/>
          <w:sz w:val="23"/>
          <w:szCs w:val="23"/>
        </w:rPr>
        <w:t xml:space="preserve"> </w:t>
      </w:r>
      <w:r w:rsidRPr="00B51FA5">
        <w:rPr>
          <w:rFonts w:ascii="Times New Roman"/>
          <w:sz w:val="23"/>
          <w:szCs w:val="23"/>
        </w:rPr>
        <w:t>있는</w:t>
      </w:r>
      <w:r w:rsidRPr="00B51FA5">
        <w:rPr>
          <w:rFonts w:ascii="Times New Roman"/>
          <w:sz w:val="23"/>
          <w:szCs w:val="23"/>
        </w:rPr>
        <w:t xml:space="preserve"> </w:t>
      </w:r>
      <w:r w:rsidRPr="00B51FA5">
        <w:rPr>
          <w:rFonts w:ascii="Times New Roman"/>
          <w:sz w:val="23"/>
          <w:szCs w:val="23"/>
        </w:rPr>
        <w:t>유효하고</w:t>
      </w:r>
      <w:r w:rsidRPr="00B51FA5">
        <w:rPr>
          <w:rFonts w:ascii="Times New Roman"/>
          <w:sz w:val="23"/>
          <w:szCs w:val="23"/>
        </w:rPr>
        <w:t xml:space="preserve">, </w:t>
      </w:r>
      <w:r w:rsidRPr="00B51FA5">
        <w:rPr>
          <w:rFonts w:ascii="Times New Roman"/>
          <w:sz w:val="23"/>
          <w:szCs w:val="23"/>
        </w:rPr>
        <w:t>구속력이</w:t>
      </w:r>
      <w:r w:rsidRPr="00B51FA5">
        <w:rPr>
          <w:rFonts w:ascii="Times New Roman"/>
          <w:sz w:val="23"/>
          <w:szCs w:val="23"/>
        </w:rPr>
        <w:t xml:space="preserve"> </w:t>
      </w:r>
      <w:r w:rsidRPr="00B51FA5">
        <w:rPr>
          <w:rFonts w:ascii="Times New Roman"/>
          <w:sz w:val="23"/>
          <w:szCs w:val="23"/>
        </w:rPr>
        <w:t>있는</w:t>
      </w:r>
      <w:r w:rsidRPr="00B51FA5">
        <w:rPr>
          <w:rFonts w:ascii="Times New Roman"/>
          <w:sz w:val="23"/>
          <w:szCs w:val="23"/>
        </w:rPr>
        <w:t xml:space="preserve"> </w:t>
      </w:r>
      <w:r w:rsidRPr="00B51FA5">
        <w:rPr>
          <w:rFonts w:ascii="Times New Roman"/>
          <w:sz w:val="23"/>
          <w:szCs w:val="23"/>
        </w:rPr>
        <w:t>의무를</w:t>
      </w:r>
      <w:r w:rsidRPr="00B51FA5">
        <w:rPr>
          <w:rFonts w:ascii="Times New Roman"/>
          <w:sz w:val="23"/>
          <w:szCs w:val="23"/>
        </w:rPr>
        <w:t xml:space="preserve"> </w:t>
      </w:r>
      <w:r w:rsidRPr="00B51FA5">
        <w:rPr>
          <w:rFonts w:ascii="Times New Roman"/>
          <w:sz w:val="23"/>
          <w:szCs w:val="23"/>
        </w:rPr>
        <w:t>구성한다</w:t>
      </w:r>
      <w:r w:rsidRPr="00B51FA5">
        <w:rPr>
          <w:rFonts w:ascii="Times New Roman"/>
          <w:sz w:val="23"/>
          <w:szCs w:val="23"/>
        </w:rPr>
        <w:t xml:space="preserve">. </w:t>
      </w:r>
      <w:r w:rsidRPr="00B51FA5">
        <w:rPr>
          <w:rFonts w:ascii="Times New Roman"/>
          <w:sz w:val="23"/>
          <w:szCs w:val="23"/>
        </w:rPr>
        <w:t>단</w:t>
      </w:r>
      <w:r w:rsidRPr="00B51FA5">
        <w:rPr>
          <w:rFonts w:ascii="Times New Roman"/>
          <w:sz w:val="23"/>
          <w:szCs w:val="23"/>
        </w:rPr>
        <w:t xml:space="preserve">, </w:t>
      </w:r>
      <w:r w:rsidRPr="00B51FA5">
        <w:rPr>
          <w:rFonts w:ascii="Times New Roman"/>
          <w:sz w:val="23"/>
          <w:szCs w:val="23"/>
        </w:rPr>
        <w:t>집행가능성은</w:t>
      </w:r>
      <w:r w:rsidRPr="00B51FA5">
        <w:rPr>
          <w:rFonts w:ascii="Times New Roman"/>
          <w:sz w:val="23"/>
          <w:szCs w:val="23"/>
        </w:rPr>
        <w:t xml:space="preserve"> </w:t>
      </w:r>
      <w:r w:rsidRPr="00B51FA5">
        <w:rPr>
          <w:rFonts w:ascii="Times New Roman"/>
          <w:sz w:val="23"/>
          <w:szCs w:val="23"/>
        </w:rPr>
        <w:t>파산</w:t>
      </w:r>
      <w:r w:rsidRPr="00B51FA5">
        <w:rPr>
          <w:rFonts w:ascii="Times New Roman"/>
          <w:sz w:val="23"/>
          <w:szCs w:val="23"/>
        </w:rPr>
        <w:t xml:space="preserve">, </w:t>
      </w:r>
      <w:r w:rsidRPr="00B51FA5">
        <w:rPr>
          <w:rFonts w:ascii="Times New Roman"/>
          <w:sz w:val="23"/>
          <w:szCs w:val="23"/>
        </w:rPr>
        <w:t>사해행위</w:t>
      </w:r>
      <w:r w:rsidRPr="00B51FA5">
        <w:rPr>
          <w:rFonts w:ascii="Times New Roman"/>
          <w:sz w:val="23"/>
          <w:szCs w:val="23"/>
        </w:rPr>
        <w:t xml:space="preserve">, </w:t>
      </w:r>
      <w:r w:rsidRPr="00B51FA5">
        <w:rPr>
          <w:rFonts w:ascii="Times New Roman"/>
          <w:sz w:val="23"/>
          <w:szCs w:val="23"/>
        </w:rPr>
        <w:t>기업회생</w:t>
      </w:r>
      <w:r w:rsidRPr="00B51FA5">
        <w:rPr>
          <w:rFonts w:ascii="Times New Roman"/>
          <w:sz w:val="23"/>
          <w:szCs w:val="23"/>
        </w:rPr>
        <w:t xml:space="preserve">, </w:t>
      </w:r>
      <w:proofErr w:type="spellStart"/>
      <w:r w:rsidRPr="00B51FA5">
        <w:rPr>
          <w:rFonts w:ascii="Times New Roman"/>
          <w:sz w:val="23"/>
          <w:szCs w:val="23"/>
        </w:rPr>
        <w:t>지급유예</w:t>
      </w:r>
      <w:proofErr w:type="spellEnd"/>
      <w:r w:rsidRPr="00B51FA5">
        <w:rPr>
          <w:rFonts w:ascii="Times New Roman"/>
          <w:sz w:val="23"/>
          <w:szCs w:val="23"/>
        </w:rPr>
        <w:t xml:space="preserve"> </w:t>
      </w:r>
      <w:r w:rsidRPr="00B51FA5">
        <w:rPr>
          <w:rFonts w:ascii="Times New Roman"/>
          <w:sz w:val="23"/>
          <w:szCs w:val="23"/>
        </w:rPr>
        <w:t>기타</w:t>
      </w:r>
      <w:r w:rsidRPr="00B51FA5">
        <w:rPr>
          <w:rFonts w:ascii="Times New Roman"/>
          <w:sz w:val="23"/>
          <w:szCs w:val="23"/>
        </w:rPr>
        <w:t xml:space="preserve"> </w:t>
      </w:r>
      <w:r w:rsidRPr="00B51FA5">
        <w:rPr>
          <w:rFonts w:ascii="Times New Roman"/>
          <w:sz w:val="23"/>
          <w:szCs w:val="23"/>
        </w:rPr>
        <w:t>채권자들의</w:t>
      </w:r>
      <w:r w:rsidRPr="00B51FA5">
        <w:rPr>
          <w:rFonts w:ascii="Times New Roman"/>
          <w:sz w:val="23"/>
          <w:szCs w:val="23"/>
        </w:rPr>
        <w:t xml:space="preserve"> </w:t>
      </w:r>
      <w:r w:rsidRPr="00B51FA5">
        <w:rPr>
          <w:rFonts w:ascii="Times New Roman"/>
          <w:sz w:val="23"/>
          <w:szCs w:val="23"/>
        </w:rPr>
        <w:t>권리에</w:t>
      </w:r>
      <w:r w:rsidRPr="00B51FA5">
        <w:rPr>
          <w:rFonts w:ascii="Times New Roman"/>
          <w:sz w:val="23"/>
          <w:szCs w:val="23"/>
        </w:rPr>
        <w:t xml:space="preserve"> </w:t>
      </w:r>
      <w:r w:rsidRPr="00B51FA5">
        <w:rPr>
          <w:rFonts w:ascii="Times New Roman"/>
          <w:sz w:val="23"/>
          <w:szCs w:val="23"/>
        </w:rPr>
        <w:t>관계되거나</w:t>
      </w:r>
      <w:r w:rsidRPr="00B51FA5">
        <w:rPr>
          <w:rFonts w:ascii="Times New Roman"/>
          <w:sz w:val="23"/>
          <w:szCs w:val="23"/>
        </w:rPr>
        <w:t xml:space="preserve"> </w:t>
      </w:r>
      <w:r w:rsidRPr="00B51FA5">
        <w:rPr>
          <w:rFonts w:ascii="Times New Roman"/>
          <w:sz w:val="23"/>
          <w:szCs w:val="23"/>
        </w:rPr>
        <w:t>채권자들의</w:t>
      </w:r>
      <w:r w:rsidRPr="00B51FA5">
        <w:rPr>
          <w:rFonts w:ascii="Times New Roman"/>
          <w:sz w:val="23"/>
          <w:szCs w:val="23"/>
        </w:rPr>
        <w:t xml:space="preserve"> </w:t>
      </w:r>
      <w:r w:rsidRPr="00B51FA5">
        <w:rPr>
          <w:rFonts w:ascii="Times New Roman"/>
          <w:sz w:val="23"/>
          <w:szCs w:val="23"/>
        </w:rPr>
        <w:t>권리에</w:t>
      </w:r>
      <w:r w:rsidRPr="00B51FA5">
        <w:rPr>
          <w:rFonts w:ascii="Times New Roman"/>
          <w:sz w:val="23"/>
          <w:szCs w:val="23"/>
        </w:rPr>
        <w:t xml:space="preserve"> </w:t>
      </w:r>
      <w:r w:rsidRPr="00B51FA5">
        <w:rPr>
          <w:rFonts w:ascii="Times New Roman"/>
          <w:sz w:val="23"/>
          <w:szCs w:val="23"/>
        </w:rPr>
        <w:t>일반적으로</w:t>
      </w:r>
      <w:r w:rsidRPr="00B51FA5">
        <w:rPr>
          <w:rFonts w:ascii="Times New Roman"/>
          <w:sz w:val="23"/>
          <w:szCs w:val="23"/>
        </w:rPr>
        <w:t xml:space="preserve"> </w:t>
      </w:r>
      <w:r w:rsidRPr="00B51FA5">
        <w:rPr>
          <w:rFonts w:ascii="Times New Roman"/>
          <w:sz w:val="23"/>
          <w:szCs w:val="23"/>
        </w:rPr>
        <w:t>영향을</w:t>
      </w:r>
      <w:r w:rsidRPr="00B51FA5">
        <w:rPr>
          <w:rFonts w:ascii="Times New Roman"/>
          <w:sz w:val="23"/>
          <w:szCs w:val="23"/>
        </w:rPr>
        <w:t xml:space="preserve"> </w:t>
      </w:r>
      <w:r w:rsidRPr="00B51FA5">
        <w:rPr>
          <w:rFonts w:ascii="Times New Roman"/>
          <w:sz w:val="23"/>
          <w:szCs w:val="23"/>
        </w:rPr>
        <w:t>주는</w:t>
      </w:r>
      <w:r w:rsidRPr="00B51FA5">
        <w:rPr>
          <w:rFonts w:ascii="Times New Roman"/>
          <w:sz w:val="23"/>
          <w:szCs w:val="23"/>
        </w:rPr>
        <w:t xml:space="preserve"> </w:t>
      </w:r>
      <w:r w:rsidRPr="00B51FA5">
        <w:rPr>
          <w:rFonts w:ascii="Times New Roman"/>
          <w:sz w:val="23"/>
          <w:szCs w:val="23"/>
        </w:rPr>
        <w:t>유사한</w:t>
      </w:r>
      <w:r w:rsidRPr="00B51FA5">
        <w:rPr>
          <w:rFonts w:ascii="Times New Roman"/>
          <w:sz w:val="23"/>
          <w:szCs w:val="23"/>
        </w:rPr>
        <w:t xml:space="preserve"> </w:t>
      </w:r>
      <w:r w:rsidRPr="00B51FA5">
        <w:rPr>
          <w:rFonts w:ascii="Times New Roman"/>
          <w:sz w:val="23"/>
          <w:szCs w:val="23"/>
        </w:rPr>
        <w:t>법령에</w:t>
      </w:r>
      <w:r w:rsidRPr="00B51FA5">
        <w:rPr>
          <w:rFonts w:ascii="Times New Roman"/>
          <w:sz w:val="23"/>
          <w:szCs w:val="23"/>
        </w:rPr>
        <w:t xml:space="preserve"> </w:t>
      </w:r>
      <w:r w:rsidRPr="00B51FA5">
        <w:rPr>
          <w:rFonts w:ascii="Times New Roman"/>
          <w:sz w:val="23"/>
          <w:szCs w:val="23"/>
        </w:rPr>
        <w:t>의하여</w:t>
      </w:r>
      <w:r w:rsidRPr="00B51FA5">
        <w:rPr>
          <w:rFonts w:ascii="Times New Roman"/>
          <w:sz w:val="23"/>
          <w:szCs w:val="23"/>
        </w:rPr>
        <w:t xml:space="preserve"> </w:t>
      </w:r>
      <w:r w:rsidRPr="00B51FA5">
        <w:rPr>
          <w:rFonts w:ascii="Times New Roman"/>
          <w:sz w:val="23"/>
          <w:szCs w:val="23"/>
        </w:rPr>
        <w:t>제한될</w:t>
      </w:r>
      <w:r w:rsidRPr="00B51FA5">
        <w:rPr>
          <w:rFonts w:ascii="Times New Roman"/>
          <w:sz w:val="23"/>
          <w:szCs w:val="23"/>
        </w:rPr>
        <w:t xml:space="preserve"> </w:t>
      </w:r>
      <w:r w:rsidRPr="00B51FA5">
        <w:rPr>
          <w:rFonts w:ascii="Times New Roman"/>
          <w:sz w:val="23"/>
          <w:szCs w:val="23"/>
        </w:rPr>
        <w:t>수</w:t>
      </w:r>
      <w:r w:rsidRPr="00B51FA5">
        <w:rPr>
          <w:rFonts w:ascii="Times New Roman"/>
          <w:sz w:val="23"/>
          <w:szCs w:val="23"/>
        </w:rPr>
        <w:t xml:space="preserve"> </w:t>
      </w:r>
      <w:r w:rsidRPr="00B51FA5">
        <w:rPr>
          <w:rFonts w:ascii="Times New Roman"/>
          <w:sz w:val="23"/>
          <w:szCs w:val="23"/>
        </w:rPr>
        <w:t>있다</w:t>
      </w:r>
      <w:r w:rsidRPr="00B51FA5">
        <w:rPr>
          <w:rFonts w:ascii="Times New Roman"/>
          <w:sz w:val="23"/>
          <w:szCs w:val="23"/>
        </w:rPr>
        <w:t>.</w:t>
      </w:r>
    </w:p>
    <w:p w14:paraId="40F2FD57" w14:textId="77777777" w:rsidR="00786425" w:rsidRPr="00B51FA5" w:rsidRDefault="00786425" w:rsidP="004C0171">
      <w:pPr>
        <w:numPr>
          <w:ilvl w:val="0"/>
          <w:numId w:val="15"/>
        </w:numPr>
        <w:snapToGrid w:val="0"/>
        <w:spacing w:before="180" w:after="180" w:line="360" w:lineRule="atLeast"/>
        <w:rPr>
          <w:rFonts w:ascii="Times New Roman"/>
          <w:sz w:val="23"/>
          <w:szCs w:val="23"/>
        </w:rPr>
      </w:pPr>
      <w:r w:rsidRPr="00B51FA5">
        <w:rPr>
          <w:rFonts w:ascii="Times New Roman" w:hint="eastAsia"/>
          <w:sz w:val="23"/>
          <w:szCs w:val="23"/>
          <w:u w:val="single"/>
        </w:rPr>
        <w:t>필요적</w:t>
      </w:r>
      <w:r w:rsidRPr="00B51FA5">
        <w:rPr>
          <w:rFonts w:ascii="Times New Roman" w:hint="eastAsia"/>
          <w:sz w:val="23"/>
          <w:szCs w:val="23"/>
          <w:u w:val="single"/>
        </w:rPr>
        <w:t xml:space="preserve"> </w:t>
      </w:r>
      <w:r w:rsidRPr="00B51FA5">
        <w:rPr>
          <w:rFonts w:ascii="Times New Roman"/>
          <w:sz w:val="23"/>
          <w:szCs w:val="23"/>
          <w:u w:val="single"/>
        </w:rPr>
        <w:t>승인</w:t>
      </w:r>
      <w:r w:rsidRPr="00B51FA5">
        <w:rPr>
          <w:rFonts w:ascii="Times New Roman"/>
          <w:sz w:val="23"/>
          <w:szCs w:val="23"/>
          <w:u w:val="single"/>
        </w:rPr>
        <w:t xml:space="preserve">; </w:t>
      </w:r>
      <w:r w:rsidRPr="00B51FA5">
        <w:rPr>
          <w:rFonts w:ascii="Times New Roman"/>
          <w:sz w:val="23"/>
          <w:szCs w:val="23"/>
          <w:u w:val="single"/>
        </w:rPr>
        <w:t>법령</w:t>
      </w:r>
      <w:r w:rsidRPr="00B51FA5">
        <w:rPr>
          <w:rFonts w:ascii="Times New Roman"/>
          <w:sz w:val="23"/>
          <w:szCs w:val="23"/>
          <w:u w:val="single"/>
        </w:rPr>
        <w:t xml:space="preserve">, </w:t>
      </w:r>
      <w:r w:rsidRPr="00B51FA5">
        <w:rPr>
          <w:rFonts w:ascii="Times New Roman"/>
          <w:sz w:val="23"/>
          <w:szCs w:val="23"/>
          <w:u w:val="single"/>
        </w:rPr>
        <w:t>정관</w:t>
      </w:r>
      <w:r w:rsidRPr="00B51FA5">
        <w:rPr>
          <w:rFonts w:ascii="Times New Roman"/>
          <w:sz w:val="23"/>
          <w:szCs w:val="23"/>
          <w:u w:val="single"/>
        </w:rPr>
        <w:t xml:space="preserve"> </w:t>
      </w:r>
      <w:r w:rsidRPr="00B51FA5">
        <w:rPr>
          <w:rFonts w:ascii="Times New Roman"/>
          <w:sz w:val="23"/>
          <w:szCs w:val="23"/>
          <w:u w:val="single"/>
        </w:rPr>
        <w:t>또는</w:t>
      </w:r>
      <w:r w:rsidRPr="00B51FA5">
        <w:rPr>
          <w:rFonts w:ascii="Times New Roman"/>
          <w:sz w:val="23"/>
          <w:szCs w:val="23"/>
          <w:u w:val="single"/>
        </w:rPr>
        <w:t xml:space="preserve"> </w:t>
      </w:r>
      <w:r w:rsidRPr="00B51FA5">
        <w:rPr>
          <w:rFonts w:ascii="Times New Roman"/>
          <w:sz w:val="23"/>
          <w:szCs w:val="23"/>
          <w:u w:val="single"/>
        </w:rPr>
        <w:t>정부승인</w:t>
      </w:r>
      <w:r w:rsidRPr="00B51FA5">
        <w:rPr>
          <w:rFonts w:ascii="Times New Roman" w:hint="eastAsia"/>
          <w:sz w:val="23"/>
          <w:szCs w:val="23"/>
          <w:u w:val="single"/>
        </w:rPr>
        <w:t xml:space="preserve"> </w:t>
      </w:r>
      <w:r w:rsidRPr="00B51FA5">
        <w:rPr>
          <w:rFonts w:ascii="Times New Roman"/>
          <w:sz w:val="23"/>
          <w:szCs w:val="23"/>
          <w:u w:val="single"/>
        </w:rPr>
        <w:t>등에</w:t>
      </w:r>
      <w:r w:rsidRPr="00B51FA5">
        <w:rPr>
          <w:rFonts w:ascii="Times New Roman"/>
          <w:sz w:val="23"/>
          <w:szCs w:val="23"/>
          <w:u w:val="single"/>
        </w:rPr>
        <w:t xml:space="preserve"> </w:t>
      </w:r>
      <w:r w:rsidRPr="00B51FA5">
        <w:rPr>
          <w:rFonts w:ascii="Times New Roman"/>
          <w:sz w:val="23"/>
          <w:szCs w:val="23"/>
          <w:u w:val="single"/>
        </w:rPr>
        <w:t>위반되지</w:t>
      </w:r>
      <w:r w:rsidRPr="00B51FA5">
        <w:rPr>
          <w:rFonts w:ascii="Times New Roman"/>
          <w:sz w:val="23"/>
          <w:szCs w:val="23"/>
          <w:u w:val="single"/>
        </w:rPr>
        <w:t xml:space="preserve"> </w:t>
      </w:r>
      <w:r w:rsidRPr="00B51FA5">
        <w:rPr>
          <w:rFonts w:ascii="Times New Roman"/>
          <w:sz w:val="23"/>
          <w:szCs w:val="23"/>
          <w:u w:val="single"/>
        </w:rPr>
        <w:t>아니함</w:t>
      </w:r>
      <w:r w:rsidRPr="00B51FA5">
        <w:rPr>
          <w:rFonts w:ascii="Times New Roman"/>
          <w:sz w:val="23"/>
          <w:szCs w:val="23"/>
        </w:rPr>
        <w:t>.</w:t>
      </w:r>
    </w:p>
    <w:p w14:paraId="44EDB72A" w14:textId="184FBDFD" w:rsidR="00786425" w:rsidRPr="00B51FA5" w:rsidRDefault="00786425" w:rsidP="00786425">
      <w:pPr>
        <w:numPr>
          <w:ilvl w:val="0"/>
          <w:numId w:val="6"/>
        </w:numPr>
        <w:snapToGrid w:val="0"/>
        <w:spacing w:before="180" w:after="180" w:line="360" w:lineRule="atLeast"/>
        <w:rPr>
          <w:rFonts w:ascii="Times New Roman"/>
          <w:sz w:val="23"/>
          <w:szCs w:val="23"/>
        </w:rPr>
      </w:pPr>
      <w:r w:rsidRPr="00B51FA5">
        <w:rPr>
          <w:rFonts w:ascii="Times New Roman"/>
          <w:sz w:val="23"/>
          <w:szCs w:val="23"/>
          <w:u w:val="single"/>
        </w:rPr>
        <w:t>별</w:t>
      </w:r>
      <w:r w:rsidRPr="00B51FA5">
        <w:rPr>
          <w:rFonts w:ascii="Times New Roman" w:hint="eastAsia"/>
          <w:sz w:val="23"/>
          <w:szCs w:val="23"/>
          <w:u w:val="single"/>
        </w:rPr>
        <w:t>첨</w:t>
      </w:r>
      <w:r w:rsidRPr="00B51FA5">
        <w:rPr>
          <w:rFonts w:ascii="Times New Roman"/>
          <w:sz w:val="23"/>
          <w:szCs w:val="23"/>
          <w:u w:val="single"/>
        </w:rPr>
        <w:t xml:space="preserve"> </w:t>
      </w:r>
      <w:r w:rsidR="002503D2">
        <w:rPr>
          <w:rFonts w:ascii="Times New Roman"/>
          <w:sz w:val="23"/>
          <w:szCs w:val="23"/>
          <w:u w:val="single"/>
        </w:rPr>
        <w:t>5</w:t>
      </w:r>
      <w:r w:rsidRPr="00883718">
        <w:rPr>
          <w:rFonts w:ascii="Times New Roman"/>
          <w:sz w:val="23"/>
          <w:szCs w:val="23"/>
          <w:u w:val="single"/>
        </w:rPr>
        <w:t>.1(</w:t>
      </w:r>
      <w:r w:rsidR="008100B6">
        <w:rPr>
          <w:rFonts w:ascii="Times New Roman" w:hint="eastAsia"/>
          <w:sz w:val="23"/>
          <w:szCs w:val="23"/>
          <w:u w:val="single"/>
        </w:rPr>
        <w:t>d</w:t>
      </w:r>
      <w:r w:rsidRPr="00883718">
        <w:rPr>
          <w:rFonts w:ascii="Times New Roman"/>
          <w:sz w:val="23"/>
          <w:szCs w:val="23"/>
          <w:u w:val="single"/>
        </w:rPr>
        <w:t>)</w:t>
      </w:r>
      <w:r w:rsidRPr="000575B1">
        <w:rPr>
          <w:rFonts w:ascii="Times New Roman" w:hint="eastAsia"/>
          <w:sz w:val="23"/>
          <w:szCs w:val="23"/>
        </w:rPr>
        <w:t>는</w:t>
      </w:r>
      <w:r w:rsidRPr="000575B1">
        <w:rPr>
          <w:rFonts w:ascii="Times New Roman" w:hint="eastAsia"/>
          <w:sz w:val="23"/>
          <w:szCs w:val="23"/>
        </w:rPr>
        <w:t xml:space="preserve"> </w:t>
      </w:r>
      <w:proofErr w:type="spellStart"/>
      <w:r w:rsidRPr="00A66D8C">
        <w:rPr>
          <w:rFonts w:ascii="Times New Roman" w:hint="eastAsia"/>
          <w:sz w:val="23"/>
          <w:szCs w:val="23"/>
        </w:rPr>
        <w:t>거래종결</w:t>
      </w:r>
      <w:proofErr w:type="spellEnd"/>
      <w:r w:rsidRPr="00522B89">
        <w:rPr>
          <w:rFonts w:ascii="Times New Roman" w:hint="eastAsia"/>
          <w:sz w:val="23"/>
          <w:szCs w:val="23"/>
        </w:rPr>
        <w:t xml:space="preserve"> </w:t>
      </w:r>
      <w:r w:rsidRPr="00522B89">
        <w:rPr>
          <w:rFonts w:ascii="Times New Roman" w:hint="eastAsia"/>
          <w:sz w:val="23"/>
          <w:szCs w:val="23"/>
        </w:rPr>
        <w:t>전까지</w:t>
      </w:r>
      <w:r w:rsidRPr="00B51FA5">
        <w:rPr>
          <w:rFonts w:ascii="Times New Roman"/>
          <w:sz w:val="23"/>
          <w:szCs w:val="23"/>
        </w:rPr>
        <w:t xml:space="preserve"> </w:t>
      </w:r>
      <w:r w:rsidRPr="00B51FA5">
        <w:rPr>
          <w:rFonts w:ascii="Times New Roman"/>
          <w:sz w:val="23"/>
          <w:szCs w:val="23"/>
        </w:rPr>
        <w:t>매도인</w:t>
      </w:r>
      <w:r w:rsidRPr="00B51FA5">
        <w:rPr>
          <w:rFonts w:ascii="Times New Roman" w:hint="eastAsia"/>
          <w:sz w:val="23"/>
          <w:szCs w:val="23"/>
        </w:rPr>
        <w:t>에게</w:t>
      </w:r>
      <w:r w:rsidRPr="00B51FA5">
        <w:rPr>
          <w:rFonts w:ascii="Times New Roman" w:hint="eastAsia"/>
          <w:sz w:val="23"/>
          <w:szCs w:val="23"/>
        </w:rPr>
        <w:t xml:space="preserve"> </w:t>
      </w:r>
      <w:r w:rsidRPr="00B51FA5">
        <w:rPr>
          <w:rFonts w:ascii="Times New Roman" w:hint="eastAsia"/>
          <w:sz w:val="23"/>
          <w:szCs w:val="23"/>
        </w:rPr>
        <w:t>요구되는</w:t>
      </w:r>
      <w:r w:rsidRPr="00B51FA5">
        <w:rPr>
          <w:rFonts w:ascii="Times New Roman" w:hint="eastAsia"/>
          <w:sz w:val="23"/>
          <w:szCs w:val="23"/>
        </w:rPr>
        <w:t xml:space="preserve"> </w:t>
      </w:r>
      <w:r w:rsidRPr="00B51FA5">
        <w:rPr>
          <w:rFonts w:ascii="Times New Roman" w:hint="eastAsia"/>
          <w:sz w:val="23"/>
          <w:szCs w:val="23"/>
        </w:rPr>
        <w:t>필요적</w:t>
      </w:r>
      <w:r w:rsidRPr="00B51FA5">
        <w:rPr>
          <w:rFonts w:ascii="Times New Roman" w:hint="eastAsia"/>
          <w:sz w:val="23"/>
          <w:szCs w:val="23"/>
        </w:rPr>
        <w:t xml:space="preserve"> </w:t>
      </w:r>
      <w:proofErr w:type="spellStart"/>
      <w:r w:rsidRPr="00B51FA5">
        <w:rPr>
          <w:rFonts w:ascii="Times New Roman" w:hint="eastAsia"/>
          <w:sz w:val="23"/>
          <w:szCs w:val="23"/>
        </w:rPr>
        <w:t>정부승인과</w:t>
      </w:r>
      <w:proofErr w:type="spellEnd"/>
      <w:r w:rsidRPr="00B51FA5">
        <w:rPr>
          <w:rFonts w:ascii="Times New Roman" w:hint="eastAsia"/>
          <w:sz w:val="23"/>
          <w:szCs w:val="23"/>
        </w:rPr>
        <w:t xml:space="preserve"> </w:t>
      </w:r>
      <w:r w:rsidRPr="009416F3">
        <w:rPr>
          <w:rFonts w:ascii="Times New Roman" w:hint="eastAsia"/>
          <w:sz w:val="23"/>
          <w:szCs w:val="23"/>
        </w:rPr>
        <w:t>필요적</w:t>
      </w:r>
      <w:r w:rsidRPr="009416F3">
        <w:rPr>
          <w:rFonts w:ascii="Times New Roman"/>
          <w:sz w:val="23"/>
          <w:szCs w:val="23"/>
        </w:rPr>
        <w:t xml:space="preserve"> </w:t>
      </w:r>
      <w:r w:rsidRPr="009416F3">
        <w:rPr>
          <w:rFonts w:ascii="Times New Roman" w:hint="eastAsia"/>
          <w:sz w:val="23"/>
          <w:szCs w:val="23"/>
        </w:rPr>
        <w:t>제</w:t>
      </w:r>
      <w:r w:rsidRPr="009416F3">
        <w:rPr>
          <w:rFonts w:ascii="Times New Roman"/>
          <w:sz w:val="23"/>
          <w:szCs w:val="23"/>
        </w:rPr>
        <w:t>3</w:t>
      </w:r>
      <w:r w:rsidRPr="009416F3">
        <w:rPr>
          <w:rFonts w:ascii="Times New Roman" w:hint="eastAsia"/>
          <w:sz w:val="23"/>
          <w:szCs w:val="23"/>
        </w:rPr>
        <w:t>자승인의</w:t>
      </w:r>
      <w:r w:rsidRPr="009416F3">
        <w:rPr>
          <w:rFonts w:ascii="Times New Roman"/>
          <w:sz w:val="23"/>
          <w:szCs w:val="23"/>
        </w:rPr>
        <w:t xml:space="preserve"> </w:t>
      </w:r>
      <w:r w:rsidRPr="009416F3">
        <w:rPr>
          <w:rFonts w:ascii="Times New Roman" w:hint="eastAsia"/>
          <w:sz w:val="23"/>
          <w:szCs w:val="23"/>
        </w:rPr>
        <w:t>목록이다</w:t>
      </w:r>
      <w:r w:rsidRPr="009416F3">
        <w:rPr>
          <w:rFonts w:ascii="Times New Roman" w:hint="eastAsia"/>
          <w:sz w:val="23"/>
          <w:szCs w:val="23"/>
        </w:rPr>
        <w:t>.</w:t>
      </w:r>
      <w:r w:rsidRPr="00B51FA5">
        <w:rPr>
          <w:rFonts w:ascii="Times New Roman" w:hint="eastAsia"/>
          <w:sz w:val="23"/>
          <w:szCs w:val="23"/>
        </w:rPr>
        <w:t xml:space="preserve"> </w:t>
      </w:r>
    </w:p>
    <w:p w14:paraId="6E98A7D0" w14:textId="33AA0B0B" w:rsidR="00786425" w:rsidRPr="00B51FA5" w:rsidRDefault="00786425" w:rsidP="00786425">
      <w:pPr>
        <w:numPr>
          <w:ilvl w:val="0"/>
          <w:numId w:val="6"/>
        </w:numPr>
        <w:snapToGrid w:val="0"/>
        <w:spacing w:before="180" w:after="180" w:line="360" w:lineRule="atLeast"/>
        <w:rPr>
          <w:rFonts w:ascii="Times New Roman"/>
          <w:sz w:val="23"/>
          <w:szCs w:val="23"/>
        </w:rPr>
      </w:pPr>
      <w:r w:rsidRPr="00B51FA5">
        <w:rPr>
          <w:rFonts w:ascii="Times New Roman"/>
          <w:sz w:val="23"/>
          <w:szCs w:val="23"/>
        </w:rPr>
        <w:t>매도인에</w:t>
      </w:r>
      <w:r w:rsidRPr="00B51FA5">
        <w:rPr>
          <w:rFonts w:ascii="Times New Roman"/>
          <w:sz w:val="23"/>
          <w:szCs w:val="23"/>
        </w:rPr>
        <w:t xml:space="preserve"> </w:t>
      </w:r>
      <w:r w:rsidRPr="00B51FA5">
        <w:rPr>
          <w:rFonts w:ascii="Times New Roman"/>
          <w:sz w:val="23"/>
          <w:szCs w:val="23"/>
        </w:rPr>
        <w:t>의한</w:t>
      </w:r>
      <w:r w:rsidRPr="00B51FA5">
        <w:rPr>
          <w:rFonts w:ascii="Times New Roman"/>
          <w:sz w:val="23"/>
          <w:szCs w:val="23"/>
        </w:rPr>
        <w:t xml:space="preserve"> </w:t>
      </w: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계약의</w:t>
      </w:r>
      <w:r w:rsidRPr="00B51FA5">
        <w:rPr>
          <w:rFonts w:ascii="Times New Roman"/>
          <w:sz w:val="23"/>
          <w:szCs w:val="23"/>
        </w:rPr>
        <w:t xml:space="preserve"> </w:t>
      </w:r>
      <w:r w:rsidRPr="00B51FA5">
        <w:rPr>
          <w:rFonts w:ascii="Times New Roman"/>
          <w:sz w:val="23"/>
          <w:szCs w:val="23"/>
        </w:rPr>
        <w:t>체결</w:t>
      </w:r>
      <w:r w:rsidRPr="00B51FA5">
        <w:rPr>
          <w:rFonts w:ascii="Times New Roman"/>
          <w:sz w:val="23"/>
          <w:szCs w:val="23"/>
        </w:rPr>
        <w:t xml:space="preserve"> </w:t>
      </w:r>
      <w:r w:rsidRPr="00B51FA5">
        <w:rPr>
          <w:rFonts w:ascii="Times New Roman"/>
          <w:sz w:val="23"/>
          <w:szCs w:val="23"/>
        </w:rPr>
        <w:t>및</w:t>
      </w:r>
      <w:r w:rsidRPr="00B51FA5">
        <w:rPr>
          <w:rFonts w:ascii="Times New Roman"/>
          <w:sz w:val="23"/>
          <w:szCs w:val="23"/>
        </w:rPr>
        <w:t xml:space="preserve"> </w:t>
      </w:r>
      <w:r w:rsidRPr="00B51FA5">
        <w:rPr>
          <w:rFonts w:ascii="Times New Roman"/>
          <w:sz w:val="23"/>
          <w:szCs w:val="23"/>
        </w:rPr>
        <w:t>이행은</w:t>
      </w:r>
      <w:r w:rsidRPr="00B51FA5">
        <w:rPr>
          <w:rFonts w:ascii="Times New Roman"/>
          <w:sz w:val="23"/>
          <w:szCs w:val="23"/>
        </w:rPr>
        <w:t xml:space="preserve"> (x) </w:t>
      </w:r>
      <w:r w:rsidRPr="00B51FA5">
        <w:rPr>
          <w:rFonts w:ascii="Times New Roman"/>
          <w:sz w:val="23"/>
          <w:szCs w:val="23"/>
        </w:rPr>
        <w:t>매도인의</w:t>
      </w:r>
      <w:r w:rsidRPr="00B51FA5">
        <w:rPr>
          <w:rFonts w:ascii="Times New Roman"/>
          <w:sz w:val="23"/>
          <w:szCs w:val="23"/>
        </w:rPr>
        <w:t xml:space="preserve"> </w:t>
      </w:r>
      <w:r w:rsidRPr="00B51FA5">
        <w:rPr>
          <w:rFonts w:ascii="Times New Roman"/>
          <w:sz w:val="23"/>
          <w:szCs w:val="23"/>
        </w:rPr>
        <w:t>정관에</w:t>
      </w:r>
      <w:r w:rsidRPr="00B51FA5">
        <w:rPr>
          <w:rFonts w:ascii="Times New Roman"/>
          <w:sz w:val="23"/>
          <w:szCs w:val="23"/>
        </w:rPr>
        <w:t xml:space="preserve"> </w:t>
      </w:r>
      <w:r w:rsidRPr="00B51FA5">
        <w:rPr>
          <w:rFonts w:ascii="Times New Roman"/>
          <w:sz w:val="23"/>
          <w:szCs w:val="23"/>
        </w:rPr>
        <w:t>위반되거나</w:t>
      </w:r>
      <w:r w:rsidRPr="00B51FA5">
        <w:rPr>
          <w:rFonts w:ascii="Times New Roman"/>
          <w:sz w:val="23"/>
          <w:szCs w:val="23"/>
        </w:rPr>
        <w:t xml:space="preserve">, (y) </w:t>
      </w:r>
      <w:r w:rsidRPr="00B51FA5">
        <w:rPr>
          <w:rFonts w:ascii="Times New Roman"/>
          <w:sz w:val="23"/>
          <w:szCs w:val="23"/>
        </w:rPr>
        <w:t>매도인에게</w:t>
      </w:r>
      <w:r w:rsidRPr="00B51FA5">
        <w:rPr>
          <w:rFonts w:ascii="Times New Roman"/>
          <w:sz w:val="23"/>
          <w:szCs w:val="23"/>
        </w:rPr>
        <w:t xml:space="preserve"> </w:t>
      </w:r>
      <w:r w:rsidRPr="00B51FA5">
        <w:rPr>
          <w:rFonts w:ascii="Times New Roman"/>
          <w:sz w:val="23"/>
          <w:szCs w:val="23"/>
        </w:rPr>
        <w:t>적용되는</w:t>
      </w:r>
      <w:r w:rsidRPr="00B51FA5">
        <w:rPr>
          <w:rFonts w:ascii="Times New Roman"/>
          <w:sz w:val="23"/>
          <w:szCs w:val="23"/>
        </w:rPr>
        <w:t xml:space="preserve"> </w:t>
      </w:r>
      <w:r w:rsidRPr="00B51FA5">
        <w:rPr>
          <w:rFonts w:ascii="Times New Roman"/>
          <w:sz w:val="23"/>
          <w:szCs w:val="23"/>
        </w:rPr>
        <w:t>법령</w:t>
      </w:r>
      <w:r w:rsidRPr="00B51FA5">
        <w:rPr>
          <w:rFonts w:ascii="Times New Roman"/>
          <w:sz w:val="23"/>
          <w:szCs w:val="23"/>
        </w:rPr>
        <w:t xml:space="preserve"> </w:t>
      </w:r>
      <w:r w:rsidRPr="00B51FA5">
        <w:rPr>
          <w:rFonts w:ascii="Times New Roman"/>
          <w:sz w:val="23"/>
          <w:szCs w:val="23"/>
        </w:rPr>
        <w:t>또는</w:t>
      </w:r>
      <w:r w:rsidRPr="00B51FA5">
        <w:rPr>
          <w:rFonts w:ascii="Times New Roman"/>
          <w:sz w:val="23"/>
          <w:szCs w:val="23"/>
        </w:rPr>
        <w:t xml:space="preserve"> </w:t>
      </w:r>
      <w:proofErr w:type="spellStart"/>
      <w:r w:rsidRPr="00B51FA5">
        <w:rPr>
          <w:rFonts w:ascii="Times New Roman"/>
          <w:sz w:val="23"/>
          <w:szCs w:val="23"/>
        </w:rPr>
        <w:t>정부승인에</w:t>
      </w:r>
      <w:proofErr w:type="spellEnd"/>
      <w:r w:rsidRPr="00B51FA5">
        <w:rPr>
          <w:rFonts w:ascii="Times New Roman"/>
          <w:sz w:val="23"/>
          <w:szCs w:val="23"/>
        </w:rPr>
        <w:t xml:space="preserve"> </w:t>
      </w:r>
      <w:r w:rsidRPr="00B51FA5">
        <w:rPr>
          <w:rFonts w:ascii="Times New Roman"/>
          <w:sz w:val="23"/>
          <w:szCs w:val="23"/>
        </w:rPr>
        <w:t>위반되</w:t>
      </w:r>
      <w:r w:rsidRPr="00B51FA5">
        <w:rPr>
          <w:rFonts w:ascii="Times New Roman" w:hint="eastAsia"/>
          <w:sz w:val="23"/>
          <w:szCs w:val="23"/>
        </w:rPr>
        <w:t>거나</w:t>
      </w:r>
      <w:r w:rsidRPr="00B51FA5">
        <w:rPr>
          <w:rFonts w:ascii="Times New Roman" w:hint="eastAsia"/>
          <w:sz w:val="23"/>
          <w:szCs w:val="23"/>
        </w:rPr>
        <w:t>,</w:t>
      </w:r>
      <w:r w:rsidRPr="00B51FA5">
        <w:rPr>
          <w:rFonts w:ascii="Times New Roman"/>
          <w:sz w:val="23"/>
          <w:szCs w:val="23"/>
        </w:rPr>
        <w:t xml:space="preserve"> (</w:t>
      </w:r>
      <w:r w:rsidRPr="00B51FA5">
        <w:rPr>
          <w:rFonts w:ascii="Times New Roman" w:hint="eastAsia"/>
          <w:sz w:val="23"/>
          <w:szCs w:val="23"/>
        </w:rPr>
        <w:t>z)</w:t>
      </w:r>
      <w:r w:rsidRPr="00B51FA5">
        <w:rPr>
          <w:rFonts w:ascii="Times New Roman"/>
          <w:sz w:val="23"/>
          <w:szCs w:val="23"/>
        </w:rPr>
        <w:t xml:space="preserve"> </w:t>
      </w:r>
      <w:r w:rsidRPr="00B51FA5">
        <w:rPr>
          <w:rFonts w:ascii="Times New Roman"/>
          <w:sz w:val="23"/>
          <w:szCs w:val="23"/>
        </w:rPr>
        <w:t>매</w:t>
      </w:r>
      <w:r w:rsidRPr="00B51FA5">
        <w:rPr>
          <w:rFonts w:ascii="Times New Roman" w:hint="eastAsia"/>
          <w:sz w:val="23"/>
          <w:szCs w:val="23"/>
        </w:rPr>
        <w:t>도</w:t>
      </w:r>
      <w:r w:rsidRPr="00B51FA5">
        <w:rPr>
          <w:rFonts w:ascii="Times New Roman"/>
          <w:sz w:val="23"/>
          <w:szCs w:val="23"/>
        </w:rPr>
        <w:t>인이</w:t>
      </w:r>
      <w:r w:rsidRPr="00B51FA5">
        <w:rPr>
          <w:rFonts w:ascii="Times New Roman"/>
          <w:sz w:val="23"/>
          <w:szCs w:val="23"/>
        </w:rPr>
        <w:t xml:space="preserve"> </w:t>
      </w:r>
      <w:r w:rsidRPr="00B51FA5">
        <w:rPr>
          <w:rFonts w:ascii="Times New Roman"/>
          <w:sz w:val="23"/>
          <w:szCs w:val="23"/>
        </w:rPr>
        <w:t>당사자인</w:t>
      </w:r>
      <w:r w:rsidRPr="00B51FA5">
        <w:rPr>
          <w:rFonts w:ascii="Times New Roman"/>
          <w:sz w:val="23"/>
          <w:szCs w:val="23"/>
        </w:rPr>
        <w:t xml:space="preserve"> </w:t>
      </w:r>
      <w:r w:rsidRPr="00B51FA5">
        <w:rPr>
          <w:rFonts w:ascii="Times New Roman"/>
          <w:sz w:val="23"/>
          <w:szCs w:val="23"/>
        </w:rPr>
        <w:t>계약</w:t>
      </w:r>
      <w:r w:rsidRPr="00B51FA5">
        <w:rPr>
          <w:rFonts w:ascii="Times New Roman"/>
          <w:sz w:val="23"/>
          <w:szCs w:val="23"/>
        </w:rPr>
        <w:t xml:space="preserve"> </w:t>
      </w:r>
      <w:r w:rsidRPr="00B51FA5">
        <w:rPr>
          <w:rFonts w:ascii="Times New Roman"/>
          <w:sz w:val="23"/>
          <w:szCs w:val="23"/>
        </w:rPr>
        <w:t>또는</w:t>
      </w:r>
      <w:r w:rsidRPr="00B51FA5">
        <w:rPr>
          <w:rFonts w:ascii="Times New Roman"/>
          <w:sz w:val="23"/>
          <w:szCs w:val="23"/>
        </w:rPr>
        <w:t xml:space="preserve"> </w:t>
      </w:r>
      <w:r w:rsidRPr="00B51FA5">
        <w:rPr>
          <w:rFonts w:ascii="Times New Roman"/>
          <w:sz w:val="23"/>
          <w:szCs w:val="23"/>
        </w:rPr>
        <w:t>매</w:t>
      </w:r>
      <w:r w:rsidRPr="00B51FA5">
        <w:rPr>
          <w:rFonts w:ascii="Times New Roman" w:hint="eastAsia"/>
          <w:sz w:val="23"/>
          <w:szCs w:val="23"/>
        </w:rPr>
        <w:t>도</w:t>
      </w:r>
      <w:r w:rsidRPr="00B51FA5">
        <w:rPr>
          <w:rFonts w:ascii="Times New Roman"/>
          <w:sz w:val="23"/>
          <w:szCs w:val="23"/>
        </w:rPr>
        <w:t>인이</w:t>
      </w:r>
      <w:r w:rsidRPr="00B51FA5">
        <w:rPr>
          <w:rFonts w:ascii="Times New Roman"/>
          <w:sz w:val="23"/>
          <w:szCs w:val="23"/>
        </w:rPr>
        <w:t xml:space="preserve"> </w:t>
      </w:r>
      <w:r w:rsidRPr="00B51FA5">
        <w:rPr>
          <w:rFonts w:ascii="Times New Roman"/>
          <w:sz w:val="23"/>
          <w:szCs w:val="23"/>
        </w:rPr>
        <w:t>부담하고</w:t>
      </w:r>
      <w:r w:rsidRPr="00B51FA5">
        <w:rPr>
          <w:rFonts w:ascii="Times New Roman"/>
          <w:sz w:val="23"/>
          <w:szCs w:val="23"/>
        </w:rPr>
        <w:t xml:space="preserve"> </w:t>
      </w:r>
      <w:r w:rsidRPr="00B51FA5">
        <w:rPr>
          <w:rFonts w:ascii="Times New Roman"/>
          <w:sz w:val="23"/>
          <w:szCs w:val="23"/>
        </w:rPr>
        <w:t>있는</w:t>
      </w:r>
      <w:r w:rsidRPr="00B51FA5">
        <w:rPr>
          <w:rFonts w:ascii="Times New Roman"/>
          <w:sz w:val="23"/>
          <w:szCs w:val="23"/>
        </w:rPr>
        <w:t xml:space="preserve"> </w:t>
      </w:r>
      <w:r w:rsidRPr="00B51FA5">
        <w:rPr>
          <w:rFonts w:ascii="Times New Roman"/>
          <w:sz w:val="23"/>
          <w:szCs w:val="23"/>
        </w:rPr>
        <w:t>의무와</w:t>
      </w:r>
      <w:r w:rsidRPr="00B51FA5">
        <w:rPr>
          <w:rFonts w:ascii="Times New Roman"/>
          <w:sz w:val="23"/>
          <w:szCs w:val="23"/>
        </w:rPr>
        <w:t xml:space="preserve"> </w:t>
      </w:r>
      <w:r w:rsidRPr="00B51FA5">
        <w:rPr>
          <w:rFonts w:ascii="Times New Roman"/>
          <w:sz w:val="23"/>
          <w:szCs w:val="23"/>
        </w:rPr>
        <w:t>관련하여</w:t>
      </w:r>
      <w:r w:rsidRPr="00B51FA5">
        <w:rPr>
          <w:rFonts w:ascii="Times New Roman"/>
          <w:sz w:val="23"/>
          <w:szCs w:val="23"/>
        </w:rPr>
        <w:t xml:space="preserve"> </w:t>
      </w:r>
      <w:r w:rsidRPr="00B51FA5">
        <w:rPr>
          <w:rFonts w:ascii="Times New Roman" w:hint="eastAsia"/>
          <w:sz w:val="23"/>
          <w:szCs w:val="23"/>
        </w:rPr>
        <w:t>중요한</w:t>
      </w:r>
      <w:r w:rsidRPr="00B51FA5">
        <w:rPr>
          <w:rFonts w:ascii="Times New Roman" w:hint="eastAsia"/>
          <w:sz w:val="23"/>
          <w:szCs w:val="23"/>
        </w:rPr>
        <w:t xml:space="preserve"> </w:t>
      </w:r>
      <w:r w:rsidRPr="00B51FA5">
        <w:rPr>
          <w:rFonts w:ascii="Times New Roman" w:hint="eastAsia"/>
          <w:sz w:val="23"/>
          <w:szCs w:val="23"/>
        </w:rPr>
        <w:t>측면에서</w:t>
      </w:r>
      <w:r w:rsidRPr="00B51FA5">
        <w:rPr>
          <w:rFonts w:ascii="Times New Roman" w:hint="eastAsia"/>
          <w:sz w:val="23"/>
          <w:szCs w:val="23"/>
        </w:rPr>
        <w:t xml:space="preserve"> </w:t>
      </w:r>
      <w:r w:rsidRPr="00B51FA5">
        <w:rPr>
          <w:rFonts w:ascii="Times New Roman"/>
          <w:sz w:val="23"/>
          <w:szCs w:val="23"/>
        </w:rPr>
        <w:t>그</w:t>
      </w:r>
      <w:r w:rsidRPr="00B51FA5">
        <w:rPr>
          <w:rFonts w:ascii="Times New Roman"/>
          <w:sz w:val="23"/>
          <w:szCs w:val="23"/>
        </w:rPr>
        <w:t xml:space="preserve"> </w:t>
      </w:r>
      <w:r w:rsidRPr="00B51FA5">
        <w:rPr>
          <w:rFonts w:ascii="Times New Roman"/>
          <w:sz w:val="23"/>
          <w:szCs w:val="23"/>
        </w:rPr>
        <w:t>위반을</w:t>
      </w:r>
      <w:r w:rsidRPr="00B51FA5">
        <w:rPr>
          <w:rFonts w:ascii="Times New Roman"/>
          <w:sz w:val="23"/>
          <w:szCs w:val="23"/>
        </w:rPr>
        <w:t xml:space="preserve"> </w:t>
      </w:r>
      <w:r w:rsidRPr="00B51FA5">
        <w:rPr>
          <w:rFonts w:ascii="Times New Roman"/>
          <w:sz w:val="23"/>
          <w:szCs w:val="23"/>
        </w:rPr>
        <w:t>구성하지</w:t>
      </w:r>
      <w:r w:rsidRPr="00B51FA5">
        <w:rPr>
          <w:rFonts w:ascii="Times New Roman"/>
          <w:sz w:val="23"/>
          <w:szCs w:val="23"/>
        </w:rPr>
        <w:t xml:space="preserve"> </w:t>
      </w:r>
      <w:r w:rsidRPr="00B51FA5">
        <w:rPr>
          <w:rFonts w:ascii="Times New Roman"/>
          <w:sz w:val="23"/>
          <w:szCs w:val="23"/>
        </w:rPr>
        <w:t>아니한다</w:t>
      </w:r>
      <w:r w:rsidRPr="00B51FA5">
        <w:rPr>
          <w:rFonts w:ascii="Times New Roman" w:hint="eastAsia"/>
          <w:sz w:val="23"/>
          <w:szCs w:val="23"/>
        </w:rPr>
        <w:t>.</w:t>
      </w:r>
      <w:r w:rsidR="00ED2F25">
        <w:rPr>
          <w:rFonts w:ascii="Times New Roman"/>
          <w:sz w:val="23"/>
          <w:szCs w:val="23"/>
        </w:rPr>
        <w:t xml:space="preserve"> </w:t>
      </w:r>
    </w:p>
    <w:p w14:paraId="716AC36E" w14:textId="77777777" w:rsidR="00786425" w:rsidRPr="00B51FA5" w:rsidRDefault="00786425" w:rsidP="004C0171">
      <w:pPr>
        <w:numPr>
          <w:ilvl w:val="0"/>
          <w:numId w:val="15"/>
        </w:numPr>
        <w:snapToGrid w:val="0"/>
        <w:spacing w:before="180" w:after="180" w:line="360" w:lineRule="atLeast"/>
        <w:rPr>
          <w:rFonts w:ascii="Times New Roman"/>
          <w:sz w:val="23"/>
          <w:szCs w:val="23"/>
        </w:rPr>
      </w:pPr>
      <w:r w:rsidRPr="00B51FA5">
        <w:rPr>
          <w:rFonts w:ascii="Times New Roman" w:hint="eastAsia"/>
          <w:sz w:val="23"/>
          <w:szCs w:val="23"/>
          <w:u w:val="single"/>
        </w:rPr>
        <w:t>법적</w:t>
      </w:r>
      <w:r w:rsidRPr="00B51FA5">
        <w:rPr>
          <w:rFonts w:ascii="Times New Roman" w:hint="eastAsia"/>
          <w:sz w:val="23"/>
          <w:szCs w:val="23"/>
          <w:u w:val="single"/>
        </w:rPr>
        <w:t xml:space="preserve"> </w:t>
      </w:r>
      <w:r w:rsidRPr="00B51FA5">
        <w:rPr>
          <w:rFonts w:ascii="Times New Roman"/>
          <w:sz w:val="23"/>
          <w:szCs w:val="23"/>
          <w:u w:val="single"/>
        </w:rPr>
        <w:t>절차</w:t>
      </w:r>
      <w:r w:rsidRPr="00B51FA5">
        <w:rPr>
          <w:rFonts w:ascii="Times New Roman"/>
          <w:sz w:val="23"/>
          <w:szCs w:val="23"/>
        </w:rPr>
        <w:t xml:space="preserve">. </w:t>
      </w:r>
      <w:r w:rsidRPr="00B51FA5">
        <w:rPr>
          <w:rFonts w:ascii="Times New Roman"/>
          <w:sz w:val="23"/>
          <w:szCs w:val="23"/>
        </w:rPr>
        <w:t>매도인에</w:t>
      </w:r>
      <w:r w:rsidRPr="00B51FA5">
        <w:rPr>
          <w:rFonts w:ascii="Times New Roman"/>
          <w:sz w:val="23"/>
          <w:szCs w:val="23"/>
        </w:rPr>
        <w:t xml:space="preserve"> </w:t>
      </w:r>
      <w:r w:rsidRPr="00B51FA5">
        <w:rPr>
          <w:rFonts w:ascii="Times New Roman"/>
          <w:sz w:val="23"/>
          <w:szCs w:val="23"/>
        </w:rPr>
        <w:t>대하여</w:t>
      </w:r>
      <w:r w:rsidRPr="00B51FA5">
        <w:rPr>
          <w:rFonts w:ascii="Times New Roman"/>
          <w:sz w:val="23"/>
          <w:szCs w:val="23"/>
        </w:rPr>
        <w:t xml:space="preserve"> </w:t>
      </w:r>
      <w:r w:rsidRPr="00B51FA5">
        <w:rPr>
          <w:rFonts w:ascii="Times New Roman"/>
          <w:sz w:val="23"/>
          <w:szCs w:val="23"/>
        </w:rPr>
        <w:t>본</w:t>
      </w:r>
      <w:r w:rsidRPr="00B51FA5">
        <w:rPr>
          <w:rFonts w:ascii="Times New Roman" w:hint="eastAsia"/>
          <w:sz w:val="23"/>
          <w:szCs w:val="23"/>
        </w:rPr>
        <w:t>건</w:t>
      </w:r>
      <w:r w:rsidRPr="00B51FA5">
        <w:rPr>
          <w:rFonts w:ascii="Times New Roman" w:hint="eastAsia"/>
          <w:sz w:val="23"/>
          <w:szCs w:val="23"/>
        </w:rPr>
        <w:t xml:space="preserve"> </w:t>
      </w:r>
      <w:r w:rsidRPr="00B51FA5">
        <w:rPr>
          <w:rFonts w:ascii="Times New Roman" w:hint="eastAsia"/>
          <w:sz w:val="23"/>
          <w:szCs w:val="23"/>
        </w:rPr>
        <w:t>거래</w:t>
      </w:r>
      <w:r w:rsidRPr="00B51FA5">
        <w:rPr>
          <w:rFonts w:ascii="Times New Roman"/>
          <w:sz w:val="23"/>
          <w:szCs w:val="23"/>
        </w:rPr>
        <w:t>를</w:t>
      </w:r>
      <w:r w:rsidRPr="00B51FA5">
        <w:rPr>
          <w:rFonts w:ascii="Times New Roman"/>
          <w:sz w:val="23"/>
          <w:szCs w:val="23"/>
        </w:rPr>
        <w:t xml:space="preserve"> </w:t>
      </w:r>
      <w:r w:rsidRPr="00B51FA5">
        <w:rPr>
          <w:rFonts w:ascii="Times New Roman"/>
          <w:sz w:val="23"/>
          <w:szCs w:val="23"/>
        </w:rPr>
        <w:t>금지하거나</w:t>
      </w:r>
      <w:r w:rsidRPr="00B51FA5">
        <w:rPr>
          <w:rFonts w:ascii="Times New Roman"/>
          <w:sz w:val="23"/>
          <w:szCs w:val="23"/>
        </w:rPr>
        <w:t xml:space="preserve"> </w:t>
      </w:r>
      <w:r w:rsidRPr="00B51FA5">
        <w:rPr>
          <w:rFonts w:ascii="Times New Roman"/>
          <w:sz w:val="23"/>
          <w:szCs w:val="23"/>
        </w:rPr>
        <w:t>제한하는</w:t>
      </w:r>
      <w:r w:rsidRPr="00B51FA5">
        <w:rPr>
          <w:rFonts w:ascii="Times New Roman"/>
          <w:sz w:val="23"/>
          <w:szCs w:val="23"/>
        </w:rPr>
        <w:t xml:space="preserve"> </w:t>
      </w:r>
      <w:r w:rsidRPr="00B51FA5">
        <w:rPr>
          <w:rFonts w:ascii="Times New Roman" w:hint="eastAsia"/>
          <w:sz w:val="23"/>
          <w:szCs w:val="23"/>
        </w:rPr>
        <w:t>법적</w:t>
      </w:r>
      <w:r w:rsidRPr="00B51FA5">
        <w:rPr>
          <w:rFonts w:ascii="Times New Roman" w:hint="eastAsia"/>
          <w:sz w:val="23"/>
          <w:szCs w:val="23"/>
        </w:rPr>
        <w:t xml:space="preserve"> </w:t>
      </w:r>
      <w:r w:rsidRPr="00B51FA5">
        <w:rPr>
          <w:rFonts w:ascii="Times New Roman"/>
          <w:sz w:val="23"/>
          <w:szCs w:val="23"/>
        </w:rPr>
        <w:t>절차</w:t>
      </w:r>
      <w:r w:rsidRPr="00B51FA5">
        <w:rPr>
          <w:rFonts w:ascii="Times New Roman" w:hint="eastAsia"/>
          <w:sz w:val="23"/>
          <w:szCs w:val="23"/>
        </w:rPr>
        <w:t>가</w:t>
      </w:r>
      <w:r w:rsidRPr="00B51FA5">
        <w:rPr>
          <w:rFonts w:ascii="Times New Roman"/>
          <w:sz w:val="23"/>
          <w:szCs w:val="23"/>
        </w:rPr>
        <w:t xml:space="preserve"> </w:t>
      </w:r>
      <w:r w:rsidRPr="00B51FA5">
        <w:rPr>
          <w:rFonts w:ascii="Times New Roman"/>
          <w:sz w:val="23"/>
          <w:szCs w:val="23"/>
        </w:rPr>
        <w:t>존재하지</w:t>
      </w:r>
      <w:r w:rsidRPr="00B51FA5">
        <w:rPr>
          <w:rFonts w:ascii="Times New Roman"/>
          <w:sz w:val="23"/>
          <w:szCs w:val="23"/>
        </w:rPr>
        <w:t xml:space="preserve"> </w:t>
      </w:r>
      <w:r w:rsidRPr="00B51FA5">
        <w:rPr>
          <w:rFonts w:ascii="Times New Roman"/>
          <w:sz w:val="23"/>
          <w:szCs w:val="23"/>
        </w:rPr>
        <w:t>아니한다</w:t>
      </w:r>
      <w:r w:rsidRPr="00B51FA5">
        <w:rPr>
          <w:rFonts w:ascii="Times New Roman"/>
          <w:sz w:val="23"/>
          <w:szCs w:val="23"/>
        </w:rPr>
        <w:t>.</w:t>
      </w:r>
    </w:p>
    <w:p w14:paraId="27D85051" w14:textId="77777777" w:rsidR="00786425" w:rsidRPr="00B51FA5" w:rsidRDefault="00786425" w:rsidP="00786425">
      <w:pPr>
        <w:numPr>
          <w:ilvl w:val="1"/>
          <w:numId w:val="5"/>
        </w:numPr>
        <w:snapToGrid w:val="0"/>
        <w:spacing w:before="180" w:after="180" w:line="360" w:lineRule="atLeast"/>
        <w:rPr>
          <w:rFonts w:ascii="Times New Roman"/>
          <w:sz w:val="23"/>
          <w:szCs w:val="23"/>
        </w:rPr>
      </w:pPr>
      <w:r w:rsidRPr="00B51FA5">
        <w:rPr>
          <w:rFonts w:ascii="Times New Roman" w:hint="eastAsia"/>
          <w:sz w:val="23"/>
          <w:szCs w:val="23"/>
          <w:u w:val="single"/>
        </w:rPr>
        <w:t>분할대상사업</w:t>
      </w:r>
      <w:r w:rsidRPr="00B51FA5">
        <w:rPr>
          <w:rFonts w:ascii="Times New Roman" w:hint="eastAsia"/>
          <w:sz w:val="23"/>
          <w:szCs w:val="23"/>
          <w:u w:val="single"/>
        </w:rPr>
        <w:t xml:space="preserve"> </w:t>
      </w:r>
      <w:r w:rsidRPr="00B51FA5">
        <w:rPr>
          <w:rFonts w:ascii="Times New Roman" w:hint="eastAsia"/>
          <w:sz w:val="23"/>
          <w:szCs w:val="23"/>
          <w:u w:val="single"/>
        </w:rPr>
        <w:t>또는</w:t>
      </w:r>
      <w:r w:rsidRPr="00B51FA5">
        <w:rPr>
          <w:rFonts w:ascii="Times New Roman" w:hint="eastAsia"/>
          <w:sz w:val="23"/>
          <w:szCs w:val="23"/>
          <w:u w:val="single"/>
        </w:rPr>
        <w:t xml:space="preserve"> </w:t>
      </w:r>
      <w:proofErr w:type="spellStart"/>
      <w:r w:rsidRPr="007F6FEB">
        <w:rPr>
          <w:rFonts w:ascii="Times New Roman" w:hint="eastAsia"/>
          <w:sz w:val="23"/>
          <w:szCs w:val="23"/>
          <w:u w:val="single"/>
        </w:rPr>
        <w:t>대상회사</w:t>
      </w:r>
      <w:r w:rsidRPr="007F6FEB">
        <w:rPr>
          <w:rFonts w:ascii="Times New Roman"/>
          <w:sz w:val="23"/>
          <w:szCs w:val="23"/>
          <w:u w:val="single"/>
        </w:rPr>
        <w:t>에</w:t>
      </w:r>
      <w:proofErr w:type="spellEnd"/>
      <w:r w:rsidRPr="007F6FEB">
        <w:rPr>
          <w:rFonts w:ascii="Times New Roman"/>
          <w:sz w:val="23"/>
          <w:szCs w:val="23"/>
          <w:u w:val="single"/>
        </w:rPr>
        <w:t xml:space="preserve"> </w:t>
      </w:r>
      <w:r w:rsidRPr="007F6FEB">
        <w:rPr>
          <w:rFonts w:ascii="Times New Roman"/>
          <w:sz w:val="23"/>
          <w:szCs w:val="23"/>
          <w:u w:val="single"/>
        </w:rPr>
        <w:t>대한</w:t>
      </w:r>
      <w:r w:rsidRPr="007F6FEB">
        <w:rPr>
          <w:rFonts w:ascii="Times New Roman"/>
          <w:sz w:val="23"/>
          <w:szCs w:val="23"/>
          <w:u w:val="single"/>
        </w:rPr>
        <w:t xml:space="preserve"> </w:t>
      </w:r>
      <w:r w:rsidRPr="007F6FEB">
        <w:rPr>
          <w:rFonts w:ascii="Times New Roman"/>
          <w:sz w:val="23"/>
          <w:szCs w:val="23"/>
          <w:u w:val="single"/>
        </w:rPr>
        <w:t>진술</w:t>
      </w:r>
      <w:r w:rsidRPr="007F6FEB">
        <w:rPr>
          <w:rFonts w:ascii="Times New Roman"/>
          <w:sz w:val="23"/>
          <w:szCs w:val="23"/>
          <w:u w:val="single"/>
        </w:rPr>
        <w:t xml:space="preserve"> </w:t>
      </w:r>
      <w:r w:rsidRPr="007F6FEB">
        <w:rPr>
          <w:rFonts w:ascii="Times New Roman"/>
          <w:sz w:val="23"/>
          <w:szCs w:val="23"/>
          <w:u w:val="single"/>
        </w:rPr>
        <w:t>및</w:t>
      </w:r>
      <w:r w:rsidRPr="007F6FEB">
        <w:rPr>
          <w:rFonts w:ascii="Times New Roman"/>
          <w:sz w:val="23"/>
          <w:szCs w:val="23"/>
          <w:u w:val="single"/>
        </w:rPr>
        <w:t xml:space="preserve"> </w:t>
      </w:r>
      <w:r w:rsidRPr="007F6FEB">
        <w:rPr>
          <w:rFonts w:ascii="Times New Roman"/>
          <w:sz w:val="23"/>
          <w:szCs w:val="23"/>
          <w:u w:val="single"/>
        </w:rPr>
        <w:t>보장</w:t>
      </w:r>
      <w:r w:rsidRPr="00B51FA5">
        <w:rPr>
          <w:rFonts w:ascii="Times New Roman"/>
          <w:sz w:val="23"/>
          <w:szCs w:val="23"/>
        </w:rPr>
        <w:t xml:space="preserve">. </w:t>
      </w:r>
    </w:p>
    <w:p w14:paraId="308E08EC" w14:textId="77777777" w:rsidR="00786425" w:rsidRPr="00B51FA5" w:rsidRDefault="00786425" w:rsidP="00786425">
      <w:pPr>
        <w:numPr>
          <w:ilvl w:val="1"/>
          <w:numId w:val="6"/>
        </w:numPr>
        <w:snapToGrid w:val="0"/>
        <w:spacing w:before="180" w:after="180" w:line="360" w:lineRule="atLeast"/>
        <w:rPr>
          <w:rFonts w:ascii="Times New Roman"/>
          <w:sz w:val="23"/>
          <w:szCs w:val="23"/>
        </w:rPr>
      </w:pPr>
      <w:r w:rsidRPr="00B51FA5">
        <w:rPr>
          <w:rFonts w:ascii="Times New Roman"/>
          <w:sz w:val="23"/>
          <w:szCs w:val="23"/>
          <w:u w:val="single"/>
        </w:rPr>
        <w:t>회사의</w:t>
      </w:r>
      <w:r w:rsidRPr="00B51FA5">
        <w:rPr>
          <w:rFonts w:ascii="Times New Roman"/>
          <w:sz w:val="23"/>
          <w:szCs w:val="23"/>
          <w:u w:val="single"/>
        </w:rPr>
        <w:t xml:space="preserve"> </w:t>
      </w:r>
      <w:r w:rsidRPr="00B51FA5">
        <w:rPr>
          <w:rFonts w:ascii="Times New Roman" w:hint="eastAsia"/>
          <w:sz w:val="23"/>
          <w:szCs w:val="23"/>
          <w:u w:val="single"/>
        </w:rPr>
        <w:t>설립</w:t>
      </w:r>
      <w:r w:rsidRPr="00B51FA5">
        <w:rPr>
          <w:rFonts w:ascii="Times New Roman"/>
          <w:sz w:val="23"/>
          <w:szCs w:val="23"/>
        </w:rPr>
        <w:t xml:space="preserve">. </w:t>
      </w:r>
      <w:r w:rsidRPr="00B51FA5">
        <w:rPr>
          <w:rFonts w:ascii="Times New Roman" w:hint="eastAsia"/>
          <w:sz w:val="23"/>
          <w:szCs w:val="23"/>
        </w:rPr>
        <w:t>매도인</w:t>
      </w:r>
      <w:r w:rsidRPr="00B51FA5">
        <w:rPr>
          <w:rFonts w:ascii="Times New Roman" w:hint="eastAsia"/>
          <w:sz w:val="23"/>
          <w:szCs w:val="23"/>
        </w:rPr>
        <w:t>(</w:t>
      </w:r>
      <w:r w:rsidRPr="00B51FA5">
        <w:rPr>
          <w:rFonts w:ascii="Times New Roman" w:hint="eastAsia"/>
          <w:sz w:val="23"/>
          <w:szCs w:val="23"/>
        </w:rPr>
        <w:t>본건</w:t>
      </w:r>
      <w:r w:rsidRPr="00B51FA5">
        <w:rPr>
          <w:rFonts w:ascii="Times New Roman" w:hint="eastAsia"/>
          <w:sz w:val="23"/>
          <w:szCs w:val="23"/>
        </w:rPr>
        <w:t xml:space="preserve"> </w:t>
      </w:r>
      <w:r w:rsidRPr="00B51FA5">
        <w:rPr>
          <w:rFonts w:ascii="Times New Roman" w:hint="eastAsia"/>
          <w:sz w:val="23"/>
          <w:szCs w:val="23"/>
        </w:rPr>
        <w:t>분할효력발생일부터는</w:t>
      </w:r>
      <w:r w:rsidRPr="00B51FA5">
        <w:rPr>
          <w:rFonts w:ascii="Times New Roman" w:hint="eastAsia"/>
          <w:sz w:val="23"/>
          <w:szCs w:val="23"/>
        </w:rPr>
        <w:t xml:space="preserve"> </w:t>
      </w:r>
      <w:proofErr w:type="spellStart"/>
      <w:r w:rsidRPr="00B51FA5">
        <w:rPr>
          <w:rFonts w:ascii="Times New Roman" w:hint="eastAsia"/>
          <w:sz w:val="23"/>
          <w:szCs w:val="23"/>
        </w:rPr>
        <w:t>대상회사를</w:t>
      </w:r>
      <w:proofErr w:type="spellEnd"/>
      <w:r w:rsidRPr="00B51FA5">
        <w:rPr>
          <w:rFonts w:ascii="Times New Roman" w:hint="eastAsia"/>
          <w:sz w:val="23"/>
          <w:szCs w:val="23"/>
        </w:rPr>
        <w:t xml:space="preserve"> </w:t>
      </w:r>
      <w:r w:rsidRPr="00B51FA5">
        <w:rPr>
          <w:rFonts w:ascii="Times New Roman" w:hint="eastAsia"/>
          <w:sz w:val="23"/>
          <w:szCs w:val="23"/>
        </w:rPr>
        <w:t>의미하며</w:t>
      </w:r>
      <w:r w:rsidRPr="00B51FA5">
        <w:rPr>
          <w:rFonts w:ascii="Times New Roman" w:hint="eastAsia"/>
          <w:sz w:val="23"/>
          <w:szCs w:val="23"/>
        </w:rPr>
        <w:t xml:space="preserve">, </w:t>
      </w:r>
      <w:r w:rsidRPr="00B51FA5">
        <w:rPr>
          <w:rFonts w:ascii="Times New Roman" w:hint="eastAsia"/>
          <w:sz w:val="23"/>
          <w:szCs w:val="23"/>
        </w:rPr>
        <w:t>이하</w:t>
      </w:r>
      <w:r w:rsidRPr="00B51FA5">
        <w:rPr>
          <w:rFonts w:ascii="Times New Roman" w:hint="eastAsia"/>
          <w:sz w:val="23"/>
          <w:szCs w:val="23"/>
        </w:rPr>
        <w:t xml:space="preserve"> </w:t>
      </w: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제</w:t>
      </w:r>
      <w:r w:rsidR="002503D2">
        <w:rPr>
          <w:rFonts w:ascii="Times New Roman"/>
          <w:sz w:val="23"/>
          <w:szCs w:val="23"/>
        </w:rPr>
        <w:t>5</w:t>
      </w:r>
      <w:r w:rsidRPr="00883718">
        <w:rPr>
          <w:rFonts w:ascii="Times New Roman"/>
          <w:sz w:val="23"/>
          <w:szCs w:val="23"/>
        </w:rPr>
        <w:t>.2</w:t>
      </w:r>
      <w:r w:rsidRPr="000575B1">
        <w:rPr>
          <w:rFonts w:ascii="Times New Roman" w:hint="eastAsia"/>
          <w:sz w:val="23"/>
          <w:szCs w:val="23"/>
        </w:rPr>
        <w:t>조에서</w:t>
      </w:r>
      <w:r w:rsidRPr="000575B1">
        <w:rPr>
          <w:rFonts w:ascii="Times New Roman" w:hint="eastAsia"/>
          <w:sz w:val="23"/>
          <w:szCs w:val="23"/>
        </w:rPr>
        <w:t xml:space="preserve"> </w:t>
      </w:r>
      <w:r w:rsidRPr="00A66D8C">
        <w:rPr>
          <w:rFonts w:ascii="Times New Roman" w:hint="eastAsia"/>
          <w:sz w:val="23"/>
          <w:szCs w:val="23"/>
        </w:rPr>
        <w:t>같음</w:t>
      </w:r>
      <w:r w:rsidRPr="00522B89">
        <w:rPr>
          <w:rFonts w:ascii="Times New Roman" w:hint="eastAsia"/>
          <w:sz w:val="23"/>
          <w:szCs w:val="23"/>
        </w:rPr>
        <w:t>)</w:t>
      </w:r>
      <w:r w:rsidR="007B24AB">
        <w:rPr>
          <w:rFonts w:ascii="Times New Roman" w:hint="eastAsia"/>
          <w:sz w:val="23"/>
          <w:szCs w:val="23"/>
        </w:rPr>
        <w:t>은</w:t>
      </w:r>
      <w:r w:rsidRPr="00B51FA5">
        <w:rPr>
          <w:rFonts w:ascii="Times New Roman"/>
          <w:sz w:val="23"/>
          <w:szCs w:val="23"/>
        </w:rPr>
        <w:t xml:space="preserve"> </w:t>
      </w:r>
      <w:r w:rsidRPr="00B51FA5">
        <w:rPr>
          <w:rFonts w:ascii="Times New Roman" w:hint="eastAsia"/>
          <w:sz w:val="23"/>
          <w:szCs w:val="23"/>
        </w:rPr>
        <w:t>(</w:t>
      </w:r>
      <w:proofErr w:type="spellStart"/>
      <w:r w:rsidRPr="00B51FA5">
        <w:rPr>
          <w:rFonts w:ascii="Times New Roman" w:hint="eastAsia"/>
          <w:sz w:val="23"/>
          <w:szCs w:val="23"/>
        </w:rPr>
        <w:t>i</w:t>
      </w:r>
      <w:proofErr w:type="spellEnd"/>
      <w:r w:rsidRPr="00B51FA5">
        <w:rPr>
          <w:rFonts w:ascii="Times New Roman" w:hint="eastAsia"/>
          <w:sz w:val="23"/>
          <w:szCs w:val="23"/>
        </w:rPr>
        <w:t xml:space="preserve">) </w:t>
      </w:r>
      <w:r w:rsidR="004359DB">
        <w:rPr>
          <w:rFonts w:ascii="Times New Roman" w:hint="eastAsia"/>
          <w:sz w:val="23"/>
          <w:szCs w:val="23"/>
        </w:rPr>
        <w:t>대한민국</w:t>
      </w:r>
      <w:r w:rsidRPr="00883718">
        <w:rPr>
          <w:rFonts w:ascii="Times New Roman"/>
          <w:sz w:val="23"/>
          <w:szCs w:val="23"/>
        </w:rPr>
        <w:t xml:space="preserve"> </w:t>
      </w:r>
      <w:r w:rsidRPr="000575B1">
        <w:rPr>
          <w:rFonts w:ascii="Times New Roman"/>
          <w:sz w:val="23"/>
          <w:szCs w:val="23"/>
        </w:rPr>
        <w:t>법령에</w:t>
      </w:r>
      <w:r w:rsidRPr="000575B1">
        <w:rPr>
          <w:rFonts w:ascii="Times New Roman"/>
          <w:sz w:val="23"/>
          <w:szCs w:val="23"/>
        </w:rPr>
        <w:t xml:space="preserve"> </w:t>
      </w:r>
      <w:r w:rsidRPr="00A66D8C">
        <w:rPr>
          <w:rFonts w:ascii="Times New Roman"/>
          <w:sz w:val="23"/>
          <w:szCs w:val="23"/>
        </w:rPr>
        <w:t>따라</w:t>
      </w:r>
      <w:r w:rsidRPr="00522B89">
        <w:rPr>
          <w:rFonts w:ascii="Times New Roman"/>
          <w:sz w:val="23"/>
          <w:szCs w:val="23"/>
        </w:rPr>
        <w:t xml:space="preserve"> </w:t>
      </w:r>
      <w:r w:rsidRPr="00522B89">
        <w:rPr>
          <w:rFonts w:ascii="Times New Roman"/>
          <w:sz w:val="23"/>
          <w:szCs w:val="23"/>
        </w:rPr>
        <w:t>적법하게</w:t>
      </w:r>
      <w:r w:rsidRPr="00B51FA5">
        <w:rPr>
          <w:rFonts w:ascii="Times New Roman"/>
          <w:sz w:val="23"/>
          <w:szCs w:val="23"/>
        </w:rPr>
        <w:t xml:space="preserve"> </w:t>
      </w:r>
      <w:r w:rsidRPr="00B51FA5">
        <w:rPr>
          <w:rFonts w:ascii="Times New Roman"/>
          <w:sz w:val="23"/>
          <w:szCs w:val="23"/>
        </w:rPr>
        <w:t>설립되</w:t>
      </w:r>
      <w:r w:rsidRPr="00B51FA5">
        <w:rPr>
          <w:rFonts w:ascii="Times New Roman" w:hint="eastAsia"/>
          <w:sz w:val="23"/>
          <w:szCs w:val="23"/>
        </w:rPr>
        <w:t>어</w:t>
      </w:r>
      <w:r w:rsidRPr="00B51FA5">
        <w:rPr>
          <w:rFonts w:ascii="Times New Roman"/>
          <w:sz w:val="23"/>
          <w:szCs w:val="23"/>
        </w:rPr>
        <w:t xml:space="preserve"> </w:t>
      </w:r>
      <w:r w:rsidRPr="00B51FA5">
        <w:rPr>
          <w:rFonts w:ascii="Times New Roman"/>
          <w:sz w:val="23"/>
          <w:szCs w:val="23"/>
        </w:rPr>
        <w:t>유효하게</w:t>
      </w:r>
      <w:r w:rsidRPr="00B51FA5">
        <w:rPr>
          <w:rFonts w:ascii="Times New Roman"/>
          <w:sz w:val="23"/>
          <w:szCs w:val="23"/>
        </w:rPr>
        <w:t xml:space="preserve"> </w:t>
      </w:r>
      <w:r w:rsidRPr="00B51FA5">
        <w:rPr>
          <w:rFonts w:ascii="Times New Roman"/>
          <w:sz w:val="23"/>
          <w:szCs w:val="23"/>
        </w:rPr>
        <w:t>존속하며</w:t>
      </w:r>
      <w:r w:rsidRPr="00B51FA5">
        <w:rPr>
          <w:rFonts w:ascii="Times New Roman"/>
          <w:sz w:val="23"/>
          <w:szCs w:val="23"/>
        </w:rPr>
        <w:t xml:space="preserve">, </w:t>
      </w:r>
      <w:r w:rsidRPr="00B51FA5">
        <w:rPr>
          <w:rFonts w:ascii="Times New Roman" w:hint="eastAsia"/>
          <w:sz w:val="23"/>
          <w:szCs w:val="23"/>
        </w:rPr>
        <w:t xml:space="preserve">(ii) </w:t>
      </w:r>
      <w:r w:rsidRPr="00B51FA5">
        <w:rPr>
          <w:rFonts w:ascii="Times New Roman" w:hint="eastAsia"/>
          <w:sz w:val="23"/>
          <w:szCs w:val="23"/>
        </w:rPr>
        <w:t>분할대상</w:t>
      </w:r>
      <w:r w:rsidRPr="00B51FA5">
        <w:rPr>
          <w:rFonts w:ascii="Times New Roman"/>
          <w:sz w:val="23"/>
          <w:szCs w:val="23"/>
        </w:rPr>
        <w:t>사업을</w:t>
      </w:r>
      <w:r w:rsidRPr="00B51FA5">
        <w:rPr>
          <w:rFonts w:ascii="Times New Roman"/>
          <w:sz w:val="23"/>
          <w:szCs w:val="23"/>
        </w:rPr>
        <w:t xml:space="preserve"> </w:t>
      </w:r>
      <w:r w:rsidRPr="00B51FA5">
        <w:rPr>
          <w:rFonts w:ascii="Times New Roman"/>
          <w:sz w:val="23"/>
          <w:szCs w:val="23"/>
        </w:rPr>
        <w:t>수행하는</w:t>
      </w:r>
      <w:r w:rsidRPr="00B51FA5">
        <w:rPr>
          <w:rFonts w:ascii="Times New Roman" w:hint="eastAsia"/>
          <w:sz w:val="23"/>
          <w:szCs w:val="23"/>
        </w:rPr>
        <w:t xml:space="preserve"> </w:t>
      </w:r>
      <w:r w:rsidRPr="00B51FA5">
        <w:rPr>
          <w:rFonts w:ascii="Times New Roman"/>
          <w:sz w:val="23"/>
          <w:szCs w:val="23"/>
        </w:rPr>
        <w:t>데</w:t>
      </w:r>
      <w:r w:rsidRPr="00B51FA5">
        <w:rPr>
          <w:rFonts w:ascii="Times New Roman"/>
          <w:sz w:val="23"/>
          <w:szCs w:val="23"/>
        </w:rPr>
        <w:t xml:space="preserve"> </w:t>
      </w:r>
      <w:r w:rsidRPr="00B51FA5">
        <w:rPr>
          <w:rFonts w:ascii="Times New Roman"/>
          <w:sz w:val="23"/>
          <w:szCs w:val="23"/>
        </w:rPr>
        <w:t>필요한</w:t>
      </w:r>
      <w:r w:rsidRPr="00B51FA5">
        <w:rPr>
          <w:rFonts w:ascii="Times New Roman"/>
          <w:sz w:val="23"/>
          <w:szCs w:val="23"/>
        </w:rPr>
        <w:t xml:space="preserve"> </w:t>
      </w:r>
      <w:r w:rsidRPr="00B51FA5">
        <w:rPr>
          <w:rFonts w:ascii="Times New Roman" w:hint="eastAsia"/>
          <w:sz w:val="23"/>
          <w:szCs w:val="23"/>
        </w:rPr>
        <w:t>법률상</w:t>
      </w:r>
      <w:r w:rsidRPr="00B51FA5">
        <w:rPr>
          <w:rFonts w:ascii="Times New Roman" w:hint="eastAsia"/>
          <w:sz w:val="23"/>
          <w:szCs w:val="23"/>
        </w:rPr>
        <w:t xml:space="preserve"> </w:t>
      </w:r>
      <w:r w:rsidRPr="00B51FA5">
        <w:rPr>
          <w:rFonts w:ascii="Times New Roman"/>
          <w:sz w:val="23"/>
          <w:szCs w:val="23"/>
        </w:rPr>
        <w:t>능력</w:t>
      </w:r>
      <w:r w:rsidRPr="00B51FA5">
        <w:rPr>
          <w:rFonts w:ascii="Times New Roman"/>
          <w:sz w:val="23"/>
          <w:szCs w:val="23"/>
        </w:rPr>
        <w:t xml:space="preserve"> </w:t>
      </w:r>
      <w:r w:rsidRPr="00B51FA5">
        <w:rPr>
          <w:rFonts w:ascii="Times New Roman"/>
          <w:sz w:val="23"/>
          <w:szCs w:val="23"/>
        </w:rPr>
        <w:t>및</w:t>
      </w:r>
      <w:r w:rsidRPr="00B51FA5">
        <w:rPr>
          <w:rFonts w:ascii="Times New Roman"/>
          <w:sz w:val="23"/>
          <w:szCs w:val="23"/>
        </w:rPr>
        <w:t xml:space="preserve"> </w:t>
      </w:r>
      <w:r w:rsidRPr="00B51FA5">
        <w:rPr>
          <w:rFonts w:ascii="Times New Roman"/>
          <w:sz w:val="23"/>
          <w:szCs w:val="23"/>
        </w:rPr>
        <w:t>자격을</w:t>
      </w:r>
      <w:r w:rsidRPr="00B51FA5">
        <w:rPr>
          <w:rFonts w:ascii="Times New Roman"/>
          <w:sz w:val="23"/>
          <w:szCs w:val="23"/>
        </w:rPr>
        <w:t xml:space="preserve"> </w:t>
      </w:r>
      <w:r w:rsidRPr="00B51FA5">
        <w:rPr>
          <w:rFonts w:ascii="Times New Roman"/>
          <w:sz w:val="23"/>
          <w:szCs w:val="23"/>
        </w:rPr>
        <w:t>가</w:t>
      </w:r>
      <w:r w:rsidRPr="00B51FA5">
        <w:rPr>
          <w:rFonts w:ascii="Times New Roman" w:hint="eastAsia"/>
          <w:sz w:val="23"/>
          <w:szCs w:val="23"/>
        </w:rPr>
        <w:t>지고</w:t>
      </w:r>
      <w:r w:rsidRPr="00B51FA5">
        <w:rPr>
          <w:rFonts w:ascii="Times New Roman" w:hint="eastAsia"/>
          <w:sz w:val="23"/>
          <w:szCs w:val="23"/>
        </w:rPr>
        <w:t xml:space="preserve"> </w:t>
      </w:r>
      <w:r w:rsidRPr="00B51FA5">
        <w:rPr>
          <w:rFonts w:ascii="Times New Roman" w:hint="eastAsia"/>
          <w:sz w:val="23"/>
          <w:szCs w:val="23"/>
        </w:rPr>
        <w:t>있다</w:t>
      </w:r>
      <w:r w:rsidRPr="00B51FA5">
        <w:rPr>
          <w:rFonts w:ascii="Times New Roman"/>
          <w:sz w:val="23"/>
          <w:szCs w:val="23"/>
        </w:rPr>
        <w:t>.</w:t>
      </w:r>
    </w:p>
    <w:p w14:paraId="53F902E0" w14:textId="77777777" w:rsidR="00786425" w:rsidRPr="00B51FA5" w:rsidRDefault="00786425" w:rsidP="00786425">
      <w:pPr>
        <w:numPr>
          <w:ilvl w:val="1"/>
          <w:numId w:val="6"/>
        </w:numPr>
        <w:snapToGrid w:val="0"/>
        <w:spacing w:before="180" w:after="180" w:line="360" w:lineRule="atLeast"/>
        <w:rPr>
          <w:rFonts w:ascii="Times New Roman"/>
          <w:sz w:val="23"/>
          <w:szCs w:val="23"/>
        </w:rPr>
      </w:pPr>
      <w:r w:rsidRPr="00B51FA5">
        <w:rPr>
          <w:rFonts w:ascii="Times New Roman" w:hint="eastAsia"/>
          <w:sz w:val="23"/>
          <w:szCs w:val="23"/>
          <w:u w:val="single"/>
        </w:rPr>
        <w:t>필요적</w:t>
      </w:r>
      <w:r w:rsidRPr="00B51FA5">
        <w:rPr>
          <w:rFonts w:ascii="Times New Roman" w:hint="eastAsia"/>
          <w:sz w:val="23"/>
          <w:szCs w:val="23"/>
          <w:u w:val="single"/>
        </w:rPr>
        <w:t xml:space="preserve"> </w:t>
      </w:r>
      <w:r w:rsidRPr="00B51FA5">
        <w:rPr>
          <w:rFonts w:ascii="Times New Roman" w:hint="eastAsia"/>
          <w:sz w:val="23"/>
          <w:szCs w:val="23"/>
          <w:u w:val="single"/>
        </w:rPr>
        <w:t>승인</w:t>
      </w:r>
      <w:r w:rsidRPr="00B51FA5">
        <w:rPr>
          <w:rFonts w:ascii="Times New Roman" w:hint="eastAsia"/>
          <w:sz w:val="23"/>
          <w:szCs w:val="23"/>
          <w:u w:val="single"/>
        </w:rPr>
        <w:t xml:space="preserve">; </w:t>
      </w:r>
      <w:r w:rsidRPr="00B51FA5">
        <w:rPr>
          <w:rFonts w:ascii="Times New Roman"/>
          <w:sz w:val="23"/>
          <w:szCs w:val="23"/>
          <w:u w:val="single"/>
        </w:rPr>
        <w:t>법령</w:t>
      </w:r>
      <w:r w:rsidRPr="00B51FA5">
        <w:rPr>
          <w:rFonts w:ascii="Times New Roman"/>
          <w:sz w:val="23"/>
          <w:szCs w:val="23"/>
          <w:u w:val="single"/>
        </w:rPr>
        <w:t xml:space="preserve">, </w:t>
      </w:r>
      <w:r w:rsidRPr="00B51FA5">
        <w:rPr>
          <w:rFonts w:ascii="Times New Roman"/>
          <w:sz w:val="23"/>
          <w:szCs w:val="23"/>
          <w:u w:val="single"/>
        </w:rPr>
        <w:t>정관</w:t>
      </w:r>
      <w:r w:rsidRPr="00B51FA5">
        <w:rPr>
          <w:rFonts w:ascii="Times New Roman"/>
          <w:sz w:val="23"/>
          <w:szCs w:val="23"/>
          <w:u w:val="single"/>
        </w:rPr>
        <w:t xml:space="preserve">, </w:t>
      </w:r>
      <w:r w:rsidRPr="00B51FA5">
        <w:rPr>
          <w:rFonts w:ascii="Times New Roman"/>
          <w:sz w:val="23"/>
          <w:szCs w:val="23"/>
          <w:u w:val="single"/>
        </w:rPr>
        <w:t>정부승인</w:t>
      </w:r>
      <w:r w:rsidRPr="00B51FA5">
        <w:rPr>
          <w:rFonts w:ascii="Times New Roman" w:hint="eastAsia"/>
          <w:sz w:val="23"/>
          <w:szCs w:val="23"/>
          <w:u w:val="single"/>
        </w:rPr>
        <w:t xml:space="preserve"> </w:t>
      </w:r>
      <w:r w:rsidRPr="00B51FA5">
        <w:rPr>
          <w:rFonts w:ascii="Times New Roman"/>
          <w:sz w:val="23"/>
          <w:szCs w:val="23"/>
          <w:u w:val="single"/>
        </w:rPr>
        <w:t>등에</w:t>
      </w:r>
      <w:r w:rsidRPr="00B51FA5">
        <w:rPr>
          <w:rFonts w:ascii="Times New Roman"/>
          <w:sz w:val="23"/>
          <w:szCs w:val="23"/>
          <w:u w:val="single"/>
        </w:rPr>
        <w:t xml:space="preserve"> </w:t>
      </w:r>
      <w:r w:rsidRPr="00B51FA5">
        <w:rPr>
          <w:rFonts w:ascii="Times New Roman"/>
          <w:sz w:val="23"/>
          <w:szCs w:val="23"/>
          <w:u w:val="single"/>
        </w:rPr>
        <w:t>위반되지</w:t>
      </w:r>
      <w:r w:rsidRPr="00B51FA5">
        <w:rPr>
          <w:rFonts w:ascii="Times New Roman"/>
          <w:sz w:val="23"/>
          <w:szCs w:val="23"/>
          <w:u w:val="single"/>
        </w:rPr>
        <w:t xml:space="preserve"> </w:t>
      </w:r>
      <w:r w:rsidRPr="00B51FA5">
        <w:rPr>
          <w:rFonts w:ascii="Times New Roman"/>
          <w:sz w:val="23"/>
          <w:szCs w:val="23"/>
          <w:u w:val="single"/>
        </w:rPr>
        <w:t>아니함</w:t>
      </w:r>
      <w:r w:rsidRPr="00B51FA5">
        <w:rPr>
          <w:rFonts w:ascii="Times New Roman"/>
          <w:sz w:val="23"/>
          <w:szCs w:val="23"/>
        </w:rPr>
        <w:t>.</w:t>
      </w:r>
      <w:r w:rsidRPr="00B51FA5">
        <w:rPr>
          <w:rFonts w:ascii="Times New Roman" w:hint="eastAsia"/>
          <w:sz w:val="23"/>
          <w:szCs w:val="23"/>
        </w:rPr>
        <w:t xml:space="preserve"> </w:t>
      </w:r>
      <w:r w:rsidRPr="009416F3">
        <w:rPr>
          <w:rFonts w:ascii="Times New Roman" w:hint="eastAsia"/>
          <w:sz w:val="23"/>
          <w:szCs w:val="23"/>
          <w:u w:val="single"/>
        </w:rPr>
        <w:t>별첨</w:t>
      </w:r>
      <w:r w:rsidRPr="009416F3">
        <w:rPr>
          <w:rFonts w:ascii="Times New Roman"/>
          <w:sz w:val="23"/>
          <w:szCs w:val="23"/>
          <w:u w:val="single"/>
        </w:rPr>
        <w:t xml:space="preserve"> </w:t>
      </w:r>
      <w:r w:rsidR="002503D2" w:rsidRPr="009416F3">
        <w:rPr>
          <w:rFonts w:ascii="Times New Roman"/>
          <w:sz w:val="23"/>
          <w:szCs w:val="23"/>
          <w:u w:val="single"/>
        </w:rPr>
        <w:t>5</w:t>
      </w:r>
      <w:r w:rsidRPr="009416F3">
        <w:rPr>
          <w:rFonts w:ascii="Times New Roman"/>
          <w:sz w:val="23"/>
          <w:szCs w:val="23"/>
          <w:u w:val="single"/>
        </w:rPr>
        <w:t>.2(b)</w:t>
      </w:r>
      <w:r w:rsidRPr="009416F3">
        <w:rPr>
          <w:rFonts w:ascii="Times New Roman" w:hint="eastAsia"/>
          <w:sz w:val="23"/>
          <w:szCs w:val="23"/>
        </w:rPr>
        <w:t>는</w:t>
      </w:r>
      <w:r w:rsidRPr="009416F3">
        <w:rPr>
          <w:rFonts w:ascii="Times New Roman"/>
          <w:sz w:val="23"/>
          <w:szCs w:val="23"/>
        </w:rPr>
        <w:t xml:space="preserve"> </w:t>
      </w:r>
      <w:proofErr w:type="spellStart"/>
      <w:r w:rsidRPr="009416F3">
        <w:rPr>
          <w:rFonts w:ascii="Times New Roman" w:hint="eastAsia"/>
          <w:sz w:val="23"/>
          <w:szCs w:val="23"/>
        </w:rPr>
        <w:t>거래종결</w:t>
      </w:r>
      <w:proofErr w:type="spellEnd"/>
      <w:r w:rsidRPr="009416F3">
        <w:rPr>
          <w:rFonts w:ascii="Times New Roman"/>
          <w:sz w:val="23"/>
          <w:szCs w:val="23"/>
        </w:rPr>
        <w:t xml:space="preserve"> </w:t>
      </w:r>
      <w:r w:rsidRPr="009416F3">
        <w:rPr>
          <w:rFonts w:ascii="Times New Roman" w:hint="eastAsia"/>
          <w:sz w:val="23"/>
          <w:szCs w:val="23"/>
        </w:rPr>
        <w:t>전까지</w:t>
      </w:r>
      <w:r w:rsidRPr="009416F3">
        <w:rPr>
          <w:rFonts w:ascii="Times New Roman"/>
          <w:sz w:val="23"/>
          <w:szCs w:val="23"/>
        </w:rPr>
        <w:t xml:space="preserve"> </w:t>
      </w:r>
      <w:r w:rsidRPr="009416F3">
        <w:rPr>
          <w:rFonts w:ascii="Times New Roman" w:hint="eastAsia"/>
          <w:sz w:val="23"/>
          <w:szCs w:val="23"/>
        </w:rPr>
        <w:t>매도인에게</w:t>
      </w:r>
      <w:r w:rsidRPr="009416F3">
        <w:rPr>
          <w:rFonts w:ascii="Times New Roman"/>
          <w:sz w:val="23"/>
          <w:szCs w:val="23"/>
        </w:rPr>
        <w:t xml:space="preserve"> </w:t>
      </w:r>
      <w:r w:rsidRPr="009416F3">
        <w:rPr>
          <w:rFonts w:ascii="Times New Roman" w:hint="eastAsia"/>
          <w:sz w:val="23"/>
          <w:szCs w:val="23"/>
        </w:rPr>
        <w:t>요구되는</w:t>
      </w:r>
      <w:r w:rsidRPr="009416F3">
        <w:rPr>
          <w:rFonts w:ascii="Times New Roman"/>
          <w:sz w:val="23"/>
          <w:szCs w:val="23"/>
        </w:rPr>
        <w:t xml:space="preserve"> </w:t>
      </w:r>
      <w:r w:rsidRPr="009416F3">
        <w:rPr>
          <w:rFonts w:ascii="Times New Roman" w:hint="eastAsia"/>
          <w:sz w:val="23"/>
          <w:szCs w:val="23"/>
        </w:rPr>
        <w:t>필요적</w:t>
      </w:r>
      <w:r w:rsidRPr="009416F3">
        <w:rPr>
          <w:rFonts w:ascii="Times New Roman"/>
          <w:sz w:val="23"/>
          <w:szCs w:val="23"/>
        </w:rPr>
        <w:t xml:space="preserve"> </w:t>
      </w:r>
      <w:proofErr w:type="spellStart"/>
      <w:r w:rsidRPr="009416F3">
        <w:rPr>
          <w:rFonts w:ascii="Times New Roman" w:hint="eastAsia"/>
          <w:sz w:val="23"/>
          <w:szCs w:val="23"/>
        </w:rPr>
        <w:t>정부승인과</w:t>
      </w:r>
      <w:proofErr w:type="spellEnd"/>
      <w:r w:rsidRPr="009416F3">
        <w:rPr>
          <w:rFonts w:ascii="Times New Roman"/>
          <w:sz w:val="23"/>
          <w:szCs w:val="23"/>
        </w:rPr>
        <w:t xml:space="preserve"> </w:t>
      </w:r>
      <w:r w:rsidRPr="009416F3">
        <w:rPr>
          <w:rFonts w:ascii="Times New Roman" w:hint="eastAsia"/>
          <w:sz w:val="23"/>
          <w:szCs w:val="23"/>
        </w:rPr>
        <w:t>필요적</w:t>
      </w:r>
      <w:r w:rsidRPr="009416F3">
        <w:rPr>
          <w:rFonts w:ascii="Times New Roman"/>
          <w:sz w:val="23"/>
          <w:szCs w:val="23"/>
        </w:rPr>
        <w:t xml:space="preserve"> </w:t>
      </w:r>
      <w:r w:rsidRPr="009416F3">
        <w:rPr>
          <w:rFonts w:ascii="Times New Roman" w:hint="eastAsia"/>
          <w:sz w:val="23"/>
          <w:szCs w:val="23"/>
        </w:rPr>
        <w:t>제</w:t>
      </w:r>
      <w:r w:rsidRPr="009416F3">
        <w:rPr>
          <w:rFonts w:ascii="Times New Roman"/>
          <w:sz w:val="23"/>
          <w:szCs w:val="23"/>
        </w:rPr>
        <w:t>3</w:t>
      </w:r>
      <w:r w:rsidRPr="009416F3">
        <w:rPr>
          <w:rFonts w:ascii="Times New Roman" w:hint="eastAsia"/>
          <w:sz w:val="23"/>
          <w:szCs w:val="23"/>
        </w:rPr>
        <w:t>자승인의</w:t>
      </w:r>
      <w:r w:rsidRPr="009416F3">
        <w:rPr>
          <w:rFonts w:ascii="Times New Roman"/>
          <w:sz w:val="23"/>
          <w:szCs w:val="23"/>
        </w:rPr>
        <w:t xml:space="preserve"> </w:t>
      </w:r>
      <w:r w:rsidRPr="009416F3">
        <w:rPr>
          <w:rFonts w:ascii="Times New Roman" w:hint="eastAsia"/>
          <w:sz w:val="23"/>
          <w:szCs w:val="23"/>
        </w:rPr>
        <w:t>목록이다</w:t>
      </w:r>
      <w:r w:rsidRPr="009416F3">
        <w:rPr>
          <w:rFonts w:ascii="Times New Roman" w:hint="eastAsia"/>
          <w:sz w:val="23"/>
          <w:szCs w:val="23"/>
        </w:rPr>
        <w:t>.</w:t>
      </w:r>
      <w:r w:rsidRPr="00B51FA5">
        <w:rPr>
          <w:rFonts w:ascii="Times New Roman" w:hint="eastAsia"/>
          <w:sz w:val="23"/>
          <w:szCs w:val="23"/>
        </w:rPr>
        <w:t xml:space="preserve"> </w:t>
      </w: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계약의</w:t>
      </w:r>
      <w:r w:rsidRPr="00B51FA5">
        <w:rPr>
          <w:rFonts w:ascii="Times New Roman"/>
          <w:sz w:val="23"/>
          <w:szCs w:val="23"/>
        </w:rPr>
        <w:t xml:space="preserve"> </w:t>
      </w:r>
      <w:r w:rsidRPr="00B51FA5">
        <w:rPr>
          <w:rFonts w:ascii="Times New Roman"/>
          <w:sz w:val="23"/>
          <w:szCs w:val="23"/>
        </w:rPr>
        <w:t>체결</w:t>
      </w:r>
      <w:r w:rsidRPr="00B51FA5">
        <w:rPr>
          <w:rFonts w:ascii="Times New Roman"/>
          <w:sz w:val="23"/>
          <w:szCs w:val="23"/>
        </w:rPr>
        <w:t xml:space="preserve"> </w:t>
      </w:r>
      <w:r w:rsidRPr="00B51FA5">
        <w:rPr>
          <w:rFonts w:ascii="Times New Roman"/>
          <w:sz w:val="23"/>
          <w:szCs w:val="23"/>
        </w:rPr>
        <w:t>및</w:t>
      </w:r>
      <w:r w:rsidRPr="00B51FA5">
        <w:rPr>
          <w:rFonts w:ascii="Times New Roman"/>
          <w:sz w:val="23"/>
          <w:szCs w:val="23"/>
        </w:rPr>
        <w:t xml:space="preserve"> </w:t>
      </w:r>
      <w:r w:rsidRPr="00B51FA5">
        <w:rPr>
          <w:rFonts w:ascii="Times New Roman"/>
          <w:sz w:val="23"/>
          <w:szCs w:val="23"/>
        </w:rPr>
        <w:t>이행은</w:t>
      </w:r>
      <w:r w:rsidRPr="00B51FA5">
        <w:rPr>
          <w:rFonts w:ascii="Times New Roman"/>
          <w:sz w:val="23"/>
          <w:szCs w:val="23"/>
        </w:rPr>
        <w:t xml:space="preserve"> (</w:t>
      </w:r>
      <w:proofErr w:type="spellStart"/>
      <w:r w:rsidRPr="00B51FA5">
        <w:rPr>
          <w:rFonts w:ascii="Times New Roman"/>
          <w:sz w:val="23"/>
          <w:szCs w:val="23"/>
        </w:rPr>
        <w:t>i</w:t>
      </w:r>
      <w:proofErr w:type="spellEnd"/>
      <w:r w:rsidRPr="00B51FA5">
        <w:rPr>
          <w:rFonts w:ascii="Times New Roman"/>
          <w:sz w:val="23"/>
          <w:szCs w:val="23"/>
        </w:rPr>
        <w:t xml:space="preserve">) </w:t>
      </w:r>
      <w:r w:rsidRPr="00B51FA5">
        <w:rPr>
          <w:rFonts w:ascii="Times New Roman" w:hint="eastAsia"/>
          <w:sz w:val="23"/>
          <w:szCs w:val="23"/>
        </w:rPr>
        <w:t>대상회사</w:t>
      </w:r>
      <w:r w:rsidRPr="00B51FA5">
        <w:rPr>
          <w:rFonts w:ascii="Times New Roman"/>
          <w:sz w:val="23"/>
          <w:szCs w:val="23"/>
        </w:rPr>
        <w:t>의</w:t>
      </w:r>
      <w:r w:rsidRPr="00B51FA5">
        <w:rPr>
          <w:rFonts w:ascii="Times New Roman"/>
          <w:sz w:val="23"/>
          <w:szCs w:val="23"/>
        </w:rPr>
        <w:t xml:space="preserve"> </w:t>
      </w:r>
      <w:r w:rsidRPr="00B51FA5">
        <w:rPr>
          <w:rFonts w:ascii="Times New Roman"/>
          <w:sz w:val="23"/>
          <w:szCs w:val="23"/>
        </w:rPr>
        <w:t>정관에</w:t>
      </w:r>
      <w:r w:rsidRPr="00B51FA5">
        <w:rPr>
          <w:rFonts w:ascii="Times New Roman"/>
          <w:sz w:val="23"/>
          <w:szCs w:val="23"/>
        </w:rPr>
        <w:t xml:space="preserve"> </w:t>
      </w:r>
      <w:r w:rsidRPr="00B51FA5">
        <w:rPr>
          <w:rFonts w:ascii="Times New Roman"/>
          <w:sz w:val="23"/>
          <w:szCs w:val="23"/>
        </w:rPr>
        <w:t>위반되거나</w:t>
      </w:r>
      <w:r w:rsidRPr="00B51FA5">
        <w:rPr>
          <w:rFonts w:ascii="Times New Roman"/>
          <w:sz w:val="23"/>
          <w:szCs w:val="23"/>
        </w:rPr>
        <w:t xml:space="preserve">, (ii) </w:t>
      </w:r>
      <w:proofErr w:type="spellStart"/>
      <w:r w:rsidRPr="00B51FA5">
        <w:rPr>
          <w:rFonts w:ascii="Times New Roman" w:hint="eastAsia"/>
          <w:sz w:val="23"/>
          <w:szCs w:val="23"/>
        </w:rPr>
        <w:t>대상회사</w:t>
      </w:r>
      <w:r w:rsidRPr="00B51FA5">
        <w:rPr>
          <w:rFonts w:ascii="Times New Roman"/>
          <w:sz w:val="23"/>
          <w:szCs w:val="23"/>
        </w:rPr>
        <w:t>에게</w:t>
      </w:r>
      <w:proofErr w:type="spellEnd"/>
      <w:r w:rsidRPr="00B51FA5">
        <w:rPr>
          <w:rFonts w:ascii="Times New Roman"/>
          <w:sz w:val="23"/>
          <w:szCs w:val="23"/>
        </w:rPr>
        <w:t xml:space="preserve"> </w:t>
      </w:r>
      <w:r w:rsidRPr="00B51FA5">
        <w:rPr>
          <w:rFonts w:ascii="Times New Roman"/>
          <w:sz w:val="23"/>
          <w:szCs w:val="23"/>
        </w:rPr>
        <w:t>적용되는</w:t>
      </w:r>
      <w:r w:rsidRPr="00B51FA5">
        <w:rPr>
          <w:rFonts w:ascii="Times New Roman"/>
          <w:sz w:val="23"/>
          <w:szCs w:val="23"/>
        </w:rPr>
        <w:t xml:space="preserve"> </w:t>
      </w:r>
      <w:r w:rsidRPr="00B51FA5">
        <w:rPr>
          <w:rFonts w:ascii="Times New Roman"/>
          <w:sz w:val="23"/>
          <w:szCs w:val="23"/>
        </w:rPr>
        <w:t>법령</w:t>
      </w:r>
      <w:r w:rsidRPr="00B51FA5">
        <w:rPr>
          <w:rFonts w:ascii="Times New Roman"/>
          <w:sz w:val="23"/>
          <w:szCs w:val="23"/>
        </w:rPr>
        <w:t xml:space="preserve"> </w:t>
      </w:r>
      <w:r w:rsidRPr="00B51FA5">
        <w:rPr>
          <w:rFonts w:ascii="Times New Roman"/>
          <w:sz w:val="23"/>
          <w:szCs w:val="23"/>
        </w:rPr>
        <w:t>또는</w:t>
      </w:r>
      <w:r w:rsidRPr="00B51FA5">
        <w:rPr>
          <w:rFonts w:ascii="Times New Roman"/>
          <w:sz w:val="23"/>
          <w:szCs w:val="23"/>
        </w:rPr>
        <w:t xml:space="preserve"> </w:t>
      </w:r>
      <w:proofErr w:type="spellStart"/>
      <w:r w:rsidRPr="00B51FA5">
        <w:rPr>
          <w:rFonts w:ascii="Times New Roman"/>
          <w:sz w:val="23"/>
          <w:szCs w:val="23"/>
        </w:rPr>
        <w:t>정부승인에</w:t>
      </w:r>
      <w:proofErr w:type="spellEnd"/>
      <w:r w:rsidRPr="00B51FA5">
        <w:rPr>
          <w:rFonts w:ascii="Times New Roman"/>
          <w:sz w:val="23"/>
          <w:szCs w:val="23"/>
        </w:rPr>
        <w:t xml:space="preserve"> </w:t>
      </w:r>
      <w:r w:rsidRPr="00B51FA5">
        <w:rPr>
          <w:rFonts w:ascii="Times New Roman"/>
          <w:sz w:val="23"/>
          <w:szCs w:val="23"/>
        </w:rPr>
        <w:t>위반되</w:t>
      </w:r>
      <w:r w:rsidRPr="00B51FA5">
        <w:rPr>
          <w:rFonts w:ascii="Times New Roman" w:hint="eastAsia"/>
          <w:sz w:val="23"/>
          <w:szCs w:val="23"/>
        </w:rPr>
        <w:t>지</w:t>
      </w:r>
      <w:r w:rsidRPr="00B51FA5">
        <w:rPr>
          <w:rFonts w:ascii="Times New Roman"/>
          <w:sz w:val="23"/>
          <w:szCs w:val="23"/>
        </w:rPr>
        <w:t xml:space="preserve"> </w:t>
      </w:r>
      <w:r w:rsidRPr="00B51FA5">
        <w:rPr>
          <w:rFonts w:ascii="Times New Roman"/>
          <w:sz w:val="23"/>
          <w:szCs w:val="23"/>
        </w:rPr>
        <w:t>아니한다</w:t>
      </w:r>
      <w:r w:rsidRPr="00B51FA5">
        <w:rPr>
          <w:rFonts w:ascii="Times New Roman" w:hint="eastAsia"/>
          <w:sz w:val="23"/>
          <w:szCs w:val="23"/>
        </w:rPr>
        <w:t>.</w:t>
      </w:r>
      <w:r w:rsidRPr="00B51FA5">
        <w:rPr>
          <w:rFonts w:ascii="Times New Roman"/>
          <w:sz w:val="23"/>
          <w:szCs w:val="23"/>
        </w:rPr>
        <w:t xml:space="preserve">  </w:t>
      </w:r>
    </w:p>
    <w:p w14:paraId="12F02D9C" w14:textId="77777777" w:rsidR="00786425" w:rsidRPr="00AA09D5" w:rsidRDefault="00786425" w:rsidP="00786425">
      <w:pPr>
        <w:numPr>
          <w:ilvl w:val="1"/>
          <w:numId w:val="6"/>
        </w:numPr>
        <w:snapToGrid w:val="0"/>
        <w:spacing w:before="180" w:after="180" w:line="360" w:lineRule="atLeast"/>
        <w:rPr>
          <w:rFonts w:ascii="Times New Roman"/>
          <w:spacing w:val="3"/>
          <w:sz w:val="23"/>
          <w:szCs w:val="23"/>
        </w:rPr>
      </w:pPr>
      <w:r w:rsidRPr="00B51FA5">
        <w:rPr>
          <w:rFonts w:ascii="Times New Roman"/>
          <w:sz w:val="23"/>
          <w:szCs w:val="23"/>
          <w:u w:val="single"/>
        </w:rPr>
        <w:t>자본구성</w:t>
      </w:r>
      <w:r w:rsidRPr="00B51FA5">
        <w:rPr>
          <w:rFonts w:ascii="Times New Roman"/>
          <w:sz w:val="23"/>
          <w:szCs w:val="23"/>
        </w:rPr>
        <w:t>.</w:t>
      </w:r>
      <w:r w:rsidRPr="00B51FA5">
        <w:rPr>
          <w:rFonts w:ascii="Times New Roman" w:hint="eastAsia"/>
          <w:sz w:val="23"/>
          <w:szCs w:val="23"/>
        </w:rPr>
        <w:t xml:space="preserve"> </w:t>
      </w:r>
      <w:proofErr w:type="spellStart"/>
      <w:r w:rsidRPr="00B51FA5">
        <w:rPr>
          <w:rFonts w:ascii="Times New Roman" w:hint="eastAsia"/>
          <w:sz w:val="23"/>
          <w:szCs w:val="23"/>
        </w:rPr>
        <w:t>거래종결일</w:t>
      </w:r>
      <w:proofErr w:type="spellEnd"/>
      <w:r w:rsidRPr="00B51FA5">
        <w:rPr>
          <w:rFonts w:ascii="Times New Roman" w:hint="eastAsia"/>
          <w:sz w:val="23"/>
          <w:szCs w:val="23"/>
        </w:rPr>
        <w:t xml:space="preserve"> </w:t>
      </w:r>
      <w:r w:rsidRPr="00B51FA5">
        <w:rPr>
          <w:rFonts w:ascii="Times New Roman" w:hint="eastAsia"/>
          <w:sz w:val="23"/>
          <w:szCs w:val="23"/>
        </w:rPr>
        <w:t>현재</w:t>
      </w:r>
      <w:r w:rsidRPr="00B51FA5">
        <w:rPr>
          <w:rFonts w:ascii="Times New Roman" w:hint="eastAsia"/>
          <w:sz w:val="23"/>
          <w:szCs w:val="23"/>
        </w:rPr>
        <w:t xml:space="preserve"> </w:t>
      </w:r>
      <w:r w:rsidRPr="00B51FA5">
        <w:rPr>
          <w:rFonts w:ascii="Times New Roman" w:hint="eastAsia"/>
          <w:sz w:val="23"/>
          <w:szCs w:val="23"/>
        </w:rPr>
        <w:t>대상회사의</w:t>
      </w:r>
      <w:r w:rsidRPr="00B51FA5">
        <w:rPr>
          <w:rFonts w:ascii="Times New Roman" w:hint="eastAsia"/>
          <w:sz w:val="23"/>
          <w:szCs w:val="23"/>
        </w:rPr>
        <w:t xml:space="preserve"> </w:t>
      </w:r>
      <w:r w:rsidRPr="00B51FA5">
        <w:rPr>
          <w:rFonts w:ascii="Times New Roman" w:hint="eastAsia"/>
          <w:sz w:val="23"/>
          <w:szCs w:val="23"/>
        </w:rPr>
        <w:t>수권자본은</w:t>
      </w:r>
      <w:r w:rsidRPr="00B51FA5">
        <w:rPr>
          <w:rFonts w:ascii="Times New Roman" w:hint="eastAsia"/>
          <w:sz w:val="23"/>
          <w:szCs w:val="23"/>
        </w:rPr>
        <w:t xml:space="preserve"> </w:t>
      </w:r>
      <w:r w:rsidRPr="00B51FA5">
        <w:rPr>
          <w:rFonts w:ascii="Times New Roman" w:hint="eastAsia"/>
          <w:sz w:val="23"/>
          <w:szCs w:val="23"/>
        </w:rPr>
        <w:t>본건</w:t>
      </w:r>
      <w:r w:rsidRPr="00B51FA5">
        <w:rPr>
          <w:rFonts w:ascii="Times New Roman" w:hint="eastAsia"/>
          <w:sz w:val="23"/>
          <w:szCs w:val="23"/>
        </w:rPr>
        <w:t xml:space="preserve"> </w:t>
      </w:r>
      <w:r w:rsidRPr="00B51FA5">
        <w:rPr>
          <w:rFonts w:ascii="Times New Roman" w:hint="eastAsia"/>
          <w:sz w:val="23"/>
          <w:szCs w:val="23"/>
        </w:rPr>
        <w:t>분할계획서에</w:t>
      </w:r>
      <w:r w:rsidRPr="00B51FA5">
        <w:rPr>
          <w:rFonts w:ascii="Times New Roman" w:hint="eastAsia"/>
          <w:sz w:val="23"/>
          <w:szCs w:val="23"/>
        </w:rPr>
        <w:t xml:space="preserve"> </w:t>
      </w:r>
      <w:r w:rsidRPr="00B51FA5">
        <w:rPr>
          <w:rFonts w:ascii="Times New Roman" w:hint="eastAsia"/>
          <w:sz w:val="23"/>
          <w:szCs w:val="23"/>
        </w:rPr>
        <w:t>기재된</w:t>
      </w:r>
      <w:r w:rsidRPr="00B51FA5">
        <w:rPr>
          <w:rFonts w:ascii="Times New Roman" w:hint="eastAsia"/>
          <w:sz w:val="23"/>
          <w:szCs w:val="23"/>
        </w:rPr>
        <w:t xml:space="preserve"> </w:t>
      </w:r>
      <w:r w:rsidRPr="00B51FA5">
        <w:rPr>
          <w:rFonts w:ascii="Times New Roman" w:hint="eastAsia"/>
          <w:sz w:val="23"/>
          <w:szCs w:val="23"/>
        </w:rPr>
        <w:t>바와</w:t>
      </w:r>
      <w:r w:rsidRPr="00B51FA5">
        <w:rPr>
          <w:rFonts w:ascii="Times New Roman" w:hint="eastAsia"/>
          <w:sz w:val="23"/>
          <w:szCs w:val="23"/>
        </w:rPr>
        <w:t xml:space="preserve"> </w:t>
      </w:r>
      <w:r w:rsidRPr="00B51FA5">
        <w:rPr>
          <w:rFonts w:ascii="Times New Roman" w:hint="eastAsia"/>
          <w:sz w:val="23"/>
          <w:szCs w:val="23"/>
        </w:rPr>
        <w:t>같다</w:t>
      </w:r>
      <w:r w:rsidRPr="00B51FA5">
        <w:rPr>
          <w:rFonts w:ascii="Times New Roman" w:hint="eastAsia"/>
          <w:sz w:val="23"/>
          <w:szCs w:val="23"/>
        </w:rPr>
        <w:t>.</w:t>
      </w:r>
      <w:r w:rsidRPr="00B51FA5">
        <w:rPr>
          <w:rFonts w:ascii="Times New Roman"/>
          <w:sz w:val="23"/>
          <w:szCs w:val="23"/>
        </w:rPr>
        <w:t xml:space="preserve"> </w:t>
      </w:r>
      <w:proofErr w:type="spellStart"/>
      <w:r w:rsidRPr="00B51FA5">
        <w:rPr>
          <w:rFonts w:ascii="Times New Roman"/>
          <w:sz w:val="23"/>
          <w:szCs w:val="23"/>
        </w:rPr>
        <w:t>거래종결일</w:t>
      </w:r>
      <w:proofErr w:type="spellEnd"/>
      <w:r w:rsidRPr="00B51FA5">
        <w:rPr>
          <w:rFonts w:ascii="Times New Roman"/>
          <w:sz w:val="23"/>
          <w:szCs w:val="23"/>
        </w:rPr>
        <w:t xml:space="preserve"> </w:t>
      </w:r>
      <w:r w:rsidRPr="00B51FA5">
        <w:rPr>
          <w:rFonts w:ascii="Times New Roman"/>
          <w:sz w:val="23"/>
          <w:szCs w:val="23"/>
        </w:rPr>
        <w:t>현재</w:t>
      </w:r>
      <w:r w:rsidRPr="00B51FA5">
        <w:rPr>
          <w:rFonts w:ascii="Times New Roman"/>
          <w:sz w:val="23"/>
          <w:szCs w:val="23"/>
        </w:rPr>
        <w:t xml:space="preserve">, </w:t>
      </w:r>
      <w:proofErr w:type="spellStart"/>
      <w:r w:rsidR="00883718">
        <w:rPr>
          <w:rFonts w:ascii="Times New Roman" w:hint="eastAsia"/>
          <w:sz w:val="23"/>
          <w:szCs w:val="23"/>
        </w:rPr>
        <w:t>대상주식</w:t>
      </w:r>
      <w:r w:rsidRPr="00B51FA5">
        <w:rPr>
          <w:rFonts w:ascii="Times New Roman"/>
          <w:sz w:val="23"/>
          <w:szCs w:val="23"/>
        </w:rPr>
        <w:t>은</w:t>
      </w:r>
      <w:proofErr w:type="spellEnd"/>
      <w:r w:rsidRPr="00B51FA5">
        <w:rPr>
          <w:rFonts w:ascii="Times New Roman"/>
          <w:sz w:val="23"/>
          <w:szCs w:val="23"/>
        </w:rPr>
        <w:t xml:space="preserve"> </w:t>
      </w:r>
      <w:r w:rsidRPr="00B51FA5">
        <w:rPr>
          <w:rFonts w:ascii="Times New Roman"/>
          <w:color w:val="000000"/>
          <w:sz w:val="23"/>
          <w:szCs w:val="23"/>
        </w:rPr>
        <w:t>적법</w:t>
      </w:r>
      <w:r w:rsidRPr="00B51FA5">
        <w:rPr>
          <w:rFonts w:ascii="Times New Roman"/>
          <w:color w:val="000000"/>
          <w:sz w:val="23"/>
          <w:szCs w:val="23"/>
        </w:rPr>
        <w:t xml:space="preserve">, </w:t>
      </w:r>
      <w:r w:rsidRPr="00B51FA5">
        <w:rPr>
          <w:rFonts w:ascii="Times New Roman"/>
          <w:color w:val="000000"/>
          <w:sz w:val="23"/>
          <w:szCs w:val="23"/>
        </w:rPr>
        <w:t>유효하게</w:t>
      </w:r>
      <w:r w:rsidRPr="00B51FA5">
        <w:rPr>
          <w:rFonts w:ascii="Times New Roman"/>
          <w:color w:val="000000"/>
          <w:sz w:val="23"/>
          <w:szCs w:val="23"/>
        </w:rPr>
        <w:t xml:space="preserve"> </w:t>
      </w:r>
      <w:r w:rsidRPr="00B51FA5">
        <w:rPr>
          <w:rFonts w:ascii="Times New Roman"/>
          <w:color w:val="000000"/>
          <w:sz w:val="23"/>
          <w:szCs w:val="23"/>
        </w:rPr>
        <w:t>발행</w:t>
      </w:r>
      <w:r w:rsidRPr="00B51FA5">
        <w:rPr>
          <w:rFonts w:ascii="Times New Roman"/>
          <w:color w:val="000000"/>
          <w:sz w:val="23"/>
          <w:szCs w:val="23"/>
        </w:rPr>
        <w:t xml:space="preserve">, </w:t>
      </w:r>
      <w:r w:rsidRPr="00B51FA5">
        <w:rPr>
          <w:rFonts w:ascii="Times New Roman"/>
          <w:color w:val="000000"/>
          <w:sz w:val="23"/>
          <w:szCs w:val="23"/>
        </w:rPr>
        <w:t>완납되</w:t>
      </w:r>
      <w:r w:rsidRPr="00B51FA5">
        <w:rPr>
          <w:rFonts w:ascii="Times New Roman" w:hint="eastAsia"/>
          <w:color w:val="000000"/>
          <w:sz w:val="23"/>
          <w:szCs w:val="23"/>
        </w:rPr>
        <w:t>어</w:t>
      </w:r>
      <w:r w:rsidRPr="00B51FA5">
        <w:rPr>
          <w:rFonts w:ascii="Times New Roman"/>
          <w:color w:val="000000"/>
          <w:sz w:val="23"/>
          <w:szCs w:val="23"/>
        </w:rPr>
        <w:t xml:space="preserve"> </w:t>
      </w:r>
      <w:r w:rsidRPr="00B51FA5">
        <w:rPr>
          <w:rFonts w:ascii="Times New Roman"/>
          <w:color w:val="000000"/>
          <w:sz w:val="23"/>
          <w:szCs w:val="23"/>
        </w:rPr>
        <w:t>추가</w:t>
      </w:r>
      <w:r w:rsidRPr="00B51FA5">
        <w:rPr>
          <w:rFonts w:ascii="Times New Roman"/>
          <w:color w:val="000000"/>
          <w:sz w:val="23"/>
          <w:szCs w:val="23"/>
        </w:rPr>
        <w:t xml:space="preserve"> </w:t>
      </w:r>
      <w:proofErr w:type="spellStart"/>
      <w:r w:rsidRPr="00B51FA5">
        <w:rPr>
          <w:rFonts w:ascii="Times New Roman"/>
          <w:color w:val="000000"/>
          <w:sz w:val="23"/>
          <w:szCs w:val="23"/>
        </w:rPr>
        <w:t>납입의무는</w:t>
      </w:r>
      <w:proofErr w:type="spellEnd"/>
      <w:r w:rsidRPr="00B51FA5">
        <w:rPr>
          <w:rFonts w:ascii="Times New Roman"/>
          <w:color w:val="000000"/>
          <w:sz w:val="23"/>
          <w:szCs w:val="23"/>
        </w:rPr>
        <w:t xml:space="preserve"> </w:t>
      </w:r>
      <w:r w:rsidRPr="00B51FA5">
        <w:rPr>
          <w:rFonts w:ascii="Times New Roman"/>
          <w:color w:val="000000"/>
          <w:sz w:val="23"/>
          <w:szCs w:val="23"/>
        </w:rPr>
        <w:t>없으며</w:t>
      </w:r>
      <w:r w:rsidRPr="00B51FA5">
        <w:rPr>
          <w:rFonts w:ascii="Times New Roman"/>
          <w:color w:val="000000"/>
          <w:sz w:val="23"/>
          <w:szCs w:val="23"/>
        </w:rPr>
        <w:t xml:space="preserve">, </w:t>
      </w:r>
      <w:r w:rsidRPr="00B51FA5">
        <w:rPr>
          <w:rFonts w:ascii="Times New Roman"/>
          <w:color w:val="000000"/>
          <w:sz w:val="23"/>
          <w:szCs w:val="23"/>
        </w:rPr>
        <w:t>전환사채</w:t>
      </w:r>
      <w:r w:rsidRPr="00B51FA5">
        <w:rPr>
          <w:rFonts w:ascii="Times New Roman"/>
          <w:color w:val="000000"/>
          <w:sz w:val="23"/>
          <w:szCs w:val="23"/>
        </w:rPr>
        <w:t xml:space="preserve">, </w:t>
      </w:r>
      <w:r w:rsidRPr="00B51FA5">
        <w:rPr>
          <w:rFonts w:ascii="Times New Roman"/>
          <w:color w:val="000000"/>
          <w:sz w:val="23"/>
          <w:szCs w:val="23"/>
        </w:rPr>
        <w:t>신주인수권부사채</w:t>
      </w:r>
      <w:r w:rsidRPr="00B51FA5">
        <w:rPr>
          <w:rFonts w:ascii="Times New Roman"/>
          <w:color w:val="000000"/>
          <w:sz w:val="23"/>
          <w:szCs w:val="23"/>
        </w:rPr>
        <w:t xml:space="preserve">, </w:t>
      </w:r>
      <w:r w:rsidRPr="00B51FA5">
        <w:rPr>
          <w:rFonts w:ascii="Times New Roman"/>
          <w:color w:val="000000"/>
          <w:sz w:val="23"/>
          <w:szCs w:val="23"/>
        </w:rPr>
        <w:t>주식매수선택권</w:t>
      </w:r>
      <w:r w:rsidRPr="00B51FA5">
        <w:rPr>
          <w:rFonts w:ascii="Times New Roman"/>
          <w:color w:val="000000"/>
          <w:sz w:val="23"/>
          <w:szCs w:val="23"/>
        </w:rPr>
        <w:t xml:space="preserve">, </w:t>
      </w:r>
      <w:r w:rsidRPr="00B51FA5">
        <w:rPr>
          <w:rFonts w:ascii="Times New Roman"/>
          <w:color w:val="000000"/>
          <w:sz w:val="23"/>
          <w:szCs w:val="23"/>
        </w:rPr>
        <w:t>신주인수권</w:t>
      </w:r>
      <w:r w:rsidRPr="00B51FA5">
        <w:rPr>
          <w:rFonts w:ascii="Times New Roman"/>
          <w:color w:val="000000"/>
          <w:sz w:val="23"/>
          <w:szCs w:val="23"/>
        </w:rPr>
        <w:t>(</w:t>
      </w:r>
      <w:r w:rsidRPr="00B51FA5">
        <w:rPr>
          <w:rFonts w:ascii="Times New Roman"/>
          <w:color w:val="000000"/>
          <w:sz w:val="23"/>
          <w:szCs w:val="23"/>
        </w:rPr>
        <w:t>법령에</w:t>
      </w:r>
      <w:r w:rsidRPr="00B51FA5">
        <w:rPr>
          <w:rFonts w:ascii="Times New Roman"/>
          <w:color w:val="000000"/>
          <w:sz w:val="23"/>
          <w:szCs w:val="23"/>
        </w:rPr>
        <w:t xml:space="preserve"> </w:t>
      </w:r>
      <w:r w:rsidRPr="00B51FA5">
        <w:rPr>
          <w:rFonts w:ascii="Times New Roman"/>
          <w:color w:val="000000"/>
          <w:sz w:val="23"/>
          <w:szCs w:val="23"/>
        </w:rPr>
        <w:t>따라</w:t>
      </w:r>
      <w:r w:rsidRPr="00B51FA5">
        <w:rPr>
          <w:rFonts w:ascii="Times New Roman"/>
          <w:color w:val="000000"/>
          <w:sz w:val="23"/>
          <w:szCs w:val="23"/>
        </w:rPr>
        <w:t xml:space="preserve"> </w:t>
      </w:r>
      <w:r w:rsidRPr="00B51FA5">
        <w:rPr>
          <w:rFonts w:ascii="Times New Roman"/>
          <w:color w:val="000000"/>
          <w:sz w:val="23"/>
          <w:szCs w:val="23"/>
        </w:rPr>
        <w:t>주주에게</w:t>
      </w:r>
      <w:r w:rsidRPr="00B51FA5">
        <w:rPr>
          <w:rFonts w:ascii="Times New Roman"/>
          <w:color w:val="000000"/>
          <w:sz w:val="23"/>
          <w:szCs w:val="23"/>
        </w:rPr>
        <w:t xml:space="preserve"> </w:t>
      </w:r>
      <w:r w:rsidRPr="00B51FA5">
        <w:rPr>
          <w:rFonts w:ascii="Times New Roman"/>
          <w:color w:val="000000"/>
          <w:sz w:val="23"/>
          <w:szCs w:val="23"/>
        </w:rPr>
        <w:t>인정되는</w:t>
      </w:r>
      <w:r w:rsidRPr="00B51FA5">
        <w:rPr>
          <w:rFonts w:ascii="Times New Roman"/>
          <w:color w:val="000000"/>
          <w:sz w:val="23"/>
          <w:szCs w:val="23"/>
        </w:rPr>
        <w:t xml:space="preserve"> </w:t>
      </w:r>
      <w:r w:rsidRPr="00B51FA5">
        <w:rPr>
          <w:rFonts w:ascii="Times New Roman"/>
          <w:color w:val="000000"/>
          <w:sz w:val="23"/>
          <w:szCs w:val="23"/>
        </w:rPr>
        <w:t>신주인수권은</w:t>
      </w:r>
      <w:r w:rsidRPr="00B51FA5">
        <w:rPr>
          <w:rFonts w:ascii="Times New Roman"/>
          <w:color w:val="000000"/>
          <w:sz w:val="23"/>
          <w:szCs w:val="23"/>
        </w:rPr>
        <w:t xml:space="preserve"> </w:t>
      </w:r>
      <w:r w:rsidRPr="00B51FA5">
        <w:rPr>
          <w:rFonts w:ascii="Times New Roman"/>
          <w:color w:val="000000"/>
          <w:sz w:val="23"/>
          <w:szCs w:val="23"/>
        </w:rPr>
        <w:t>제외한다</w:t>
      </w:r>
      <w:r w:rsidRPr="00B51FA5">
        <w:rPr>
          <w:rFonts w:ascii="Times New Roman"/>
          <w:color w:val="000000"/>
          <w:sz w:val="23"/>
          <w:szCs w:val="23"/>
        </w:rPr>
        <w:t xml:space="preserve">) </w:t>
      </w:r>
      <w:r w:rsidRPr="00B51FA5">
        <w:rPr>
          <w:rFonts w:ascii="Times New Roman"/>
          <w:color w:val="000000"/>
          <w:sz w:val="23"/>
          <w:szCs w:val="23"/>
        </w:rPr>
        <w:t>기타</w:t>
      </w:r>
      <w:r w:rsidRPr="00B51FA5">
        <w:rPr>
          <w:rFonts w:ascii="Times New Roman"/>
          <w:color w:val="000000"/>
          <w:sz w:val="23"/>
          <w:szCs w:val="23"/>
        </w:rPr>
        <w:t xml:space="preserve"> </w:t>
      </w:r>
      <w:r w:rsidRPr="00B51FA5">
        <w:rPr>
          <w:rFonts w:ascii="Times New Roman" w:hint="eastAsia"/>
          <w:color w:val="000000"/>
          <w:sz w:val="23"/>
          <w:szCs w:val="23"/>
        </w:rPr>
        <w:t>대상회사</w:t>
      </w:r>
      <w:r w:rsidRPr="00B51FA5">
        <w:rPr>
          <w:rFonts w:ascii="Times New Roman"/>
          <w:color w:val="000000"/>
          <w:sz w:val="23"/>
          <w:szCs w:val="23"/>
        </w:rPr>
        <w:t>의</w:t>
      </w:r>
      <w:r w:rsidRPr="00B51FA5">
        <w:rPr>
          <w:rFonts w:ascii="Times New Roman"/>
          <w:color w:val="000000"/>
          <w:sz w:val="23"/>
          <w:szCs w:val="23"/>
        </w:rPr>
        <w:t xml:space="preserve"> </w:t>
      </w:r>
      <w:r w:rsidRPr="00B51FA5">
        <w:rPr>
          <w:rFonts w:ascii="Times New Roman"/>
          <w:color w:val="000000"/>
          <w:sz w:val="23"/>
          <w:szCs w:val="23"/>
        </w:rPr>
        <w:t>주식으로</w:t>
      </w:r>
      <w:r w:rsidRPr="00B51FA5">
        <w:rPr>
          <w:rFonts w:ascii="Times New Roman"/>
          <w:color w:val="000000"/>
          <w:sz w:val="23"/>
          <w:szCs w:val="23"/>
        </w:rPr>
        <w:t xml:space="preserve"> </w:t>
      </w:r>
      <w:r w:rsidRPr="00B51FA5">
        <w:rPr>
          <w:rFonts w:ascii="Times New Roman"/>
          <w:color w:val="000000"/>
          <w:sz w:val="23"/>
          <w:szCs w:val="23"/>
        </w:rPr>
        <w:t>전환</w:t>
      </w:r>
      <w:r w:rsidRPr="00B51FA5">
        <w:rPr>
          <w:rFonts w:ascii="Times New Roman"/>
          <w:color w:val="000000"/>
          <w:sz w:val="23"/>
          <w:szCs w:val="23"/>
        </w:rPr>
        <w:t xml:space="preserve"> </w:t>
      </w:r>
      <w:r w:rsidRPr="00B51FA5">
        <w:rPr>
          <w:rFonts w:ascii="Times New Roman"/>
          <w:color w:val="000000"/>
          <w:sz w:val="23"/>
          <w:szCs w:val="23"/>
        </w:rPr>
        <w:t>또는</w:t>
      </w:r>
      <w:r w:rsidRPr="00B51FA5">
        <w:rPr>
          <w:rFonts w:ascii="Times New Roman"/>
          <w:color w:val="000000"/>
          <w:sz w:val="23"/>
          <w:szCs w:val="23"/>
        </w:rPr>
        <w:t xml:space="preserve"> </w:t>
      </w:r>
      <w:r w:rsidRPr="00B51FA5">
        <w:rPr>
          <w:rFonts w:ascii="Times New Roman"/>
          <w:color w:val="000000"/>
          <w:sz w:val="23"/>
          <w:szCs w:val="23"/>
        </w:rPr>
        <w:t>교환될</w:t>
      </w:r>
      <w:r w:rsidRPr="00B51FA5">
        <w:rPr>
          <w:rFonts w:ascii="Times New Roman"/>
          <w:color w:val="000000"/>
          <w:sz w:val="23"/>
          <w:szCs w:val="23"/>
        </w:rPr>
        <w:t xml:space="preserve"> </w:t>
      </w:r>
      <w:r w:rsidRPr="00B51FA5">
        <w:rPr>
          <w:rFonts w:ascii="Times New Roman"/>
          <w:color w:val="000000"/>
          <w:sz w:val="23"/>
          <w:szCs w:val="23"/>
        </w:rPr>
        <w:t>수</w:t>
      </w:r>
      <w:r w:rsidRPr="00B51FA5">
        <w:rPr>
          <w:rFonts w:ascii="Times New Roman"/>
          <w:color w:val="000000"/>
          <w:sz w:val="23"/>
          <w:szCs w:val="23"/>
        </w:rPr>
        <w:t xml:space="preserve"> </w:t>
      </w:r>
      <w:r w:rsidRPr="00B51FA5">
        <w:rPr>
          <w:rFonts w:ascii="Times New Roman"/>
          <w:color w:val="000000"/>
          <w:sz w:val="23"/>
          <w:szCs w:val="23"/>
        </w:rPr>
        <w:t>있거나</w:t>
      </w:r>
      <w:r w:rsidRPr="00B51FA5">
        <w:rPr>
          <w:rFonts w:ascii="Times New Roman"/>
          <w:color w:val="000000"/>
          <w:sz w:val="23"/>
          <w:szCs w:val="23"/>
        </w:rPr>
        <w:t xml:space="preserve"> </w:t>
      </w:r>
      <w:r w:rsidRPr="00B51FA5">
        <w:rPr>
          <w:rFonts w:ascii="Times New Roman"/>
          <w:color w:val="000000"/>
          <w:sz w:val="23"/>
          <w:szCs w:val="23"/>
        </w:rPr>
        <w:t>달리</w:t>
      </w:r>
      <w:r w:rsidRPr="00B51FA5">
        <w:rPr>
          <w:rFonts w:ascii="Times New Roman"/>
          <w:color w:val="000000"/>
          <w:sz w:val="23"/>
          <w:szCs w:val="23"/>
        </w:rPr>
        <w:t xml:space="preserve"> </w:t>
      </w:r>
      <w:r w:rsidRPr="00B51FA5">
        <w:rPr>
          <w:rFonts w:ascii="Times New Roman" w:hint="eastAsia"/>
          <w:color w:val="000000"/>
          <w:sz w:val="23"/>
          <w:szCs w:val="23"/>
        </w:rPr>
        <w:t>대상회사</w:t>
      </w:r>
      <w:r w:rsidRPr="00B51FA5">
        <w:rPr>
          <w:rFonts w:ascii="Times New Roman"/>
          <w:color w:val="000000"/>
          <w:sz w:val="23"/>
          <w:szCs w:val="23"/>
        </w:rPr>
        <w:t>의</w:t>
      </w:r>
      <w:r w:rsidRPr="00B51FA5">
        <w:rPr>
          <w:rFonts w:ascii="Times New Roman"/>
          <w:color w:val="000000"/>
          <w:sz w:val="23"/>
          <w:szCs w:val="23"/>
        </w:rPr>
        <w:t xml:space="preserve"> </w:t>
      </w:r>
      <w:r w:rsidRPr="00AA09D5">
        <w:rPr>
          <w:rFonts w:ascii="Times New Roman"/>
          <w:color w:val="000000"/>
          <w:sz w:val="23"/>
          <w:szCs w:val="23"/>
        </w:rPr>
        <w:t>신주발행</w:t>
      </w:r>
      <w:r w:rsidRPr="00AA09D5">
        <w:rPr>
          <w:rFonts w:ascii="Times New Roman"/>
          <w:color w:val="000000"/>
          <w:sz w:val="23"/>
          <w:szCs w:val="23"/>
        </w:rPr>
        <w:t xml:space="preserve"> </w:t>
      </w:r>
      <w:r w:rsidRPr="00AA09D5">
        <w:rPr>
          <w:rFonts w:ascii="Times New Roman"/>
          <w:color w:val="000000"/>
          <w:sz w:val="23"/>
          <w:szCs w:val="23"/>
        </w:rPr>
        <w:t>의무</w:t>
      </w:r>
      <w:r w:rsidRPr="00AA09D5">
        <w:rPr>
          <w:rFonts w:ascii="Times New Roman" w:hint="eastAsia"/>
          <w:color w:val="000000"/>
          <w:sz w:val="23"/>
          <w:szCs w:val="23"/>
        </w:rPr>
        <w:t xml:space="preserve"> </w:t>
      </w:r>
      <w:r w:rsidRPr="00AA09D5">
        <w:rPr>
          <w:rFonts w:ascii="Times New Roman" w:hint="eastAsia"/>
          <w:color w:val="000000"/>
          <w:sz w:val="23"/>
          <w:szCs w:val="23"/>
        </w:rPr>
        <w:t>혹은</w:t>
      </w:r>
      <w:r w:rsidRPr="00AA09D5">
        <w:rPr>
          <w:rFonts w:ascii="Times New Roman" w:hint="eastAsia"/>
          <w:color w:val="000000"/>
          <w:sz w:val="23"/>
          <w:szCs w:val="23"/>
        </w:rPr>
        <w:t xml:space="preserve"> </w:t>
      </w:r>
      <w:r w:rsidRPr="00AA09D5">
        <w:rPr>
          <w:rFonts w:ascii="Times New Roman" w:hint="eastAsia"/>
          <w:color w:val="000000"/>
          <w:sz w:val="23"/>
          <w:szCs w:val="23"/>
        </w:rPr>
        <w:t>추가</w:t>
      </w:r>
      <w:r w:rsidRPr="00AA09D5">
        <w:rPr>
          <w:rFonts w:ascii="Times New Roman" w:hint="eastAsia"/>
          <w:color w:val="000000"/>
          <w:sz w:val="23"/>
          <w:szCs w:val="23"/>
        </w:rPr>
        <w:t xml:space="preserve"> </w:t>
      </w:r>
      <w:r w:rsidRPr="00AA09D5">
        <w:rPr>
          <w:rFonts w:ascii="Times New Roman" w:hint="eastAsia"/>
          <w:color w:val="000000"/>
          <w:sz w:val="23"/>
          <w:szCs w:val="23"/>
        </w:rPr>
        <w:t>지분</w:t>
      </w:r>
      <w:r w:rsidRPr="00AA09D5">
        <w:rPr>
          <w:rFonts w:ascii="Times New Roman" w:hint="eastAsia"/>
          <w:color w:val="000000"/>
          <w:sz w:val="23"/>
          <w:szCs w:val="23"/>
        </w:rPr>
        <w:t xml:space="preserve"> </w:t>
      </w:r>
      <w:r w:rsidRPr="00AA09D5">
        <w:rPr>
          <w:rFonts w:ascii="Times New Roman" w:hint="eastAsia"/>
          <w:color w:val="000000"/>
          <w:sz w:val="23"/>
          <w:szCs w:val="23"/>
        </w:rPr>
        <w:t>발행</w:t>
      </w:r>
      <w:r w:rsidRPr="00AA09D5">
        <w:rPr>
          <w:rFonts w:ascii="Times New Roman" w:hint="eastAsia"/>
          <w:color w:val="000000"/>
          <w:sz w:val="23"/>
          <w:szCs w:val="23"/>
        </w:rPr>
        <w:t xml:space="preserve"> </w:t>
      </w:r>
      <w:r w:rsidRPr="00AA09D5">
        <w:rPr>
          <w:rFonts w:ascii="Times New Roman" w:hint="eastAsia"/>
          <w:color w:val="000000"/>
          <w:sz w:val="23"/>
          <w:szCs w:val="23"/>
        </w:rPr>
        <w:t>의무</w:t>
      </w:r>
      <w:r w:rsidRPr="00AA09D5">
        <w:rPr>
          <w:rFonts w:ascii="Times New Roman"/>
          <w:color w:val="000000"/>
          <w:sz w:val="23"/>
          <w:szCs w:val="23"/>
        </w:rPr>
        <w:t>를</w:t>
      </w:r>
      <w:r w:rsidRPr="00AA09D5">
        <w:rPr>
          <w:rFonts w:ascii="Times New Roman"/>
          <w:color w:val="000000"/>
          <w:sz w:val="23"/>
          <w:szCs w:val="23"/>
        </w:rPr>
        <w:t xml:space="preserve"> </w:t>
      </w:r>
      <w:r w:rsidRPr="00AA09D5">
        <w:rPr>
          <w:rFonts w:ascii="Times New Roman"/>
          <w:color w:val="000000"/>
          <w:sz w:val="23"/>
          <w:szCs w:val="23"/>
        </w:rPr>
        <w:t>발생시킬</w:t>
      </w:r>
      <w:r w:rsidRPr="00AD71D2">
        <w:rPr>
          <w:rFonts w:ascii="Times New Roman"/>
          <w:color w:val="000000"/>
          <w:sz w:val="23"/>
          <w:szCs w:val="23"/>
        </w:rPr>
        <w:t xml:space="preserve"> </w:t>
      </w:r>
      <w:r w:rsidRPr="00AD71D2">
        <w:rPr>
          <w:rFonts w:ascii="Times New Roman"/>
          <w:color w:val="000000"/>
          <w:sz w:val="23"/>
          <w:szCs w:val="23"/>
        </w:rPr>
        <w:t>수</w:t>
      </w:r>
      <w:r w:rsidRPr="00AD71D2">
        <w:rPr>
          <w:rFonts w:ascii="Times New Roman"/>
          <w:color w:val="000000"/>
          <w:sz w:val="23"/>
          <w:szCs w:val="23"/>
        </w:rPr>
        <w:t xml:space="preserve"> </w:t>
      </w:r>
      <w:r w:rsidRPr="00AD71D2">
        <w:rPr>
          <w:rFonts w:ascii="Times New Roman"/>
          <w:color w:val="000000"/>
          <w:sz w:val="23"/>
          <w:szCs w:val="23"/>
        </w:rPr>
        <w:t>있는</w:t>
      </w:r>
      <w:r w:rsidRPr="00AD71D2">
        <w:rPr>
          <w:rFonts w:ascii="Times New Roman"/>
          <w:color w:val="000000"/>
          <w:sz w:val="23"/>
          <w:szCs w:val="23"/>
        </w:rPr>
        <w:t xml:space="preserve"> </w:t>
      </w:r>
      <w:r w:rsidRPr="00AD71D2">
        <w:rPr>
          <w:rFonts w:ascii="Times New Roman"/>
          <w:color w:val="000000"/>
          <w:sz w:val="23"/>
          <w:szCs w:val="23"/>
        </w:rPr>
        <w:t>유가증권이나</w:t>
      </w:r>
      <w:r w:rsidRPr="00A47CCB">
        <w:rPr>
          <w:rFonts w:ascii="Times New Roman"/>
          <w:color w:val="000000"/>
          <w:sz w:val="23"/>
          <w:szCs w:val="23"/>
        </w:rPr>
        <w:t xml:space="preserve"> </w:t>
      </w:r>
      <w:r w:rsidRPr="00A47CCB">
        <w:rPr>
          <w:rFonts w:ascii="Times New Roman"/>
          <w:color w:val="000000"/>
          <w:sz w:val="23"/>
          <w:szCs w:val="23"/>
        </w:rPr>
        <w:t>기타</w:t>
      </w:r>
      <w:r w:rsidRPr="00A47CCB">
        <w:rPr>
          <w:rFonts w:ascii="Times New Roman"/>
          <w:color w:val="000000"/>
          <w:sz w:val="23"/>
          <w:szCs w:val="23"/>
        </w:rPr>
        <w:t xml:space="preserve"> </w:t>
      </w:r>
      <w:r w:rsidRPr="00A47CCB">
        <w:rPr>
          <w:rFonts w:ascii="Times New Roman"/>
          <w:color w:val="000000"/>
          <w:sz w:val="23"/>
          <w:szCs w:val="23"/>
        </w:rPr>
        <w:t>권리가</w:t>
      </w:r>
      <w:r w:rsidRPr="00A47CCB">
        <w:rPr>
          <w:rFonts w:ascii="Times New Roman"/>
          <w:color w:val="000000"/>
          <w:sz w:val="23"/>
          <w:szCs w:val="23"/>
        </w:rPr>
        <w:t xml:space="preserve"> </w:t>
      </w:r>
      <w:r w:rsidRPr="00A47CCB">
        <w:rPr>
          <w:rFonts w:ascii="Times New Roman"/>
          <w:color w:val="000000"/>
          <w:sz w:val="23"/>
          <w:szCs w:val="23"/>
        </w:rPr>
        <w:t>발행</w:t>
      </w:r>
      <w:r w:rsidRPr="00A47CCB">
        <w:rPr>
          <w:rFonts w:ascii="Times New Roman"/>
          <w:color w:val="000000"/>
          <w:sz w:val="23"/>
          <w:szCs w:val="23"/>
        </w:rPr>
        <w:t xml:space="preserve"> </w:t>
      </w:r>
      <w:r w:rsidRPr="00A47CCB">
        <w:rPr>
          <w:rFonts w:ascii="Times New Roman"/>
          <w:color w:val="000000"/>
          <w:sz w:val="23"/>
          <w:szCs w:val="23"/>
        </w:rPr>
        <w:t>또는</w:t>
      </w:r>
      <w:r w:rsidRPr="00410393">
        <w:rPr>
          <w:rFonts w:ascii="Times New Roman"/>
          <w:color w:val="000000"/>
          <w:sz w:val="23"/>
          <w:szCs w:val="23"/>
        </w:rPr>
        <w:t xml:space="preserve"> </w:t>
      </w:r>
      <w:r w:rsidRPr="00410393">
        <w:rPr>
          <w:rFonts w:ascii="Times New Roman"/>
          <w:color w:val="000000"/>
          <w:sz w:val="23"/>
          <w:szCs w:val="23"/>
        </w:rPr>
        <w:t>부여되어</w:t>
      </w:r>
      <w:r w:rsidRPr="00410393">
        <w:rPr>
          <w:rFonts w:ascii="Times New Roman"/>
          <w:color w:val="000000"/>
          <w:sz w:val="23"/>
          <w:szCs w:val="23"/>
        </w:rPr>
        <w:t xml:space="preserve"> </w:t>
      </w:r>
      <w:r w:rsidRPr="00CB251B">
        <w:rPr>
          <w:rFonts w:ascii="Times New Roman"/>
          <w:color w:val="000000"/>
          <w:sz w:val="23"/>
          <w:szCs w:val="23"/>
        </w:rPr>
        <w:t>있지</w:t>
      </w:r>
      <w:r w:rsidRPr="00CB251B">
        <w:rPr>
          <w:rFonts w:ascii="Times New Roman"/>
          <w:color w:val="000000"/>
          <w:sz w:val="23"/>
          <w:szCs w:val="23"/>
        </w:rPr>
        <w:t xml:space="preserve"> </w:t>
      </w:r>
      <w:r w:rsidRPr="00AA09D5">
        <w:rPr>
          <w:rFonts w:ascii="Times New Roman" w:hint="eastAsia"/>
          <w:color w:val="000000"/>
          <w:sz w:val="23"/>
          <w:szCs w:val="23"/>
        </w:rPr>
        <w:t>아니하고</w:t>
      </w:r>
      <w:r w:rsidRPr="00AA09D5">
        <w:rPr>
          <w:rFonts w:ascii="Times New Roman"/>
          <w:color w:val="000000"/>
          <w:sz w:val="23"/>
          <w:szCs w:val="23"/>
        </w:rPr>
        <w:t xml:space="preserve">, </w:t>
      </w:r>
      <w:r w:rsidRPr="00AA09D5">
        <w:rPr>
          <w:rFonts w:ascii="Times New Roman" w:hint="eastAsia"/>
          <w:color w:val="000000"/>
          <w:sz w:val="23"/>
          <w:szCs w:val="23"/>
        </w:rPr>
        <w:t>이와</w:t>
      </w:r>
      <w:r w:rsidRPr="00AA09D5">
        <w:rPr>
          <w:rFonts w:ascii="Times New Roman"/>
          <w:color w:val="000000"/>
          <w:sz w:val="23"/>
          <w:szCs w:val="23"/>
        </w:rPr>
        <w:t xml:space="preserve"> </w:t>
      </w:r>
      <w:r w:rsidRPr="00AA09D5">
        <w:rPr>
          <w:rFonts w:ascii="Times New Roman" w:hint="eastAsia"/>
          <w:color w:val="000000"/>
          <w:sz w:val="23"/>
          <w:szCs w:val="23"/>
        </w:rPr>
        <w:t>관련한</w:t>
      </w:r>
      <w:r w:rsidRPr="00AA09D5">
        <w:rPr>
          <w:rFonts w:ascii="Times New Roman"/>
          <w:color w:val="000000"/>
          <w:sz w:val="23"/>
          <w:szCs w:val="23"/>
        </w:rPr>
        <w:t xml:space="preserve"> </w:t>
      </w:r>
      <w:r w:rsidRPr="00AA09D5">
        <w:rPr>
          <w:rFonts w:ascii="Times New Roman" w:hint="eastAsia"/>
          <w:color w:val="000000"/>
          <w:sz w:val="23"/>
          <w:szCs w:val="23"/>
        </w:rPr>
        <w:t>계약이</w:t>
      </w:r>
      <w:r w:rsidRPr="00AA09D5">
        <w:rPr>
          <w:rFonts w:ascii="Times New Roman"/>
          <w:color w:val="000000"/>
          <w:sz w:val="23"/>
          <w:szCs w:val="23"/>
        </w:rPr>
        <w:t xml:space="preserve"> </w:t>
      </w:r>
      <w:r w:rsidRPr="00AA09D5">
        <w:rPr>
          <w:rFonts w:ascii="Times New Roman" w:hint="eastAsia"/>
          <w:color w:val="000000"/>
          <w:sz w:val="23"/>
          <w:szCs w:val="23"/>
        </w:rPr>
        <w:t>존재하지</w:t>
      </w:r>
      <w:r w:rsidRPr="00AA09D5">
        <w:rPr>
          <w:rFonts w:ascii="Times New Roman"/>
          <w:spacing w:val="3"/>
          <w:sz w:val="23"/>
          <w:szCs w:val="23"/>
        </w:rPr>
        <w:t xml:space="preserve"> </w:t>
      </w:r>
      <w:r w:rsidRPr="00AA09D5">
        <w:rPr>
          <w:rFonts w:ascii="Times New Roman" w:hint="eastAsia"/>
          <w:spacing w:val="3"/>
          <w:sz w:val="23"/>
          <w:szCs w:val="23"/>
        </w:rPr>
        <w:t>않는다</w:t>
      </w:r>
      <w:r w:rsidRPr="00AA09D5">
        <w:rPr>
          <w:rFonts w:ascii="Times New Roman"/>
          <w:spacing w:val="3"/>
          <w:sz w:val="23"/>
          <w:szCs w:val="23"/>
        </w:rPr>
        <w:t>.</w:t>
      </w:r>
    </w:p>
    <w:p w14:paraId="2312722B" w14:textId="73061B8A" w:rsidR="00786425" w:rsidRPr="008F029D" w:rsidRDefault="00786425" w:rsidP="00006BBA">
      <w:pPr>
        <w:numPr>
          <w:ilvl w:val="1"/>
          <w:numId w:val="6"/>
        </w:numPr>
        <w:snapToGrid w:val="0"/>
        <w:spacing w:before="180" w:after="180" w:line="360" w:lineRule="atLeast"/>
        <w:rPr>
          <w:rFonts w:ascii="Times New Roman" w:eastAsia="바탕체"/>
          <w:sz w:val="23"/>
          <w:szCs w:val="23"/>
        </w:rPr>
      </w:pPr>
      <w:r w:rsidRPr="00AA09D5">
        <w:rPr>
          <w:rFonts w:ascii="Times New Roman" w:hint="eastAsia"/>
          <w:sz w:val="23"/>
          <w:szCs w:val="23"/>
          <w:u w:val="single"/>
        </w:rPr>
        <w:t>분할재무제표</w:t>
      </w:r>
      <w:r w:rsidRPr="00AA09D5">
        <w:rPr>
          <w:rFonts w:ascii="Times New Roman"/>
          <w:sz w:val="23"/>
          <w:szCs w:val="23"/>
        </w:rPr>
        <w:t xml:space="preserve">. </w:t>
      </w:r>
      <w:r w:rsidRPr="00AA09D5">
        <w:rPr>
          <w:rFonts w:ascii="Times New Roman" w:eastAsia="바탕체" w:hint="eastAsia"/>
          <w:sz w:val="23"/>
          <w:szCs w:val="23"/>
        </w:rPr>
        <w:t>분할재무제표는</w:t>
      </w:r>
      <w:r w:rsidRPr="00AA09D5">
        <w:rPr>
          <w:rFonts w:ascii="Times New Roman" w:eastAsia="바탕체"/>
          <w:sz w:val="23"/>
          <w:szCs w:val="23"/>
        </w:rPr>
        <w:t xml:space="preserve"> </w:t>
      </w:r>
      <w:r w:rsidRPr="00AA09D5">
        <w:rPr>
          <w:rFonts w:ascii="Times New Roman" w:eastAsia="바탕체" w:hint="eastAsia"/>
          <w:sz w:val="23"/>
          <w:szCs w:val="23"/>
        </w:rPr>
        <w:t>분할대상사업의</w:t>
      </w:r>
      <w:r w:rsidRPr="00AA09D5">
        <w:rPr>
          <w:rFonts w:ascii="Times New Roman" w:eastAsia="바탕체"/>
          <w:sz w:val="23"/>
          <w:szCs w:val="23"/>
        </w:rPr>
        <w:t xml:space="preserve"> </w:t>
      </w:r>
      <w:r w:rsidRPr="00AA09D5">
        <w:rPr>
          <w:rFonts w:ascii="Times New Roman" w:eastAsia="바탕체" w:hint="eastAsia"/>
          <w:sz w:val="23"/>
          <w:szCs w:val="23"/>
        </w:rPr>
        <w:t>회계장부</w:t>
      </w:r>
      <w:r w:rsidRPr="00AA09D5">
        <w:rPr>
          <w:rFonts w:ascii="Times New Roman" w:eastAsia="바탕체"/>
          <w:sz w:val="23"/>
          <w:szCs w:val="23"/>
        </w:rPr>
        <w:t xml:space="preserve"> </w:t>
      </w:r>
      <w:r w:rsidRPr="00AA09D5">
        <w:rPr>
          <w:rFonts w:ascii="Times New Roman" w:eastAsia="바탕체" w:hint="eastAsia"/>
          <w:sz w:val="23"/>
          <w:szCs w:val="23"/>
        </w:rPr>
        <w:t>및</w:t>
      </w:r>
      <w:r w:rsidRPr="00AA09D5">
        <w:rPr>
          <w:rFonts w:ascii="Times New Roman" w:eastAsia="바탕체"/>
          <w:sz w:val="23"/>
          <w:szCs w:val="23"/>
        </w:rPr>
        <w:t xml:space="preserve"> </w:t>
      </w:r>
      <w:r w:rsidRPr="00AA09D5">
        <w:rPr>
          <w:rFonts w:ascii="Times New Roman" w:eastAsia="바탕체" w:hint="eastAsia"/>
          <w:sz w:val="23"/>
          <w:szCs w:val="23"/>
        </w:rPr>
        <w:t>기록을</w:t>
      </w:r>
      <w:r w:rsidRPr="00AA09D5">
        <w:rPr>
          <w:rFonts w:ascii="Times New Roman" w:eastAsia="바탕체"/>
          <w:sz w:val="23"/>
          <w:szCs w:val="23"/>
        </w:rPr>
        <w:t xml:space="preserve"> </w:t>
      </w:r>
      <w:r w:rsidRPr="00AA09D5">
        <w:rPr>
          <w:rFonts w:ascii="Times New Roman" w:eastAsia="바탕체" w:hint="eastAsia"/>
          <w:sz w:val="23"/>
          <w:szCs w:val="23"/>
        </w:rPr>
        <w:t>기준으로</w:t>
      </w:r>
      <w:r w:rsidRPr="00AA09D5">
        <w:rPr>
          <w:rFonts w:ascii="Times New Roman" w:eastAsia="바탕체"/>
          <w:sz w:val="23"/>
          <w:szCs w:val="23"/>
        </w:rPr>
        <w:t xml:space="preserve"> </w:t>
      </w:r>
      <w:r w:rsidRPr="00AA09D5">
        <w:rPr>
          <w:rFonts w:ascii="Times New Roman" w:eastAsia="바탕체" w:hint="eastAsia"/>
          <w:sz w:val="23"/>
          <w:szCs w:val="23"/>
        </w:rPr>
        <w:t>일관되게</w:t>
      </w:r>
      <w:r w:rsidRPr="00AA09D5">
        <w:rPr>
          <w:rFonts w:ascii="Times New Roman" w:eastAsia="바탕체"/>
          <w:sz w:val="23"/>
          <w:szCs w:val="23"/>
        </w:rPr>
        <w:t xml:space="preserve"> </w:t>
      </w:r>
      <w:r w:rsidRPr="00AA09D5">
        <w:rPr>
          <w:rFonts w:ascii="Times New Roman" w:eastAsia="바탕체" w:hint="eastAsia"/>
          <w:sz w:val="23"/>
          <w:szCs w:val="23"/>
        </w:rPr>
        <w:t>적용된</w:t>
      </w:r>
      <w:r w:rsidRPr="00AA09D5">
        <w:rPr>
          <w:rFonts w:ascii="Times New Roman" w:eastAsia="바탕체"/>
          <w:sz w:val="23"/>
          <w:szCs w:val="23"/>
        </w:rPr>
        <w:t xml:space="preserve"> </w:t>
      </w:r>
      <w:r w:rsidRPr="00AA09D5">
        <w:rPr>
          <w:rFonts w:ascii="Times New Roman" w:eastAsia="바탕체" w:hint="eastAsia"/>
          <w:sz w:val="23"/>
          <w:szCs w:val="23"/>
        </w:rPr>
        <w:t>한국채택</w:t>
      </w:r>
      <w:r w:rsidRPr="00AA09D5">
        <w:rPr>
          <w:rFonts w:ascii="Times New Roman" w:eastAsia="바탕체"/>
          <w:sz w:val="23"/>
          <w:szCs w:val="23"/>
        </w:rPr>
        <w:t xml:space="preserve"> </w:t>
      </w:r>
      <w:r w:rsidRPr="00AA09D5">
        <w:rPr>
          <w:rFonts w:ascii="Times New Roman" w:eastAsia="바탕체" w:hint="eastAsia"/>
          <w:sz w:val="23"/>
          <w:szCs w:val="23"/>
        </w:rPr>
        <w:t>국제회계기준</w:t>
      </w:r>
      <w:r w:rsidRPr="00AA09D5">
        <w:rPr>
          <w:rFonts w:ascii="Times New Roman" w:eastAsia="바탕체"/>
          <w:sz w:val="23"/>
          <w:szCs w:val="23"/>
        </w:rPr>
        <w:t>(K-IFRS)</w:t>
      </w:r>
      <w:r w:rsidRPr="00AA09D5">
        <w:rPr>
          <w:rFonts w:ascii="Times New Roman" w:eastAsia="바탕체" w:hint="eastAsia"/>
          <w:sz w:val="23"/>
          <w:szCs w:val="23"/>
        </w:rPr>
        <w:t>에</w:t>
      </w:r>
      <w:r w:rsidRPr="00AA09D5">
        <w:rPr>
          <w:rFonts w:ascii="Times New Roman" w:eastAsia="바탕체"/>
          <w:sz w:val="23"/>
          <w:szCs w:val="23"/>
        </w:rPr>
        <w:t xml:space="preserve"> </w:t>
      </w:r>
      <w:r w:rsidRPr="00AA09D5">
        <w:rPr>
          <w:rFonts w:ascii="Times New Roman" w:eastAsia="바탕체" w:hint="eastAsia"/>
          <w:sz w:val="23"/>
          <w:szCs w:val="23"/>
        </w:rPr>
        <w:t>따라</w:t>
      </w:r>
      <w:r w:rsidRPr="00AA09D5">
        <w:rPr>
          <w:rFonts w:ascii="Times New Roman" w:eastAsia="바탕체"/>
          <w:sz w:val="23"/>
          <w:szCs w:val="23"/>
        </w:rPr>
        <w:t xml:space="preserve"> </w:t>
      </w:r>
      <w:r w:rsidRPr="00AA09D5">
        <w:rPr>
          <w:rFonts w:ascii="Times New Roman" w:eastAsia="바탕체" w:hint="eastAsia"/>
          <w:sz w:val="23"/>
          <w:szCs w:val="23"/>
        </w:rPr>
        <w:t>작성되었으며</w:t>
      </w:r>
      <w:r w:rsidRPr="00AA09D5">
        <w:rPr>
          <w:rFonts w:ascii="Times New Roman" w:eastAsia="바탕체"/>
          <w:sz w:val="23"/>
          <w:szCs w:val="23"/>
        </w:rPr>
        <w:t xml:space="preserve">, </w:t>
      </w:r>
      <w:r w:rsidRPr="00AA09D5">
        <w:rPr>
          <w:rFonts w:ascii="Times New Roman" w:eastAsia="바탕체" w:hint="eastAsia"/>
          <w:sz w:val="23"/>
          <w:szCs w:val="23"/>
        </w:rPr>
        <w:t>각각의</w:t>
      </w:r>
      <w:r w:rsidRPr="00AA09D5">
        <w:rPr>
          <w:rFonts w:ascii="Times New Roman" w:eastAsia="바탕체"/>
          <w:sz w:val="23"/>
          <w:szCs w:val="23"/>
        </w:rPr>
        <w:t xml:space="preserve"> </w:t>
      </w:r>
      <w:r w:rsidRPr="00AA09D5">
        <w:rPr>
          <w:rFonts w:ascii="Times New Roman" w:eastAsia="바탕체" w:hint="eastAsia"/>
          <w:sz w:val="23"/>
          <w:szCs w:val="23"/>
        </w:rPr>
        <w:t>작성기준일</w:t>
      </w:r>
      <w:r w:rsidRPr="00AA09D5">
        <w:rPr>
          <w:rFonts w:ascii="Times New Roman" w:eastAsia="바탕체"/>
          <w:sz w:val="23"/>
          <w:szCs w:val="23"/>
        </w:rPr>
        <w:t xml:space="preserve"> </w:t>
      </w:r>
      <w:r w:rsidRPr="00AA09D5">
        <w:rPr>
          <w:rFonts w:ascii="Times New Roman" w:eastAsia="바탕체" w:hint="eastAsia"/>
          <w:sz w:val="23"/>
          <w:szCs w:val="23"/>
        </w:rPr>
        <w:t>현재</w:t>
      </w:r>
      <w:r w:rsidRPr="00AA09D5">
        <w:rPr>
          <w:rFonts w:ascii="Times New Roman" w:eastAsia="바탕체"/>
          <w:sz w:val="23"/>
          <w:szCs w:val="23"/>
        </w:rPr>
        <w:t>(</w:t>
      </w:r>
      <w:r w:rsidRPr="00AA09D5">
        <w:rPr>
          <w:rFonts w:ascii="Times New Roman" w:eastAsia="바탕체" w:hint="eastAsia"/>
          <w:sz w:val="23"/>
          <w:szCs w:val="23"/>
        </w:rPr>
        <w:t>재무상태표의</w:t>
      </w:r>
      <w:r w:rsidRPr="00AA09D5">
        <w:rPr>
          <w:rFonts w:ascii="Times New Roman" w:eastAsia="바탕체"/>
          <w:sz w:val="23"/>
          <w:szCs w:val="23"/>
        </w:rPr>
        <w:t xml:space="preserve"> </w:t>
      </w:r>
      <w:r w:rsidRPr="00AA09D5">
        <w:rPr>
          <w:rFonts w:ascii="Times New Roman" w:eastAsia="바탕체" w:hint="eastAsia"/>
          <w:sz w:val="23"/>
          <w:szCs w:val="23"/>
        </w:rPr>
        <w:t>경우</w:t>
      </w:r>
      <w:r w:rsidRPr="00AA09D5">
        <w:rPr>
          <w:rFonts w:ascii="Times New Roman" w:eastAsia="바탕체"/>
          <w:sz w:val="23"/>
          <w:szCs w:val="23"/>
        </w:rPr>
        <w:t>)</w:t>
      </w:r>
      <w:r w:rsidRPr="00AA09D5">
        <w:rPr>
          <w:rFonts w:ascii="Times New Roman" w:eastAsia="바탕체" w:hint="eastAsia"/>
          <w:sz w:val="23"/>
          <w:szCs w:val="23"/>
        </w:rPr>
        <w:t>의</w:t>
      </w:r>
      <w:r w:rsidRPr="00AA09D5">
        <w:rPr>
          <w:rFonts w:ascii="Times New Roman" w:eastAsia="바탕체"/>
          <w:sz w:val="23"/>
          <w:szCs w:val="23"/>
        </w:rPr>
        <w:t xml:space="preserve"> </w:t>
      </w:r>
      <w:r w:rsidRPr="00AA09D5">
        <w:rPr>
          <w:rFonts w:ascii="Times New Roman" w:eastAsia="바탕체" w:hint="eastAsia"/>
          <w:sz w:val="23"/>
          <w:szCs w:val="23"/>
        </w:rPr>
        <w:t>분할대상사업의</w:t>
      </w:r>
      <w:r w:rsidRPr="00AA09D5">
        <w:rPr>
          <w:rFonts w:ascii="Times New Roman" w:eastAsia="바탕체"/>
          <w:sz w:val="23"/>
          <w:szCs w:val="23"/>
        </w:rPr>
        <w:t xml:space="preserve"> </w:t>
      </w:r>
      <w:r w:rsidRPr="00AA09D5">
        <w:rPr>
          <w:rFonts w:ascii="Times New Roman" w:eastAsia="바탕체" w:hint="eastAsia"/>
          <w:sz w:val="23"/>
          <w:szCs w:val="23"/>
        </w:rPr>
        <w:t>재무상태</w:t>
      </w:r>
      <w:r w:rsidRPr="00AA09D5">
        <w:rPr>
          <w:rFonts w:ascii="Times New Roman" w:eastAsia="바탕체"/>
          <w:sz w:val="23"/>
          <w:szCs w:val="23"/>
        </w:rPr>
        <w:t xml:space="preserve"> </w:t>
      </w:r>
      <w:r w:rsidRPr="00AA09D5">
        <w:rPr>
          <w:rFonts w:ascii="Times New Roman" w:eastAsia="바탕체" w:hint="eastAsia"/>
          <w:sz w:val="23"/>
          <w:szCs w:val="23"/>
        </w:rPr>
        <w:t>및</w:t>
      </w:r>
      <w:r w:rsidRPr="00AA09D5">
        <w:rPr>
          <w:rFonts w:ascii="Times New Roman" w:eastAsia="바탕체"/>
          <w:sz w:val="23"/>
          <w:szCs w:val="23"/>
        </w:rPr>
        <w:t xml:space="preserve"> </w:t>
      </w:r>
      <w:r w:rsidRPr="00AA09D5">
        <w:rPr>
          <w:rFonts w:ascii="Times New Roman" w:eastAsia="바탕체" w:hint="eastAsia"/>
          <w:sz w:val="23"/>
          <w:szCs w:val="23"/>
        </w:rPr>
        <w:t>각각의</w:t>
      </w:r>
      <w:r w:rsidRPr="00AA09D5">
        <w:rPr>
          <w:rFonts w:ascii="Times New Roman" w:eastAsia="바탕체"/>
          <w:sz w:val="23"/>
          <w:szCs w:val="23"/>
        </w:rPr>
        <w:t xml:space="preserve"> </w:t>
      </w:r>
      <w:r w:rsidRPr="00AA09D5">
        <w:rPr>
          <w:rFonts w:ascii="Times New Roman" w:eastAsia="바탕체" w:hint="eastAsia"/>
          <w:sz w:val="23"/>
          <w:szCs w:val="23"/>
        </w:rPr>
        <w:t>작성</w:t>
      </w:r>
      <w:r w:rsidRPr="00AA09D5">
        <w:rPr>
          <w:rFonts w:ascii="Times New Roman" w:eastAsia="바탕체"/>
          <w:sz w:val="23"/>
          <w:szCs w:val="23"/>
        </w:rPr>
        <w:t xml:space="preserve"> </w:t>
      </w:r>
      <w:r w:rsidRPr="00AA09D5">
        <w:rPr>
          <w:rFonts w:ascii="Times New Roman" w:eastAsia="바탕체" w:hint="eastAsia"/>
          <w:sz w:val="23"/>
          <w:szCs w:val="23"/>
        </w:rPr>
        <w:t>기준이</w:t>
      </w:r>
      <w:r w:rsidRPr="00AA09D5">
        <w:rPr>
          <w:rFonts w:ascii="Times New Roman" w:eastAsia="바탕체"/>
          <w:sz w:val="23"/>
          <w:szCs w:val="23"/>
        </w:rPr>
        <w:t xml:space="preserve"> </w:t>
      </w:r>
      <w:r w:rsidRPr="00AA09D5">
        <w:rPr>
          <w:rFonts w:ascii="Times New Roman" w:eastAsia="바탕체" w:hint="eastAsia"/>
          <w:sz w:val="23"/>
          <w:szCs w:val="23"/>
        </w:rPr>
        <w:t>된</w:t>
      </w:r>
      <w:r w:rsidRPr="00AA09D5">
        <w:rPr>
          <w:rFonts w:ascii="Times New Roman" w:eastAsia="바탕체"/>
          <w:sz w:val="23"/>
          <w:szCs w:val="23"/>
        </w:rPr>
        <w:t xml:space="preserve"> </w:t>
      </w:r>
      <w:r w:rsidRPr="00AA09D5">
        <w:rPr>
          <w:rFonts w:ascii="Times New Roman" w:eastAsia="바탕체" w:hint="eastAsia"/>
          <w:sz w:val="23"/>
          <w:szCs w:val="23"/>
        </w:rPr>
        <w:t>기간</w:t>
      </w:r>
      <w:r w:rsidRPr="00AA09D5">
        <w:rPr>
          <w:rFonts w:ascii="Times New Roman" w:eastAsia="바탕체"/>
          <w:sz w:val="23"/>
          <w:szCs w:val="23"/>
        </w:rPr>
        <w:t>(</w:t>
      </w:r>
      <w:r w:rsidRPr="00AA09D5">
        <w:rPr>
          <w:rFonts w:ascii="Times New Roman" w:eastAsia="바탕체" w:hint="eastAsia"/>
          <w:sz w:val="23"/>
          <w:szCs w:val="23"/>
        </w:rPr>
        <w:t>손익계산서의</w:t>
      </w:r>
      <w:r w:rsidRPr="00AA09D5">
        <w:rPr>
          <w:rFonts w:ascii="Times New Roman" w:eastAsia="바탕체"/>
          <w:sz w:val="23"/>
          <w:szCs w:val="23"/>
        </w:rPr>
        <w:t xml:space="preserve"> </w:t>
      </w:r>
      <w:r w:rsidRPr="00AA09D5">
        <w:rPr>
          <w:rFonts w:ascii="Times New Roman" w:eastAsia="바탕체" w:hint="eastAsia"/>
          <w:sz w:val="23"/>
          <w:szCs w:val="23"/>
        </w:rPr>
        <w:t>경우</w:t>
      </w:r>
      <w:r w:rsidRPr="00AA09D5">
        <w:rPr>
          <w:rFonts w:ascii="Times New Roman" w:eastAsia="바탕체"/>
          <w:sz w:val="23"/>
          <w:szCs w:val="23"/>
        </w:rPr>
        <w:t xml:space="preserve">) </w:t>
      </w:r>
      <w:r w:rsidRPr="00AA09D5">
        <w:rPr>
          <w:rFonts w:ascii="Times New Roman" w:eastAsia="바탕체" w:hint="eastAsia"/>
          <w:sz w:val="23"/>
          <w:szCs w:val="23"/>
        </w:rPr>
        <w:t>동안의</w:t>
      </w:r>
      <w:r w:rsidRPr="00AA09D5">
        <w:rPr>
          <w:rFonts w:ascii="Times New Roman" w:eastAsia="바탕체"/>
          <w:sz w:val="23"/>
          <w:szCs w:val="23"/>
        </w:rPr>
        <w:t xml:space="preserve"> </w:t>
      </w:r>
      <w:r w:rsidRPr="00AA09D5">
        <w:rPr>
          <w:rFonts w:ascii="Times New Roman" w:eastAsia="바탕체" w:hint="eastAsia"/>
          <w:sz w:val="23"/>
          <w:szCs w:val="23"/>
        </w:rPr>
        <w:t>분할대상사업의</w:t>
      </w:r>
      <w:r w:rsidRPr="00AA09D5">
        <w:rPr>
          <w:rFonts w:ascii="Times New Roman" w:eastAsia="바탕체"/>
          <w:sz w:val="23"/>
          <w:szCs w:val="23"/>
        </w:rPr>
        <w:t xml:space="preserve"> </w:t>
      </w:r>
      <w:r w:rsidRPr="00AA09D5">
        <w:rPr>
          <w:rFonts w:ascii="Times New Roman" w:eastAsia="바탕체" w:hint="eastAsia"/>
          <w:sz w:val="23"/>
          <w:szCs w:val="23"/>
        </w:rPr>
        <w:t>재무성과</w:t>
      </w:r>
      <w:r w:rsidRPr="00AA09D5">
        <w:rPr>
          <w:rFonts w:ascii="Times New Roman" w:eastAsia="바탕체"/>
          <w:sz w:val="23"/>
          <w:szCs w:val="23"/>
        </w:rPr>
        <w:t xml:space="preserve"> </w:t>
      </w:r>
      <w:r w:rsidRPr="00AA09D5">
        <w:rPr>
          <w:rFonts w:ascii="Times New Roman" w:eastAsia="바탕체" w:hint="eastAsia"/>
          <w:sz w:val="23"/>
          <w:szCs w:val="23"/>
        </w:rPr>
        <w:t>및</w:t>
      </w:r>
      <w:r w:rsidRPr="00AA09D5">
        <w:rPr>
          <w:rFonts w:ascii="Times New Roman" w:eastAsia="바탕체"/>
          <w:sz w:val="23"/>
          <w:szCs w:val="23"/>
        </w:rPr>
        <w:t xml:space="preserve"> </w:t>
      </w:r>
      <w:r w:rsidRPr="00AA09D5">
        <w:rPr>
          <w:rFonts w:ascii="Times New Roman" w:eastAsia="바탕체" w:hint="eastAsia"/>
          <w:sz w:val="23"/>
          <w:szCs w:val="23"/>
        </w:rPr>
        <w:t>현금흐름을</w:t>
      </w:r>
      <w:r w:rsidRPr="00AA09D5">
        <w:rPr>
          <w:rFonts w:ascii="Times New Roman" w:eastAsia="바탕체"/>
          <w:sz w:val="23"/>
          <w:szCs w:val="23"/>
        </w:rPr>
        <w:t xml:space="preserve"> </w:t>
      </w:r>
      <w:r w:rsidRPr="00AA09D5">
        <w:rPr>
          <w:rFonts w:ascii="Times New Roman" w:eastAsia="바탕체" w:hint="eastAsia"/>
          <w:sz w:val="23"/>
          <w:szCs w:val="23"/>
        </w:rPr>
        <w:t>중요성의</w:t>
      </w:r>
      <w:r w:rsidRPr="00AA09D5">
        <w:rPr>
          <w:rFonts w:ascii="Times New Roman" w:eastAsia="바탕체"/>
          <w:sz w:val="23"/>
          <w:szCs w:val="23"/>
        </w:rPr>
        <w:t xml:space="preserve"> </w:t>
      </w:r>
      <w:r w:rsidRPr="00AA09D5">
        <w:rPr>
          <w:rFonts w:ascii="Times New Roman" w:eastAsia="바탕체" w:hint="eastAsia"/>
          <w:sz w:val="23"/>
          <w:szCs w:val="23"/>
        </w:rPr>
        <w:t>관점에서</w:t>
      </w:r>
      <w:r w:rsidRPr="00AA09D5">
        <w:rPr>
          <w:rFonts w:ascii="Times New Roman" w:eastAsia="바탕체"/>
          <w:sz w:val="23"/>
          <w:szCs w:val="23"/>
        </w:rPr>
        <w:t xml:space="preserve"> </w:t>
      </w:r>
      <w:r w:rsidRPr="00AA09D5">
        <w:rPr>
          <w:rFonts w:ascii="Times New Roman" w:eastAsia="바탕체" w:hint="eastAsia"/>
          <w:sz w:val="23"/>
          <w:szCs w:val="23"/>
        </w:rPr>
        <w:t>적정하게</w:t>
      </w:r>
      <w:r w:rsidRPr="00AA09D5">
        <w:rPr>
          <w:rFonts w:ascii="Times New Roman" w:eastAsia="바탕체"/>
          <w:sz w:val="23"/>
          <w:szCs w:val="23"/>
        </w:rPr>
        <w:t xml:space="preserve"> </w:t>
      </w:r>
      <w:r w:rsidRPr="00AA09D5">
        <w:rPr>
          <w:rFonts w:ascii="Times New Roman" w:eastAsia="바탕체" w:hint="eastAsia"/>
          <w:sz w:val="23"/>
          <w:szCs w:val="23"/>
        </w:rPr>
        <w:t>표시하고</w:t>
      </w:r>
      <w:r w:rsidRPr="00AA09D5">
        <w:rPr>
          <w:rFonts w:ascii="Times New Roman" w:eastAsia="바탕체"/>
          <w:sz w:val="23"/>
          <w:szCs w:val="23"/>
        </w:rPr>
        <w:t xml:space="preserve"> </w:t>
      </w:r>
      <w:r w:rsidRPr="00AA09D5">
        <w:rPr>
          <w:rFonts w:ascii="Times New Roman" w:eastAsia="바탕체" w:hint="eastAsia"/>
          <w:sz w:val="23"/>
          <w:szCs w:val="23"/>
        </w:rPr>
        <w:t>있다</w:t>
      </w:r>
      <w:r w:rsidRPr="00AA09D5">
        <w:rPr>
          <w:rFonts w:ascii="Times New Roman" w:eastAsia="바탕체"/>
          <w:sz w:val="23"/>
          <w:szCs w:val="23"/>
        </w:rPr>
        <w:t xml:space="preserve">. </w:t>
      </w:r>
      <w:bookmarkStart w:id="12" w:name="_DV_C120"/>
      <w:proofErr w:type="spellStart"/>
      <w:r w:rsidR="00662CFD" w:rsidRPr="00AA09D5">
        <w:rPr>
          <w:rFonts w:ascii="Times New Roman" w:eastAsia="바탕체" w:hint="eastAsia"/>
          <w:sz w:val="23"/>
          <w:szCs w:val="23"/>
        </w:rPr>
        <w:t>거래종결일</w:t>
      </w:r>
      <w:proofErr w:type="spellEnd"/>
      <w:r w:rsidR="00662CFD" w:rsidRPr="00AA09D5">
        <w:rPr>
          <w:rFonts w:ascii="Times New Roman" w:eastAsia="바탕체"/>
          <w:sz w:val="23"/>
          <w:szCs w:val="23"/>
        </w:rPr>
        <w:t xml:space="preserve"> </w:t>
      </w:r>
      <w:r w:rsidR="00662CFD" w:rsidRPr="00AA09D5">
        <w:rPr>
          <w:rFonts w:ascii="Times New Roman" w:eastAsia="바탕체" w:hint="eastAsia"/>
          <w:sz w:val="23"/>
          <w:szCs w:val="23"/>
        </w:rPr>
        <w:t>현재</w:t>
      </w:r>
      <w:r w:rsidR="00662CFD" w:rsidRPr="00AA09D5">
        <w:rPr>
          <w:rFonts w:ascii="Times New Roman" w:eastAsia="바탕체"/>
          <w:sz w:val="23"/>
          <w:szCs w:val="23"/>
        </w:rPr>
        <w:t xml:space="preserve"> </w:t>
      </w:r>
      <w:r w:rsidR="00662CFD" w:rsidRPr="00AA09D5">
        <w:rPr>
          <w:rFonts w:ascii="Times New Roman" w:eastAsia="바탕체" w:hint="eastAsia"/>
          <w:sz w:val="23"/>
          <w:szCs w:val="23"/>
        </w:rPr>
        <w:t>대상회사에는</w:t>
      </w:r>
      <w:r w:rsidR="00662CFD" w:rsidRPr="00AA09D5">
        <w:rPr>
          <w:rFonts w:ascii="Times New Roman" w:eastAsia="바탕체"/>
          <w:sz w:val="23"/>
          <w:szCs w:val="23"/>
        </w:rPr>
        <w:t>, (</w:t>
      </w:r>
      <w:proofErr w:type="spellStart"/>
      <w:r w:rsidR="00176532" w:rsidRPr="00AA09D5">
        <w:rPr>
          <w:rFonts w:ascii="Times New Roman" w:eastAsia="바탕체" w:hint="eastAsia"/>
          <w:sz w:val="23"/>
          <w:szCs w:val="23"/>
        </w:rPr>
        <w:t>ㄱ</w:t>
      </w:r>
      <w:proofErr w:type="spellEnd"/>
      <w:r w:rsidR="00662CFD" w:rsidRPr="00AA09D5">
        <w:rPr>
          <w:rFonts w:ascii="Times New Roman" w:eastAsia="바탕체"/>
          <w:sz w:val="23"/>
          <w:szCs w:val="23"/>
        </w:rPr>
        <w:t xml:space="preserve">) </w:t>
      </w:r>
      <w:r w:rsidR="004C0171" w:rsidRPr="00AA09D5">
        <w:rPr>
          <w:rFonts w:ascii="Times New Roman" w:eastAsia="바탕체" w:hint="eastAsia"/>
          <w:sz w:val="23"/>
          <w:szCs w:val="23"/>
        </w:rPr>
        <w:t>분할</w:t>
      </w:r>
      <w:r w:rsidR="00662CFD" w:rsidRPr="00AA09D5">
        <w:rPr>
          <w:rFonts w:ascii="Times New Roman" w:eastAsia="바탕체" w:hint="eastAsia"/>
          <w:sz w:val="23"/>
          <w:szCs w:val="23"/>
        </w:rPr>
        <w:t>재무제표에</w:t>
      </w:r>
      <w:r w:rsidR="00662CFD" w:rsidRPr="00AA09D5">
        <w:rPr>
          <w:rFonts w:ascii="Times New Roman" w:eastAsia="바탕체"/>
          <w:sz w:val="23"/>
          <w:szCs w:val="23"/>
        </w:rPr>
        <w:t xml:space="preserve"> </w:t>
      </w:r>
      <w:r w:rsidR="00662CFD" w:rsidRPr="00AA09D5">
        <w:rPr>
          <w:rFonts w:ascii="Times New Roman" w:eastAsia="바탕체" w:hint="eastAsia"/>
          <w:sz w:val="23"/>
          <w:szCs w:val="23"/>
        </w:rPr>
        <w:t>반영</w:t>
      </w:r>
      <w:r w:rsidR="0096157A" w:rsidRPr="00AA09D5">
        <w:rPr>
          <w:rFonts w:ascii="Times New Roman" w:eastAsia="바탕체" w:hint="eastAsia"/>
          <w:sz w:val="23"/>
          <w:szCs w:val="23"/>
        </w:rPr>
        <w:t>된</w:t>
      </w:r>
      <w:r w:rsidR="0096157A" w:rsidRPr="00AA09D5">
        <w:rPr>
          <w:rFonts w:ascii="Times New Roman" w:eastAsia="바탕체"/>
          <w:sz w:val="23"/>
          <w:szCs w:val="23"/>
        </w:rPr>
        <w:t xml:space="preserve"> </w:t>
      </w:r>
      <w:r w:rsidR="0096157A" w:rsidRPr="00AA09D5">
        <w:rPr>
          <w:rFonts w:ascii="Times New Roman" w:eastAsia="바탕체" w:hint="eastAsia"/>
          <w:sz w:val="23"/>
          <w:szCs w:val="23"/>
        </w:rPr>
        <w:t>것</w:t>
      </w:r>
      <w:r w:rsidR="00176532" w:rsidRPr="00AA09D5">
        <w:rPr>
          <w:rFonts w:ascii="Times New Roman" w:eastAsia="바탕체"/>
          <w:sz w:val="23"/>
          <w:szCs w:val="23"/>
        </w:rPr>
        <w:t>, (</w:t>
      </w:r>
      <w:r w:rsidR="00176532" w:rsidRPr="00AA09D5">
        <w:rPr>
          <w:rFonts w:ascii="Times New Roman" w:eastAsia="바탕체" w:hint="eastAsia"/>
          <w:sz w:val="23"/>
          <w:szCs w:val="23"/>
        </w:rPr>
        <w:t>ㄴ</w:t>
      </w:r>
      <w:r w:rsidR="00662CFD" w:rsidRPr="00AA09D5">
        <w:rPr>
          <w:rFonts w:ascii="Times New Roman" w:eastAsia="바탕체"/>
          <w:sz w:val="23"/>
          <w:szCs w:val="23"/>
        </w:rPr>
        <w:t xml:space="preserve">) </w:t>
      </w:r>
      <w:r w:rsidR="00662CFD" w:rsidRPr="00AA09D5">
        <w:rPr>
          <w:rFonts w:ascii="Times New Roman" w:eastAsia="바탕체" w:hint="eastAsia"/>
          <w:sz w:val="23"/>
          <w:szCs w:val="23"/>
        </w:rPr>
        <w:t>기준일</w:t>
      </w:r>
      <w:r w:rsidR="00662CFD" w:rsidRPr="00AA09D5">
        <w:rPr>
          <w:rFonts w:ascii="Times New Roman" w:eastAsia="바탕체"/>
          <w:sz w:val="23"/>
          <w:szCs w:val="23"/>
        </w:rPr>
        <w:t xml:space="preserve"> </w:t>
      </w:r>
      <w:r w:rsidR="00662CFD" w:rsidRPr="00AA09D5">
        <w:rPr>
          <w:rFonts w:ascii="Times New Roman" w:eastAsia="바탕체" w:hint="eastAsia"/>
          <w:sz w:val="23"/>
          <w:szCs w:val="23"/>
        </w:rPr>
        <w:t>이후에</w:t>
      </w:r>
      <w:r w:rsidR="00662CFD" w:rsidRPr="00AA09D5">
        <w:rPr>
          <w:rFonts w:ascii="Times New Roman" w:eastAsia="바탕체"/>
          <w:sz w:val="23"/>
          <w:szCs w:val="23"/>
        </w:rPr>
        <w:t xml:space="preserve"> </w:t>
      </w:r>
      <w:r w:rsidR="00662CFD" w:rsidRPr="00AA09D5">
        <w:rPr>
          <w:rFonts w:ascii="Times New Roman" w:eastAsia="바탕체" w:hint="eastAsia"/>
          <w:sz w:val="23"/>
          <w:szCs w:val="23"/>
        </w:rPr>
        <w:t>대상회사의</w:t>
      </w:r>
      <w:r w:rsidR="00662CFD" w:rsidRPr="00AA09D5">
        <w:rPr>
          <w:rFonts w:ascii="Times New Roman" w:eastAsia="바탕체"/>
          <w:sz w:val="23"/>
          <w:szCs w:val="23"/>
        </w:rPr>
        <w:t xml:space="preserve"> </w:t>
      </w:r>
      <w:r w:rsidR="00662CFD" w:rsidRPr="00AA09D5">
        <w:rPr>
          <w:rFonts w:ascii="Times New Roman" w:eastAsia="바탕체" w:hint="eastAsia"/>
          <w:sz w:val="23"/>
          <w:szCs w:val="23"/>
        </w:rPr>
        <w:t>통상적인</w:t>
      </w:r>
      <w:r w:rsidR="00662CFD" w:rsidRPr="00AA09D5">
        <w:rPr>
          <w:rFonts w:ascii="Times New Roman" w:eastAsia="바탕체"/>
          <w:sz w:val="23"/>
          <w:szCs w:val="23"/>
        </w:rPr>
        <w:t xml:space="preserve"> </w:t>
      </w:r>
      <w:r w:rsidR="001455BA" w:rsidRPr="00AA09D5">
        <w:rPr>
          <w:rFonts w:ascii="Times New Roman" w:eastAsia="바탕체" w:hint="eastAsia"/>
          <w:sz w:val="23"/>
          <w:szCs w:val="23"/>
        </w:rPr>
        <w:t>사</w:t>
      </w:r>
      <w:r w:rsidR="00662CFD" w:rsidRPr="00AA09D5">
        <w:rPr>
          <w:rFonts w:ascii="Times New Roman" w:eastAsia="바탕체" w:hint="eastAsia"/>
          <w:sz w:val="23"/>
          <w:szCs w:val="23"/>
        </w:rPr>
        <w:t>업과정으로</w:t>
      </w:r>
      <w:r w:rsidR="00662CFD" w:rsidRPr="00AA09D5">
        <w:rPr>
          <w:rFonts w:ascii="Times New Roman" w:eastAsia="바탕체"/>
          <w:sz w:val="23"/>
          <w:szCs w:val="23"/>
        </w:rPr>
        <w:t xml:space="preserve"> </w:t>
      </w:r>
      <w:r w:rsidR="00662CFD" w:rsidRPr="00AA09D5">
        <w:rPr>
          <w:rFonts w:ascii="Times New Roman" w:eastAsia="바탕체" w:hint="eastAsia"/>
          <w:sz w:val="23"/>
          <w:szCs w:val="23"/>
        </w:rPr>
        <w:t>인하여</w:t>
      </w:r>
      <w:r w:rsidR="00662CFD" w:rsidRPr="00AA09D5">
        <w:rPr>
          <w:rFonts w:ascii="Times New Roman" w:eastAsia="바탕체"/>
          <w:sz w:val="23"/>
          <w:szCs w:val="23"/>
        </w:rPr>
        <w:t xml:space="preserve"> </w:t>
      </w:r>
      <w:r w:rsidR="00662CFD" w:rsidRPr="00AA09D5">
        <w:rPr>
          <w:rFonts w:ascii="Times New Roman" w:eastAsia="바탕체" w:hint="eastAsia"/>
          <w:sz w:val="23"/>
          <w:szCs w:val="23"/>
        </w:rPr>
        <w:t>발생한</w:t>
      </w:r>
      <w:r w:rsidR="00662CFD" w:rsidRPr="00AA09D5">
        <w:rPr>
          <w:rFonts w:ascii="Times New Roman" w:eastAsia="바탕체"/>
          <w:sz w:val="23"/>
          <w:szCs w:val="23"/>
        </w:rPr>
        <w:t xml:space="preserve"> </w:t>
      </w:r>
      <w:r w:rsidR="00662CFD" w:rsidRPr="00AA09D5">
        <w:rPr>
          <w:rFonts w:ascii="Times New Roman" w:eastAsia="바탕체" w:hint="eastAsia"/>
          <w:sz w:val="23"/>
          <w:szCs w:val="23"/>
        </w:rPr>
        <w:t>것</w:t>
      </w:r>
      <w:r w:rsidR="00662CFD" w:rsidRPr="00AA09D5">
        <w:rPr>
          <w:rFonts w:ascii="Times New Roman" w:eastAsia="바탕체"/>
          <w:sz w:val="23"/>
          <w:szCs w:val="23"/>
        </w:rPr>
        <w:t xml:space="preserve"> </w:t>
      </w:r>
      <w:r w:rsidR="00662CFD" w:rsidRPr="00AA09D5">
        <w:rPr>
          <w:rFonts w:ascii="Times New Roman" w:eastAsia="바탕체" w:hint="eastAsia"/>
          <w:sz w:val="23"/>
          <w:szCs w:val="23"/>
        </w:rPr>
        <w:t>외에는</w:t>
      </w:r>
      <w:r w:rsidR="001455BA" w:rsidRPr="00AA09D5">
        <w:rPr>
          <w:rFonts w:ascii="Times New Roman" w:eastAsia="바탕체"/>
          <w:sz w:val="23"/>
          <w:szCs w:val="23"/>
        </w:rPr>
        <w:t>,</w:t>
      </w:r>
      <w:r w:rsidR="00662CFD" w:rsidRPr="00AA09D5">
        <w:rPr>
          <w:rFonts w:ascii="Times New Roman" w:eastAsia="바탕체"/>
          <w:sz w:val="23"/>
          <w:szCs w:val="23"/>
        </w:rPr>
        <w:t xml:space="preserve"> </w:t>
      </w:r>
      <w:r w:rsidR="0096157A" w:rsidRPr="00AA09D5">
        <w:rPr>
          <w:rFonts w:ascii="Times New Roman" w:eastAsia="바탕체" w:hint="eastAsia"/>
          <w:sz w:val="23"/>
          <w:szCs w:val="23"/>
        </w:rPr>
        <w:t>어떠한</w:t>
      </w:r>
      <w:r w:rsidR="0096157A" w:rsidRPr="00AA09D5">
        <w:rPr>
          <w:rFonts w:ascii="Times New Roman" w:eastAsia="바탕체"/>
          <w:sz w:val="23"/>
          <w:szCs w:val="23"/>
        </w:rPr>
        <w:t xml:space="preserve"> </w:t>
      </w:r>
      <w:proofErr w:type="spellStart"/>
      <w:r w:rsidR="0096157A" w:rsidRPr="00AA09D5">
        <w:rPr>
          <w:rFonts w:ascii="Times New Roman" w:eastAsia="바탕체" w:hint="eastAsia"/>
          <w:sz w:val="23"/>
          <w:szCs w:val="23"/>
        </w:rPr>
        <w:t>우발부채나</w:t>
      </w:r>
      <w:proofErr w:type="spellEnd"/>
      <w:r w:rsidR="0096157A" w:rsidRPr="00AA09D5">
        <w:rPr>
          <w:rFonts w:ascii="Times New Roman" w:eastAsia="바탕체"/>
          <w:sz w:val="23"/>
          <w:szCs w:val="23"/>
        </w:rPr>
        <w:t xml:space="preserve"> </w:t>
      </w:r>
      <w:proofErr w:type="spellStart"/>
      <w:r w:rsidR="0096157A" w:rsidRPr="00AA09D5">
        <w:rPr>
          <w:rFonts w:ascii="Times New Roman" w:eastAsia="바탕체" w:hint="eastAsia"/>
          <w:sz w:val="23"/>
          <w:szCs w:val="23"/>
        </w:rPr>
        <w:t>부외부채도</w:t>
      </w:r>
      <w:proofErr w:type="spellEnd"/>
      <w:r w:rsidR="0096157A" w:rsidRPr="00AA09D5">
        <w:rPr>
          <w:rFonts w:ascii="Times New Roman" w:eastAsia="바탕체"/>
          <w:sz w:val="23"/>
          <w:szCs w:val="23"/>
        </w:rPr>
        <w:t xml:space="preserve"> </w:t>
      </w:r>
      <w:r w:rsidR="00662CFD" w:rsidRPr="00AA09D5">
        <w:rPr>
          <w:rFonts w:ascii="Times New Roman" w:eastAsia="바탕체" w:hint="eastAsia"/>
          <w:sz w:val="23"/>
          <w:szCs w:val="23"/>
        </w:rPr>
        <w:t>존재하지</w:t>
      </w:r>
      <w:r w:rsidR="00662CFD" w:rsidRPr="00AA09D5">
        <w:rPr>
          <w:rFonts w:ascii="Times New Roman" w:eastAsia="바탕체"/>
          <w:sz w:val="23"/>
          <w:szCs w:val="23"/>
        </w:rPr>
        <w:t xml:space="preserve"> </w:t>
      </w:r>
      <w:r w:rsidR="00662CFD" w:rsidRPr="00AA09D5">
        <w:rPr>
          <w:rFonts w:ascii="Times New Roman" w:eastAsia="바탕체" w:hint="eastAsia"/>
          <w:sz w:val="23"/>
          <w:szCs w:val="23"/>
        </w:rPr>
        <w:t>아니한다</w:t>
      </w:r>
      <w:r w:rsidR="00662CFD" w:rsidRPr="00AA09D5">
        <w:rPr>
          <w:rFonts w:ascii="Times New Roman" w:eastAsia="바탕체"/>
          <w:sz w:val="23"/>
          <w:szCs w:val="23"/>
        </w:rPr>
        <w:t>.</w:t>
      </w:r>
      <w:bookmarkEnd w:id="12"/>
      <w:r w:rsidR="00940824" w:rsidRPr="00AA09D5">
        <w:rPr>
          <w:rFonts w:ascii="Times New Roman" w:eastAsia="바탕체"/>
          <w:sz w:val="23"/>
          <w:szCs w:val="23"/>
        </w:rPr>
        <w:t xml:space="preserve"> </w:t>
      </w:r>
    </w:p>
    <w:p w14:paraId="15B2B3D1" w14:textId="77777777" w:rsidR="00786425" w:rsidRPr="00CB251B" w:rsidRDefault="00786425" w:rsidP="00786425">
      <w:pPr>
        <w:numPr>
          <w:ilvl w:val="1"/>
          <w:numId w:val="6"/>
        </w:numPr>
        <w:snapToGrid w:val="0"/>
        <w:spacing w:before="180" w:after="180" w:line="360" w:lineRule="atLeast"/>
        <w:rPr>
          <w:rFonts w:ascii="Times New Roman"/>
          <w:sz w:val="23"/>
          <w:szCs w:val="23"/>
        </w:rPr>
      </w:pPr>
      <w:r w:rsidRPr="00AA09D5">
        <w:rPr>
          <w:rFonts w:ascii="Times New Roman" w:hint="eastAsia"/>
          <w:sz w:val="23"/>
          <w:szCs w:val="23"/>
          <w:u w:val="single"/>
        </w:rPr>
        <w:t>통상적인</w:t>
      </w:r>
      <w:r w:rsidRPr="00AA09D5">
        <w:rPr>
          <w:rFonts w:ascii="Times New Roman" w:hint="eastAsia"/>
          <w:sz w:val="23"/>
          <w:szCs w:val="23"/>
          <w:u w:val="single"/>
        </w:rPr>
        <w:t xml:space="preserve"> </w:t>
      </w:r>
      <w:proofErr w:type="spellStart"/>
      <w:r w:rsidRPr="00AA09D5">
        <w:rPr>
          <w:rFonts w:ascii="Times New Roman" w:hint="eastAsia"/>
          <w:sz w:val="23"/>
          <w:szCs w:val="23"/>
          <w:u w:val="single"/>
        </w:rPr>
        <w:t>사업과정</w:t>
      </w:r>
      <w:proofErr w:type="spellEnd"/>
      <w:r w:rsidRPr="00AA09D5">
        <w:rPr>
          <w:rFonts w:ascii="Times New Roman" w:hint="eastAsia"/>
          <w:sz w:val="23"/>
          <w:szCs w:val="23"/>
          <w:u w:val="single"/>
        </w:rPr>
        <w:t xml:space="preserve">; </w:t>
      </w:r>
      <w:r w:rsidRPr="00AA09D5">
        <w:rPr>
          <w:rFonts w:ascii="Times New Roman" w:hint="eastAsia"/>
          <w:sz w:val="23"/>
          <w:szCs w:val="23"/>
          <w:u w:val="single"/>
        </w:rPr>
        <w:t>중대한</w:t>
      </w:r>
      <w:r w:rsidRPr="00AA09D5">
        <w:rPr>
          <w:rFonts w:ascii="Times New Roman" w:hint="eastAsia"/>
          <w:sz w:val="23"/>
          <w:szCs w:val="23"/>
          <w:u w:val="single"/>
        </w:rPr>
        <w:t xml:space="preserve"> </w:t>
      </w:r>
      <w:r w:rsidRPr="00AA09D5">
        <w:rPr>
          <w:rFonts w:ascii="Times New Roman" w:hint="eastAsia"/>
          <w:sz w:val="23"/>
          <w:szCs w:val="23"/>
          <w:u w:val="single"/>
        </w:rPr>
        <w:t>부정적인</w:t>
      </w:r>
      <w:r w:rsidRPr="00AA09D5">
        <w:rPr>
          <w:rFonts w:ascii="Times New Roman" w:hint="eastAsia"/>
          <w:sz w:val="23"/>
          <w:szCs w:val="23"/>
          <w:u w:val="single"/>
        </w:rPr>
        <w:t xml:space="preserve"> </w:t>
      </w:r>
      <w:r w:rsidRPr="00AA09D5">
        <w:rPr>
          <w:rFonts w:ascii="Times New Roman" w:hint="eastAsia"/>
          <w:sz w:val="23"/>
          <w:szCs w:val="23"/>
          <w:u w:val="single"/>
        </w:rPr>
        <w:t>영향의</w:t>
      </w:r>
      <w:r w:rsidRPr="00AA09D5">
        <w:rPr>
          <w:rFonts w:ascii="Times New Roman"/>
          <w:sz w:val="23"/>
          <w:szCs w:val="23"/>
          <w:u w:val="single"/>
        </w:rPr>
        <w:t xml:space="preserve"> </w:t>
      </w:r>
      <w:proofErr w:type="spellStart"/>
      <w:r w:rsidRPr="00AA09D5">
        <w:rPr>
          <w:rFonts w:ascii="Times New Roman" w:hint="eastAsia"/>
          <w:sz w:val="23"/>
          <w:szCs w:val="23"/>
          <w:u w:val="single"/>
        </w:rPr>
        <w:t>부존재</w:t>
      </w:r>
      <w:proofErr w:type="spellEnd"/>
      <w:r w:rsidRPr="00AA09D5">
        <w:rPr>
          <w:rFonts w:ascii="Times New Roman"/>
          <w:sz w:val="23"/>
          <w:szCs w:val="23"/>
        </w:rPr>
        <w:t xml:space="preserve">. </w:t>
      </w:r>
      <w:r w:rsidR="004359DB" w:rsidRPr="00AA09D5">
        <w:rPr>
          <w:rFonts w:ascii="Times New Roman" w:hint="eastAsia"/>
          <w:sz w:val="23"/>
          <w:szCs w:val="23"/>
        </w:rPr>
        <w:t>기준일</w:t>
      </w:r>
      <w:r w:rsidRPr="00AA09D5">
        <w:rPr>
          <w:rFonts w:ascii="Times New Roman" w:hint="eastAsia"/>
          <w:sz w:val="23"/>
          <w:szCs w:val="23"/>
        </w:rPr>
        <w:t xml:space="preserve"> </w:t>
      </w:r>
      <w:r w:rsidRPr="00AA09D5">
        <w:rPr>
          <w:rFonts w:ascii="Times New Roman"/>
          <w:sz w:val="23"/>
          <w:szCs w:val="23"/>
        </w:rPr>
        <w:t>이후</w:t>
      </w:r>
      <w:r w:rsidRPr="00AA09D5">
        <w:rPr>
          <w:rFonts w:ascii="Times New Roman"/>
          <w:sz w:val="23"/>
          <w:szCs w:val="23"/>
        </w:rPr>
        <w:t xml:space="preserve"> </w:t>
      </w:r>
      <w:r w:rsidRPr="00AA09D5">
        <w:rPr>
          <w:rFonts w:ascii="Times New Roman" w:hint="eastAsia"/>
          <w:sz w:val="23"/>
          <w:szCs w:val="23"/>
        </w:rPr>
        <w:t>매도인</w:t>
      </w:r>
      <w:r w:rsidR="004359DB" w:rsidRPr="00AD71D2">
        <w:rPr>
          <w:rFonts w:ascii="Times New Roman" w:hint="eastAsia"/>
          <w:sz w:val="23"/>
          <w:szCs w:val="23"/>
        </w:rPr>
        <w:t>은</w:t>
      </w:r>
      <w:r w:rsidRPr="00AD71D2">
        <w:rPr>
          <w:rFonts w:ascii="Times New Roman" w:hint="eastAsia"/>
          <w:sz w:val="23"/>
          <w:szCs w:val="23"/>
        </w:rPr>
        <w:t xml:space="preserve"> </w:t>
      </w:r>
      <w:r w:rsidRPr="00AD71D2">
        <w:rPr>
          <w:rFonts w:ascii="Times New Roman" w:hint="eastAsia"/>
          <w:sz w:val="23"/>
          <w:szCs w:val="23"/>
        </w:rPr>
        <w:t>통상적인</w:t>
      </w:r>
      <w:r w:rsidRPr="00AD71D2">
        <w:rPr>
          <w:rFonts w:ascii="Times New Roman" w:hint="eastAsia"/>
          <w:sz w:val="23"/>
          <w:szCs w:val="23"/>
        </w:rPr>
        <w:t xml:space="preserve"> </w:t>
      </w:r>
      <w:proofErr w:type="spellStart"/>
      <w:r w:rsidRPr="00AD71D2">
        <w:rPr>
          <w:rFonts w:ascii="Times New Roman" w:hint="eastAsia"/>
          <w:sz w:val="23"/>
          <w:szCs w:val="23"/>
        </w:rPr>
        <w:t>사업과정에</w:t>
      </w:r>
      <w:proofErr w:type="spellEnd"/>
      <w:r w:rsidRPr="00AD71D2">
        <w:rPr>
          <w:rFonts w:ascii="Times New Roman" w:hint="eastAsia"/>
          <w:sz w:val="23"/>
          <w:szCs w:val="23"/>
        </w:rPr>
        <w:t xml:space="preserve"> </w:t>
      </w:r>
      <w:r w:rsidRPr="00A47CCB">
        <w:rPr>
          <w:rFonts w:ascii="Times New Roman" w:hint="eastAsia"/>
          <w:sz w:val="23"/>
          <w:szCs w:val="23"/>
        </w:rPr>
        <w:t>따라</w:t>
      </w:r>
      <w:r w:rsidRPr="00A47CCB">
        <w:rPr>
          <w:rFonts w:ascii="Times New Roman" w:hint="eastAsia"/>
          <w:sz w:val="23"/>
          <w:szCs w:val="23"/>
        </w:rPr>
        <w:t xml:space="preserve"> </w:t>
      </w:r>
      <w:r w:rsidRPr="00A47CCB">
        <w:rPr>
          <w:rFonts w:ascii="Times New Roman" w:hint="eastAsia"/>
          <w:sz w:val="23"/>
          <w:szCs w:val="23"/>
        </w:rPr>
        <w:t>운영되었고</w:t>
      </w:r>
      <w:r w:rsidRPr="00A47CCB">
        <w:rPr>
          <w:rFonts w:ascii="Times New Roman" w:hint="eastAsia"/>
          <w:sz w:val="23"/>
          <w:szCs w:val="23"/>
        </w:rPr>
        <w:t xml:space="preserve">, </w:t>
      </w:r>
      <w:r w:rsidRPr="00A47CCB">
        <w:rPr>
          <w:rFonts w:ascii="Times New Roman" w:hint="eastAsia"/>
          <w:sz w:val="23"/>
          <w:szCs w:val="23"/>
        </w:rPr>
        <w:t>중대한</w:t>
      </w:r>
      <w:r w:rsidRPr="00A47CCB">
        <w:rPr>
          <w:rFonts w:ascii="Times New Roman" w:hint="eastAsia"/>
          <w:sz w:val="23"/>
          <w:szCs w:val="23"/>
        </w:rPr>
        <w:t xml:space="preserve"> </w:t>
      </w:r>
      <w:r w:rsidRPr="00A47CCB">
        <w:rPr>
          <w:rFonts w:ascii="Times New Roman" w:hint="eastAsia"/>
          <w:sz w:val="23"/>
          <w:szCs w:val="23"/>
        </w:rPr>
        <w:t>부정적인</w:t>
      </w:r>
      <w:r w:rsidRPr="00A47CCB">
        <w:rPr>
          <w:rFonts w:ascii="Times New Roman" w:hint="eastAsia"/>
          <w:sz w:val="23"/>
          <w:szCs w:val="23"/>
        </w:rPr>
        <w:t xml:space="preserve"> </w:t>
      </w:r>
      <w:r w:rsidRPr="00410393">
        <w:rPr>
          <w:rFonts w:ascii="Times New Roman" w:hint="eastAsia"/>
          <w:sz w:val="23"/>
          <w:szCs w:val="23"/>
        </w:rPr>
        <w:t>영향은</w:t>
      </w:r>
      <w:r w:rsidRPr="00410393">
        <w:rPr>
          <w:rFonts w:ascii="Times New Roman" w:hint="eastAsia"/>
          <w:sz w:val="23"/>
          <w:szCs w:val="23"/>
        </w:rPr>
        <w:t xml:space="preserve"> </w:t>
      </w:r>
      <w:r w:rsidRPr="00410393">
        <w:rPr>
          <w:rFonts w:ascii="Times New Roman" w:hint="eastAsia"/>
          <w:sz w:val="23"/>
          <w:szCs w:val="23"/>
        </w:rPr>
        <w:t>존재하지</w:t>
      </w:r>
      <w:r w:rsidRPr="00CB251B">
        <w:rPr>
          <w:rFonts w:ascii="Times New Roman" w:hint="eastAsia"/>
          <w:sz w:val="23"/>
          <w:szCs w:val="23"/>
        </w:rPr>
        <w:t xml:space="preserve"> </w:t>
      </w:r>
      <w:r w:rsidRPr="00CB251B">
        <w:rPr>
          <w:rFonts w:ascii="Times New Roman" w:hint="eastAsia"/>
          <w:sz w:val="23"/>
          <w:szCs w:val="23"/>
        </w:rPr>
        <w:t>아니한다</w:t>
      </w:r>
      <w:r w:rsidRPr="00CB251B">
        <w:rPr>
          <w:rFonts w:ascii="Times New Roman" w:hint="eastAsia"/>
          <w:sz w:val="23"/>
          <w:szCs w:val="23"/>
        </w:rPr>
        <w:t>.</w:t>
      </w:r>
      <w:r w:rsidRPr="00CB251B">
        <w:rPr>
          <w:rFonts w:ascii="Times New Roman"/>
          <w:sz w:val="23"/>
          <w:szCs w:val="23"/>
        </w:rPr>
        <w:t xml:space="preserve"> </w:t>
      </w:r>
    </w:p>
    <w:p w14:paraId="03A90463" w14:textId="06734CDB" w:rsidR="00786425" w:rsidRPr="008F029D" w:rsidRDefault="00786425" w:rsidP="001455BA">
      <w:pPr>
        <w:numPr>
          <w:ilvl w:val="1"/>
          <w:numId w:val="6"/>
        </w:numPr>
        <w:snapToGrid w:val="0"/>
        <w:spacing w:before="180" w:after="180" w:line="360" w:lineRule="atLeast"/>
        <w:rPr>
          <w:rFonts w:ascii="Times New Roman"/>
          <w:sz w:val="23"/>
          <w:szCs w:val="23"/>
        </w:rPr>
      </w:pPr>
      <w:proofErr w:type="spellStart"/>
      <w:r w:rsidRPr="00AA09D5">
        <w:rPr>
          <w:rFonts w:ascii="Times New Roman" w:hint="eastAsia"/>
          <w:sz w:val="23"/>
          <w:szCs w:val="23"/>
          <w:u w:val="single"/>
        </w:rPr>
        <w:t>법령준수</w:t>
      </w:r>
      <w:proofErr w:type="spellEnd"/>
      <w:r w:rsidRPr="00AA09D5">
        <w:rPr>
          <w:rFonts w:ascii="Times New Roman"/>
          <w:sz w:val="23"/>
          <w:szCs w:val="23"/>
        </w:rPr>
        <w:t xml:space="preserve">. </w:t>
      </w:r>
      <w:r w:rsidRPr="00AA09D5">
        <w:rPr>
          <w:rFonts w:ascii="Times New Roman" w:hint="eastAsia"/>
          <w:sz w:val="23"/>
          <w:szCs w:val="23"/>
        </w:rPr>
        <w:t>매도인</w:t>
      </w:r>
      <w:r w:rsidR="00662CFD" w:rsidRPr="00AA09D5">
        <w:rPr>
          <w:rFonts w:ascii="Times New Roman"/>
          <w:sz w:val="23"/>
          <w:szCs w:val="23"/>
        </w:rPr>
        <w:t xml:space="preserve"> </w:t>
      </w:r>
      <w:r w:rsidR="00662CFD" w:rsidRPr="00AA09D5">
        <w:rPr>
          <w:rFonts w:ascii="Times New Roman" w:hint="eastAsia"/>
          <w:sz w:val="23"/>
          <w:szCs w:val="23"/>
        </w:rPr>
        <w:t>및</w:t>
      </w:r>
      <w:r w:rsidR="00662CFD" w:rsidRPr="00AA09D5">
        <w:rPr>
          <w:rFonts w:ascii="Times New Roman"/>
          <w:sz w:val="23"/>
          <w:szCs w:val="23"/>
        </w:rPr>
        <w:t xml:space="preserve"> </w:t>
      </w:r>
      <w:r w:rsidR="00662CFD" w:rsidRPr="00AA09D5">
        <w:rPr>
          <w:rFonts w:ascii="Times New Roman" w:hint="eastAsia"/>
          <w:sz w:val="23"/>
          <w:szCs w:val="23"/>
        </w:rPr>
        <w:t>그</w:t>
      </w:r>
      <w:r w:rsidR="00662CFD" w:rsidRPr="00AA09D5">
        <w:rPr>
          <w:rFonts w:ascii="Times New Roman"/>
          <w:sz w:val="23"/>
          <w:szCs w:val="23"/>
        </w:rPr>
        <w:t xml:space="preserve"> </w:t>
      </w:r>
      <w:r w:rsidR="00662CFD" w:rsidRPr="00AA09D5">
        <w:rPr>
          <w:rFonts w:ascii="Times New Roman" w:hint="eastAsia"/>
          <w:sz w:val="23"/>
          <w:szCs w:val="23"/>
        </w:rPr>
        <w:t>임직원</w:t>
      </w:r>
      <w:r w:rsidR="00662CFD" w:rsidRPr="00AA09D5">
        <w:rPr>
          <w:rFonts w:ascii="Times New Roman"/>
          <w:sz w:val="23"/>
          <w:szCs w:val="23"/>
        </w:rPr>
        <w:t>(</w:t>
      </w:r>
      <w:r w:rsidR="00662CFD" w:rsidRPr="00AA09D5">
        <w:rPr>
          <w:rFonts w:ascii="Times New Roman" w:hint="eastAsia"/>
          <w:sz w:val="23"/>
          <w:szCs w:val="23"/>
        </w:rPr>
        <w:t>분할대상사업과</w:t>
      </w:r>
      <w:r w:rsidR="00662CFD" w:rsidRPr="00AA09D5">
        <w:rPr>
          <w:rFonts w:ascii="Times New Roman"/>
          <w:sz w:val="23"/>
          <w:szCs w:val="23"/>
        </w:rPr>
        <w:t xml:space="preserve"> </w:t>
      </w:r>
      <w:r w:rsidR="00662CFD" w:rsidRPr="00AA09D5">
        <w:rPr>
          <w:rFonts w:ascii="Times New Roman" w:hint="eastAsia"/>
          <w:sz w:val="23"/>
          <w:szCs w:val="23"/>
        </w:rPr>
        <w:t>직</w:t>
      </w:r>
      <w:r w:rsidR="00662CFD" w:rsidRPr="00AA09D5">
        <w:rPr>
          <w:rFonts w:ascii="Times New Roman"/>
          <w:sz w:val="23"/>
          <w:szCs w:val="23"/>
        </w:rPr>
        <w:t>∙</w:t>
      </w:r>
      <w:r w:rsidR="00662CFD" w:rsidRPr="00AA09D5">
        <w:rPr>
          <w:rFonts w:ascii="Times New Roman" w:hint="eastAsia"/>
          <w:sz w:val="23"/>
          <w:szCs w:val="23"/>
        </w:rPr>
        <w:t>간접적으로</w:t>
      </w:r>
      <w:r w:rsidR="00662CFD" w:rsidRPr="00AA09D5">
        <w:rPr>
          <w:rFonts w:ascii="Times New Roman"/>
          <w:sz w:val="23"/>
          <w:szCs w:val="23"/>
        </w:rPr>
        <w:t xml:space="preserve"> </w:t>
      </w:r>
      <w:r w:rsidR="00662CFD" w:rsidRPr="00AA09D5">
        <w:rPr>
          <w:rFonts w:ascii="Times New Roman" w:hint="eastAsia"/>
          <w:sz w:val="23"/>
          <w:szCs w:val="23"/>
        </w:rPr>
        <w:t>관련된</w:t>
      </w:r>
      <w:r w:rsidR="00662CFD" w:rsidRPr="00AA09D5">
        <w:rPr>
          <w:rFonts w:ascii="Times New Roman"/>
          <w:sz w:val="23"/>
          <w:szCs w:val="23"/>
        </w:rPr>
        <w:t xml:space="preserve"> </w:t>
      </w:r>
      <w:r w:rsidR="00662CFD" w:rsidRPr="00AA09D5">
        <w:rPr>
          <w:rFonts w:ascii="Times New Roman" w:hint="eastAsia"/>
          <w:sz w:val="23"/>
          <w:szCs w:val="23"/>
        </w:rPr>
        <w:t>경우에</w:t>
      </w:r>
      <w:r w:rsidR="00662CFD" w:rsidRPr="00AA09D5">
        <w:rPr>
          <w:rFonts w:ascii="Times New Roman"/>
          <w:sz w:val="23"/>
          <w:szCs w:val="23"/>
        </w:rPr>
        <w:t xml:space="preserve"> </w:t>
      </w:r>
      <w:r w:rsidR="00662CFD" w:rsidRPr="00AA09D5">
        <w:rPr>
          <w:rFonts w:ascii="Times New Roman" w:hint="eastAsia"/>
          <w:sz w:val="23"/>
          <w:szCs w:val="23"/>
        </w:rPr>
        <w:t>한함</w:t>
      </w:r>
      <w:r w:rsidR="00662CFD" w:rsidRPr="00AA09D5">
        <w:rPr>
          <w:rFonts w:ascii="Times New Roman"/>
          <w:sz w:val="23"/>
          <w:szCs w:val="23"/>
        </w:rPr>
        <w:t>)</w:t>
      </w:r>
      <w:r w:rsidR="004359DB" w:rsidRPr="00AA09D5">
        <w:rPr>
          <w:rFonts w:ascii="Times New Roman" w:hint="eastAsia"/>
          <w:sz w:val="23"/>
          <w:szCs w:val="23"/>
        </w:rPr>
        <w:t>은</w:t>
      </w:r>
      <w:r w:rsidRPr="00AA09D5">
        <w:rPr>
          <w:rFonts w:ascii="Times New Roman"/>
          <w:sz w:val="23"/>
          <w:szCs w:val="23"/>
        </w:rPr>
        <w:t xml:space="preserve"> </w:t>
      </w:r>
      <w:r w:rsidRPr="00AA09D5">
        <w:rPr>
          <w:rFonts w:ascii="Times New Roman" w:hint="eastAsia"/>
          <w:sz w:val="23"/>
          <w:szCs w:val="23"/>
        </w:rPr>
        <w:t>분할대상사업을</w:t>
      </w:r>
      <w:r w:rsidRPr="00AA09D5">
        <w:rPr>
          <w:rFonts w:ascii="Times New Roman"/>
          <w:sz w:val="23"/>
          <w:szCs w:val="23"/>
        </w:rPr>
        <w:t xml:space="preserve"> </w:t>
      </w:r>
      <w:r w:rsidRPr="00AA09D5">
        <w:rPr>
          <w:rFonts w:ascii="Times New Roman" w:hint="eastAsia"/>
          <w:sz w:val="23"/>
          <w:szCs w:val="23"/>
        </w:rPr>
        <w:t>영위함에</w:t>
      </w:r>
      <w:r w:rsidRPr="00AA09D5">
        <w:rPr>
          <w:rFonts w:ascii="Times New Roman"/>
          <w:sz w:val="23"/>
          <w:szCs w:val="23"/>
        </w:rPr>
        <w:t xml:space="preserve"> </w:t>
      </w:r>
      <w:r w:rsidRPr="00AA09D5">
        <w:rPr>
          <w:rFonts w:ascii="Times New Roman" w:hint="eastAsia"/>
          <w:sz w:val="23"/>
          <w:szCs w:val="23"/>
        </w:rPr>
        <w:t>있어</w:t>
      </w:r>
      <w:r w:rsidRPr="00AA09D5">
        <w:rPr>
          <w:rFonts w:ascii="Times New Roman"/>
          <w:sz w:val="23"/>
          <w:szCs w:val="23"/>
        </w:rPr>
        <w:t xml:space="preserve"> </w:t>
      </w:r>
      <w:r w:rsidRPr="00AA09D5">
        <w:rPr>
          <w:rFonts w:ascii="Times New Roman" w:hint="eastAsia"/>
          <w:sz w:val="23"/>
          <w:szCs w:val="23"/>
        </w:rPr>
        <w:t>관련</w:t>
      </w:r>
      <w:r w:rsidRPr="00AA09D5">
        <w:rPr>
          <w:rFonts w:ascii="Times New Roman"/>
          <w:sz w:val="23"/>
          <w:szCs w:val="23"/>
        </w:rPr>
        <w:t xml:space="preserve"> </w:t>
      </w:r>
      <w:r w:rsidRPr="00AA09D5">
        <w:rPr>
          <w:rFonts w:ascii="Times New Roman" w:hint="eastAsia"/>
          <w:sz w:val="23"/>
          <w:szCs w:val="23"/>
        </w:rPr>
        <w:t>법령을</w:t>
      </w:r>
      <w:r w:rsidRPr="00AA09D5">
        <w:rPr>
          <w:rFonts w:ascii="Times New Roman"/>
          <w:sz w:val="23"/>
          <w:szCs w:val="23"/>
        </w:rPr>
        <w:t xml:space="preserve"> </w:t>
      </w:r>
      <w:r w:rsidRPr="00AA09D5">
        <w:rPr>
          <w:rFonts w:ascii="Times New Roman" w:hint="eastAsia"/>
          <w:sz w:val="23"/>
          <w:szCs w:val="23"/>
        </w:rPr>
        <w:t>준수하고</w:t>
      </w:r>
      <w:r w:rsidRPr="00AA09D5">
        <w:rPr>
          <w:rFonts w:ascii="Times New Roman"/>
          <w:sz w:val="23"/>
          <w:szCs w:val="23"/>
        </w:rPr>
        <w:t xml:space="preserve"> </w:t>
      </w:r>
      <w:r w:rsidRPr="00AA09D5">
        <w:rPr>
          <w:rFonts w:ascii="Times New Roman" w:hint="eastAsia"/>
          <w:sz w:val="23"/>
          <w:szCs w:val="23"/>
        </w:rPr>
        <w:t>있다</w:t>
      </w:r>
      <w:r w:rsidRPr="00AA09D5">
        <w:rPr>
          <w:rFonts w:ascii="Times New Roman"/>
          <w:sz w:val="23"/>
          <w:szCs w:val="23"/>
        </w:rPr>
        <w:t>.</w:t>
      </w:r>
      <w:r w:rsidR="00A7177F" w:rsidRPr="00AA09D5">
        <w:rPr>
          <w:rFonts w:ascii="Times New Roman"/>
          <w:sz w:val="23"/>
          <w:szCs w:val="23"/>
        </w:rPr>
        <w:t xml:space="preserve"> </w:t>
      </w:r>
      <w:r w:rsidR="001455BA" w:rsidRPr="00AA09D5">
        <w:rPr>
          <w:rFonts w:ascii="Times New Roman" w:hint="eastAsia"/>
          <w:sz w:val="23"/>
          <w:szCs w:val="23"/>
        </w:rPr>
        <w:t>매도인이</w:t>
      </w:r>
      <w:r w:rsidR="001455BA" w:rsidRPr="00AA09D5">
        <w:rPr>
          <w:rFonts w:ascii="Times New Roman"/>
          <w:sz w:val="23"/>
          <w:szCs w:val="23"/>
        </w:rPr>
        <w:t xml:space="preserve"> </w:t>
      </w:r>
      <w:r w:rsidR="001455BA" w:rsidRPr="00AA09D5">
        <w:rPr>
          <w:rFonts w:ascii="Times New Roman" w:hint="eastAsia"/>
          <w:sz w:val="23"/>
          <w:szCs w:val="23"/>
        </w:rPr>
        <w:t>알고</w:t>
      </w:r>
      <w:r w:rsidR="001455BA" w:rsidRPr="00AA09D5">
        <w:rPr>
          <w:rFonts w:ascii="Times New Roman"/>
          <w:sz w:val="23"/>
          <w:szCs w:val="23"/>
        </w:rPr>
        <w:t xml:space="preserve"> </w:t>
      </w:r>
      <w:r w:rsidR="001455BA" w:rsidRPr="00AA09D5">
        <w:rPr>
          <w:rFonts w:ascii="Times New Roman" w:hint="eastAsia"/>
          <w:sz w:val="23"/>
          <w:szCs w:val="23"/>
        </w:rPr>
        <w:t>있는</w:t>
      </w:r>
      <w:r w:rsidR="001455BA" w:rsidRPr="00AA09D5">
        <w:rPr>
          <w:rFonts w:ascii="Times New Roman"/>
          <w:sz w:val="23"/>
          <w:szCs w:val="23"/>
        </w:rPr>
        <w:t xml:space="preserve"> </w:t>
      </w:r>
      <w:r w:rsidR="001455BA" w:rsidRPr="00AA09D5">
        <w:rPr>
          <w:rFonts w:ascii="Times New Roman" w:hint="eastAsia"/>
          <w:sz w:val="23"/>
          <w:szCs w:val="23"/>
        </w:rPr>
        <w:t>한</w:t>
      </w:r>
      <w:r w:rsidR="001455BA" w:rsidRPr="00AA09D5">
        <w:rPr>
          <w:rFonts w:ascii="Times New Roman"/>
          <w:sz w:val="23"/>
          <w:szCs w:val="23"/>
        </w:rPr>
        <w:t xml:space="preserve"> </w:t>
      </w:r>
      <w:r w:rsidR="00B749E8" w:rsidRPr="008F029D">
        <w:rPr>
          <w:rFonts w:ascii="Times New Roman" w:hint="eastAsia"/>
          <w:sz w:val="23"/>
          <w:szCs w:val="23"/>
        </w:rPr>
        <w:t>분할대상사업의</w:t>
      </w:r>
      <w:r w:rsidR="00B749E8" w:rsidRPr="008F029D">
        <w:rPr>
          <w:rFonts w:ascii="Times New Roman"/>
          <w:sz w:val="23"/>
          <w:szCs w:val="23"/>
        </w:rPr>
        <w:t xml:space="preserve"> </w:t>
      </w:r>
      <w:r w:rsidR="00D26371" w:rsidRPr="008F029D">
        <w:rPr>
          <w:rFonts w:ascii="Times New Roman" w:hint="eastAsia"/>
          <w:sz w:val="23"/>
          <w:szCs w:val="23"/>
        </w:rPr>
        <w:t>수행으로</w:t>
      </w:r>
      <w:r w:rsidR="00D26371" w:rsidRPr="008F029D">
        <w:rPr>
          <w:rFonts w:ascii="Times New Roman"/>
          <w:sz w:val="23"/>
          <w:szCs w:val="23"/>
        </w:rPr>
        <w:t xml:space="preserve"> </w:t>
      </w:r>
      <w:r w:rsidR="00D26371" w:rsidRPr="008F029D">
        <w:rPr>
          <w:rFonts w:ascii="Times New Roman" w:hint="eastAsia"/>
          <w:sz w:val="23"/>
          <w:szCs w:val="23"/>
        </w:rPr>
        <w:t>인하여</w:t>
      </w:r>
      <w:r w:rsidR="00D26371" w:rsidRPr="00AA09D5">
        <w:rPr>
          <w:rFonts w:ascii="Times New Roman"/>
          <w:sz w:val="23"/>
          <w:szCs w:val="23"/>
        </w:rPr>
        <w:t xml:space="preserve"> </w:t>
      </w:r>
      <w:r w:rsidR="00A7177F" w:rsidRPr="00AA09D5">
        <w:rPr>
          <w:rFonts w:ascii="Times New Roman" w:hint="eastAsia"/>
          <w:sz w:val="23"/>
          <w:szCs w:val="23"/>
        </w:rPr>
        <w:t>매도인에게</w:t>
      </w:r>
      <w:r w:rsidR="00A7177F" w:rsidRPr="00AD71D2">
        <w:rPr>
          <w:rFonts w:ascii="Times New Roman"/>
          <w:sz w:val="23"/>
          <w:szCs w:val="23"/>
        </w:rPr>
        <w:t xml:space="preserve"> </w:t>
      </w:r>
      <w:r w:rsidR="001455BA" w:rsidRPr="00AD71D2">
        <w:rPr>
          <w:rFonts w:ascii="Times New Roman" w:hint="eastAsia"/>
          <w:sz w:val="23"/>
          <w:szCs w:val="23"/>
        </w:rPr>
        <w:t>국가를</w:t>
      </w:r>
      <w:r w:rsidR="001455BA" w:rsidRPr="00AD71D2">
        <w:rPr>
          <w:rFonts w:ascii="Times New Roman"/>
          <w:sz w:val="23"/>
          <w:szCs w:val="23"/>
        </w:rPr>
        <w:t xml:space="preserve"> </w:t>
      </w:r>
      <w:r w:rsidR="001455BA" w:rsidRPr="00AD71D2">
        <w:rPr>
          <w:rFonts w:ascii="Times New Roman" w:hint="eastAsia"/>
          <w:sz w:val="23"/>
          <w:szCs w:val="23"/>
        </w:rPr>
        <w:t>당사자로</w:t>
      </w:r>
      <w:r w:rsidR="001455BA" w:rsidRPr="00AD71D2">
        <w:rPr>
          <w:rFonts w:ascii="Times New Roman"/>
          <w:sz w:val="23"/>
          <w:szCs w:val="23"/>
        </w:rPr>
        <w:t xml:space="preserve"> </w:t>
      </w:r>
      <w:r w:rsidR="001455BA" w:rsidRPr="00AD71D2">
        <w:rPr>
          <w:rFonts w:ascii="Times New Roman" w:hint="eastAsia"/>
          <w:sz w:val="23"/>
          <w:szCs w:val="23"/>
        </w:rPr>
        <w:t>하는</w:t>
      </w:r>
      <w:r w:rsidR="001455BA" w:rsidRPr="00A47CCB">
        <w:rPr>
          <w:rFonts w:ascii="Times New Roman"/>
          <w:sz w:val="23"/>
          <w:szCs w:val="23"/>
        </w:rPr>
        <w:t xml:space="preserve"> </w:t>
      </w:r>
      <w:r w:rsidR="001455BA" w:rsidRPr="00A47CCB">
        <w:rPr>
          <w:rFonts w:ascii="Times New Roman" w:hint="eastAsia"/>
          <w:sz w:val="23"/>
          <w:szCs w:val="23"/>
        </w:rPr>
        <w:t>계약에</w:t>
      </w:r>
      <w:r w:rsidR="001455BA" w:rsidRPr="00A47CCB">
        <w:rPr>
          <w:rFonts w:ascii="Times New Roman"/>
          <w:sz w:val="23"/>
          <w:szCs w:val="23"/>
        </w:rPr>
        <w:t xml:space="preserve"> </w:t>
      </w:r>
      <w:r w:rsidR="001455BA" w:rsidRPr="00A47CCB">
        <w:rPr>
          <w:rFonts w:ascii="Times New Roman" w:hint="eastAsia"/>
          <w:sz w:val="23"/>
          <w:szCs w:val="23"/>
        </w:rPr>
        <w:t>관한</w:t>
      </w:r>
      <w:r w:rsidR="001455BA" w:rsidRPr="00A47CCB">
        <w:rPr>
          <w:rFonts w:ascii="Times New Roman"/>
          <w:sz w:val="23"/>
          <w:szCs w:val="23"/>
        </w:rPr>
        <w:t xml:space="preserve"> </w:t>
      </w:r>
      <w:r w:rsidR="001455BA" w:rsidRPr="00A47CCB">
        <w:rPr>
          <w:rFonts w:ascii="Times New Roman" w:hint="eastAsia"/>
          <w:sz w:val="23"/>
          <w:szCs w:val="23"/>
        </w:rPr>
        <w:t>법률</w:t>
      </w:r>
      <w:r w:rsidR="001455BA" w:rsidRPr="00A47CCB">
        <w:rPr>
          <w:rFonts w:ascii="Times New Roman"/>
          <w:sz w:val="23"/>
          <w:szCs w:val="23"/>
        </w:rPr>
        <w:t xml:space="preserve"> </w:t>
      </w:r>
      <w:r w:rsidR="001455BA" w:rsidRPr="00A47CCB">
        <w:rPr>
          <w:rFonts w:ascii="Times New Roman" w:hint="eastAsia"/>
          <w:sz w:val="23"/>
          <w:szCs w:val="23"/>
        </w:rPr>
        <w:t>제</w:t>
      </w:r>
      <w:r w:rsidR="001455BA" w:rsidRPr="00410393">
        <w:rPr>
          <w:rFonts w:ascii="Times New Roman"/>
          <w:sz w:val="23"/>
          <w:szCs w:val="23"/>
        </w:rPr>
        <w:t>27</w:t>
      </w:r>
      <w:r w:rsidR="001455BA" w:rsidRPr="00410393">
        <w:rPr>
          <w:rFonts w:ascii="Times New Roman" w:hint="eastAsia"/>
          <w:sz w:val="23"/>
          <w:szCs w:val="23"/>
        </w:rPr>
        <w:t>조에</w:t>
      </w:r>
      <w:r w:rsidR="001455BA" w:rsidRPr="00410393">
        <w:rPr>
          <w:rFonts w:ascii="Times New Roman"/>
          <w:sz w:val="23"/>
          <w:szCs w:val="23"/>
        </w:rPr>
        <w:t xml:space="preserve"> </w:t>
      </w:r>
      <w:r w:rsidR="001455BA" w:rsidRPr="00CB251B">
        <w:rPr>
          <w:rFonts w:ascii="Times New Roman" w:hint="eastAsia"/>
          <w:sz w:val="23"/>
          <w:szCs w:val="23"/>
        </w:rPr>
        <w:t>따른</w:t>
      </w:r>
      <w:r w:rsidR="001455BA" w:rsidRPr="00CB251B">
        <w:rPr>
          <w:rFonts w:ascii="Times New Roman"/>
          <w:sz w:val="23"/>
          <w:szCs w:val="23"/>
        </w:rPr>
        <w:t xml:space="preserve"> </w:t>
      </w:r>
      <w:r w:rsidR="001455BA" w:rsidRPr="00CB251B">
        <w:rPr>
          <w:rFonts w:ascii="Times New Roman" w:hint="eastAsia"/>
          <w:sz w:val="23"/>
          <w:szCs w:val="23"/>
        </w:rPr>
        <w:t>부정당업자의</w:t>
      </w:r>
      <w:r w:rsidR="001455BA" w:rsidRPr="00CB251B">
        <w:rPr>
          <w:rFonts w:ascii="Times New Roman"/>
          <w:sz w:val="23"/>
          <w:szCs w:val="23"/>
        </w:rPr>
        <w:t xml:space="preserve"> </w:t>
      </w:r>
      <w:r w:rsidR="001455BA" w:rsidRPr="00CB251B">
        <w:rPr>
          <w:rFonts w:ascii="Times New Roman" w:hint="eastAsia"/>
          <w:sz w:val="23"/>
          <w:szCs w:val="23"/>
        </w:rPr>
        <w:t>입찰</w:t>
      </w:r>
      <w:r w:rsidR="001455BA" w:rsidRPr="00AA09D5">
        <w:rPr>
          <w:rFonts w:ascii="Times New Roman"/>
          <w:sz w:val="23"/>
          <w:szCs w:val="23"/>
        </w:rPr>
        <w:t xml:space="preserve"> </w:t>
      </w:r>
      <w:r w:rsidR="001455BA" w:rsidRPr="00AA09D5">
        <w:rPr>
          <w:rFonts w:ascii="Times New Roman" w:hint="eastAsia"/>
          <w:sz w:val="23"/>
          <w:szCs w:val="23"/>
        </w:rPr>
        <w:t>참가자격</w:t>
      </w:r>
      <w:r w:rsidR="001455BA" w:rsidRPr="00AA09D5">
        <w:rPr>
          <w:rFonts w:ascii="Times New Roman"/>
          <w:sz w:val="23"/>
          <w:szCs w:val="23"/>
        </w:rPr>
        <w:t xml:space="preserve"> </w:t>
      </w:r>
      <w:r w:rsidR="001455BA" w:rsidRPr="00AA09D5">
        <w:rPr>
          <w:rFonts w:ascii="Times New Roman" w:hint="eastAsia"/>
          <w:sz w:val="23"/>
          <w:szCs w:val="23"/>
        </w:rPr>
        <w:t>제한</w:t>
      </w:r>
      <w:r w:rsidR="001455BA" w:rsidRPr="00AA09D5">
        <w:rPr>
          <w:rFonts w:ascii="Times New Roman"/>
          <w:sz w:val="23"/>
          <w:szCs w:val="23"/>
        </w:rPr>
        <w:t xml:space="preserve"> </w:t>
      </w:r>
      <w:r w:rsidR="00A7177F" w:rsidRPr="00AA09D5">
        <w:rPr>
          <w:rFonts w:ascii="Times New Roman" w:hint="eastAsia"/>
          <w:sz w:val="23"/>
          <w:szCs w:val="23"/>
        </w:rPr>
        <w:t>처분이</w:t>
      </w:r>
      <w:r w:rsidR="00A7177F" w:rsidRPr="00AA09D5">
        <w:rPr>
          <w:rFonts w:ascii="Times New Roman"/>
          <w:sz w:val="23"/>
          <w:szCs w:val="23"/>
        </w:rPr>
        <w:t xml:space="preserve"> </w:t>
      </w:r>
      <w:r w:rsidR="00A7177F" w:rsidRPr="00AA09D5">
        <w:rPr>
          <w:rFonts w:ascii="Times New Roman" w:hint="eastAsia"/>
          <w:sz w:val="23"/>
          <w:szCs w:val="23"/>
        </w:rPr>
        <w:t>부과되지</w:t>
      </w:r>
      <w:r w:rsidR="00A7177F" w:rsidRPr="00AA09D5">
        <w:rPr>
          <w:rFonts w:ascii="Times New Roman"/>
          <w:sz w:val="23"/>
          <w:szCs w:val="23"/>
        </w:rPr>
        <w:t xml:space="preserve"> </w:t>
      </w:r>
      <w:r w:rsidR="00A7177F" w:rsidRPr="00AA09D5">
        <w:rPr>
          <w:rFonts w:ascii="Times New Roman" w:hint="eastAsia"/>
          <w:sz w:val="23"/>
          <w:szCs w:val="23"/>
        </w:rPr>
        <w:t>않았</w:t>
      </w:r>
      <w:r w:rsidR="004C0171" w:rsidRPr="00AA09D5">
        <w:rPr>
          <w:rFonts w:ascii="Times New Roman" w:hint="eastAsia"/>
          <w:sz w:val="23"/>
          <w:szCs w:val="23"/>
        </w:rPr>
        <w:t>으며</w:t>
      </w:r>
      <w:r w:rsidR="004C0171" w:rsidRPr="00AA09D5">
        <w:rPr>
          <w:rFonts w:ascii="Times New Roman"/>
          <w:sz w:val="23"/>
          <w:szCs w:val="23"/>
        </w:rPr>
        <w:t xml:space="preserve"> </w:t>
      </w:r>
      <w:r w:rsidR="004C0171" w:rsidRPr="00AA09D5">
        <w:rPr>
          <w:rFonts w:ascii="Times New Roman" w:hint="eastAsia"/>
          <w:sz w:val="23"/>
          <w:szCs w:val="23"/>
        </w:rPr>
        <w:t>부과될</w:t>
      </w:r>
      <w:r w:rsidR="004C0171" w:rsidRPr="00AA09D5">
        <w:rPr>
          <w:rFonts w:ascii="Times New Roman"/>
          <w:sz w:val="23"/>
          <w:szCs w:val="23"/>
        </w:rPr>
        <w:t xml:space="preserve"> </w:t>
      </w:r>
      <w:r w:rsidR="004C0171" w:rsidRPr="00AA09D5">
        <w:rPr>
          <w:rFonts w:ascii="Times New Roman" w:hint="eastAsia"/>
          <w:sz w:val="23"/>
          <w:szCs w:val="23"/>
        </w:rPr>
        <w:t>우려도</w:t>
      </w:r>
      <w:r w:rsidR="004C0171" w:rsidRPr="00AA09D5">
        <w:rPr>
          <w:rFonts w:ascii="Times New Roman"/>
          <w:sz w:val="23"/>
          <w:szCs w:val="23"/>
        </w:rPr>
        <w:t xml:space="preserve"> </w:t>
      </w:r>
      <w:r w:rsidR="004C0171" w:rsidRPr="00AA09D5">
        <w:rPr>
          <w:rFonts w:ascii="Times New Roman" w:hint="eastAsia"/>
          <w:sz w:val="23"/>
          <w:szCs w:val="23"/>
        </w:rPr>
        <w:t>없</w:t>
      </w:r>
      <w:r w:rsidR="00A7177F" w:rsidRPr="00AA09D5">
        <w:rPr>
          <w:rFonts w:ascii="Times New Roman" w:hint="eastAsia"/>
          <w:sz w:val="23"/>
          <w:szCs w:val="23"/>
        </w:rPr>
        <w:t>다</w:t>
      </w:r>
      <w:r w:rsidR="00A7177F" w:rsidRPr="00AA09D5">
        <w:rPr>
          <w:rFonts w:ascii="Times New Roman"/>
          <w:sz w:val="23"/>
          <w:szCs w:val="23"/>
        </w:rPr>
        <w:t xml:space="preserve">. </w:t>
      </w:r>
    </w:p>
    <w:p w14:paraId="061A0AEE" w14:textId="6CAAA093" w:rsidR="00786425" w:rsidRPr="00B51FA5" w:rsidRDefault="00786425" w:rsidP="00786425">
      <w:pPr>
        <w:numPr>
          <w:ilvl w:val="1"/>
          <w:numId w:val="6"/>
        </w:numPr>
        <w:snapToGrid w:val="0"/>
        <w:spacing w:before="180" w:after="180" w:line="360" w:lineRule="atLeast"/>
        <w:rPr>
          <w:rFonts w:ascii="Times New Roman"/>
          <w:sz w:val="23"/>
          <w:szCs w:val="23"/>
        </w:rPr>
      </w:pPr>
      <w:r w:rsidRPr="00B51FA5">
        <w:rPr>
          <w:rFonts w:ascii="Times New Roman"/>
          <w:sz w:val="23"/>
          <w:szCs w:val="23"/>
          <w:u w:val="single"/>
        </w:rPr>
        <w:t>유형자산</w:t>
      </w:r>
      <w:r w:rsidRPr="00B51FA5">
        <w:rPr>
          <w:rFonts w:ascii="Times New Roman"/>
          <w:sz w:val="23"/>
          <w:szCs w:val="23"/>
        </w:rPr>
        <w:t xml:space="preserve">. </w:t>
      </w:r>
      <w:r w:rsidRPr="00B51FA5">
        <w:rPr>
          <w:rFonts w:ascii="Times New Roman" w:hint="eastAsia"/>
          <w:sz w:val="23"/>
          <w:szCs w:val="23"/>
        </w:rPr>
        <w:t>매도인</w:t>
      </w:r>
      <w:r w:rsidR="004359DB">
        <w:rPr>
          <w:rFonts w:ascii="Times New Roman" w:hint="eastAsia"/>
          <w:sz w:val="23"/>
          <w:szCs w:val="23"/>
        </w:rPr>
        <w:t>은</w:t>
      </w:r>
      <w:r w:rsidRPr="00522B89">
        <w:rPr>
          <w:rFonts w:ascii="Times New Roman"/>
          <w:sz w:val="23"/>
          <w:szCs w:val="23"/>
        </w:rPr>
        <w:t xml:space="preserve"> </w:t>
      </w:r>
      <w:proofErr w:type="spellStart"/>
      <w:r w:rsidRPr="00B51FA5">
        <w:rPr>
          <w:rFonts w:ascii="Times New Roman" w:hint="eastAsia"/>
          <w:sz w:val="23"/>
          <w:szCs w:val="23"/>
        </w:rPr>
        <w:t>분할대상</w:t>
      </w:r>
      <w:proofErr w:type="spellEnd"/>
      <w:r w:rsidRPr="00B51FA5">
        <w:rPr>
          <w:rFonts w:ascii="Times New Roman" w:hint="eastAsia"/>
          <w:sz w:val="23"/>
          <w:szCs w:val="23"/>
        </w:rPr>
        <w:t xml:space="preserve"> </w:t>
      </w:r>
      <w:r w:rsidRPr="00B51FA5">
        <w:rPr>
          <w:rFonts w:ascii="Times New Roman" w:hint="eastAsia"/>
          <w:sz w:val="23"/>
          <w:szCs w:val="23"/>
        </w:rPr>
        <w:t>자산부채</w:t>
      </w:r>
      <w:r w:rsidRPr="00B51FA5">
        <w:rPr>
          <w:rFonts w:ascii="Times New Roman" w:hint="eastAsia"/>
          <w:sz w:val="23"/>
          <w:szCs w:val="23"/>
        </w:rPr>
        <w:t xml:space="preserve"> </w:t>
      </w:r>
      <w:r w:rsidRPr="00B51FA5">
        <w:rPr>
          <w:rFonts w:ascii="Times New Roman" w:hint="eastAsia"/>
          <w:sz w:val="23"/>
          <w:szCs w:val="23"/>
        </w:rPr>
        <w:t>중</w:t>
      </w:r>
      <w:r w:rsidRPr="00B51FA5">
        <w:rPr>
          <w:rFonts w:ascii="Times New Roman" w:hint="eastAsia"/>
          <w:sz w:val="23"/>
          <w:szCs w:val="23"/>
        </w:rPr>
        <w:t xml:space="preserve"> </w:t>
      </w:r>
      <w:r w:rsidRPr="00B51FA5">
        <w:rPr>
          <w:rFonts w:ascii="Times New Roman"/>
          <w:sz w:val="23"/>
          <w:szCs w:val="23"/>
        </w:rPr>
        <w:t>소유하거나</w:t>
      </w:r>
      <w:r w:rsidRPr="00B51FA5">
        <w:rPr>
          <w:rFonts w:ascii="Times New Roman"/>
          <w:sz w:val="23"/>
          <w:szCs w:val="23"/>
        </w:rPr>
        <w:t xml:space="preserve"> </w:t>
      </w:r>
      <w:r w:rsidRPr="00B51FA5">
        <w:rPr>
          <w:rFonts w:ascii="Times New Roman"/>
          <w:sz w:val="23"/>
          <w:szCs w:val="23"/>
        </w:rPr>
        <w:t>사용하고</w:t>
      </w:r>
      <w:r w:rsidRPr="00B51FA5">
        <w:rPr>
          <w:rFonts w:ascii="Times New Roman"/>
          <w:sz w:val="23"/>
          <w:szCs w:val="23"/>
        </w:rPr>
        <w:t xml:space="preserve"> </w:t>
      </w:r>
      <w:r w:rsidRPr="00B51FA5">
        <w:rPr>
          <w:rFonts w:ascii="Times New Roman"/>
          <w:sz w:val="23"/>
          <w:szCs w:val="23"/>
        </w:rPr>
        <w:t>있는</w:t>
      </w:r>
      <w:r w:rsidRPr="00B51FA5">
        <w:rPr>
          <w:rFonts w:ascii="Times New Roman"/>
          <w:sz w:val="23"/>
          <w:szCs w:val="23"/>
        </w:rPr>
        <w:t xml:space="preserve"> </w:t>
      </w:r>
      <w:r w:rsidR="00AA09D5">
        <w:rPr>
          <w:rFonts w:ascii="Times New Roman" w:hint="eastAsia"/>
          <w:sz w:val="23"/>
          <w:szCs w:val="23"/>
        </w:rPr>
        <w:t>모든</w:t>
      </w:r>
      <w:r w:rsidR="00AA09D5">
        <w:rPr>
          <w:rFonts w:ascii="Times New Roman" w:hint="eastAsia"/>
          <w:sz w:val="23"/>
          <w:szCs w:val="23"/>
        </w:rPr>
        <w:t xml:space="preserve"> </w:t>
      </w:r>
      <w:r w:rsidR="00AA09D5">
        <w:rPr>
          <w:rFonts w:ascii="Times New Roman" w:hint="eastAsia"/>
          <w:sz w:val="23"/>
          <w:szCs w:val="23"/>
        </w:rPr>
        <w:t>부동산</w:t>
      </w:r>
      <w:r w:rsidR="00AA09D5">
        <w:rPr>
          <w:rFonts w:ascii="Times New Roman" w:hint="eastAsia"/>
          <w:sz w:val="23"/>
          <w:szCs w:val="23"/>
        </w:rPr>
        <w:t xml:space="preserve"> </w:t>
      </w:r>
      <w:r w:rsidR="00AA09D5">
        <w:rPr>
          <w:rFonts w:ascii="Times New Roman" w:hint="eastAsia"/>
          <w:sz w:val="23"/>
          <w:szCs w:val="23"/>
        </w:rPr>
        <w:t>및</w:t>
      </w:r>
      <w:r w:rsidR="00AA09D5">
        <w:rPr>
          <w:rFonts w:ascii="Times New Roman" w:hint="eastAsia"/>
          <w:sz w:val="23"/>
          <w:szCs w:val="23"/>
        </w:rPr>
        <w:t xml:space="preserve"> </w:t>
      </w:r>
      <w:r w:rsidRPr="00B51FA5">
        <w:rPr>
          <w:rFonts w:ascii="Times New Roman"/>
          <w:sz w:val="23"/>
          <w:szCs w:val="23"/>
        </w:rPr>
        <w:t>유형자산에</w:t>
      </w:r>
      <w:r w:rsidRPr="00B51FA5">
        <w:rPr>
          <w:rFonts w:ascii="Times New Roman"/>
          <w:sz w:val="23"/>
          <w:szCs w:val="23"/>
        </w:rPr>
        <w:t xml:space="preserve"> </w:t>
      </w:r>
      <w:r w:rsidRPr="00B51FA5">
        <w:rPr>
          <w:rFonts w:ascii="Times New Roman"/>
          <w:sz w:val="23"/>
          <w:szCs w:val="23"/>
        </w:rPr>
        <w:t>대하여</w:t>
      </w:r>
      <w:r w:rsidRPr="00B51FA5">
        <w:rPr>
          <w:rFonts w:ascii="Times New Roman"/>
          <w:sz w:val="23"/>
          <w:szCs w:val="23"/>
        </w:rPr>
        <w:t xml:space="preserve"> </w:t>
      </w:r>
      <w:r w:rsidRPr="00B51FA5">
        <w:rPr>
          <w:rFonts w:ascii="Times New Roman"/>
          <w:sz w:val="23"/>
          <w:szCs w:val="23"/>
        </w:rPr>
        <w:t>적법한</w:t>
      </w:r>
      <w:r w:rsidRPr="00B51FA5">
        <w:rPr>
          <w:rFonts w:ascii="Times New Roman"/>
          <w:sz w:val="23"/>
          <w:szCs w:val="23"/>
        </w:rPr>
        <w:t xml:space="preserve"> </w:t>
      </w:r>
      <w:r w:rsidRPr="00B51FA5">
        <w:rPr>
          <w:rFonts w:ascii="Times New Roman"/>
          <w:sz w:val="23"/>
          <w:szCs w:val="23"/>
        </w:rPr>
        <w:t>소유권을</w:t>
      </w:r>
      <w:r w:rsidRPr="00B51FA5">
        <w:rPr>
          <w:rFonts w:ascii="Times New Roman"/>
          <w:sz w:val="23"/>
          <w:szCs w:val="23"/>
        </w:rPr>
        <w:t xml:space="preserve"> </w:t>
      </w:r>
      <w:r w:rsidRPr="00B51FA5">
        <w:rPr>
          <w:rFonts w:ascii="Times New Roman"/>
          <w:sz w:val="23"/>
          <w:szCs w:val="23"/>
        </w:rPr>
        <w:t>가지고</w:t>
      </w:r>
      <w:r w:rsidRPr="00B51FA5">
        <w:rPr>
          <w:rFonts w:ascii="Times New Roman"/>
          <w:sz w:val="23"/>
          <w:szCs w:val="23"/>
        </w:rPr>
        <w:t xml:space="preserve"> </w:t>
      </w:r>
      <w:r w:rsidRPr="00B51FA5">
        <w:rPr>
          <w:rFonts w:ascii="Times New Roman"/>
          <w:sz w:val="23"/>
          <w:szCs w:val="23"/>
        </w:rPr>
        <w:t>있거나</w:t>
      </w:r>
      <w:r w:rsidRPr="00B51FA5">
        <w:rPr>
          <w:rFonts w:ascii="Times New Roman"/>
          <w:sz w:val="23"/>
          <w:szCs w:val="23"/>
        </w:rPr>
        <w:t xml:space="preserve"> </w:t>
      </w:r>
      <w:r w:rsidRPr="00B51FA5">
        <w:rPr>
          <w:rFonts w:ascii="Times New Roman"/>
          <w:sz w:val="23"/>
          <w:szCs w:val="23"/>
        </w:rPr>
        <w:t>임차권</w:t>
      </w:r>
      <w:r w:rsidRPr="00B51FA5">
        <w:rPr>
          <w:rFonts w:ascii="Times New Roman"/>
          <w:sz w:val="23"/>
          <w:szCs w:val="23"/>
        </w:rPr>
        <w:t xml:space="preserve"> </w:t>
      </w:r>
      <w:r w:rsidRPr="00B51FA5">
        <w:rPr>
          <w:rFonts w:ascii="Times New Roman"/>
          <w:sz w:val="23"/>
          <w:szCs w:val="23"/>
        </w:rPr>
        <w:t>기타</w:t>
      </w:r>
      <w:r w:rsidRPr="00B51FA5">
        <w:rPr>
          <w:rFonts w:ascii="Times New Roman"/>
          <w:sz w:val="23"/>
          <w:szCs w:val="23"/>
        </w:rPr>
        <w:t xml:space="preserve"> </w:t>
      </w:r>
      <w:r w:rsidRPr="00B51FA5">
        <w:rPr>
          <w:rFonts w:ascii="Times New Roman"/>
          <w:sz w:val="23"/>
          <w:szCs w:val="23"/>
        </w:rPr>
        <w:t>적법한</w:t>
      </w:r>
      <w:r w:rsidRPr="00B51FA5">
        <w:rPr>
          <w:rFonts w:ascii="Times New Roman"/>
          <w:sz w:val="23"/>
          <w:szCs w:val="23"/>
        </w:rPr>
        <w:t xml:space="preserve"> </w:t>
      </w:r>
      <w:r w:rsidRPr="00B51FA5">
        <w:rPr>
          <w:rFonts w:ascii="Times New Roman"/>
          <w:sz w:val="23"/>
          <w:szCs w:val="23"/>
        </w:rPr>
        <w:t>사용권을</w:t>
      </w:r>
      <w:r w:rsidRPr="00B51FA5">
        <w:rPr>
          <w:rFonts w:ascii="Times New Roman"/>
          <w:sz w:val="23"/>
          <w:szCs w:val="23"/>
        </w:rPr>
        <w:t xml:space="preserve"> </w:t>
      </w:r>
      <w:r w:rsidRPr="00B51FA5">
        <w:rPr>
          <w:rFonts w:ascii="Times New Roman"/>
          <w:sz w:val="23"/>
          <w:szCs w:val="23"/>
        </w:rPr>
        <w:t>가지고</w:t>
      </w:r>
      <w:r w:rsidRPr="00B51FA5">
        <w:rPr>
          <w:rFonts w:ascii="Times New Roman"/>
          <w:sz w:val="23"/>
          <w:szCs w:val="23"/>
        </w:rPr>
        <w:t xml:space="preserve"> </w:t>
      </w:r>
      <w:r w:rsidRPr="00B51FA5">
        <w:rPr>
          <w:rFonts w:ascii="Times New Roman"/>
          <w:sz w:val="23"/>
          <w:szCs w:val="23"/>
        </w:rPr>
        <w:t>있으며</w:t>
      </w:r>
      <w:r w:rsidRPr="00B51FA5">
        <w:rPr>
          <w:rFonts w:ascii="Times New Roman"/>
          <w:sz w:val="23"/>
          <w:szCs w:val="23"/>
        </w:rPr>
        <w:t xml:space="preserve">, </w:t>
      </w:r>
      <w:proofErr w:type="spellStart"/>
      <w:r w:rsidRPr="00B51FA5">
        <w:rPr>
          <w:rFonts w:ascii="Times New Roman" w:hint="eastAsia"/>
          <w:sz w:val="23"/>
          <w:szCs w:val="23"/>
        </w:rPr>
        <w:t>대상회사</w:t>
      </w:r>
      <w:r w:rsidR="004359DB">
        <w:rPr>
          <w:rFonts w:ascii="Times New Roman" w:hint="eastAsia"/>
          <w:sz w:val="23"/>
          <w:szCs w:val="23"/>
        </w:rPr>
        <w:t>가</w:t>
      </w:r>
      <w:proofErr w:type="spellEnd"/>
      <w:r w:rsidRPr="00522B89">
        <w:rPr>
          <w:rFonts w:ascii="Times New Roman" w:hint="eastAsia"/>
          <w:sz w:val="23"/>
          <w:szCs w:val="23"/>
        </w:rPr>
        <w:t xml:space="preserve"> </w:t>
      </w:r>
      <w:r w:rsidRPr="00522B89">
        <w:rPr>
          <w:rFonts w:ascii="Times New Roman" w:hint="eastAsia"/>
          <w:sz w:val="23"/>
          <w:szCs w:val="23"/>
        </w:rPr>
        <w:t>소유하고</w:t>
      </w:r>
      <w:r w:rsidRPr="00B51FA5">
        <w:rPr>
          <w:rFonts w:ascii="Times New Roman" w:hint="eastAsia"/>
          <w:sz w:val="23"/>
          <w:szCs w:val="23"/>
        </w:rPr>
        <w:t xml:space="preserve"> </w:t>
      </w:r>
      <w:r w:rsidRPr="00B51FA5">
        <w:rPr>
          <w:rFonts w:ascii="Times New Roman" w:hint="eastAsia"/>
          <w:sz w:val="23"/>
          <w:szCs w:val="23"/>
        </w:rPr>
        <w:t>있는</w:t>
      </w:r>
      <w:r w:rsidRPr="00B51FA5">
        <w:rPr>
          <w:rFonts w:ascii="Times New Roman" w:hint="eastAsia"/>
          <w:sz w:val="23"/>
          <w:szCs w:val="23"/>
        </w:rPr>
        <w:t xml:space="preserve"> </w:t>
      </w:r>
      <w:r w:rsidRPr="00B51FA5">
        <w:rPr>
          <w:rFonts w:ascii="Times New Roman" w:hint="eastAsia"/>
          <w:sz w:val="23"/>
          <w:szCs w:val="23"/>
        </w:rPr>
        <w:t>중요한</w:t>
      </w:r>
      <w:r w:rsidRPr="00B51FA5">
        <w:rPr>
          <w:rFonts w:ascii="Times New Roman" w:hint="eastAsia"/>
          <w:sz w:val="23"/>
          <w:szCs w:val="23"/>
        </w:rPr>
        <w:t xml:space="preserve"> </w:t>
      </w:r>
      <w:r w:rsidRPr="00B51FA5">
        <w:rPr>
          <w:rFonts w:ascii="Times New Roman"/>
          <w:sz w:val="23"/>
          <w:szCs w:val="23"/>
        </w:rPr>
        <w:t>유형자산에는</w:t>
      </w:r>
      <w:r w:rsidRPr="00B51FA5">
        <w:rPr>
          <w:rFonts w:ascii="Times New Roman"/>
          <w:sz w:val="23"/>
          <w:szCs w:val="23"/>
        </w:rPr>
        <w:t xml:space="preserve"> </w:t>
      </w:r>
      <w:r w:rsidRPr="00B51FA5">
        <w:rPr>
          <w:rFonts w:ascii="Times New Roman"/>
          <w:sz w:val="23"/>
          <w:szCs w:val="23"/>
        </w:rPr>
        <w:t>부담이</w:t>
      </w:r>
      <w:r w:rsidRPr="00B51FA5">
        <w:rPr>
          <w:rFonts w:ascii="Times New Roman"/>
          <w:sz w:val="23"/>
          <w:szCs w:val="23"/>
        </w:rPr>
        <w:t xml:space="preserve"> </w:t>
      </w:r>
      <w:r w:rsidRPr="00B51FA5">
        <w:rPr>
          <w:rFonts w:ascii="Times New Roman"/>
          <w:sz w:val="23"/>
          <w:szCs w:val="23"/>
        </w:rPr>
        <w:t>설정되어</w:t>
      </w:r>
      <w:r w:rsidRPr="00B51FA5">
        <w:rPr>
          <w:rFonts w:ascii="Times New Roman"/>
          <w:sz w:val="23"/>
          <w:szCs w:val="23"/>
        </w:rPr>
        <w:t xml:space="preserve"> </w:t>
      </w:r>
      <w:r w:rsidRPr="00B51FA5">
        <w:rPr>
          <w:rFonts w:ascii="Times New Roman"/>
          <w:sz w:val="23"/>
          <w:szCs w:val="23"/>
        </w:rPr>
        <w:t>있지</w:t>
      </w:r>
      <w:r w:rsidRPr="00B51FA5">
        <w:rPr>
          <w:rFonts w:ascii="Times New Roman"/>
          <w:sz w:val="23"/>
          <w:szCs w:val="23"/>
        </w:rPr>
        <w:t xml:space="preserve"> </w:t>
      </w:r>
      <w:r w:rsidRPr="00B51FA5">
        <w:rPr>
          <w:rFonts w:ascii="Times New Roman"/>
          <w:sz w:val="23"/>
          <w:szCs w:val="23"/>
        </w:rPr>
        <w:t>아니하다</w:t>
      </w:r>
      <w:r w:rsidRPr="00B51FA5">
        <w:rPr>
          <w:rFonts w:ascii="Times New Roman"/>
          <w:sz w:val="23"/>
          <w:szCs w:val="23"/>
        </w:rPr>
        <w:t>.</w:t>
      </w:r>
      <w:r w:rsidRPr="00B51FA5">
        <w:rPr>
          <w:rFonts w:ascii="Times New Roman" w:hint="eastAsia"/>
          <w:sz w:val="23"/>
          <w:szCs w:val="23"/>
        </w:rPr>
        <w:t xml:space="preserve"> </w:t>
      </w:r>
    </w:p>
    <w:p w14:paraId="30221272" w14:textId="1F716A32" w:rsidR="00786425" w:rsidRPr="00B51FA5" w:rsidRDefault="00786425" w:rsidP="00786425">
      <w:pPr>
        <w:numPr>
          <w:ilvl w:val="1"/>
          <w:numId w:val="6"/>
        </w:numPr>
        <w:snapToGrid w:val="0"/>
        <w:spacing w:before="180" w:after="180" w:line="360" w:lineRule="atLeast"/>
        <w:rPr>
          <w:rFonts w:ascii="Times New Roman"/>
          <w:sz w:val="23"/>
          <w:szCs w:val="23"/>
        </w:rPr>
      </w:pPr>
      <w:r w:rsidRPr="00B51FA5">
        <w:rPr>
          <w:rFonts w:ascii="Times New Roman"/>
          <w:sz w:val="23"/>
          <w:szCs w:val="23"/>
          <w:u w:val="single"/>
        </w:rPr>
        <w:t>조세</w:t>
      </w:r>
      <w:r w:rsidRPr="00B51FA5">
        <w:rPr>
          <w:rFonts w:ascii="Times New Roman"/>
          <w:sz w:val="23"/>
          <w:szCs w:val="23"/>
        </w:rPr>
        <w:t xml:space="preserve">. </w:t>
      </w:r>
      <w:r w:rsidRPr="00B51FA5">
        <w:rPr>
          <w:rFonts w:ascii="Times New Roman" w:hint="eastAsia"/>
          <w:sz w:val="23"/>
          <w:szCs w:val="23"/>
        </w:rPr>
        <w:t>매도인</w:t>
      </w:r>
      <w:r w:rsidR="004359DB">
        <w:rPr>
          <w:rFonts w:ascii="Times New Roman" w:hint="eastAsia"/>
          <w:sz w:val="23"/>
          <w:szCs w:val="23"/>
        </w:rPr>
        <w:t>은</w:t>
      </w:r>
      <w:r w:rsidRPr="00522B89">
        <w:rPr>
          <w:rFonts w:ascii="Times New Roman"/>
          <w:sz w:val="23"/>
          <w:szCs w:val="23"/>
        </w:rPr>
        <w:t xml:space="preserve"> </w:t>
      </w:r>
      <w:r w:rsidRPr="00B51FA5">
        <w:rPr>
          <w:rFonts w:ascii="Times New Roman" w:hint="eastAsia"/>
          <w:sz w:val="23"/>
          <w:szCs w:val="23"/>
        </w:rPr>
        <w:t>분할대상사업과</w:t>
      </w:r>
      <w:r w:rsidRPr="00B51FA5">
        <w:rPr>
          <w:rFonts w:ascii="Times New Roman" w:hint="eastAsia"/>
          <w:sz w:val="23"/>
          <w:szCs w:val="23"/>
        </w:rPr>
        <w:t xml:space="preserve"> </w:t>
      </w:r>
      <w:r w:rsidRPr="00B51FA5">
        <w:rPr>
          <w:rFonts w:ascii="Times New Roman" w:hint="eastAsia"/>
          <w:sz w:val="23"/>
          <w:szCs w:val="23"/>
        </w:rPr>
        <w:t>관련하여</w:t>
      </w:r>
      <w:r w:rsidRPr="00B51FA5">
        <w:rPr>
          <w:rFonts w:ascii="Times New Roman" w:hint="eastAsia"/>
          <w:sz w:val="23"/>
          <w:szCs w:val="23"/>
        </w:rPr>
        <w:t xml:space="preserve"> </w:t>
      </w:r>
      <w:r w:rsidRPr="00B51FA5">
        <w:rPr>
          <w:rFonts w:ascii="Times New Roman"/>
          <w:sz w:val="23"/>
          <w:szCs w:val="23"/>
        </w:rPr>
        <w:t>법령에</w:t>
      </w:r>
      <w:r w:rsidRPr="00B51FA5">
        <w:rPr>
          <w:rFonts w:ascii="Times New Roman"/>
          <w:sz w:val="23"/>
          <w:szCs w:val="23"/>
        </w:rPr>
        <w:t xml:space="preserve"> </w:t>
      </w:r>
      <w:r w:rsidRPr="00B51FA5">
        <w:rPr>
          <w:rFonts w:ascii="Times New Roman"/>
          <w:sz w:val="23"/>
          <w:szCs w:val="23"/>
        </w:rPr>
        <w:t>따라</w:t>
      </w:r>
      <w:r w:rsidRPr="00B51FA5">
        <w:rPr>
          <w:rFonts w:ascii="Times New Roman"/>
          <w:sz w:val="23"/>
          <w:szCs w:val="23"/>
        </w:rPr>
        <w:t xml:space="preserve"> </w:t>
      </w:r>
      <w:r w:rsidRPr="00B51FA5">
        <w:rPr>
          <w:rFonts w:ascii="Times New Roman"/>
          <w:sz w:val="23"/>
          <w:szCs w:val="23"/>
        </w:rPr>
        <w:t>요구되는</w:t>
      </w:r>
      <w:r w:rsidRPr="00B51FA5">
        <w:rPr>
          <w:rFonts w:ascii="Times New Roman"/>
          <w:sz w:val="23"/>
          <w:szCs w:val="23"/>
        </w:rPr>
        <w:t xml:space="preserve"> </w:t>
      </w:r>
      <w:r w:rsidRPr="00B51FA5">
        <w:rPr>
          <w:rFonts w:ascii="Times New Roman"/>
          <w:sz w:val="23"/>
          <w:szCs w:val="23"/>
        </w:rPr>
        <w:t>세무신고</w:t>
      </w:r>
      <w:r w:rsidRPr="00B51FA5">
        <w:rPr>
          <w:rFonts w:ascii="Times New Roman"/>
          <w:sz w:val="23"/>
          <w:szCs w:val="23"/>
        </w:rPr>
        <w:t xml:space="preserve"> </w:t>
      </w:r>
      <w:r w:rsidRPr="00B51FA5">
        <w:rPr>
          <w:rFonts w:ascii="Times New Roman"/>
          <w:sz w:val="23"/>
          <w:szCs w:val="23"/>
        </w:rPr>
        <w:t>및</w:t>
      </w:r>
      <w:r w:rsidRPr="00B51FA5">
        <w:rPr>
          <w:rFonts w:ascii="Times New Roman"/>
          <w:sz w:val="23"/>
          <w:szCs w:val="23"/>
        </w:rPr>
        <w:t xml:space="preserve"> </w:t>
      </w:r>
      <w:r w:rsidRPr="00B51FA5">
        <w:rPr>
          <w:rFonts w:ascii="Times New Roman" w:hint="eastAsia"/>
          <w:sz w:val="23"/>
          <w:szCs w:val="23"/>
        </w:rPr>
        <w:t>세금</w:t>
      </w:r>
      <w:r w:rsidRPr="00B51FA5">
        <w:rPr>
          <w:rFonts w:ascii="Times New Roman" w:hint="eastAsia"/>
          <w:sz w:val="23"/>
          <w:szCs w:val="23"/>
        </w:rPr>
        <w:t xml:space="preserve"> </w:t>
      </w:r>
      <w:r w:rsidRPr="00B51FA5">
        <w:rPr>
          <w:rFonts w:ascii="Times New Roman"/>
          <w:sz w:val="23"/>
          <w:szCs w:val="23"/>
        </w:rPr>
        <w:t>납부의무를</w:t>
      </w:r>
      <w:r w:rsidRPr="00B51FA5">
        <w:rPr>
          <w:rFonts w:ascii="Times New Roman"/>
          <w:sz w:val="23"/>
          <w:szCs w:val="23"/>
        </w:rPr>
        <w:t xml:space="preserve"> </w:t>
      </w:r>
      <w:r w:rsidRPr="00B51FA5">
        <w:rPr>
          <w:rFonts w:ascii="Times New Roman"/>
          <w:sz w:val="23"/>
          <w:szCs w:val="23"/>
        </w:rPr>
        <w:t>모두</w:t>
      </w:r>
      <w:r w:rsidRPr="00B51FA5">
        <w:rPr>
          <w:rFonts w:ascii="Times New Roman"/>
          <w:sz w:val="23"/>
          <w:szCs w:val="23"/>
        </w:rPr>
        <w:t xml:space="preserve"> </w:t>
      </w:r>
      <w:r w:rsidRPr="00B51FA5">
        <w:rPr>
          <w:rFonts w:ascii="Times New Roman"/>
          <w:sz w:val="23"/>
          <w:szCs w:val="23"/>
        </w:rPr>
        <w:t>이행하였</w:t>
      </w:r>
      <w:bookmarkStart w:id="13" w:name="_DV_M173"/>
      <w:bookmarkStart w:id="14" w:name="_DV_C141"/>
      <w:bookmarkEnd w:id="13"/>
      <w:r w:rsidR="00662CFD" w:rsidRPr="007273AE">
        <w:rPr>
          <w:rFonts w:ascii="Times New Roman"/>
          <w:sz w:val="23"/>
          <w:szCs w:val="23"/>
        </w:rPr>
        <w:t>고</w:t>
      </w:r>
      <w:r w:rsidR="00662CFD" w:rsidRPr="004E3FBD">
        <w:rPr>
          <w:rFonts w:ascii="Times New Roman"/>
          <w:sz w:val="23"/>
          <w:szCs w:val="23"/>
        </w:rPr>
        <w:t xml:space="preserve">, </w:t>
      </w:r>
      <w:r w:rsidR="00AA09D5">
        <w:rPr>
          <w:rFonts w:ascii="Times New Roman" w:hint="eastAsia"/>
          <w:sz w:val="23"/>
          <w:szCs w:val="23"/>
        </w:rPr>
        <w:t>다른</w:t>
      </w:r>
      <w:r w:rsidR="00AA09D5">
        <w:rPr>
          <w:rFonts w:ascii="Times New Roman" w:hint="eastAsia"/>
          <w:sz w:val="23"/>
          <w:szCs w:val="23"/>
        </w:rPr>
        <w:t xml:space="preserve"> </w:t>
      </w:r>
      <w:r w:rsidR="00AA09D5">
        <w:rPr>
          <w:rFonts w:ascii="Times New Roman" w:hint="eastAsia"/>
          <w:sz w:val="23"/>
          <w:szCs w:val="23"/>
        </w:rPr>
        <w:t>사람이</w:t>
      </w:r>
      <w:r w:rsidR="00AA09D5">
        <w:rPr>
          <w:rFonts w:ascii="Times New Roman" w:hint="eastAsia"/>
          <w:sz w:val="23"/>
          <w:szCs w:val="23"/>
        </w:rPr>
        <w:t xml:space="preserve"> </w:t>
      </w:r>
      <w:r w:rsidR="00AA09D5">
        <w:rPr>
          <w:rFonts w:ascii="Times New Roman" w:hint="eastAsia"/>
          <w:sz w:val="23"/>
          <w:szCs w:val="23"/>
        </w:rPr>
        <w:t>부담할</w:t>
      </w:r>
      <w:r w:rsidR="00AA09D5">
        <w:rPr>
          <w:rFonts w:ascii="Times New Roman" w:hint="eastAsia"/>
          <w:sz w:val="23"/>
          <w:szCs w:val="23"/>
        </w:rPr>
        <w:t xml:space="preserve"> </w:t>
      </w:r>
      <w:r w:rsidR="00AA09D5">
        <w:rPr>
          <w:rFonts w:ascii="Times New Roman" w:hint="eastAsia"/>
          <w:sz w:val="23"/>
          <w:szCs w:val="23"/>
        </w:rPr>
        <w:t>세금에</w:t>
      </w:r>
      <w:r w:rsidR="00AA09D5">
        <w:rPr>
          <w:rFonts w:ascii="Times New Roman" w:hint="eastAsia"/>
          <w:sz w:val="23"/>
          <w:szCs w:val="23"/>
        </w:rPr>
        <w:t xml:space="preserve"> </w:t>
      </w:r>
      <w:r w:rsidR="00AA09D5">
        <w:rPr>
          <w:rFonts w:ascii="Times New Roman" w:hint="eastAsia"/>
          <w:sz w:val="23"/>
          <w:szCs w:val="23"/>
        </w:rPr>
        <w:t>대하여</w:t>
      </w:r>
      <w:r w:rsidR="00AA09D5">
        <w:rPr>
          <w:rFonts w:ascii="Times New Roman" w:hint="eastAsia"/>
          <w:sz w:val="23"/>
          <w:szCs w:val="23"/>
        </w:rPr>
        <w:t xml:space="preserve"> </w:t>
      </w:r>
      <w:r w:rsidR="00662CFD" w:rsidRPr="004E3FBD">
        <w:rPr>
          <w:rFonts w:ascii="Times New Roman" w:hint="eastAsia"/>
          <w:sz w:val="23"/>
          <w:szCs w:val="23"/>
        </w:rPr>
        <w:t>연대납세의무</w:t>
      </w:r>
      <w:r w:rsidR="00662CFD" w:rsidRPr="004E3FBD">
        <w:rPr>
          <w:rFonts w:ascii="Times New Roman"/>
          <w:sz w:val="23"/>
          <w:szCs w:val="23"/>
        </w:rPr>
        <w:t xml:space="preserve"> </w:t>
      </w:r>
      <w:r w:rsidR="00662CFD" w:rsidRPr="004E3FBD">
        <w:rPr>
          <w:rFonts w:ascii="Times New Roman" w:hint="eastAsia"/>
          <w:sz w:val="23"/>
          <w:szCs w:val="23"/>
        </w:rPr>
        <w:t>및</w:t>
      </w:r>
      <w:r w:rsidR="00662CFD" w:rsidRPr="004E3FBD">
        <w:rPr>
          <w:rFonts w:ascii="Times New Roman"/>
          <w:sz w:val="23"/>
          <w:szCs w:val="23"/>
        </w:rPr>
        <w:t xml:space="preserve"> </w:t>
      </w:r>
      <w:r w:rsidR="00662CFD" w:rsidRPr="004E3FBD">
        <w:rPr>
          <w:rFonts w:ascii="Times New Roman" w:hint="eastAsia"/>
          <w:sz w:val="23"/>
          <w:szCs w:val="23"/>
        </w:rPr>
        <w:t>제</w:t>
      </w:r>
      <w:r w:rsidR="00662CFD" w:rsidRPr="004E3FBD">
        <w:rPr>
          <w:rFonts w:ascii="Times New Roman"/>
          <w:sz w:val="23"/>
          <w:szCs w:val="23"/>
        </w:rPr>
        <w:t>2</w:t>
      </w:r>
      <w:r w:rsidR="00662CFD" w:rsidRPr="004E3FBD">
        <w:rPr>
          <w:rFonts w:ascii="Times New Roman" w:hint="eastAsia"/>
          <w:sz w:val="23"/>
          <w:szCs w:val="23"/>
        </w:rPr>
        <w:t>차</w:t>
      </w:r>
      <w:r w:rsidR="00662CFD" w:rsidRPr="004E3FBD">
        <w:rPr>
          <w:rFonts w:ascii="Times New Roman"/>
          <w:sz w:val="23"/>
          <w:szCs w:val="23"/>
        </w:rPr>
        <w:t xml:space="preserve"> </w:t>
      </w:r>
      <w:r w:rsidR="00662CFD" w:rsidRPr="004E3FBD">
        <w:rPr>
          <w:rFonts w:ascii="Times New Roman" w:hint="eastAsia"/>
          <w:sz w:val="23"/>
          <w:szCs w:val="23"/>
        </w:rPr>
        <w:t>납세의무를</w:t>
      </w:r>
      <w:r w:rsidR="00662CFD" w:rsidRPr="004E3FBD">
        <w:rPr>
          <w:rFonts w:ascii="Times New Roman"/>
          <w:sz w:val="23"/>
          <w:szCs w:val="23"/>
        </w:rPr>
        <w:t xml:space="preserve"> </w:t>
      </w:r>
      <w:r w:rsidR="00662CFD" w:rsidRPr="004E3FBD">
        <w:rPr>
          <w:rFonts w:ascii="Times New Roman" w:hint="eastAsia"/>
          <w:sz w:val="23"/>
          <w:szCs w:val="23"/>
        </w:rPr>
        <w:t>부담하고</w:t>
      </w:r>
      <w:r w:rsidR="00662CFD" w:rsidRPr="004E3FBD">
        <w:rPr>
          <w:rFonts w:ascii="Times New Roman"/>
          <w:sz w:val="23"/>
          <w:szCs w:val="23"/>
        </w:rPr>
        <w:t xml:space="preserve"> </w:t>
      </w:r>
      <w:r w:rsidR="00662CFD" w:rsidRPr="004E3FBD">
        <w:rPr>
          <w:rFonts w:ascii="Times New Roman" w:hint="eastAsia"/>
          <w:sz w:val="23"/>
          <w:szCs w:val="23"/>
        </w:rPr>
        <w:t>있지</w:t>
      </w:r>
      <w:r w:rsidR="00662CFD" w:rsidRPr="004E3FBD">
        <w:rPr>
          <w:rFonts w:ascii="Times New Roman"/>
          <w:sz w:val="23"/>
          <w:szCs w:val="23"/>
        </w:rPr>
        <w:t xml:space="preserve"> </w:t>
      </w:r>
      <w:r w:rsidR="00662CFD" w:rsidRPr="004E3FBD">
        <w:rPr>
          <w:rFonts w:ascii="Times New Roman" w:hint="eastAsia"/>
          <w:sz w:val="23"/>
          <w:szCs w:val="23"/>
        </w:rPr>
        <w:t>아니하</w:t>
      </w:r>
      <w:bookmarkEnd w:id="14"/>
      <w:r w:rsidRPr="004E3FBD">
        <w:rPr>
          <w:rFonts w:ascii="Times New Roman" w:hint="eastAsia"/>
          <w:sz w:val="23"/>
          <w:szCs w:val="23"/>
        </w:rPr>
        <w:t>다</w:t>
      </w:r>
      <w:r w:rsidRPr="00B51FA5">
        <w:rPr>
          <w:rFonts w:ascii="Times New Roman"/>
          <w:sz w:val="23"/>
          <w:szCs w:val="23"/>
        </w:rPr>
        <w:t xml:space="preserve">. </w:t>
      </w:r>
      <w:r w:rsidR="004359DB">
        <w:rPr>
          <w:rFonts w:ascii="Times New Roman" w:hint="eastAsia"/>
          <w:sz w:val="23"/>
          <w:szCs w:val="23"/>
        </w:rPr>
        <w:t>매도인이</w:t>
      </w:r>
      <w:r w:rsidR="004359DB">
        <w:rPr>
          <w:rFonts w:ascii="Times New Roman" w:hint="eastAsia"/>
          <w:sz w:val="23"/>
          <w:szCs w:val="23"/>
        </w:rPr>
        <w:t xml:space="preserve"> </w:t>
      </w:r>
      <w:r w:rsidR="004359DB">
        <w:rPr>
          <w:rFonts w:ascii="Times New Roman" w:hint="eastAsia"/>
          <w:sz w:val="23"/>
          <w:szCs w:val="23"/>
        </w:rPr>
        <w:t>알고</w:t>
      </w:r>
      <w:r w:rsidR="004359DB">
        <w:rPr>
          <w:rFonts w:ascii="Times New Roman" w:hint="eastAsia"/>
          <w:sz w:val="23"/>
          <w:szCs w:val="23"/>
        </w:rPr>
        <w:t xml:space="preserve"> </w:t>
      </w:r>
      <w:r w:rsidR="004359DB">
        <w:rPr>
          <w:rFonts w:ascii="Times New Roman" w:hint="eastAsia"/>
          <w:sz w:val="23"/>
          <w:szCs w:val="23"/>
        </w:rPr>
        <w:t>있는</w:t>
      </w:r>
      <w:r w:rsidR="004359DB">
        <w:rPr>
          <w:rFonts w:ascii="Times New Roman" w:hint="eastAsia"/>
          <w:sz w:val="23"/>
          <w:szCs w:val="23"/>
        </w:rPr>
        <w:t xml:space="preserve"> </w:t>
      </w:r>
      <w:r w:rsidR="004359DB">
        <w:rPr>
          <w:rFonts w:ascii="Times New Roman" w:hint="eastAsia"/>
          <w:sz w:val="23"/>
          <w:szCs w:val="23"/>
        </w:rPr>
        <w:t>한</w:t>
      </w:r>
      <w:r w:rsidR="004359DB">
        <w:rPr>
          <w:rFonts w:ascii="Times New Roman" w:hint="eastAsia"/>
          <w:sz w:val="23"/>
          <w:szCs w:val="23"/>
        </w:rPr>
        <w:t>,</w:t>
      </w:r>
      <w:r w:rsidR="004359DB">
        <w:rPr>
          <w:rFonts w:ascii="Times New Roman"/>
          <w:sz w:val="23"/>
          <w:szCs w:val="23"/>
        </w:rPr>
        <w:t xml:space="preserve"> </w:t>
      </w:r>
      <w:r w:rsidRPr="00883718">
        <w:rPr>
          <w:rFonts w:ascii="Times New Roman" w:hint="eastAsia"/>
          <w:sz w:val="23"/>
          <w:szCs w:val="23"/>
        </w:rPr>
        <w:t>매도인</w:t>
      </w:r>
      <w:r w:rsidR="004359DB">
        <w:rPr>
          <w:rFonts w:ascii="Times New Roman" w:hint="eastAsia"/>
          <w:sz w:val="23"/>
          <w:szCs w:val="23"/>
        </w:rPr>
        <w:t>이</w:t>
      </w:r>
      <w:r w:rsidRPr="00522B89">
        <w:rPr>
          <w:rFonts w:ascii="Times New Roman"/>
          <w:sz w:val="23"/>
          <w:szCs w:val="23"/>
        </w:rPr>
        <w:t xml:space="preserve"> </w:t>
      </w:r>
      <w:r w:rsidRPr="00522B89">
        <w:rPr>
          <w:rFonts w:ascii="Times New Roman" w:hint="eastAsia"/>
          <w:sz w:val="23"/>
          <w:szCs w:val="23"/>
        </w:rPr>
        <w:t>분할대상사업과</w:t>
      </w:r>
      <w:r w:rsidRPr="00B51FA5">
        <w:rPr>
          <w:rFonts w:ascii="Times New Roman" w:hint="eastAsia"/>
          <w:sz w:val="23"/>
          <w:szCs w:val="23"/>
        </w:rPr>
        <w:t xml:space="preserve"> </w:t>
      </w:r>
      <w:r w:rsidRPr="00B51FA5">
        <w:rPr>
          <w:rFonts w:ascii="Times New Roman" w:hint="eastAsia"/>
          <w:sz w:val="23"/>
          <w:szCs w:val="23"/>
        </w:rPr>
        <w:t>관련하여</w:t>
      </w:r>
      <w:r w:rsidRPr="00B51FA5">
        <w:rPr>
          <w:rFonts w:ascii="Times New Roman" w:hint="eastAsia"/>
          <w:sz w:val="23"/>
          <w:szCs w:val="23"/>
        </w:rPr>
        <w:t xml:space="preserve"> </w:t>
      </w:r>
      <w:r w:rsidRPr="00B51FA5">
        <w:rPr>
          <w:rFonts w:ascii="Times New Roman" w:eastAsia="바탕체" w:hint="eastAsia"/>
          <w:sz w:val="23"/>
          <w:szCs w:val="23"/>
        </w:rPr>
        <w:t>부담하는</w:t>
      </w:r>
      <w:r w:rsidRPr="00B51FA5">
        <w:rPr>
          <w:rFonts w:ascii="Times New Roman" w:eastAsia="바탕체" w:hint="eastAsia"/>
          <w:sz w:val="23"/>
          <w:szCs w:val="23"/>
        </w:rPr>
        <w:t xml:space="preserve"> </w:t>
      </w:r>
      <w:r w:rsidRPr="00B51FA5">
        <w:rPr>
          <w:rFonts w:ascii="Times New Roman" w:eastAsia="바탕체" w:hint="eastAsia"/>
          <w:sz w:val="23"/>
          <w:szCs w:val="23"/>
        </w:rPr>
        <w:t>세금과</w:t>
      </w:r>
      <w:r w:rsidRPr="00B51FA5">
        <w:rPr>
          <w:rFonts w:ascii="Times New Roman" w:eastAsia="바탕체" w:hint="eastAsia"/>
          <w:sz w:val="23"/>
          <w:szCs w:val="23"/>
        </w:rPr>
        <w:t xml:space="preserve"> </w:t>
      </w:r>
      <w:r w:rsidRPr="00B51FA5">
        <w:rPr>
          <w:rFonts w:ascii="Times New Roman" w:eastAsia="바탕체" w:hint="eastAsia"/>
          <w:sz w:val="23"/>
          <w:szCs w:val="23"/>
        </w:rPr>
        <w:t>관련하여</w:t>
      </w:r>
      <w:r w:rsidRPr="00B51FA5">
        <w:rPr>
          <w:rFonts w:ascii="Times New Roman" w:eastAsia="바탕체" w:hint="eastAsia"/>
          <w:sz w:val="23"/>
          <w:szCs w:val="23"/>
        </w:rPr>
        <w:t xml:space="preserve"> </w:t>
      </w:r>
      <w:r w:rsidRPr="00B51FA5">
        <w:rPr>
          <w:rFonts w:ascii="Times New Roman" w:eastAsia="바탕체" w:hint="eastAsia"/>
          <w:sz w:val="23"/>
          <w:szCs w:val="23"/>
        </w:rPr>
        <w:t>계류</w:t>
      </w:r>
      <w:r w:rsidRPr="00B51FA5">
        <w:rPr>
          <w:rFonts w:ascii="Times New Roman" w:eastAsia="바탕체" w:hint="eastAsia"/>
          <w:sz w:val="23"/>
          <w:szCs w:val="23"/>
        </w:rPr>
        <w:t xml:space="preserve"> </w:t>
      </w:r>
      <w:r w:rsidRPr="00B51FA5">
        <w:rPr>
          <w:rFonts w:ascii="Times New Roman" w:eastAsia="바탕체" w:hint="eastAsia"/>
          <w:sz w:val="23"/>
          <w:szCs w:val="23"/>
        </w:rPr>
        <w:t>중인</w:t>
      </w:r>
      <w:r w:rsidRPr="00B51FA5">
        <w:rPr>
          <w:rFonts w:ascii="Times New Roman" w:eastAsia="바탕체" w:hint="eastAsia"/>
          <w:sz w:val="23"/>
          <w:szCs w:val="23"/>
        </w:rPr>
        <w:t xml:space="preserve"> </w:t>
      </w:r>
      <w:r w:rsidRPr="00B51FA5">
        <w:rPr>
          <w:rFonts w:ascii="Times New Roman" w:eastAsia="바탕체" w:hint="eastAsia"/>
          <w:sz w:val="23"/>
          <w:szCs w:val="23"/>
        </w:rPr>
        <w:t>소송</w:t>
      </w:r>
      <w:r w:rsidRPr="00B51FA5">
        <w:rPr>
          <w:rFonts w:ascii="Times New Roman" w:eastAsia="바탕체" w:hint="eastAsia"/>
          <w:sz w:val="23"/>
          <w:szCs w:val="23"/>
        </w:rPr>
        <w:t xml:space="preserve"> </w:t>
      </w:r>
      <w:r w:rsidRPr="00B51FA5">
        <w:rPr>
          <w:rFonts w:ascii="Times New Roman" w:eastAsia="바탕체" w:hint="eastAsia"/>
          <w:sz w:val="23"/>
          <w:szCs w:val="23"/>
        </w:rPr>
        <w:t>및</w:t>
      </w:r>
      <w:r w:rsidRPr="00B51FA5">
        <w:rPr>
          <w:rFonts w:ascii="Times New Roman" w:eastAsia="바탕체" w:hint="eastAsia"/>
          <w:sz w:val="23"/>
          <w:szCs w:val="23"/>
        </w:rPr>
        <w:t xml:space="preserve"> </w:t>
      </w:r>
      <w:r w:rsidRPr="00B51FA5">
        <w:rPr>
          <w:rFonts w:ascii="Times New Roman" w:eastAsia="바탕체" w:hint="eastAsia"/>
          <w:sz w:val="23"/>
          <w:szCs w:val="23"/>
        </w:rPr>
        <w:t>정부기관에</w:t>
      </w:r>
      <w:r w:rsidRPr="00B51FA5">
        <w:rPr>
          <w:rFonts w:ascii="Times New Roman" w:eastAsia="바탕체" w:hint="eastAsia"/>
          <w:sz w:val="23"/>
          <w:szCs w:val="23"/>
        </w:rPr>
        <w:t xml:space="preserve"> </w:t>
      </w:r>
      <w:r w:rsidRPr="00B51FA5">
        <w:rPr>
          <w:rFonts w:ascii="Times New Roman" w:eastAsia="바탕체" w:hint="eastAsia"/>
          <w:sz w:val="23"/>
          <w:szCs w:val="23"/>
        </w:rPr>
        <w:t>의하여</w:t>
      </w:r>
      <w:r w:rsidRPr="00B51FA5">
        <w:rPr>
          <w:rFonts w:ascii="Times New Roman" w:eastAsia="바탕체" w:hint="eastAsia"/>
          <w:sz w:val="23"/>
          <w:szCs w:val="23"/>
        </w:rPr>
        <w:t xml:space="preserve"> </w:t>
      </w:r>
      <w:r w:rsidRPr="00B51FA5">
        <w:rPr>
          <w:rFonts w:ascii="Times New Roman" w:eastAsia="바탕체" w:hint="eastAsia"/>
          <w:sz w:val="23"/>
          <w:szCs w:val="23"/>
        </w:rPr>
        <w:t>미납된</w:t>
      </w:r>
      <w:r w:rsidRPr="00B51FA5">
        <w:rPr>
          <w:rFonts w:ascii="Times New Roman" w:eastAsia="바탕체" w:hint="eastAsia"/>
          <w:sz w:val="23"/>
          <w:szCs w:val="23"/>
        </w:rPr>
        <w:t xml:space="preserve"> </w:t>
      </w:r>
      <w:r w:rsidRPr="00B51FA5">
        <w:rPr>
          <w:rFonts w:ascii="Times New Roman" w:eastAsia="바탕체" w:hint="eastAsia"/>
          <w:sz w:val="23"/>
          <w:szCs w:val="23"/>
        </w:rPr>
        <w:t>것으로</w:t>
      </w:r>
      <w:r w:rsidRPr="00B51FA5">
        <w:rPr>
          <w:rFonts w:ascii="Times New Roman" w:eastAsia="바탕체" w:hint="eastAsia"/>
          <w:sz w:val="23"/>
          <w:szCs w:val="23"/>
        </w:rPr>
        <w:t xml:space="preserve"> </w:t>
      </w:r>
      <w:r w:rsidRPr="00B51FA5">
        <w:rPr>
          <w:rFonts w:ascii="Times New Roman" w:eastAsia="바탕체" w:hint="eastAsia"/>
          <w:sz w:val="23"/>
          <w:szCs w:val="23"/>
        </w:rPr>
        <w:t>주장되고</w:t>
      </w:r>
      <w:r w:rsidRPr="00B51FA5">
        <w:rPr>
          <w:rFonts w:ascii="Times New Roman" w:eastAsia="바탕체" w:hint="eastAsia"/>
          <w:sz w:val="23"/>
          <w:szCs w:val="23"/>
        </w:rPr>
        <w:t xml:space="preserve"> </w:t>
      </w:r>
      <w:r w:rsidRPr="00B51FA5">
        <w:rPr>
          <w:rFonts w:ascii="Times New Roman" w:eastAsia="바탕체" w:hint="eastAsia"/>
          <w:sz w:val="23"/>
          <w:szCs w:val="23"/>
        </w:rPr>
        <w:t>있는</w:t>
      </w:r>
      <w:r w:rsidRPr="00B51FA5">
        <w:rPr>
          <w:rFonts w:ascii="Times New Roman" w:eastAsia="바탕체" w:hint="eastAsia"/>
          <w:sz w:val="23"/>
          <w:szCs w:val="23"/>
        </w:rPr>
        <w:t xml:space="preserve"> </w:t>
      </w:r>
      <w:r w:rsidRPr="00B51FA5">
        <w:rPr>
          <w:rFonts w:ascii="Times New Roman" w:eastAsia="바탕체" w:hint="eastAsia"/>
          <w:sz w:val="23"/>
          <w:szCs w:val="23"/>
        </w:rPr>
        <w:t>조세는</w:t>
      </w:r>
      <w:r w:rsidRPr="00B51FA5">
        <w:rPr>
          <w:rFonts w:ascii="Times New Roman" w:eastAsia="바탕체" w:hint="eastAsia"/>
          <w:sz w:val="23"/>
          <w:szCs w:val="23"/>
        </w:rPr>
        <w:t xml:space="preserve"> </w:t>
      </w:r>
      <w:r w:rsidRPr="00B51FA5">
        <w:rPr>
          <w:rFonts w:ascii="Times New Roman" w:eastAsia="바탕체" w:hint="eastAsia"/>
          <w:sz w:val="23"/>
          <w:szCs w:val="23"/>
        </w:rPr>
        <w:t>없다</w:t>
      </w:r>
      <w:r w:rsidRPr="00B51FA5">
        <w:rPr>
          <w:rFonts w:ascii="Times New Roman" w:eastAsia="바탕체" w:hint="eastAsia"/>
          <w:sz w:val="23"/>
          <w:szCs w:val="23"/>
        </w:rPr>
        <w:t>.</w:t>
      </w:r>
    </w:p>
    <w:p w14:paraId="262A6BEB" w14:textId="77777777" w:rsidR="00786425" w:rsidRPr="00B51FA5" w:rsidRDefault="00786425" w:rsidP="00786425">
      <w:pPr>
        <w:numPr>
          <w:ilvl w:val="1"/>
          <w:numId w:val="6"/>
        </w:numPr>
        <w:snapToGrid w:val="0"/>
        <w:spacing w:before="180" w:after="180" w:line="360" w:lineRule="atLeast"/>
        <w:rPr>
          <w:rFonts w:ascii="Times New Roman"/>
          <w:sz w:val="23"/>
          <w:szCs w:val="23"/>
        </w:rPr>
      </w:pPr>
      <w:r w:rsidRPr="00B51FA5">
        <w:rPr>
          <w:rFonts w:ascii="Times New Roman"/>
          <w:sz w:val="23"/>
          <w:szCs w:val="23"/>
          <w:u w:val="single"/>
        </w:rPr>
        <w:t>정부승인</w:t>
      </w:r>
      <w:r w:rsidRPr="00B51FA5">
        <w:rPr>
          <w:rFonts w:ascii="Times New Roman"/>
          <w:sz w:val="23"/>
          <w:szCs w:val="23"/>
        </w:rPr>
        <w:t xml:space="preserve">. </w:t>
      </w:r>
      <w:r w:rsidRPr="00B51FA5">
        <w:rPr>
          <w:rFonts w:ascii="Times New Roman" w:hint="eastAsia"/>
          <w:sz w:val="23"/>
          <w:szCs w:val="23"/>
        </w:rPr>
        <w:t>매도인</w:t>
      </w:r>
      <w:r w:rsidR="004359DB">
        <w:rPr>
          <w:rFonts w:ascii="Times New Roman" w:hint="eastAsia"/>
          <w:sz w:val="23"/>
          <w:szCs w:val="23"/>
        </w:rPr>
        <w:t>은</w:t>
      </w:r>
      <w:r w:rsidRPr="00522B89">
        <w:rPr>
          <w:rFonts w:ascii="Times New Roman"/>
          <w:sz w:val="23"/>
          <w:szCs w:val="23"/>
        </w:rPr>
        <w:t xml:space="preserve"> </w:t>
      </w:r>
      <w:r w:rsidRPr="00B51FA5">
        <w:rPr>
          <w:rFonts w:ascii="Times New Roman" w:hint="eastAsia"/>
          <w:sz w:val="23"/>
          <w:szCs w:val="23"/>
        </w:rPr>
        <w:t>분할대상사업을</w:t>
      </w:r>
      <w:r w:rsidRPr="00B51FA5">
        <w:rPr>
          <w:rFonts w:ascii="Times New Roman" w:hint="eastAsia"/>
          <w:sz w:val="23"/>
          <w:szCs w:val="23"/>
        </w:rPr>
        <w:t xml:space="preserve"> </w:t>
      </w:r>
      <w:r w:rsidRPr="00B51FA5">
        <w:rPr>
          <w:rFonts w:ascii="Times New Roman" w:hint="eastAsia"/>
          <w:sz w:val="23"/>
          <w:szCs w:val="23"/>
        </w:rPr>
        <w:t>영위함에</w:t>
      </w:r>
      <w:r w:rsidRPr="00B51FA5">
        <w:rPr>
          <w:rFonts w:ascii="Times New Roman" w:hint="eastAsia"/>
          <w:sz w:val="23"/>
          <w:szCs w:val="23"/>
        </w:rPr>
        <w:t xml:space="preserve"> </w:t>
      </w:r>
      <w:r w:rsidRPr="00B51FA5">
        <w:rPr>
          <w:rFonts w:ascii="Times New Roman" w:hint="eastAsia"/>
          <w:sz w:val="23"/>
          <w:szCs w:val="23"/>
        </w:rPr>
        <w:t>있어서</w:t>
      </w:r>
      <w:r w:rsidRPr="00B51FA5">
        <w:rPr>
          <w:rFonts w:ascii="Times New Roman" w:hint="eastAsia"/>
          <w:sz w:val="23"/>
          <w:szCs w:val="23"/>
        </w:rPr>
        <w:t xml:space="preserve"> </w:t>
      </w:r>
      <w:r w:rsidRPr="00B51FA5">
        <w:rPr>
          <w:rFonts w:ascii="Times New Roman"/>
          <w:sz w:val="23"/>
          <w:szCs w:val="23"/>
        </w:rPr>
        <w:t>필요한</w:t>
      </w:r>
      <w:r w:rsidRPr="00B51FA5">
        <w:rPr>
          <w:rFonts w:ascii="Times New Roman"/>
          <w:sz w:val="23"/>
          <w:szCs w:val="23"/>
        </w:rPr>
        <w:t xml:space="preserve"> </w:t>
      </w:r>
      <w:r w:rsidRPr="00B51FA5">
        <w:rPr>
          <w:rFonts w:ascii="Times New Roman"/>
          <w:sz w:val="23"/>
          <w:szCs w:val="23"/>
        </w:rPr>
        <w:t>정부승인을</w:t>
      </w:r>
      <w:r w:rsidRPr="00B51FA5">
        <w:rPr>
          <w:rFonts w:ascii="Times New Roman"/>
          <w:sz w:val="23"/>
          <w:szCs w:val="23"/>
        </w:rPr>
        <w:t xml:space="preserve"> </w:t>
      </w:r>
      <w:r w:rsidRPr="00B51FA5">
        <w:rPr>
          <w:rFonts w:ascii="Times New Roman"/>
          <w:sz w:val="23"/>
          <w:szCs w:val="23"/>
        </w:rPr>
        <w:t>적법하게</w:t>
      </w:r>
      <w:r w:rsidRPr="00B51FA5">
        <w:rPr>
          <w:rFonts w:ascii="Times New Roman"/>
          <w:sz w:val="23"/>
          <w:szCs w:val="23"/>
        </w:rPr>
        <w:t xml:space="preserve"> </w:t>
      </w:r>
      <w:r w:rsidRPr="00B51FA5">
        <w:rPr>
          <w:rFonts w:ascii="Times New Roman"/>
          <w:sz w:val="23"/>
          <w:szCs w:val="23"/>
        </w:rPr>
        <w:t>취득하여</w:t>
      </w:r>
      <w:r w:rsidRPr="00B51FA5">
        <w:rPr>
          <w:rFonts w:ascii="Times New Roman"/>
          <w:sz w:val="23"/>
          <w:szCs w:val="23"/>
        </w:rPr>
        <w:t xml:space="preserve"> </w:t>
      </w:r>
      <w:r w:rsidRPr="00B51FA5">
        <w:rPr>
          <w:rFonts w:ascii="Times New Roman"/>
          <w:sz w:val="23"/>
          <w:szCs w:val="23"/>
        </w:rPr>
        <w:t>보유하고</w:t>
      </w:r>
      <w:r w:rsidRPr="00B51FA5">
        <w:rPr>
          <w:rFonts w:ascii="Times New Roman"/>
          <w:sz w:val="23"/>
          <w:szCs w:val="23"/>
        </w:rPr>
        <w:t xml:space="preserve"> </w:t>
      </w:r>
      <w:r w:rsidRPr="00B51FA5">
        <w:rPr>
          <w:rFonts w:ascii="Times New Roman"/>
          <w:sz w:val="23"/>
          <w:szCs w:val="23"/>
        </w:rPr>
        <w:t>있</w:t>
      </w:r>
      <w:r w:rsidRPr="00B51FA5">
        <w:rPr>
          <w:rFonts w:ascii="Times New Roman" w:hint="eastAsia"/>
          <w:sz w:val="23"/>
          <w:szCs w:val="23"/>
        </w:rPr>
        <w:t>고</w:t>
      </w:r>
      <w:r w:rsidRPr="00B51FA5">
        <w:rPr>
          <w:rFonts w:ascii="Times New Roman" w:eastAsia="바탕체"/>
          <w:sz w:val="23"/>
          <w:szCs w:val="23"/>
        </w:rPr>
        <w:t>,</w:t>
      </w:r>
      <w:r w:rsidRPr="00B51FA5">
        <w:rPr>
          <w:rFonts w:hint="eastAsia"/>
        </w:rPr>
        <w:t xml:space="preserve"> </w:t>
      </w:r>
      <w:r w:rsidRPr="00B51FA5">
        <w:rPr>
          <w:rFonts w:ascii="Times New Roman" w:eastAsia="바탕체" w:hint="eastAsia"/>
          <w:sz w:val="23"/>
          <w:szCs w:val="23"/>
        </w:rPr>
        <w:t>이러한</w:t>
      </w:r>
      <w:r w:rsidRPr="00B51FA5">
        <w:rPr>
          <w:rFonts w:ascii="Times New Roman" w:eastAsia="바탕체"/>
          <w:sz w:val="23"/>
          <w:szCs w:val="23"/>
        </w:rPr>
        <w:t xml:space="preserve"> </w:t>
      </w:r>
      <w:proofErr w:type="spellStart"/>
      <w:r w:rsidRPr="00B51FA5">
        <w:rPr>
          <w:rFonts w:ascii="Times New Roman" w:eastAsia="바탕체" w:hint="eastAsia"/>
          <w:sz w:val="23"/>
          <w:szCs w:val="23"/>
        </w:rPr>
        <w:t>정부승인의</w:t>
      </w:r>
      <w:proofErr w:type="spellEnd"/>
      <w:r w:rsidRPr="00B51FA5">
        <w:rPr>
          <w:rFonts w:ascii="Times New Roman" w:eastAsia="바탕체"/>
          <w:sz w:val="23"/>
          <w:szCs w:val="23"/>
        </w:rPr>
        <w:t xml:space="preserve"> </w:t>
      </w:r>
      <w:r w:rsidRPr="00B51FA5">
        <w:rPr>
          <w:rFonts w:ascii="Times New Roman" w:eastAsia="바탕체" w:hint="eastAsia"/>
          <w:sz w:val="23"/>
          <w:szCs w:val="23"/>
        </w:rPr>
        <w:t>조건</w:t>
      </w:r>
      <w:r w:rsidRPr="00B51FA5">
        <w:rPr>
          <w:rFonts w:ascii="Times New Roman" w:eastAsia="바탕체"/>
          <w:sz w:val="23"/>
          <w:szCs w:val="23"/>
        </w:rPr>
        <w:t xml:space="preserve"> </w:t>
      </w:r>
      <w:r w:rsidRPr="00B51FA5">
        <w:rPr>
          <w:rFonts w:ascii="Times New Roman" w:eastAsia="바탕체" w:hint="eastAsia"/>
          <w:sz w:val="23"/>
          <w:szCs w:val="23"/>
        </w:rPr>
        <w:t>및</w:t>
      </w:r>
      <w:r w:rsidRPr="00B51FA5">
        <w:rPr>
          <w:rFonts w:ascii="Times New Roman" w:eastAsia="바탕체"/>
          <w:sz w:val="23"/>
          <w:szCs w:val="23"/>
        </w:rPr>
        <w:t xml:space="preserve"> </w:t>
      </w:r>
      <w:r w:rsidRPr="00B51FA5">
        <w:rPr>
          <w:rFonts w:ascii="Times New Roman" w:eastAsia="바탕체" w:hint="eastAsia"/>
          <w:sz w:val="23"/>
          <w:szCs w:val="23"/>
        </w:rPr>
        <w:t>관련된</w:t>
      </w:r>
      <w:r w:rsidRPr="00B51FA5">
        <w:rPr>
          <w:rFonts w:ascii="Times New Roman" w:eastAsia="바탕체"/>
          <w:sz w:val="23"/>
          <w:szCs w:val="23"/>
        </w:rPr>
        <w:t xml:space="preserve"> </w:t>
      </w:r>
      <w:r w:rsidRPr="00B51FA5">
        <w:rPr>
          <w:rFonts w:ascii="Times New Roman" w:eastAsia="바탕체" w:hint="eastAsia"/>
          <w:sz w:val="23"/>
          <w:szCs w:val="23"/>
        </w:rPr>
        <w:t>의무를</w:t>
      </w:r>
      <w:r w:rsidRPr="00B51FA5">
        <w:rPr>
          <w:rFonts w:ascii="Times New Roman" w:eastAsia="바탕체"/>
          <w:sz w:val="23"/>
          <w:szCs w:val="23"/>
        </w:rPr>
        <w:t xml:space="preserve"> </w:t>
      </w:r>
      <w:r w:rsidRPr="00B51FA5">
        <w:rPr>
          <w:rFonts w:ascii="Times New Roman" w:eastAsia="바탕체" w:hint="eastAsia"/>
          <w:sz w:val="23"/>
          <w:szCs w:val="23"/>
        </w:rPr>
        <w:t>중요한</w:t>
      </w:r>
      <w:r w:rsidRPr="00B51FA5">
        <w:rPr>
          <w:rFonts w:ascii="Times New Roman" w:eastAsia="바탕체" w:hint="eastAsia"/>
          <w:sz w:val="23"/>
          <w:szCs w:val="23"/>
        </w:rPr>
        <w:t xml:space="preserve"> </w:t>
      </w:r>
      <w:r w:rsidRPr="00B51FA5">
        <w:rPr>
          <w:rFonts w:ascii="Times New Roman" w:eastAsia="바탕체" w:hint="eastAsia"/>
          <w:sz w:val="23"/>
          <w:szCs w:val="23"/>
        </w:rPr>
        <w:t>측면에서</w:t>
      </w:r>
      <w:r w:rsidRPr="00B51FA5">
        <w:rPr>
          <w:rFonts w:ascii="Times New Roman" w:eastAsia="바탕체" w:hint="eastAsia"/>
          <w:sz w:val="23"/>
          <w:szCs w:val="23"/>
        </w:rPr>
        <w:t xml:space="preserve"> </w:t>
      </w:r>
      <w:r w:rsidRPr="00B51FA5">
        <w:rPr>
          <w:rFonts w:ascii="Times New Roman" w:eastAsia="바탕체" w:hint="eastAsia"/>
          <w:sz w:val="23"/>
          <w:szCs w:val="23"/>
        </w:rPr>
        <w:t>준수하고</w:t>
      </w:r>
      <w:r w:rsidRPr="00B51FA5">
        <w:rPr>
          <w:rFonts w:ascii="Times New Roman" w:eastAsia="바탕체"/>
          <w:sz w:val="23"/>
          <w:szCs w:val="23"/>
        </w:rPr>
        <w:t xml:space="preserve"> </w:t>
      </w:r>
      <w:r w:rsidRPr="00B51FA5">
        <w:rPr>
          <w:rFonts w:ascii="Times New Roman" w:eastAsia="바탕체" w:hint="eastAsia"/>
          <w:sz w:val="23"/>
          <w:szCs w:val="23"/>
        </w:rPr>
        <w:t>있다</w:t>
      </w:r>
      <w:r w:rsidRPr="00B51FA5">
        <w:rPr>
          <w:rFonts w:ascii="Times New Roman" w:eastAsia="바탕체"/>
          <w:sz w:val="23"/>
          <w:szCs w:val="23"/>
        </w:rPr>
        <w:t xml:space="preserve">. </w:t>
      </w:r>
    </w:p>
    <w:p w14:paraId="447ADB4E" w14:textId="693E3937" w:rsidR="00786425" w:rsidRPr="00B51FA5" w:rsidRDefault="00786425" w:rsidP="00786425">
      <w:pPr>
        <w:numPr>
          <w:ilvl w:val="1"/>
          <w:numId w:val="6"/>
        </w:numPr>
        <w:snapToGrid w:val="0"/>
        <w:spacing w:before="180" w:after="180" w:line="360" w:lineRule="atLeast"/>
        <w:rPr>
          <w:rFonts w:ascii="Times New Roman"/>
          <w:sz w:val="23"/>
          <w:szCs w:val="23"/>
        </w:rPr>
      </w:pPr>
      <w:proofErr w:type="spellStart"/>
      <w:r w:rsidRPr="00B51FA5">
        <w:rPr>
          <w:rFonts w:ascii="Times New Roman"/>
          <w:sz w:val="23"/>
          <w:szCs w:val="23"/>
          <w:u w:val="single"/>
        </w:rPr>
        <w:t>중요계약</w:t>
      </w:r>
      <w:proofErr w:type="spellEnd"/>
      <w:r w:rsidRPr="00B51FA5">
        <w:rPr>
          <w:rFonts w:ascii="Times New Roman"/>
          <w:sz w:val="23"/>
          <w:szCs w:val="23"/>
        </w:rPr>
        <w:t xml:space="preserve">. </w:t>
      </w:r>
      <w:r w:rsidRPr="00B51FA5">
        <w:rPr>
          <w:rFonts w:ascii="Times New Roman" w:hint="eastAsia"/>
          <w:sz w:val="23"/>
          <w:szCs w:val="23"/>
        </w:rPr>
        <w:t>매도인</w:t>
      </w:r>
      <w:r w:rsidR="004359DB">
        <w:rPr>
          <w:rFonts w:ascii="Times New Roman" w:hint="eastAsia"/>
          <w:sz w:val="23"/>
          <w:szCs w:val="23"/>
        </w:rPr>
        <w:t>은</w:t>
      </w:r>
      <w:r w:rsidRPr="00522B89">
        <w:rPr>
          <w:rFonts w:ascii="Times New Roman"/>
          <w:sz w:val="23"/>
          <w:szCs w:val="23"/>
        </w:rPr>
        <w:t xml:space="preserve"> </w:t>
      </w:r>
      <w:proofErr w:type="spellStart"/>
      <w:r w:rsidRPr="00B51FA5">
        <w:rPr>
          <w:rFonts w:ascii="Times New Roman"/>
          <w:sz w:val="23"/>
          <w:szCs w:val="23"/>
        </w:rPr>
        <w:t>중요계약상</w:t>
      </w:r>
      <w:proofErr w:type="spellEnd"/>
      <w:r w:rsidRPr="00B51FA5">
        <w:rPr>
          <w:rFonts w:ascii="Times New Roman"/>
          <w:sz w:val="23"/>
          <w:szCs w:val="23"/>
        </w:rPr>
        <w:t xml:space="preserve"> </w:t>
      </w:r>
      <w:r w:rsidRPr="00B51FA5">
        <w:rPr>
          <w:rFonts w:ascii="Times New Roman"/>
          <w:sz w:val="23"/>
          <w:szCs w:val="23"/>
        </w:rPr>
        <w:t>의무를</w:t>
      </w:r>
      <w:r w:rsidRPr="00B51FA5">
        <w:rPr>
          <w:rFonts w:ascii="Times New Roman"/>
          <w:sz w:val="23"/>
          <w:szCs w:val="23"/>
        </w:rPr>
        <w:t xml:space="preserve"> </w:t>
      </w:r>
      <w:r w:rsidRPr="00B51FA5">
        <w:rPr>
          <w:rFonts w:ascii="Times New Roman"/>
          <w:sz w:val="23"/>
          <w:szCs w:val="23"/>
        </w:rPr>
        <w:t>중요한</w:t>
      </w:r>
      <w:r w:rsidRPr="00B51FA5">
        <w:rPr>
          <w:rFonts w:ascii="Times New Roman"/>
          <w:sz w:val="23"/>
          <w:szCs w:val="23"/>
        </w:rPr>
        <w:t xml:space="preserve"> </w:t>
      </w:r>
      <w:r w:rsidRPr="00B51FA5">
        <w:rPr>
          <w:rFonts w:ascii="Times New Roman"/>
          <w:sz w:val="23"/>
          <w:szCs w:val="23"/>
        </w:rPr>
        <w:t>점에서</w:t>
      </w:r>
      <w:r w:rsidRPr="00B51FA5">
        <w:rPr>
          <w:rFonts w:ascii="Times New Roman"/>
          <w:sz w:val="23"/>
          <w:szCs w:val="23"/>
        </w:rPr>
        <w:t xml:space="preserve"> </w:t>
      </w:r>
      <w:r w:rsidRPr="00B51FA5">
        <w:rPr>
          <w:rFonts w:ascii="Times New Roman"/>
          <w:sz w:val="23"/>
          <w:szCs w:val="23"/>
        </w:rPr>
        <w:t>준수하</w:t>
      </w:r>
      <w:r w:rsidR="008A35E0">
        <w:rPr>
          <w:rFonts w:ascii="Times New Roman" w:hint="eastAsia"/>
          <w:sz w:val="23"/>
          <w:szCs w:val="23"/>
        </w:rPr>
        <w:t>고</w:t>
      </w:r>
      <w:r w:rsidR="008A35E0">
        <w:rPr>
          <w:rFonts w:ascii="Times New Roman" w:hint="eastAsia"/>
          <w:sz w:val="23"/>
          <w:szCs w:val="23"/>
        </w:rPr>
        <w:t xml:space="preserve"> </w:t>
      </w:r>
      <w:r w:rsidR="008A35E0">
        <w:rPr>
          <w:rFonts w:ascii="Times New Roman" w:hint="eastAsia"/>
          <w:sz w:val="23"/>
          <w:szCs w:val="23"/>
        </w:rPr>
        <w:t>있</w:t>
      </w:r>
      <w:r w:rsidRPr="00B51FA5">
        <w:rPr>
          <w:rFonts w:ascii="Times New Roman"/>
          <w:sz w:val="23"/>
          <w:szCs w:val="23"/>
        </w:rPr>
        <w:t>으며</w:t>
      </w:r>
      <w:r w:rsidRPr="00B51FA5">
        <w:rPr>
          <w:rFonts w:ascii="Times New Roman"/>
          <w:sz w:val="23"/>
          <w:szCs w:val="23"/>
        </w:rPr>
        <w:t xml:space="preserve">, </w:t>
      </w:r>
      <w:r w:rsidRPr="00B51FA5">
        <w:rPr>
          <w:rFonts w:ascii="Times New Roman" w:hint="eastAsia"/>
          <w:sz w:val="23"/>
          <w:szCs w:val="23"/>
        </w:rPr>
        <w:t>매도인이</w:t>
      </w:r>
      <w:r w:rsidRPr="00B51FA5">
        <w:rPr>
          <w:rFonts w:ascii="Times New Roman" w:hint="eastAsia"/>
          <w:sz w:val="23"/>
          <w:szCs w:val="23"/>
        </w:rPr>
        <w:t xml:space="preserve"> </w:t>
      </w:r>
      <w:r w:rsidRPr="00B51FA5">
        <w:rPr>
          <w:rFonts w:ascii="Times New Roman" w:hint="eastAsia"/>
          <w:sz w:val="23"/>
          <w:szCs w:val="23"/>
        </w:rPr>
        <w:t>알고</w:t>
      </w:r>
      <w:r w:rsidRPr="00B51FA5">
        <w:rPr>
          <w:rFonts w:ascii="Times New Roman" w:hint="eastAsia"/>
          <w:sz w:val="23"/>
          <w:szCs w:val="23"/>
        </w:rPr>
        <w:t xml:space="preserve"> </w:t>
      </w:r>
      <w:r w:rsidRPr="00B51FA5">
        <w:rPr>
          <w:rFonts w:ascii="Times New Roman" w:hint="eastAsia"/>
          <w:sz w:val="23"/>
          <w:szCs w:val="23"/>
        </w:rPr>
        <w:t>있는</w:t>
      </w:r>
      <w:r w:rsidRPr="00B51FA5">
        <w:rPr>
          <w:rFonts w:ascii="Times New Roman" w:hint="eastAsia"/>
          <w:sz w:val="23"/>
          <w:szCs w:val="23"/>
        </w:rPr>
        <w:t xml:space="preserve"> </w:t>
      </w:r>
      <w:r w:rsidRPr="00B51FA5">
        <w:rPr>
          <w:rFonts w:ascii="Times New Roman" w:hint="eastAsia"/>
          <w:sz w:val="23"/>
          <w:szCs w:val="23"/>
        </w:rPr>
        <w:t>한</w:t>
      </w:r>
      <w:r w:rsidRPr="00B51FA5">
        <w:rPr>
          <w:rFonts w:ascii="Times New Roman" w:hint="eastAsia"/>
          <w:sz w:val="23"/>
          <w:szCs w:val="23"/>
        </w:rPr>
        <w:t xml:space="preserve"> </w:t>
      </w:r>
      <w:r w:rsidR="008A35E0">
        <w:rPr>
          <w:rFonts w:ascii="Times New Roman" w:hint="eastAsia"/>
          <w:sz w:val="23"/>
          <w:szCs w:val="23"/>
        </w:rPr>
        <w:t>매도인</w:t>
      </w:r>
      <w:r w:rsidR="008A35E0">
        <w:rPr>
          <w:rFonts w:ascii="Times New Roman" w:hint="eastAsia"/>
          <w:sz w:val="23"/>
          <w:szCs w:val="23"/>
        </w:rPr>
        <w:t>,</w:t>
      </w:r>
      <w:r w:rsidR="008A35E0">
        <w:rPr>
          <w:rFonts w:ascii="Times New Roman"/>
          <w:sz w:val="23"/>
          <w:szCs w:val="23"/>
        </w:rPr>
        <w:t xml:space="preserve"> </w:t>
      </w:r>
      <w:r w:rsidRPr="00B51FA5">
        <w:rPr>
          <w:rFonts w:ascii="Times New Roman" w:hint="eastAsia"/>
          <w:sz w:val="23"/>
          <w:szCs w:val="23"/>
        </w:rPr>
        <w:t>대상회사의</w:t>
      </w:r>
      <w:r w:rsidRPr="00B51FA5">
        <w:rPr>
          <w:rFonts w:ascii="Times New Roman" w:hint="eastAsia"/>
          <w:sz w:val="23"/>
          <w:szCs w:val="23"/>
        </w:rPr>
        <w:t xml:space="preserve"> </w:t>
      </w:r>
      <w:r w:rsidRPr="00B51FA5">
        <w:rPr>
          <w:rFonts w:ascii="Times New Roman" w:hint="eastAsia"/>
          <w:sz w:val="23"/>
          <w:szCs w:val="23"/>
        </w:rPr>
        <w:t>귀책사유로</w:t>
      </w:r>
      <w:r w:rsidRPr="00B51FA5">
        <w:rPr>
          <w:rFonts w:ascii="Times New Roman" w:hint="eastAsia"/>
          <w:sz w:val="23"/>
          <w:szCs w:val="23"/>
        </w:rPr>
        <w:t xml:space="preserve"> </w:t>
      </w:r>
      <w:r w:rsidRPr="00B51FA5">
        <w:rPr>
          <w:rFonts w:ascii="Times New Roman" w:hint="eastAsia"/>
          <w:sz w:val="23"/>
          <w:szCs w:val="23"/>
        </w:rPr>
        <w:t>인하여</w:t>
      </w:r>
      <w:r w:rsidRPr="00B51FA5">
        <w:rPr>
          <w:rFonts w:ascii="Times New Roman" w:hint="eastAsia"/>
          <w:sz w:val="23"/>
          <w:szCs w:val="23"/>
        </w:rPr>
        <w:t xml:space="preserve"> </w:t>
      </w:r>
      <w:proofErr w:type="spellStart"/>
      <w:r w:rsidRPr="00B51FA5">
        <w:rPr>
          <w:rFonts w:ascii="Times New Roman"/>
          <w:sz w:val="23"/>
          <w:szCs w:val="23"/>
        </w:rPr>
        <w:t>중요계약의</w:t>
      </w:r>
      <w:proofErr w:type="spellEnd"/>
      <w:r w:rsidRPr="00B51FA5">
        <w:rPr>
          <w:rFonts w:ascii="Times New Roman"/>
          <w:sz w:val="23"/>
          <w:szCs w:val="23"/>
        </w:rPr>
        <w:t xml:space="preserve"> </w:t>
      </w:r>
      <w:r w:rsidRPr="00B51FA5">
        <w:rPr>
          <w:rFonts w:ascii="Times New Roman"/>
          <w:sz w:val="23"/>
          <w:szCs w:val="23"/>
        </w:rPr>
        <w:t>위반</w:t>
      </w:r>
      <w:r w:rsidRPr="00B51FA5">
        <w:rPr>
          <w:rFonts w:ascii="Times New Roman"/>
          <w:sz w:val="23"/>
          <w:szCs w:val="23"/>
        </w:rPr>
        <w:t xml:space="preserve">, </w:t>
      </w:r>
      <w:r w:rsidRPr="00B51FA5">
        <w:rPr>
          <w:rFonts w:ascii="Times New Roman"/>
          <w:sz w:val="23"/>
          <w:szCs w:val="23"/>
        </w:rPr>
        <w:t>해제</w:t>
      </w:r>
      <w:r w:rsidRPr="00B51FA5">
        <w:rPr>
          <w:rFonts w:ascii="Times New Roman"/>
          <w:sz w:val="23"/>
          <w:szCs w:val="23"/>
        </w:rPr>
        <w:t xml:space="preserve">, </w:t>
      </w:r>
      <w:r w:rsidRPr="00B51FA5">
        <w:rPr>
          <w:rFonts w:ascii="Times New Roman"/>
          <w:sz w:val="23"/>
          <w:szCs w:val="23"/>
        </w:rPr>
        <w:t>해지</w:t>
      </w:r>
      <w:r w:rsidRPr="00B51FA5">
        <w:rPr>
          <w:rFonts w:ascii="Times New Roman"/>
          <w:sz w:val="23"/>
          <w:szCs w:val="23"/>
        </w:rPr>
        <w:t xml:space="preserve"> </w:t>
      </w:r>
      <w:r w:rsidRPr="00B51FA5">
        <w:rPr>
          <w:rFonts w:ascii="Times New Roman"/>
          <w:sz w:val="23"/>
          <w:szCs w:val="23"/>
        </w:rPr>
        <w:t>또는</w:t>
      </w:r>
      <w:r w:rsidRPr="00B51FA5">
        <w:rPr>
          <w:rFonts w:ascii="Times New Roman"/>
          <w:sz w:val="23"/>
          <w:szCs w:val="23"/>
        </w:rPr>
        <w:t xml:space="preserve"> </w:t>
      </w:r>
      <w:r w:rsidRPr="00B51FA5">
        <w:rPr>
          <w:rFonts w:ascii="Times New Roman"/>
          <w:sz w:val="23"/>
          <w:szCs w:val="23"/>
        </w:rPr>
        <w:t>취소를</w:t>
      </w:r>
      <w:r w:rsidRPr="00B51FA5">
        <w:rPr>
          <w:rFonts w:ascii="Times New Roman"/>
          <w:sz w:val="23"/>
          <w:szCs w:val="23"/>
        </w:rPr>
        <w:t xml:space="preserve"> </w:t>
      </w:r>
      <w:r w:rsidRPr="00B51FA5">
        <w:rPr>
          <w:rFonts w:ascii="Times New Roman"/>
          <w:sz w:val="23"/>
          <w:szCs w:val="23"/>
        </w:rPr>
        <w:t>초래할</w:t>
      </w:r>
      <w:r w:rsidRPr="00B51FA5">
        <w:rPr>
          <w:rFonts w:ascii="Times New Roman"/>
          <w:sz w:val="23"/>
          <w:szCs w:val="23"/>
        </w:rPr>
        <w:t xml:space="preserve"> </w:t>
      </w:r>
      <w:r w:rsidRPr="00B51FA5">
        <w:rPr>
          <w:rFonts w:ascii="Times New Roman"/>
          <w:sz w:val="23"/>
          <w:szCs w:val="23"/>
        </w:rPr>
        <w:t>수</w:t>
      </w:r>
      <w:r w:rsidRPr="00B51FA5">
        <w:rPr>
          <w:rFonts w:ascii="Times New Roman"/>
          <w:sz w:val="23"/>
          <w:szCs w:val="23"/>
        </w:rPr>
        <w:t xml:space="preserve"> </w:t>
      </w:r>
      <w:r w:rsidRPr="00B51FA5">
        <w:rPr>
          <w:rFonts w:ascii="Times New Roman"/>
          <w:sz w:val="23"/>
          <w:szCs w:val="23"/>
        </w:rPr>
        <w:t>있는</w:t>
      </w:r>
      <w:r w:rsidRPr="00B51FA5">
        <w:rPr>
          <w:rFonts w:ascii="Times New Roman"/>
          <w:sz w:val="23"/>
          <w:szCs w:val="23"/>
        </w:rPr>
        <w:t xml:space="preserve"> </w:t>
      </w:r>
      <w:r w:rsidRPr="00B51FA5">
        <w:rPr>
          <w:rFonts w:ascii="Times New Roman"/>
          <w:sz w:val="23"/>
          <w:szCs w:val="23"/>
        </w:rPr>
        <w:t>사유나</w:t>
      </w:r>
      <w:r w:rsidRPr="00B51FA5">
        <w:rPr>
          <w:rFonts w:ascii="Times New Roman"/>
          <w:sz w:val="23"/>
          <w:szCs w:val="23"/>
        </w:rPr>
        <w:t xml:space="preserve"> </w:t>
      </w:r>
      <w:r w:rsidRPr="00B51FA5">
        <w:rPr>
          <w:rFonts w:ascii="Times New Roman"/>
          <w:sz w:val="23"/>
          <w:szCs w:val="23"/>
        </w:rPr>
        <w:t>사정은</w:t>
      </w:r>
      <w:r w:rsidRPr="00B51FA5">
        <w:rPr>
          <w:rFonts w:ascii="Times New Roman"/>
          <w:sz w:val="23"/>
          <w:szCs w:val="23"/>
        </w:rPr>
        <w:t xml:space="preserve"> </w:t>
      </w:r>
      <w:r w:rsidRPr="00B51FA5">
        <w:rPr>
          <w:rFonts w:ascii="Times New Roman"/>
          <w:sz w:val="23"/>
          <w:szCs w:val="23"/>
        </w:rPr>
        <w:t>존재하지</w:t>
      </w:r>
      <w:r w:rsidRPr="00B51FA5">
        <w:rPr>
          <w:rFonts w:ascii="Times New Roman"/>
          <w:sz w:val="23"/>
          <w:szCs w:val="23"/>
        </w:rPr>
        <w:t xml:space="preserve"> </w:t>
      </w:r>
      <w:r w:rsidRPr="00B51FA5">
        <w:rPr>
          <w:rFonts w:ascii="Times New Roman"/>
          <w:sz w:val="23"/>
          <w:szCs w:val="23"/>
        </w:rPr>
        <w:t>아니한다</w:t>
      </w:r>
      <w:r w:rsidR="005A0660" w:rsidRPr="00B51FA5">
        <w:rPr>
          <w:rFonts w:ascii="Times New Roman"/>
          <w:sz w:val="23"/>
          <w:szCs w:val="23"/>
        </w:rPr>
        <w:t xml:space="preserve">. </w:t>
      </w:r>
      <w:r w:rsidR="005A0660" w:rsidRPr="00D513DA">
        <w:rPr>
          <w:rFonts w:ascii="Times New Roman" w:hint="eastAsia"/>
          <w:sz w:val="23"/>
          <w:szCs w:val="23"/>
        </w:rPr>
        <w:t>매도인이</w:t>
      </w:r>
      <w:r w:rsidR="005A0660" w:rsidRPr="00D513DA">
        <w:rPr>
          <w:rFonts w:ascii="Times New Roman"/>
          <w:sz w:val="23"/>
          <w:szCs w:val="23"/>
        </w:rPr>
        <w:t xml:space="preserve"> </w:t>
      </w:r>
      <w:r w:rsidR="005A0660" w:rsidRPr="00D513DA">
        <w:rPr>
          <w:rFonts w:ascii="Times New Roman" w:hint="eastAsia"/>
          <w:sz w:val="23"/>
          <w:szCs w:val="23"/>
        </w:rPr>
        <w:t>알고</w:t>
      </w:r>
      <w:r w:rsidR="005A0660" w:rsidRPr="00D513DA">
        <w:rPr>
          <w:rFonts w:ascii="Times New Roman"/>
          <w:sz w:val="23"/>
          <w:szCs w:val="23"/>
        </w:rPr>
        <w:t xml:space="preserve"> </w:t>
      </w:r>
      <w:r w:rsidR="005A0660" w:rsidRPr="006F15B9">
        <w:rPr>
          <w:rFonts w:ascii="Times New Roman" w:hint="eastAsia"/>
          <w:sz w:val="23"/>
          <w:szCs w:val="23"/>
        </w:rPr>
        <w:t>있는</w:t>
      </w:r>
      <w:r w:rsidR="005A0660" w:rsidRPr="006F15B9">
        <w:rPr>
          <w:rFonts w:ascii="Times New Roman"/>
          <w:sz w:val="23"/>
          <w:szCs w:val="23"/>
        </w:rPr>
        <w:t xml:space="preserve"> </w:t>
      </w:r>
      <w:r w:rsidR="005A0660" w:rsidRPr="00352E12">
        <w:rPr>
          <w:rFonts w:ascii="Times New Roman" w:hint="eastAsia"/>
          <w:sz w:val="23"/>
          <w:szCs w:val="23"/>
        </w:rPr>
        <w:t>한</w:t>
      </w:r>
      <w:r w:rsidR="005A0660" w:rsidRPr="00352E12">
        <w:rPr>
          <w:rFonts w:ascii="Times New Roman"/>
          <w:sz w:val="23"/>
          <w:szCs w:val="23"/>
        </w:rPr>
        <w:t xml:space="preserve"> </w:t>
      </w:r>
      <w:proofErr w:type="spellStart"/>
      <w:r w:rsidR="005A0660" w:rsidRPr="00352E12">
        <w:rPr>
          <w:rFonts w:ascii="Times New Roman" w:hint="eastAsia"/>
          <w:sz w:val="23"/>
          <w:szCs w:val="23"/>
        </w:rPr>
        <w:t>중요계약의</w:t>
      </w:r>
      <w:proofErr w:type="spellEnd"/>
      <w:r w:rsidR="005A0660" w:rsidRPr="00352E12">
        <w:rPr>
          <w:rFonts w:ascii="Times New Roman"/>
          <w:sz w:val="23"/>
          <w:szCs w:val="23"/>
        </w:rPr>
        <w:t xml:space="preserve"> </w:t>
      </w:r>
      <w:r w:rsidR="005A0660" w:rsidRPr="00352E12">
        <w:rPr>
          <w:rFonts w:ascii="Times New Roman" w:hint="eastAsia"/>
          <w:sz w:val="23"/>
          <w:szCs w:val="23"/>
        </w:rPr>
        <w:t>상대방도</w:t>
      </w:r>
      <w:r w:rsidR="005A0660" w:rsidRPr="00352E12">
        <w:rPr>
          <w:rFonts w:ascii="Times New Roman"/>
          <w:sz w:val="23"/>
          <w:szCs w:val="23"/>
        </w:rPr>
        <w:t xml:space="preserve"> </w:t>
      </w:r>
      <w:r w:rsidR="005A0660" w:rsidRPr="00D513DA">
        <w:rPr>
          <w:rFonts w:ascii="Times New Roman" w:hint="eastAsia"/>
          <w:sz w:val="23"/>
          <w:szCs w:val="23"/>
        </w:rPr>
        <w:t>매도인의</w:t>
      </w:r>
      <w:r w:rsidR="005A0660" w:rsidRPr="00D513DA">
        <w:rPr>
          <w:rFonts w:ascii="Times New Roman"/>
          <w:sz w:val="23"/>
          <w:szCs w:val="23"/>
        </w:rPr>
        <w:t xml:space="preserve"> </w:t>
      </w:r>
      <w:r w:rsidR="005A0660" w:rsidRPr="00D513DA">
        <w:rPr>
          <w:rFonts w:ascii="Times New Roman" w:hint="eastAsia"/>
          <w:sz w:val="23"/>
          <w:szCs w:val="23"/>
        </w:rPr>
        <w:t>계약</w:t>
      </w:r>
      <w:r w:rsidR="005A0660" w:rsidRPr="00D513DA">
        <w:rPr>
          <w:rFonts w:ascii="Times New Roman"/>
          <w:sz w:val="23"/>
          <w:szCs w:val="23"/>
        </w:rPr>
        <w:t xml:space="preserve"> </w:t>
      </w:r>
      <w:r w:rsidR="005A0660" w:rsidRPr="00D513DA">
        <w:rPr>
          <w:rFonts w:ascii="Times New Roman" w:hint="eastAsia"/>
          <w:sz w:val="23"/>
          <w:szCs w:val="23"/>
        </w:rPr>
        <w:t>위반이나</w:t>
      </w:r>
      <w:r w:rsidR="005A0660" w:rsidRPr="00D513DA">
        <w:rPr>
          <w:rFonts w:ascii="Times New Roman"/>
          <w:sz w:val="23"/>
          <w:szCs w:val="23"/>
        </w:rPr>
        <w:t xml:space="preserve"> </w:t>
      </w:r>
      <w:r w:rsidR="005A0660" w:rsidRPr="00D513DA">
        <w:rPr>
          <w:rFonts w:ascii="Times New Roman" w:hint="eastAsia"/>
          <w:sz w:val="23"/>
          <w:szCs w:val="23"/>
        </w:rPr>
        <w:t>불이행</w:t>
      </w:r>
      <w:r w:rsidR="005A0660" w:rsidRPr="00D513DA">
        <w:rPr>
          <w:rFonts w:ascii="Times New Roman"/>
          <w:sz w:val="23"/>
          <w:szCs w:val="23"/>
        </w:rPr>
        <w:t xml:space="preserve">, </w:t>
      </w:r>
      <w:r w:rsidR="005A0660" w:rsidRPr="00D513DA">
        <w:rPr>
          <w:rFonts w:ascii="Times New Roman" w:hint="eastAsia"/>
          <w:sz w:val="23"/>
          <w:szCs w:val="23"/>
        </w:rPr>
        <w:t>계약의</w:t>
      </w:r>
      <w:r w:rsidR="005A0660" w:rsidRPr="00D513DA">
        <w:rPr>
          <w:rFonts w:ascii="Times New Roman"/>
          <w:sz w:val="23"/>
          <w:szCs w:val="23"/>
        </w:rPr>
        <w:t xml:space="preserve"> </w:t>
      </w:r>
      <w:r w:rsidR="005A0660" w:rsidRPr="00D513DA">
        <w:rPr>
          <w:rFonts w:ascii="Times New Roman" w:hint="eastAsia"/>
          <w:sz w:val="23"/>
          <w:szCs w:val="23"/>
        </w:rPr>
        <w:t>해제</w:t>
      </w:r>
      <w:r w:rsidR="005A0660" w:rsidRPr="00D513DA">
        <w:rPr>
          <w:rFonts w:ascii="Times New Roman"/>
          <w:sz w:val="23"/>
          <w:szCs w:val="23"/>
        </w:rPr>
        <w:t xml:space="preserve">, </w:t>
      </w:r>
      <w:r w:rsidR="005A0660" w:rsidRPr="00D513DA">
        <w:rPr>
          <w:rFonts w:ascii="Times New Roman" w:hint="eastAsia"/>
          <w:sz w:val="23"/>
          <w:szCs w:val="23"/>
        </w:rPr>
        <w:t>해지</w:t>
      </w:r>
      <w:r w:rsidR="005A0660" w:rsidRPr="00D513DA">
        <w:rPr>
          <w:rFonts w:ascii="Times New Roman"/>
          <w:sz w:val="23"/>
          <w:szCs w:val="23"/>
        </w:rPr>
        <w:t xml:space="preserve"> </w:t>
      </w:r>
      <w:r w:rsidR="005A0660" w:rsidRPr="00D513DA">
        <w:rPr>
          <w:rFonts w:ascii="Times New Roman" w:hint="eastAsia"/>
          <w:sz w:val="23"/>
          <w:szCs w:val="23"/>
        </w:rPr>
        <w:t>또는</w:t>
      </w:r>
      <w:r w:rsidR="005A0660" w:rsidRPr="00D513DA">
        <w:rPr>
          <w:rFonts w:ascii="Times New Roman"/>
          <w:sz w:val="23"/>
          <w:szCs w:val="23"/>
        </w:rPr>
        <w:t xml:space="preserve"> </w:t>
      </w:r>
      <w:r w:rsidR="005A0660" w:rsidRPr="00D513DA">
        <w:rPr>
          <w:rFonts w:ascii="Times New Roman" w:hint="eastAsia"/>
          <w:sz w:val="23"/>
          <w:szCs w:val="23"/>
        </w:rPr>
        <w:t>취소를</w:t>
      </w:r>
      <w:r w:rsidR="005A0660" w:rsidRPr="00D513DA">
        <w:rPr>
          <w:rFonts w:ascii="Times New Roman"/>
          <w:sz w:val="23"/>
          <w:szCs w:val="23"/>
        </w:rPr>
        <w:t xml:space="preserve"> </w:t>
      </w:r>
      <w:r w:rsidR="005A0660" w:rsidRPr="00D513DA">
        <w:rPr>
          <w:rFonts w:ascii="Times New Roman" w:hint="eastAsia"/>
          <w:sz w:val="23"/>
          <w:szCs w:val="23"/>
        </w:rPr>
        <w:t>주장하거나</w:t>
      </w:r>
      <w:r w:rsidR="005A0660" w:rsidRPr="00D513DA">
        <w:rPr>
          <w:rFonts w:ascii="Times New Roman"/>
          <w:sz w:val="23"/>
          <w:szCs w:val="23"/>
        </w:rPr>
        <w:t xml:space="preserve">, </w:t>
      </w:r>
      <w:r w:rsidR="005A0660" w:rsidRPr="00D513DA">
        <w:rPr>
          <w:rFonts w:ascii="Times New Roman" w:hint="eastAsia"/>
          <w:sz w:val="23"/>
          <w:szCs w:val="23"/>
        </w:rPr>
        <w:t>계약을</w:t>
      </w:r>
      <w:r w:rsidR="005A0660" w:rsidRPr="00D513DA">
        <w:rPr>
          <w:rFonts w:ascii="Times New Roman"/>
          <w:sz w:val="23"/>
          <w:szCs w:val="23"/>
        </w:rPr>
        <w:t xml:space="preserve"> </w:t>
      </w:r>
      <w:r w:rsidR="005A0660" w:rsidRPr="00D513DA">
        <w:rPr>
          <w:rFonts w:ascii="Times New Roman" w:hint="eastAsia"/>
          <w:sz w:val="23"/>
          <w:szCs w:val="23"/>
        </w:rPr>
        <w:t>위반하고</w:t>
      </w:r>
      <w:r w:rsidR="005A0660" w:rsidRPr="00D513DA">
        <w:rPr>
          <w:rFonts w:ascii="Times New Roman"/>
          <w:sz w:val="23"/>
          <w:szCs w:val="23"/>
        </w:rPr>
        <w:t xml:space="preserve"> </w:t>
      </w:r>
      <w:r w:rsidR="005A0660" w:rsidRPr="00D513DA">
        <w:rPr>
          <w:rFonts w:ascii="Times New Roman" w:hint="eastAsia"/>
          <w:sz w:val="23"/>
          <w:szCs w:val="23"/>
        </w:rPr>
        <w:t>있지</w:t>
      </w:r>
      <w:r w:rsidR="005A0660" w:rsidRPr="00D513DA">
        <w:rPr>
          <w:rFonts w:ascii="Times New Roman"/>
          <w:sz w:val="23"/>
          <w:szCs w:val="23"/>
        </w:rPr>
        <w:t xml:space="preserve"> </w:t>
      </w:r>
      <w:r w:rsidR="005A0660" w:rsidRPr="00D513DA">
        <w:rPr>
          <w:rFonts w:ascii="Times New Roman" w:hint="eastAsia"/>
          <w:sz w:val="23"/>
          <w:szCs w:val="23"/>
        </w:rPr>
        <w:t>않다</w:t>
      </w:r>
      <w:r w:rsidR="005A0660" w:rsidRPr="00D513DA">
        <w:rPr>
          <w:rFonts w:ascii="Times New Roman"/>
          <w:sz w:val="23"/>
          <w:szCs w:val="23"/>
        </w:rPr>
        <w:t>.</w:t>
      </w:r>
    </w:p>
    <w:p w14:paraId="383C1D5F" w14:textId="3D5C50CE" w:rsidR="00786425" w:rsidRPr="00B51FA5" w:rsidRDefault="00786425" w:rsidP="00786425">
      <w:pPr>
        <w:numPr>
          <w:ilvl w:val="1"/>
          <w:numId w:val="6"/>
        </w:numPr>
        <w:snapToGrid w:val="0"/>
        <w:spacing w:before="180" w:after="180" w:line="360" w:lineRule="atLeast"/>
        <w:rPr>
          <w:rFonts w:ascii="Times New Roman"/>
          <w:sz w:val="23"/>
          <w:szCs w:val="23"/>
        </w:rPr>
      </w:pPr>
      <w:r w:rsidRPr="00B51FA5">
        <w:rPr>
          <w:rFonts w:ascii="Times New Roman"/>
          <w:sz w:val="23"/>
          <w:szCs w:val="23"/>
          <w:u w:val="single"/>
        </w:rPr>
        <w:t>인사</w:t>
      </w:r>
      <w:r w:rsidRPr="00B51FA5">
        <w:rPr>
          <w:rFonts w:ascii="Times New Roman"/>
          <w:sz w:val="23"/>
          <w:szCs w:val="23"/>
          <w:u w:val="single"/>
        </w:rPr>
        <w:t xml:space="preserve"> </w:t>
      </w:r>
      <w:r w:rsidRPr="00B51FA5">
        <w:rPr>
          <w:rFonts w:ascii="Times New Roman"/>
          <w:sz w:val="23"/>
          <w:szCs w:val="23"/>
          <w:u w:val="single"/>
        </w:rPr>
        <w:t>및</w:t>
      </w:r>
      <w:r w:rsidRPr="00B51FA5">
        <w:rPr>
          <w:rFonts w:ascii="Times New Roman"/>
          <w:sz w:val="23"/>
          <w:szCs w:val="23"/>
          <w:u w:val="single"/>
        </w:rPr>
        <w:t xml:space="preserve"> </w:t>
      </w:r>
      <w:r w:rsidRPr="00B51FA5">
        <w:rPr>
          <w:rFonts w:ascii="Times New Roman"/>
          <w:sz w:val="23"/>
          <w:szCs w:val="23"/>
          <w:u w:val="single"/>
        </w:rPr>
        <w:t>노무</w:t>
      </w:r>
      <w:r w:rsidRPr="00B51FA5">
        <w:rPr>
          <w:rFonts w:ascii="Times New Roman"/>
          <w:sz w:val="23"/>
          <w:szCs w:val="23"/>
        </w:rPr>
        <w:t xml:space="preserve">. </w:t>
      </w:r>
      <w:r w:rsidRPr="00B51FA5">
        <w:rPr>
          <w:rFonts w:ascii="Times New Roman" w:hint="eastAsia"/>
          <w:sz w:val="23"/>
          <w:szCs w:val="23"/>
        </w:rPr>
        <w:t>매도인</w:t>
      </w:r>
      <w:r w:rsidR="004359DB">
        <w:rPr>
          <w:rFonts w:ascii="Times New Roman" w:hint="eastAsia"/>
          <w:sz w:val="23"/>
          <w:szCs w:val="23"/>
        </w:rPr>
        <w:t>은</w:t>
      </w:r>
      <w:r w:rsidRPr="00522B89">
        <w:rPr>
          <w:rFonts w:ascii="Times New Roman" w:hint="eastAsia"/>
          <w:sz w:val="23"/>
          <w:szCs w:val="23"/>
        </w:rPr>
        <w:t xml:space="preserve"> </w:t>
      </w:r>
      <w:r w:rsidRPr="00522B89">
        <w:rPr>
          <w:rFonts w:ascii="Times New Roman" w:hint="eastAsia"/>
          <w:sz w:val="23"/>
          <w:szCs w:val="23"/>
        </w:rPr>
        <w:t>분할대상사업에</w:t>
      </w:r>
      <w:r w:rsidRPr="00B51FA5">
        <w:rPr>
          <w:rFonts w:ascii="Times New Roman" w:hint="eastAsia"/>
          <w:sz w:val="23"/>
          <w:szCs w:val="23"/>
        </w:rPr>
        <w:t xml:space="preserve"> </w:t>
      </w:r>
      <w:r w:rsidRPr="00B51FA5">
        <w:rPr>
          <w:rFonts w:ascii="Times New Roman" w:hint="eastAsia"/>
          <w:sz w:val="23"/>
          <w:szCs w:val="23"/>
        </w:rPr>
        <w:t>대한</w:t>
      </w:r>
      <w:r w:rsidRPr="00B51FA5">
        <w:rPr>
          <w:rFonts w:ascii="Times New Roman" w:hint="eastAsia"/>
          <w:sz w:val="23"/>
          <w:szCs w:val="23"/>
        </w:rPr>
        <w:t xml:space="preserve"> </w:t>
      </w:r>
      <w:r w:rsidRPr="00B51FA5">
        <w:rPr>
          <w:rFonts w:ascii="Times New Roman" w:eastAsia="바탕체"/>
          <w:sz w:val="23"/>
          <w:szCs w:val="23"/>
        </w:rPr>
        <w:t>인사</w:t>
      </w:r>
      <w:r w:rsidRPr="00B51FA5">
        <w:rPr>
          <w:rFonts w:ascii="Times New Roman" w:eastAsia="바탕체"/>
          <w:sz w:val="23"/>
          <w:szCs w:val="23"/>
        </w:rPr>
        <w:t>·</w:t>
      </w:r>
      <w:r w:rsidRPr="00B51FA5">
        <w:rPr>
          <w:rFonts w:ascii="Times New Roman" w:eastAsia="바탕체"/>
          <w:sz w:val="23"/>
          <w:szCs w:val="23"/>
        </w:rPr>
        <w:t>노무와</w:t>
      </w:r>
      <w:r w:rsidRPr="00B51FA5">
        <w:rPr>
          <w:rFonts w:ascii="Times New Roman" w:eastAsia="바탕체"/>
          <w:sz w:val="23"/>
          <w:szCs w:val="23"/>
        </w:rPr>
        <w:t xml:space="preserve"> </w:t>
      </w:r>
      <w:r w:rsidRPr="00B51FA5">
        <w:rPr>
          <w:rFonts w:ascii="Times New Roman" w:eastAsia="바탕체"/>
          <w:sz w:val="23"/>
          <w:szCs w:val="23"/>
        </w:rPr>
        <w:t>관련한</w:t>
      </w:r>
      <w:r w:rsidRPr="00B51FA5">
        <w:rPr>
          <w:rFonts w:ascii="Times New Roman" w:eastAsia="바탕체"/>
          <w:sz w:val="23"/>
          <w:szCs w:val="23"/>
        </w:rPr>
        <w:t xml:space="preserve"> </w:t>
      </w:r>
      <w:r w:rsidRPr="00B51FA5">
        <w:rPr>
          <w:rFonts w:ascii="Times New Roman" w:eastAsia="바탕체"/>
          <w:sz w:val="23"/>
          <w:szCs w:val="23"/>
        </w:rPr>
        <w:t>법령</w:t>
      </w:r>
      <w:r w:rsidRPr="00B51FA5">
        <w:rPr>
          <w:rFonts w:ascii="Times New Roman" w:eastAsia="바탕체"/>
          <w:sz w:val="23"/>
          <w:szCs w:val="23"/>
        </w:rPr>
        <w:t xml:space="preserve">, </w:t>
      </w:r>
      <w:proofErr w:type="spellStart"/>
      <w:r w:rsidRPr="00B51FA5">
        <w:rPr>
          <w:rFonts w:ascii="Times New Roman" w:eastAsia="바탕체"/>
          <w:sz w:val="23"/>
          <w:szCs w:val="23"/>
        </w:rPr>
        <w:t>회사규정</w:t>
      </w:r>
      <w:proofErr w:type="spellEnd"/>
      <w:r w:rsidRPr="00B51FA5">
        <w:rPr>
          <w:rFonts w:ascii="Times New Roman" w:eastAsia="바탕체"/>
          <w:sz w:val="23"/>
          <w:szCs w:val="23"/>
        </w:rPr>
        <w:t xml:space="preserve">, </w:t>
      </w:r>
      <w:r w:rsidRPr="00B51FA5">
        <w:rPr>
          <w:rFonts w:ascii="Times New Roman" w:eastAsia="바탕체"/>
          <w:sz w:val="23"/>
          <w:szCs w:val="23"/>
        </w:rPr>
        <w:t>단체협약</w:t>
      </w:r>
      <w:r w:rsidRPr="00B51FA5">
        <w:rPr>
          <w:rFonts w:ascii="Times New Roman" w:eastAsia="바탕체"/>
          <w:sz w:val="23"/>
          <w:szCs w:val="23"/>
        </w:rPr>
        <w:t xml:space="preserve"> </w:t>
      </w:r>
      <w:r w:rsidRPr="00B51FA5">
        <w:rPr>
          <w:rFonts w:ascii="Times New Roman" w:eastAsia="바탕체"/>
          <w:sz w:val="23"/>
          <w:szCs w:val="23"/>
        </w:rPr>
        <w:t>및</w:t>
      </w:r>
      <w:r w:rsidRPr="00B51FA5">
        <w:rPr>
          <w:rFonts w:ascii="Times New Roman" w:eastAsia="바탕체"/>
          <w:sz w:val="23"/>
          <w:szCs w:val="23"/>
        </w:rPr>
        <w:t xml:space="preserve"> </w:t>
      </w:r>
      <w:r w:rsidRPr="00B51FA5">
        <w:rPr>
          <w:rFonts w:ascii="Times New Roman" w:eastAsia="바탕체"/>
          <w:sz w:val="23"/>
          <w:szCs w:val="23"/>
        </w:rPr>
        <w:t>계약을</w:t>
      </w:r>
      <w:r w:rsidRPr="00B51FA5">
        <w:rPr>
          <w:rFonts w:ascii="Times New Roman" w:eastAsia="바탕체"/>
          <w:sz w:val="23"/>
          <w:szCs w:val="23"/>
        </w:rPr>
        <w:t xml:space="preserve"> </w:t>
      </w:r>
      <w:r w:rsidRPr="00B51FA5">
        <w:rPr>
          <w:rFonts w:ascii="Times New Roman" w:eastAsia="바탕체"/>
          <w:sz w:val="23"/>
          <w:szCs w:val="23"/>
        </w:rPr>
        <w:t>준수하고</w:t>
      </w:r>
      <w:r w:rsidRPr="00B51FA5">
        <w:rPr>
          <w:rFonts w:ascii="Times New Roman" w:eastAsia="바탕체"/>
          <w:sz w:val="23"/>
          <w:szCs w:val="23"/>
        </w:rPr>
        <w:t xml:space="preserve"> </w:t>
      </w:r>
      <w:r w:rsidRPr="00B51FA5">
        <w:rPr>
          <w:rFonts w:ascii="Times New Roman" w:eastAsia="바탕체" w:hint="eastAsia"/>
          <w:sz w:val="23"/>
          <w:szCs w:val="23"/>
        </w:rPr>
        <w:t>있고</w:t>
      </w:r>
      <w:r w:rsidRPr="00B51FA5">
        <w:rPr>
          <w:rFonts w:ascii="Times New Roman" w:eastAsia="바탕체"/>
          <w:sz w:val="23"/>
          <w:szCs w:val="23"/>
        </w:rPr>
        <w:t xml:space="preserve">, </w:t>
      </w:r>
      <w:r w:rsidRPr="00B51FA5">
        <w:rPr>
          <w:rFonts w:ascii="Times New Roman" w:eastAsia="바탕체" w:hint="eastAsia"/>
          <w:sz w:val="23"/>
          <w:szCs w:val="23"/>
        </w:rPr>
        <w:t>이러한</w:t>
      </w:r>
      <w:r w:rsidRPr="00B51FA5">
        <w:rPr>
          <w:rFonts w:ascii="Times New Roman" w:eastAsia="바탕체"/>
          <w:sz w:val="23"/>
          <w:szCs w:val="23"/>
        </w:rPr>
        <w:t xml:space="preserve"> </w:t>
      </w:r>
      <w:r w:rsidRPr="00B51FA5">
        <w:rPr>
          <w:rFonts w:ascii="Times New Roman" w:eastAsia="바탕체" w:hint="eastAsia"/>
          <w:sz w:val="23"/>
          <w:szCs w:val="23"/>
        </w:rPr>
        <w:t>법령</w:t>
      </w:r>
      <w:r w:rsidRPr="00B51FA5">
        <w:rPr>
          <w:rFonts w:ascii="Times New Roman" w:eastAsia="바탕체"/>
          <w:sz w:val="23"/>
          <w:szCs w:val="23"/>
        </w:rPr>
        <w:t xml:space="preserve">, </w:t>
      </w:r>
      <w:proofErr w:type="spellStart"/>
      <w:r w:rsidRPr="00B51FA5">
        <w:rPr>
          <w:rFonts w:ascii="Times New Roman" w:eastAsia="바탕체" w:hint="eastAsia"/>
          <w:sz w:val="23"/>
          <w:szCs w:val="23"/>
        </w:rPr>
        <w:t>회사규정</w:t>
      </w:r>
      <w:proofErr w:type="spellEnd"/>
      <w:r w:rsidRPr="00B51FA5">
        <w:rPr>
          <w:rFonts w:ascii="Times New Roman" w:eastAsia="바탕체"/>
          <w:sz w:val="23"/>
          <w:szCs w:val="23"/>
        </w:rPr>
        <w:t xml:space="preserve">, </w:t>
      </w:r>
      <w:r w:rsidRPr="00B51FA5">
        <w:rPr>
          <w:rFonts w:ascii="Times New Roman" w:eastAsia="바탕체" w:hint="eastAsia"/>
          <w:sz w:val="23"/>
          <w:szCs w:val="23"/>
        </w:rPr>
        <w:t>단체협약</w:t>
      </w:r>
      <w:r w:rsidRPr="00B51FA5">
        <w:rPr>
          <w:rFonts w:ascii="Times New Roman" w:eastAsia="바탕체"/>
          <w:sz w:val="23"/>
          <w:szCs w:val="23"/>
        </w:rPr>
        <w:t xml:space="preserve"> </w:t>
      </w:r>
      <w:r w:rsidRPr="00B51FA5">
        <w:rPr>
          <w:rFonts w:ascii="Times New Roman" w:eastAsia="바탕체" w:hint="eastAsia"/>
          <w:sz w:val="23"/>
          <w:szCs w:val="23"/>
        </w:rPr>
        <w:t>및</w:t>
      </w:r>
      <w:r w:rsidRPr="00B51FA5">
        <w:rPr>
          <w:rFonts w:ascii="Times New Roman" w:eastAsia="바탕체"/>
          <w:sz w:val="23"/>
          <w:szCs w:val="23"/>
        </w:rPr>
        <w:t xml:space="preserve"> </w:t>
      </w:r>
      <w:r w:rsidRPr="00B51FA5">
        <w:rPr>
          <w:rFonts w:ascii="Times New Roman" w:eastAsia="바탕체" w:hint="eastAsia"/>
          <w:sz w:val="23"/>
          <w:szCs w:val="23"/>
        </w:rPr>
        <w:t>계약에</w:t>
      </w:r>
      <w:r w:rsidRPr="00B51FA5">
        <w:rPr>
          <w:rFonts w:ascii="Times New Roman" w:eastAsia="바탕체"/>
          <w:sz w:val="23"/>
          <w:szCs w:val="23"/>
        </w:rPr>
        <w:t xml:space="preserve"> </w:t>
      </w:r>
      <w:r w:rsidRPr="00B51FA5">
        <w:rPr>
          <w:rFonts w:ascii="Times New Roman" w:eastAsia="바탕체" w:hint="eastAsia"/>
          <w:sz w:val="23"/>
          <w:szCs w:val="23"/>
        </w:rPr>
        <w:t>따라</w:t>
      </w:r>
      <w:r w:rsidRPr="00B51FA5">
        <w:rPr>
          <w:rFonts w:ascii="Times New Roman" w:eastAsia="바탕체"/>
          <w:sz w:val="23"/>
          <w:szCs w:val="23"/>
        </w:rPr>
        <w:t xml:space="preserve"> </w:t>
      </w:r>
      <w:r w:rsidRPr="00B51FA5">
        <w:rPr>
          <w:rFonts w:ascii="Times New Roman" w:eastAsia="바탕체" w:hint="eastAsia"/>
          <w:sz w:val="23"/>
          <w:szCs w:val="23"/>
        </w:rPr>
        <w:t>근로자에게</w:t>
      </w:r>
      <w:r w:rsidRPr="00B51FA5">
        <w:rPr>
          <w:rFonts w:ascii="Times New Roman" w:eastAsia="바탕체"/>
          <w:sz w:val="23"/>
          <w:szCs w:val="23"/>
        </w:rPr>
        <w:t xml:space="preserve"> </w:t>
      </w:r>
      <w:r w:rsidRPr="00B51FA5">
        <w:rPr>
          <w:rFonts w:ascii="Times New Roman" w:eastAsia="바탕체" w:hint="eastAsia"/>
          <w:sz w:val="23"/>
          <w:szCs w:val="23"/>
        </w:rPr>
        <w:t>제공할</w:t>
      </w:r>
      <w:r w:rsidRPr="00B51FA5">
        <w:rPr>
          <w:rFonts w:ascii="Times New Roman" w:eastAsia="바탕체"/>
          <w:sz w:val="23"/>
          <w:szCs w:val="23"/>
        </w:rPr>
        <w:t xml:space="preserve"> </w:t>
      </w:r>
      <w:r w:rsidRPr="00B51FA5">
        <w:rPr>
          <w:rFonts w:ascii="Times New Roman" w:eastAsia="바탕체" w:hint="eastAsia"/>
          <w:sz w:val="23"/>
          <w:szCs w:val="23"/>
        </w:rPr>
        <w:t>의무가</w:t>
      </w:r>
      <w:r w:rsidRPr="00B51FA5">
        <w:rPr>
          <w:rFonts w:ascii="Times New Roman" w:eastAsia="바탕체"/>
          <w:sz w:val="23"/>
          <w:szCs w:val="23"/>
        </w:rPr>
        <w:t xml:space="preserve"> </w:t>
      </w:r>
      <w:r w:rsidRPr="00B51FA5">
        <w:rPr>
          <w:rFonts w:ascii="Times New Roman" w:eastAsia="바탕체" w:hint="eastAsia"/>
          <w:sz w:val="23"/>
          <w:szCs w:val="23"/>
        </w:rPr>
        <w:t>있는</w:t>
      </w:r>
      <w:r w:rsidRPr="00B51FA5">
        <w:rPr>
          <w:rFonts w:ascii="Times New Roman" w:eastAsia="바탕체"/>
          <w:sz w:val="23"/>
          <w:szCs w:val="23"/>
        </w:rPr>
        <w:t xml:space="preserve"> </w:t>
      </w:r>
      <w:r w:rsidRPr="00B51FA5">
        <w:rPr>
          <w:rFonts w:ascii="Times New Roman" w:eastAsia="바탕체" w:hint="eastAsia"/>
          <w:sz w:val="23"/>
          <w:szCs w:val="23"/>
        </w:rPr>
        <w:t>중요한</w:t>
      </w:r>
      <w:r w:rsidRPr="00B51FA5">
        <w:rPr>
          <w:rFonts w:ascii="Times New Roman" w:eastAsia="바탕체" w:hint="eastAsia"/>
          <w:sz w:val="23"/>
          <w:szCs w:val="23"/>
        </w:rPr>
        <w:t xml:space="preserve"> </w:t>
      </w:r>
      <w:r w:rsidRPr="00B51FA5">
        <w:rPr>
          <w:rFonts w:ascii="Times New Roman" w:eastAsia="바탕체" w:hint="eastAsia"/>
          <w:sz w:val="23"/>
          <w:szCs w:val="23"/>
        </w:rPr>
        <w:t>근로조건을</w:t>
      </w:r>
      <w:r w:rsidRPr="00B51FA5">
        <w:rPr>
          <w:rFonts w:ascii="Times New Roman" w:eastAsia="바탕체"/>
          <w:sz w:val="23"/>
          <w:szCs w:val="23"/>
        </w:rPr>
        <w:t xml:space="preserve"> </w:t>
      </w:r>
      <w:r w:rsidRPr="00B51FA5">
        <w:rPr>
          <w:rFonts w:ascii="Times New Roman" w:eastAsia="바탕체" w:hint="eastAsia"/>
          <w:sz w:val="23"/>
          <w:szCs w:val="23"/>
        </w:rPr>
        <w:t>준수하고</w:t>
      </w:r>
      <w:r w:rsidR="00662CFD" w:rsidRPr="00662CFD">
        <w:rPr>
          <w:rFonts w:ascii="Times New Roman" w:eastAsia="바탕체"/>
          <w:sz w:val="23"/>
          <w:szCs w:val="23"/>
        </w:rPr>
        <w:t xml:space="preserve"> </w:t>
      </w:r>
      <w:bookmarkStart w:id="15" w:name="_DV_C161"/>
      <w:r w:rsidR="00662CFD" w:rsidRPr="007273AE">
        <w:rPr>
          <w:rFonts w:ascii="Times New Roman" w:eastAsia="바탕체"/>
          <w:sz w:val="23"/>
          <w:szCs w:val="23"/>
        </w:rPr>
        <w:t>있고</w:t>
      </w:r>
      <w:r w:rsidR="00662CFD" w:rsidRPr="00662CFD">
        <w:rPr>
          <w:rFonts w:ascii="Times New Roman" w:eastAsia="바탕체"/>
          <w:sz w:val="23"/>
          <w:szCs w:val="23"/>
        </w:rPr>
        <w:t xml:space="preserve">, </w:t>
      </w:r>
      <w:r w:rsidR="00662CFD" w:rsidRPr="00D513DA">
        <w:rPr>
          <w:rFonts w:ascii="Times New Roman" w:eastAsia="바탕체" w:hint="eastAsia"/>
          <w:sz w:val="23"/>
          <w:szCs w:val="23"/>
        </w:rPr>
        <w:t>그에</w:t>
      </w:r>
      <w:r w:rsidR="00662CFD" w:rsidRPr="00D513DA">
        <w:rPr>
          <w:rFonts w:ascii="Times New Roman" w:eastAsia="바탕체"/>
          <w:sz w:val="23"/>
          <w:szCs w:val="23"/>
        </w:rPr>
        <w:t xml:space="preserve"> </w:t>
      </w:r>
      <w:r w:rsidR="00662CFD" w:rsidRPr="006F15B9">
        <w:rPr>
          <w:rFonts w:ascii="Times New Roman" w:eastAsia="바탕체" w:hint="eastAsia"/>
          <w:sz w:val="23"/>
          <w:szCs w:val="23"/>
        </w:rPr>
        <w:t>따라</w:t>
      </w:r>
      <w:r w:rsidR="00662CFD" w:rsidRPr="006F15B9">
        <w:rPr>
          <w:rFonts w:ascii="Times New Roman" w:eastAsia="바탕체"/>
          <w:sz w:val="23"/>
          <w:szCs w:val="23"/>
        </w:rPr>
        <w:t xml:space="preserve"> </w:t>
      </w:r>
      <w:r w:rsidR="00662CFD" w:rsidRPr="00352E12">
        <w:rPr>
          <w:rFonts w:ascii="Times New Roman" w:eastAsia="바탕체" w:hint="eastAsia"/>
          <w:sz w:val="23"/>
          <w:szCs w:val="23"/>
        </w:rPr>
        <w:t>근로자에게</w:t>
      </w:r>
      <w:r w:rsidR="00662CFD" w:rsidRPr="00352E12">
        <w:rPr>
          <w:rFonts w:ascii="Times New Roman" w:eastAsia="바탕체"/>
          <w:sz w:val="23"/>
          <w:szCs w:val="23"/>
        </w:rPr>
        <w:t xml:space="preserve"> </w:t>
      </w:r>
      <w:r w:rsidR="00662CFD" w:rsidRPr="00352E12">
        <w:rPr>
          <w:rFonts w:ascii="Times New Roman" w:eastAsia="바탕체" w:hint="eastAsia"/>
          <w:sz w:val="23"/>
          <w:szCs w:val="23"/>
        </w:rPr>
        <w:t>제공할</w:t>
      </w:r>
      <w:r w:rsidR="00662CFD" w:rsidRPr="00352E12">
        <w:rPr>
          <w:rFonts w:ascii="Times New Roman" w:eastAsia="바탕체"/>
          <w:sz w:val="23"/>
          <w:szCs w:val="23"/>
        </w:rPr>
        <w:t xml:space="preserve"> </w:t>
      </w:r>
      <w:r w:rsidR="00662CFD" w:rsidRPr="00352E12">
        <w:rPr>
          <w:rFonts w:ascii="Times New Roman" w:eastAsia="바탕체" w:hint="eastAsia"/>
          <w:sz w:val="23"/>
          <w:szCs w:val="23"/>
        </w:rPr>
        <w:t>의무가</w:t>
      </w:r>
      <w:r w:rsidR="00662CFD" w:rsidRPr="00352E12">
        <w:rPr>
          <w:rFonts w:ascii="Times New Roman" w:eastAsia="바탕체"/>
          <w:sz w:val="23"/>
          <w:szCs w:val="23"/>
        </w:rPr>
        <w:t xml:space="preserve"> </w:t>
      </w:r>
      <w:r w:rsidR="00662CFD" w:rsidRPr="00FA107D">
        <w:rPr>
          <w:rFonts w:ascii="Times New Roman" w:eastAsia="바탕체" w:hint="eastAsia"/>
          <w:sz w:val="23"/>
          <w:szCs w:val="23"/>
        </w:rPr>
        <w:t>있는</w:t>
      </w:r>
      <w:r w:rsidR="00662CFD" w:rsidRPr="00FA107D">
        <w:rPr>
          <w:rFonts w:ascii="Times New Roman" w:eastAsia="바탕체"/>
          <w:sz w:val="23"/>
          <w:szCs w:val="23"/>
        </w:rPr>
        <w:t xml:space="preserve"> </w:t>
      </w:r>
      <w:r w:rsidR="00662CFD" w:rsidRPr="00FA107D">
        <w:rPr>
          <w:rFonts w:ascii="Times New Roman" w:eastAsia="바탕체" w:hint="eastAsia"/>
          <w:sz w:val="23"/>
          <w:szCs w:val="23"/>
        </w:rPr>
        <w:t>임금</w:t>
      </w:r>
      <w:r w:rsidR="00662CFD" w:rsidRPr="00D513DA">
        <w:rPr>
          <w:rFonts w:ascii="Times New Roman" w:eastAsia="바탕체"/>
          <w:sz w:val="23"/>
          <w:szCs w:val="23"/>
        </w:rPr>
        <w:t xml:space="preserve">, </w:t>
      </w:r>
      <w:r w:rsidR="00662CFD" w:rsidRPr="00D513DA">
        <w:rPr>
          <w:rFonts w:ascii="Times New Roman" w:eastAsia="바탕체" w:hint="eastAsia"/>
          <w:sz w:val="23"/>
          <w:szCs w:val="23"/>
        </w:rPr>
        <w:t>각종</w:t>
      </w:r>
      <w:r w:rsidR="00662CFD" w:rsidRPr="00D513DA">
        <w:rPr>
          <w:rFonts w:ascii="Times New Roman" w:eastAsia="바탕체"/>
          <w:sz w:val="23"/>
          <w:szCs w:val="23"/>
        </w:rPr>
        <w:t xml:space="preserve"> </w:t>
      </w:r>
      <w:r w:rsidR="00662CFD" w:rsidRPr="00D513DA">
        <w:rPr>
          <w:rFonts w:ascii="Times New Roman" w:eastAsia="바탕체" w:hint="eastAsia"/>
          <w:sz w:val="23"/>
          <w:szCs w:val="23"/>
        </w:rPr>
        <w:t>수당</w:t>
      </w:r>
      <w:r w:rsidR="00662CFD" w:rsidRPr="00D513DA">
        <w:rPr>
          <w:rFonts w:ascii="Times New Roman" w:eastAsia="바탕체"/>
          <w:sz w:val="23"/>
          <w:szCs w:val="23"/>
        </w:rPr>
        <w:t xml:space="preserve">, </w:t>
      </w:r>
      <w:r w:rsidR="00662CFD" w:rsidRPr="00D513DA">
        <w:rPr>
          <w:rFonts w:ascii="Times New Roman" w:eastAsia="바탕체" w:hint="eastAsia"/>
          <w:sz w:val="23"/>
          <w:szCs w:val="23"/>
        </w:rPr>
        <w:t>상여금</w:t>
      </w:r>
      <w:r w:rsidR="00662CFD" w:rsidRPr="00D513DA">
        <w:rPr>
          <w:rFonts w:ascii="Times New Roman" w:eastAsia="바탕체"/>
          <w:sz w:val="23"/>
          <w:szCs w:val="23"/>
        </w:rPr>
        <w:t xml:space="preserve">, </w:t>
      </w:r>
      <w:r w:rsidR="00662CFD" w:rsidRPr="00D513DA">
        <w:rPr>
          <w:rFonts w:ascii="Times New Roman" w:eastAsia="바탕체" w:hint="eastAsia"/>
          <w:sz w:val="23"/>
          <w:szCs w:val="23"/>
        </w:rPr>
        <w:t>성과급</w:t>
      </w:r>
      <w:r w:rsidR="00662CFD" w:rsidRPr="00D513DA">
        <w:rPr>
          <w:rFonts w:ascii="Times New Roman" w:eastAsia="바탕체"/>
          <w:sz w:val="23"/>
          <w:szCs w:val="23"/>
        </w:rPr>
        <w:t xml:space="preserve">, </w:t>
      </w:r>
      <w:r w:rsidR="00662CFD" w:rsidRPr="00D513DA">
        <w:rPr>
          <w:rFonts w:ascii="Times New Roman" w:eastAsia="바탕체" w:hint="eastAsia"/>
          <w:sz w:val="23"/>
          <w:szCs w:val="23"/>
        </w:rPr>
        <w:t>퇴직금</w:t>
      </w:r>
      <w:r w:rsidR="00662CFD" w:rsidRPr="00D513DA">
        <w:rPr>
          <w:rFonts w:ascii="Times New Roman" w:eastAsia="바탕체"/>
          <w:sz w:val="23"/>
          <w:szCs w:val="23"/>
        </w:rPr>
        <w:t xml:space="preserve">, </w:t>
      </w:r>
      <w:r w:rsidR="00662CFD" w:rsidRPr="00D513DA">
        <w:rPr>
          <w:rFonts w:ascii="Times New Roman" w:eastAsia="바탕체" w:hint="eastAsia"/>
          <w:sz w:val="23"/>
          <w:szCs w:val="23"/>
        </w:rPr>
        <w:t>위로금</w:t>
      </w:r>
      <w:r w:rsidR="00662CFD" w:rsidRPr="00D513DA">
        <w:rPr>
          <w:rFonts w:ascii="Times New Roman" w:eastAsia="바탕체"/>
          <w:sz w:val="23"/>
          <w:szCs w:val="23"/>
        </w:rPr>
        <w:t xml:space="preserve"> </w:t>
      </w:r>
      <w:r w:rsidR="00662CFD" w:rsidRPr="00D513DA">
        <w:rPr>
          <w:rFonts w:ascii="Times New Roman" w:eastAsia="바탕체" w:hint="eastAsia"/>
          <w:sz w:val="23"/>
          <w:szCs w:val="23"/>
        </w:rPr>
        <w:t>등을</w:t>
      </w:r>
      <w:r w:rsidR="00662CFD" w:rsidRPr="00D513DA">
        <w:rPr>
          <w:rFonts w:ascii="Times New Roman" w:eastAsia="바탕체"/>
          <w:sz w:val="23"/>
          <w:szCs w:val="23"/>
        </w:rPr>
        <w:t xml:space="preserve"> </w:t>
      </w:r>
      <w:r w:rsidR="00662CFD" w:rsidRPr="00D513DA">
        <w:rPr>
          <w:rFonts w:ascii="Times New Roman" w:eastAsia="바탕체" w:hint="eastAsia"/>
          <w:sz w:val="23"/>
          <w:szCs w:val="23"/>
        </w:rPr>
        <w:t>모두</w:t>
      </w:r>
      <w:r w:rsidR="00662CFD" w:rsidRPr="00D513DA">
        <w:rPr>
          <w:rFonts w:ascii="Times New Roman" w:eastAsia="바탕체"/>
          <w:sz w:val="23"/>
          <w:szCs w:val="23"/>
        </w:rPr>
        <w:t xml:space="preserve"> </w:t>
      </w:r>
      <w:r w:rsidR="00662CFD" w:rsidRPr="00D513DA">
        <w:rPr>
          <w:rFonts w:ascii="Times New Roman" w:eastAsia="바탕체" w:hint="eastAsia"/>
          <w:sz w:val="23"/>
          <w:szCs w:val="23"/>
        </w:rPr>
        <w:t>지급하였거나</w:t>
      </w:r>
      <w:r w:rsidR="00662CFD" w:rsidRPr="00D513DA">
        <w:rPr>
          <w:rFonts w:ascii="Times New Roman" w:eastAsia="바탕체"/>
          <w:sz w:val="23"/>
          <w:szCs w:val="23"/>
        </w:rPr>
        <w:t xml:space="preserve"> </w:t>
      </w:r>
      <w:r w:rsidR="002502E7" w:rsidRPr="004C1D2B">
        <w:rPr>
          <w:rFonts w:ascii="Times New Roman" w:eastAsia="바탕체" w:hint="eastAsia"/>
          <w:sz w:val="23"/>
          <w:szCs w:val="23"/>
        </w:rPr>
        <w:t>기준</w:t>
      </w:r>
      <w:r w:rsidR="00662CFD" w:rsidRPr="00D513DA">
        <w:rPr>
          <w:rFonts w:ascii="Times New Roman" w:eastAsia="바탕체" w:hint="eastAsia"/>
          <w:sz w:val="23"/>
          <w:szCs w:val="23"/>
        </w:rPr>
        <w:t>재무제표에</w:t>
      </w:r>
      <w:r w:rsidR="00662CFD" w:rsidRPr="00D513DA">
        <w:rPr>
          <w:rFonts w:ascii="Times New Roman" w:eastAsia="바탕체"/>
          <w:sz w:val="23"/>
          <w:szCs w:val="23"/>
        </w:rPr>
        <w:t xml:space="preserve"> </w:t>
      </w:r>
      <w:r w:rsidR="00662CFD" w:rsidRPr="006F15B9">
        <w:rPr>
          <w:rFonts w:ascii="Times New Roman" w:eastAsia="바탕체" w:hint="eastAsia"/>
          <w:sz w:val="23"/>
          <w:szCs w:val="23"/>
        </w:rPr>
        <w:t>적</w:t>
      </w:r>
      <w:r w:rsidR="003331CC" w:rsidRPr="004C1D2B">
        <w:rPr>
          <w:rFonts w:ascii="Times New Roman" w:eastAsia="바탕체" w:hint="eastAsia"/>
          <w:sz w:val="23"/>
          <w:szCs w:val="23"/>
        </w:rPr>
        <w:t>정</w:t>
      </w:r>
      <w:r w:rsidR="00662CFD" w:rsidRPr="00D513DA">
        <w:rPr>
          <w:rFonts w:ascii="Times New Roman" w:eastAsia="바탕체" w:hint="eastAsia"/>
          <w:sz w:val="23"/>
          <w:szCs w:val="23"/>
        </w:rPr>
        <w:t>하게</w:t>
      </w:r>
      <w:r w:rsidR="00662CFD" w:rsidRPr="006F15B9">
        <w:rPr>
          <w:rFonts w:ascii="Times New Roman" w:eastAsia="바탕체"/>
          <w:sz w:val="23"/>
          <w:szCs w:val="23"/>
        </w:rPr>
        <w:t xml:space="preserve"> </w:t>
      </w:r>
      <w:r w:rsidR="002502E7" w:rsidRPr="004C1D2B">
        <w:rPr>
          <w:rFonts w:ascii="Times New Roman" w:eastAsia="바탕체" w:hint="eastAsia"/>
          <w:sz w:val="23"/>
          <w:szCs w:val="23"/>
        </w:rPr>
        <w:t>반영</w:t>
      </w:r>
      <w:r w:rsidR="00662CFD" w:rsidRPr="00D513DA">
        <w:rPr>
          <w:rFonts w:ascii="Times New Roman" w:eastAsia="바탕체" w:hint="eastAsia"/>
          <w:sz w:val="23"/>
          <w:szCs w:val="23"/>
        </w:rPr>
        <w:t>하고</w:t>
      </w:r>
      <w:bookmarkEnd w:id="15"/>
      <w:r w:rsidRPr="006F15B9">
        <w:rPr>
          <w:rFonts w:ascii="Times New Roman" w:eastAsia="바탕체" w:hint="eastAsia"/>
          <w:sz w:val="23"/>
          <w:szCs w:val="23"/>
        </w:rPr>
        <w:t>있</w:t>
      </w:r>
      <w:r w:rsidR="004359DB" w:rsidRPr="006F15B9">
        <w:rPr>
          <w:rFonts w:ascii="Times New Roman" w:eastAsia="바탕체" w:hint="eastAsia"/>
          <w:sz w:val="23"/>
          <w:szCs w:val="23"/>
        </w:rPr>
        <w:t>다</w:t>
      </w:r>
      <w:r w:rsidRPr="00352E12">
        <w:rPr>
          <w:rFonts w:ascii="Times New Roman" w:eastAsia="바탕체" w:hint="eastAsia"/>
          <w:sz w:val="23"/>
          <w:szCs w:val="23"/>
        </w:rPr>
        <w:t>.</w:t>
      </w:r>
      <w:r w:rsidRPr="00B51FA5">
        <w:rPr>
          <w:rFonts w:ascii="Times New Roman" w:eastAsia="바탕체"/>
          <w:sz w:val="23"/>
          <w:szCs w:val="23"/>
        </w:rPr>
        <w:t xml:space="preserve"> </w:t>
      </w:r>
    </w:p>
    <w:p w14:paraId="753F9DC6" w14:textId="77777777" w:rsidR="00786425" w:rsidRPr="00B51FA5" w:rsidRDefault="00786425" w:rsidP="00786425">
      <w:pPr>
        <w:numPr>
          <w:ilvl w:val="1"/>
          <w:numId w:val="6"/>
        </w:numPr>
        <w:snapToGrid w:val="0"/>
        <w:spacing w:before="180" w:after="180" w:line="360" w:lineRule="atLeast"/>
        <w:rPr>
          <w:rFonts w:ascii="Times New Roman"/>
          <w:sz w:val="23"/>
          <w:szCs w:val="23"/>
        </w:rPr>
      </w:pPr>
      <w:r w:rsidRPr="00B51FA5">
        <w:rPr>
          <w:rFonts w:ascii="Times New Roman"/>
          <w:sz w:val="23"/>
          <w:szCs w:val="23"/>
          <w:u w:val="single"/>
        </w:rPr>
        <w:t>지</w:t>
      </w:r>
      <w:r w:rsidRPr="00B51FA5">
        <w:rPr>
          <w:rFonts w:ascii="Times New Roman" w:hint="eastAsia"/>
          <w:sz w:val="23"/>
          <w:szCs w:val="23"/>
          <w:u w:val="single"/>
        </w:rPr>
        <w:t>식</w:t>
      </w:r>
      <w:r w:rsidRPr="00B51FA5">
        <w:rPr>
          <w:rFonts w:ascii="Times New Roman"/>
          <w:sz w:val="23"/>
          <w:szCs w:val="23"/>
          <w:u w:val="single"/>
        </w:rPr>
        <w:t>재산권</w:t>
      </w:r>
      <w:r w:rsidRPr="00B51FA5">
        <w:rPr>
          <w:rFonts w:ascii="Times New Roman"/>
          <w:sz w:val="23"/>
          <w:szCs w:val="23"/>
        </w:rPr>
        <w:t xml:space="preserve">. </w:t>
      </w:r>
      <w:r w:rsidRPr="00B51FA5">
        <w:rPr>
          <w:rFonts w:ascii="Times New Roman" w:hint="eastAsia"/>
          <w:sz w:val="23"/>
          <w:szCs w:val="23"/>
        </w:rPr>
        <w:t>매도인</w:t>
      </w:r>
      <w:r w:rsidR="004359DB">
        <w:rPr>
          <w:rFonts w:ascii="Times New Roman" w:hint="eastAsia"/>
          <w:sz w:val="23"/>
          <w:szCs w:val="23"/>
        </w:rPr>
        <w:t>은</w:t>
      </w:r>
      <w:r w:rsidRPr="00522B89">
        <w:rPr>
          <w:rFonts w:ascii="Times New Roman" w:eastAsia="바탕체" w:hint="eastAsia"/>
          <w:sz w:val="23"/>
          <w:szCs w:val="23"/>
        </w:rPr>
        <w:t xml:space="preserve"> </w:t>
      </w:r>
      <w:r w:rsidRPr="00522B89">
        <w:rPr>
          <w:rFonts w:ascii="Times New Roman" w:eastAsia="바탕체" w:hint="eastAsia"/>
          <w:sz w:val="23"/>
          <w:szCs w:val="23"/>
        </w:rPr>
        <w:t>분할대상사업</w:t>
      </w:r>
      <w:r w:rsidRPr="00B51FA5">
        <w:rPr>
          <w:rFonts w:ascii="Times New Roman" w:eastAsia="바탕체" w:hint="eastAsia"/>
          <w:sz w:val="23"/>
          <w:szCs w:val="23"/>
        </w:rPr>
        <w:t xml:space="preserve"> </w:t>
      </w:r>
      <w:r w:rsidRPr="00B51FA5">
        <w:rPr>
          <w:rFonts w:ascii="Times New Roman" w:eastAsia="바탕체" w:hint="eastAsia"/>
          <w:sz w:val="23"/>
          <w:szCs w:val="23"/>
        </w:rPr>
        <w:t>수행을</w:t>
      </w:r>
      <w:r w:rsidRPr="00B51FA5">
        <w:rPr>
          <w:rFonts w:ascii="Times New Roman" w:eastAsia="바탕체" w:hint="eastAsia"/>
          <w:sz w:val="23"/>
          <w:szCs w:val="23"/>
        </w:rPr>
        <w:t xml:space="preserve"> </w:t>
      </w:r>
      <w:r w:rsidRPr="00B51FA5">
        <w:rPr>
          <w:rFonts w:ascii="Times New Roman" w:eastAsia="바탕체" w:hint="eastAsia"/>
          <w:sz w:val="23"/>
          <w:szCs w:val="23"/>
        </w:rPr>
        <w:t>위하여</w:t>
      </w:r>
      <w:r w:rsidRPr="00B51FA5">
        <w:rPr>
          <w:rFonts w:ascii="Times New Roman" w:eastAsia="바탕체" w:hint="eastAsia"/>
          <w:sz w:val="23"/>
          <w:szCs w:val="23"/>
        </w:rPr>
        <w:t xml:space="preserve"> </w:t>
      </w:r>
      <w:r w:rsidRPr="00B51FA5">
        <w:rPr>
          <w:rFonts w:ascii="Times New Roman" w:eastAsia="바탕체" w:hint="eastAsia"/>
          <w:sz w:val="23"/>
          <w:szCs w:val="23"/>
        </w:rPr>
        <w:t>소유</w:t>
      </w:r>
      <w:r w:rsidRPr="00B51FA5">
        <w:rPr>
          <w:rFonts w:ascii="Times New Roman" w:eastAsia="바탕체" w:hint="eastAsia"/>
          <w:sz w:val="23"/>
          <w:szCs w:val="23"/>
        </w:rPr>
        <w:t xml:space="preserve"> </w:t>
      </w:r>
      <w:r w:rsidRPr="00B51FA5">
        <w:rPr>
          <w:rFonts w:ascii="Times New Roman" w:eastAsia="바탕체" w:hint="eastAsia"/>
          <w:sz w:val="23"/>
          <w:szCs w:val="23"/>
        </w:rPr>
        <w:t>또는</w:t>
      </w:r>
      <w:r w:rsidRPr="00B51FA5">
        <w:rPr>
          <w:rFonts w:ascii="Times New Roman" w:eastAsia="바탕체"/>
          <w:sz w:val="23"/>
          <w:szCs w:val="23"/>
        </w:rPr>
        <w:t xml:space="preserve"> </w:t>
      </w:r>
      <w:r w:rsidRPr="00B51FA5">
        <w:rPr>
          <w:rFonts w:ascii="Times New Roman" w:eastAsia="바탕체" w:hint="eastAsia"/>
          <w:sz w:val="23"/>
          <w:szCs w:val="23"/>
        </w:rPr>
        <w:t>사용하고</w:t>
      </w:r>
      <w:r w:rsidRPr="00B51FA5">
        <w:rPr>
          <w:rFonts w:ascii="Times New Roman" w:eastAsia="바탕체" w:hint="eastAsia"/>
          <w:sz w:val="23"/>
          <w:szCs w:val="23"/>
        </w:rPr>
        <w:t xml:space="preserve"> </w:t>
      </w:r>
      <w:r w:rsidRPr="00B51FA5">
        <w:rPr>
          <w:rFonts w:ascii="Times New Roman" w:eastAsia="바탕체" w:hint="eastAsia"/>
          <w:sz w:val="23"/>
          <w:szCs w:val="23"/>
        </w:rPr>
        <w:t>있는</w:t>
      </w:r>
      <w:r w:rsidRPr="00B51FA5">
        <w:rPr>
          <w:rFonts w:ascii="Times New Roman" w:eastAsia="바탕체"/>
          <w:sz w:val="23"/>
          <w:szCs w:val="23"/>
        </w:rPr>
        <w:t xml:space="preserve"> </w:t>
      </w:r>
      <w:r w:rsidRPr="00B51FA5">
        <w:rPr>
          <w:rFonts w:ascii="Times New Roman" w:eastAsia="바탕체" w:hint="eastAsia"/>
          <w:sz w:val="23"/>
          <w:szCs w:val="23"/>
        </w:rPr>
        <w:t>중요한</w:t>
      </w:r>
      <w:r w:rsidRPr="00B51FA5">
        <w:rPr>
          <w:rFonts w:ascii="Times New Roman" w:eastAsia="바탕체" w:hint="eastAsia"/>
          <w:sz w:val="23"/>
          <w:szCs w:val="23"/>
        </w:rPr>
        <w:t xml:space="preserve"> </w:t>
      </w:r>
      <w:r w:rsidRPr="00B51FA5">
        <w:rPr>
          <w:rFonts w:ascii="Times New Roman" w:eastAsia="바탕체"/>
          <w:sz w:val="23"/>
          <w:szCs w:val="23"/>
        </w:rPr>
        <w:t>지식재산권에</w:t>
      </w:r>
      <w:r w:rsidRPr="00B51FA5">
        <w:rPr>
          <w:rFonts w:ascii="Times New Roman" w:eastAsia="바탕체"/>
          <w:sz w:val="23"/>
          <w:szCs w:val="23"/>
        </w:rPr>
        <w:t xml:space="preserve"> </w:t>
      </w:r>
      <w:r w:rsidRPr="00B51FA5">
        <w:rPr>
          <w:rFonts w:ascii="Times New Roman" w:eastAsia="바탕체"/>
          <w:sz w:val="23"/>
          <w:szCs w:val="23"/>
        </w:rPr>
        <w:t>대하여</w:t>
      </w:r>
      <w:r w:rsidRPr="00B51FA5">
        <w:rPr>
          <w:rFonts w:ascii="Times New Roman" w:eastAsia="바탕체"/>
          <w:sz w:val="23"/>
          <w:szCs w:val="23"/>
        </w:rPr>
        <w:t xml:space="preserve"> </w:t>
      </w:r>
      <w:r w:rsidRPr="00B51FA5">
        <w:rPr>
          <w:rFonts w:ascii="Times New Roman" w:eastAsia="바탕체"/>
          <w:sz w:val="23"/>
          <w:szCs w:val="23"/>
        </w:rPr>
        <w:t>적법</w:t>
      </w:r>
      <w:r w:rsidRPr="00B51FA5">
        <w:rPr>
          <w:rFonts w:ascii="Times New Roman" w:eastAsia="바탕체" w:hint="eastAsia"/>
          <w:sz w:val="23"/>
          <w:szCs w:val="23"/>
        </w:rPr>
        <w:t>하고</w:t>
      </w:r>
      <w:r w:rsidRPr="00B51FA5">
        <w:rPr>
          <w:rFonts w:ascii="Times New Roman" w:eastAsia="바탕체" w:hint="eastAsia"/>
          <w:sz w:val="23"/>
          <w:szCs w:val="23"/>
        </w:rPr>
        <w:t xml:space="preserve"> </w:t>
      </w:r>
      <w:r w:rsidRPr="00B51FA5">
        <w:rPr>
          <w:rFonts w:ascii="Times New Roman" w:eastAsia="바탕체" w:hint="eastAsia"/>
          <w:sz w:val="23"/>
          <w:szCs w:val="23"/>
        </w:rPr>
        <w:t>유효한</w:t>
      </w:r>
      <w:r w:rsidRPr="00B51FA5">
        <w:rPr>
          <w:rFonts w:ascii="Times New Roman" w:eastAsia="바탕체"/>
          <w:sz w:val="23"/>
          <w:szCs w:val="23"/>
        </w:rPr>
        <w:t xml:space="preserve"> </w:t>
      </w:r>
      <w:r w:rsidRPr="00B51FA5">
        <w:rPr>
          <w:rFonts w:ascii="Times New Roman" w:eastAsia="바탕체"/>
          <w:sz w:val="23"/>
          <w:szCs w:val="23"/>
        </w:rPr>
        <w:t>소유권</w:t>
      </w:r>
      <w:r w:rsidRPr="00B51FA5">
        <w:rPr>
          <w:rFonts w:ascii="Times New Roman" w:eastAsia="바탕체"/>
          <w:sz w:val="23"/>
          <w:szCs w:val="23"/>
        </w:rPr>
        <w:t xml:space="preserve"> </w:t>
      </w:r>
      <w:r w:rsidRPr="00B51FA5">
        <w:rPr>
          <w:rFonts w:ascii="Times New Roman" w:eastAsia="바탕체"/>
          <w:sz w:val="23"/>
          <w:szCs w:val="23"/>
        </w:rPr>
        <w:t>또는</w:t>
      </w:r>
      <w:r w:rsidRPr="00B51FA5">
        <w:rPr>
          <w:rFonts w:ascii="Times New Roman" w:eastAsia="바탕체"/>
          <w:sz w:val="23"/>
          <w:szCs w:val="23"/>
        </w:rPr>
        <w:t xml:space="preserve"> </w:t>
      </w:r>
      <w:r w:rsidRPr="00B51FA5">
        <w:rPr>
          <w:rFonts w:ascii="Times New Roman" w:eastAsia="바탕체"/>
          <w:sz w:val="23"/>
          <w:szCs w:val="23"/>
        </w:rPr>
        <w:t>사용권을</w:t>
      </w:r>
      <w:r w:rsidRPr="00B51FA5">
        <w:rPr>
          <w:rFonts w:ascii="Times New Roman" w:eastAsia="바탕체"/>
          <w:sz w:val="23"/>
          <w:szCs w:val="23"/>
        </w:rPr>
        <w:t xml:space="preserve"> </w:t>
      </w:r>
      <w:r w:rsidRPr="00B51FA5">
        <w:rPr>
          <w:rFonts w:ascii="Times New Roman" w:eastAsia="바탕체"/>
          <w:sz w:val="23"/>
          <w:szCs w:val="23"/>
        </w:rPr>
        <w:t>확보하고</w:t>
      </w:r>
      <w:r w:rsidRPr="00B51FA5">
        <w:rPr>
          <w:rFonts w:ascii="Times New Roman" w:eastAsia="바탕체"/>
          <w:sz w:val="23"/>
          <w:szCs w:val="23"/>
        </w:rPr>
        <w:t xml:space="preserve"> </w:t>
      </w:r>
      <w:r w:rsidRPr="00B51FA5">
        <w:rPr>
          <w:rFonts w:ascii="Times New Roman" w:eastAsia="바탕체" w:hint="eastAsia"/>
          <w:sz w:val="23"/>
          <w:szCs w:val="23"/>
        </w:rPr>
        <w:t>있고</w:t>
      </w:r>
      <w:r w:rsidRPr="00B51FA5">
        <w:rPr>
          <w:rFonts w:ascii="Times New Roman" w:eastAsia="바탕체"/>
          <w:sz w:val="23"/>
          <w:szCs w:val="23"/>
        </w:rPr>
        <w:t xml:space="preserve">, </w:t>
      </w:r>
      <w:r w:rsidRPr="00B51FA5">
        <w:rPr>
          <w:rFonts w:ascii="Times New Roman" w:eastAsia="바탕체" w:hint="eastAsia"/>
          <w:sz w:val="23"/>
          <w:szCs w:val="23"/>
        </w:rPr>
        <w:t>분할대상사업과</w:t>
      </w:r>
      <w:r w:rsidRPr="00B51FA5">
        <w:rPr>
          <w:rFonts w:ascii="Times New Roman" w:eastAsia="바탕체" w:hint="eastAsia"/>
          <w:sz w:val="23"/>
          <w:szCs w:val="23"/>
        </w:rPr>
        <w:t xml:space="preserve"> </w:t>
      </w:r>
      <w:r w:rsidRPr="00B51FA5">
        <w:rPr>
          <w:rFonts w:ascii="Times New Roman" w:eastAsia="바탕체" w:hint="eastAsia"/>
          <w:sz w:val="23"/>
          <w:szCs w:val="23"/>
        </w:rPr>
        <w:t>관련하여</w:t>
      </w:r>
      <w:r w:rsidRPr="00B51FA5">
        <w:rPr>
          <w:rFonts w:ascii="Times New Roman" w:eastAsia="바탕체" w:hint="eastAsia"/>
          <w:sz w:val="23"/>
          <w:szCs w:val="23"/>
        </w:rPr>
        <w:t>,</w:t>
      </w:r>
      <w:r w:rsidRPr="00B51FA5">
        <w:rPr>
          <w:rFonts w:ascii="Times New Roman" w:eastAsia="바탕체"/>
          <w:sz w:val="23"/>
          <w:szCs w:val="23"/>
        </w:rPr>
        <w:t xml:space="preserve"> </w:t>
      </w:r>
      <w:r w:rsidRPr="00B51FA5">
        <w:rPr>
          <w:rFonts w:ascii="Times New Roman" w:eastAsia="바탕체" w:hint="eastAsia"/>
          <w:sz w:val="23"/>
          <w:szCs w:val="23"/>
        </w:rPr>
        <w:t>매도인</w:t>
      </w:r>
      <w:r w:rsidR="004359DB">
        <w:rPr>
          <w:rFonts w:ascii="Times New Roman" w:eastAsia="바탕체" w:hint="eastAsia"/>
          <w:sz w:val="23"/>
          <w:szCs w:val="23"/>
        </w:rPr>
        <w:t>이</w:t>
      </w:r>
      <w:r w:rsidRPr="00522B89">
        <w:rPr>
          <w:rFonts w:ascii="Times New Roman" w:eastAsia="바탕체"/>
          <w:sz w:val="23"/>
          <w:szCs w:val="23"/>
        </w:rPr>
        <w:t xml:space="preserve"> </w:t>
      </w:r>
      <w:r w:rsidRPr="00522B89">
        <w:rPr>
          <w:rFonts w:ascii="Times New Roman" w:eastAsia="바탕체" w:hint="eastAsia"/>
          <w:sz w:val="23"/>
          <w:szCs w:val="23"/>
        </w:rPr>
        <w:t>소유하고</w:t>
      </w:r>
      <w:r w:rsidRPr="00B51FA5">
        <w:rPr>
          <w:rFonts w:ascii="Times New Roman" w:eastAsia="바탕체"/>
          <w:sz w:val="23"/>
          <w:szCs w:val="23"/>
        </w:rPr>
        <w:t xml:space="preserve"> </w:t>
      </w:r>
      <w:r w:rsidRPr="00B51FA5">
        <w:rPr>
          <w:rFonts w:ascii="Times New Roman" w:eastAsia="바탕체" w:hint="eastAsia"/>
          <w:sz w:val="23"/>
          <w:szCs w:val="23"/>
        </w:rPr>
        <w:t>있는</w:t>
      </w:r>
      <w:r w:rsidRPr="00B51FA5">
        <w:rPr>
          <w:rFonts w:ascii="Times New Roman" w:eastAsia="바탕체"/>
          <w:sz w:val="23"/>
          <w:szCs w:val="23"/>
        </w:rPr>
        <w:t xml:space="preserve"> </w:t>
      </w:r>
      <w:r w:rsidRPr="00B51FA5">
        <w:rPr>
          <w:rFonts w:ascii="Times New Roman" w:eastAsia="바탕체" w:hint="eastAsia"/>
          <w:sz w:val="23"/>
          <w:szCs w:val="23"/>
        </w:rPr>
        <w:t>지식재산권에</w:t>
      </w:r>
      <w:r w:rsidRPr="00B51FA5">
        <w:rPr>
          <w:rFonts w:ascii="Times New Roman" w:eastAsia="바탕체"/>
          <w:sz w:val="23"/>
          <w:szCs w:val="23"/>
        </w:rPr>
        <w:t xml:space="preserve"> </w:t>
      </w:r>
      <w:r w:rsidRPr="00B51FA5">
        <w:rPr>
          <w:rFonts w:ascii="Times New Roman" w:eastAsia="바탕체" w:hint="eastAsia"/>
          <w:sz w:val="23"/>
          <w:szCs w:val="23"/>
        </w:rPr>
        <w:t>대하여</w:t>
      </w:r>
      <w:r w:rsidRPr="00B51FA5">
        <w:rPr>
          <w:rFonts w:ascii="Times New Roman" w:eastAsia="바탕체"/>
          <w:sz w:val="23"/>
          <w:szCs w:val="23"/>
        </w:rPr>
        <w:t xml:space="preserve"> </w:t>
      </w:r>
      <w:r w:rsidRPr="00B51FA5">
        <w:rPr>
          <w:rFonts w:ascii="Times New Roman" w:eastAsia="바탕체" w:hint="eastAsia"/>
          <w:sz w:val="23"/>
          <w:szCs w:val="23"/>
        </w:rPr>
        <w:t>부담이</w:t>
      </w:r>
      <w:r w:rsidRPr="00B51FA5">
        <w:rPr>
          <w:rFonts w:ascii="Times New Roman" w:eastAsia="바탕체"/>
          <w:sz w:val="23"/>
          <w:szCs w:val="23"/>
        </w:rPr>
        <w:t xml:space="preserve"> </w:t>
      </w:r>
      <w:r w:rsidRPr="00B51FA5">
        <w:rPr>
          <w:rFonts w:ascii="Times New Roman" w:eastAsia="바탕체" w:hint="eastAsia"/>
          <w:sz w:val="23"/>
          <w:szCs w:val="23"/>
        </w:rPr>
        <w:t>존재하지</w:t>
      </w:r>
      <w:r w:rsidRPr="00B51FA5">
        <w:rPr>
          <w:rFonts w:ascii="Times New Roman" w:eastAsia="바탕체"/>
          <w:sz w:val="23"/>
          <w:szCs w:val="23"/>
        </w:rPr>
        <w:t xml:space="preserve"> </w:t>
      </w:r>
      <w:r w:rsidRPr="00B51FA5">
        <w:rPr>
          <w:rFonts w:ascii="Times New Roman" w:eastAsia="바탕체" w:hint="eastAsia"/>
          <w:sz w:val="23"/>
          <w:szCs w:val="23"/>
        </w:rPr>
        <w:t>아니한다</w:t>
      </w:r>
      <w:r w:rsidRPr="00B51FA5">
        <w:rPr>
          <w:rFonts w:ascii="Times New Roman" w:eastAsia="바탕체"/>
          <w:sz w:val="23"/>
          <w:szCs w:val="23"/>
        </w:rPr>
        <w:t xml:space="preserve">. </w:t>
      </w:r>
    </w:p>
    <w:p w14:paraId="2494B416" w14:textId="77777777" w:rsidR="00786425" w:rsidRPr="00B51FA5" w:rsidRDefault="00786425" w:rsidP="00786425">
      <w:pPr>
        <w:numPr>
          <w:ilvl w:val="1"/>
          <w:numId w:val="6"/>
        </w:numPr>
        <w:snapToGrid w:val="0"/>
        <w:spacing w:before="180" w:after="180" w:line="360" w:lineRule="atLeast"/>
        <w:rPr>
          <w:rFonts w:ascii="Times New Roman"/>
          <w:sz w:val="23"/>
          <w:szCs w:val="23"/>
        </w:rPr>
      </w:pPr>
      <w:r w:rsidRPr="007F6FEB">
        <w:rPr>
          <w:rFonts w:ascii="Times New Roman"/>
          <w:sz w:val="23"/>
          <w:szCs w:val="23"/>
          <w:u w:val="single"/>
        </w:rPr>
        <w:t>소송</w:t>
      </w:r>
      <w:r w:rsidRPr="007F6FEB">
        <w:rPr>
          <w:rFonts w:ascii="Times New Roman"/>
          <w:sz w:val="23"/>
          <w:szCs w:val="23"/>
          <w:u w:val="single"/>
        </w:rPr>
        <w:t xml:space="preserve"> </w:t>
      </w:r>
      <w:r w:rsidRPr="007F6FEB">
        <w:rPr>
          <w:rFonts w:ascii="Times New Roman"/>
          <w:sz w:val="23"/>
          <w:szCs w:val="23"/>
          <w:u w:val="single"/>
        </w:rPr>
        <w:t>및</w:t>
      </w:r>
      <w:r w:rsidRPr="007F6FEB">
        <w:rPr>
          <w:rFonts w:ascii="Times New Roman"/>
          <w:sz w:val="23"/>
          <w:szCs w:val="23"/>
          <w:u w:val="single"/>
        </w:rPr>
        <w:t xml:space="preserve"> </w:t>
      </w:r>
      <w:r w:rsidRPr="007F6FEB">
        <w:rPr>
          <w:rFonts w:ascii="Times New Roman"/>
          <w:sz w:val="23"/>
          <w:szCs w:val="23"/>
          <w:u w:val="single"/>
        </w:rPr>
        <w:t>분쟁</w:t>
      </w:r>
      <w:r w:rsidRPr="00B51FA5">
        <w:rPr>
          <w:rFonts w:ascii="Times New Roman"/>
          <w:sz w:val="23"/>
          <w:szCs w:val="23"/>
        </w:rPr>
        <w:t xml:space="preserve">. </w:t>
      </w:r>
      <w:r w:rsidRPr="00B51FA5">
        <w:rPr>
          <w:rFonts w:ascii="Times New Roman" w:hint="eastAsia"/>
          <w:sz w:val="23"/>
          <w:szCs w:val="23"/>
        </w:rPr>
        <w:t>분할대상사업과</w:t>
      </w:r>
      <w:r w:rsidRPr="00B51FA5">
        <w:rPr>
          <w:rFonts w:ascii="Times New Roman" w:hint="eastAsia"/>
          <w:sz w:val="23"/>
          <w:szCs w:val="23"/>
        </w:rPr>
        <w:t xml:space="preserve"> </w:t>
      </w:r>
      <w:r w:rsidRPr="00B51FA5">
        <w:rPr>
          <w:rFonts w:ascii="Times New Roman" w:hint="eastAsia"/>
          <w:sz w:val="23"/>
          <w:szCs w:val="23"/>
        </w:rPr>
        <w:t>관련하여</w:t>
      </w:r>
      <w:r w:rsidRPr="00B51FA5">
        <w:rPr>
          <w:rFonts w:ascii="Times New Roman" w:hint="eastAsia"/>
          <w:sz w:val="23"/>
          <w:szCs w:val="23"/>
        </w:rPr>
        <w:t>,</w:t>
      </w:r>
      <w:r w:rsidRPr="00B51FA5">
        <w:rPr>
          <w:rFonts w:ascii="Times New Roman"/>
          <w:sz w:val="23"/>
          <w:szCs w:val="23"/>
        </w:rPr>
        <w:t xml:space="preserve"> </w:t>
      </w:r>
      <w:r w:rsidRPr="00B51FA5">
        <w:rPr>
          <w:rFonts w:ascii="Times New Roman" w:hint="eastAsia"/>
          <w:sz w:val="23"/>
          <w:szCs w:val="23"/>
        </w:rPr>
        <w:t>매도</w:t>
      </w:r>
      <w:r w:rsidR="000575B1">
        <w:rPr>
          <w:rFonts w:ascii="Times New Roman" w:hint="eastAsia"/>
          <w:sz w:val="23"/>
          <w:szCs w:val="23"/>
        </w:rPr>
        <w:t>인</w:t>
      </w:r>
      <w:r w:rsidR="004359DB">
        <w:rPr>
          <w:rFonts w:ascii="Times New Roman" w:hint="eastAsia"/>
          <w:sz w:val="23"/>
          <w:szCs w:val="23"/>
        </w:rPr>
        <w:t>을</w:t>
      </w:r>
      <w:r w:rsidRPr="00B51FA5">
        <w:rPr>
          <w:rFonts w:ascii="Times New Roman"/>
          <w:sz w:val="23"/>
          <w:szCs w:val="23"/>
        </w:rPr>
        <w:t xml:space="preserve"> </w:t>
      </w:r>
      <w:r w:rsidRPr="00B51FA5">
        <w:rPr>
          <w:rFonts w:ascii="Times New Roman"/>
          <w:sz w:val="23"/>
          <w:szCs w:val="23"/>
        </w:rPr>
        <w:t>상대로</w:t>
      </w:r>
      <w:r w:rsidRPr="00B51FA5">
        <w:rPr>
          <w:rFonts w:ascii="Times New Roman"/>
          <w:sz w:val="23"/>
          <w:szCs w:val="23"/>
        </w:rPr>
        <w:t xml:space="preserve"> </w:t>
      </w:r>
      <w:r w:rsidRPr="00B51FA5">
        <w:rPr>
          <w:rFonts w:ascii="Times New Roman"/>
          <w:sz w:val="23"/>
          <w:szCs w:val="23"/>
        </w:rPr>
        <w:t>계속</w:t>
      </w:r>
      <w:r w:rsidRPr="00B51FA5">
        <w:rPr>
          <w:rFonts w:ascii="Times New Roman"/>
          <w:sz w:val="23"/>
          <w:szCs w:val="23"/>
        </w:rPr>
        <w:t xml:space="preserve"> </w:t>
      </w:r>
      <w:r w:rsidRPr="00B51FA5">
        <w:rPr>
          <w:rFonts w:ascii="Times New Roman"/>
          <w:sz w:val="23"/>
          <w:szCs w:val="23"/>
        </w:rPr>
        <w:t>중이거나</w:t>
      </w:r>
      <w:r w:rsidRPr="00B51FA5">
        <w:rPr>
          <w:rFonts w:ascii="Times New Roman"/>
          <w:sz w:val="23"/>
          <w:szCs w:val="23"/>
        </w:rPr>
        <w:t xml:space="preserve"> </w:t>
      </w:r>
      <w:r w:rsidRPr="00B51FA5">
        <w:rPr>
          <w:rFonts w:ascii="Times New Roman"/>
          <w:sz w:val="23"/>
          <w:szCs w:val="23"/>
        </w:rPr>
        <w:t>진행</w:t>
      </w:r>
      <w:r w:rsidRPr="00B51FA5">
        <w:rPr>
          <w:rFonts w:ascii="Times New Roman"/>
          <w:sz w:val="23"/>
          <w:szCs w:val="23"/>
        </w:rPr>
        <w:t xml:space="preserve"> </w:t>
      </w:r>
      <w:r w:rsidRPr="00B51FA5">
        <w:rPr>
          <w:rFonts w:ascii="Times New Roman"/>
          <w:sz w:val="23"/>
          <w:szCs w:val="23"/>
        </w:rPr>
        <w:t>중인</w:t>
      </w:r>
      <w:r w:rsidRPr="00B51FA5">
        <w:rPr>
          <w:rFonts w:ascii="Times New Roman"/>
          <w:sz w:val="23"/>
          <w:szCs w:val="23"/>
        </w:rPr>
        <w:t xml:space="preserve"> </w:t>
      </w:r>
      <w:r w:rsidRPr="00B51FA5">
        <w:rPr>
          <w:rFonts w:ascii="Times New Roman" w:hint="eastAsia"/>
          <w:sz w:val="23"/>
          <w:szCs w:val="23"/>
        </w:rPr>
        <w:t>중요한</w:t>
      </w:r>
      <w:r w:rsidRPr="00B51FA5">
        <w:rPr>
          <w:rFonts w:ascii="Times New Roman" w:hint="eastAsia"/>
          <w:sz w:val="23"/>
          <w:szCs w:val="23"/>
        </w:rPr>
        <w:t xml:space="preserve"> </w:t>
      </w:r>
      <w:r w:rsidRPr="00B51FA5">
        <w:rPr>
          <w:rFonts w:ascii="Times New Roman"/>
          <w:sz w:val="23"/>
          <w:szCs w:val="23"/>
        </w:rPr>
        <w:t>소송</w:t>
      </w:r>
      <w:r w:rsidRPr="00B51FA5">
        <w:rPr>
          <w:rFonts w:ascii="Times New Roman"/>
          <w:sz w:val="23"/>
          <w:szCs w:val="23"/>
        </w:rPr>
        <w:t xml:space="preserve">, </w:t>
      </w:r>
      <w:r w:rsidRPr="00B51FA5">
        <w:rPr>
          <w:rFonts w:ascii="Times New Roman"/>
          <w:sz w:val="23"/>
          <w:szCs w:val="23"/>
        </w:rPr>
        <w:t>신청</w:t>
      </w:r>
      <w:r w:rsidRPr="00B51FA5">
        <w:rPr>
          <w:rFonts w:ascii="Times New Roman"/>
          <w:sz w:val="23"/>
          <w:szCs w:val="23"/>
        </w:rPr>
        <w:t xml:space="preserve">, </w:t>
      </w:r>
      <w:r w:rsidRPr="00B51FA5">
        <w:rPr>
          <w:rFonts w:ascii="Times New Roman"/>
          <w:sz w:val="23"/>
          <w:szCs w:val="23"/>
        </w:rPr>
        <w:t>중재</w:t>
      </w:r>
      <w:r w:rsidRPr="00B51FA5">
        <w:rPr>
          <w:rFonts w:ascii="Times New Roman"/>
          <w:sz w:val="23"/>
          <w:szCs w:val="23"/>
        </w:rPr>
        <w:t xml:space="preserve">, </w:t>
      </w:r>
      <w:r w:rsidRPr="00B51FA5">
        <w:rPr>
          <w:rFonts w:ascii="Times New Roman"/>
          <w:sz w:val="23"/>
          <w:szCs w:val="23"/>
        </w:rPr>
        <w:t>수사</w:t>
      </w:r>
      <w:r w:rsidRPr="00B51FA5">
        <w:rPr>
          <w:rFonts w:ascii="Times New Roman"/>
          <w:sz w:val="23"/>
          <w:szCs w:val="23"/>
        </w:rPr>
        <w:t xml:space="preserve">, </w:t>
      </w:r>
      <w:r w:rsidRPr="00B51FA5">
        <w:rPr>
          <w:rFonts w:ascii="Times New Roman"/>
          <w:sz w:val="23"/>
          <w:szCs w:val="23"/>
        </w:rPr>
        <w:t>조사</w:t>
      </w:r>
      <w:r w:rsidRPr="00B51FA5">
        <w:rPr>
          <w:rFonts w:ascii="Times New Roman"/>
          <w:sz w:val="23"/>
          <w:szCs w:val="23"/>
        </w:rPr>
        <w:t xml:space="preserve"> </w:t>
      </w:r>
      <w:r w:rsidRPr="00B51FA5">
        <w:rPr>
          <w:rFonts w:ascii="Times New Roman"/>
          <w:sz w:val="23"/>
          <w:szCs w:val="23"/>
        </w:rPr>
        <w:t>등의</w:t>
      </w:r>
      <w:r w:rsidRPr="00B51FA5">
        <w:rPr>
          <w:rFonts w:ascii="Times New Roman"/>
          <w:sz w:val="23"/>
          <w:szCs w:val="23"/>
        </w:rPr>
        <w:t xml:space="preserve"> </w:t>
      </w:r>
      <w:r w:rsidRPr="00B51FA5">
        <w:rPr>
          <w:rFonts w:ascii="Times New Roman"/>
          <w:sz w:val="23"/>
          <w:szCs w:val="23"/>
        </w:rPr>
        <w:t>사법상</w:t>
      </w:r>
      <w:r w:rsidRPr="00B51FA5">
        <w:rPr>
          <w:rFonts w:ascii="Times New Roman"/>
          <w:sz w:val="23"/>
          <w:szCs w:val="23"/>
        </w:rPr>
        <w:t xml:space="preserve"> </w:t>
      </w:r>
      <w:r w:rsidRPr="00B51FA5">
        <w:rPr>
          <w:rFonts w:ascii="Times New Roman"/>
          <w:sz w:val="23"/>
          <w:szCs w:val="23"/>
        </w:rPr>
        <w:t>또는</w:t>
      </w:r>
      <w:r w:rsidRPr="00B51FA5">
        <w:rPr>
          <w:rFonts w:ascii="Times New Roman"/>
          <w:sz w:val="23"/>
          <w:szCs w:val="23"/>
        </w:rPr>
        <w:t xml:space="preserve"> </w:t>
      </w:r>
      <w:r w:rsidRPr="00B51FA5">
        <w:rPr>
          <w:rFonts w:ascii="Times New Roman"/>
          <w:sz w:val="23"/>
          <w:szCs w:val="23"/>
        </w:rPr>
        <w:t>행정상</w:t>
      </w:r>
      <w:r w:rsidRPr="00B51FA5">
        <w:rPr>
          <w:rFonts w:ascii="Times New Roman"/>
          <w:sz w:val="23"/>
          <w:szCs w:val="23"/>
        </w:rPr>
        <w:t xml:space="preserve"> </w:t>
      </w:r>
      <w:r w:rsidRPr="00B51FA5">
        <w:rPr>
          <w:rFonts w:ascii="Times New Roman" w:hint="eastAsia"/>
          <w:sz w:val="23"/>
          <w:szCs w:val="23"/>
        </w:rPr>
        <w:t>법적</w:t>
      </w:r>
      <w:r w:rsidRPr="00B51FA5">
        <w:rPr>
          <w:rFonts w:ascii="Times New Roman" w:hint="eastAsia"/>
          <w:sz w:val="23"/>
          <w:szCs w:val="23"/>
        </w:rPr>
        <w:t xml:space="preserve"> </w:t>
      </w:r>
      <w:r w:rsidRPr="00B51FA5">
        <w:rPr>
          <w:rFonts w:ascii="Times New Roman"/>
          <w:sz w:val="23"/>
          <w:szCs w:val="23"/>
        </w:rPr>
        <w:t>절차는</w:t>
      </w:r>
      <w:r w:rsidRPr="00B51FA5">
        <w:rPr>
          <w:rFonts w:ascii="Times New Roman"/>
          <w:sz w:val="23"/>
          <w:szCs w:val="23"/>
        </w:rPr>
        <w:t xml:space="preserve"> </w:t>
      </w:r>
      <w:r w:rsidRPr="00B51FA5">
        <w:rPr>
          <w:rFonts w:ascii="Times New Roman"/>
          <w:sz w:val="23"/>
          <w:szCs w:val="23"/>
        </w:rPr>
        <w:t>존재하지</w:t>
      </w:r>
      <w:r w:rsidRPr="00B51FA5">
        <w:rPr>
          <w:rFonts w:ascii="Times New Roman"/>
          <w:sz w:val="23"/>
          <w:szCs w:val="23"/>
        </w:rPr>
        <w:t xml:space="preserve"> </w:t>
      </w:r>
      <w:r w:rsidRPr="00B51FA5">
        <w:rPr>
          <w:rFonts w:ascii="Times New Roman"/>
          <w:sz w:val="23"/>
          <w:szCs w:val="23"/>
        </w:rPr>
        <w:t>않</w:t>
      </w:r>
      <w:r w:rsidRPr="00B51FA5">
        <w:rPr>
          <w:rFonts w:ascii="Times New Roman" w:eastAsia="바탕체" w:hint="eastAsia"/>
          <w:sz w:val="23"/>
          <w:szCs w:val="23"/>
        </w:rPr>
        <w:t>고</w:t>
      </w:r>
      <w:r w:rsidRPr="00B51FA5">
        <w:rPr>
          <w:rFonts w:ascii="Times New Roman" w:eastAsia="바탕체"/>
          <w:sz w:val="23"/>
          <w:szCs w:val="23"/>
        </w:rPr>
        <w:t xml:space="preserve">, </w:t>
      </w:r>
      <w:r w:rsidRPr="00B51FA5">
        <w:rPr>
          <w:rFonts w:ascii="Times New Roman" w:eastAsia="바탕체" w:hint="eastAsia"/>
          <w:sz w:val="23"/>
          <w:szCs w:val="23"/>
        </w:rPr>
        <w:t>매도인이</w:t>
      </w:r>
      <w:r w:rsidRPr="00B51FA5">
        <w:rPr>
          <w:rFonts w:ascii="Times New Roman" w:eastAsia="바탕체"/>
          <w:sz w:val="23"/>
          <w:szCs w:val="23"/>
        </w:rPr>
        <w:t xml:space="preserve"> </w:t>
      </w:r>
      <w:r w:rsidRPr="00B51FA5">
        <w:rPr>
          <w:rFonts w:ascii="Times New Roman" w:eastAsia="바탕체" w:hint="eastAsia"/>
          <w:sz w:val="23"/>
          <w:szCs w:val="23"/>
        </w:rPr>
        <w:t>알고</w:t>
      </w:r>
      <w:r w:rsidRPr="00B51FA5">
        <w:rPr>
          <w:rFonts w:ascii="Times New Roman" w:eastAsia="바탕체"/>
          <w:sz w:val="23"/>
          <w:szCs w:val="23"/>
        </w:rPr>
        <w:t xml:space="preserve"> </w:t>
      </w:r>
      <w:r w:rsidRPr="00B51FA5">
        <w:rPr>
          <w:rFonts w:ascii="Times New Roman" w:eastAsia="바탕체" w:hint="eastAsia"/>
          <w:sz w:val="23"/>
          <w:szCs w:val="23"/>
        </w:rPr>
        <w:t>있는</w:t>
      </w:r>
      <w:r w:rsidRPr="00B51FA5">
        <w:rPr>
          <w:rFonts w:ascii="Times New Roman" w:eastAsia="바탕체"/>
          <w:sz w:val="23"/>
          <w:szCs w:val="23"/>
        </w:rPr>
        <w:t xml:space="preserve"> </w:t>
      </w:r>
      <w:r w:rsidRPr="00B51FA5">
        <w:rPr>
          <w:rFonts w:ascii="Times New Roman" w:eastAsia="바탕체" w:hint="eastAsia"/>
          <w:sz w:val="23"/>
          <w:szCs w:val="23"/>
        </w:rPr>
        <w:t>한</w:t>
      </w:r>
      <w:r w:rsidRPr="00B51FA5">
        <w:rPr>
          <w:rFonts w:ascii="Times New Roman" w:eastAsia="바탕체"/>
          <w:sz w:val="23"/>
          <w:szCs w:val="23"/>
        </w:rPr>
        <w:t xml:space="preserve"> </w:t>
      </w:r>
      <w:r w:rsidRPr="00B51FA5">
        <w:rPr>
          <w:rFonts w:ascii="Times New Roman" w:eastAsia="바탕체" w:hint="eastAsia"/>
          <w:sz w:val="23"/>
          <w:szCs w:val="23"/>
        </w:rPr>
        <w:t>그러한</w:t>
      </w:r>
      <w:r w:rsidRPr="00B51FA5">
        <w:rPr>
          <w:rFonts w:ascii="Times New Roman" w:eastAsia="바탕체"/>
          <w:sz w:val="23"/>
          <w:szCs w:val="23"/>
        </w:rPr>
        <w:t xml:space="preserve"> </w:t>
      </w:r>
      <w:r w:rsidRPr="00B51FA5">
        <w:rPr>
          <w:rFonts w:ascii="Times New Roman" w:eastAsia="바탕체" w:hint="eastAsia"/>
          <w:sz w:val="23"/>
          <w:szCs w:val="23"/>
        </w:rPr>
        <w:t>법적</w:t>
      </w:r>
      <w:r w:rsidRPr="00B51FA5">
        <w:rPr>
          <w:rFonts w:ascii="Times New Roman" w:eastAsia="바탕체"/>
          <w:sz w:val="23"/>
          <w:szCs w:val="23"/>
        </w:rPr>
        <w:t xml:space="preserve"> </w:t>
      </w:r>
      <w:r w:rsidRPr="00B51FA5">
        <w:rPr>
          <w:rFonts w:ascii="Times New Roman" w:eastAsia="바탕체" w:hint="eastAsia"/>
          <w:sz w:val="23"/>
          <w:szCs w:val="23"/>
        </w:rPr>
        <w:t>절차가</w:t>
      </w:r>
      <w:r w:rsidRPr="00B51FA5">
        <w:rPr>
          <w:rFonts w:ascii="Times New Roman" w:eastAsia="바탕체"/>
          <w:sz w:val="23"/>
          <w:szCs w:val="23"/>
        </w:rPr>
        <w:t xml:space="preserve"> </w:t>
      </w:r>
      <w:r w:rsidRPr="00B51FA5">
        <w:rPr>
          <w:rFonts w:ascii="Times New Roman" w:eastAsia="바탕체" w:hint="eastAsia"/>
          <w:sz w:val="23"/>
          <w:szCs w:val="23"/>
        </w:rPr>
        <w:t>제기될</w:t>
      </w:r>
      <w:r w:rsidRPr="00B51FA5">
        <w:rPr>
          <w:rFonts w:ascii="Times New Roman" w:eastAsia="바탕체"/>
          <w:sz w:val="23"/>
          <w:szCs w:val="23"/>
        </w:rPr>
        <w:t xml:space="preserve"> </w:t>
      </w:r>
      <w:r w:rsidRPr="00B51FA5">
        <w:rPr>
          <w:rFonts w:ascii="Times New Roman" w:eastAsia="바탕체" w:hint="eastAsia"/>
          <w:sz w:val="23"/>
          <w:szCs w:val="23"/>
        </w:rPr>
        <w:t>우려도</w:t>
      </w:r>
      <w:r w:rsidRPr="00B51FA5">
        <w:rPr>
          <w:rFonts w:ascii="Times New Roman" w:eastAsia="바탕체" w:hint="eastAsia"/>
          <w:sz w:val="23"/>
          <w:szCs w:val="23"/>
        </w:rPr>
        <w:t xml:space="preserve"> </w:t>
      </w:r>
      <w:r w:rsidRPr="00B51FA5">
        <w:rPr>
          <w:rFonts w:ascii="Times New Roman" w:eastAsia="바탕체" w:hint="eastAsia"/>
          <w:sz w:val="23"/>
          <w:szCs w:val="23"/>
        </w:rPr>
        <w:t>없다</w:t>
      </w:r>
      <w:r w:rsidRPr="00B51FA5">
        <w:rPr>
          <w:rFonts w:ascii="Times New Roman" w:eastAsia="바탕체"/>
          <w:sz w:val="23"/>
          <w:szCs w:val="23"/>
        </w:rPr>
        <w:t xml:space="preserve">. </w:t>
      </w:r>
    </w:p>
    <w:p w14:paraId="77CD6CE8" w14:textId="2E6A17F2" w:rsidR="008A35E0" w:rsidRPr="00D513DA" w:rsidRDefault="00786425" w:rsidP="00786425">
      <w:pPr>
        <w:numPr>
          <w:ilvl w:val="1"/>
          <w:numId w:val="6"/>
        </w:numPr>
        <w:snapToGrid w:val="0"/>
        <w:spacing w:before="180" w:after="180" w:line="360" w:lineRule="atLeast"/>
        <w:rPr>
          <w:rFonts w:ascii="Times New Roman" w:eastAsia="바탕체"/>
          <w:sz w:val="23"/>
          <w:szCs w:val="23"/>
        </w:rPr>
      </w:pPr>
      <w:r w:rsidRPr="00B51FA5">
        <w:rPr>
          <w:rFonts w:ascii="Times New Roman" w:eastAsia="바탕체" w:hint="eastAsia"/>
          <w:sz w:val="23"/>
          <w:szCs w:val="23"/>
          <w:u w:val="single"/>
        </w:rPr>
        <w:t>본건</w:t>
      </w:r>
      <w:r w:rsidRPr="00B51FA5">
        <w:rPr>
          <w:rFonts w:ascii="Times New Roman" w:eastAsia="바탕체" w:hint="eastAsia"/>
          <w:sz w:val="23"/>
          <w:szCs w:val="23"/>
          <w:u w:val="single"/>
        </w:rPr>
        <w:t xml:space="preserve"> </w:t>
      </w:r>
      <w:r w:rsidRPr="00B51FA5">
        <w:rPr>
          <w:rFonts w:ascii="Times New Roman" w:eastAsia="바탕체" w:hint="eastAsia"/>
          <w:sz w:val="23"/>
          <w:szCs w:val="23"/>
          <w:u w:val="single"/>
        </w:rPr>
        <w:t>분할</w:t>
      </w:r>
      <w:r w:rsidRPr="00B51FA5">
        <w:rPr>
          <w:rFonts w:ascii="Times New Roman" w:eastAsia="바탕체" w:hint="eastAsia"/>
          <w:sz w:val="23"/>
          <w:szCs w:val="23"/>
        </w:rPr>
        <w:t>.</w:t>
      </w:r>
      <w:r w:rsidRPr="00B51FA5">
        <w:rPr>
          <w:rFonts w:ascii="Times New Roman" w:eastAsia="바탕체"/>
          <w:sz w:val="23"/>
          <w:szCs w:val="23"/>
        </w:rPr>
        <w:t xml:space="preserve"> </w:t>
      </w:r>
      <w:proofErr w:type="spellStart"/>
      <w:r w:rsidRPr="00B51FA5">
        <w:rPr>
          <w:rFonts w:ascii="Times New Roman" w:eastAsia="바탕체" w:hint="eastAsia"/>
          <w:sz w:val="23"/>
          <w:szCs w:val="23"/>
        </w:rPr>
        <w:t>대상회사는</w:t>
      </w:r>
      <w:proofErr w:type="spellEnd"/>
      <w:r w:rsidRPr="00B51FA5">
        <w:rPr>
          <w:rFonts w:ascii="Times New Roman" w:eastAsia="바탕체"/>
          <w:sz w:val="23"/>
          <w:szCs w:val="23"/>
        </w:rPr>
        <w:t xml:space="preserve"> </w:t>
      </w:r>
      <w:r w:rsidRPr="00B51FA5">
        <w:rPr>
          <w:rFonts w:ascii="Times New Roman" w:eastAsia="바탕체" w:hint="eastAsia"/>
          <w:sz w:val="23"/>
          <w:szCs w:val="23"/>
        </w:rPr>
        <w:t>분할대상사업을</w:t>
      </w:r>
      <w:r w:rsidRPr="00B51FA5">
        <w:rPr>
          <w:rFonts w:ascii="Times New Roman" w:eastAsia="바탕체" w:hint="eastAsia"/>
          <w:sz w:val="23"/>
          <w:szCs w:val="23"/>
        </w:rPr>
        <w:t xml:space="preserve"> </w:t>
      </w:r>
      <w:r w:rsidRPr="00B51FA5">
        <w:rPr>
          <w:rFonts w:ascii="Times New Roman" w:eastAsia="바탕체" w:hint="eastAsia"/>
          <w:sz w:val="23"/>
          <w:szCs w:val="23"/>
        </w:rPr>
        <w:t>통상적인</w:t>
      </w:r>
      <w:r w:rsidRPr="00B51FA5">
        <w:rPr>
          <w:rFonts w:ascii="Times New Roman" w:eastAsia="바탕체" w:hint="eastAsia"/>
          <w:sz w:val="23"/>
          <w:szCs w:val="23"/>
        </w:rPr>
        <w:t xml:space="preserve"> </w:t>
      </w:r>
      <w:proofErr w:type="spellStart"/>
      <w:r w:rsidRPr="00B51FA5">
        <w:rPr>
          <w:rFonts w:ascii="Times New Roman" w:eastAsia="바탕체" w:hint="eastAsia"/>
          <w:sz w:val="23"/>
          <w:szCs w:val="23"/>
        </w:rPr>
        <w:t>사업과정에</w:t>
      </w:r>
      <w:proofErr w:type="spellEnd"/>
      <w:r w:rsidRPr="00B51FA5">
        <w:rPr>
          <w:rFonts w:ascii="Times New Roman" w:eastAsia="바탕체" w:hint="eastAsia"/>
          <w:sz w:val="23"/>
          <w:szCs w:val="23"/>
        </w:rPr>
        <w:t xml:space="preserve"> </w:t>
      </w:r>
      <w:r w:rsidRPr="00B51FA5">
        <w:rPr>
          <w:rFonts w:ascii="Times New Roman" w:eastAsia="바탕체" w:hint="eastAsia"/>
          <w:sz w:val="23"/>
          <w:szCs w:val="23"/>
        </w:rPr>
        <w:t>따라</w:t>
      </w:r>
      <w:r w:rsidRPr="00B51FA5">
        <w:rPr>
          <w:rFonts w:ascii="Times New Roman" w:eastAsia="바탕체" w:hint="eastAsia"/>
          <w:sz w:val="23"/>
          <w:szCs w:val="23"/>
        </w:rPr>
        <w:t xml:space="preserve"> </w:t>
      </w:r>
      <w:r w:rsidRPr="00B51FA5">
        <w:rPr>
          <w:rFonts w:ascii="Times New Roman" w:eastAsia="바탕체" w:hint="eastAsia"/>
          <w:sz w:val="23"/>
          <w:szCs w:val="23"/>
        </w:rPr>
        <w:t>운영할</w:t>
      </w:r>
      <w:r w:rsidRPr="00B51FA5">
        <w:rPr>
          <w:rFonts w:ascii="Times New Roman" w:eastAsia="바탕체" w:hint="eastAsia"/>
          <w:sz w:val="23"/>
          <w:szCs w:val="23"/>
        </w:rPr>
        <w:t xml:space="preserve"> </w:t>
      </w:r>
      <w:r w:rsidRPr="00B51FA5">
        <w:rPr>
          <w:rFonts w:ascii="Times New Roman" w:eastAsia="바탕체" w:hint="eastAsia"/>
          <w:sz w:val="23"/>
          <w:szCs w:val="23"/>
        </w:rPr>
        <w:t>수</w:t>
      </w:r>
      <w:r w:rsidRPr="00B51FA5">
        <w:rPr>
          <w:rFonts w:ascii="Times New Roman" w:eastAsia="바탕체" w:hint="eastAsia"/>
          <w:sz w:val="23"/>
          <w:szCs w:val="23"/>
        </w:rPr>
        <w:t xml:space="preserve"> </w:t>
      </w:r>
      <w:r w:rsidRPr="00B51FA5">
        <w:rPr>
          <w:rFonts w:ascii="Times New Roman" w:eastAsia="바탕체" w:hint="eastAsia"/>
          <w:sz w:val="23"/>
          <w:szCs w:val="23"/>
        </w:rPr>
        <w:t>있으며</w:t>
      </w:r>
      <w:r w:rsidRPr="00B51FA5">
        <w:rPr>
          <w:rFonts w:ascii="Times New Roman" w:eastAsia="바탕체" w:hint="eastAsia"/>
          <w:sz w:val="23"/>
          <w:szCs w:val="23"/>
        </w:rPr>
        <w:t>,</w:t>
      </w:r>
      <w:r w:rsidRPr="00B51FA5">
        <w:rPr>
          <w:rFonts w:ascii="Times New Roman" w:eastAsia="바탕체"/>
          <w:sz w:val="23"/>
          <w:szCs w:val="23"/>
        </w:rPr>
        <w:t xml:space="preserve"> (</w:t>
      </w:r>
      <w:proofErr w:type="spellStart"/>
      <w:r w:rsidRPr="00B51FA5">
        <w:rPr>
          <w:rFonts w:ascii="Times New Roman" w:eastAsia="바탕체"/>
          <w:sz w:val="23"/>
          <w:szCs w:val="23"/>
        </w:rPr>
        <w:t>i</w:t>
      </w:r>
      <w:proofErr w:type="spellEnd"/>
      <w:r w:rsidRPr="0058494E">
        <w:rPr>
          <w:rFonts w:ascii="Times New Roman" w:eastAsia="바탕체"/>
          <w:sz w:val="23"/>
          <w:szCs w:val="23"/>
        </w:rPr>
        <w:t xml:space="preserve">) </w:t>
      </w:r>
      <w:proofErr w:type="spellStart"/>
      <w:r w:rsidRPr="0058494E">
        <w:rPr>
          <w:rFonts w:ascii="Times New Roman" w:hint="eastAsia"/>
          <w:sz w:val="23"/>
          <w:szCs w:val="23"/>
        </w:rPr>
        <w:t>전속적으로</w:t>
      </w:r>
      <w:proofErr w:type="spellEnd"/>
      <w:r w:rsidRPr="00A4035C">
        <w:rPr>
          <w:rFonts w:ascii="Times New Roman"/>
          <w:sz w:val="23"/>
          <w:szCs w:val="23"/>
        </w:rPr>
        <w:t xml:space="preserve"> </w:t>
      </w:r>
      <w:r w:rsidRPr="00A4035C">
        <w:rPr>
          <w:rFonts w:ascii="Times New Roman" w:hint="eastAsia"/>
          <w:sz w:val="23"/>
          <w:szCs w:val="23"/>
        </w:rPr>
        <w:t>또는</w:t>
      </w:r>
      <w:r w:rsidRPr="009077E0">
        <w:rPr>
          <w:rFonts w:ascii="Times New Roman"/>
          <w:sz w:val="23"/>
          <w:szCs w:val="23"/>
        </w:rPr>
        <w:t xml:space="preserve"> </w:t>
      </w:r>
      <w:r w:rsidRPr="009077E0">
        <w:rPr>
          <w:rFonts w:ascii="Times New Roman" w:eastAsia="바탕체" w:hint="eastAsia"/>
          <w:sz w:val="23"/>
          <w:szCs w:val="23"/>
        </w:rPr>
        <w:t>주로</w:t>
      </w:r>
      <w:r w:rsidRPr="009077E0">
        <w:rPr>
          <w:rFonts w:ascii="Times New Roman" w:eastAsia="바탕체"/>
          <w:sz w:val="23"/>
          <w:szCs w:val="23"/>
        </w:rPr>
        <w:t xml:space="preserve"> </w:t>
      </w:r>
      <w:r w:rsidRPr="009077E0">
        <w:rPr>
          <w:rFonts w:ascii="Times New Roman" w:eastAsia="바탕체" w:hint="eastAsia"/>
          <w:sz w:val="23"/>
          <w:szCs w:val="23"/>
        </w:rPr>
        <w:t>분할대상사업을</w:t>
      </w:r>
      <w:r w:rsidRPr="009077E0">
        <w:rPr>
          <w:rFonts w:ascii="Times New Roman" w:eastAsia="바탕체"/>
          <w:sz w:val="23"/>
          <w:szCs w:val="23"/>
        </w:rPr>
        <w:t xml:space="preserve"> </w:t>
      </w:r>
      <w:r w:rsidRPr="00B811B0">
        <w:rPr>
          <w:rFonts w:ascii="Times New Roman" w:eastAsia="바탕체" w:hint="eastAsia"/>
          <w:sz w:val="23"/>
          <w:szCs w:val="23"/>
        </w:rPr>
        <w:t>위해</w:t>
      </w:r>
      <w:r w:rsidRPr="00B811B0">
        <w:rPr>
          <w:rFonts w:ascii="Times New Roman" w:eastAsia="바탕체"/>
          <w:sz w:val="23"/>
          <w:szCs w:val="23"/>
        </w:rPr>
        <w:t xml:space="preserve"> </w:t>
      </w:r>
      <w:r w:rsidRPr="00B811B0">
        <w:rPr>
          <w:rFonts w:ascii="Times New Roman" w:eastAsia="바탕체" w:hint="eastAsia"/>
          <w:sz w:val="23"/>
          <w:szCs w:val="23"/>
        </w:rPr>
        <w:t>사용되거나</w:t>
      </w:r>
      <w:r w:rsidRPr="0058494E">
        <w:rPr>
          <w:rFonts w:ascii="Times New Roman" w:eastAsia="바탕체"/>
          <w:sz w:val="23"/>
          <w:szCs w:val="23"/>
        </w:rPr>
        <w:t xml:space="preserve"> </w:t>
      </w:r>
      <w:r w:rsidRPr="0058494E">
        <w:rPr>
          <w:rFonts w:ascii="Times New Roman" w:eastAsia="바탕체" w:hint="eastAsia"/>
          <w:sz w:val="23"/>
          <w:szCs w:val="23"/>
        </w:rPr>
        <w:t>사용을</w:t>
      </w:r>
      <w:r w:rsidRPr="0058494E">
        <w:rPr>
          <w:rFonts w:ascii="Times New Roman" w:eastAsia="바탕체"/>
          <w:sz w:val="23"/>
          <w:szCs w:val="23"/>
        </w:rPr>
        <w:t xml:space="preserve"> </w:t>
      </w:r>
      <w:r w:rsidRPr="0058494E">
        <w:rPr>
          <w:rFonts w:ascii="Times New Roman" w:eastAsia="바탕체" w:hint="eastAsia"/>
          <w:sz w:val="23"/>
          <w:szCs w:val="23"/>
        </w:rPr>
        <w:t>위해</w:t>
      </w:r>
      <w:r w:rsidRPr="0058494E">
        <w:rPr>
          <w:rFonts w:ascii="Times New Roman" w:eastAsia="바탕체"/>
          <w:sz w:val="23"/>
          <w:szCs w:val="23"/>
        </w:rPr>
        <w:t xml:space="preserve"> </w:t>
      </w:r>
      <w:r w:rsidRPr="0058494E">
        <w:rPr>
          <w:rFonts w:ascii="Times New Roman" w:eastAsia="바탕체" w:hint="eastAsia"/>
          <w:sz w:val="23"/>
          <w:szCs w:val="23"/>
        </w:rPr>
        <w:t>보유하는</w:t>
      </w:r>
      <w:r w:rsidRPr="0058494E">
        <w:rPr>
          <w:rFonts w:ascii="Times New Roman" w:eastAsia="바탕체"/>
          <w:sz w:val="23"/>
          <w:szCs w:val="23"/>
        </w:rPr>
        <w:t xml:space="preserve"> </w:t>
      </w:r>
      <w:r w:rsidRPr="00662CFD">
        <w:rPr>
          <w:rFonts w:ascii="Times New Roman" w:eastAsia="바탕체"/>
          <w:sz w:val="23"/>
          <w:szCs w:val="23"/>
        </w:rPr>
        <w:t>모든</w:t>
      </w:r>
      <w:r w:rsidRPr="00662CFD">
        <w:rPr>
          <w:rFonts w:ascii="Times New Roman" w:eastAsia="바탕체"/>
          <w:sz w:val="23"/>
          <w:szCs w:val="23"/>
        </w:rPr>
        <w:t xml:space="preserve"> </w:t>
      </w:r>
      <w:r w:rsidRPr="00662CFD">
        <w:rPr>
          <w:rFonts w:ascii="Times New Roman" w:eastAsia="바탕체"/>
          <w:sz w:val="23"/>
          <w:szCs w:val="23"/>
        </w:rPr>
        <w:t>자산과</w:t>
      </w:r>
      <w:r w:rsidRPr="00662CFD">
        <w:rPr>
          <w:rFonts w:ascii="Times New Roman" w:eastAsia="바탕체"/>
          <w:sz w:val="23"/>
          <w:szCs w:val="23"/>
        </w:rPr>
        <w:t xml:space="preserve"> </w:t>
      </w:r>
      <w:r w:rsidRPr="00662CFD">
        <w:rPr>
          <w:rFonts w:ascii="Times New Roman" w:eastAsia="바탕체"/>
          <w:sz w:val="23"/>
          <w:szCs w:val="23"/>
        </w:rPr>
        <w:t>권리</w:t>
      </w:r>
      <w:r w:rsidRPr="00662CFD">
        <w:rPr>
          <w:rFonts w:ascii="Times New Roman" w:eastAsia="바탕체"/>
          <w:sz w:val="23"/>
          <w:szCs w:val="23"/>
        </w:rPr>
        <w:t xml:space="preserve"> </w:t>
      </w:r>
      <w:r w:rsidRPr="00662CFD">
        <w:rPr>
          <w:rFonts w:ascii="Times New Roman" w:eastAsia="바탕체"/>
          <w:sz w:val="23"/>
          <w:szCs w:val="23"/>
        </w:rPr>
        <w:t>및</w:t>
      </w:r>
      <w:r w:rsidRPr="00662CFD">
        <w:rPr>
          <w:rFonts w:ascii="Times New Roman" w:eastAsia="바탕체"/>
          <w:sz w:val="23"/>
          <w:szCs w:val="23"/>
        </w:rPr>
        <w:t xml:space="preserve"> (ii) </w:t>
      </w:r>
      <w:proofErr w:type="spellStart"/>
      <w:r w:rsidRPr="00662CFD">
        <w:rPr>
          <w:rFonts w:ascii="Times New Roman" w:eastAsia="바탕체"/>
          <w:sz w:val="23"/>
          <w:szCs w:val="23"/>
        </w:rPr>
        <w:t>전속적으로</w:t>
      </w:r>
      <w:proofErr w:type="spellEnd"/>
      <w:r w:rsidRPr="00662CFD">
        <w:rPr>
          <w:rFonts w:ascii="Times New Roman" w:eastAsia="바탕체"/>
          <w:sz w:val="23"/>
          <w:szCs w:val="23"/>
        </w:rPr>
        <w:t xml:space="preserve"> </w:t>
      </w:r>
      <w:r w:rsidRPr="00662CFD">
        <w:rPr>
          <w:rFonts w:ascii="Times New Roman" w:eastAsia="바탕체"/>
          <w:sz w:val="23"/>
          <w:szCs w:val="23"/>
        </w:rPr>
        <w:t>또는</w:t>
      </w:r>
      <w:r w:rsidRPr="00662CFD">
        <w:rPr>
          <w:rFonts w:ascii="Times New Roman" w:eastAsia="바탕체"/>
          <w:sz w:val="23"/>
          <w:szCs w:val="23"/>
        </w:rPr>
        <w:t xml:space="preserve"> </w:t>
      </w:r>
      <w:r w:rsidRPr="00662CFD">
        <w:rPr>
          <w:rFonts w:ascii="Times New Roman" w:eastAsia="바탕체"/>
          <w:sz w:val="23"/>
          <w:szCs w:val="23"/>
        </w:rPr>
        <w:t>주로</w:t>
      </w:r>
      <w:r w:rsidRPr="00662CFD">
        <w:rPr>
          <w:rFonts w:ascii="Times New Roman" w:eastAsia="바탕체"/>
          <w:sz w:val="23"/>
          <w:szCs w:val="23"/>
        </w:rPr>
        <w:t xml:space="preserve"> </w:t>
      </w:r>
      <w:r w:rsidRPr="00662CFD">
        <w:rPr>
          <w:rFonts w:ascii="Times New Roman" w:eastAsia="바탕체"/>
          <w:sz w:val="23"/>
          <w:szCs w:val="23"/>
        </w:rPr>
        <w:t>분할대상사업과</w:t>
      </w:r>
      <w:r w:rsidRPr="00662CFD">
        <w:rPr>
          <w:rFonts w:ascii="Times New Roman" w:eastAsia="바탕체"/>
          <w:sz w:val="23"/>
          <w:szCs w:val="23"/>
        </w:rPr>
        <w:t xml:space="preserve"> </w:t>
      </w:r>
      <w:r w:rsidRPr="00662CFD">
        <w:rPr>
          <w:rFonts w:ascii="Times New Roman" w:eastAsia="바탕체"/>
          <w:sz w:val="23"/>
          <w:szCs w:val="23"/>
        </w:rPr>
        <w:t>관련되거나</w:t>
      </w:r>
      <w:r w:rsidRPr="00662CFD">
        <w:rPr>
          <w:rFonts w:ascii="Times New Roman" w:eastAsia="바탕체"/>
          <w:sz w:val="23"/>
          <w:szCs w:val="23"/>
        </w:rPr>
        <w:t xml:space="preserve"> </w:t>
      </w:r>
      <w:r w:rsidRPr="00662CFD">
        <w:rPr>
          <w:rFonts w:ascii="Times New Roman" w:eastAsia="바탕체"/>
          <w:sz w:val="23"/>
          <w:szCs w:val="23"/>
        </w:rPr>
        <w:t>그로부터</w:t>
      </w:r>
      <w:r w:rsidRPr="00662CFD">
        <w:rPr>
          <w:rFonts w:ascii="Times New Roman" w:eastAsia="바탕체"/>
          <w:sz w:val="23"/>
          <w:szCs w:val="23"/>
        </w:rPr>
        <w:t xml:space="preserve"> </w:t>
      </w:r>
      <w:r w:rsidRPr="00662CFD">
        <w:rPr>
          <w:rFonts w:ascii="Times New Roman" w:eastAsia="바탕체"/>
          <w:sz w:val="23"/>
          <w:szCs w:val="23"/>
        </w:rPr>
        <w:t>발생하는</w:t>
      </w:r>
      <w:r w:rsidRPr="00662CFD">
        <w:rPr>
          <w:rFonts w:ascii="Times New Roman" w:eastAsia="바탕체"/>
          <w:sz w:val="23"/>
          <w:szCs w:val="23"/>
        </w:rPr>
        <w:t xml:space="preserve"> </w:t>
      </w:r>
      <w:r w:rsidRPr="00662CFD">
        <w:rPr>
          <w:rFonts w:ascii="Times New Roman" w:eastAsia="바탕체"/>
          <w:sz w:val="23"/>
          <w:szCs w:val="23"/>
        </w:rPr>
        <w:t>부채</w:t>
      </w:r>
      <w:r w:rsidRPr="00662CFD">
        <w:rPr>
          <w:rFonts w:ascii="Times New Roman" w:eastAsia="바탕체"/>
          <w:sz w:val="23"/>
          <w:szCs w:val="23"/>
        </w:rPr>
        <w:t xml:space="preserve"> </w:t>
      </w:r>
      <w:r w:rsidRPr="00662CFD">
        <w:rPr>
          <w:rFonts w:ascii="Times New Roman" w:eastAsia="바탕체"/>
          <w:sz w:val="23"/>
          <w:szCs w:val="23"/>
        </w:rPr>
        <w:t>중</w:t>
      </w:r>
      <w:r w:rsidRPr="00662CFD">
        <w:rPr>
          <w:rFonts w:ascii="Times New Roman" w:eastAsia="바탕체"/>
          <w:sz w:val="23"/>
          <w:szCs w:val="23"/>
        </w:rPr>
        <w:t xml:space="preserve"> </w:t>
      </w:r>
      <w:r w:rsidRPr="00662CFD">
        <w:rPr>
          <w:rFonts w:ascii="Times New Roman" w:eastAsia="바탕체"/>
          <w:sz w:val="23"/>
          <w:szCs w:val="23"/>
        </w:rPr>
        <w:t>본건</w:t>
      </w:r>
      <w:r w:rsidRPr="00662CFD">
        <w:rPr>
          <w:rFonts w:ascii="Times New Roman" w:eastAsia="바탕체"/>
          <w:sz w:val="23"/>
          <w:szCs w:val="23"/>
        </w:rPr>
        <w:t xml:space="preserve"> </w:t>
      </w:r>
      <w:r w:rsidRPr="00662CFD">
        <w:rPr>
          <w:rFonts w:ascii="Times New Roman" w:eastAsia="바탕체"/>
          <w:sz w:val="23"/>
          <w:szCs w:val="23"/>
        </w:rPr>
        <w:t>분할계획서에</w:t>
      </w:r>
      <w:r w:rsidRPr="00662CFD">
        <w:rPr>
          <w:rFonts w:ascii="Times New Roman" w:eastAsia="바탕체"/>
          <w:sz w:val="23"/>
          <w:szCs w:val="23"/>
        </w:rPr>
        <w:t xml:space="preserve"> </w:t>
      </w:r>
      <w:r w:rsidRPr="00662CFD">
        <w:rPr>
          <w:rFonts w:ascii="Times New Roman" w:eastAsia="바탕체"/>
          <w:sz w:val="23"/>
          <w:szCs w:val="23"/>
        </w:rPr>
        <w:t>반영되어</w:t>
      </w:r>
      <w:r w:rsidRPr="00662CFD">
        <w:rPr>
          <w:rFonts w:ascii="Times New Roman" w:eastAsia="바탕체"/>
          <w:sz w:val="23"/>
          <w:szCs w:val="23"/>
        </w:rPr>
        <w:t xml:space="preserve"> </w:t>
      </w:r>
      <w:r w:rsidRPr="00662CFD">
        <w:rPr>
          <w:rFonts w:ascii="Times New Roman" w:eastAsia="바탕체"/>
          <w:sz w:val="23"/>
          <w:szCs w:val="23"/>
        </w:rPr>
        <w:t>있지</w:t>
      </w:r>
      <w:r w:rsidRPr="00662CFD">
        <w:rPr>
          <w:rFonts w:ascii="Times New Roman" w:eastAsia="바탕체"/>
          <w:sz w:val="23"/>
          <w:szCs w:val="23"/>
        </w:rPr>
        <w:t xml:space="preserve"> </w:t>
      </w:r>
      <w:r w:rsidRPr="00662CFD">
        <w:rPr>
          <w:rFonts w:ascii="Times New Roman" w:eastAsia="바탕체"/>
          <w:sz w:val="23"/>
          <w:szCs w:val="23"/>
        </w:rPr>
        <w:t>않은</w:t>
      </w:r>
      <w:r w:rsidRPr="00662CFD">
        <w:rPr>
          <w:rFonts w:ascii="Times New Roman" w:eastAsia="바탕체"/>
          <w:sz w:val="23"/>
          <w:szCs w:val="23"/>
        </w:rPr>
        <w:t xml:space="preserve"> </w:t>
      </w:r>
      <w:r w:rsidRPr="00662CFD">
        <w:rPr>
          <w:rFonts w:ascii="Times New Roman" w:eastAsia="바탕체"/>
          <w:sz w:val="23"/>
          <w:szCs w:val="23"/>
        </w:rPr>
        <w:t>것은</w:t>
      </w:r>
      <w:r w:rsidRPr="00662CFD">
        <w:rPr>
          <w:rFonts w:ascii="Times New Roman" w:eastAsia="바탕체"/>
          <w:sz w:val="23"/>
          <w:szCs w:val="23"/>
        </w:rPr>
        <w:t xml:space="preserve"> </w:t>
      </w:r>
      <w:r w:rsidRPr="00662CFD">
        <w:rPr>
          <w:rFonts w:ascii="Times New Roman" w:eastAsia="바탕체"/>
          <w:sz w:val="23"/>
          <w:szCs w:val="23"/>
        </w:rPr>
        <w:t>없다</w:t>
      </w:r>
      <w:r w:rsidRPr="00662CFD">
        <w:rPr>
          <w:rFonts w:ascii="Times New Roman" w:eastAsia="바탕체"/>
          <w:sz w:val="23"/>
          <w:szCs w:val="23"/>
        </w:rPr>
        <w:t xml:space="preserve">. </w:t>
      </w:r>
      <w:r w:rsidRPr="00662CFD">
        <w:rPr>
          <w:rFonts w:ascii="Times New Roman" w:eastAsia="바탕체"/>
          <w:sz w:val="23"/>
          <w:szCs w:val="23"/>
        </w:rPr>
        <w:t>본건</w:t>
      </w:r>
      <w:r w:rsidRPr="00662CFD">
        <w:rPr>
          <w:rFonts w:ascii="Times New Roman" w:eastAsia="바탕체"/>
          <w:sz w:val="23"/>
          <w:szCs w:val="23"/>
        </w:rPr>
        <w:t xml:space="preserve"> </w:t>
      </w:r>
      <w:r w:rsidRPr="00662CFD">
        <w:rPr>
          <w:rFonts w:ascii="Times New Roman" w:eastAsia="바탕체"/>
          <w:sz w:val="23"/>
          <w:szCs w:val="23"/>
        </w:rPr>
        <w:t>분할은</w:t>
      </w:r>
      <w:r w:rsidRPr="00662CFD">
        <w:rPr>
          <w:rFonts w:ascii="Times New Roman" w:eastAsia="바탕체"/>
          <w:sz w:val="23"/>
          <w:szCs w:val="23"/>
        </w:rPr>
        <w:t xml:space="preserve"> </w:t>
      </w:r>
      <w:r w:rsidRPr="00662CFD">
        <w:rPr>
          <w:rFonts w:ascii="Times New Roman" w:eastAsia="바탕체"/>
          <w:sz w:val="23"/>
          <w:szCs w:val="23"/>
        </w:rPr>
        <w:t>본건</w:t>
      </w:r>
      <w:r w:rsidRPr="00662CFD">
        <w:rPr>
          <w:rFonts w:ascii="Times New Roman" w:eastAsia="바탕체"/>
          <w:sz w:val="23"/>
          <w:szCs w:val="23"/>
        </w:rPr>
        <w:t xml:space="preserve"> </w:t>
      </w:r>
      <w:r w:rsidRPr="00662CFD">
        <w:rPr>
          <w:rFonts w:ascii="Times New Roman" w:eastAsia="바탕체"/>
          <w:sz w:val="23"/>
          <w:szCs w:val="23"/>
        </w:rPr>
        <w:t>분할계획서에</w:t>
      </w:r>
      <w:r w:rsidRPr="00662CFD">
        <w:rPr>
          <w:rFonts w:ascii="Times New Roman" w:eastAsia="바탕체"/>
          <w:sz w:val="23"/>
          <w:szCs w:val="23"/>
        </w:rPr>
        <w:t xml:space="preserve"> </w:t>
      </w:r>
      <w:r w:rsidRPr="00662CFD">
        <w:rPr>
          <w:rFonts w:ascii="Times New Roman" w:eastAsia="바탕체"/>
          <w:sz w:val="23"/>
          <w:szCs w:val="23"/>
        </w:rPr>
        <w:t>부합하게</w:t>
      </w:r>
      <w:r w:rsidRPr="00662CFD">
        <w:rPr>
          <w:rFonts w:ascii="Times New Roman" w:eastAsia="바탕체"/>
          <w:sz w:val="23"/>
          <w:szCs w:val="23"/>
        </w:rPr>
        <w:t xml:space="preserve"> </w:t>
      </w:r>
      <w:r w:rsidRPr="00662CFD">
        <w:rPr>
          <w:rFonts w:ascii="Times New Roman" w:eastAsia="바탕체"/>
          <w:sz w:val="23"/>
          <w:szCs w:val="23"/>
        </w:rPr>
        <w:t>이루어져</w:t>
      </w:r>
      <w:r w:rsidRPr="00662CFD">
        <w:rPr>
          <w:rFonts w:ascii="Times New Roman" w:eastAsia="바탕체"/>
          <w:sz w:val="23"/>
          <w:szCs w:val="23"/>
        </w:rPr>
        <w:t xml:space="preserve"> </w:t>
      </w:r>
      <w:r w:rsidRPr="00662CFD">
        <w:rPr>
          <w:rFonts w:ascii="Times New Roman" w:eastAsia="바탕체"/>
          <w:sz w:val="23"/>
          <w:szCs w:val="23"/>
        </w:rPr>
        <w:t>완료되었고</w:t>
      </w:r>
      <w:r w:rsidRPr="00662CFD">
        <w:rPr>
          <w:rFonts w:ascii="Times New Roman" w:eastAsia="바탕체"/>
          <w:sz w:val="23"/>
          <w:szCs w:val="23"/>
        </w:rPr>
        <w:t xml:space="preserve">, </w:t>
      </w:r>
      <w:r w:rsidRPr="00662CFD">
        <w:rPr>
          <w:rFonts w:ascii="Times New Roman" w:eastAsia="바탕체"/>
          <w:sz w:val="23"/>
          <w:szCs w:val="23"/>
        </w:rPr>
        <w:t>관련</w:t>
      </w:r>
      <w:r w:rsidRPr="00662CFD">
        <w:rPr>
          <w:rFonts w:ascii="Times New Roman" w:eastAsia="바탕체"/>
          <w:sz w:val="23"/>
          <w:szCs w:val="23"/>
        </w:rPr>
        <w:t xml:space="preserve"> </w:t>
      </w:r>
      <w:r w:rsidRPr="00662CFD">
        <w:rPr>
          <w:rFonts w:ascii="Times New Roman" w:eastAsia="바탕체"/>
          <w:sz w:val="23"/>
          <w:szCs w:val="23"/>
        </w:rPr>
        <w:t>법령상</w:t>
      </w:r>
      <w:r w:rsidRPr="00662CFD">
        <w:rPr>
          <w:rFonts w:ascii="Times New Roman" w:eastAsia="바탕체"/>
          <w:sz w:val="23"/>
          <w:szCs w:val="23"/>
        </w:rPr>
        <w:t xml:space="preserve"> </w:t>
      </w:r>
      <w:r w:rsidRPr="00662CFD">
        <w:rPr>
          <w:rFonts w:ascii="Times New Roman" w:eastAsia="바탕체"/>
          <w:sz w:val="23"/>
          <w:szCs w:val="23"/>
        </w:rPr>
        <w:t>본건</w:t>
      </w:r>
      <w:r w:rsidRPr="00662CFD">
        <w:rPr>
          <w:rFonts w:ascii="Times New Roman" w:eastAsia="바탕체"/>
          <w:sz w:val="23"/>
          <w:szCs w:val="23"/>
        </w:rPr>
        <w:t xml:space="preserve"> </w:t>
      </w:r>
      <w:r w:rsidRPr="00662CFD">
        <w:rPr>
          <w:rFonts w:ascii="Times New Roman" w:eastAsia="바탕체"/>
          <w:sz w:val="23"/>
          <w:szCs w:val="23"/>
        </w:rPr>
        <w:t>분할의</w:t>
      </w:r>
      <w:r w:rsidRPr="00662CFD">
        <w:rPr>
          <w:rFonts w:ascii="Times New Roman" w:eastAsia="바탕체"/>
          <w:sz w:val="23"/>
          <w:szCs w:val="23"/>
        </w:rPr>
        <w:t xml:space="preserve"> </w:t>
      </w:r>
      <w:r w:rsidRPr="00662CFD">
        <w:rPr>
          <w:rFonts w:ascii="Times New Roman" w:eastAsia="바탕체"/>
          <w:sz w:val="23"/>
          <w:szCs w:val="23"/>
        </w:rPr>
        <w:t>무효가</w:t>
      </w:r>
      <w:r w:rsidRPr="00662CFD">
        <w:rPr>
          <w:rFonts w:ascii="Times New Roman" w:eastAsia="바탕체"/>
          <w:sz w:val="23"/>
          <w:szCs w:val="23"/>
        </w:rPr>
        <w:t xml:space="preserve"> </w:t>
      </w:r>
      <w:r w:rsidRPr="00662CFD">
        <w:rPr>
          <w:rFonts w:ascii="Times New Roman" w:eastAsia="바탕체"/>
          <w:sz w:val="23"/>
          <w:szCs w:val="23"/>
        </w:rPr>
        <w:t>될</w:t>
      </w:r>
      <w:r w:rsidRPr="00662CFD">
        <w:rPr>
          <w:rFonts w:ascii="Times New Roman" w:eastAsia="바탕체"/>
          <w:sz w:val="23"/>
          <w:szCs w:val="23"/>
        </w:rPr>
        <w:t xml:space="preserve"> </w:t>
      </w:r>
      <w:r w:rsidRPr="00662CFD">
        <w:rPr>
          <w:rFonts w:ascii="Times New Roman" w:eastAsia="바탕체"/>
          <w:sz w:val="23"/>
          <w:szCs w:val="23"/>
        </w:rPr>
        <w:t>사유는</w:t>
      </w:r>
      <w:r w:rsidRPr="00662CFD">
        <w:rPr>
          <w:rFonts w:ascii="Times New Roman" w:eastAsia="바탕체"/>
          <w:sz w:val="23"/>
          <w:szCs w:val="23"/>
        </w:rPr>
        <w:t xml:space="preserve"> </w:t>
      </w:r>
      <w:r w:rsidRPr="00662CFD">
        <w:rPr>
          <w:rFonts w:ascii="Times New Roman" w:eastAsia="바탕체"/>
          <w:sz w:val="23"/>
          <w:szCs w:val="23"/>
        </w:rPr>
        <w:t>존재하지</w:t>
      </w:r>
      <w:r w:rsidRPr="00662CFD">
        <w:rPr>
          <w:rFonts w:ascii="Times New Roman" w:eastAsia="바탕체"/>
          <w:sz w:val="23"/>
          <w:szCs w:val="23"/>
        </w:rPr>
        <w:t xml:space="preserve"> </w:t>
      </w:r>
      <w:r w:rsidRPr="00662CFD">
        <w:rPr>
          <w:rFonts w:ascii="Times New Roman" w:eastAsia="바탕체"/>
          <w:sz w:val="23"/>
          <w:szCs w:val="23"/>
        </w:rPr>
        <w:t>아니하며</w:t>
      </w:r>
      <w:r w:rsidRPr="00662CFD">
        <w:rPr>
          <w:rFonts w:ascii="Times New Roman" w:eastAsia="바탕체"/>
          <w:sz w:val="23"/>
          <w:szCs w:val="23"/>
        </w:rPr>
        <w:t>,</w:t>
      </w:r>
      <w:r w:rsidRPr="00537AFB">
        <w:rPr>
          <w:rFonts w:ascii="Times New Roman" w:eastAsia="바탕체"/>
          <w:sz w:val="23"/>
          <w:szCs w:val="23"/>
        </w:rPr>
        <w:t xml:space="preserve"> </w:t>
      </w:r>
      <w:r w:rsidR="000B44EA" w:rsidRPr="00006BBA">
        <w:rPr>
          <w:rFonts w:ascii="Times New Roman" w:eastAsia="바탕체" w:hint="eastAsia"/>
          <w:sz w:val="23"/>
          <w:szCs w:val="23"/>
        </w:rPr>
        <w:t>이에</w:t>
      </w:r>
      <w:r w:rsidR="000B44EA" w:rsidRPr="00006BBA">
        <w:rPr>
          <w:rFonts w:ascii="Times New Roman" w:eastAsia="바탕체"/>
          <w:sz w:val="23"/>
          <w:szCs w:val="23"/>
        </w:rPr>
        <w:t xml:space="preserve"> </w:t>
      </w:r>
      <w:r w:rsidR="000B44EA" w:rsidRPr="00006BBA">
        <w:rPr>
          <w:rFonts w:ascii="Times New Roman" w:eastAsia="바탕체" w:hint="eastAsia"/>
          <w:sz w:val="23"/>
          <w:szCs w:val="23"/>
        </w:rPr>
        <w:t>따라</w:t>
      </w:r>
      <w:r w:rsidR="000B44EA" w:rsidRPr="00006BBA">
        <w:rPr>
          <w:rFonts w:ascii="Times New Roman" w:eastAsia="바탕체"/>
          <w:sz w:val="23"/>
          <w:szCs w:val="23"/>
        </w:rPr>
        <w:t xml:space="preserve"> </w:t>
      </w:r>
      <w:proofErr w:type="spellStart"/>
      <w:r w:rsidR="000B44EA" w:rsidRPr="00006BBA">
        <w:rPr>
          <w:rFonts w:ascii="Times New Roman" w:eastAsia="바탕체" w:hint="eastAsia"/>
          <w:sz w:val="23"/>
          <w:szCs w:val="23"/>
        </w:rPr>
        <w:t>대상회사는</w:t>
      </w:r>
      <w:proofErr w:type="spellEnd"/>
      <w:r w:rsidR="000B44EA" w:rsidRPr="00006BBA">
        <w:rPr>
          <w:rFonts w:ascii="Times New Roman" w:eastAsia="바탕체"/>
          <w:sz w:val="23"/>
          <w:szCs w:val="23"/>
        </w:rPr>
        <w:t xml:space="preserve"> </w:t>
      </w:r>
      <w:r w:rsidR="000B44EA" w:rsidRPr="00006BBA">
        <w:rPr>
          <w:rFonts w:ascii="Times New Roman" w:eastAsia="바탕체" w:hint="eastAsia"/>
          <w:sz w:val="23"/>
          <w:szCs w:val="23"/>
        </w:rPr>
        <w:t>적법하게</w:t>
      </w:r>
      <w:r w:rsidR="000B44EA" w:rsidRPr="00006BBA">
        <w:rPr>
          <w:rFonts w:ascii="Times New Roman" w:eastAsia="바탕체"/>
          <w:sz w:val="23"/>
          <w:szCs w:val="23"/>
        </w:rPr>
        <w:t xml:space="preserve"> </w:t>
      </w:r>
      <w:r w:rsidR="000B44EA" w:rsidRPr="00006BBA">
        <w:rPr>
          <w:rFonts w:ascii="Times New Roman" w:eastAsia="바탕체" w:hint="eastAsia"/>
          <w:sz w:val="23"/>
          <w:szCs w:val="23"/>
        </w:rPr>
        <w:t>설립되어</w:t>
      </w:r>
      <w:r w:rsidR="000B44EA" w:rsidRPr="00006BBA">
        <w:rPr>
          <w:rFonts w:ascii="Times New Roman" w:eastAsia="바탕체"/>
          <w:sz w:val="23"/>
          <w:szCs w:val="23"/>
        </w:rPr>
        <w:t xml:space="preserve"> </w:t>
      </w:r>
      <w:r w:rsidRPr="00537AFB">
        <w:rPr>
          <w:rFonts w:ascii="Times New Roman" w:eastAsia="바탕체" w:hint="eastAsia"/>
          <w:sz w:val="23"/>
          <w:szCs w:val="23"/>
        </w:rPr>
        <w:t>분할계획서에서</w:t>
      </w:r>
      <w:r w:rsidRPr="00537AFB">
        <w:rPr>
          <w:rFonts w:ascii="Times New Roman" w:eastAsia="바탕체"/>
          <w:sz w:val="23"/>
          <w:szCs w:val="23"/>
        </w:rPr>
        <w:t xml:space="preserve"> </w:t>
      </w:r>
      <w:r w:rsidRPr="00537AFB">
        <w:rPr>
          <w:rFonts w:ascii="Times New Roman" w:eastAsia="바탕체" w:hint="eastAsia"/>
          <w:sz w:val="23"/>
          <w:szCs w:val="23"/>
        </w:rPr>
        <w:t>기재된</w:t>
      </w:r>
      <w:r w:rsidRPr="00537AFB">
        <w:rPr>
          <w:rFonts w:ascii="Times New Roman" w:eastAsia="바탕체"/>
          <w:sz w:val="23"/>
          <w:szCs w:val="23"/>
        </w:rPr>
        <w:t xml:space="preserve"> </w:t>
      </w:r>
      <w:r w:rsidRPr="00537AFB">
        <w:rPr>
          <w:rFonts w:ascii="Times New Roman" w:eastAsia="바탕체" w:hint="eastAsia"/>
          <w:sz w:val="23"/>
          <w:szCs w:val="23"/>
        </w:rPr>
        <w:t>바에</w:t>
      </w:r>
      <w:r w:rsidRPr="00537AFB">
        <w:rPr>
          <w:rFonts w:ascii="Times New Roman" w:eastAsia="바탕체"/>
          <w:sz w:val="23"/>
          <w:szCs w:val="23"/>
        </w:rPr>
        <w:t xml:space="preserve"> </w:t>
      </w:r>
      <w:r w:rsidRPr="00537AFB">
        <w:rPr>
          <w:rFonts w:ascii="Times New Roman" w:eastAsia="바탕체" w:hint="eastAsia"/>
          <w:sz w:val="23"/>
          <w:szCs w:val="23"/>
        </w:rPr>
        <w:t>따라</w:t>
      </w:r>
      <w:r w:rsidRPr="00537AFB">
        <w:rPr>
          <w:rFonts w:ascii="Times New Roman" w:eastAsia="바탕체"/>
          <w:sz w:val="23"/>
          <w:szCs w:val="23"/>
        </w:rPr>
        <w:t xml:space="preserve"> </w:t>
      </w:r>
      <w:proofErr w:type="spellStart"/>
      <w:r w:rsidR="000B44EA" w:rsidRPr="00537AFB">
        <w:rPr>
          <w:rFonts w:ascii="Times New Roman" w:eastAsia="바탕체" w:hint="eastAsia"/>
          <w:sz w:val="23"/>
          <w:szCs w:val="23"/>
        </w:rPr>
        <w:t>분할대상</w:t>
      </w:r>
      <w:proofErr w:type="spellEnd"/>
      <w:r w:rsidR="000B44EA" w:rsidRPr="00537AFB">
        <w:rPr>
          <w:rFonts w:ascii="Times New Roman" w:eastAsia="바탕체"/>
          <w:sz w:val="23"/>
          <w:szCs w:val="23"/>
        </w:rPr>
        <w:t xml:space="preserve"> </w:t>
      </w:r>
      <w:r w:rsidR="000B44EA" w:rsidRPr="00537AFB">
        <w:rPr>
          <w:rFonts w:ascii="Times New Roman" w:eastAsia="바탕체" w:hint="eastAsia"/>
          <w:sz w:val="23"/>
          <w:szCs w:val="23"/>
        </w:rPr>
        <w:t>사업</w:t>
      </w:r>
      <w:r w:rsidR="000B44EA" w:rsidRPr="00537AFB">
        <w:rPr>
          <w:rFonts w:ascii="Times New Roman" w:eastAsia="바탕체"/>
          <w:sz w:val="23"/>
          <w:szCs w:val="23"/>
        </w:rPr>
        <w:t xml:space="preserve"> </w:t>
      </w:r>
      <w:r w:rsidR="000B44EA" w:rsidRPr="00537AFB">
        <w:rPr>
          <w:rFonts w:ascii="Times New Roman" w:eastAsia="바탕체" w:hint="eastAsia"/>
          <w:sz w:val="23"/>
          <w:szCs w:val="23"/>
        </w:rPr>
        <w:t>및</w:t>
      </w:r>
      <w:r w:rsidR="000B44EA" w:rsidRPr="00537AFB">
        <w:rPr>
          <w:rFonts w:ascii="Times New Roman" w:eastAsia="바탕체"/>
          <w:sz w:val="23"/>
          <w:szCs w:val="23"/>
        </w:rPr>
        <w:t xml:space="preserve"> </w:t>
      </w:r>
      <w:proofErr w:type="spellStart"/>
      <w:r w:rsidRPr="00537AFB">
        <w:rPr>
          <w:rFonts w:ascii="Times New Roman" w:eastAsia="바탕체" w:hint="eastAsia"/>
          <w:sz w:val="23"/>
          <w:szCs w:val="23"/>
        </w:rPr>
        <w:t>분할대상</w:t>
      </w:r>
      <w:proofErr w:type="spellEnd"/>
      <w:r w:rsidRPr="00537AFB">
        <w:rPr>
          <w:rFonts w:ascii="Times New Roman" w:eastAsia="바탕체"/>
          <w:sz w:val="23"/>
          <w:szCs w:val="23"/>
        </w:rPr>
        <w:t xml:space="preserve"> </w:t>
      </w:r>
      <w:proofErr w:type="spellStart"/>
      <w:r w:rsidRPr="00537AFB">
        <w:rPr>
          <w:rFonts w:ascii="Times New Roman" w:eastAsia="바탕체" w:hint="eastAsia"/>
          <w:sz w:val="23"/>
          <w:szCs w:val="23"/>
        </w:rPr>
        <w:t>자산부채</w:t>
      </w:r>
      <w:r w:rsidR="000B44EA" w:rsidRPr="00537AFB">
        <w:rPr>
          <w:rFonts w:ascii="Times New Roman" w:eastAsia="바탕체" w:hint="eastAsia"/>
          <w:sz w:val="23"/>
          <w:szCs w:val="23"/>
        </w:rPr>
        <w:t>를</w:t>
      </w:r>
      <w:proofErr w:type="spellEnd"/>
      <w:r w:rsidR="000B44EA" w:rsidRPr="00537AFB">
        <w:rPr>
          <w:rFonts w:ascii="Times New Roman" w:eastAsia="바탕체"/>
          <w:sz w:val="23"/>
          <w:szCs w:val="23"/>
        </w:rPr>
        <w:t xml:space="preserve"> </w:t>
      </w:r>
      <w:r w:rsidR="000B44EA" w:rsidRPr="00537AFB">
        <w:rPr>
          <w:rFonts w:ascii="Times New Roman" w:eastAsia="바탕체" w:hint="eastAsia"/>
          <w:sz w:val="23"/>
          <w:szCs w:val="23"/>
        </w:rPr>
        <w:t>포함하여</w:t>
      </w:r>
      <w:r w:rsidR="000B44EA" w:rsidRPr="00537AFB">
        <w:rPr>
          <w:rFonts w:ascii="Times New Roman" w:eastAsia="바탕체"/>
          <w:sz w:val="23"/>
          <w:szCs w:val="23"/>
        </w:rPr>
        <w:t xml:space="preserve"> </w:t>
      </w:r>
      <w:r w:rsidR="000B44EA" w:rsidRPr="00006BBA">
        <w:rPr>
          <w:rFonts w:ascii="Times New Roman" w:eastAsia="바탕체" w:hint="eastAsia"/>
          <w:sz w:val="23"/>
          <w:szCs w:val="23"/>
        </w:rPr>
        <w:t>일체의</w:t>
      </w:r>
      <w:r w:rsidR="000B44EA" w:rsidRPr="00006BBA">
        <w:rPr>
          <w:rFonts w:ascii="Times New Roman" w:eastAsia="바탕체"/>
          <w:sz w:val="23"/>
          <w:szCs w:val="23"/>
        </w:rPr>
        <w:t xml:space="preserve"> </w:t>
      </w:r>
      <w:r w:rsidR="000B44EA" w:rsidRPr="00006BBA">
        <w:rPr>
          <w:rFonts w:ascii="Times New Roman" w:eastAsia="바탕체" w:hint="eastAsia"/>
          <w:sz w:val="23"/>
          <w:szCs w:val="23"/>
        </w:rPr>
        <w:t>권리</w:t>
      </w:r>
      <w:r w:rsidR="000B44EA" w:rsidRPr="00006BBA">
        <w:rPr>
          <w:rFonts w:ascii="Times New Roman" w:eastAsia="바탕체"/>
          <w:sz w:val="23"/>
          <w:szCs w:val="23"/>
        </w:rPr>
        <w:t xml:space="preserve">, </w:t>
      </w:r>
      <w:r w:rsidR="000B44EA" w:rsidRPr="00006BBA">
        <w:rPr>
          <w:rFonts w:ascii="Times New Roman" w:eastAsia="바탕체" w:hint="eastAsia"/>
          <w:sz w:val="23"/>
          <w:szCs w:val="23"/>
        </w:rPr>
        <w:t>의무</w:t>
      </w:r>
      <w:r w:rsidR="000B44EA" w:rsidRPr="00006BBA">
        <w:rPr>
          <w:rFonts w:ascii="Times New Roman" w:eastAsia="바탕체"/>
          <w:sz w:val="23"/>
          <w:szCs w:val="23"/>
        </w:rPr>
        <w:t xml:space="preserve">, </w:t>
      </w:r>
      <w:r w:rsidR="000B44EA" w:rsidRPr="00006BBA">
        <w:rPr>
          <w:rFonts w:ascii="Times New Roman" w:eastAsia="바탕체" w:hint="eastAsia"/>
          <w:sz w:val="23"/>
          <w:szCs w:val="23"/>
        </w:rPr>
        <w:t>자산</w:t>
      </w:r>
      <w:r w:rsidR="000B44EA" w:rsidRPr="00006BBA">
        <w:rPr>
          <w:rFonts w:ascii="Times New Roman" w:eastAsia="바탕체"/>
          <w:sz w:val="23"/>
          <w:szCs w:val="23"/>
        </w:rPr>
        <w:t xml:space="preserve"> </w:t>
      </w:r>
      <w:r w:rsidR="000B44EA" w:rsidRPr="00006BBA">
        <w:rPr>
          <w:rFonts w:ascii="Times New Roman" w:eastAsia="바탕체" w:hint="eastAsia"/>
          <w:sz w:val="23"/>
          <w:szCs w:val="23"/>
        </w:rPr>
        <w:t>및</w:t>
      </w:r>
      <w:r w:rsidR="000B44EA" w:rsidRPr="00006BBA">
        <w:rPr>
          <w:rFonts w:ascii="Times New Roman" w:eastAsia="바탕체"/>
          <w:sz w:val="23"/>
          <w:szCs w:val="23"/>
        </w:rPr>
        <w:t xml:space="preserve"> </w:t>
      </w:r>
      <w:r w:rsidR="000B44EA" w:rsidRPr="00006BBA">
        <w:rPr>
          <w:rFonts w:ascii="Times New Roman" w:eastAsia="바탕체" w:hint="eastAsia"/>
          <w:sz w:val="23"/>
          <w:szCs w:val="23"/>
        </w:rPr>
        <w:t>부채</w:t>
      </w:r>
      <w:r w:rsidRPr="00537AFB">
        <w:rPr>
          <w:rFonts w:ascii="Times New Roman" w:eastAsia="바탕체" w:hint="eastAsia"/>
          <w:sz w:val="23"/>
          <w:szCs w:val="23"/>
        </w:rPr>
        <w:t>가</w:t>
      </w:r>
      <w:r w:rsidRPr="00537AFB">
        <w:rPr>
          <w:rFonts w:ascii="Times New Roman" w:eastAsia="바탕체"/>
          <w:sz w:val="23"/>
          <w:szCs w:val="23"/>
        </w:rPr>
        <w:t xml:space="preserve"> </w:t>
      </w:r>
      <w:proofErr w:type="spellStart"/>
      <w:r w:rsidRPr="00537AFB">
        <w:rPr>
          <w:rFonts w:ascii="Times New Roman" w:eastAsia="바탕체" w:hint="eastAsia"/>
          <w:sz w:val="23"/>
          <w:szCs w:val="23"/>
        </w:rPr>
        <w:t>대상회사에</w:t>
      </w:r>
      <w:proofErr w:type="spellEnd"/>
      <w:r w:rsidRPr="00537AFB">
        <w:rPr>
          <w:rFonts w:ascii="Times New Roman" w:eastAsia="바탕체"/>
          <w:sz w:val="23"/>
          <w:szCs w:val="23"/>
        </w:rPr>
        <w:t xml:space="preserve"> </w:t>
      </w:r>
      <w:r w:rsidRPr="00537AFB">
        <w:rPr>
          <w:rFonts w:ascii="Times New Roman" w:eastAsia="바탕체" w:hint="eastAsia"/>
          <w:sz w:val="23"/>
          <w:szCs w:val="23"/>
        </w:rPr>
        <w:t>적법</w:t>
      </w:r>
      <w:r w:rsidRPr="00537AFB">
        <w:rPr>
          <w:rFonts w:ascii="Times New Roman" w:eastAsia="바탕체"/>
          <w:sz w:val="23"/>
          <w:szCs w:val="23"/>
        </w:rPr>
        <w:t xml:space="preserve">, </w:t>
      </w:r>
      <w:r w:rsidRPr="00D513DA">
        <w:rPr>
          <w:rFonts w:ascii="Times New Roman" w:eastAsia="바탕체" w:hint="eastAsia"/>
          <w:sz w:val="23"/>
          <w:szCs w:val="23"/>
        </w:rPr>
        <w:t>유효하게</w:t>
      </w:r>
      <w:r w:rsidRPr="00D513DA">
        <w:rPr>
          <w:rFonts w:ascii="Times New Roman" w:eastAsia="바탕체"/>
          <w:sz w:val="23"/>
          <w:szCs w:val="23"/>
        </w:rPr>
        <w:t xml:space="preserve"> </w:t>
      </w:r>
      <w:r w:rsidRPr="00D513DA">
        <w:rPr>
          <w:rFonts w:ascii="Times New Roman" w:eastAsia="바탕체" w:hint="eastAsia"/>
          <w:sz w:val="23"/>
          <w:szCs w:val="23"/>
        </w:rPr>
        <w:t>이전되</w:t>
      </w:r>
      <w:r w:rsidR="000B44EA" w:rsidRPr="006F15B9">
        <w:rPr>
          <w:rFonts w:ascii="Times New Roman" w:eastAsia="바탕체" w:hint="eastAsia"/>
          <w:sz w:val="23"/>
          <w:szCs w:val="23"/>
        </w:rPr>
        <w:t>었다</w:t>
      </w:r>
      <w:r w:rsidR="000B44EA" w:rsidRPr="006F15B9">
        <w:rPr>
          <w:rFonts w:ascii="Times New Roman" w:eastAsia="바탕체"/>
          <w:sz w:val="23"/>
          <w:szCs w:val="23"/>
        </w:rPr>
        <w:t>.</w:t>
      </w:r>
      <w:r w:rsidR="000B44EA" w:rsidRPr="00352E12">
        <w:rPr>
          <w:rFonts w:ascii="Times New Roman" w:eastAsia="바탕체"/>
          <w:sz w:val="23"/>
          <w:szCs w:val="23"/>
        </w:rPr>
        <w:t xml:space="preserve"> </w:t>
      </w:r>
      <w:r w:rsidR="000B44EA" w:rsidRPr="00352E12">
        <w:rPr>
          <w:rFonts w:ascii="Times New Roman" w:eastAsia="바탕체" w:hint="eastAsia"/>
          <w:sz w:val="23"/>
          <w:szCs w:val="23"/>
        </w:rPr>
        <w:t>본건</w:t>
      </w:r>
      <w:r w:rsidR="000B44EA" w:rsidRPr="00352E12">
        <w:rPr>
          <w:rFonts w:ascii="Times New Roman" w:eastAsia="바탕체"/>
          <w:sz w:val="23"/>
          <w:szCs w:val="23"/>
        </w:rPr>
        <w:t xml:space="preserve"> </w:t>
      </w:r>
      <w:r w:rsidR="000B44EA" w:rsidRPr="00352E12">
        <w:rPr>
          <w:rFonts w:ascii="Times New Roman" w:eastAsia="바탕체" w:hint="eastAsia"/>
          <w:sz w:val="23"/>
          <w:szCs w:val="23"/>
        </w:rPr>
        <w:t>분할과</w:t>
      </w:r>
      <w:r w:rsidR="000B44EA" w:rsidRPr="00352E12">
        <w:rPr>
          <w:rFonts w:ascii="Times New Roman" w:eastAsia="바탕체"/>
          <w:sz w:val="23"/>
          <w:szCs w:val="23"/>
        </w:rPr>
        <w:t xml:space="preserve"> </w:t>
      </w:r>
      <w:r w:rsidR="000B44EA" w:rsidRPr="00352E12">
        <w:rPr>
          <w:rFonts w:ascii="Times New Roman" w:eastAsia="바탕체" w:hint="eastAsia"/>
          <w:sz w:val="23"/>
          <w:szCs w:val="23"/>
        </w:rPr>
        <w:t>관련하여</w:t>
      </w:r>
      <w:r w:rsidR="000B44EA" w:rsidRPr="00352E12">
        <w:rPr>
          <w:rFonts w:ascii="Times New Roman" w:eastAsia="바탕체"/>
          <w:sz w:val="23"/>
          <w:szCs w:val="23"/>
        </w:rPr>
        <w:t xml:space="preserve"> </w:t>
      </w:r>
      <w:r w:rsidR="000B44EA" w:rsidRPr="00FA107D">
        <w:rPr>
          <w:rFonts w:ascii="Times New Roman" w:eastAsia="바탕체" w:hint="eastAsia"/>
          <w:sz w:val="23"/>
          <w:szCs w:val="23"/>
        </w:rPr>
        <w:t>관련</w:t>
      </w:r>
      <w:r w:rsidR="000B44EA" w:rsidRPr="00FA107D">
        <w:rPr>
          <w:rFonts w:ascii="Times New Roman" w:eastAsia="바탕체"/>
          <w:sz w:val="23"/>
          <w:szCs w:val="23"/>
        </w:rPr>
        <w:t xml:space="preserve"> </w:t>
      </w:r>
      <w:r w:rsidR="000B44EA" w:rsidRPr="00D513DA">
        <w:rPr>
          <w:rFonts w:ascii="Times New Roman" w:eastAsia="바탕체" w:hint="eastAsia"/>
          <w:sz w:val="23"/>
          <w:szCs w:val="23"/>
        </w:rPr>
        <w:t>법령</w:t>
      </w:r>
      <w:r w:rsidR="000B44EA" w:rsidRPr="00D513DA">
        <w:rPr>
          <w:rFonts w:ascii="Times New Roman" w:eastAsia="바탕체"/>
          <w:sz w:val="23"/>
          <w:szCs w:val="23"/>
        </w:rPr>
        <w:t xml:space="preserve"> </w:t>
      </w:r>
      <w:r w:rsidR="000B44EA" w:rsidRPr="00D513DA">
        <w:rPr>
          <w:rFonts w:ascii="Times New Roman" w:eastAsia="바탕체" w:hint="eastAsia"/>
          <w:sz w:val="23"/>
          <w:szCs w:val="23"/>
        </w:rPr>
        <w:t>또는</w:t>
      </w:r>
      <w:r w:rsidR="000B44EA" w:rsidRPr="00D513DA">
        <w:rPr>
          <w:rFonts w:ascii="Times New Roman" w:eastAsia="바탕체"/>
          <w:sz w:val="23"/>
          <w:szCs w:val="23"/>
        </w:rPr>
        <w:t xml:space="preserve"> </w:t>
      </w:r>
      <w:r w:rsidR="000B44EA" w:rsidRPr="00D513DA">
        <w:rPr>
          <w:rFonts w:ascii="Times New Roman" w:eastAsia="바탕체" w:hint="eastAsia"/>
          <w:sz w:val="23"/>
          <w:szCs w:val="23"/>
        </w:rPr>
        <w:t>계약상</w:t>
      </w:r>
      <w:r w:rsidR="000B44EA" w:rsidRPr="00D513DA">
        <w:rPr>
          <w:rFonts w:ascii="Times New Roman" w:eastAsia="바탕체"/>
          <w:sz w:val="23"/>
          <w:szCs w:val="23"/>
        </w:rPr>
        <w:t xml:space="preserve"> </w:t>
      </w:r>
      <w:r w:rsidR="000B44EA" w:rsidRPr="00D513DA">
        <w:rPr>
          <w:rFonts w:ascii="Times New Roman" w:eastAsia="바탕체" w:hint="eastAsia"/>
          <w:sz w:val="23"/>
          <w:szCs w:val="23"/>
        </w:rPr>
        <w:t>요구되는</w:t>
      </w:r>
      <w:r w:rsidR="000B44EA" w:rsidRPr="00D513DA">
        <w:rPr>
          <w:rFonts w:ascii="Times New Roman" w:eastAsia="바탕체"/>
          <w:sz w:val="23"/>
          <w:szCs w:val="23"/>
        </w:rPr>
        <w:t xml:space="preserve"> </w:t>
      </w:r>
      <w:r w:rsidR="000B44EA" w:rsidRPr="00D513DA">
        <w:rPr>
          <w:rFonts w:ascii="Times New Roman" w:eastAsia="바탕체" w:hint="eastAsia"/>
          <w:sz w:val="23"/>
          <w:szCs w:val="23"/>
        </w:rPr>
        <w:t>인허가</w:t>
      </w:r>
      <w:r w:rsidR="000B44EA" w:rsidRPr="00D513DA">
        <w:rPr>
          <w:rFonts w:ascii="Times New Roman" w:eastAsia="바탕체"/>
          <w:sz w:val="23"/>
          <w:szCs w:val="23"/>
        </w:rPr>
        <w:t xml:space="preserve"> </w:t>
      </w:r>
      <w:r w:rsidR="000B44EA" w:rsidRPr="00D513DA">
        <w:rPr>
          <w:rFonts w:ascii="Times New Roman" w:eastAsia="바탕체" w:hint="eastAsia"/>
          <w:sz w:val="23"/>
          <w:szCs w:val="23"/>
        </w:rPr>
        <w:t>및</w:t>
      </w:r>
      <w:r w:rsidR="000B44EA" w:rsidRPr="00D513DA">
        <w:rPr>
          <w:rFonts w:ascii="Times New Roman" w:eastAsia="바탕체"/>
          <w:sz w:val="23"/>
          <w:szCs w:val="23"/>
        </w:rPr>
        <w:t xml:space="preserve"> </w:t>
      </w:r>
      <w:r w:rsidR="000B44EA" w:rsidRPr="00D513DA">
        <w:rPr>
          <w:rFonts w:ascii="Times New Roman" w:eastAsia="바탕체" w:hint="eastAsia"/>
          <w:sz w:val="23"/>
          <w:szCs w:val="23"/>
        </w:rPr>
        <w:t>제</w:t>
      </w:r>
      <w:r w:rsidR="000B44EA" w:rsidRPr="00D513DA">
        <w:rPr>
          <w:rFonts w:ascii="Times New Roman" w:eastAsia="바탕체"/>
          <w:sz w:val="23"/>
          <w:szCs w:val="23"/>
        </w:rPr>
        <w:t>3</w:t>
      </w:r>
      <w:r w:rsidR="000B44EA" w:rsidRPr="00D513DA">
        <w:rPr>
          <w:rFonts w:ascii="Times New Roman" w:eastAsia="바탕체" w:hint="eastAsia"/>
          <w:sz w:val="23"/>
          <w:szCs w:val="23"/>
        </w:rPr>
        <w:t>자로부터의</w:t>
      </w:r>
      <w:r w:rsidR="000B44EA" w:rsidRPr="00D513DA">
        <w:rPr>
          <w:rFonts w:ascii="Times New Roman" w:eastAsia="바탕체"/>
          <w:sz w:val="23"/>
          <w:szCs w:val="23"/>
        </w:rPr>
        <w:t xml:space="preserve"> </w:t>
      </w:r>
      <w:r w:rsidR="000B44EA" w:rsidRPr="00D513DA">
        <w:rPr>
          <w:rFonts w:ascii="Times New Roman" w:eastAsia="바탕체" w:hint="eastAsia"/>
          <w:sz w:val="23"/>
          <w:szCs w:val="23"/>
        </w:rPr>
        <w:t>동의는</w:t>
      </w:r>
      <w:r w:rsidR="000B44EA" w:rsidRPr="00D513DA">
        <w:rPr>
          <w:rFonts w:ascii="Times New Roman" w:eastAsia="바탕체"/>
          <w:sz w:val="23"/>
          <w:szCs w:val="23"/>
        </w:rPr>
        <w:t xml:space="preserve"> </w:t>
      </w:r>
      <w:r w:rsidR="000B44EA" w:rsidRPr="00D513DA">
        <w:rPr>
          <w:rFonts w:ascii="Times New Roman" w:eastAsia="바탕체" w:hint="eastAsia"/>
          <w:sz w:val="23"/>
          <w:szCs w:val="23"/>
        </w:rPr>
        <w:t>모두</w:t>
      </w:r>
      <w:r w:rsidR="000B44EA" w:rsidRPr="00D513DA">
        <w:rPr>
          <w:rFonts w:ascii="Times New Roman" w:eastAsia="바탕체"/>
          <w:sz w:val="23"/>
          <w:szCs w:val="23"/>
        </w:rPr>
        <w:t xml:space="preserve"> </w:t>
      </w:r>
      <w:r w:rsidR="000B44EA" w:rsidRPr="00D513DA">
        <w:rPr>
          <w:rFonts w:ascii="Times New Roman" w:eastAsia="바탕체" w:hint="eastAsia"/>
          <w:sz w:val="23"/>
          <w:szCs w:val="23"/>
        </w:rPr>
        <w:t>획득되거나</w:t>
      </w:r>
      <w:r w:rsidR="000B44EA" w:rsidRPr="00D513DA">
        <w:rPr>
          <w:rFonts w:ascii="Times New Roman" w:eastAsia="바탕체"/>
          <w:sz w:val="23"/>
          <w:szCs w:val="23"/>
        </w:rPr>
        <w:t xml:space="preserve"> </w:t>
      </w:r>
      <w:r w:rsidR="000B44EA" w:rsidRPr="00D513DA">
        <w:rPr>
          <w:rFonts w:ascii="Times New Roman" w:eastAsia="바탕체" w:hint="eastAsia"/>
          <w:sz w:val="23"/>
          <w:szCs w:val="23"/>
        </w:rPr>
        <w:t>완료되었으며</w:t>
      </w:r>
      <w:r w:rsidR="000B44EA" w:rsidRPr="00D513DA">
        <w:rPr>
          <w:rFonts w:ascii="Times New Roman" w:eastAsia="바탕체"/>
          <w:sz w:val="23"/>
          <w:szCs w:val="23"/>
        </w:rPr>
        <w:t xml:space="preserve">, </w:t>
      </w:r>
      <w:r w:rsidR="004C0171" w:rsidRPr="00D513DA">
        <w:rPr>
          <w:rFonts w:ascii="Times New Roman" w:eastAsia="바탕체" w:hint="eastAsia"/>
          <w:sz w:val="23"/>
          <w:szCs w:val="23"/>
        </w:rPr>
        <w:t>본건</w:t>
      </w:r>
      <w:r w:rsidR="004C0171" w:rsidRPr="00D513DA">
        <w:rPr>
          <w:rFonts w:ascii="Times New Roman" w:eastAsia="바탕체"/>
          <w:sz w:val="23"/>
          <w:szCs w:val="23"/>
        </w:rPr>
        <w:t xml:space="preserve"> </w:t>
      </w:r>
      <w:r w:rsidR="004C0171" w:rsidRPr="00D513DA">
        <w:rPr>
          <w:rFonts w:ascii="Times New Roman" w:eastAsia="바탕체" w:hint="eastAsia"/>
          <w:sz w:val="23"/>
          <w:szCs w:val="23"/>
        </w:rPr>
        <w:t>분할로</w:t>
      </w:r>
      <w:r w:rsidR="004C0171" w:rsidRPr="00D513DA">
        <w:rPr>
          <w:rFonts w:ascii="Times New Roman" w:eastAsia="바탕체"/>
          <w:sz w:val="23"/>
          <w:szCs w:val="23"/>
        </w:rPr>
        <w:t xml:space="preserve"> </w:t>
      </w:r>
      <w:r w:rsidR="004C0171" w:rsidRPr="00D513DA">
        <w:rPr>
          <w:rFonts w:ascii="Times New Roman" w:eastAsia="바탕체" w:hint="eastAsia"/>
          <w:sz w:val="23"/>
          <w:szCs w:val="23"/>
        </w:rPr>
        <w:t>인해</w:t>
      </w:r>
      <w:r w:rsidR="004C0171" w:rsidRPr="00D513DA">
        <w:rPr>
          <w:rFonts w:ascii="Times New Roman" w:eastAsia="바탕체"/>
          <w:sz w:val="23"/>
          <w:szCs w:val="23"/>
        </w:rPr>
        <w:t xml:space="preserve"> </w:t>
      </w:r>
      <w:r w:rsidR="004C0171" w:rsidRPr="00D513DA">
        <w:rPr>
          <w:rFonts w:ascii="Times New Roman" w:eastAsia="바탕체" w:hint="eastAsia"/>
          <w:sz w:val="23"/>
          <w:szCs w:val="23"/>
        </w:rPr>
        <w:t>분할계획서상</w:t>
      </w:r>
      <w:r w:rsidR="004C0171" w:rsidRPr="00D513DA">
        <w:rPr>
          <w:rFonts w:ascii="Times New Roman" w:eastAsia="바탕체"/>
          <w:sz w:val="23"/>
          <w:szCs w:val="23"/>
        </w:rPr>
        <w:t xml:space="preserve"> </w:t>
      </w:r>
      <w:r w:rsidR="003331CC" w:rsidRPr="00D513DA">
        <w:rPr>
          <w:rFonts w:ascii="Times New Roman" w:eastAsia="바탕체" w:hint="eastAsia"/>
          <w:sz w:val="23"/>
          <w:szCs w:val="23"/>
        </w:rPr>
        <w:t>달리</w:t>
      </w:r>
      <w:r w:rsidR="003331CC" w:rsidRPr="00D513DA">
        <w:rPr>
          <w:rFonts w:ascii="Times New Roman" w:eastAsia="바탕체"/>
          <w:sz w:val="23"/>
          <w:szCs w:val="23"/>
        </w:rPr>
        <w:t xml:space="preserve"> </w:t>
      </w:r>
      <w:r w:rsidR="003331CC" w:rsidRPr="00D513DA">
        <w:rPr>
          <w:rFonts w:ascii="Times New Roman" w:eastAsia="바탕체" w:hint="eastAsia"/>
          <w:sz w:val="23"/>
          <w:szCs w:val="23"/>
        </w:rPr>
        <w:t>예정된</w:t>
      </w:r>
      <w:r w:rsidR="003331CC" w:rsidRPr="00D513DA">
        <w:rPr>
          <w:rFonts w:ascii="Times New Roman" w:eastAsia="바탕체"/>
          <w:sz w:val="23"/>
          <w:szCs w:val="23"/>
        </w:rPr>
        <w:t xml:space="preserve"> </w:t>
      </w:r>
      <w:r w:rsidR="003331CC" w:rsidRPr="00D513DA">
        <w:rPr>
          <w:rFonts w:ascii="Times New Roman" w:eastAsia="바탕체" w:hint="eastAsia"/>
          <w:sz w:val="23"/>
          <w:szCs w:val="23"/>
        </w:rPr>
        <w:t>경우를</w:t>
      </w:r>
      <w:r w:rsidR="003331CC" w:rsidRPr="00D513DA">
        <w:rPr>
          <w:rFonts w:ascii="Times New Roman" w:eastAsia="바탕체"/>
          <w:sz w:val="23"/>
          <w:szCs w:val="23"/>
        </w:rPr>
        <w:t xml:space="preserve"> </w:t>
      </w:r>
      <w:r w:rsidR="003331CC" w:rsidRPr="00D513DA">
        <w:rPr>
          <w:rFonts w:ascii="Times New Roman" w:eastAsia="바탕체" w:hint="eastAsia"/>
          <w:sz w:val="23"/>
          <w:szCs w:val="23"/>
        </w:rPr>
        <w:t>제외하고</w:t>
      </w:r>
      <w:r w:rsidR="003331CC" w:rsidRPr="00D513DA">
        <w:rPr>
          <w:rFonts w:ascii="Times New Roman" w:eastAsia="바탕체"/>
          <w:sz w:val="23"/>
          <w:szCs w:val="23"/>
        </w:rPr>
        <w:t xml:space="preserve"> </w:t>
      </w:r>
      <w:proofErr w:type="spellStart"/>
      <w:r w:rsidR="004C0171" w:rsidRPr="00D513DA">
        <w:rPr>
          <w:rFonts w:ascii="Times New Roman" w:eastAsia="바탕체" w:hint="eastAsia"/>
          <w:sz w:val="23"/>
          <w:szCs w:val="23"/>
        </w:rPr>
        <w:t>대상회사가</w:t>
      </w:r>
      <w:proofErr w:type="spellEnd"/>
      <w:r w:rsidR="004C0171" w:rsidRPr="00D513DA">
        <w:rPr>
          <w:rFonts w:ascii="Times New Roman" w:eastAsia="바탕체"/>
          <w:sz w:val="23"/>
          <w:szCs w:val="23"/>
        </w:rPr>
        <w:t xml:space="preserve"> </w:t>
      </w:r>
      <w:r w:rsidR="004C0171" w:rsidRPr="00D513DA">
        <w:rPr>
          <w:rFonts w:ascii="Times New Roman" w:eastAsia="바탕체" w:hint="eastAsia"/>
          <w:sz w:val="23"/>
          <w:szCs w:val="23"/>
        </w:rPr>
        <w:t>승계하기로</w:t>
      </w:r>
      <w:r w:rsidR="004C0171" w:rsidRPr="00D513DA">
        <w:rPr>
          <w:rFonts w:ascii="Times New Roman" w:eastAsia="바탕체"/>
          <w:sz w:val="23"/>
          <w:szCs w:val="23"/>
        </w:rPr>
        <w:t xml:space="preserve"> </w:t>
      </w:r>
      <w:r w:rsidR="004C0171" w:rsidRPr="00D513DA">
        <w:rPr>
          <w:rFonts w:ascii="Times New Roman" w:eastAsia="바탕체" w:hint="eastAsia"/>
          <w:sz w:val="23"/>
          <w:szCs w:val="23"/>
        </w:rPr>
        <w:t>한</w:t>
      </w:r>
      <w:r w:rsidR="004C0171" w:rsidRPr="00D513DA">
        <w:rPr>
          <w:rFonts w:ascii="Times New Roman" w:eastAsia="바탕체"/>
          <w:sz w:val="23"/>
          <w:szCs w:val="23"/>
        </w:rPr>
        <w:t xml:space="preserve"> </w:t>
      </w:r>
      <w:r w:rsidR="004C0171" w:rsidRPr="00D513DA">
        <w:rPr>
          <w:rFonts w:ascii="Times New Roman" w:eastAsia="바탕체" w:hint="eastAsia"/>
          <w:sz w:val="23"/>
          <w:szCs w:val="23"/>
        </w:rPr>
        <w:t>채무를</w:t>
      </w:r>
      <w:r w:rsidR="004C0171" w:rsidRPr="00D513DA">
        <w:rPr>
          <w:rFonts w:ascii="Times New Roman" w:eastAsia="바탕체"/>
          <w:sz w:val="23"/>
          <w:szCs w:val="23"/>
        </w:rPr>
        <w:t xml:space="preserve"> </w:t>
      </w:r>
      <w:r w:rsidR="004C0171" w:rsidRPr="00D513DA">
        <w:rPr>
          <w:rFonts w:ascii="Times New Roman" w:eastAsia="바탕체" w:hint="eastAsia"/>
          <w:sz w:val="23"/>
          <w:szCs w:val="23"/>
        </w:rPr>
        <w:t>제외한</w:t>
      </w:r>
      <w:r w:rsidR="004C0171" w:rsidRPr="00D513DA">
        <w:rPr>
          <w:rFonts w:ascii="Times New Roman" w:eastAsia="바탕체"/>
          <w:sz w:val="23"/>
          <w:szCs w:val="23"/>
        </w:rPr>
        <w:t xml:space="preserve"> </w:t>
      </w:r>
      <w:r w:rsidR="004C0171" w:rsidRPr="00D513DA">
        <w:rPr>
          <w:rFonts w:ascii="Times New Roman" w:eastAsia="바탕체" w:hint="eastAsia"/>
          <w:sz w:val="23"/>
          <w:szCs w:val="23"/>
        </w:rPr>
        <w:t>여하한</w:t>
      </w:r>
      <w:r w:rsidR="004C0171" w:rsidRPr="00D513DA">
        <w:rPr>
          <w:rFonts w:ascii="Times New Roman" w:eastAsia="바탕체"/>
          <w:sz w:val="23"/>
          <w:szCs w:val="23"/>
        </w:rPr>
        <w:t xml:space="preserve"> </w:t>
      </w:r>
      <w:r w:rsidR="004C0171" w:rsidRPr="00D513DA">
        <w:rPr>
          <w:rFonts w:ascii="Times New Roman" w:eastAsia="바탕체" w:hint="eastAsia"/>
          <w:sz w:val="23"/>
          <w:szCs w:val="23"/>
        </w:rPr>
        <w:t>채무에</w:t>
      </w:r>
      <w:r w:rsidR="004C0171" w:rsidRPr="00D513DA">
        <w:rPr>
          <w:rFonts w:ascii="Times New Roman" w:eastAsia="바탕체"/>
          <w:sz w:val="23"/>
          <w:szCs w:val="23"/>
        </w:rPr>
        <w:t xml:space="preserve"> </w:t>
      </w:r>
      <w:r w:rsidR="004C0171" w:rsidRPr="00D513DA">
        <w:rPr>
          <w:rFonts w:ascii="Times New Roman" w:eastAsia="바탕체" w:hint="eastAsia"/>
          <w:sz w:val="23"/>
          <w:szCs w:val="23"/>
        </w:rPr>
        <w:t>대하여</w:t>
      </w:r>
      <w:r w:rsidR="004C0171" w:rsidRPr="00D513DA">
        <w:rPr>
          <w:rFonts w:ascii="Times New Roman" w:eastAsia="바탕체"/>
          <w:sz w:val="23"/>
          <w:szCs w:val="23"/>
        </w:rPr>
        <w:t xml:space="preserve"> </w:t>
      </w:r>
      <w:r w:rsidR="004C0171" w:rsidRPr="00D513DA">
        <w:rPr>
          <w:rFonts w:ascii="Times New Roman" w:eastAsia="바탕체" w:hint="eastAsia"/>
          <w:sz w:val="23"/>
          <w:szCs w:val="23"/>
        </w:rPr>
        <w:t>매도인과의</w:t>
      </w:r>
      <w:r w:rsidR="004C0171" w:rsidRPr="00D513DA">
        <w:rPr>
          <w:rFonts w:ascii="Times New Roman" w:eastAsia="바탕체"/>
          <w:sz w:val="23"/>
          <w:szCs w:val="23"/>
        </w:rPr>
        <w:t xml:space="preserve"> </w:t>
      </w:r>
      <w:r w:rsidR="004C0171" w:rsidRPr="00D513DA">
        <w:rPr>
          <w:rFonts w:ascii="Times New Roman" w:eastAsia="바탕체" w:hint="eastAsia"/>
          <w:sz w:val="23"/>
          <w:szCs w:val="23"/>
        </w:rPr>
        <w:t>연대책임을</w:t>
      </w:r>
      <w:r w:rsidR="004C0171" w:rsidRPr="00D513DA">
        <w:rPr>
          <w:rFonts w:ascii="Times New Roman" w:eastAsia="바탕체"/>
          <w:sz w:val="23"/>
          <w:szCs w:val="23"/>
        </w:rPr>
        <w:t xml:space="preserve"> </w:t>
      </w:r>
      <w:r w:rsidR="004C0171" w:rsidRPr="00D513DA">
        <w:rPr>
          <w:rFonts w:ascii="Times New Roman" w:eastAsia="바탕체" w:hint="eastAsia"/>
          <w:sz w:val="23"/>
          <w:szCs w:val="23"/>
        </w:rPr>
        <w:t>부담하지</w:t>
      </w:r>
      <w:r w:rsidR="004C0171" w:rsidRPr="00D513DA">
        <w:rPr>
          <w:rFonts w:ascii="Times New Roman" w:eastAsia="바탕체"/>
          <w:sz w:val="23"/>
          <w:szCs w:val="23"/>
        </w:rPr>
        <w:t xml:space="preserve"> </w:t>
      </w:r>
      <w:r w:rsidR="00AA09D5">
        <w:rPr>
          <w:rFonts w:ascii="Times New Roman" w:eastAsia="바탕체" w:hint="eastAsia"/>
          <w:sz w:val="23"/>
          <w:szCs w:val="23"/>
        </w:rPr>
        <w:t>않으며</w:t>
      </w:r>
      <w:r w:rsidR="00AA09D5">
        <w:rPr>
          <w:rFonts w:ascii="Times New Roman" w:eastAsia="바탕체" w:hint="eastAsia"/>
          <w:sz w:val="23"/>
          <w:szCs w:val="23"/>
        </w:rPr>
        <w:t>,</w:t>
      </w:r>
      <w:r w:rsidR="00AA09D5">
        <w:rPr>
          <w:rFonts w:ascii="Times New Roman" w:eastAsia="바탕체"/>
          <w:sz w:val="23"/>
          <w:szCs w:val="23"/>
        </w:rPr>
        <w:t xml:space="preserve"> </w:t>
      </w:r>
      <w:r w:rsidR="00AA09D5">
        <w:rPr>
          <w:rFonts w:ascii="Times New Roman" w:eastAsia="바탕체" w:hint="eastAsia"/>
          <w:sz w:val="23"/>
          <w:szCs w:val="23"/>
        </w:rPr>
        <w:t>본건</w:t>
      </w:r>
      <w:r w:rsidR="00AA09D5">
        <w:rPr>
          <w:rFonts w:ascii="Times New Roman" w:eastAsia="바탕체" w:hint="eastAsia"/>
          <w:sz w:val="23"/>
          <w:szCs w:val="23"/>
        </w:rPr>
        <w:t xml:space="preserve"> </w:t>
      </w:r>
      <w:r w:rsidR="00AA09D5">
        <w:rPr>
          <w:rFonts w:ascii="Times New Roman" w:eastAsia="바탕체" w:hint="eastAsia"/>
          <w:sz w:val="23"/>
          <w:szCs w:val="23"/>
        </w:rPr>
        <w:t>분할과</w:t>
      </w:r>
      <w:r w:rsidR="00AA09D5">
        <w:rPr>
          <w:rFonts w:ascii="Times New Roman" w:eastAsia="바탕체" w:hint="eastAsia"/>
          <w:sz w:val="23"/>
          <w:szCs w:val="23"/>
        </w:rPr>
        <w:t xml:space="preserve"> </w:t>
      </w:r>
      <w:r w:rsidR="00AA09D5">
        <w:rPr>
          <w:rFonts w:ascii="Times New Roman" w:eastAsia="바탕체" w:hint="eastAsia"/>
          <w:sz w:val="23"/>
          <w:szCs w:val="23"/>
        </w:rPr>
        <w:t>관련하여</w:t>
      </w:r>
      <w:r w:rsidR="00AA09D5">
        <w:rPr>
          <w:rFonts w:ascii="Times New Roman" w:eastAsia="바탕체" w:hint="eastAsia"/>
          <w:sz w:val="23"/>
          <w:szCs w:val="23"/>
        </w:rPr>
        <w:t xml:space="preserve"> </w:t>
      </w:r>
      <w:proofErr w:type="spellStart"/>
      <w:r w:rsidR="00AA09D5">
        <w:rPr>
          <w:rFonts w:ascii="Times New Roman" w:eastAsia="바탕체" w:hint="eastAsia"/>
          <w:sz w:val="23"/>
          <w:szCs w:val="23"/>
        </w:rPr>
        <w:t>미이행된</w:t>
      </w:r>
      <w:proofErr w:type="spellEnd"/>
      <w:r w:rsidR="00AA09D5">
        <w:rPr>
          <w:rFonts w:ascii="Times New Roman" w:eastAsia="바탕체" w:hint="eastAsia"/>
          <w:sz w:val="23"/>
          <w:szCs w:val="23"/>
        </w:rPr>
        <w:t xml:space="preserve"> </w:t>
      </w:r>
      <w:r w:rsidR="00AA09D5">
        <w:rPr>
          <w:rFonts w:ascii="Times New Roman" w:eastAsia="바탕체" w:hint="eastAsia"/>
          <w:sz w:val="23"/>
          <w:szCs w:val="23"/>
        </w:rPr>
        <w:t>법적</w:t>
      </w:r>
      <w:r w:rsidR="00AA09D5">
        <w:rPr>
          <w:rFonts w:ascii="Times New Roman" w:eastAsia="바탕체" w:hint="eastAsia"/>
          <w:sz w:val="23"/>
          <w:szCs w:val="23"/>
        </w:rPr>
        <w:t xml:space="preserve"> </w:t>
      </w:r>
      <w:r w:rsidR="00AA09D5">
        <w:rPr>
          <w:rFonts w:ascii="Times New Roman" w:eastAsia="바탕체" w:hint="eastAsia"/>
          <w:sz w:val="23"/>
          <w:szCs w:val="23"/>
        </w:rPr>
        <w:t>절차는</w:t>
      </w:r>
      <w:r w:rsidR="00AA09D5">
        <w:rPr>
          <w:rFonts w:ascii="Times New Roman" w:eastAsia="바탕체" w:hint="eastAsia"/>
          <w:sz w:val="23"/>
          <w:szCs w:val="23"/>
        </w:rPr>
        <w:t xml:space="preserve"> </w:t>
      </w:r>
      <w:r w:rsidR="00AA09D5">
        <w:rPr>
          <w:rFonts w:ascii="Times New Roman" w:eastAsia="바탕체" w:hint="eastAsia"/>
          <w:sz w:val="23"/>
          <w:szCs w:val="23"/>
        </w:rPr>
        <w:t>존재하지</w:t>
      </w:r>
      <w:r w:rsidR="00AA09D5">
        <w:rPr>
          <w:rFonts w:ascii="Times New Roman" w:eastAsia="바탕체" w:hint="eastAsia"/>
          <w:sz w:val="23"/>
          <w:szCs w:val="23"/>
        </w:rPr>
        <w:t xml:space="preserve"> </w:t>
      </w:r>
      <w:r w:rsidR="000B44EA" w:rsidRPr="00D513DA">
        <w:rPr>
          <w:rFonts w:ascii="Times New Roman" w:eastAsia="바탕체" w:hint="eastAsia"/>
          <w:sz w:val="23"/>
          <w:szCs w:val="23"/>
        </w:rPr>
        <w:t>아니한다</w:t>
      </w:r>
      <w:r w:rsidR="000B44EA" w:rsidRPr="00D513DA">
        <w:rPr>
          <w:rFonts w:ascii="Times New Roman" w:eastAsia="바탕체"/>
          <w:sz w:val="23"/>
          <w:szCs w:val="23"/>
        </w:rPr>
        <w:t>.</w:t>
      </w:r>
      <w:r w:rsidR="004C0171" w:rsidRPr="00D513DA">
        <w:rPr>
          <w:rFonts w:ascii="Times New Roman" w:eastAsia="바탕체"/>
          <w:sz w:val="23"/>
          <w:szCs w:val="23"/>
        </w:rPr>
        <w:t xml:space="preserve"> </w:t>
      </w:r>
    </w:p>
    <w:p w14:paraId="1ED7F3F9" w14:textId="21420631" w:rsidR="00662CFD" w:rsidRPr="00D513DA" w:rsidRDefault="00662CFD" w:rsidP="00662CFD">
      <w:pPr>
        <w:numPr>
          <w:ilvl w:val="1"/>
          <w:numId w:val="6"/>
        </w:numPr>
        <w:snapToGrid w:val="0"/>
        <w:spacing w:before="180" w:after="180" w:line="360" w:lineRule="atLeast"/>
        <w:rPr>
          <w:rFonts w:ascii="Times New Roman" w:eastAsia="바탕체"/>
          <w:sz w:val="23"/>
          <w:szCs w:val="23"/>
        </w:rPr>
      </w:pPr>
      <w:bookmarkStart w:id="16" w:name="_DV_M207"/>
      <w:bookmarkStart w:id="17" w:name="_DV_M208"/>
      <w:bookmarkStart w:id="18" w:name="_DV_M209"/>
      <w:bookmarkStart w:id="19" w:name="_DV_M210"/>
      <w:bookmarkStart w:id="20" w:name="_DV_M211"/>
      <w:bookmarkStart w:id="21" w:name="_DV_M212"/>
      <w:bookmarkStart w:id="22" w:name="_DV_C187"/>
      <w:bookmarkEnd w:id="16"/>
      <w:bookmarkEnd w:id="17"/>
      <w:bookmarkEnd w:id="18"/>
      <w:bookmarkEnd w:id="19"/>
      <w:bookmarkEnd w:id="20"/>
      <w:bookmarkEnd w:id="21"/>
      <w:r w:rsidRPr="00D513DA">
        <w:rPr>
          <w:rFonts w:ascii="Times New Roman" w:eastAsia="바탕체" w:hint="eastAsia"/>
          <w:sz w:val="23"/>
          <w:szCs w:val="23"/>
          <w:u w:val="single"/>
        </w:rPr>
        <w:t>환경</w:t>
      </w:r>
      <w:r w:rsidRPr="00D513DA">
        <w:rPr>
          <w:rFonts w:ascii="Times New Roman" w:eastAsia="바탕체"/>
          <w:sz w:val="23"/>
          <w:szCs w:val="23"/>
        </w:rPr>
        <w:t xml:space="preserve">. </w:t>
      </w:r>
      <w:r w:rsidRPr="00D513DA">
        <w:rPr>
          <w:rFonts w:ascii="Times New Roman" w:eastAsia="바탕체" w:hint="eastAsia"/>
          <w:sz w:val="23"/>
          <w:szCs w:val="23"/>
        </w:rPr>
        <w:t>매도인은</w:t>
      </w:r>
      <w:r w:rsidRPr="00D513DA">
        <w:rPr>
          <w:rFonts w:ascii="Times New Roman" w:eastAsia="바탕체"/>
          <w:sz w:val="23"/>
          <w:szCs w:val="23"/>
        </w:rPr>
        <w:t xml:space="preserve"> </w:t>
      </w:r>
      <w:r w:rsidRPr="00D513DA">
        <w:rPr>
          <w:rFonts w:ascii="Times New Roman" w:eastAsia="바탕체" w:hint="eastAsia"/>
          <w:sz w:val="23"/>
          <w:szCs w:val="23"/>
        </w:rPr>
        <w:t>분할대상사업을</w:t>
      </w:r>
      <w:r w:rsidRPr="00D513DA">
        <w:rPr>
          <w:rFonts w:ascii="Times New Roman" w:eastAsia="바탕체"/>
          <w:sz w:val="23"/>
          <w:szCs w:val="23"/>
        </w:rPr>
        <w:t xml:space="preserve"> </w:t>
      </w:r>
      <w:r w:rsidRPr="00D513DA">
        <w:rPr>
          <w:rFonts w:ascii="Times New Roman" w:eastAsia="바탕체" w:hint="eastAsia"/>
          <w:sz w:val="23"/>
          <w:szCs w:val="23"/>
        </w:rPr>
        <w:t>영위함에</w:t>
      </w:r>
      <w:r w:rsidRPr="00D513DA">
        <w:rPr>
          <w:rFonts w:ascii="Times New Roman" w:eastAsia="바탕체"/>
          <w:sz w:val="23"/>
          <w:szCs w:val="23"/>
        </w:rPr>
        <w:t xml:space="preserve"> </w:t>
      </w:r>
      <w:r w:rsidRPr="00D513DA">
        <w:rPr>
          <w:rFonts w:ascii="Times New Roman" w:eastAsia="바탕체" w:hint="eastAsia"/>
          <w:sz w:val="23"/>
          <w:szCs w:val="23"/>
        </w:rPr>
        <w:t>있어</w:t>
      </w:r>
      <w:r w:rsidRPr="00D513DA">
        <w:rPr>
          <w:rFonts w:ascii="Times New Roman" w:eastAsia="바탕체"/>
          <w:sz w:val="23"/>
          <w:szCs w:val="23"/>
        </w:rPr>
        <w:t xml:space="preserve"> </w:t>
      </w:r>
      <w:r w:rsidR="00C06163">
        <w:rPr>
          <w:rFonts w:ascii="Times New Roman" w:eastAsia="바탕체" w:hint="eastAsia"/>
          <w:sz w:val="23"/>
          <w:szCs w:val="23"/>
        </w:rPr>
        <w:t>토양</w:t>
      </w:r>
      <w:r w:rsidR="00C06163">
        <w:rPr>
          <w:rFonts w:ascii="Times New Roman" w:eastAsia="바탕체" w:hint="eastAsia"/>
          <w:sz w:val="23"/>
          <w:szCs w:val="23"/>
        </w:rPr>
        <w:t xml:space="preserve"> </w:t>
      </w:r>
      <w:r w:rsidR="00C06163">
        <w:rPr>
          <w:rFonts w:ascii="Times New Roman" w:eastAsia="바탕체" w:hint="eastAsia"/>
          <w:sz w:val="23"/>
          <w:szCs w:val="23"/>
        </w:rPr>
        <w:t>및</w:t>
      </w:r>
      <w:r w:rsidR="00C06163">
        <w:rPr>
          <w:rFonts w:ascii="Times New Roman" w:eastAsia="바탕체" w:hint="eastAsia"/>
          <w:sz w:val="23"/>
          <w:szCs w:val="23"/>
        </w:rPr>
        <w:t xml:space="preserve"> </w:t>
      </w:r>
      <w:r w:rsidR="00C06163">
        <w:rPr>
          <w:rFonts w:ascii="Times New Roman" w:eastAsia="바탕체" w:hint="eastAsia"/>
          <w:sz w:val="23"/>
          <w:szCs w:val="23"/>
        </w:rPr>
        <w:t>지하수</w:t>
      </w:r>
      <w:r w:rsidR="00C06163">
        <w:rPr>
          <w:rFonts w:ascii="Times New Roman" w:eastAsia="바탕체" w:hint="eastAsia"/>
          <w:sz w:val="23"/>
          <w:szCs w:val="23"/>
        </w:rPr>
        <w:t xml:space="preserve"> </w:t>
      </w:r>
      <w:r w:rsidR="00C06163">
        <w:rPr>
          <w:rFonts w:ascii="Times New Roman" w:eastAsia="바탕체" w:hint="eastAsia"/>
          <w:sz w:val="23"/>
          <w:szCs w:val="23"/>
        </w:rPr>
        <w:t>등의</w:t>
      </w:r>
      <w:r w:rsidR="00C06163">
        <w:rPr>
          <w:rFonts w:ascii="Times New Roman" w:eastAsia="바탕체" w:hint="eastAsia"/>
          <w:sz w:val="23"/>
          <w:szCs w:val="23"/>
        </w:rPr>
        <w:t xml:space="preserve"> </w:t>
      </w:r>
      <w:r w:rsidR="00C06163">
        <w:rPr>
          <w:rFonts w:ascii="Times New Roman" w:eastAsia="바탕체" w:hint="eastAsia"/>
          <w:sz w:val="23"/>
          <w:szCs w:val="23"/>
        </w:rPr>
        <w:t>오염이</w:t>
      </w:r>
      <w:r w:rsidR="00C06163">
        <w:rPr>
          <w:rFonts w:ascii="Times New Roman" w:eastAsia="바탕체" w:hint="eastAsia"/>
          <w:sz w:val="23"/>
          <w:szCs w:val="23"/>
        </w:rPr>
        <w:t xml:space="preserve"> </w:t>
      </w:r>
      <w:r w:rsidR="00C06163">
        <w:rPr>
          <w:rFonts w:ascii="Times New Roman" w:eastAsia="바탕체" w:hint="eastAsia"/>
          <w:sz w:val="23"/>
          <w:szCs w:val="23"/>
        </w:rPr>
        <w:t>발생하지</w:t>
      </w:r>
      <w:r w:rsidR="00C06163">
        <w:rPr>
          <w:rFonts w:ascii="Times New Roman" w:eastAsia="바탕체" w:hint="eastAsia"/>
          <w:sz w:val="23"/>
          <w:szCs w:val="23"/>
        </w:rPr>
        <w:t xml:space="preserve"> </w:t>
      </w:r>
      <w:r w:rsidR="00C06163">
        <w:rPr>
          <w:rFonts w:ascii="Times New Roman" w:eastAsia="바탕체" w:hint="eastAsia"/>
          <w:sz w:val="23"/>
          <w:szCs w:val="23"/>
        </w:rPr>
        <w:t>않도록</w:t>
      </w:r>
      <w:r w:rsidR="00C06163">
        <w:rPr>
          <w:rFonts w:ascii="Times New Roman" w:eastAsia="바탕체" w:hint="eastAsia"/>
          <w:sz w:val="23"/>
          <w:szCs w:val="23"/>
        </w:rPr>
        <w:t xml:space="preserve"> </w:t>
      </w:r>
      <w:r w:rsidR="00C06163">
        <w:rPr>
          <w:rFonts w:ascii="Times New Roman" w:eastAsia="바탕체" w:hint="eastAsia"/>
          <w:sz w:val="23"/>
          <w:szCs w:val="23"/>
        </w:rPr>
        <w:t>합리적으로</w:t>
      </w:r>
      <w:r w:rsidR="00C06163">
        <w:rPr>
          <w:rFonts w:ascii="Times New Roman" w:eastAsia="바탕체" w:hint="eastAsia"/>
          <w:sz w:val="23"/>
          <w:szCs w:val="23"/>
        </w:rPr>
        <w:t xml:space="preserve"> </w:t>
      </w:r>
      <w:r w:rsidR="00C06163">
        <w:rPr>
          <w:rFonts w:ascii="Times New Roman" w:eastAsia="바탕체" w:hint="eastAsia"/>
          <w:sz w:val="23"/>
          <w:szCs w:val="23"/>
        </w:rPr>
        <w:t>필요한</w:t>
      </w:r>
      <w:r w:rsidR="00C06163">
        <w:rPr>
          <w:rFonts w:ascii="Times New Roman" w:eastAsia="바탕체" w:hint="eastAsia"/>
          <w:sz w:val="23"/>
          <w:szCs w:val="23"/>
        </w:rPr>
        <w:t xml:space="preserve"> </w:t>
      </w:r>
      <w:r w:rsidR="00C06163">
        <w:rPr>
          <w:rFonts w:ascii="Times New Roman" w:eastAsia="바탕체" w:hint="eastAsia"/>
          <w:sz w:val="23"/>
          <w:szCs w:val="23"/>
        </w:rPr>
        <w:t>수준의</w:t>
      </w:r>
      <w:r w:rsidR="00C06163">
        <w:rPr>
          <w:rFonts w:ascii="Times New Roman" w:eastAsia="바탕체" w:hint="eastAsia"/>
          <w:sz w:val="23"/>
          <w:szCs w:val="23"/>
        </w:rPr>
        <w:t xml:space="preserve"> </w:t>
      </w:r>
      <w:r w:rsidR="00C06163">
        <w:rPr>
          <w:rFonts w:ascii="Times New Roman" w:eastAsia="바탕체" w:hint="eastAsia"/>
          <w:sz w:val="23"/>
          <w:szCs w:val="23"/>
        </w:rPr>
        <w:t>조치를</w:t>
      </w:r>
      <w:r w:rsidR="00C06163">
        <w:rPr>
          <w:rFonts w:ascii="Times New Roman" w:eastAsia="바탕체" w:hint="eastAsia"/>
          <w:sz w:val="23"/>
          <w:szCs w:val="23"/>
        </w:rPr>
        <w:t xml:space="preserve"> </w:t>
      </w:r>
      <w:r w:rsidR="00C06163">
        <w:rPr>
          <w:rFonts w:ascii="Times New Roman" w:eastAsia="바탕체" w:hint="eastAsia"/>
          <w:sz w:val="23"/>
          <w:szCs w:val="23"/>
        </w:rPr>
        <w:t>취하였고</w:t>
      </w:r>
      <w:r w:rsidR="00C06163">
        <w:rPr>
          <w:rFonts w:ascii="Times New Roman" w:eastAsia="바탕체" w:hint="eastAsia"/>
          <w:sz w:val="23"/>
          <w:szCs w:val="23"/>
        </w:rPr>
        <w:t>,</w:t>
      </w:r>
      <w:r w:rsidR="00C06163">
        <w:rPr>
          <w:rFonts w:ascii="Times New Roman" w:eastAsia="바탕체"/>
          <w:sz w:val="23"/>
          <w:szCs w:val="23"/>
        </w:rPr>
        <w:t xml:space="preserve"> </w:t>
      </w:r>
      <w:r w:rsidRPr="00D513DA">
        <w:rPr>
          <w:rFonts w:ascii="Times New Roman" w:eastAsia="바탕체" w:hint="eastAsia"/>
          <w:sz w:val="23"/>
          <w:szCs w:val="23"/>
        </w:rPr>
        <w:t>유해물질</w:t>
      </w:r>
      <w:r w:rsidRPr="00D513DA">
        <w:rPr>
          <w:rFonts w:ascii="Times New Roman" w:eastAsia="바탕체"/>
          <w:sz w:val="23"/>
          <w:szCs w:val="23"/>
        </w:rPr>
        <w:t xml:space="preserve"> </w:t>
      </w:r>
      <w:r w:rsidRPr="00D513DA">
        <w:rPr>
          <w:rFonts w:ascii="Times New Roman" w:eastAsia="바탕체" w:hint="eastAsia"/>
          <w:sz w:val="23"/>
          <w:szCs w:val="23"/>
        </w:rPr>
        <w:t>관리</w:t>
      </w:r>
      <w:r w:rsidRPr="00D513DA">
        <w:rPr>
          <w:rFonts w:ascii="Times New Roman" w:eastAsia="바탕체"/>
          <w:sz w:val="23"/>
          <w:szCs w:val="23"/>
        </w:rPr>
        <w:t xml:space="preserve">, </w:t>
      </w:r>
      <w:r w:rsidRPr="00D513DA">
        <w:rPr>
          <w:rFonts w:ascii="Times New Roman" w:eastAsia="바탕체" w:hint="eastAsia"/>
          <w:sz w:val="23"/>
          <w:szCs w:val="23"/>
        </w:rPr>
        <w:t>대기</w:t>
      </w:r>
      <w:r w:rsidRPr="00D513DA">
        <w:rPr>
          <w:rFonts w:ascii="Times New Roman" w:eastAsia="바탕체"/>
          <w:sz w:val="23"/>
          <w:szCs w:val="23"/>
        </w:rPr>
        <w:t xml:space="preserve">, </w:t>
      </w:r>
      <w:r w:rsidRPr="00D513DA">
        <w:rPr>
          <w:rFonts w:ascii="Times New Roman" w:eastAsia="바탕체" w:hint="eastAsia"/>
          <w:sz w:val="23"/>
          <w:szCs w:val="23"/>
        </w:rPr>
        <w:t>수질</w:t>
      </w:r>
      <w:r w:rsidRPr="00D513DA">
        <w:rPr>
          <w:rFonts w:ascii="Times New Roman" w:eastAsia="바탕체"/>
          <w:sz w:val="23"/>
          <w:szCs w:val="23"/>
        </w:rPr>
        <w:t xml:space="preserve">, </w:t>
      </w:r>
      <w:bookmarkStart w:id="23" w:name="_DV_C175"/>
      <w:r w:rsidRPr="00D513DA">
        <w:rPr>
          <w:rFonts w:ascii="Times New Roman" w:eastAsia="바탕체" w:hint="eastAsia"/>
          <w:sz w:val="23"/>
          <w:szCs w:val="23"/>
        </w:rPr>
        <w:t>해양</w:t>
      </w:r>
      <w:r w:rsidRPr="00D513DA">
        <w:rPr>
          <w:rFonts w:ascii="Times New Roman" w:eastAsia="바탕체"/>
          <w:sz w:val="23"/>
          <w:szCs w:val="23"/>
        </w:rPr>
        <w:t xml:space="preserve">, </w:t>
      </w:r>
      <w:bookmarkEnd w:id="23"/>
      <w:r w:rsidRPr="00D513DA">
        <w:rPr>
          <w:rFonts w:ascii="Times New Roman" w:eastAsia="바탕체" w:hint="eastAsia"/>
          <w:sz w:val="23"/>
          <w:szCs w:val="23"/>
        </w:rPr>
        <w:t>폐기물</w:t>
      </w:r>
      <w:r w:rsidRPr="00D513DA">
        <w:rPr>
          <w:rFonts w:ascii="Times New Roman" w:eastAsia="바탕체"/>
          <w:sz w:val="23"/>
          <w:szCs w:val="23"/>
        </w:rPr>
        <w:t xml:space="preserve"> </w:t>
      </w:r>
      <w:r w:rsidRPr="00D513DA">
        <w:rPr>
          <w:rFonts w:ascii="Times New Roman" w:eastAsia="바탕체" w:hint="eastAsia"/>
          <w:sz w:val="23"/>
          <w:szCs w:val="23"/>
        </w:rPr>
        <w:t>및</w:t>
      </w:r>
      <w:r w:rsidRPr="00D513DA">
        <w:rPr>
          <w:rFonts w:ascii="Times New Roman" w:eastAsia="바탕체"/>
          <w:sz w:val="23"/>
          <w:szCs w:val="23"/>
        </w:rPr>
        <w:t xml:space="preserve"> </w:t>
      </w:r>
      <w:r w:rsidRPr="00D513DA">
        <w:rPr>
          <w:rFonts w:ascii="Times New Roman" w:eastAsia="바탕체" w:hint="eastAsia"/>
          <w:sz w:val="23"/>
          <w:szCs w:val="23"/>
        </w:rPr>
        <w:t>소음</w:t>
      </w:r>
      <w:r w:rsidRPr="00D513DA">
        <w:rPr>
          <w:rFonts w:ascii="Times New Roman" w:eastAsia="바탕체"/>
          <w:sz w:val="23"/>
          <w:szCs w:val="23"/>
        </w:rPr>
        <w:t xml:space="preserve"> </w:t>
      </w:r>
      <w:bookmarkStart w:id="24" w:name="_DV_C176"/>
      <w:r w:rsidRPr="00D513DA">
        <w:rPr>
          <w:rFonts w:ascii="Times New Roman" w:eastAsia="바탕체" w:hint="eastAsia"/>
          <w:sz w:val="23"/>
          <w:szCs w:val="23"/>
        </w:rPr>
        <w:t>기타</w:t>
      </w:r>
      <w:r w:rsidRPr="00D513DA">
        <w:rPr>
          <w:rFonts w:ascii="Times New Roman" w:eastAsia="바탕체"/>
          <w:sz w:val="23"/>
          <w:szCs w:val="23"/>
        </w:rPr>
        <w:t xml:space="preserve"> </w:t>
      </w:r>
      <w:bookmarkEnd w:id="24"/>
      <w:r w:rsidRPr="00D513DA">
        <w:rPr>
          <w:rFonts w:ascii="Times New Roman" w:eastAsia="바탕체" w:hint="eastAsia"/>
          <w:sz w:val="23"/>
          <w:szCs w:val="23"/>
        </w:rPr>
        <w:t>환경</w:t>
      </w:r>
      <w:r w:rsidRPr="00D513DA">
        <w:rPr>
          <w:rFonts w:ascii="Times New Roman" w:eastAsia="바탕체"/>
          <w:sz w:val="23"/>
          <w:szCs w:val="23"/>
        </w:rPr>
        <w:t xml:space="preserve"> </w:t>
      </w:r>
      <w:r w:rsidRPr="00D513DA">
        <w:rPr>
          <w:rFonts w:ascii="Times New Roman" w:eastAsia="바탕체" w:hint="eastAsia"/>
          <w:sz w:val="23"/>
          <w:szCs w:val="23"/>
        </w:rPr>
        <w:t>관련된</w:t>
      </w:r>
      <w:r w:rsidRPr="00D513DA">
        <w:rPr>
          <w:rFonts w:ascii="Times New Roman" w:eastAsia="바탕체"/>
          <w:sz w:val="23"/>
          <w:szCs w:val="23"/>
        </w:rPr>
        <w:t xml:space="preserve"> </w:t>
      </w:r>
      <w:r w:rsidRPr="00D513DA">
        <w:rPr>
          <w:rFonts w:ascii="Times New Roman" w:eastAsia="바탕체" w:hint="eastAsia"/>
          <w:sz w:val="23"/>
          <w:szCs w:val="23"/>
        </w:rPr>
        <w:t>법령을</w:t>
      </w:r>
      <w:r w:rsidRPr="00D513DA">
        <w:rPr>
          <w:rFonts w:ascii="Times New Roman" w:eastAsia="바탕체"/>
          <w:sz w:val="23"/>
          <w:szCs w:val="23"/>
        </w:rPr>
        <w:t xml:space="preserve"> </w:t>
      </w:r>
      <w:r w:rsidRPr="00D513DA">
        <w:rPr>
          <w:rFonts w:ascii="Times New Roman" w:eastAsia="바탕체" w:hint="eastAsia"/>
          <w:sz w:val="23"/>
          <w:szCs w:val="23"/>
        </w:rPr>
        <w:t>중요한</w:t>
      </w:r>
      <w:r w:rsidRPr="00D513DA">
        <w:rPr>
          <w:rFonts w:ascii="Times New Roman" w:eastAsia="바탕체"/>
          <w:sz w:val="23"/>
          <w:szCs w:val="23"/>
        </w:rPr>
        <w:t xml:space="preserve"> </w:t>
      </w:r>
      <w:r w:rsidRPr="00D513DA">
        <w:rPr>
          <w:rFonts w:ascii="Times New Roman" w:eastAsia="바탕체" w:hint="eastAsia"/>
          <w:sz w:val="23"/>
          <w:szCs w:val="23"/>
        </w:rPr>
        <w:t>점에서</w:t>
      </w:r>
      <w:r w:rsidRPr="00D513DA">
        <w:rPr>
          <w:rFonts w:ascii="Times New Roman" w:eastAsia="바탕체"/>
          <w:sz w:val="23"/>
          <w:szCs w:val="23"/>
        </w:rPr>
        <w:t xml:space="preserve"> </w:t>
      </w:r>
      <w:r w:rsidRPr="00D513DA">
        <w:rPr>
          <w:rFonts w:ascii="Times New Roman" w:eastAsia="바탕체" w:hint="eastAsia"/>
          <w:sz w:val="23"/>
          <w:szCs w:val="23"/>
        </w:rPr>
        <w:t>준수하고</w:t>
      </w:r>
      <w:r w:rsidRPr="00D513DA">
        <w:rPr>
          <w:rFonts w:ascii="Times New Roman" w:eastAsia="바탕체"/>
          <w:sz w:val="23"/>
          <w:szCs w:val="23"/>
        </w:rPr>
        <w:t xml:space="preserve"> </w:t>
      </w:r>
      <w:r w:rsidRPr="00D513DA">
        <w:rPr>
          <w:rFonts w:ascii="Times New Roman" w:eastAsia="바탕체" w:hint="eastAsia"/>
          <w:sz w:val="23"/>
          <w:szCs w:val="23"/>
        </w:rPr>
        <w:t>있다</w:t>
      </w:r>
      <w:r w:rsidRPr="00D513DA">
        <w:rPr>
          <w:rFonts w:ascii="Times New Roman" w:eastAsia="바탕체"/>
          <w:sz w:val="23"/>
          <w:szCs w:val="23"/>
        </w:rPr>
        <w:t xml:space="preserve">. </w:t>
      </w:r>
    </w:p>
    <w:p w14:paraId="5DB75C51" w14:textId="64694AE0" w:rsidR="00662CFD" w:rsidRPr="00D513DA" w:rsidRDefault="00662CFD" w:rsidP="00053588">
      <w:pPr>
        <w:numPr>
          <w:ilvl w:val="1"/>
          <w:numId w:val="6"/>
        </w:numPr>
        <w:snapToGrid w:val="0"/>
        <w:spacing w:before="180" w:after="180" w:line="360" w:lineRule="atLeast"/>
        <w:rPr>
          <w:rFonts w:ascii="Times New Roman" w:eastAsia="바탕체"/>
          <w:sz w:val="23"/>
          <w:szCs w:val="23"/>
          <w:u w:val="single"/>
        </w:rPr>
      </w:pPr>
      <w:bookmarkStart w:id="25" w:name="_DV_C184"/>
      <w:r w:rsidRPr="00D513DA">
        <w:rPr>
          <w:rFonts w:ascii="Times New Roman" w:eastAsia="바탕체" w:hint="eastAsia"/>
          <w:sz w:val="23"/>
          <w:szCs w:val="23"/>
          <w:u w:val="single"/>
        </w:rPr>
        <w:t>하자보증책임</w:t>
      </w:r>
      <w:r w:rsidRPr="00D513DA">
        <w:rPr>
          <w:rFonts w:ascii="Times New Roman" w:eastAsia="바탕체"/>
          <w:sz w:val="23"/>
          <w:szCs w:val="23"/>
        </w:rPr>
        <w:t xml:space="preserve">.  </w:t>
      </w:r>
      <w:r w:rsidRPr="00D513DA">
        <w:rPr>
          <w:rFonts w:ascii="Times New Roman" w:eastAsia="바탕체" w:hint="eastAsia"/>
          <w:sz w:val="23"/>
          <w:szCs w:val="23"/>
        </w:rPr>
        <w:t>매도인이</w:t>
      </w:r>
      <w:r w:rsidRPr="00D513DA">
        <w:rPr>
          <w:rFonts w:ascii="Times New Roman" w:eastAsia="바탕체"/>
          <w:sz w:val="23"/>
          <w:szCs w:val="23"/>
        </w:rPr>
        <w:t xml:space="preserve"> </w:t>
      </w:r>
      <w:r w:rsidRPr="00D513DA">
        <w:rPr>
          <w:rFonts w:ascii="Times New Roman" w:eastAsia="바탕체" w:hint="eastAsia"/>
          <w:sz w:val="23"/>
          <w:szCs w:val="23"/>
        </w:rPr>
        <w:t>알고</w:t>
      </w:r>
      <w:r w:rsidRPr="00D513DA">
        <w:rPr>
          <w:rFonts w:ascii="Times New Roman" w:eastAsia="바탕체"/>
          <w:sz w:val="23"/>
          <w:szCs w:val="23"/>
        </w:rPr>
        <w:t xml:space="preserve"> </w:t>
      </w:r>
      <w:r w:rsidRPr="00D513DA">
        <w:rPr>
          <w:rFonts w:ascii="Times New Roman" w:eastAsia="바탕체" w:hint="eastAsia"/>
          <w:sz w:val="23"/>
          <w:szCs w:val="23"/>
        </w:rPr>
        <w:t>있는</w:t>
      </w:r>
      <w:r w:rsidRPr="00D513DA">
        <w:rPr>
          <w:rFonts w:ascii="Times New Roman" w:eastAsia="바탕체"/>
          <w:sz w:val="23"/>
          <w:szCs w:val="23"/>
        </w:rPr>
        <w:t xml:space="preserve"> </w:t>
      </w:r>
      <w:r w:rsidRPr="00D513DA">
        <w:rPr>
          <w:rFonts w:ascii="Times New Roman" w:eastAsia="바탕체" w:hint="eastAsia"/>
          <w:sz w:val="23"/>
          <w:szCs w:val="23"/>
        </w:rPr>
        <w:t>한</w:t>
      </w:r>
      <w:r w:rsidRPr="00D513DA">
        <w:rPr>
          <w:rFonts w:ascii="Times New Roman" w:eastAsia="바탕체"/>
          <w:sz w:val="23"/>
          <w:szCs w:val="23"/>
        </w:rPr>
        <w:t xml:space="preserve">, </w:t>
      </w:r>
      <w:r w:rsidRPr="00D513DA">
        <w:rPr>
          <w:rFonts w:ascii="Times New Roman" w:eastAsia="바탕체" w:hint="eastAsia"/>
          <w:sz w:val="23"/>
          <w:szCs w:val="23"/>
        </w:rPr>
        <w:t>매도인이</w:t>
      </w:r>
      <w:r w:rsidRPr="00D513DA">
        <w:rPr>
          <w:rFonts w:ascii="Times New Roman" w:eastAsia="바탕체"/>
          <w:sz w:val="23"/>
          <w:szCs w:val="23"/>
        </w:rPr>
        <w:t xml:space="preserve"> </w:t>
      </w:r>
      <w:r w:rsidRPr="00D513DA">
        <w:rPr>
          <w:rFonts w:ascii="Times New Roman" w:eastAsia="바탕체" w:hint="eastAsia"/>
          <w:sz w:val="23"/>
          <w:szCs w:val="23"/>
        </w:rPr>
        <w:t>분할대상사업과</w:t>
      </w:r>
      <w:r w:rsidRPr="00D513DA">
        <w:rPr>
          <w:rFonts w:ascii="Times New Roman" w:eastAsia="바탕체"/>
          <w:sz w:val="23"/>
          <w:szCs w:val="23"/>
        </w:rPr>
        <w:t xml:space="preserve"> </w:t>
      </w:r>
      <w:r w:rsidRPr="00D513DA">
        <w:rPr>
          <w:rFonts w:ascii="Times New Roman" w:eastAsia="바탕체" w:hint="eastAsia"/>
          <w:sz w:val="23"/>
          <w:szCs w:val="23"/>
        </w:rPr>
        <w:t>관련하여</w:t>
      </w:r>
      <w:r w:rsidRPr="00D513DA">
        <w:rPr>
          <w:rFonts w:ascii="Times New Roman" w:eastAsia="바탕체"/>
          <w:sz w:val="23"/>
          <w:szCs w:val="23"/>
        </w:rPr>
        <w:t xml:space="preserve"> </w:t>
      </w:r>
      <w:r w:rsidRPr="00D513DA">
        <w:rPr>
          <w:rFonts w:ascii="Times New Roman" w:eastAsia="바탕체" w:hint="eastAsia"/>
          <w:sz w:val="23"/>
          <w:szCs w:val="23"/>
        </w:rPr>
        <w:t>제조</w:t>
      </w:r>
      <w:r w:rsidRPr="00D513DA">
        <w:rPr>
          <w:rFonts w:ascii="Times New Roman" w:eastAsia="바탕체"/>
          <w:sz w:val="23"/>
          <w:szCs w:val="23"/>
        </w:rPr>
        <w:t xml:space="preserve">, </w:t>
      </w:r>
      <w:r w:rsidRPr="00D513DA">
        <w:rPr>
          <w:rFonts w:ascii="Times New Roman" w:eastAsia="바탕체" w:hint="eastAsia"/>
          <w:sz w:val="23"/>
          <w:szCs w:val="23"/>
        </w:rPr>
        <w:t>가공</w:t>
      </w:r>
      <w:r w:rsidRPr="00D513DA">
        <w:rPr>
          <w:rFonts w:ascii="Times New Roman" w:eastAsia="바탕체"/>
          <w:sz w:val="23"/>
          <w:szCs w:val="23"/>
        </w:rPr>
        <w:t xml:space="preserve">, </w:t>
      </w:r>
      <w:r w:rsidRPr="00D513DA">
        <w:rPr>
          <w:rFonts w:ascii="Times New Roman" w:eastAsia="바탕체" w:hint="eastAsia"/>
          <w:sz w:val="23"/>
          <w:szCs w:val="23"/>
        </w:rPr>
        <w:t>판매한</w:t>
      </w:r>
      <w:r w:rsidRPr="00D513DA">
        <w:rPr>
          <w:rFonts w:ascii="Times New Roman" w:eastAsia="바탕체"/>
          <w:sz w:val="23"/>
          <w:szCs w:val="23"/>
        </w:rPr>
        <w:t xml:space="preserve"> </w:t>
      </w:r>
      <w:r w:rsidRPr="00D513DA">
        <w:rPr>
          <w:rFonts w:ascii="Times New Roman" w:eastAsia="바탕체" w:hint="eastAsia"/>
          <w:sz w:val="23"/>
          <w:szCs w:val="23"/>
        </w:rPr>
        <w:t>제품에</w:t>
      </w:r>
      <w:r w:rsidRPr="00D513DA">
        <w:rPr>
          <w:rFonts w:ascii="Times New Roman" w:eastAsia="바탕체"/>
          <w:sz w:val="23"/>
          <w:szCs w:val="23"/>
        </w:rPr>
        <w:t xml:space="preserve"> </w:t>
      </w:r>
      <w:r w:rsidRPr="00D513DA">
        <w:rPr>
          <w:rFonts w:ascii="Times New Roman" w:eastAsia="바탕체" w:hint="eastAsia"/>
          <w:sz w:val="23"/>
          <w:szCs w:val="23"/>
        </w:rPr>
        <w:t>관하여</w:t>
      </w:r>
      <w:r w:rsidRPr="00D513DA">
        <w:rPr>
          <w:rFonts w:ascii="Times New Roman" w:eastAsia="바탕체"/>
          <w:sz w:val="23"/>
          <w:szCs w:val="23"/>
        </w:rPr>
        <w:t xml:space="preserve"> </w:t>
      </w:r>
      <w:r w:rsidRPr="00D513DA">
        <w:rPr>
          <w:rFonts w:ascii="Times New Roman" w:eastAsia="바탕체" w:hint="eastAsia"/>
          <w:sz w:val="23"/>
          <w:szCs w:val="23"/>
        </w:rPr>
        <w:t>매도인</w:t>
      </w:r>
      <w:r w:rsidRPr="00D513DA">
        <w:rPr>
          <w:rFonts w:ascii="Times New Roman" w:eastAsia="바탕체"/>
          <w:sz w:val="23"/>
          <w:szCs w:val="23"/>
        </w:rPr>
        <w:t xml:space="preserve">, </w:t>
      </w:r>
      <w:proofErr w:type="spellStart"/>
      <w:r w:rsidRPr="00D513DA">
        <w:rPr>
          <w:rFonts w:ascii="Times New Roman" w:eastAsia="바탕체" w:hint="eastAsia"/>
          <w:sz w:val="23"/>
          <w:szCs w:val="23"/>
        </w:rPr>
        <w:t>대상회사</w:t>
      </w:r>
      <w:r w:rsidR="00AA09D5">
        <w:rPr>
          <w:rFonts w:ascii="Times New Roman" w:eastAsia="바탕체" w:hint="eastAsia"/>
          <w:sz w:val="23"/>
          <w:szCs w:val="23"/>
        </w:rPr>
        <w:t>가</w:t>
      </w:r>
      <w:proofErr w:type="spellEnd"/>
      <w:r w:rsidR="00AA09D5">
        <w:rPr>
          <w:rFonts w:ascii="Times New Roman" w:eastAsia="바탕체" w:hint="eastAsia"/>
          <w:sz w:val="23"/>
          <w:szCs w:val="23"/>
        </w:rPr>
        <w:t xml:space="preserve"> </w:t>
      </w:r>
      <w:r w:rsidR="00AA09D5" w:rsidRPr="00006BBA">
        <w:rPr>
          <w:rFonts w:ascii="Times New Roman" w:eastAsia="바탕체" w:hint="eastAsia"/>
          <w:sz w:val="23"/>
          <w:szCs w:val="23"/>
        </w:rPr>
        <w:t>법률</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및</w:t>
      </w:r>
      <w:r w:rsidR="00AA09D5" w:rsidRPr="00006BBA">
        <w:rPr>
          <w:rFonts w:ascii="Times New Roman" w:eastAsia="바탕체"/>
          <w:sz w:val="23"/>
          <w:szCs w:val="23"/>
        </w:rPr>
        <w:t>/</w:t>
      </w:r>
      <w:r w:rsidR="00AA09D5" w:rsidRPr="00006BBA">
        <w:rPr>
          <w:rFonts w:ascii="Times New Roman" w:eastAsia="바탕체" w:hint="eastAsia"/>
          <w:sz w:val="23"/>
          <w:szCs w:val="23"/>
        </w:rPr>
        <w:t>또는</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계약상</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책임을</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부담할</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수</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있는</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하자는</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존재하지</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아니하고</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그러한</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제품의</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하자에</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따른</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클레임을</w:t>
      </w:r>
      <w:r w:rsidR="00AA09D5" w:rsidRPr="00006BBA">
        <w:rPr>
          <w:rFonts w:ascii="Times New Roman" w:eastAsia="바탕체"/>
          <w:sz w:val="23"/>
          <w:szCs w:val="23"/>
        </w:rPr>
        <w:t xml:space="preserve"> </w:t>
      </w:r>
      <w:proofErr w:type="spellStart"/>
      <w:r w:rsidR="00AA09D5" w:rsidRPr="00006BBA">
        <w:rPr>
          <w:rFonts w:ascii="Times New Roman" w:eastAsia="바탕체" w:hint="eastAsia"/>
          <w:sz w:val="23"/>
          <w:szCs w:val="23"/>
        </w:rPr>
        <w:t>제기받고</w:t>
      </w:r>
      <w:proofErr w:type="spellEnd"/>
      <w:r w:rsidR="00AA09D5" w:rsidRPr="00006BBA">
        <w:rPr>
          <w:rFonts w:ascii="Times New Roman" w:eastAsia="바탕체"/>
          <w:sz w:val="23"/>
          <w:szCs w:val="23"/>
        </w:rPr>
        <w:t xml:space="preserve"> </w:t>
      </w:r>
      <w:r w:rsidR="00AA09D5" w:rsidRPr="00006BBA">
        <w:rPr>
          <w:rFonts w:ascii="Times New Roman" w:eastAsia="바탕체" w:hint="eastAsia"/>
          <w:sz w:val="23"/>
          <w:szCs w:val="23"/>
        </w:rPr>
        <w:t>있지</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아니하다</w:t>
      </w:r>
      <w:r w:rsidR="00AA09D5">
        <w:rPr>
          <w:rFonts w:ascii="Times New Roman" w:eastAsia="바탕체"/>
          <w:sz w:val="23"/>
          <w:szCs w:val="23"/>
        </w:rPr>
        <w:t>.</w:t>
      </w:r>
      <w:bookmarkStart w:id="26" w:name="_DV_C185"/>
      <w:bookmarkEnd w:id="25"/>
    </w:p>
    <w:p w14:paraId="5E5D667E" w14:textId="6D3AE5F6" w:rsidR="004A2A32" w:rsidRPr="00D513DA" w:rsidRDefault="00662CFD" w:rsidP="00053588">
      <w:pPr>
        <w:numPr>
          <w:ilvl w:val="1"/>
          <w:numId w:val="6"/>
        </w:numPr>
        <w:snapToGrid w:val="0"/>
        <w:spacing w:before="180" w:after="180" w:line="360" w:lineRule="atLeast"/>
        <w:rPr>
          <w:rFonts w:ascii="Times New Roman" w:eastAsia="바탕체"/>
          <w:sz w:val="23"/>
          <w:szCs w:val="23"/>
          <w:u w:val="single"/>
        </w:rPr>
      </w:pPr>
      <w:bookmarkStart w:id="27" w:name="_DV_C186"/>
      <w:bookmarkEnd w:id="26"/>
      <w:r w:rsidRPr="00D513DA">
        <w:rPr>
          <w:rFonts w:ascii="Times New Roman" w:eastAsia="바탕체" w:hint="eastAsia"/>
          <w:sz w:val="23"/>
          <w:szCs w:val="23"/>
          <w:u w:val="single"/>
        </w:rPr>
        <w:t>특수관계인</w:t>
      </w:r>
      <w:r w:rsidRPr="00D513DA">
        <w:rPr>
          <w:rFonts w:ascii="Times New Roman" w:eastAsia="바탕체"/>
          <w:sz w:val="23"/>
          <w:szCs w:val="23"/>
          <w:u w:val="single"/>
        </w:rPr>
        <w:t xml:space="preserve"> </w:t>
      </w:r>
      <w:r w:rsidRPr="00D513DA">
        <w:rPr>
          <w:rFonts w:ascii="Times New Roman" w:eastAsia="바탕체" w:hint="eastAsia"/>
          <w:sz w:val="23"/>
          <w:szCs w:val="23"/>
          <w:u w:val="single"/>
        </w:rPr>
        <w:t>거래</w:t>
      </w:r>
      <w:r w:rsidRPr="00D513DA">
        <w:rPr>
          <w:rFonts w:ascii="Times New Roman" w:eastAsia="바탕체"/>
          <w:sz w:val="23"/>
          <w:szCs w:val="23"/>
        </w:rPr>
        <w:t xml:space="preserve">.  </w:t>
      </w:r>
      <w:r w:rsidR="00C06163">
        <w:rPr>
          <w:rFonts w:ascii="Times New Roman" w:eastAsia="바탕체" w:hint="eastAsia"/>
          <w:sz w:val="23"/>
          <w:szCs w:val="23"/>
        </w:rPr>
        <w:t>매도인이</w:t>
      </w:r>
      <w:r w:rsidR="00C06163">
        <w:rPr>
          <w:rFonts w:ascii="Times New Roman" w:eastAsia="바탕체" w:hint="eastAsia"/>
          <w:sz w:val="23"/>
          <w:szCs w:val="23"/>
        </w:rPr>
        <w:t xml:space="preserve"> </w:t>
      </w:r>
      <w:r w:rsidR="00C06163">
        <w:rPr>
          <w:rFonts w:ascii="Times New Roman" w:eastAsia="바탕체" w:hint="eastAsia"/>
          <w:sz w:val="23"/>
          <w:szCs w:val="23"/>
        </w:rPr>
        <w:t>알고</w:t>
      </w:r>
      <w:r w:rsidR="00C06163">
        <w:rPr>
          <w:rFonts w:ascii="Times New Roman" w:eastAsia="바탕체" w:hint="eastAsia"/>
          <w:sz w:val="23"/>
          <w:szCs w:val="23"/>
        </w:rPr>
        <w:t xml:space="preserve"> </w:t>
      </w:r>
      <w:r w:rsidR="00C06163">
        <w:rPr>
          <w:rFonts w:ascii="Times New Roman" w:eastAsia="바탕체" w:hint="eastAsia"/>
          <w:sz w:val="23"/>
          <w:szCs w:val="23"/>
        </w:rPr>
        <w:t>있는</w:t>
      </w:r>
      <w:r w:rsidR="00C06163">
        <w:rPr>
          <w:rFonts w:ascii="Times New Roman" w:eastAsia="바탕체" w:hint="eastAsia"/>
          <w:sz w:val="23"/>
          <w:szCs w:val="23"/>
        </w:rPr>
        <w:t xml:space="preserve"> </w:t>
      </w:r>
      <w:r w:rsidR="00C06163">
        <w:rPr>
          <w:rFonts w:ascii="Times New Roman" w:eastAsia="바탕체" w:hint="eastAsia"/>
          <w:sz w:val="23"/>
          <w:szCs w:val="23"/>
        </w:rPr>
        <w:t>한</w:t>
      </w:r>
      <w:r w:rsidR="00C06163">
        <w:rPr>
          <w:rFonts w:ascii="Times New Roman" w:eastAsia="바탕체" w:hint="eastAsia"/>
          <w:sz w:val="23"/>
          <w:szCs w:val="23"/>
        </w:rPr>
        <w:t>,</w:t>
      </w:r>
      <w:r w:rsidR="00C06163">
        <w:rPr>
          <w:rFonts w:ascii="Times New Roman" w:eastAsia="바탕체"/>
          <w:sz w:val="23"/>
          <w:szCs w:val="23"/>
        </w:rPr>
        <w:t xml:space="preserve"> </w:t>
      </w:r>
      <w:r w:rsidR="00AA09D5" w:rsidRPr="00006BBA">
        <w:rPr>
          <w:rFonts w:ascii="Times New Roman" w:eastAsia="바탕체" w:hint="eastAsia"/>
          <w:sz w:val="23"/>
          <w:szCs w:val="23"/>
        </w:rPr>
        <w:t>매도인이</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분할대상사업과</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관련하여</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그</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주주</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등기이사</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기타</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특수관계인과</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체결</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및</w:t>
      </w:r>
      <w:r w:rsidR="00AA09D5" w:rsidRPr="00006BBA">
        <w:rPr>
          <w:rFonts w:ascii="Times New Roman" w:eastAsia="바탕체"/>
          <w:sz w:val="23"/>
          <w:szCs w:val="23"/>
        </w:rPr>
        <w:t>/</w:t>
      </w:r>
      <w:r w:rsidR="00AA09D5" w:rsidRPr="00006BBA">
        <w:rPr>
          <w:rFonts w:ascii="Times New Roman" w:eastAsia="바탕체" w:hint="eastAsia"/>
          <w:sz w:val="23"/>
          <w:szCs w:val="23"/>
        </w:rPr>
        <w:t>또는</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이행한</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거래는</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모두</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특수관계</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없는</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제</w:t>
      </w:r>
      <w:r w:rsidR="00AA09D5" w:rsidRPr="00006BBA">
        <w:rPr>
          <w:rFonts w:ascii="Times New Roman" w:eastAsia="바탕체"/>
          <w:sz w:val="23"/>
          <w:szCs w:val="23"/>
        </w:rPr>
        <w:t>3</w:t>
      </w:r>
      <w:r w:rsidR="00AA09D5" w:rsidRPr="00006BBA">
        <w:rPr>
          <w:rFonts w:ascii="Times New Roman" w:eastAsia="바탕체" w:hint="eastAsia"/>
          <w:sz w:val="23"/>
          <w:szCs w:val="23"/>
        </w:rPr>
        <w:t>자</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사이에</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적용되는</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공정한</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조건</w:t>
      </w:r>
      <w:r w:rsidR="00AA09D5" w:rsidRPr="00006BBA">
        <w:rPr>
          <w:rFonts w:ascii="Times New Roman" w:eastAsia="바탕체"/>
          <w:sz w:val="23"/>
          <w:szCs w:val="23"/>
        </w:rPr>
        <w:t>(arm’s length basis)</w:t>
      </w:r>
      <w:r w:rsidR="00AA09D5" w:rsidRPr="00006BBA">
        <w:rPr>
          <w:rFonts w:ascii="Times New Roman" w:eastAsia="바탕체" w:hint="eastAsia"/>
          <w:sz w:val="23"/>
          <w:szCs w:val="23"/>
        </w:rPr>
        <w:t>으로</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체결</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및</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이행되었으며</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매도인은</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그</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특수관계인에게</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통상의</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범위에서</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벗어날</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정도로</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매도인에게</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불리한</w:t>
      </w:r>
      <w:r w:rsidR="00AA09D5" w:rsidRPr="00006BBA">
        <w:rPr>
          <w:rFonts w:ascii="Times New Roman" w:eastAsia="바탕체"/>
          <w:sz w:val="23"/>
          <w:szCs w:val="23"/>
        </w:rPr>
        <w:t xml:space="preserve"> </w:t>
      </w:r>
      <w:proofErr w:type="spellStart"/>
      <w:r w:rsidR="00AA09D5" w:rsidRPr="00006BBA">
        <w:rPr>
          <w:rFonts w:ascii="Times New Roman" w:eastAsia="바탕체" w:hint="eastAsia"/>
          <w:sz w:val="23"/>
          <w:szCs w:val="23"/>
        </w:rPr>
        <w:t>매출거래</w:t>
      </w:r>
      <w:proofErr w:type="spellEnd"/>
      <w:r w:rsidR="00AA09D5" w:rsidRPr="00006BBA">
        <w:rPr>
          <w:rFonts w:ascii="Times New Roman" w:eastAsia="바탕체"/>
          <w:sz w:val="23"/>
          <w:szCs w:val="23"/>
        </w:rPr>
        <w:t xml:space="preserve">, </w:t>
      </w:r>
      <w:r w:rsidR="00AA09D5" w:rsidRPr="00006BBA">
        <w:rPr>
          <w:rFonts w:ascii="Times New Roman" w:eastAsia="바탕체" w:hint="eastAsia"/>
          <w:sz w:val="23"/>
          <w:szCs w:val="23"/>
        </w:rPr>
        <w:t>보증</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또는</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담보제공</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등을</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한</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사실이</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없고</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조세</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및</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공정거래</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관련</w:t>
      </w:r>
      <w:r w:rsidR="00AA09D5" w:rsidRPr="00006BBA">
        <w:rPr>
          <w:rFonts w:ascii="Times New Roman" w:eastAsia="바탕체"/>
          <w:sz w:val="23"/>
          <w:szCs w:val="23"/>
        </w:rPr>
        <w:t xml:space="preserve"> </w:t>
      </w:r>
      <w:r w:rsidR="00AA09D5" w:rsidRPr="00006BBA">
        <w:rPr>
          <w:rFonts w:ascii="Times New Roman" w:eastAsia="바탕체" w:hint="eastAsia"/>
          <w:sz w:val="23"/>
          <w:szCs w:val="23"/>
        </w:rPr>
        <w:t>법령을</w:t>
      </w:r>
      <w:r w:rsidR="00AA09D5" w:rsidRPr="00006BBA">
        <w:rPr>
          <w:rFonts w:ascii="Times New Roman" w:eastAsia="바탕체"/>
          <w:sz w:val="23"/>
          <w:szCs w:val="23"/>
        </w:rPr>
        <w:t xml:space="preserve"> </w:t>
      </w:r>
      <w:r w:rsidR="00C06163">
        <w:rPr>
          <w:rFonts w:ascii="Times New Roman" w:eastAsia="바탕체" w:hint="eastAsia"/>
          <w:sz w:val="23"/>
          <w:szCs w:val="23"/>
        </w:rPr>
        <w:t>중요한</w:t>
      </w:r>
      <w:r w:rsidR="00C06163">
        <w:rPr>
          <w:rFonts w:ascii="Times New Roman" w:eastAsia="바탕체" w:hint="eastAsia"/>
          <w:sz w:val="23"/>
          <w:szCs w:val="23"/>
        </w:rPr>
        <w:t xml:space="preserve"> </w:t>
      </w:r>
      <w:r w:rsidR="00C06163">
        <w:rPr>
          <w:rFonts w:ascii="Times New Roman" w:eastAsia="바탕체" w:hint="eastAsia"/>
          <w:sz w:val="23"/>
          <w:szCs w:val="23"/>
        </w:rPr>
        <w:t>측면에서</w:t>
      </w:r>
      <w:r w:rsidR="00C06163">
        <w:rPr>
          <w:rFonts w:ascii="Times New Roman" w:eastAsia="바탕체" w:hint="eastAsia"/>
          <w:sz w:val="23"/>
          <w:szCs w:val="23"/>
        </w:rPr>
        <w:t xml:space="preserve"> </w:t>
      </w:r>
      <w:r w:rsidR="00AA09D5" w:rsidRPr="00006BBA">
        <w:rPr>
          <w:rFonts w:ascii="Times New Roman" w:eastAsia="바탕체" w:hint="eastAsia"/>
          <w:sz w:val="23"/>
          <w:szCs w:val="23"/>
        </w:rPr>
        <w:t>준수하였다</w:t>
      </w:r>
      <w:r w:rsidR="00AA09D5" w:rsidRPr="00006BBA">
        <w:rPr>
          <w:rFonts w:ascii="Times New Roman" w:eastAsia="바탕체"/>
          <w:sz w:val="23"/>
          <w:szCs w:val="23"/>
        </w:rPr>
        <w:t>.</w:t>
      </w:r>
      <w:bookmarkEnd w:id="27"/>
    </w:p>
    <w:p w14:paraId="5172194F" w14:textId="77777777" w:rsidR="00786425" w:rsidRPr="00B51FA5" w:rsidRDefault="00786425" w:rsidP="00786425">
      <w:pPr>
        <w:numPr>
          <w:ilvl w:val="1"/>
          <w:numId w:val="5"/>
        </w:numPr>
        <w:snapToGrid w:val="0"/>
        <w:spacing w:before="180" w:after="180" w:line="360" w:lineRule="atLeast"/>
        <w:rPr>
          <w:rFonts w:ascii="Times New Roman"/>
          <w:sz w:val="23"/>
          <w:szCs w:val="23"/>
        </w:rPr>
      </w:pPr>
      <w:bookmarkStart w:id="28" w:name="OLE_LINK14"/>
      <w:bookmarkStart w:id="29" w:name="OLE_LINK15"/>
      <w:bookmarkEnd w:id="22"/>
      <w:proofErr w:type="spellStart"/>
      <w:r w:rsidRPr="00B51FA5">
        <w:rPr>
          <w:rFonts w:ascii="Times New Roman"/>
          <w:sz w:val="23"/>
          <w:szCs w:val="23"/>
          <w:u w:val="single"/>
        </w:rPr>
        <w:t>공개목록</w:t>
      </w:r>
      <w:proofErr w:type="spellEnd"/>
      <w:r w:rsidRPr="00B51FA5">
        <w:rPr>
          <w:rFonts w:ascii="Times New Roman"/>
          <w:sz w:val="23"/>
          <w:szCs w:val="23"/>
        </w:rPr>
        <w:t xml:space="preserve">. </w:t>
      </w:r>
      <w:r w:rsidRPr="00B51FA5">
        <w:rPr>
          <w:rFonts w:ascii="Times New Roman" w:hint="eastAsia"/>
          <w:sz w:val="23"/>
          <w:szCs w:val="23"/>
        </w:rPr>
        <w:t xml:space="preserve"> </w:t>
      </w:r>
      <w:r w:rsidRPr="00B51FA5">
        <w:rPr>
          <w:rFonts w:ascii="Times New Roman"/>
          <w:sz w:val="23"/>
          <w:szCs w:val="23"/>
        </w:rPr>
        <w:t>제</w:t>
      </w:r>
      <w:r w:rsidR="00465633">
        <w:rPr>
          <w:rFonts w:ascii="Times New Roman"/>
          <w:sz w:val="23"/>
          <w:szCs w:val="23"/>
        </w:rPr>
        <w:t>5</w:t>
      </w:r>
      <w:r w:rsidRPr="00883718">
        <w:rPr>
          <w:rFonts w:ascii="Times New Roman" w:hint="eastAsia"/>
          <w:sz w:val="23"/>
          <w:szCs w:val="23"/>
        </w:rPr>
        <w:t>.1</w:t>
      </w:r>
      <w:r w:rsidRPr="00883718">
        <w:rPr>
          <w:rFonts w:ascii="Times New Roman"/>
          <w:sz w:val="23"/>
          <w:szCs w:val="23"/>
        </w:rPr>
        <w:t>조</w:t>
      </w:r>
      <w:r w:rsidRPr="000575B1">
        <w:rPr>
          <w:rFonts w:ascii="Times New Roman" w:hint="eastAsia"/>
          <w:sz w:val="23"/>
          <w:szCs w:val="23"/>
        </w:rPr>
        <w:t xml:space="preserve"> </w:t>
      </w:r>
      <w:r w:rsidRPr="00A66D8C">
        <w:rPr>
          <w:rFonts w:ascii="Times New Roman" w:hint="eastAsia"/>
          <w:sz w:val="23"/>
          <w:szCs w:val="23"/>
        </w:rPr>
        <w:t>및</w:t>
      </w:r>
      <w:r w:rsidRPr="00A66D8C">
        <w:rPr>
          <w:rFonts w:ascii="Times New Roman" w:hint="eastAsia"/>
          <w:sz w:val="23"/>
          <w:szCs w:val="23"/>
        </w:rPr>
        <w:t xml:space="preserve"> </w:t>
      </w:r>
      <w:r w:rsidRPr="00522B89">
        <w:rPr>
          <w:rFonts w:ascii="Times New Roman" w:hint="eastAsia"/>
          <w:sz w:val="23"/>
          <w:szCs w:val="23"/>
        </w:rPr>
        <w:t>제</w:t>
      </w:r>
      <w:r w:rsidR="00465633">
        <w:rPr>
          <w:rFonts w:ascii="Times New Roman"/>
          <w:sz w:val="23"/>
          <w:szCs w:val="23"/>
        </w:rPr>
        <w:t>5</w:t>
      </w:r>
      <w:r w:rsidRPr="00883718">
        <w:rPr>
          <w:rFonts w:ascii="Times New Roman" w:hint="eastAsia"/>
          <w:sz w:val="23"/>
          <w:szCs w:val="23"/>
        </w:rPr>
        <w:t>.2</w:t>
      </w:r>
      <w:r w:rsidRPr="00883718">
        <w:rPr>
          <w:rFonts w:ascii="Times New Roman" w:hint="eastAsia"/>
          <w:sz w:val="23"/>
          <w:szCs w:val="23"/>
        </w:rPr>
        <w:t>조</w:t>
      </w:r>
      <w:r w:rsidRPr="000575B1">
        <w:rPr>
          <w:rFonts w:ascii="Times New Roman"/>
          <w:sz w:val="23"/>
          <w:szCs w:val="23"/>
        </w:rPr>
        <w:t>에</w:t>
      </w:r>
      <w:r w:rsidRPr="00A66D8C">
        <w:rPr>
          <w:rFonts w:ascii="Times New Roman"/>
          <w:sz w:val="23"/>
          <w:szCs w:val="23"/>
        </w:rPr>
        <w:t xml:space="preserve"> </w:t>
      </w:r>
      <w:r w:rsidRPr="00A66D8C">
        <w:rPr>
          <w:rFonts w:ascii="Times New Roman"/>
          <w:sz w:val="23"/>
          <w:szCs w:val="23"/>
        </w:rPr>
        <w:t>기재된</w:t>
      </w:r>
      <w:r w:rsidRPr="00522B89">
        <w:rPr>
          <w:rFonts w:ascii="Times New Roman"/>
          <w:sz w:val="23"/>
          <w:szCs w:val="23"/>
        </w:rPr>
        <w:t xml:space="preserve"> </w:t>
      </w:r>
      <w:r w:rsidRPr="00522B89">
        <w:rPr>
          <w:rFonts w:ascii="Times New Roman"/>
          <w:sz w:val="23"/>
          <w:szCs w:val="23"/>
        </w:rPr>
        <w:t>매도인</w:t>
      </w:r>
      <w:r w:rsidRPr="00B51FA5">
        <w:rPr>
          <w:rFonts w:ascii="Times New Roman" w:hint="eastAsia"/>
          <w:sz w:val="23"/>
          <w:szCs w:val="23"/>
        </w:rPr>
        <w:t>의</w:t>
      </w:r>
      <w:r w:rsidRPr="00B51FA5">
        <w:rPr>
          <w:rFonts w:ascii="Times New Roman"/>
          <w:sz w:val="23"/>
          <w:szCs w:val="23"/>
        </w:rPr>
        <w:t xml:space="preserve"> </w:t>
      </w:r>
      <w:r w:rsidRPr="00B51FA5">
        <w:rPr>
          <w:rFonts w:ascii="Times New Roman"/>
          <w:sz w:val="23"/>
          <w:szCs w:val="23"/>
        </w:rPr>
        <w:t>진술</w:t>
      </w:r>
      <w:r w:rsidRPr="00B51FA5">
        <w:rPr>
          <w:rFonts w:ascii="Times New Roman"/>
          <w:sz w:val="23"/>
          <w:szCs w:val="23"/>
        </w:rPr>
        <w:t xml:space="preserve"> </w:t>
      </w:r>
      <w:r w:rsidRPr="00B51FA5">
        <w:rPr>
          <w:rFonts w:ascii="Times New Roman"/>
          <w:sz w:val="23"/>
          <w:szCs w:val="23"/>
        </w:rPr>
        <w:t>및</w:t>
      </w:r>
      <w:r w:rsidRPr="00B51FA5">
        <w:rPr>
          <w:rFonts w:ascii="Times New Roman"/>
          <w:sz w:val="23"/>
          <w:szCs w:val="23"/>
        </w:rPr>
        <w:t xml:space="preserve"> </w:t>
      </w:r>
      <w:r w:rsidRPr="00B51FA5">
        <w:rPr>
          <w:rFonts w:ascii="Times New Roman"/>
          <w:sz w:val="23"/>
          <w:szCs w:val="23"/>
        </w:rPr>
        <w:t>보장은</w:t>
      </w:r>
      <w:r w:rsidRPr="00B51FA5">
        <w:rPr>
          <w:rFonts w:ascii="Times New Roman"/>
          <w:sz w:val="23"/>
          <w:szCs w:val="23"/>
        </w:rPr>
        <w:t xml:space="preserve"> </w:t>
      </w:r>
      <w:r w:rsidRPr="00B51FA5">
        <w:rPr>
          <w:rFonts w:ascii="Times New Roman"/>
          <w:sz w:val="23"/>
          <w:szCs w:val="23"/>
        </w:rPr>
        <w:t>각</w:t>
      </w:r>
      <w:r w:rsidRPr="00B51FA5">
        <w:rPr>
          <w:rFonts w:ascii="Times New Roman"/>
          <w:sz w:val="23"/>
          <w:szCs w:val="23"/>
        </w:rPr>
        <w:t xml:space="preserve"> </w:t>
      </w:r>
      <w:r w:rsidRPr="00B51FA5">
        <w:rPr>
          <w:rFonts w:ascii="Times New Roman"/>
          <w:sz w:val="23"/>
          <w:szCs w:val="23"/>
        </w:rPr>
        <w:t>개별적이고</w:t>
      </w:r>
      <w:r w:rsidRPr="00B51FA5">
        <w:rPr>
          <w:rFonts w:ascii="Times New Roman"/>
          <w:sz w:val="23"/>
          <w:szCs w:val="23"/>
        </w:rPr>
        <w:t xml:space="preserve"> </w:t>
      </w:r>
      <w:r w:rsidRPr="00B51FA5">
        <w:rPr>
          <w:rFonts w:ascii="Times New Roman"/>
          <w:sz w:val="23"/>
          <w:szCs w:val="23"/>
        </w:rPr>
        <w:t>독립된</w:t>
      </w:r>
      <w:r w:rsidRPr="00B51FA5">
        <w:rPr>
          <w:rFonts w:ascii="Times New Roman"/>
          <w:sz w:val="23"/>
          <w:szCs w:val="23"/>
        </w:rPr>
        <w:t xml:space="preserve"> </w:t>
      </w:r>
      <w:r w:rsidRPr="00B51FA5">
        <w:rPr>
          <w:rFonts w:ascii="Times New Roman"/>
          <w:sz w:val="23"/>
          <w:szCs w:val="23"/>
        </w:rPr>
        <w:t>것이며</w:t>
      </w:r>
      <w:r w:rsidRPr="00B51FA5">
        <w:rPr>
          <w:rFonts w:ascii="Times New Roman"/>
          <w:sz w:val="23"/>
          <w:szCs w:val="23"/>
        </w:rPr>
        <w:t xml:space="preserve">, </w:t>
      </w:r>
      <w:r w:rsidRPr="00B51FA5">
        <w:rPr>
          <w:rFonts w:ascii="Times New Roman"/>
          <w:sz w:val="23"/>
          <w:szCs w:val="23"/>
        </w:rPr>
        <w:t>별</w:t>
      </w:r>
      <w:r w:rsidRPr="00B51FA5">
        <w:rPr>
          <w:rFonts w:ascii="Times New Roman" w:hint="eastAsia"/>
          <w:sz w:val="23"/>
          <w:szCs w:val="23"/>
        </w:rPr>
        <w:t>첨</w:t>
      </w:r>
      <w:r w:rsidRPr="00B51FA5">
        <w:rPr>
          <w:rFonts w:ascii="Times New Roman"/>
          <w:sz w:val="23"/>
          <w:szCs w:val="23"/>
        </w:rPr>
        <w:t>에</w:t>
      </w:r>
      <w:r w:rsidRPr="00B51FA5">
        <w:rPr>
          <w:rFonts w:ascii="Times New Roman"/>
          <w:sz w:val="23"/>
          <w:szCs w:val="23"/>
        </w:rPr>
        <w:t xml:space="preserve"> </w:t>
      </w:r>
      <w:r w:rsidRPr="00B51FA5">
        <w:rPr>
          <w:rFonts w:ascii="Times New Roman"/>
          <w:sz w:val="23"/>
          <w:szCs w:val="23"/>
        </w:rPr>
        <w:t>기재된</w:t>
      </w:r>
      <w:r w:rsidRPr="00B51FA5">
        <w:rPr>
          <w:rFonts w:ascii="Times New Roman"/>
          <w:sz w:val="23"/>
          <w:szCs w:val="23"/>
        </w:rPr>
        <w:t xml:space="preserve"> </w:t>
      </w:r>
      <w:proofErr w:type="spellStart"/>
      <w:r w:rsidRPr="00B51FA5">
        <w:rPr>
          <w:rFonts w:ascii="Times New Roman"/>
          <w:sz w:val="23"/>
          <w:szCs w:val="23"/>
        </w:rPr>
        <w:t>공개목록을</w:t>
      </w:r>
      <w:proofErr w:type="spellEnd"/>
      <w:r w:rsidRPr="00B51FA5">
        <w:rPr>
          <w:rFonts w:ascii="Times New Roman"/>
          <w:sz w:val="23"/>
          <w:szCs w:val="23"/>
        </w:rPr>
        <w:t xml:space="preserve"> </w:t>
      </w:r>
      <w:r w:rsidRPr="00B51FA5">
        <w:rPr>
          <w:rFonts w:ascii="Times New Roman"/>
          <w:sz w:val="23"/>
          <w:szCs w:val="23"/>
        </w:rPr>
        <w:t>전제로</w:t>
      </w:r>
      <w:r w:rsidRPr="00B51FA5">
        <w:rPr>
          <w:rFonts w:ascii="Times New Roman"/>
          <w:sz w:val="23"/>
          <w:szCs w:val="23"/>
        </w:rPr>
        <w:t xml:space="preserve"> </w:t>
      </w:r>
      <w:r w:rsidRPr="00B51FA5">
        <w:rPr>
          <w:rFonts w:ascii="Times New Roman"/>
          <w:sz w:val="23"/>
          <w:szCs w:val="23"/>
        </w:rPr>
        <w:t>하고</w:t>
      </w:r>
      <w:r w:rsidRPr="00B51FA5">
        <w:rPr>
          <w:rFonts w:ascii="Times New Roman"/>
          <w:sz w:val="23"/>
          <w:szCs w:val="23"/>
        </w:rPr>
        <w:t xml:space="preserve"> </w:t>
      </w:r>
      <w:r w:rsidRPr="00B51FA5">
        <w:rPr>
          <w:rFonts w:ascii="Times New Roman"/>
          <w:sz w:val="23"/>
          <w:szCs w:val="23"/>
        </w:rPr>
        <w:t>있다</w:t>
      </w:r>
      <w:r w:rsidRPr="00B51FA5">
        <w:rPr>
          <w:rFonts w:ascii="Times New Roman"/>
          <w:sz w:val="23"/>
          <w:szCs w:val="23"/>
        </w:rPr>
        <w:t xml:space="preserve">. </w:t>
      </w:r>
      <w:proofErr w:type="spellStart"/>
      <w:r w:rsidRPr="00B51FA5">
        <w:rPr>
          <w:rFonts w:ascii="Times New Roman"/>
          <w:sz w:val="23"/>
          <w:szCs w:val="23"/>
        </w:rPr>
        <w:t>공개목록에</w:t>
      </w:r>
      <w:proofErr w:type="spellEnd"/>
      <w:r w:rsidRPr="00B51FA5">
        <w:rPr>
          <w:rFonts w:ascii="Times New Roman"/>
          <w:sz w:val="23"/>
          <w:szCs w:val="23"/>
        </w:rPr>
        <w:t xml:space="preserve"> </w:t>
      </w:r>
      <w:r w:rsidRPr="00B51FA5">
        <w:rPr>
          <w:rFonts w:ascii="Times New Roman"/>
          <w:sz w:val="23"/>
          <w:szCs w:val="23"/>
        </w:rPr>
        <w:t>의하여</w:t>
      </w:r>
      <w:r w:rsidRPr="00B51FA5">
        <w:rPr>
          <w:rFonts w:ascii="Times New Roman"/>
          <w:sz w:val="23"/>
          <w:szCs w:val="23"/>
        </w:rPr>
        <w:t xml:space="preserve"> </w:t>
      </w:r>
      <w:r w:rsidRPr="00B51FA5">
        <w:rPr>
          <w:rFonts w:ascii="Times New Roman"/>
          <w:sz w:val="23"/>
          <w:szCs w:val="23"/>
        </w:rPr>
        <w:t>공개된</w:t>
      </w:r>
      <w:r w:rsidRPr="00B51FA5">
        <w:rPr>
          <w:rFonts w:ascii="Times New Roman"/>
          <w:sz w:val="23"/>
          <w:szCs w:val="23"/>
        </w:rPr>
        <w:t xml:space="preserve"> </w:t>
      </w:r>
      <w:r w:rsidRPr="00B51FA5">
        <w:rPr>
          <w:rFonts w:ascii="Times New Roman"/>
          <w:sz w:val="23"/>
          <w:szCs w:val="23"/>
        </w:rPr>
        <w:t>사항들은</w:t>
      </w:r>
      <w:r w:rsidRPr="00B51FA5">
        <w:rPr>
          <w:rFonts w:ascii="Times New Roman"/>
          <w:sz w:val="23"/>
          <w:szCs w:val="23"/>
        </w:rPr>
        <w:t xml:space="preserve"> </w:t>
      </w:r>
      <w:r w:rsidRPr="00B51FA5">
        <w:rPr>
          <w:rFonts w:ascii="Times New Roman"/>
          <w:sz w:val="23"/>
          <w:szCs w:val="23"/>
        </w:rPr>
        <w:t>해당</w:t>
      </w:r>
      <w:r w:rsidRPr="00B51FA5">
        <w:rPr>
          <w:rFonts w:ascii="Times New Roman"/>
          <w:sz w:val="23"/>
          <w:szCs w:val="23"/>
        </w:rPr>
        <w:t xml:space="preserve"> </w:t>
      </w:r>
      <w:proofErr w:type="spellStart"/>
      <w:r w:rsidRPr="00B51FA5">
        <w:rPr>
          <w:rFonts w:ascii="Times New Roman"/>
          <w:sz w:val="23"/>
          <w:szCs w:val="23"/>
        </w:rPr>
        <w:t>공개목록의</w:t>
      </w:r>
      <w:proofErr w:type="spellEnd"/>
      <w:r w:rsidRPr="00B51FA5">
        <w:rPr>
          <w:rFonts w:ascii="Times New Roman"/>
          <w:sz w:val="23"/>
          <w:szCs w:val="23"/>
        </w:rPr>
        <w:t xml:space="preserve"> </w:t>
      </w:r>
      <w:r w:rsidRPr="00B51FA5">
        <w:rPr>
          <w:rFonts w:ascii="Times New Roman"/>
          <w:sz w:val="23"/>
          <w:szCs w:val="23"/>
        </w:rPr>
        <w:t>인용조항에도</w:t>
      </w:r>
      <w:r w:rsidRPr="00B51FA5">
        <w:rPr>
          <w:rFonts w:ascii="Times New Roman"/>
          <w:sz w:val="23"/>
          <w:szCs w:val="23"/>
        </w:rPr>
        <w:t xml:space="preserve"> </w:t>
      </w:r>
      <w:r w:rsidRPr="00B51FA5">
        <w:rPr>
          <w:rFonts w:ascii="Times New Roman"/>
          <w:sz w:val="23"/>
          <w:szCs w:val="23"/>
        </w:rPr>
        <w:t>불구하고</w:t>
      </w:r>
      <w:r w:rsidRPr="00B51FA5">
        <w:rPr>
          <w:rFonts w:ascii="Times New Roman"/>
          <w:sz w:val="23"/>
          <w:szCs w:val="23"/>
        </w:rPr>
        <w:t xml:space="preserve"> </w:t>
      </w: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계약상</w:t>
      </w:r>
      <w:r w:rsidRPr="00B51FA5">
        <w:rPr>
          <w:rFonts w:ascii="Times New Roman"/>
          <w:sz w:val="23"/>
          <w:szCs w:val="23"/>
        </w:rPr>
        <w:t xml:space="preserve"> </w:t>
      </w:r>
      <w:r w:rsidRPr="00B51FA5">
        <w:rPr>
          <w:rFonts w:ascii="Times New Roman"/>
          <w:sz w:val="23"/>
          <w:szCs w:val="23"/>
        </w:rPr>
        <w:t>관계되는</w:t>
      </w:r>
      <w:r w:rsidRPr="00B51FA5">
        <w:rPr>
          <w:rFonts w:ascii="Times New Roman"/>
          <w:sz w:val="23"/>
          <w:szCs w:val="23"/>
        </w:rPr>
        <w:t xml:space="preserve"> </w:t>
      </w:r>
      <w:r w:rsidRPr="00B51FA5">
        <w:rPr>
          <w:rFonts w:ascii="Times New Roman"/>
          <w:sz w:val="23"/>
          <w:szCs w:val="23"/>
        </w:rPr>
        <w:t>모든</w:t>
      </w:r>
      <w:r w:rsidRPr="00B51FA5">
        <w:rPr>
          <w:rFonts w:ascii="Times New Roman"/>
          <w:sz w:val="23"/>
          <w:szCs w:val="23"/>
        </w:rPr>
        <w:t xml:space="preserve"> </w:t>
      </w:r>
      <w:r w:rsidRPr="00B51FA5">
        <w:rPr>
          <w:rFonts w:ascii="Times New Roman"/>
          <w:sz w:val="23"/>
          <w:szCs w:val="23"/>
        </w:rPr>
        <w:t>진술</w:t>
      </w:r>
      <w:r w:rsidRPr="00B51FA5">
        <w:rPr>
          <w:rFonts w:ascii="Times New Roman"/>
          <w:sz w:val="23"/>
          <w:szCs w:val="23"/>
        </w:rPr>
        <w:t xml:space="preserve"> </w:t>
      </w:r>
      <w:r w:rsidRPr="00B51FA5">
        <w:rPr>
          <w:rFonts w:ascii="Times New Roman"/>
          <w:sz w:val="23"/>
          <w:szCs w:val="23"/>
        </w:rPr>
        <w:t>및</w:t>
      </w:r>
      <w:r w:rsidRPr="00B51FA5">
        <w:rPr>
          <w:rFonts w:ascii="Times New Roman"/>
          <w:sz w:val="23"/>
          <w:szCs w:val="23"/>
        </w:rPr>
        <w:t xml:space="preserve"> </w:t>
      </w:r>
      <w:r w:rsidRPr="00B51FA5">
        <w:rPr>
          <w:rFonts w:ascii="Times New Roman"/>
          <w:sz w:val="23"/>
          <w:szCs w:val="23"/>
        </w:rPr>
        <w:t>보장에</w:t>
      </w:r>
      <w:r w:rsidRPr="00B51FA5">
        <w:rPr>
          <w:rFonts w:ascii="Times New Roman"/>
          <w:sz w:val="23"/>
          <w:szCs w:val="23"/>
        </w:rPr>
        <w:t xml:space="preserve"> </w:t>
      </w:r>
      <w:r w:rsidRPr="00B51FA5">
        <w:rPr>
          <w:rFonts w:ascii="Times New Roman"/>
          <w:sz w:val="23"/>
          <w:szCs w:val="23"/>
        </w:rPr>
        <w:t>대하여</w:t>
      </w:r>
      <w:r w:rsidRPr="00B51FA5">
        <w:rPr>
          <w:rFonts w:ascii="Times New Roman"/>
          <w:sz w:val="23"/>
          <w:szCs w:val="23"/>
        </w:rPr>
        <w:t xml:space="preserve"> </w:t>
      </w:r>
      <w:r w:rsidRPr="00B51FA5">
        <w:rPr>
          <w:rFonts w:ascii="Times New Roman"/>
          <w:sz w:val="23"/>
          <w:szCs w:val="23"/>
        </w:rPr>
        <w:t>적용</w:t>
      </w:r>
      <w:r w:rsidRPr="00B51FA5">
        <w:rPr>
          <w:rFonts w:ascii="Times New Roman" w:hint="eastAsia"/>
          <w:sz w:val="23"/>
          <w:szCs w:val="23"/>
        </w:rPr>
        <w:t>되며</w:t>
      </w:r>
      <w:r w:rsidRPr="00B51FA5">
        <w:rPr>
          <w:rFonts w:ascii="Times New Roman" w:hint="eastAsia"/>
          <w:sz w:val="23"/>
          <w:szCs w:val="23"/>
        </w:rPr>
        <w:t xml:space="preserve">, </w:t>
      </w:r>
      <w:r w:rsidRPr="00B51FA5">
        <w:rPr>
          <w:rFonts w:ascii="Times New Roman" w:hint="eastAsia"/>
          <w:bCs/>
          <w:sz w:val="23"/>
          <w:szCs w:val="23"/>
        </w:rPr>
        <w:t>어떠한</w:t>
      </w:r>
      <w:r w:rsidRPr="00B51FA5">
        <w:rPr>
          <w:rFonts w:ascii="Times New Roman"/>
          <w:bCs/>
          <w:sz w:val="23"/>
          <w:szCs w:val="23"/>
        </w:rPr>
        <w:t xml:space="preserve"> </w:t>
      </w:r>
      <w:r w:rsidRPr="00B51FA5">
        <w:rPr>
          <w:rFonts w:ascii="Times New Roman" w:hint="eastAsia"/>
          <w:bCs/>
          <w:sz w:val="23"/>
          <w:szCs w:val="23"/>
        </w:rPr>
        <w:t>사항이나</w:t>
      </w:r>
      <w:r w:rsidRPr="00B51FA5">
        <w:rPr>
          <w:rFonts w:ascii="Times New Roman"/>
          <w:bCs/>
          <w:sz w:val="23"/>
          <w:szCs w:val="23"/>
        </w:rPr>
        <w:t xml:space="preserve"> </w:t>
      </w:r>
      <w:r w:rsidRPr="00B51FA5">
        <w:rPr>
          <w:rFonts w:ascii="Times New Roman" w:hint="eastAsia"/>
          <w:bCs/>
          <w:sz w:val="23"/>
          <w:szCs w:val="23"/>
        </w:rPr>
        <w:t>사실이</w:t>
      </w:r>
      <w:r w:rsidRPr="00B51FA5">
        <w:rPr>
          <w:rFonts w:ascii="Times New Roman"/>
          <w:bCs/>
          <w:sz w:val="23"/>
          <w:szCs w:val="23"/>
        </w:rPr>
        <w:t xml:space="preserve"> </w:t>
      </w:r>
      <w:proofErr w:type="spellStart"/>
      <w:r w:rsidRPr="00B51FA5">
        <w:rPr>
          <w:rFonts w:ascii="Times New Roman" w:hint="eastAsia"/>
          <w:bCs/>
          <w:sz w:val="23"/>
          <w:szCs w:val="23"/>
        </w:rPr>
        <w:t>공개목록에</w:t>
      </w:r>
      <w:proofErr w:type="spellEnd"/>
      <w:r w:rsidRPr="00B51FA5">
        <w:rPr>
          <w:rFonts w:ascii="Times New Roman"/>
          <w:bCs/>
          <w:sz w:val="23"/>
          <w:szCs w:val="23"/>
        </w:rPr>
        <w:t xml:space="preserve"> </w:t>
      </w:r>
      <w:r w:rsidRPr="00B51FA5">
        <w:rPr>
          <w:rFonts w:ascii="Times New Roman" w:hint="eastAsia"/>
          <w:bCs/>
          <w:sz w:val="23"/>
          <w:szCs w:val="23"/>
        </w:rPr>
        <w:t>공개되었다는</w:t>
      </w:r>
      <w:r w:rsidRPr="00B51FA5">
        <w:rPr>
          <w:rFonts w:ascii="Times New Roman"/>
          <w:bCs/>
          <w:sz w:val="23"/>
          <w:szCs w:val="23"/>
        </w:rPr>
        <w:t xml:space="preserve"> </w:t>
      </w:r>
      <w:r w:rsidRPr="00B51FA5">
        <w:rPr>
          <w:rFonts w:ascii="Times New Roman" w:hint="eastAsia"/>
          <w:bCs/>
          <w:sz w:val="23"/>
          <w:szCs w:val="23"/>
        </w:rPr>
        <w:t>이유로</w:t>
      </w:r>
      <w:r w:rsidRPr="00B51FA5">
        <w:rPr>
          <w:rFonts w:ascii="Times New Roman"/>
          <w:bCs/>
          <w:sz w:val="23"/>
          <w:szCs w:val="23"/>
        </w:rPr>
        <w:t xml:space="preserve"> (</w:t>
      </w:r>
      <w:proofErr w:type="spellStart"/>
      <w:r w:rsidRPr="00B51FA5">
        <w:rPr>
          <w:rFonts w:ascii="Times New Roman"/>
          <w:bCs/>
          <w:sz w:val="23"/>
          <w:szCs w:val="23"/>
        </w:rPr>
        <w:t>i</w:t>
      </w:r>
      <w:proofErr w:type="spellEnd"/>
      <w:r w:rsidRPr="00B51FA5">
        <w:rPr>
          <w:rFonts w:ascii="Times New Roman"/>
          <w:bCs/>
          <w:sz w:val="23"/>
          <w:szCs w:val="23"/>
        </w:rPr>
        <w:t xml:space="preserve">) </w:t>
      </w:r>
      <w:r w:rsidRPr="00B51FA5">
        <w:rPr>
          <w:rFonts w:ascii="Times New Roman" w:hint="eastAsia"/>
          <w:bCs/>
          <w:sz w:val="23"/>
          <w:szCs w:val="23"/>
        </w:rPr>
        <w:t>해당</w:t>
      </w:r>
      <w:r w:rsidRPr="00B51FA5">
        <w:rPr>
          <w:rFonts w:ascii="Times New Roman"/>
          <w:bCs/>
          <w:sz w:val="23"/>
          <w:szCs w:val="23"/>
        </w:rPr>
        <w:t xml:space="preserve"> </w:t>
      </w:r>
      <w:r w:rsidRPr="00B51FA5">
        <w:rPr>
          <w:rFonts w:ascii="Times New Roman" w:hint="eastAsia"/>
          <w:bCs/>
          <w:sz w:val="23"/>
          <w:szCs w:val="23"/>
        </w:rPr>
        <w:t>사항이나</w:t>
      </w:r>
      <w:r w:rsidRPr="00B51FA5">
        <w:rPr>
          <w:rFonts w:ascii="Times New Roman"/>
          <w:bCs/>
          <w:sz w:val="23"/>
          <w:szCs w:val="23"/>
        </w:rPr>
        <w:t xml:space="preserve"> </w:t>
      </w:r>
      <w:r w:rsidRPr="00B51FA5">
        <w:rPr>
          <w:rFonts w:ascii="Times New Roman" w:hint="eastAsia"/>
          <w:bCs/>
          <w:sz w:val="23"/>
          <w:szCs w:val="23"/>
        </w:rPr>
        <w:t>사실이</w:t>
      </w:r>
      <w:r w:rsidRPr="00B51FA5">
        <w:rPr>
          <w:rFonts w:ascii="Times New Roman"/>
          <w:bCs/>
          <w:sz w:val="23"/>
          <w:szCs w:val="23"/>
        </w:rPr>
        <w:t xml:space="preserve"> </w:t>
      </w:r>
      <w:r w:rsidRPr="00B51FA5">
        <w:rPr>
          <w:rFonts w:ascii="Times New Roman" w:hint="eastAsia"/>
          <w:bCs/>
          <w:sz w:val="23"/>
          <w:szCs w:val="23"/>
        </w:rPr>
        <w:t>중요하거나</w:t>
      </w:r>
      <w:r w:rsidRPr="00B51FA5">
        <w:rPr>
          <w:rFonts w:ascii="Times New Roman"/>
          <w:bCs/>
          <w:sz w:val="23"/>
          <w:szCs w:val="23"/>
        </w:rPr>
        <w:t xml:space="preserve"> </w:t>
      </w:r>
      <w:r w:rsidRPr="00B51FA5">
        <w:rPr>
          <w:rFonts w:ascii="Times New Roman" w:hint="eastAsia"/>
          <w:bCs/>
          <w:sz w:val="23"/>
          <w:szCs w:val="23"/>
        </w:rPr>
        <w:t>중대한</w:t>
      </w:r>
      <w:r w:rsidRPr="00B51FA5">
        <w:rPr>
          <w:rFonts w:ascii="Times New Roman"/>
          <w:bCs/>
          <w:sz w:val="23"/>
          <w:szCs w:val="23"/>
        </w:rPr>
        <w:t xml:space="preserve"> </w:t>
      </w:r>
      <w:r w:rsidRPr="00B51FA5">
        <w:rPr>
          <w:rFonts w:ascii="Times New Roman" w:hint="eastAsia"/>
          <w:bCs/>
          <w:sz w:val="23"/>
          <w:szCs w:val="23"/>
        </w:rPr>
        <w:t>것으로</w:t>
      </w:r>
      <w:r w:rsidRPr="00B51FA5">
        <w:rPr>
          <w:rFonts w:ascii="Times New Roman"/>
          <w:bCs/>
          <w:sz w:val="23"/>
          <w:szCs w:val="23"/>
        </w:rPr>
        <w:t xml:space="preserve"> </w:t>
      </w:r>
      <w:r w:rsidRPr="00B51FA5">
        <w:rPr>
          <w:rFonts w:ascii="Times New Roman" w:hint="eastAsia"/>
          <w:bCs/>
          <w:sz w:val="23"/>
          <w:szCs w:val="23"/>
        </w:rPr>
        <w:t>간주되거나</w:t>
      </w:r>
      <w:r w:rsidRPr="00B51FA5">
        <w:rPr>
          <w:rFonts w:ascii="Times New Roman"/>
          <w:bCs/>
          <w:sz w:val="23"/>
          <w:szCs w:val="23"/>
        </w:rPr>
        <w:t xml:space="preserve">, (ii) </w:t>
      </w:r>
      <w:r w:rsidRPr="00B51FA5">
        <w:rPr>
          <w:rFonts w:ascii="Times New Roman" w:hint="eastAsia"/>
          <w:bCs/>
          <w:sz w:val="23"/>
          <w:szCs w:val="23"/>
        </w:rPr>
        <w:t>본</w:t>
      </w:r>
      <w:r w:rsidRPr="00B51FA5">
        <w:rPr>
          <w:rFonts w:ascii="Times New Roman"/>
          <w:bCs/>
          <w:sz w:val="23"/>
          <w:szCs w:val="23"/>
        </w:rPr>
        <w:t xml:space="preserve"> </w:t>
      </w:r>
      <w:r w:rsidRPr="00B51FA5">
        <w:rPr>
          <w:rFonts w:ascii="Times New Roman" w:hint="eastAsia"/>
          <w:bCs/>
          <w:sz w:val="23"/>
          <w:szCs w:val="23"/>
        </w:rPr>
        <w:t>계약상</w:t>
      </w:r>
      <w:r w:rsidRPr="00B51FA5">
        <w:rPr>
          <w:rFonts w:ascii="Times New Roman"/>
          <w:bCs/>
          <w:sz w:val="23"/>
          <w:szCs w:val="23"/>
        </w:rPr>
        <w:t xml:space="preserve"> </w:t>
      </w:r>
      <w:r w:rsidRPr="00B51FA5">
        <w:rPr>
          <w:rFonts w:ascii="Times New Roman" w:hint="eastAsia"/>
          <w:bCs/>
          <w:sz w:val="23"/>
          <w:szCs w:val="23"/>
        </w:rPr>
        <w:t>중요성</w:t>
      </w:r>
      <w:r w:rsidRPr="00B51FA5">
        <w:rPr>
          <w:rFonts w:ascii="Times New Roman"/>
          <w:bCs/>
          <w:sz w:val="23"/>
          <w:szCs w:val="23"/>
        </w:rPr>
        <w:t xml:space="preserve"> </w:t>
      </w:r>
      <w:r w:rsidRPr="00B51FA5">
        <w:rPr>
          <w:rFonts w:ascii="Times New Roman" w:hint="eastAsia"/>
          <w:bCs/>
          <w:sz w:val="23"/>
          <w:szCs w:val="23"/>
        </w:rPr>
        <w:t>또는</w:t>
      </w:r>
      <w:r w:rsidRPr="00B51FA5">
        <w:rPr>
          <w:rFonts w:ascii="Times New Roman"/>
          <w:bCs/>
          <w:sz w:val="23"/>
          <w:szCs w:val="23"/>
        </w:rPr>
        <w:t xml:space="preserve"> </w:t>
      </w:r>
      <w:r w:rsidRPr="00B51FA5">
        <w:rPr>
          <w:rFonts w:ascii="Times New Roman" w:hint="eastAsia"/>
          <w:bCs/>
          <w:sz w:val="23"/>
          <w:szCs w:val="23"/>
        </w:rPr>
        <w:t>중대성</w:t>
      </w:r>
      <w:r w:rsidRPr="00B51FA5">
        <w:rPr>
          <w:rFonts w:ascii="Times New Roman"/>
          <w:bCs/>
          <w:sz w:val="23"/>
          <w:szCs w:val="23"/>
        </w:rPr>
        <w:t xml:space="preserve"> </w:t>
      </w:r>
      <w:r w:rsidRPr="00B51FA5">
        <w:rPr>
          <w:rFonts w:ascii="Times New Roman" w:hint="eastAsia"/>
          <w:bCs/>
          <w:sz w:val="23"/>
          <w:szCs w:val="23"/>
        </w:rPr>
        <w:t>판단에</w:t>
      </w:r>
      <w:r w:rsidRPr="00B51FA5">
        <w:rPr>
          <w:rFonts w:ascii="Times New Roman"/>
          <w:bCs/>
          <w:sz w:val="23"/>
          <w:szCs w:val="23"/>
        </w:rPr>
        <w:t xml:space="preserve"> </w:t>
      </w:r>
      <w:r w:rsidRPr="00B51FA5">
        <w:rPr>
          <w:rFonts w:ascii="Times New Roman" w:hint="eastAsia"/>
          <w:bCs/>
          <w:sz w:val="23"/>
          <w:szCs w:val="23"/>
        </w:rPr>
        <w:t>고려되어서는</w:t>
      </w:r>
      <w:r w:rsidRPr="00B51FA5">
        <w:rPr>
          <w:rFonts w:ascii="Times New Roman"/>
          <w:bCs/>
          <w:sz w:val="23"/>
          <w:szCs w:val="23"/>
        </w:rPr>
        <w:t xml:space="preserve"> </w:t>
      </w:r>
      <w:r w:rsidRPr="00B51FA5">
        <w:rPr>
          <w:rFonts w:ascii="Times New Roman" w:hint="eastAsia"/>
          <w:bCs/>
          <w:sz w:val="23"/>
          <w:szCs w:val="23"/>
        </w:rPr>
        <w:t>아니</w:t>
      </w:r>
      <w:r w:rsidRPr="00B51FA5">
        <w:rPr>
          <w:rFonts w:ascii="Times New Roman"/>
          <w:bCs/>
          <w:sz w:val="23"/>
          <w:szCs w:val="23"/>
        </w:rPr>
        <w:t xml:space="preserve"> </w:t>
      </w:r>
      <w:r w:rsidRPr="00B51FA5">
        <w:rPr>
          <w:rFonts w:ascii="Times New Roman" w:hint="eastAsia"/>
          <w:bCs/>
          <w:sz w:val="23"/>
          <w:szCs w:val="23"/>
        </w:rPr>
        <w:t>되며</w:t>
      </w:r>
      <w:r w:rsidRPr="00B51FA5">
        <w:rPr>
          <w:rFonts w:ascii="Times New Roman"/>
          <w:bCs/>
          <w:sz w:val="23"/>
          <w:szCs w:val="23"/>
        </w:rPr>
        <w:t>, (</w:t>
      </w:r>
      <w:r w:rsidRPr="00B51FA5">
        <w:rPr>
          <w:rFonts w:ascii="Times New Roman" w:hint="eastAsia"/>
          <w:bCs/>
          <w:sz w:val="23"/>
          <w:szCs w:val="23"/>
        </w:rPr>
        <w:t>iii)</w:t>
      </w:r>
      <w:r w:rsidRPr="00B51FA5">
        <w:rPr>
          <w:rFonts w:ascii="Times New Roman"/>
          <w:bCs/>
          <w:sz w:val="23"/>
          <w:szCs w:val="23"/>
        </w:rPr>
        <w:t xml:space="preserve"> </w:t>
      </w:r>
      <w:r w:rsidRPr="00B51FA5">
        <w:rPr>
          <w:rFonts w:ascii="Times New Roman" w:hint="eastAsia"/>
          <w:bCs/>
          <w:sz w:val="23"/>
          <w:szCs w:val="23"/>
        </w:rPr>
        <w:t>제</w:t>
      </w:r>
      <w:r w:rsidRPr="00B51FA5">
        <w:rPr>
          <w:rFonts w:ascii="Times New Roman"/>
          <w:bCs/>
          <w:sz w:val="23"/>
          <w:szCs w:val="23"/>
        </w:rPr>
        <w:t>3</w:t>
      </w:r>
      <w:r w:rsidRPr="00B51FA5">
        <w:rPr>
          <w:rFonts w:ascii="Times New Roman" w:hint="eastAsia"/>
          <w:bCs/>
          <w:sz w:val="23"/>
          <w:szCs w:val="23"/>
        </w:rPr>
        <w:t>자에</w:t>
      </w:r>
      <w:r w:rsidRPr="00B51FA5">
        <w:rPr>
          <w:rFonts w:ascii="Times New Roman" w:hint="eastAsia"/>
          <w:bCs/>
          <w:sz w:val="23"/>
          <w:szCs w:val="23"/>
        </w:rPr>
        <w:t xml:space="preserve"> </w:t>
      </w:r>
      <w:r w:rsidRPr="00B51FA5">
        <w:rPr>
          <w:rFonts w:ascii="Times New Roman" w:hint="eastAsia"/>
          <w:bCs/>
          <w:sz w:val="23"/>
          <w:szCs w:val="23"/>
        </w:rPr>
        <w:t>대하여</w:t>
      </w:r>
      <w:r w:rsidRPr="00B51FA5">
        <w:rPr>
          <w:rFonts w:ascii="Times New Roman" w:hint="eastAsia"/>
          <w:bCs/>
          <w:sz w:val="23"/>
          <w:szCs w:val="23"/>
        </w:rPr>
        <w:t xml:space="preserve"> </w:t>
      </w:r>
      <w:r w:rsidRPr="00B51FA5">
        <w:rPr>
          <w:rFonts w:ascii="Times New Roman" w:hint="eastAsia"/>
          <w:bCs/>
          <w:sz w:val="23"/>
          <w:szCs w:val="23"/>
        </w:rPr>
        <w:t>당해</w:t>
      </w:r>
      <w:r w:rsidRPr="00B51FA5">
        <w:rPr>
          <w:rFonts w:ascii="Times New Roman" w:hint="eastAsia"/>
          <w:bCs/>
          <w:sz w:val="23"/>
          <w:szCs w:val="23"/>
        </w:rPr>
        <w:t xml:space="preserve"> </w:t>
      </w:r>
      <w:r w:rsidRPr="00B51FA5">
        <w:rPr>
          <w:rFonts w:ascii="Times New Roman" w:hint="eastAsia"/>
          <w:bCs/>
          <w:sz w:val="23"/>
          <w:szCs w:val="23"/>
        </w:rPr>
        <w:t>사항과</w:t>
      </w:r>
      <w:r w:rsidRPr="00B51FA5">
        <w:rPr>
          <w:rFonts w:ascii="Times New Roman" w:hint="eastAsia"/>
          <w:bCs/>
          <w:sz w:val="23"/>
          <w:szCs w:val="23"/>
        </w:rPr>
        <w:t xml:space="preserve"> </w:t>
      </w:r>
      <w:r w:rsidRPr="00B51FA5">
        <w:rPr>
          <w:rFonts w:ascii="Times New Roman" w:hint="eastAsia"/>
          <w:bCs/>
          <w:sz w:val="23"/>
          <w:szCs w:val="23"/>
        </w:rPr>
        <w:t>관련하여</w:t>
      </w:r>
      <w:r w:rsidRPr="00B51FA5">
        <w:rPr>
          <w:rFonts w:ascii="Times New Roman" w:hint="eastAsia"/>
          <w:bCs/>
          <w:sz w:val="23"/>
          <w:szCs w:val="23"/>
        </w:rPr>
        <w:t xml:space="preserve"> </w:t>
      </w:r>
      <w:r w:rsidRPr="00B51FA5">
        <w:rPr>
          <w:rFonts w:ascii="Times New Roman" w:hint="eastAsia"/>
          <w:bCs/>
          <w:sz w:val="23"/>
          <w:szCs w:val="23"/>
        </w:rPr>
        <w:t>어떠한</w:t>
      </w:r>
      <w:r w:rsidRPr="00B51FA5">
        <w:rPr>
          <w:rFonts w:ascii="Times New Roman" w:hint="eastAsia"/>
          <w:bCs/>
          <w:sz w:val="23"/>
          <w:szCs w:val="23"/>
        </w:rPr>
        <w:t xml:space="preserve"> </w:t>
      </w:r>
      <w:r w:rsidRPr="00B51FA5">
        <w:rPr>
          <w:rFonts w:ascii="Times New Roman" w:hint="eastAsia"/>
          <w:bCs/>
          <w:sz w:val="23"/>
          <w:szCs w:val="23"/>
        </w:rPr>
        <w:t>불이행이나</w:t>
      </w:r>
      <w:r w:rsidRPr="00B51FA5">
        <w:rPr>
          <w:rFonts w:ascii="Times New Roman" w:hint="eastAsia"/>
          <w:bCs/>
          <w:sz w:val="23"/>
          <w:szCs w:val="23"/>
        </w:rPr>
        <w:t xml:space="preserve"> </w:t>
      </w:r>
      <w:r w:rsidRPr="00B51FA5">
        <w:rPr>
          <w:rFonts w:ascii="Times New Roman" w:hint="eastAsia"/>
          <w:bCs/>
          <w:sz w:val="23"/>
          <w:szCs w:val="23"/>
        </w:rPr>
        <w:t>위반</w:t>
      </w:r>
      <w:r w:rsidRPr="00B51FA5">
        <w:rPr>
          <w:rFonts w:ascii="Times New Roman" w:hint="eastAsia"/>
          <w:bCs/>
          <w:sz w:val="23"/>
          <w:szCs w:val="23"/>
        </w:rPr>
        <w:t xml:space="preserve"> </w:t>
      </w:r>
      <w:r w:rsidRPr="00B51FA5">
        <w:rPr>
          <w:rFonts w:ascii="Times New Roman" w:hint="eastAsia"/>
          <w:bCs/>
          <w:sz w:val="23"/>
          <w:szCs w:val="23"/>
        </w:rPr>
        <w:t>또는</w:t>
      </w:r>
      <w:r w:rsidRPr="00B51FA5">
        <w:rPr>
          <w:rFonts w:ascii="Times New Roman" w:hint="eastAsia"/>
          <w:bCs/>
          <w:sz w:val="23"/>
          <w:szCs w:val="23"/>
        </w:rPr>
        <w:t xml:space="preserve"> </w:t>
      </w:r>
      <w:r w:rsidRPr="00B51FA5">
        <w:rPr>
          <w:rFonts w:ascii="Times New Roman" w:hint="eastAsia"/>
          <w:bCs/>
          <w:sz w:val="23"/>
          <w:szCs w:val="23"/>
        </w:rPr>
        <w:t>제</w:t>
      </w:r>
      <w:r w:rsidRPr="00B51FA5">
        <w:rPr>
          <w:rFonts w:ascii="Times New Roman" w:hint="eastAsia"/>
          <w:bCs/>
          <w:sz w:val="23"/>
          <w:szCs w:val="23"/>
        </w:rPr>
        <w:t>3</w:t>
      </w:r>
      <w:r w:rsidRPr="00B51FA5">
        <w:rPr>
          <w:rFonts w:ascii="Times New Roman" w:hint="eastAsia"/>
          <w:bCs/>
          <w:sz w:val="23"/>
          <w:szCs w:val="23"/>
        </w:rPr>
        <w:t>자의</w:t>
      </w:r>
      <w:r w:rsidRPr="00B51FA5">
        <w:rPr>
          <w:rFonts w:ascii="Times New Roman" w:hint="eastAsia"/>
          <w:bCs/>
          <w:sz w:val="23"/>
          <w:szCs w:val="23"/>
        </w:rPr>
        <w:t xml:space="preserve"> </w:t>
      </w:r>
      <w:r w:rsidRPr="00B51FA5">
        <w:rPr>
          <w:rFonts w:ascii="Times New Roman" w:hint="eastAsia"/>
          <w:bCs/>
          <w:sz w:val="23"/>
          <w:szCs w:val="23"/>
        </w:rPr>
        <w:t>권리를</w:t>
      </w:r>
      <w:r w:rsidRPr="00B51FA5">
        <w:rPr>
          <w:rFonts w:ascii="Times New Roman" w:hint="eastAsia"/>
          <w:bCs/>
          <w:sz w:val="23"/>
          <w:szCs w:val="23"/>
        </w:rPr>
        <w:t xml:space="preserve"> </w:t>
      </w:r>
      <w:r w:rsidRPr="00B51FA5">
        <w:rPr>
          <w:rFonts w:ascii="Times New Roman" w:hint="eastAsia"/>
          <w:bCs/>
          <w:sz w:val="23"/>
          <w:szCs w:val="23"/>
        </w:rPr>
        <w:t>인정하는</w:t>
      </w:r>
      <w:r w:rsidRPr="00B51FA5">
        <w:rPr>
          <w:rFonts w:ascii="Times New Roman" w:hint="eastAsia"/>
          <w:bCs/>
          <w:sz w:val="23"/>
          <w:szCs w:val="23"/>
        </w:rPr>
        <w:t xml:space="preserve"> </w:t>
      </w:r>
      <w:r w:rsidRPr="00B51FA5">
        <w:rPr>
          <w:rFonts w:ascii="Times New Roman" w:hint="eastAsia"/>
          <w:bCs/>
          <w:sz w:val="23"/>
          <w:szCs w:val="23"/>
        </w:rPr>
        <w:t>것으로</w:t>
      </w:r>
      <w:r w:rsidRPr="00B51FA5">
        <w:rPr>
          <w:rFonts w:ascii="Times New Roman" w:hint="eastAsia"/>
          <w:bCs/>
          <w:sz w:val="23"/>
          <w:szCs w:val="23"/>
        </w:rPr>
        <w:t xml:space="preserve"> </w:t>
      </w:r>
      <w:r w:rsidRPr="00B51FA5">
        <w:rPr>
          <w:rFonts w:ascii="Times New Roman" w:hint="eastAsia"/>
          <w:bCs/>
          <w:sz w:val="23"/>
          <w:szCs w:val="23"/>
        </w:rPr>
        <w:t>간주되거나</w:t>
      </w:r>
      <w:r w:rsidRPr="00B51FA5">
        <w:rPr>
          <w:rFonts w:ascii="Times New Roman" w:hint="eastAsia"/>
          <w:bCs/>
          <w:sz w:val="23"/>
          <w:szCs w:val="23"/>
        </w:rPr>
        <w:t xml:space="preserve"> </w:t>
      </w:r>
      <w:r w:rsidRPr="00B51FA5">
        <w:rPr>
          <w:rFonts w:ascii="Times New Roman" w:hint="eastAsia"/>
          <w:bCs/>
          <w:sz w:val="23"/>
          <w:szCs w:val="23"/>
        </w:rPr>
        <w:t>해석되어서는</w:t>
      </w:r>
      <w:r w:rsidRPr="00B51FA5">
        <w:rPr>
          <w:rFonts w:ascii="Times New Roman" w:hint="eastAsia"/>
          <w:bCs/>
          <w:sz w:val="23"/>
          <w:szCs w:val="23"/>
        </w:rPr>
        <w:t xml:space="preserve"> </w:t>
      </w:r>
      <w:r w:rsidRPr="00B51FA5">
        <w:rPr>
          <w:rFonts w:ascii="Times New Roman" w:hint="eastAsia"/>
          <w:bCs/>
          <w:sz w:val="23"/>
          <w:szCs w:val="23"/>
        </w:rPr>
        <w:t>아니</w:t>
      </w:r>
      <w:r w:rsidRPr="00B51FA5">
        <w:rPr>
          <w:rFonts w:ascii="Times New Roman"/>
          <w:sz w:val="23"/>
          <w:szCs w:val="23"/>
        </w:rPr>
        <w:t>된다</w:t>
      </w:r>
      <w:r w:rsidRPr="00B51FA5">
        <w:rPr>
          <w:rFonts w:ascii="Times New Roman"/>
          <w:sz w:val="23"/>
          <w:szCs w:val="23"/>
        </w:rPr>
        <w:t>.</w:t>
      </w:r>
      <w:r w:rsidRPr="00B51FA5">
        <w:rPr>
          <w:rFonts w:ascii="Times New Roman" w:hint="eastAsia"/>
          <w:sz w:val="23"/>
          <w:szCs w:val="23"/>
        </w:rPr>
        <w:t xml:space="preserve"> </w:t>
      </w:r>
      <w:r w:rsidRPr="00B51FA5">
        <w:rPr>
          <w:rFonts w:ascii="Times New Roman" w:hint="eastAsia"/>
          <w:sz w:val="23"/>
          <w:szCs w:val="23"/>
        </w:rPr>
        <w:t>매도인은</w:t>
      </w:r>
      <w:r w:rsidRPr="00B51FA5">
        <w:rPr>
          <w:rFonts w:ascii="Times New Roman" w:hint="eastAsia"/>
          <w:sz w:val="23"/>
          <w:szCs w:val="23"/>
        </w:rPr>
        <w:t xml:space="preserve"> </w:t>
      </w:r>
      <w:proofErr w:type="spellStart"/>
      <w:r w:rsidRPr="00B51FA5">
        <w:rPr>
          <w:rFonts w:ascii="Times New Roman" w:hint="eastAsia"/>
          <w:sz w:val="23"/>
          <w:szCs w:val="23"/>
        </w:rPr>
        <w:t>거래종결일</w:t>
      </w:r>
      <w:proofErr w:type="spellEnd"/>
      <w:r w:rsidRPr="00B51FA5">
        <w:rPr>
          <w:rFonts w:ascii="Times New Roman" w:hint="eastAsia"/>
          <w:sz w:val="23"/>
          <w:szCs w:val="23"/>
        </w:rPr>
        <w:t xml:space="preserve"> </w:t>
      </w:r>
      <w:r w:rsidRPr="00B51FA5">
        <w:rPr>
          <w:rFonts w:ascii="Times New Roman" w:hint="eastAsia"/>
          <w:sz w:val="23"/>
          <w:szCs w:val="23"/>
        </w:rPr>
        <w:t>이전에</w:t>
      </w:r>
      <w:r w:rsidRPr="00B51FA5">
        <w:rPr>
          <w:rFonts w:ascii="Times New Roman" w:hint="eastAsia"/>
          <w:sz w:val="23"/>
          <w:szCs w:val="23"/>
        </w:rPr>
        <w:t xml:space="preserve"> </w:t>
      </w:r>
      <w:r w:rsidRPr="00B51FA5">
        <w:rPr>
          <w:rFonts w:ascii="Times New Roman" w:hint="eastAsia"/>
          <w:sz w:val="23"/>
          <w:szCs w:val="23"/>
        </w:rPr>
        <w:t>매수인의</w:t>
      </w:r>
      <w:r w:rsidRPr="00B51FA5">
        <w:rPr>
          <w:rFonts w:ascii="Times New Roman" w:hint="eastAsia"/>
          <w:sz w:val="23"/>
          <w:szCs w:val="23"/>
        </w:rPr>
        <w:t xml:space="preserve"> </w:t>
      </w:r>
      <w:r w:rsidRPr="00B51FA5">
        <w:rPr>
          <w:rFonts w:ascii="Times New Roman" w:hint="eastAsia"/>
          <w:sz w:val="23"/>
          <w:szCs w:val="23"/>
        </w:rPr>
        <w:t>사전</w:t>
      </w:r>
      <w:r w:rsidRPr="00B51FA5">
        <w:rPr>
          <w:rFonts w:ascii="Times New Roman" w:hint="eastAsia"/>
          <w:sz w:val="23"/>
          <w:szCs w:val="23"/>
        </w:rPr>
        <w:t xml:space="preserve"> </w:t>
      </w:r>
      <w:r w:rsidRPr="00B51FA5">
        <w:rPr>
          <w:rFonts w:ascii="Times New Roman" w:hint="eastAsia"/>
          <w:sz w:val="23"/>
          <w:szCs w:val="23"/>
        </w:rPr>
        <w:t>서면동의를</w:t>
      </w:r>
      <w:r w:rsidRPr="00B51FA5">
        <w:rPr>
          <w:rFonts w:ascii="Times New Roman" w:hint="eastAsia"/>
          <w:sz w:val="23"/>
          <w:szCs w:val="23"/>
        </w:rPr>
        <w:t xml:space="preserve"> </w:t>
      </w:r>
      <w:r w:rsidRPr="00B51FA5">
        <w:rPr>
          <w:rFonts w:ascii="Times New Roman" w:hint="eastAsia"/>
          <w:sz w:val="23"/>
          <w:szCs w:val="23"/>
        </w:rPr>
        <w:t>얻어</w:t>
      </w:r>
      <w:r w:rsidRPr="00B51FA5">
        <w:rPr>
          <w:rFonts w:ascii="Times New Roman" w:hint="eastAsia"/>
          <w:sz w:val="23"/>
          <w:szCs w:val="23"/>
        </w:rPr>
        <w:t xml:space="preserve"> </w:t>
      </w:r>
      <w:proofErr w:type="spellStart"/>
      <w:r w:rsidRPr="00B51FA5">
        <w:rPr>
          <w:rFonts w:ascii="Times New Roman" w:hint="eastAsia"/>
          <w:sz w:val="23"/>
          <w:szCs w:val="23"/>
        </w:rPr>
        <w:t>공개목록을</w:t>
      </w:r>
      <w:proofErr w:type="spellEnd"/>
      <w:r w:rsidRPr="00B51FA5">
        <w:rPr>
          <w:rFonts w:ascii="Times New Roman" w:hint="eastAsia"/>
          <w:sz w:val="23"/>
          <w:szCs w:val="23"/>
        </w:rPr>
        <w:t xml:space="preserve"> </w:t>
      </w:r>
      <w:r w:rsidRPr="00B51FA5">
        <w:rPr>
          <w:rFonts w:ascii="Times New Roman" w:hint="eastAsia"/>
          <w:sz w:val="23"/>
          <w:szCs w:val="23"/>
        </w:rPr>
        <w:t>수정할</w:t>
      </w:r>
      <w:r w:rsidRPr="00B51FA5">
        <w:rPr>
          <w:rFonts w:ascii="Times New Roman" w:hint="eastAsia"/>
          <w:sz w:val="23"/>
          <w:szCs w:val="23"/>
        </w:rPr>
        <w:t xml:space="preserve"> </w:t>
      </w:r>
      <w:r w:rsidRPr="00B51FA5">
        <w:rPr>
          <w:rFonts w:ascii="Times New Roman" w:hint="eastAsia"/>
          <w:sz w:val="23"/>
          <w:szCs w:val="23"/>
        </w:rPr>
        <w:t>수</w:t>
      </w:r>
      <w:r w:rsidRPr="00B51FA5">
        <w:rPr>
          <w:rFonts w:ascii="Times New Roman" w:hint="eastAsia"/>
          <w:sz w:val="23"/>
          <w:szCs w:val="23"/>
        </w:rPr>
        <w:t xml:space="preserve"> </w:t>
      </w:r>
      <w:r w:rsidRPr="00B51FA5">
        <w:rPr>
          <w:rFonts w:ascii="Times New Roman" w:hint="eastAsia"/>
          <w:sz w:val="23"/>
          <w:szCs w:val="23"/>
        </w:rPr>
        <w:t>있고</w:t>
      </w:r>
      <w:r w:rsidRPr="00B51FA5">
        <w:rPr>
          <w:rFonts w:ascii="Times New Roman" w:hint="eastAsia"/>
          <w:sz w:val="23"/>
          <w:szCs w:val="23"/>
        </w:rPr>
        <w:t xml:space="preserve">, </w:t>
      </w:r>
      <w:r w:rsidRPr="00B51FA5">
        <w:rPr>
          <w:rFonts w:ascii="Times New Roman" w:hint="eastAsia"/>
          <w:sz w:val="23"/>
          <w:szCs w:val="23"/>
        </w:rPr>
        <w:t>매수인은</w:t>
      </w:r>
      <w:r w:rsidRPr="00B51FA5">
        <w:rPr>
          <w:rFonts w:ascii="Times New Roman" w:hint="eastAsia"/>
          <w:sz w:val="23"/>
          <w:szCs w:val="23"/>
        </w:rPr>
        <w:t xml:space="preserve"> </w:t>
      </w:r>
      <w:r w:rsidRPr="00B51FA5">
        <w:rPr>
          <w:rFonts w:ascii="Times New Roman" w:hint="eastAsia"/>
          <w:sz w:val="23"/>
          <w:szCs w:val="23"/>
        </w:rPr>
        <w:t>합리적인</w:t>
      </w:r>
      <w:r w:rsidRPr="00B51FA5">
        <w:rPr>
          <w:rFonts w:ascii="Times New Roman" w:hint="eastAsia"/>
          <w:sz w:val="23"/>
          <w:szCs w:val="23"/>
        </w:rPr>
        <w:t xml:space="preserve"> </w:t>
      </w:r>
      <w:r w:rsidRPr="00B51FA5">
        <w:rPr>
          <w:rFonts w:ascii="Times New Roman" w:hint="eastAsia"/>
          <w:sz w:val="23"/>
          <w:szCs w:val="23"/>
        </w:rPr>
        <w:t>이유</w:t>
      </w:r>
      <w:r w:rsidRPr="00B51FA5">
        <w:rPr>
          <w:rFonts w:ascii="Times New Roman" w:hint="eastAsia"/>
          <w:sz w:val="23"/>
          <w:szCs w:val="23"/>
        </w:rPr>
        <w:t xml:space="preserve"> </w:t>
      </w:r>
      <w:r w:rsidRPr="00B51FA5">
        <w:rPr>
          <w:rFonts w:ascii="Times New Roman" w:hint="eastAsia"/>
          <w:sz w:val="23"/>
          <w:szCs w:val="23"/>
        </w:rPr>
        <w:t>없이</w:t>
      </w:r>
      <w:r w:rsidRPr="00B51FA5">
        <w:rPr>
          <w:rFonts w:ascii="Times New Roman" w:hint="eastAsia"/>
          <w:sz w:val="23"/>
          <w:szCs w:val="23"/>
        </w:rPr>
        <w:t xml:space="preserve"> </w:t>
      </w:r>
      <w:r w:rsidRPr="00B51FA5">
        <w:rPr>
          <w:rFonts w:ascii="Times New Roman" w:hint="eastAsia"/>
          <w:sz w:val="23"/>
          <w:szCs w:val="23"/>
        </w:rPr>
        <w:t>동의를</w:t>
      </w:r>
      <w:r w:rsidRPr="00B51FA5">
        <w:rPr>
          <w:rFonts w:ascii="Times New Roman" w:hint="eastAsia"/>
          <w:sz w:val="23"/>
          <w:szCs w:val="23"/>
        </w:rPr>
        <w:t xml:space="preserve"> </w:t>
      </w:r>
      <w:r w:rsidRPr="00B51FA5">
        <w:rPr>
          <w:rFonts w:ascii="Times New Roman" w:hint="eastAsia"/>
          <w:sz w:val="23"/>
          <w:szCs w:val="23"/>
        </w:rPr>
        <w:t>거절하거나</w:t>
      </w:r>
      <w:r w:rsidRPr="00B51FA5">
        <w:rPr>
          <w:rFonts w:ascii="Times New Roman" w:hint="eastAsia"/>
          <w:sz w:val="23"/>
          <w:szCs w:val="23"/>
        </w:rPr>
        <w:t xml:space="preserve"> </w:t>
      </w:r>
      <w:r w:rsidRPr="00B51FA5">
        <w:rPr>
          <w:rFonts w:ascii="Times New Roman" w:hint="eastAsia"/>
          <w:sz w:val="23"/>
          <w:szCs w:val="23"/>
        </w:rPr>
        <w:t>유보하지</w:t>
      </w:r>
      <w:r w:rsidRPr="00B51FA5">
        <w:rPr>
          <w:rFonts w:ascii="Times New Roman" w:hint="eastAsia"/>
          <w:sz w:val="23"/>
          <w:szCs w:val="23"/>
        </w:rPr>
        <w:t xml:space="preserve"> </w:t>
      </w:r>
      <w:r w:rsidRPr="00B51FA5">
        <w:rPr>
          <w:rFonts w:ascii="Times New Roman" w:hint="eastAsia"/>
          <w:sz w:val="23"/>
          <w:szCs w:val="23"/>
        </w:rPr>
        <w:t>않기로</w:t>
      </w:r>
      <w:r w:rsidRPr="00B51FA5">
        <w:rPr>
          <w:rFonts w:ascii="Times New Roman" w:hint="eastAsia"/>
          <w:sz w:val="23"/>
          <w:szCs w:val="23"/>
        </w:rPr>
        <w:t xml:space="preserve"> </w:t>
      </w:r>
      <w:r w:rsidRPr="00B51FA5">
        <w:rPr>
          <w:rFonts w:ascii="Times New Roman" w:hint="eastAsia"/>
          <w:sz w:val="23"/>
          <w:szCs w:val="23"/>
        </w:rPr>
        <w:t>한다</w:t>
      </w:r>
      <w:r w:rsidRPr="00B51FA5">
        <w:rPr>
          <w:rFonts w:ascii="Times New Roman" w:hint="eastAsia"/>
          <w:sz w:val="23"/>
          <w:szCs w:val="23"/>
        </w:rPr>
        <w:t>.</w:t>
      </w:r>
      <w:r w:rsidR="007F6FEB">
        <w:rPr>
          <w:rFonts w:ascii="Times New Roman"/>
          <w:sz w:val="23"/>
          <w:szCs w:val="23"/>
        </w:rPr>
        <w:t xml:space="preserve"> </w:t>
      </w:r>
    </w:p>
    <w:p w14:paraId="2141D26E" w14:textId="77777777" w:rsidR="00786425" w:rsidRDefault="00786425" w:rsidP="00786425">
      <w:pPr>
        <w:numPr>
          <w:ilvl w:val="1"/>
          <w:numId w:val="5"/>
        </w:numPr>
        <w:snapToGrid w:val="0"/>
        <w:spacing w:before="180" w:after="180" w:line="360" w:lineRule="atLeast"/>
        <w:rPr>
          <w:rFonts w:ascii="Times New Roman"/>
          <w:sz w:val="23"/>
          <w:szCs w:val="23"/>
        </w:rPr>
      </w:pPr>
      <w:r w:rsidRPr="00B51FA5">
        <w:rPr>
          <w:rFonts w:ascii="Times New Roman" w:hint="eastAsia"/>
          <w:sz w:val="23"/>
          <w:szCs w:val="23"/>
          <w:u w:val="single"/>
        </w:rPr>
        <w:t>진술</w:t>
      </w:r>
      <w:r w:rsidRPr="00B51FA5">
        <w:rPr>
          <w:rFonts w:ascii="Times New Roman"/>
          <w:sz w:val="23"/>
          <w:szCs w:val="23"/>
          <w:u w:val="single"/>
        </w:rPr>
        <w:t xml:space="preserve"> </w:t>
      </w:r>
      <w:r w:rsidRPr="00B51FA5">
        <w:rPr>
          <w:rFonts w:ascii="Times New Roman" w:hint="eastAsia"/>
          <w:sz w:val="23"/>
          <w:szCs w:val="23"/>
          <w:u w:val="single"/>
        </w:rPr>
        <w:t>및</w:t>
      </w:r>
      <w:r w:rsidRPr="00B51FA5">
        <w:rPr>
          <w:rFonts w:ascii="Times New Roman"/>
          <w:sz w:val="23"/>
          <w:szCs w:val="23"/>
          <w:u w:val="single"/>
        </w:rPr>
        <w:t xml:space="preserve"> </w:t>
      </w:r>
      <w:r w:rsidRPr="00B51FA5">
        <w:rPr>
          <w:rFonts w:ascii="Times New Roman" w:hint="eastAsia"/>
          <w:sz w:val="23"/>
          <w:szCs w:val="23"/>
          <w:u w:val="single"/>
        </w:rPr>
        <w:t>보장의</w:t>
      </w:r>
      <w:r w:rsidRPr="00B51FA5">
        <w:rPr>
          <w:rFonts w:ascii="Times New Roman"/>
          <w:sz w:val="23"/>
          <w:szCs w:val="23"/>
          <w:u w:val="single"/>
        </w:rPr>
        <w:t xml:space="preserve"> </w:t>
      </w:r>
      <w:r w:rsidRPr="00B51FA5">
        <w:rPr>
          <w:rFonts w:ascii="Times New Roman" w:hint="eastAsia"/>
          <w:sz w:val="23"/>
          <w:szCs w:val="23"/>
          <w:u w:val="single"/>
        </w:rPr>
        <w:t>제외</w:t>
      </w:r>
      <w:r w:rsidRPr="00B51FA5">
        <w:rPr>
          <w:rFonts w:ascii="Times New Roman"/>
          <w:sz w:val="23"/>
          <w:szCs w:val="23"/>
        </w:rPr>
        <w:t xml:space="preserve">.  </w:t>
      </w:r>
      <w:r w:rsidRPr="00B51FA5">
        <w:rPr>
          <w:rFonts w:ascii="Times New Roman" w:hint="eastAsia"/>
          <w:sz w:val="23"/>
          <w:szCs w:val="23"/>
        </w:rPr>
        <w:t>제</w:t>
      </w:r>
      <w:r w:rsidR="00465633">
        <w:rPr>
          <w:rFonts w:ascii="Times New Roman"/>
          <w:sz w:val="23"/>
          <w:szCs w:val="23"/>
        </w:rPr>
        <w:t>5</w:t>
      </w:r>
      <w:r w:rsidRPr="00883718">
        <w:rPr>
          <w:rFonts w:ascii="Times New Roman"/>
          <w:sz w:val="23"/>
          <w:szCs w:val="23"/>
        </w:rPr>
        <w:t>.1</w:t>
      </w:r>
      <w:r w:rsidRPr="00883718">
        <w:rPr>
          <w:rFonts w:ascii="Times New Roman" w:hint="eastAsia"/>
          <w:sz w:val="23"/>
          <w:szCs w:val="23"/>
        </w:rPr>
        <w:t>조</w:t>
      </w:r>
      <w:r w:rsidRPr="000575B1">
        <w:rPr>
          <w:rFonts w:ascii="Times New Roman"/>
          <w:sz w:val="23"/>
          <w:szCs w:val="23"/>
        </w:rPr>
        <w:t xml:space="preserve"> </w:t>
      </w:r>
      <w:r w:rsidRPr="00A66D8C">
        <w:rPr>
          <w:rFonts w:ascii="Times New Roman" w:hint="eastAsia"/>
          <w:sz w:val="23"/>
          <w:szCs w:val="23"/>
        </w:rPr>
        <w:t>및</w:t>
      </w:r>
      <w:r w:rsidRPr="00A66D8C">
        <w:rPr>
          <w:rFonts w:ascii="Times New Roman"/>
          <w:sz w:val="23"/>
          <w:szCs w:val="23"/>
        </w:rPr>
        <w:t xml:space="preserve"> </w:t>
      </w:r>
      <w:r w:rsidRPr="00522B89">
        <w:rPr>
          <w:rFonts w:ascii="Times New Roman" w:hint="eastAsia"/>
          <w:sz w:val="23"/>
          <w:szCs w:val="23"/>
        </w:rPr>
        <w:t>제</w:t>
      </w:r>
      <w:r w:rsidR="00465633">
        <w:rPr>
          <w:rFonts w:ascii="Times New Roman"/>
          <w:sz w:val="23"/>
          <w:szCs w:val="23"/>
        </w:rPr>
        <w:t>5</w:t>
      </w:r>
      <w:r w:rsidRPr="00883718">
        <w:rPr>
          <w:rFonts w:ascii="Times New Roman"/>
          <w:sz w:val="23"/>
          <w:szCs w:val="23"/>
        </w:rPr>
        <w:t>.2</w:t>
      </w:r>
      <w:r w:rsidRPr="00883718">
        <w:rPr>
          <w:rFonts w:ascii="Times New Roman" w:hint="eastAsia"/>
          <w:sz w:val="23"/>
          <w:szCs w:val="23"/>
        </w:rPr>
        <w:t>조에</w:t>
      </w:r>
      <w:r w:rsidRPr="000575B1">
        <w:rPr>
          <w:rFonts w:ascii="Times New Roman"/>
          <w:sz w:val="23"/>
          <w:szCs w:val="23"/>
        </w:rPr>
        <w:t xml:space="preserve"> </w:t>
      </w:r>
      <w:r w:rsidRPr="00A66D8C">
        <w:rPr>
          <w:rFonts w:ascii="Times New Roman" w:hint="eastAsia"/>
          <w:sz w:val="23"/>
          <w:szCs w:val="23"/>
        </w:rPr>
        <w:t>기재된</w:t>
      </w:r>
      <w:r w:rsidRPr="00A66D8C">
        <w:rPr>
          <w:rFonts w:ascii="Times New Roman"/>
          <w:sz w:val="23"/>
          <w:szCs w:val="23"/>
        </w:rPr>
        <w:t xml:space="preserve"> </w:t>
      </w:r>
      <w:r w:rsidRPr="00522B89">
        <w:rPr>
          <w:rFonts w:ascii="Times New Roman" w:hint="eastAsia"/>
          <w:sz w:val="23"/>
          <w:szCs w:val="23"/>
        </w:rPr>
        <w:t>매도인의</w:t>
      </w:r>
      <w:r w:rsidRPr="00522B89">
        <w:rPr>
          <w:rFonts w:ascii="Times New Roman"/>
          <w:sz w:val="23"/>
          <w:szCs w:val="23"/>
        </w:rPr>
        <w:t xml:space="preserve"> </w:t>
      </w:r>
      <w:r w:rsidRPr="00B51FA5">
        <w:rPr>
          <w:rFonts w:ascii="Times New Roman" w:hint="eastAsia"/>
          <w:sz w:val="23"/>
          <w:szCs w:val="23"/>
        </w:rPr>
        <w:t>진술</w:t>
      </w:r>
      <w:r w:rsidRPr="00B51FA5">
        <w:rPr>
          <w:rFonts w:ascii="Times New Roman"/>
          <w:sz w:val="23"/>
          <w:szCs w:val="23"/>
        </w:rPr>
        <w:t xml:space="preserve"> </w:t>
      </w:r>
      <w:r w:rsidRPr="00B51FA5">
        <w:rPr>
          <w:rFonts w:ascii="Times New Roman" w:hint="eastAsia"/>
          <w:sz w:val="23"/>
          <w:szCs w:val="23"/>
        </w:rPr>
        <w:t>및</w:t>
      </w:r>
      <w:r w:rsidRPr="00B51FA5">
        <w:rPr>
          <w:rFonts w:ascii="Times New Roman"/>
          <w:sz w:val="23"/>
          <w:szCs w:val="23"/>
        </w:rPr>
        <w:t xml:space="preserve"> </w:t>
      </w:r>
      <w:r w:rsidRPr="00B51FA5">
        <w:rPr>
          <w:rFonts w:ascii="Times New Roman" w:hint="eastAsia"/>
          <w:sz w:val="23"/>
          <w:szCs w:val="23"/>
        </w:rPr>
        <w:t>보장은</w:t>
      </w:r>
      <w:r w:rsidRPr="00B51FA5">
        <w:rPr>
          <w:rFonts w:ascii="Times New Roman"/>
          <w:sz w:val="23"/>
          <w:szCs w:val="23"/>
        </w:rPr>
        <w:t xml:space="preserve"> </w:t>
      </w:r>
      <w:r w:rsidRPr="00B51FA5">
        <w:rPr>
          <w:rFonts w:ascii="Times New Roman" w:hint="eastAsia"/>
          <w:sz w:val="23"/>
          <w:szCs w:val="23"/>
        </w:rPr>
        <w:t>매도인</w:t>
      </w:r>
      <w:r w:rsidRPr="00B51FA5">
        <w:rPr>
          <w:rFonts w:ascii="Times New Roman"/>
          <w:sz w:val="23"/>
          <w:szCs w:val="23"/>
        </w:rPr>
        <w:t xml:space="preserve">, </w:t>
      </w:r>
      <w:proofErr w:type="spellStart"/>
      <w:r w:rsidR="00883718">
        <w:rPr>
          <w:rFonts w:ascii="Times New Roman" w:hint="eastAsia"/>
          <w:sz w:val="23"/>
          <w:szCs w:val="23"/>
        </w:rPr>
        <w:t>대상주식</w:t>
      </w:r>
      <w:proofErr w:type="spellEnd"/>
      <w:r w:rsidRPr="000575B1">
        <w:rPr>
          <w:rFonts w:ascii="Times New Roman"/>
          <w:sz w:val="23"/>
          <w:szCs w:val="23"/>
        </w:rPr>
        <w:t xml:space="preserve">, </w:t>
      </w:r>
      <w:r w:rsidRPr="00A66D8C">
        <w:rPr>
          <w:rFonts w:ascii="Times New Roman" w:hint="eastAsia"/>
          <w:sz w:val="23"/>
          <w:szCs w:val="23"/>
        </w:rPr>
        <w:t>분할대상사업</w:t>
      </w:r>
      <w:r w:rsidRPr="00A66D8C">
        <w:rPr>
          <w:rFonts w:ascii="Times New Roman"/>
          <w:sz w:val="23"/>
          <w:szCs w:val="23"/>
        </w:rPr>
        <w:t xml:space="preserve">, </w:t>
      </w:r>
      <w:proofErr w:type="spellStart"/>
      <w:r w:rsidRPr="00522B89">
        <w:rPr>
          <w:rFonts w:ascii="Times New Roman" w:hint="eastAsia"/>
          <w:sz w:val="23"/>
          <w:szCs w:val="23"/>
        </w:rPr>
        <w:t>대상회사</w:t>
      </w:r>
      <w:r w:rsidRPr="00B51FA5">
        <w:rPr>
          <w:rFonts w:ascii="Times New Roman" w:hint="eastAsia"/>
          <w:sz w:val="23"/>
          <w:szCs w:val="23"/>
        </w:rPr>
        <w:t>에</w:t>
      </w:r>
      <w:proofErr w:type="spellEnd"/>
      <w:r w:rsidRPr="00B51FA5">
        <w:rPr>
          <w:rFonts w:ascii="Times New Roman"/>
          <w:sz w:val="23"/>
          <w:szCs w:val="23"/>
        </w:rPr>
        <w:t xml:space="preserve"> </w:t>
      </w:r>
      <w:r w:rsidRPr="00B51FA5">
        <w:rPr>
          <w:rFonts w:ascii="Times New Roman" w:hint="eastAsia"/>
          <w:sz w:val="23"/>
          <w:szCs w:val="23"/>
        </w:rPr>
        <w:t>대한</w:t>
      </w:r>
      <w:r w:rsidRPr="00B51FA5">
        <w:rPr>
          <w:rFonts w:ascii="Times New Roman"/>
          <w:sz w:val="23"/>
          <w:szCs w:val="23"/>
        </w:rPr>
        <w:t xml:space="preserve"> </w:t>
      </w:r>
      <w:r w:rsidRPr="00B51FA5">
        <w:rPr>
          <w:rFonts w:ascii="Times New Roman" w:hint="eastAsia"/>
          <w:sz w:val="23"/>
          <w:szCs w:val="23"/>
        </w:rPr>
        <w:t>진술</w:t>
      </w:r>
      <w:r w:rsidRPr="00B51FA5">
        <w:rPr>
          <w:rFonts w:ascii="Times New Roman"/>
          <w:sz w:val="23"/>
          <w:szCs w:val="23"/>
        </w:rPr>
        <w:t xml:space="preserve"> </w:t>
      </w:r>
      <w:r w:rsidRPr="00B51FA5">
        <w:rPr>
          <w:rFonts w:ascii="Times New Roman" w:hint="eastAsia"/>
          <w:sz w:val="23"/>
          <w:szCs w:val="23"/>
        </w:rPr>
        <w:t>및</w:t>
      </w:r>
      <w:r w:rsidRPr="00B51FA5">
        <w:rPr>
          <w:rFonts w:ascii="Times New Roman"/>
          <w:sz w:val="23"/>
          <w:szCs w:val="23"/>
        </w:rPr>
        <w:t xml:space="preserve"> </w:t>
      </w:r>
      <w:r w:rsidRPr="00B51FA5">
        <w:rPr>
          <w:rFonts w:ascii="Times New Roman" w:hint="eastAsia"/>
          <w:sz w:val="23"/>
          <w:szCs w:val="23"/>
        </w:rPr>
        <w:t>보장의</w:t>
      </w:r>
      <w:r w:rsidRPr="00B51FA5">
        <w:rPr>
          <w:rFonts w:ascii="Times New Roman"/>
          <w:sz w:val="23"/>
          <w:szCs w:val="23"/>
        </w:rPr>
        <w:t xml:space="preserve"> </w:t>
      </w:r>
      <w:r w:rsidRPr="00B51FA5">
        <w:rPr>
          <w:rFonts w:ascii="Times New Roman" w:hint="eastAsia"/>
          <w:sz w:val="23"/>
          <w:szCs w:val="23"/>
        </w:rPr>
        <w:t>전부이며</w:t>
      </w:r>
      <w:r w:rsidRPr="00B51FA5">
        <w:rPr>
          <w:rFonts w:ascii="Times New Roman"/>
          <w:sz w:val="23"/>
          <w:szCs w:val="23"/>
        </w:rPr>
        <w:t xml:space="preserve">, </w:t>
      </w:r>
      <w:r w:rsidRPr="00B51FA5">
        <w:rPr>
          <w:rFonts w:ascii="Times New Roman" w:hint="eastAsia"/>
          <w:sz w:val="23"/>
          <w:szCs w:val="23"/>
        </w:rPr>
        <w:t>매도인은</w:t>
      </w:r>
      <w:r w:rsidRPr="00B51FA5">
        <w:rPr>
          <w:rFonts w:ascii="Times New Roman"/>
          <w:sz w:val="23"/>
          <w:szCs w:val="23"/>
        </w:rPr>
        <w:t xml:space="preserve"> </w:t>
      </w:r>
      <w:r w:rsidRPr="00B51FA5">
        <w:rPr>
          <w:rFonts w:ascii="Times New Roman" w:hint="eastAsia"/>
          <w:sz w:val="23"/>
          <w:szCs w:val="23"/>
        </w:rPr>
        <w:t>위</w:t>
      </w:r>
      <w:r w:rsidRPr="00B51FA5">
        <w:rPr>
          <w:rFonts w:ascii="Times New Roman"/>
          <w:sz w:val="23"/>
          <w:szCs w:val="23"/>
        </w:rPr>
        <w:t xml:space="preserve"> </w:t>
      </w:r>
      <w:r w:rsidRPr="00B51FA5">
        <w:rPr>
          <w:rFonts w:ascii="Times New Roman" w:hint="eastAsia"/>
          <w:sz w:val="23"/>
          <w:szCs w:val="23"/>
        </w:rPr>
        <w:t>각</w:t>
      </w:r>
      <w:r w:rsidRPr="00B51FA5">
        <w:rPr>
          <w:rFonts w:ascii="Times New Roman"/>
          <w:sz w:val="23"/>
          <w:szCs w:val="23"/>
        </w:rPr>
        <w:t xml:space="preserve"> </w:t>
      </w:r>
      <w:r w:rsidRPr="00B51FA5">
        <w:rPr>
          <w:rFonts w:ascii="Times New Roman" w:hint="eastAsia"/>
          <w:sz w:val="23"/>
          <w:szCs w:val="23"/>
        </w:rPr>
        <w:t>조항에</w:t>
      </w:r>
      <w:r w:rsidRPr="00B51FA5">
        <w:rPr>
          <w:rFonts w:ascii="Times New Roman"/>
          <w:sz w:val="23"/>
          <w:szCs w:val="23"/>
        </w:rPr>
        <w:t xml:space="preserve"> </w:t>
      </w:r>
      <w:r w:rsidRPr="00B51FA5">
        <w:rPr>
          <w:rFonts w:ascii="Times New Roman" w:hint="eastAsia"/>
          <w:sz w:val="23"/>
          <w:szCs w:val="23"/>
        </w:rPr>
        <w:t>기재된</w:t>
      </w:r>
      <w:r w:rsidRPr="00B51FA5">
        <w:rPr>
          <w:rFonts w:ascii="Times New Roman"/>
          <w:sz w:val="23"/>
          <w:szCs w:val="23"/>
        </w:rPr>
        <w:t xml:space="preserve"> </w:t>
      </w:r>
      <w:r w:rsidRPr="00B51FA5">
        <w:rPr>
          <w:rFonts w:ascii="Times New Roman" w:hint="eastAsia"/>
          <w:sz w:val="23"/>
          <w:szCs w:val="23"/>
        </w:rPr>
        <w:t>진술</w:t>
      </w:r>
      <w:r w:rsidRPr="00B51FA5">
        <w:rPr>
          <w:rFonts w:ascii="Times New Roman"/>
          <w:sz w:val="23"/>
          <w:szCs w:val="23"/>
        </w:rPr>
        <w:t xml:space="preserve"> </w:t>
      </w:r>
      <w:r w:rsidRPr="00B51FA5">
        <w:rPr>
          <w:rFonts w:ascii="Times New Roman" w:hint="eastAsia"/>
          <w:sz w:val="23"/>
          <w:szCs w:val="23"/>
        </w:rPr>
        <w:t>및</w:t>
      </w:r>
      <w:r w:rsidRPr="00B51FA5">
        <w:rPr>
          <w:rFonts w:ascii="Times New Roman"/>
          <w:sz w:val="23"/>
          <w:szCs w:val="23"/>
        </w:rPr>
        <w:t xml:space="preserve"> </w:t>
      </w:r>
      <w:r w:rsidRPr="00B51FA5">
        <w:rPr>
          <w:rFonts w:ascii="Times New Roman" w:hint="eastAsia"/>
          <w:sz w:val="23"/>
          <w:szCs w:val="23"/>
        </w:rPr>
        <w:t>보장</w:t>
      </w:r>
      <w:r w:rsidRPr="00B51FA5">
        <w:rPr>
          <w:rFonts w:ascii="Times New Roman"/>
          <w:sz w:val="23"/>
          <w:szCs w:val="23"/>
        </w:rPr>
        <w:t xml:space="preserve"> </w:t>
      </w:r>
      <w:r w:rsidRPr="00B51FA5">
        <w:rPr>
          <w:rFonts w:ascii="Times New Roman" w:hint="eastAsia"/>
          <w:sz w:val="23"/>
          <w:szCs w:val="23"/>
        </w:rPr>
        <w:t>이외에</w:t>
      </w:r>
      <w:r w:rsidRPr="00B51FA5">
        <w:rPr>
          <w:rFonts w:ascii="Times New Roman"/>
          <w:sz w:val="23"/>
          <w:szCs w:val="23"/>
        </w:rPr>
        <w:t xml:space="preserve"> </w:t>
      </w:r>
      <w:r w:rsidRPr="00B51FA5">
        <w:rPr>
          <w:rFonts w:ascii="Times New Roman" w:hint="eastAsia"/>
          <w:sz w:val="23"/>
          <w:szCs w:val="23"/>
        </w:rPr>
        <w:t>매도인</w:t>
      </w:r>
      <w:r w:rsidRPr="00B51FA5">
        <w:rPr>
          <w:rFonts w:ascii="Times New Roman"/>
          <w:sz w:val="23"/>
          <w:szCs w:val="23"/>
        </w:rPr>
        <w:t xml:space="preserve">, </w:t>
      </w:r>
      <w:proofErr w:type="spellStart"/>
      <w:r w:rsidR="00883718">
        <w:rPr>
          <w:rFonts w:ascii="Times New Roman" w:hint="eastAsia"/>
          <w:sz w:val="23"/>
          <w:szCs w:val="23"/>
        </w:rPr>
        <w:t>대상주식</w:t>
      </w:r>
      <w:proofErr w:type="spellEnd"/>
      <w:r w:rsidRPr="000575B1">
        <w:rPr>
          <w:rFonts w:ascii="Times New Roman"/>
          <w:sz w:val="23"/>
          <w:szCs w:val="23"/>
        </w:rPr>
        <w:t xml:space="preserve">, </w:t>
      </w:r>
      <w:r w:rsidRPr="00A66D8C">
        <w:rPr>
          <w:rFonts w:ascii="Times New Roman" w:hint="eastAsia"/>
          <w:sz w:val="23"/>
          <w:szCs w:val="23"/>
        </w:rPr>
        <w:t>분할대상사업</w:t>
      </w:r>
      <w:r w:rsidRPr="00522B89">
        <w:rPr>
          <w:rFonts w:ascii="Times New Roman"/>
          <w:sz w:val="23"/>
          <w:szCs w:val="23"/>
        </w:rPr>
        <w:t xml:space="preserve">, </w:t>
      </w:r>
      <w:proofErr w:type="spellStart"/>
      <w:r w:rsidRPr="00522B89">
        <w:rPr>
          <w:rFonts w:ascii="Times New Roman" w:hint="eastAsia"/>
          <w:sz w:val="23"/>
          <w:szCs w:val="23"/>
        </w:rPr>
        <w:t>대상회사</w:t>
      </w:r>
      <w:r w:rsidRPr="00B51FA5">
        <w:rPr>
          <w:rFonts w:ascii="Times New Roman" w:hint="eastAsia"/>
          <w:sz w:val="23"/>
          <w:szCs w:val="23"/>
        </w:rPr>
        <w:t>에</w:t>
      </w:r>
      <w:proofErr w:type="spellEnd"/>
      <w:r w:rsidRPr="00B51FA5">
        <w:rPr>
          <w:rFonts w:ascii="Times New Roman"/>
          <w:sz w:val="23"/>
          <w:szCs w:val="23"/>
        </w:rPr>
        <w:t xml:space="preserve"> </w:t>
      </w:r>
      <w:r w:rsidRPr="00B51FA5">
        <w:rPr>
          <w:rFonts w:ascii="Times New Roman" w:hint="eastAsia"/>
          <w:sz w:val="23"/>
          <w:szCs w:val="23"/>
        </w:rPr>
        <w:t>대하여</w:t>
      </w:r>
      <w:r w:rsidRPr="00B51FA5">
        <w:rPr>
          <w:rFonts w:ascii="Times New Roman"/>
          <w:sz w:val="23"/>
          <w:szCs w:val="23"/>
        </w:rPr>
        <w:t xml:space="preserve"> </w:t>
      </w:r>
      <w:r w:rsidRPr="00B51FA5">
        <w:rPr>
          <w:rFonts w:ascii="Times New Roman" w:hint="eastAsia"/>
          <w:sz w:val="23"/>
          <w:szCs w:val="23"/>
        </w:rPr>
        <w:t>어떠한</w:t>
      </w:r>
      <w:r w:rsidRPr="00B51FA5">
        <w:rPr>
          <w:rFonts w:ascii="Times New Roman"/>
          <w:sz w:val="23"/>
          <w:szCs w:val="23"/>
        </w:rPr>
        <w:t xml:space="preserve"> </w:t>
      </w:r>
      <w:r w:rsidRPr="00B51FA5">
        <w:rPr>
          <w:rFonts w:ascii="Times New Roman" w:hint="eastAsia"/>
          <w:sz w:val="23"/>
          <w:szCs w:val="23"/>
        </w:rPr>
        <w:t>명시적</w:t>
      </w:r>
      <w:r w:rsidRPr="00B51FA5">
        <w:rPr>
          <w:rFonts w:ascii="Times New Roman"/>
          <w:sz w:val="23"/>
          <w:szCs w:val="23"/>
        </w:rPr>
        <w:t xml:space="preserve"> </w:t>
      </w:r>
      <w:r w:rsidRPr="00B51FA5">
        <w:rPr>
          <w:rFonts w:ascii="Times New Roman" w:hint="eastAsia"/>
          <w:sz w:val="23"/>
          <w:szCs w:val="23"/>
        </w:rPr>
        <w:t>또는</w:t>
      </w:r>
      <w:r w:rsidRPr="00B51FA5">
        <w:rPr>
          <w:rFonts w:ascii="Times New Roman"/>
          <w:sz w:val="23"/>
          <w:szCs w:val="23"/>
        </w:rPr>
        <w:t xml:space="preserve"> </w:t>
      </w:r>
      <w:r w:rsidRPr="00B51FA5">
        <w:rPr>
          <w:rFonts w:ascii="Times New Roman" w:hint="eastAsia"/>
          <w:sz w:val="23"/>
          <w:szCs w:val="23"/>
        </w:rPr>
        <w:t>묵시적인</w:t>
      </w:r>
      <w:r w:rsidRPr="00B51FA5">
        <w:rPr>
          <w:rFonts w:ascii="Times New Roman"/>
          <w:sz w:val="23"/>
          <w:szCs w:val="23"/>
        </w:rPr>
        <w:t xml:space="preserve"> </w:t>
      </w:r>
      <w:r w:rsidRPr="00B51FA5">
        <w:rPr>
          <w:rFonts w:ascii="Times New Roman" w:hint="eastAsia"/>
          <w:sz w:val="23"/>
          <w:szCs w:val="23"/>
        </w:rPr>
        <w:t>진술이나</w:t>
      </w:r>
      <w:r w:rsidRPr="00B51FA5">
        <w:rPr>
          <w:rFonts w:ascii="Times New Roman"/>
          <w:sz w:val="23"/>
          <w:szCs w:val="23"/>
        </w:rPr>
        <w:t xml:space="preserve"> </w:t>
      </w:r>
      <w:r w:rsidRPr="00B51FA5">
        <w:rPr>
          <w:rFonts w:ascii="Times New Roman" w:hint="eastAsia"/>
          <w:sz w:val="23"/>
          <w:szCs w:val="23"/>
        </w:rPr>
        <w:t>보장도</w:t>
      </w:r>
      <w:r w:rsidRPr="00B51FA5">
        <w:rPr>
          <w:rFonts w:ascii="Times New Roman"/>
          <w:sz w:val="23"/>
          <w:szCs w:val="23"/>
        </w:rPr>
        <w:t xml:space="preserve"> </w:t>
      </w:r>
      <w:r w:rsidRPr="00B51FA5">
        <w:rPr>
          <w:rFonts w:ascii="Times New Roman" w:hint="eastAsia"/>
          <w:sz w:val="23"/>
          <w:szCs w:val="23"/>
        </w:rPr>
        <w:t>하지</w:t>
      </w:r>
      <w:r w:rsidRPr="00B51FA5">
        <w:rPr>
          <w:rFonts w:ascii="Times New Roman"/>
          <w:sz w:val="23"/>
          <w:szCs w:val="23"/>
        </w:rPr>
        <w:t xml:space="preserve"> </w:t>
      </w:r>
      <w:r w:rsidRPr="00B51FA5">
        <w:rPr>
          <w:rFonts w:ascii="Times New Roman" w:hint="eastAsia"/>
          <w:sz w:val="23"/>
          <w:szCs w:val="23"/>
        </w:rPr>
        <w:t>않는다</w:t>
      </w:r>
      <w:r w:rsidRPr="00B51FA5">
        <w:rPr>
          <w:rFonts w:ascii="Times New Roman"/>
          <w:sz w:val="23"/>
          <w:szCs w:val="23"/>
        </w:rPr>
        <w:t xml:space="preserve">. </w:t>
      </w:r>
      <w:r w:rsidRPr="00B51FA5">
        <w:rPr>
          <w:rFonts w:ascii="Times New Roman" w:hint="eastAsia"/>
          <w:sz w:val="23"/>
          <w:szCs w:val="23"/>
        </w:rPr>
        <w:t>또한</w:t>
      </w:r>
      <w:r w:rsidRPr="00B51FA5">
        <w:rPr>
          <w:rFonts w:ascii="Times New Roman"/>
          <w:sz w:val="23"/>
          <w:szCs w:val="23"/>
        </w:rPr>
        <w:t xml:space="preserve"> </w:t>
      </w:r>
      <w:r w:rsidRPr="00B51FA5">
        <w:rPr>
          <w:rFonts w:ascii="Times New Roman" w:hint="eastAsia"/>
          <w:sz w:val="23"/>
          <w:szCs w:val="23"/>
        </w:rPr>
        <w:t>매도인이</w:t>
      </w:r>
      <w:r w:rsidRPr="00B51FA5">
        <w:rPr>
          <w:rFonts w:ascii="Times New Roman"/>
          <w:sz w:val="23"/>
          <w:szCs w:val="23"/>
        </w:rPr>
        <w:t xml:space="preserve"> </w:t>
      </w:r>
      <w:r w:rsidRPr="00B51FA5">
        <w:rPr>
          <w:rFonts w:ascii="Times New Roman" w:hint="eastAsia"/>
          <w:sz w:val="23"/>
          <w:szCs w:val="23"/>
        </w:rPr>
        <w:t>제시한</w:t>
      </w:r>
      <w:r w:rsidRPr="00B51FA5">
        <w:rPr>
          <w:rFonts w:ascii="Times New Roman"/>
          <w:sz w:val="23"/>
          <w:szCs w:val="23"/>
        </w:rPr>
        <w:t xml:space="preserve"> </w:t>
      </w:r>
      <w:r w:rsidRPr="00B51FA5">
        <w:rPr>
          <w:rFonts w:ascii="Times New Roman" w:hint="eastAsia"/>
          <w:sz w:val="23"/>
          <w:szCs w:val="23"/>
        </w:rPr>
        <w:t>장래에</w:t>
      </w:r>
      <w:r w:rsidRPr="00B51FA5">
        <w:rPr>
          <w:rFonts w:ascii="Times New Roman" w:hint="eastAsia"/>
          <w:sz w:val="23"/>
          <w:szCs w:val="23"/>
        </w:rPr>
        <w:t xml:space="preserve"> </w:t>
      </w:r>
      <w:r w:rsidRPr="00B51FA5">
        <w:rPr>
          <w:rFonts w:ascii="Times New Roman" w:hint="eastAsia"/>
          <w:sz w:val="23"/>
          <w:szCs w:val="23"/>
        </w:rPr>
        <w:t>대한</w:t>
      </w:r>
      <w:r w:rsidRPr="00B51FA5">
        <w:rPr>
          <w:rFonts w:ascii="Times New Roman" w:hint="eastAsia"/>
          <w:sz w:val="23"/>
          <w:szCs w:val="23"/>
        </w:rPr>
        <w:t xml:space="preserve"> </w:t>
      </w:r>
      <w:r w:rsidRPr="00B51FA5">
        <w:rPr>
          <w:rFonts w:ascii="Times New Roman" w:hint="eastAsia"/>
          <w:sz w:val="23"/>
          <w:szCs w:val="23"/>
        </w:rPr>
        <w:t>분할대상사업</w:t>
      </w:r>
      <w:r w:rsidRPr="00B51FA5">
        <w:rPr>
          <w:rFonts w:ascii="Times New Roman"/>
          <w:sz w:val="23"/>
          <w:szCs w:val="23"/>
        </w:rPr>
        <w:t xml:space="preserve">, </w:t>
      </w:r>
      <w:proofErr w:type="spellStart"/>
      <w:r w:rsidRPr="00B51FA5">
        <w:rPr>
          <w:rFonts w:ascii="Times New Roman" w:hint="eastAsia"/>
          <w:sz w:val="23"/>
          <w:szCs w:val="23"/>
        </w:rPr>
        <w:t>대상회사</w:t>
      </w:r>
      <w:proofErr w:type="spellEnd"/>
      <w:r w:rsidRPr="00B51FA5">
        <w:rPr>
          <w:rFonts w:ascii="Times New Roman"/>
          <w:sz w:val="23"/>
          <w:szCs w:val="23"/>
        </w:rPr>
        <w:t xml:space="preserve"> </w:t>
      </w:r>
      <w:r w:rsidRPr="00B51FA5">
        <w:rPr>
          <w:rFonts w:ascii="Times New Roman" w:hint="eastAsia"/>
          <w:sz w:val="23"/>
          <w:szCs w:val="23"/>
        </w:rPr>
        <w:t>등</w:t>
      </w:r>
      <w:r w:rsidRPr="00B51FA5">
        <w:rPr>
          <w:rFonts w:ascii="Times New Roman"/>
          <w:sz w:val="23"/>
          <w:szCs w:val="23"/>
        </w:rPr>
        <w:t xml:space="preserve"> </w:t>
      </w:r>
      <w:r w:rsidRPr="00B51FA5">
        <w:rPr>
          <w:rFonts w:ascii="Times New Roman" w:hint="eastAsia"/>
          <w:sz w:val="23"/>
          <w:szCs w:val="23"/>
        </w:rPr>
        <w:t>관련</w:t>
      </w:r>
      <w:r w:rsidRPr="00B51FA5">
        <w:rPr>
          <w:rFonts w:ascii="Times New Roman"/>
          <w:sz w:val="23"/>
          <w:szCs w:val="23"/>
        </w:rPr>
        <w:t xml:space="preserve"> </w:t>
      </w:r>
      <w:r w:rsidRPr="00B51FA5">
        <w:rPr>
          <w:rFonts w:ascii="Times New Roman" w:hint="eastAsia"/>
          <w:sz w:val="23"/>
          <w:szCs w:val="23"/>
        </w:rPr>
        <w:t>예측</w:t>
      </w:r>
      <w:r w:rsidRPr="00B51FA5">
        <w:rPr>
          <w:rFonts w:ascii="Times New Roman"/>
          <w:sz w:val="23"/>
          <w:szCs w:val="23"/>
        </w:rPr>
        <w:t xml:space="preserve">, </w:t>
      </w:r>
      <w:r w:rsidRPr="00B51FA5">
        <w:rPr>
          <w:rFonts w:ascii="Times New Roman" w:hint="eastAsia"/>
          <w:sz w:val="23"/>
          <w:szCs w:val="23"/>
        </w:rPr>
        <w:t>경영목표</w:t>
      </w:r>
      <w:r w:rsidRPr="00B51FA5">
        <w:rPr>
          <w:rFonts w:ascii="Times New Roman"/>
          <w:sz w:val="23"/>
          <w:szCs w:val="23"/>
        </w:rPr>
        <w:t xml:space="preserve">, </w:t>
      </w:r>
      <w:r w:rsidRPr="00B51FA5">
        <w:rPr>
          <w:rFonts w:ascii="Times New Roman" w:hint="eastAsia"/>
          <w:sz w:val="23"/>
          <w:szCs w:val="23"/>
        </w:rPr>
        <w:t>사업계획</w:t>
      </w:r>
      <w:r w:rsidRPr="00B51FA5">
        <w:rPr>
          <w:rFonts w:ascii="Times New Roman"/>
          <w:sz w:val="23"/>
          <w:szCs w:val="23"/>
        </w:rPr>
        <w:t xml:space="preserve">, </w:t>
      </w:r>
      <w:r w:rsidRPr="00B51FA5">
        <w:rPr>
          <w:rFonts w:ascii="Times New Roman" w:hint="eastAsia"/>
          <w:sz w:val="23"/>
          <w:szCs w:val="23"/>
        </w:rPr>
        <w:t>추정</w:t>
      </w:r>
      <w:r w:rsidRPr="00B51FA5">
        <w:rPr>
          <w:rFonts w:ascii="Times New Roman"/>
          <w:sz w:val="23"/>
          <w:szCs w:val="23"/>
        </w:rPr>
        <w:t xml:space="preserve">, </w:t>
      </w:r>
      <w:r w:rsidRPr="00B51FA5">
        <w:rPr>
          <w:rFonts w:ascii="Times New Roman" w:hint="eastAsia"/>
          <w:sz w:val="23"/>
          <w:szCs w:val="23"/>
        </w:rPr>
        <w:t>전망</w:t>
      </w:r>
      <w:r w:rsidRPr="00B51FA5">
        <w:rPr>
          <w:rFonts w:ascii="Times New Roman"/>
          <w:sz w:val="23"/>
          <w:szCs w:val="23"/>
        </w:rPr>
        <w:t xml:space="preserve">, </w:t>
      </w:r>
      <w:r w:rsidRPr="00B51FA5">
        <w:rPr>
          <w:rFonts w:ascii="Times New Roman" w:hint="eastAsia"/>
          <w:sz w:val="23"/>
          <w:szCs w:val="23"/>
        </w:rPr>
        <w:t>수익성</w:t>
      </w:r>
      <w:r w:rsidRPr="00B51FA5">
        <w:rPr>
          <w:rFonts w:ascii="Times New Roman"/>
          <w:sz w:val="23"/>
          <w:szCs w:val="23"/>
        </w:rPr>
        <w:t xml:space="preserve"> </w:t>
      </w:r>
      <w:r w:rsidRPr="00B51FA5">
        <w:rPr>
          <w:rFonts w:ascii="Times New Roman" w:hint="eastAsia"/>
          <w:sz w:val="23"/>
          <w:szCs w:val="23"/>
        </w:rPr>
        <w:t>등에</w:t>
      </w:r>
      <w:r w:rsidRPr="00B51FA5">
        <w:rPr>
          <w:rFonts w:ascii="Times New Roman"/>
          <w:sz w:val="23"/>
          <w:szCs w:val="23"/>
        </w:rPr>
        <w:t xml:space="preserve"> </w:t>
      </w:r>
      <w:r w:rsidRPr="00B51FA5">
        <w:rPr>
          <w:rFonts w:ascii="Times New Roman" w:hint="eastAsia"/>
          <w:sz w:val="23"/>
          <w:szCs w:val="23"/>
        </w:rPr>
        <w:t>대하여는</w:t>
      </w:r>
      <w:r w:rsidRPr="00B51FA5">
        <w:rPr>
          <w:rFonts w:ascii="Times New Roman"/>
          <w:sz w:val="23"/>
          <w:szCs w:val="23"/>
        </w:rPr>
        <w:t xml:space="preserve"> </w:t>
      </w:r>
      <w:r w:rsidRPr="00B51FA5">
        <w:rPr>
          <w:rFonts w:ascii="Times New Roman" w:hint="eastAsia"/>
          <w:sz w:val="23"/>
          <w:szCs w:val="23"/>
        </w:rPr>
        <w:t>어떠한</w:t>
      </w:r>
      <w:r w:rsidRPr="00B51FA5">
        <w:rPr>
          <w:rFonts w:ascii="Times New Roman"/>
          <w:sz w:val="23"/>
          <w:szCs w:val="23"/>
        </w:rPr>
        <w:t xml:space="preserve"> </w:t>
      </w:r>
      <w:r w:rsidRPr="00B51FA5">
        <w:rPr>
          <w:rFonts w:ascii="Times New Roman" w:hint="eastAsia"/>
          <w:sz w:val="23"/>
          <w:szCs w:val="23"/>
        </w:rPr>
        <w:t>진술이나</w:t>
      </w:r>
      <w:r w:rsidRPr="00B51FA5">
        <w:rPr>
          <w:rFonts w:ascii="Times New Roman"/>
          <w:sz w:val="23"/>
          <w:szCs w:val="23"/>
        </w:rPr>
        <w:t xml:space="preserve"> </w:t>
      </w:r>
      <w:r w:rsidRPr="00B51FA5">
        <w:rPr>
          <w:rFonts w:ascii="Times New Roman" w:hint="eastAsia"/>
          <w:sz w:val="23"/>
          <w:szCs w:val="23"/>
        </w:rPr>
        <w:t>보장이</w:t>
      </w:r>
      <w:r w:rsidRPr="00B51FA5">
        <w:rPr>
          <w:rFonts w:ascii="Times New Roman"/>
          <w:sz w:val="23"/>
          <w:szCs w:val="23"/>
        </w:rPr>
        <w:t xml:space="preserve"> </w:t>
      </w:r>
      <w:r w:rsidRPr="00B51FA5">
        <w:rPr>
          <w:rFonts w:ascii="Times New Roman" w:hint="eastAsia"/>
          <w:sz w:val="23"/>
          <w:szCs w:val="23"/>
        </w:rPr>
        <w:t>제공되지</w:t>
      </w:r>
      <w:r w:rsidRPr="00B51FA5">
        <w:rPr>
          <w:rFonts w:ascii="Times New Roman"/>
          <w:sz w:val="23"/>
          <w:szCs w:val="23"/>
        </w:rPr>
        <w:t xml:space="preserve"> </w:t>
      </w:r>
      <w:r w:rsidRPr="00B51FA5">
        <w:rPr>
          <w:rFonts w:ascii="Times New Roman" w:hint="eastAsia"/>
          <w:sz w:val="23"/>
          <w:szCs w:val="23"/>
        </w:rPr>
        <w:t>않고</w:t>
      </w:r>
      <w:r w:rsidRPr="00B51FA5">
        <w:rPr>
          <w:rFonts w:ascii="Times New Roman"/>
          <w:sz w:val="23"/>
          <w:szCs w:val="23"/>
        </w:rPr>
        <w:t xml:space="preserve">, </w:t>
      </w:r>
      <w:r w:rsidRPr="00B51FA5">
        <w:rPr>
          <w:rFonts w:ascii="Times New Roman" w:hint="eastAsia"/>
          <w:sz w:val="23"/>
          <w:szCs w:val="23"/>
        </w:rPr>
        <w:t>어떠한</w:t>
      </w:r>
      <w:r w:rsidRPr="00B51FA5">
        <w:rPr>
          <w:rFonts w:ascii="Times New Roman"/>
          <w:sz w:val="23"/>
          <w:szCs w:val="23"/>
        </w:rPr>
        <w:t xml:space="preserve"> </w:t>
      </w:r>
      <w:r w:rsidRPr="00B51FA5">
        <w:rPr>
          <w:rFonts w:ascii="Times New Roman" w:hint="eastAsia"/>
          <w:sz w:val="23"/>
          <w:szCs w:val="23"/>
        </w:rPr>
        <w:t>사유로도</w:t>
      </w:r>
      <w:r w:rsidRPr="00B51FA5">
        <w:rPr>
          <w:rFonts w:ascii="Times New Roman"/>
          <w:sz w:val="23"/>
          <w:szCs w:val="23"/>
        </w:rPr>
        <w:t xml:space="preserve"> </w:t>
      </w:r>
      <w:r w:rsidRPr="00B51FA5">
        <w:rPr>
          <w:rFonts w:ascii="Times New Roman" w:hint="eastAsia"/>
          <w:sz w:val="23"/>
          <w:szCs w:val="23"/>
        </w:rPr>
        <w:t>본</w:t>
      </w:r>
      <w:r w:rsidRPr="00B51FA5">
        <w:rPr>
          <w:rFonts w:ascii="Times New Roman"/>
          <w:sz w:val="23"/>
          <w:szCs w:val="23"/>
        </w:rPr>
        <w:t xml:space="preserve"> </w:t>
      </w:r>
      <w:r w:rsidRPr="00B51FA5">
        <w:rPr>
          <w:rFonts w:ascii="Times New Roman" w:hint="eastAsia"/>
          <w:sz w:val="23"/>
          <w:szCs w:val="23"/>
        </w:rPr>
        <w:t>계약상</w:t>
      </w:r>
      <w:r w:rsidRPr="00B51FA5">
        <w:rPr>
          <w:rFonts w:ascii="Times New Roman"/>
          <w:sz w:val="23"/>
          <w:szCs w:val="23"/>
        </w:rPr>
        <w:t xml:space="preserve"> </w:t>
      </w:r>
      <w:r w:rsidRPr="00B51FA5">
        <w:rPr>
          <w:rFonts w:ascii="Times New Roman" w:hint="eastAsia"/>
          <w:sz w:val="23"/>
          <w:szCs w:val="23"/>
        </w:rPr>
        <w:t>손해배상의</w:t>
      </w:r>
      <w:r w:rsidRPr="00B51FA5">
        <w:rPr>
          <w:rFonts w:ascii="Times New Roman"/>
          <w:sz w:val="23"/>
          <w:szCs w:val="23"/>
        </w:rPr>
        <w:t xml:space="preserve"> </w:t>
      </w:r>
      <w:r w:rsidRPr="00B51FA5">
        <w:rPr>
          <w:rFonts w:ascii="Times New Roman" w:hint="eastAsia"/>
          <w:sz w:val="23"/>
          <w:szCs w:val="23"/>
        </w:rPr>
        <w:t>대상이</w:t>
      </w:r>
      <w:r w:rsidRPr="00B51FA5">
        <w:rPr>
          <w:rFonts w:ascii="Times New Roman"/>
          <w:sz w:val="23"/>
          <w:szCs w:val="23"/>
        </w:rPr>
        <w:t xml:space="preserve"> </w:t>
      </w:r>
      <w:r w:rsidRPr="00B51FA5">
        <w:rPr>
          <w:rFonts w:ascii="Times New Roman" w:hint="eastAsia"/>
          <w:sz w:val="23"/>
          <w:szCs w:val="23"/>
        </w:rPr>
        <w:t>되지</w:t>
      </w:r>
      <w:r w:rsidRPr="00B51FA5">
        <w:rPr>
          <w:rFonts w:ascii="Times New Roman"/>
          <w:sz w:val="23"/>
          <w:szCs w:val="23"/>
        </w:rPr>
        <w:t xml:space="preserve"> </w:t>
      </w:r>
      <w:r w:rsidRPr="00B51FA5">
        <w:rPr>
          <w:rFonts w:ascii="Times New Roman" w:hint="eastAsia"/>
          <w:sz w:val="23"/>
          <w:szCs w:val="23"/>
        </w:rPr>
        <w:t>아니한다</w:t>
      </w:r>
      <w:r w:rsidRPr="00B51FA5">
        <w:rPr>
          <w:rFonts w:ascii="Times New Roman" w:hint="eastAsia"/>
          <w:sz w:val="23"/>
          <w:szCs w:val="23"/>
        </w:rPr>
        <w:t>.</w:t>
      </w:r>
    </w:p>
    <w:p w14:paraId="75327A8F" w14:textId="77777777" w:rsidR="00465633" w:rsidRPr="00B51FA5" w:rsidRDefault="00465633" w:rsidP="00B51FA5">
      <w:pPr>
        <w:snapToGrid w:val="0"/>
        <w:spacing w:before="180" w:after="180" w:line="360" w:lineRule="atLeast"/>
        <w:ind w:left="851"/>
        <w:rPr>
          <w:rFonts w:ascii="Times New Roman"/>
          <w:sz w:val="23"/>
          <w:szCs w:val="23"/>
        </w:rPr>
      </w:pPr>
    </w:p>
    <w:bookmarkEnd w:id="28"/>
    <w:bookmarkEnd w:id="29"/>
    <w:p w14:paraId="2C94AD6C" w14:textId="77777777" w:rsidR="00786425" w:rsidRPr="00006BBA" w:rsidRDefault="00786425" w:rsidP="00006BBA">
      <w:pPr>
        <w:pStyle w:val="ac"/>
        <w:numPr>
          <w:ilvl w:val="0"/>
          <w:numId w:val="53"/>
        </w:numPr>
        <w:tabs>
          <w:tab w:val="left" w:pos="1560"/>
        </w:tabs>
        <w:adjustRightInd w:val="0"/>
        <w:snapToGrid w:val="0"/>
        <w:spacing w:before="180" w:after="180" w:line="360" w:lineRule="atLeast"/>
        <w:ind w:leftChars="0" w:left="1559" w:hanging="1559"/>
        <w:outlineLvl w:val="0"/>
        <w:rPr>
          <w:rFonts w:ascii="Times New Roman"/>
          <w:b/>
          <w:sz w:val="23"/>
          <w:szCs w:val="23"/>
        </w:rPr>
      </w:pPr>
      <w:r w:rsidRPr="00006BBA">
        <w:rPr>
          <w:rFonts w:ascii="Times New Roman" w:hint="eastAsia"/>
          <w:b/>
          <w:sz w:val="23"/>
          <w:szCs w:val="23"/>
        </w:rPr>
        <w:t>매수인의</w:t>
      </w:r>
      <w:r w:rsidRPr="00006BBA">
        <w:rPr>
          <w:rFonts w:ascii="Times New Roman"/>
          <w:b/>
          <w:sz w:val="23"/>
          <w:szCs w:val="23"/>
        </w:rPr>
        <w:t xml:space="preserve"> </w:t>
      </w:r>
      <w:r w:rsidRPr="00006BBA">
        <w:rPr>
          <w:rFonts w:ascii="Times New Roman" w:hint="eastAsia"/>
          <w:b/>
          <w:sz w:val="23"/>
          <w:szCs w:val="23"/>
        </w:rPr>
        <w:t>진술</w:t>
      </w:r>
      <w:r w:rsidRPr="00006BBA">
        <w:rPr>
          <w:rFonts w:ascii="Times New Roman"/>
          <w:b/>
          <w:sz w:val="23"/>
          <w:szCs w:val="23"/>
        </w:rPr>
        <w:t xml:space="preserve"> </w:t>
      </w:r>
      <w:r w:rsidRPr="00006BBA">
        <w:rPr>
          <w:rFonts w:ascii="Times New Roman" w:hint="eastAsia"/>
          <w:b/>
          <w:sz w:val="23"/>
          <w:szCs w:val="23"/>
        </w:rPr>
        <w:t>및</w:t>
      </w:r>
      <w:r w:rsidRPr="00006BBA">
        <w:rPr>
          <w:rFonts w:ascii="Times New Roman"/>
          <w:b/>
          <w:sz w:val="23"/>
          <w:szCs w:val="23"/>
        </w:rPr>
        <w:t xml:space="preserve"> </w:t>
      </w:r>
      <w:r w:rsidRPr="00006BBA">
        <w:rPr>
          <w:rFonts w:ascii="Times New Roman" w:hint="eastAsia"/>
          <w:b/>
          <w:sz w:val="23"/>
          <w:szCs w:val="23"/>
        </w:rPr>
        <w:t>보장</w:t>
      </w:r>
    </w:p>
    <w:p w14:paraId="5ECDCA3F" w14:textId="77777777" w:rsidR="00465633" w:rsidRPr="00B51FA5" w:rsidRDefault="00465633" w:rsidP="00B51FA5">
      <w:pPr>
        <w:pStyle w:val="ac"/>
        <w:tabs>
          <w:tab w:val="left" w:pos="1560"/>
        </w:tabs>
        <w:adjustRightInd w:val="0"/>
        <w:snapToGrid w:val="0"/>
        <w:spacing w:before="180" w:after="180" w:line="360" w:lineRule="atLeast"/>
        <w:ind w:leftChars="0" w:left="1560"/>
        <w:rPr>
          <w:rFonts w:ascii="Times New Roman"/>
          <w:sz w:val="23"/>
          <w:szCs w:val="23"/>
        </w:rPr>
      </w:pPr>
    </w:p>
    <w:p w14:paraId="17D4ADB4" w14:textId="77777777" w:rsidR="00786425" w:rsidRPr="00B51FA5" w:rsidRDefault="00786425" w:rsidP="00786425">
      <w:pPr>
        <w:snapToGrid w:val="0"/>
        <w:spacing w:before="180" w:after="180" w:line="360" w:lineRule="atLeast"/>
        <w:rPr>
          <w:rFonts w:ascii="Times New Roman"/>
          <w:sz w:val="23"/>
          <w:szCs w:val="23"/>
        </w:rPr>
      </w:pPr>
      <w:r w:rsidRPr="00883718">
        <w:rPr>
          <w:rFonts w:ascii="Times New Roman"/>
          <w:sz w:val="23"/>
          <w:szCs w:val="23"/>
        </w:rPr>
        <w:t>매수인은</w:t>
      </w:r>
      <w:r w:rsidRPr="000575B1">
        <w:rPr>
          <w:rFonts w:ascii="Times New Roman"/>
          <w:sz w:val="23"/>
          <w:szCs w:val="23"/>
        </w:rPr>
        <w:t xml:space="preserve"> </w:t>
      </w:r>
      <w:r w:rsidRPr="00A66D8C">
        <w:rPr>
          <w:rFonts w:ascii="Times New Roman"/>
          <w:sz w:val="23"/>
          <w:szCs w:val="23"/>
        </w:rPr>
        <w:t>본</w:t>
      </w:r>
      <w:r w:rsidRPr="00522B89">
        <w:rPr>
          <w:rFonts w:ascii="Times New Roman"/>
          <w:sz w:val="23"/>
          <w:szCs w:val="23"/>
        </w:rPr>
        <w:t xml:space="preserve"> </w:t>
      </w:r>
      <w:r w:rsidRPr="00522B89">
        <w:rPr>
          <w:rFonts w:ascii="Times New Roman"/>
          <w:sz w:val="23"/>
          <w:szCs w:val="23"/>
        </w:rPr>
        <w:t>계약</w:t>
      </w:r>
      <w:r w:rsidRPr="00B51FA5">
        <w:rPr>
          <w:rFonts w:ascii="Times New Roman" w:hint="eastAsia"/>
          <w:sz w:val="23"/>
          <w:szCs w:val="23"/>
        </w:rPr>
        <w:t xml:space="preserve"> </w:t>
      </w:r>
      <w:r w:rsidRPr="00B51FA5">
        <w:rPr>
          <w:rFonts w:ascii="Times New Roman" w:hint="eastAsia"/>
          <w:sz w:val="23"/>
          <w:szCs w:val="23"/>
        </w:rPr>
        <w:t>체결</w:t>
      </w:r>
      <w:r w:rsidRPr="00B51FA5">
        <w:rPr>
          <w:rFonts w:ascii="Times New Roman"/>
          <w:sz w:val="23"/>
          <w:szCs w:val="23"/>
        </w:rPr>
        <w:t>일</w:t>
      </w:r>
      <w:r w:rsidRPr="00B51FA5">
        <w:rPr>
          <w:rFonts w:ascii="Times New Roman"/>
          <w:sz w:val="23"/>
          <w:szCs w:val="23"/>
        </w:rPr>
        <w:t xml:space="preserve"> </w:t>
      </w:r>
      <w:r w:rsidRPr="00B51FA5">
        <w:rPr>
          <w:rFonts w:ascii="Times New Roman"/>
          <w:sz w:val="23"/>
          <w:szCs w:val="23"/>
        </w:rPr>
        <w:t>및</w:t>
      </w:r>
      <w:r w:rsidRPr="00B51FA5">
        <w:rPr>
          <w:rFonts w:ascii="Times New Roman"/>
          <w:sz w:val="23"/>
          <w:szCs w:val="23"/>
        </w:rPr>
        <w:t xml:space="preserve"> </w:t>
      </w:r>
      <w:proofErr w:type="spellStart"/>
      <w:r w:rsidRPr="00B51FA5">
        <w:rPr>
          <w:rFonts w:ascii="Times New Roman"/>
          <w:sz w:val="23"/>
          <w:szCs w:val="23"/>
        </w:rPr>
        <w:t>거래종결일</w:t>
      </w:r>
      <w:proofErr w:type="spellEnd"/>
      <w:r w:rsidRPr="00B51FA5">
        <w:rPr>
          <w:rFonts w:ascii="Times New Roman" w:hint="eastAsia"/>
          <w:sz w:val="23"/>
          <w:szCs w:val="23"/>
        </w:rPr>
        <w:t xml:space="preserve"> </w:t>
      </w:r>
      <w:r w:rsidRPr="00B51FA5">
        <w:rPr>
          <w:rFonts w:ascii="Times New Roman"/>
          <w:sz w:val="23"/>
          <w:szCs w:val="23"/>
        </w:rPr>
        <w:t>현재</w:t>
      </w:r>
      <w:r w:rsidRPr="00B51FA5">
        <w:rPr>
          <w:rFonts w:ascii="Times New Roman"/>
          <w:sz w:val="23"/>
          <w:szCs w:val="23"/>
        </w:rPr>
        <w:t xml:space="preserve"> </w:t>
      </w:r>
      <w:r w:rsidRPr="00B51FA5">
        <w:rPr>
          <w:rFonts w:ascii="Times New Roman"/>
          <w:sz w:val="23"/>
          <w:szCs w:val="23"/>
        </w:rPr>
        <w:t>아래와</w:t>
      </w:r>
      <w:r w:rsidRPr="00B51FA5">
        <w:rPr>
          <w:rFonts w:ascii="Times New Roman"/>
          <w:sz w:val="23"/>
          <w:szCs w:val="23"/>
        </w:rPr>
        <w:t xml:space="preserve"> </w:t>
      </w:r>
      <w:r w:rsidRPr="00B51FA5">
        <w:rPr>
          <w:rFonts w:ascii="Times New Roman"/>
          <w:sz w:val="23"/>
          <w:szCs w:val="23"/>
        </w:rPr>
        <w:t>같이</w:t>
      </w:r>
      <w:r w:rsidRPr="00B51FA5">
        <w:rPr>
          <w:rFonts w:ascii="Times New Roman"/>
          <w:sz w:val="23"/>
          <w:szCs w:val="23"/>
        </w:rPr>
        <w:t xml:space="preserve"> </w:t>
      </w:r>
      <w:r w:rsidRPr="00B51FA5">
        <w:rPr>
          <w:rFonts w:ascii="Times New Roman"/>
          <w:sz w:val="23"/>
          <w:szCs w:val="23"/>
        </w:rPr>
        <w:t>매도인에게</w:t>
      </w:r>
      <w:r w:rsidRPr="00B51FA5">
        <w:rPr>
          <w:rFonts w:ascii="Times New Roman"/>
          <w:sz w:val="23"/>
          <w:szCs w:val="23"/>
        </w:rPr>
        <w:t xml:space="preserve"> </w:t>
      </w:r>
      <w:r w:rsidRPr="00B51FA5">
        <w:rPr>
          <w:rFonts w:ascii="Times New Roman"/>
          <w:sz w:val="23"/>
          <w:szCs w:val="23"/>
        </w:rPr>
        <w:t>진술</w:t>
      </w:r>
      <w:r w:rsidRPr="00B51FA5">
        <w:rPr>
          <w:rFonts w:ascii="Times New Roman"/>
          <w:sz w:val="23"/>
          <w:szCs w:val="23"/>
        </w:rPr>
        <w:t xml:space="preserve"> </w:t>
      </w:r>
      <w:r w:rsidRPr="00B51FA5">
        <w:rPr>
          <w:rFonts w:ascii="Times New Roman"/>
          <w:sz w:val="23"/>
          <w:szCs w:val="23"/>
        </w:rPr>
        <w:t>및</w:t>
      </w:r>
      <w:r w:rsidRPr="00B51FA5">
        <w:rPr>
          <w:rFonts w:ascii="Times New Roman"/>
          <w:sz w:val="23"/>
          <w:szCs w:val="23"/>
        </w:rPr>
        <w:t xml:space="preserve"> </w:t>
      </w:r>
      <w:r w:rsidRPr="00B51FA5">
        <w:rPr>
          <w:rFonts w:ascii="Times New Roman"/>
          <w:sz w:val="23"/>
          <w:szCs w:val="23"/>
        </w:rPr>
        <w:t>보장한다</w:t>
      </w:r>
      <w:r w:rsidRPr="00B51FA5">
        <w:rPr>
          <w:rFonts w:ascii="Times New Roman"/>
          <w:sz w:val="23"/>
          <w:szCs w:val="23"/>
        </w:rPr>
        <w:t>.</w:t>
      </w:r>
    </w:p>
    <w:p w14:paraId="55188B8F" w14:textId="77777777" w:rsidR="00786425" w:rsidRPr="00B51FA5" w:rsidRDefault="00786425" w:rsidP="00786425">
      <w:pPr>
        <w:numPr>
          <w:ilvl w:val="1"/>
          <w:numId w:val="8"/>
        </w:numPr>
        <w:snapToGrid w:val="0"/>
        <w:spacing w:before="180" w:after="180" w:line="360" w:lineRule="atLeast"/>
        <w:rPr>
          <w:rFonts w:ascii="Times New Roman"/>
          <w:sz w:val="23"/>
          <w:szCs w:val="23"/>
        </w:rPr>
      </w:pPr>
      <w:r w:rsidRPr="00B51FA5">
        <w:rPr>
          <w:rFonts w:ascii="Times New Roman"/>
          <w:sz w:val="23"/>
          <w:szCs w:val="23"/>
          <w:u w:val="single"/>
        </w:rPr>
        <w:t>매수인의</w:t>
      </w:r>
      <w:r w:rsidRPr="00B51FA5">
        <w:rPr>
          <w:rFonts w:ascii="Times New Roman"/>
          <w:sz w:val="23"/>
          <w:szCs w:val="23"/>
          <w:u w:val="single"/>
        </w:rPr>
        <w:t xml:space="preserve"> </w:t>
      </w:r>
      <w:r w:rsidRPr="00B51FA5">
        <w:rPr>
          <w:rFonts w:ascii="Times New Roman"/>
          <w:sz w:val="23"/>
          <w:szCs w:val="23"/>
          <w:u w:val="single"/>
        </w:rPr>
        <w:t>설립</w:t>
      </w:r>
      <w:r w:rsidRPr="00B51FA5">
        <w:rPr>
          <w:rFonts w:ascii="Times New Roman"/>
          <w:sz w:val="23"/>
          <w:szCs w:val="23"/>
        </w:rPr>
        <w:t xml:space="preserve">.  </w:t>
      </w:r>
      <w:r w:rsidRPr="00B51FA5">
        <w:rPr>
          <w:rFonts w:ascii="Times New Roman"/>
          <w:sz w:val="23"/>
          <w:szCs w:val="23"/>
        </w:rPr>
        <w:t>매수인은</w:t>
      </w:r>
      <w:r w:rsidRPr="00B51FA5">
        <w:rPr>
          <w:rFonts w:ascii="Times New Roman"/>
          <w:sz w:val="23"/>
          <w:szCs w:val="23"/>
        </w:rPr>
        <w:t xml:space="preserve"> (</w:t>
      </w:r>
      <w:proofErr w:type="spellStart"/>
      <w:r w:rsidRPr="00B51FA5">
        <w:rPr>
          <w:rFonts w:ascii="Times New Roman"/>
          <w:sz w:val="23"/>
          <w:szCs w:val="23"/>
        </w:rPr>
        <w:t>i</w:t>
      </w:r>
      <w:proofErr w:type="spellEnd"/>
      <w:r w:rsidRPr="00B51FA5">
        <w:rPr>
          <w:rFonts w:ascii="Times New Roman"/>
          <w:sz w:val="23"/>
          <w:szCs w:val="23"/>
        </w:rPr>
        <w:t xml:space="preserve">) </w:t>
      </w:r>
      <w:r w:rsidRPr="00B51FA5">
        <w:rPr>
          <w:rFonts w:ascii="Times New Roman" w:hint="eastAsia"/>
          <w:sz w:val="23"/>
          <w:szCs w:val="23"/>
        </w:rPr>
        <w:t>대한민국</w:t>
      </w:r>
      <w:r w:rsidRPr="00B51FA5">
        <w:rPr>
          <w:rFonts w:ascii="Times New Roman"/>
          <w:sz w:val="23"/>
          <w:szCs w:val="23"/>
        </w:rPr>
        <w:t>의</w:t>
      </w:r>
      <w:r w:rsidRPr="00B51FA5">
        <w:rPr>
          <w:rFonts w:ascii="Times New Roman"/>
          <w:sz w:val="23"/>
          <w:szCs w:val="23"/>
        </w:rPr>
        <w:t xml:space="preserve"> </w:t>
      </w:r>
      <w:r w:rsidRPr="00B51FA5">
        <w:rPr>
          <w:rFonts w:ascii="Times New Roman"/>
          <w:sz w:val="23"/>
          <w:szCs w:val="23"/>
        </w:rPr>
        <w:t>법령에</w:t>
      </w:r>
      <w:r w:rsidRPr="00B51FA5">
        <w:rPr>
          <w:rFonts w:ascii="Times New Roman"/>
          <w:sz w:val="23"/>
          <w:szCs w:val="23"/>
        </w:rPr>
        <w:t xml:space="preserve"> </w:t>
      </w:r>
      <w:r w:rsidRPr="00B51FA5">
        <w:rPr>
          <w:rFonts w:ascii="Times New Roman"/>
          <w:sz w:val="23"/>
          <w:szCs w:val="23"/>
        </w:rPr>
        <w:t>따라</w:t>
      </w:r>
      <w:r w:rsidRPr="00B51FA5">
        <w:rPr>
          <w:rFonts w:ascii="Times New Roman"/>
          <w:sz w:val="23"/>
          <w:szCs w:val="23"/>
        </w:rPr>
        <w:t xml:space="preserve"> </w:t>
      </w:r>
      <w:r w:rsidRPr="00B51FA5">
        <w:rPr>
          <w:rFonts w:ascii="Times New Roman"/>
          <w:sz w:val="23"/>
          <w:szCs w:val="23"/>
        </w:rPr>
        <w:t>적법하게</w:t>
      </w:r>
      <w:r w:rsidRPr="00B51FA5">
        <w:rPr>
          <w:rFonts w:ascii="Times New Roman"/>
          <w:sz w:val="23"/>
          <w:szCs w:val="23"/>
        </w:rPr>
        <w:t xml:space="preserve"> </w:t>
      </w:r>
      <w:r w:rsidRPr="00B51FA5">
        <w:rPr>
          <w:rFonts w:ascii="Times New Roman"/>
          <w:sz w:val="23"/>
          <w:szCs w:val="23"/>
        </w:rPr>
        <w:t>설립되고</w:t>
      </w:r>
      <w:r w:rsidRPr="00B51FA5">
        <w:rPr>
          <w:rFonts w:ascii="Times New Roman"/>
          <w:sz w:val="23"/>
          <w:szCs w:val="23"/>
        </w:rPr>
        <w:t xml:space="preserve"> </w:t>
      </w:r>
      <w:r w:rsidRPr="00B51FA5">
        <w:rPr>
          <w:rFonts w:ascii="Times New Roman"/>
          <w:sz w:val="23"/>
          <w:szCs w:val="23"/>
        </w:rPr>
        <w:t>유효하게</w:t>
      </w:r>
      <w:r w:rsidRPr="00B51FA5">
        <w:rPr>
          <w:rFonts w:ascii="Times New Roman"/>
          <w:sz w:val="23"/>
          <w:szCs w:val="23"/>
        </w:rPr>
        <w:t xml:space="preserve"> </w:t>
      </w:r>
      <w:r w:rsidRPr="00B51FA5">
        <w:rPr>
          <w:rFonts w:ascii="Times New Roman"/>
          <w:sz w:val="23"/>
          <w:szCs w:val="23"/>
        </w:rPr>
        <w:t>존속하며</w:t>
      </w:r>
      <w:r w:rsidRPr="00B51FA5">
        <w:rPr>
          <w:rFonts w:ascii="Times New Roman"/>
          <w:sz w:val="23"/>
          <w:szCs w:val="23"/>
        </w:rPr>
        <w:t xml:space="preserve">, (ii) </w:t>
      </w:r>
      <w:r w:rsidRPr="00B51FA5">
        <w:rPr>
          <w:rFonts w:ascii="Times New Roman"/>
          <w:sz w:val="23"/>
          <w:szCs w:val="23"/>
        </w:rPr>
        <w:t>현재</w:t>
      </w:r>
      <w:r w:rsidRPr="00B51FA5">
        <w:rPr>
          <w:rFonts w:ascii="Times New Roman"/>
          <w:sz w:val="23"/>
          <w:szCs w:val="23"/>
        </w:rPr>
        <w:t xml:space="preserve"> </w:t>
      </w:r>
      <w:r w:rsidRPr="00B51FA5">
        <w:rPr>
          <w:rFonts w:ascii="Times New Roman"/>
          <w:sz w:val="23"/>
          <w:szCs w:val="23"/>
        </w:rPr>
        <w:t>영위하고</w:t>
      </w:r>
      <w:r w:rsidRPr="00B51FA5">
        <w:rPr>
          <w:rFonts w:ascii="Times New Roman"/>
          <w:sz w:val="23"/>
          <w:szCs w:val="23"/>
        </w:rPr>
        <w:t xml:space="preserve"> </w:t>
      </w:r>
      <w:r w:rsidRPr="00B51FA5">
        <w:rPr>
          <w:rFonts w:ascii="Times New Roman"/>
          <w:sz w:val="23"/>
          <w:szCs w:val="23"/>
        </w:rPr>
        <w:t>있는</w:t>
      </w:r>
      <w:r w:rsidRPr="00B51FA5">
        <w:rPr>
          <w:rFonts w:ascii="Times New Roman"/>
          <w:sz w:val="23"/>
          <w:szCs w:val="23"/>
        </w:rPr>
        <w:t xml:space="preserve"> </w:t>
      </w:r>
      <w:r w:rsidRPr="00B51FA5">
        <w:rPr>
          <w:rFonts w:ascii="Times New Roman"/>
          <w:sz w:val="23"/>
          <w:szCs w:val="23"/>
        </w:rPr>
        <w:t>사업을</w:t>
      </w:r>
      <w:r w:rsidRPr="00B51FA5">
        <w:rPr>
          <w:rFonts w:ascii="Times New Roman"/>
          <w:sz w:val="23"/>
          <w:szCs w:val="23"/>
        </w:rPr>
        <w:t xml:space="preserve"> </w:t>
      </w:r>
      <w:r w:rsidRPr="00B51FA5">
        <w:rPr>
          <w:rFonts w:ascii="Times New Roman"/>
          <w:sz w:val="23"/>
          <w:szCs w:val="23"/>
        </w:rPr>
        <w:t>수행하는데</w:t>
      </w:r>
      <w:r w:rsidRPr="00B51FA5">
        <w:rPr>
          <w:rFonts w:ascii="Times New Roman"/>
          <w:sz w:val="23"/>
          <w:szCs w:val="23"/>
        </w:rPr>
        <w:t xml:space="preserve"> </w:t>
      </w:r>
      <w:r w:rsidRPr="00B51FA5">
        <w:rPr>
          <w:rFonts w:ascii="Times New Roman"/>
          <w:sz w:val="23"/>
          <w:szCs w:val="23"/>
        </w:rPr>
        <w:t>필요한</w:t>
      </w:r>
      <w:r w:rsidRPr="00B51FA5">
        <w:rPr>
          <w:rFonts w:ascii="Times New Roman"/>
          <w:sz w:val="23"/>
          <w:szCs w:val="23"/>
        </w:rPr>
        <w:t xml:space="preserve"> </w:t>
      </w:r>
      <w:r w:rsidRPr="00B51FA5">
        <w:rPr>
          <w:rFonts w:ascii="Times New Roman" w:hint="eastAsia"/>
          <w:sz w:val="23"/>
          <w:szCs w:val="23"/>
        </w:rPr>
        <w:t>법률</w:t>
      </w:r>
      <w:r w:rsidRPr="00B51FA5">
        <w:rPr>
          <w:rFonts w:ascii="Times New Roman"/>
          <w:sz w:val="23"/>
          <w:szCs w:val="23"/>
        </w:rPr>
        <w:t>상</w:t>
      </w:r>
      <w:r w:rsidRPr="00B51FA5">
        <w:rPr>
          <w:rFonts w:ascii="Times New Roman"/>
          <w:sz w:val="23"/>
          <w:szCs w:val="23"/>
        </w:rPr>
        <w:t xml:space="preserve"> </w:t>
      </w:r>
      <w:r w:rsidRPr="00B51FA5">
        <w:rPr>
          <w:rFonts w:ascii="Times New Roman"/>
          <w:sz w:val="23"/>
          <w:szCs w:val="23"/>
        </w:rPr>
        <w:t>능력</w:t>
      </w:r>
      <w:r w:rsidRPr="00B51FA5">
        <w:rPr>
          <w:rFonts w:ascii="Times New Roman"/>
          <w:sz w:val="23"/>
          <w:szCs w:val="23"/>
        </w:rPr>
        <w:t xml:space="preserve"> </w:t>
      </w:r>
      <w:r w:rsidRPr="00B51FA5">
        <w:rPr>
          <w:rFonts w:ascii="Times New Roman"/>
          <w:sz w:val="23"/>
          <w:szCs w:val="23"/>
        </w:rPr>
        <w:t>및</w:t>
      </w:r>
      <w:r w:rsidRPr="00B51FA5">
        <w:rPr>
          <w:rFonts w:ascii="Times New Roman"/>
          <w:sz w:val="23"/>
          <w:szCs w:val="23"/>
        </w:rPr>
        <w:t xml:space="preserve"> </w:t>
      </w:r>
      <w:r w:rsidRPr="00B51FA5">
        <w:rPr>
          <w:rFonts w:ascii="Times New Roman"/>
          <w:sz w:val="23"/>
          <w:szCs w:val="23"/>
        </w:rPr>
        <w:t>자격을</w:t>
      </w:r>
      <w:r w:rsidRPr="00B51FA5">
        <w:rPr>
          <w:rFonts w:ascii="Times New Roman"/>
          <w:sz w:val="23"/>
          <w:szCs w:val="23"/>
        </w:rPr>
        <w:t xml:space="preserve"> </w:t>
      </w:r>
      <w:r w:rsidRPr="00B51FA5">
        <w:rPr>
          <w:rFonts w:ascii="Times New Roman"/>
          <w:sz w:val="23"/>
          <w:szCs w:val="23"/>
        </w:rPr>
        <w:t>가지고</w:t>
      </w:r>
      <w:r w:rsidRPr="00B51FA5">
        <w:rPr>
          <w:rFonts w:ascii="Times New Roman"/>
          <w:sz w:val="23"/>
          <w:szCs w:val="23"/>
        </w:rPr>
        <w:t xml:space="preserve"> </w:t>
      </w:r>
      <w:r w:rsidRPr="00B51FA5">
        <w:rPr>
          <w:rFonts w:ascii="Times New Roman"/>
          <w:sz w:val="23"/>
          <w:szCs w:val="23"/>
        </w:rPr>
        <w:t>있다</w:t>
      </w:r>
      <w:r w:rsidRPr="00B51FA5">
        <w:rPr>
          <w:rFonts w:ascii="Times New Roman"/>
          <w:sz w:val="23"/>
          <w:szCs w:val="23"/>
        </w:rPr>
        <w:t>.</w:t>
      </w:r>
    </w:p>
    <w:p w14:paraId="29AEDD7E" w14:textId="77777777" w:rsidR="00786425" w:rsidRPr="00B51FA5" w:rsidRDefault="00786425" w:rsidP="00786425">
      <w:pPr>
        <w:numPr>
          <w:ilvl w:val="1"/>
          <w:numId w:val="8"/>
        </w:numPr>
        <w:snapToGrid w:val="0"/>
        <w:spacing w:before="180" w:after="180" w:line="360" w:lineRule="atLeast"/>
        <w:rPr>
          <w:rFonts w:ascii="Times New Roman"/>
          <w:sz w:val="23"/>
          <w:szCs w:val="23"/>
        </w:rPr>
      </w:pPr>
      <w:r w:rsidRPr="00B51FA5">
        <w:rPr>
          <w:rFonts w:ascii="Times New Roman"/>
          <w:sz w:val="23"/>
          <w:szCs w:val="23"/>
          <w:u w:val="single"/>
        </w:rPr>
        <w:t>계약의</w:t>
      </w:r>
      <w:r w:rsidRPr="00B51FA5">
        <w:rPr>
          <w:rFonts w:ascii="Times New Roman"/>
          <w:sz w:val="23"/>
          <w:szCs w:val="23"/>
          <w:u w:val="single"/>
        </w:rPr>
        <w:t xml:space="preserve"> </w:t>
      </w:r>
      <w:r w:rsidRPr="00B51FA5">
        <w:rPr>
          <w:rFonts w:ascii="Times New Roman"/>
          <w:sz w:val="23"/>
          <w:szCs w:val="23"/>
          <w:u w:val="single"/>
        </w:rPr>
        <w:t>승인</w:t>
      </w:r>
      <w:r w:rsidRPr="00B51FA5">
        <w:rPr>
          <w:rFonts w:ascii="Times New Roman"/>
          <w:sz w:val="23"/>
          <w:szCs w:val="23"/>
          <w:u w:val="single"/>
        </w:rPr>
        <w:t xml:space="preserve">; </w:t>
      </w:r>
      <w:proofErr w:type="spellStart"/>
      <w:r w:rsidRPr="00B51FA5">
        <w:rPr>
          <w:rFonts w:ascii="Times New Roman"/>
          <w:sz w:val="23"/>
          <w:szCs w:val="23"/>
          <w:u w:val="single"/>
        </w:rPr>
        <w:t>집행가능성</w:t>
      </w:r>
      <w:proofErr w:type="spellEnd"/>
      <w:r w:rsidRPr="00B51FA5">
        <w:rPr>
          <w:rFonts w:ascii="Times New Roman"/>
          <w:sz w:val="23"/>
          <w:szCs w:val="23"/>
        </w:rPr>
        <w:t>.</w:t>
      </w:r>
    </w:p>
    <w:p w14:paraId="3473FDDF" w14:textId="77777777" w:rsidR="00786425" w:rsidRPr="00B51FA5" w:rsidRDefault="00786425" w:rsidP="00786425">
      <w:pPr>
        <w:numPr>
          <w:ilvl w:val="0"/>
          <w:numId w:val="16"/>
        </w:numPr>
        <w:snapToGrid w:val="0"/>
        <w:spacing w:before="180" w:after="180" w:line="360" w:lineRule="atLeast"/>
        <w:rPr>
          <w:rFonts w:ascii="Times New Roman"/>
          <w:sz w:val="23"/>
          <w:szCs w:val="23"/>
        </w:rPr>
      </w:pPr>
      <w:r w:rsidRPr="00B51FA5">
        <w:rPr>
          <w:rFonts w:ascii="Times New Roman"/>
          <w:sz w:val="23"/>
          <w:szCs w:val="23"/>
        </w:rPr>
        <w:t>매수인은</w:t>
      </w:r>
      <w:r w:rsidRPr="00B51FA5">
        <w:rPr>
          <w:rFonts w:ascii="Times New Roman"/>
          <w:sz w:val="23"/>
          <w:szCs w:val="23"/>
        </w:rPr>
        <w:t xml:space="preserve"> </w:t>
      </w: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계약의</w:t>
      </w:r>
      <w:r w:rsidRPr="00B51FA5">
        <w:rPr>
          <w:rFonts w:ascii="Times New Roman"/>
          <w:sz w:val="23"/>
          <w:szCs w:val="23"/>
        </w:rPr>
        <w:t xml:space="preserve"> </w:t>
      </w:r>
      <w:r w:rsidRPr="00B51FA5">
        <w:rPr>
          <w:rFonts w:ascii="Times New Roman"/>
          <w:sz w:val="23"/>
          <w:szCs w:val="23"/>
        </w:rPr>
        <w:t>체결</w:t>
      </w:r>
      <w:r w:rsidRPr="00B51FA5">
        <w:rPr>
          <w:rFonts w:ascii="Times New Roman"/>
          <w:sz w:val="23"/>
          <w:szCs w:val="23"/>
        </w:rPr>
        <w:t xml:space="preserve"> </w:t>
      </w:r>
      <w:r w:rsidRPr="00B51FA5">
        <w:rPr>
          <w:rFonts w:ascii="Times New Roman"/>
          <w:sz w:val="23"/>
          <w:szCs w:val="23"/>
        </w:rPr>
        <w:t>및</w:t>
      </w:r>
      <w:r w:rsidRPr="00B51FA5">
        <w:rPr>
          <w:rFonts w:ascii="Times New Roman"/>
          <w:sz w:val="23"/>
          <w:szCs w:val="23"/>
        </w:rPr>
        <w:t xml:space="preserve"> </w:t>
      </w:r>
      <w:r w:rsidRPr="00B51FA5">
        <w:rPr>
          <w:rFonts w:ascii="Times New Roman"/>
          <w:sz w:val="23"/>
          <w:szCs w:val="23"/>
        </w:rPr>
        <w:t>이행에</w:t>
      </w:r>
      <w:r w:rsidRPr="00B51FA5">
        <w:rPr>
          <w:rFonts w:ascii="Times New Roman"/>
          <w:sz w:val="23"/>
          <w:szCs w:val="23"/>
        </w:rPr>
        <w:t xml:space="preserve"> </w:t>
      </w:r>
      <w:r w:rsidRPr="00B51FA5">
        <w:rPr>
          <w:rFonts w:ascii="Times New Roman"/>
          <w:sz w:val="23"/>
          <w:szCs w:val="23"/>
        </w:rPr>
        <w:t>필요한</w:t>
      </w:r>
      <w:r w:rsidRPr="00B51FA5">
        <w:rPr>
          <w:rFonts w:ascii="Times New Roman"/>
          <w:sz w:val="23"/>
          <w:szCs w:val="23"/>
        </w:rPr>
        <w:t xml:space="preserve"> </w:t>
      </w:r>
      <w:r w:rsidRPr="00B51FA5">
        <w:rPr>
          <w:rFonts w:ascii="Times New Roman" w:hint="eastAsia"/>
          <w:sz w:val="23"/>
          <w:szCs w:val="23"/>
        </w:rPr>
        <w:t>법률</w:t>
      </w:r>
      <w:r w:rsidRPr="00B51FA5">
        <w:rPr>
          <w:rFonts w:ascii="Times New Roman"/>
          <w:sz w:val="23"/>
          <w:szCs w:val="23"/>
        </w:rPr>
        <w:t>상</w:t>
      </w:r>
      <w:r w:rsidRPr="00B51FA5">
        <w:rPr>
          <w:rFonts w:ascii="Times New Roman"/>
          <w:sz w:val="23"/>
          <w:szCs w:val="23"/>
        </w:rPr>
        <w:t xml:space="preserve"> </w:t>
      </w:r>
      <w:r w:rsidRPr="00B51FA5">
        <w:rPr>
          <w:rFonts w:ascii="Times New Roman"/>
          <w:sz w:val="23"/>
          <w:szCs w:val="23"/>
        </w:rPr>
        <w:t>능력과</w:t>
      </w:r>
      <w:r w:rsidRPr="00B51FA5">
        <w:rPr>
          <w:rFonts w:ascii="Times New Roman"/>
          <w:sz w:val="23"/>
          <w:szCs w:val="23"/>
        </w:rPr>
        <w:t xml:space="preserve"> </w:t>
      </w:r>
      <w:r w:rsidRPr="00B51FA5">
        <w:rPr>
          <w:rFonts w:ascii="Times New Roman"/>
          <w:sz w:val="23"/>
          <w:szCs w:val="23"/>
        </w:rPr>
        <w:t>자격을</w:t>
      </w:r>
      <w:r w:rsidRPr="00B51FA5">
        <w:rPr>
          <w:rFonts w:ascii="Times New Roman"/>
          <w:sz w:val="23"/>
          <w:szCs w:val="23"/>
        </w:rPr>
        <w:t xml:space="preserve"> </w:t>
      </w:r>
      <w:r w:rsidRPr="00B51FA5">
        <w:rPr>
          <w:rFonts w:ascii="Times New Roman"/>
          <w:sz w:val="23"/>
          <w:szCs w:val="23"/>
        </w:rPr>
        <w:t>가지고</w:t>
      </w:r>
      <w:r w:rsidRPr="00B51FA5">
        <w:rPr>
          <w:rFonts w:ascii="Times New Roman"/>
          <w:sz w:val="23"/>
          <w:szCs w:val="23"/>
        </w:rPr>
        <w:t xml:space="preserve"> </w:t>
      </w:r>
      <w:r w:rsidRPr="00B51FA5">
        <w:rPr>
          <w:rFonts w:ascii="Times New Roman"/>
          <w:sz w:val="23"/>
          <w:szCs w:val="23"/>
        </w:rPr>
        <w:t>있다</w:t>
      </w:r>
      <w:r w:rsidRPr="00B51FA5">
        <w:rPr>
          <w:rFonts w:ascii="Times New Roman"/>
          <w:sz w:val="23"/>
          <w:szCs w:val="23"/>
        </w:rPr>
        <w:t xml:space="preserve">. </w:t>
      </w: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계약의</w:t>
      </w:r>
      <w:r w:rsidRPr="00B51FA5">
        <w:rPr>
          <w:rFonts w:ascii="Times New Roman"/>
          <w:sz w:val="23"/>
          <w:szCs w:val="23"/>
        </w:rPr>
        <w:t xml:space="preserve"> </w:t>
      </w:r>
      <w:r w:rsidRPr="00B51FA5">
        <w:rPr>
          <w:rFonts w:ascii="Times New Roman"/>
          <w:sz w:val="23"/>
          <w:szCs w:val="23"/>
        </w:rPr>
        <w:t>체결</w:t>
      </w:r>
      <w:r w:rsidRPr="00B51FA5">
        <w:rPr>
          <w:rFonts w:ascii="Times New Roman"/>
          <w:sz w:val="23"/>
          <w:szCs w:val="23"/>
        </w:rPr>
        <w:t xml:space="preserve"> </w:t>
      </w:r>
      <w:r w:rsidRPr="00B51FA5">
        <w:rPr>
          <w:rFonts w:ascii="Times New Roman"/>
          <w:sz w:val="23"/>
          <w:szCs w:val="23"/>
        </w:rPr>
        <w:t>및</w:t>
      </w:r>
      <w:r w:rsidRPr="00B51FA5">
        <w:rPr>
          <w:rFonts w:ascii="Times New Roman"/>
          <w:sz w:val="23"/>
          <w:szCs w:val="23"/>
        </w:rPr>
        <w:t xml:space="preserve"> </w:t>
      </w:r>
      <w:r w:rsidRPr="00B51FA5">
        <w:rPr>
          <w:rFonts w:ascii="Times New Roman"/>
          <w:sz w:val="23"/>
          <w:szCs w:val="23"/>
        </w:rPr>
        <w:t>이행은</w:t>
      </w:r>
      <w:r w:rsidRPr="00B51FA5">
        <w:rPr>
          <w:rFonts w:ascii="Times New Roman"/>
          <w:sz w:val="23"/>
          <w:szCs w:val="23"/>
        </w:rPr>
        <w:t xml:space="preserve"> </w:t>
      </w:r>
      <w:r w:rsidRPr="00B51FA5">
        <w:rPr>
          <w:rFonts w:ascii="Times New Roman"/>
          <w:sz w:val="23"/>
          <w:szCs w:val="23"/>
        </w:rPr>
        <w:t>매수인의</w:t>
      </w:r>
      <w:r w:rsidRPr="00B51FA5">
        <w:rPr>
          <w:rFonts w:ascii="Times New Roman"/>
          <w:sz w:val="23"/>
          <w:szCs w:val="23"/>
        </w:rPr>
        <w:t xml:space="preserve"> </w:t>
      </w:r>
      <w:r w:rsidRPr="00B51FA5">
        <w:rPr>
          <w:rFonts w:ascii="Times New Roman"/>
          <w:sz w:val="23"/>
          <w:szCs w:val="23"/>
        </w:rPr>
        <w:t>필요한</w:t>
      </w:r>
      <w:r w:rsidRPr="00B51FA5">
        <w:rPr>
          <w:rFonts w:ascii="Times New Roman"/>
          <w:sz w:val="23"/>
          <w:szCs w:val="23"/>
        </w:rPr>
        <w:t xml:space="preserve"> </w:t>
      </w:r>
      <w:proofErr w:type="spellStart"/>
      <w:r w:rsidRPr="00B51FA5">
        <w:rPr>
          <w:rFonts w:ascii="Times New Roman"/>
          <w:sz w:val="23"/>
          <w:szCs w:val="23"/>
        </w:rPr>
        <w:t>내부절차에</w:t>
      </w:r>
      <w:proofErr w:type="spellEnd"/>
      <w:r w:rsidRPr="00B51FA5">
        <w:rPr>
          <w:rFonts w:ascii="Times New Roman"/>
          <w:sz w:val="23"/>
          <w:szCs w:val="23"/>
        </w:rPr>
        <w:t xml:space="preserve"> </w:t>
      </w:r>
      <w:r w:rsidRPr="00B51FA5">
        <w:rPr>
          <w:rFonts w:ascii="Times New Roman"/>
          <w:sz w:val="23"/>
          <w:szCs w:val="23"/>
        </w:rPr>
        <w:t>따라</w:t>
      </w:r>
      <w:r w:rsidRPr="00B51FA5">
        <w:rPr>
          <w:rFonts w:ascii="Times New Roman"/>
          <w:sz w:val="23"/>
          <w:szCs w:val="23"/>
        </w:rPr>
        <w:t xml:space="preserve"> </w:t>
      </w:r>
      <w:r w:rsidRPr="00B51FA5">
        <w:rPr>
          <w:rFonts w:ascii="Times New Roman"/>
          <w:sz w:val="23"/>
          <w:szCs w:val="23"/>
        </w:rPr>
        <w:t>적법하게</w:t>
      </w:r>
      <w:r w:rsidRPr="00B51FA5">
        <w:rPr>
          <w:rFonts w:ascii="Times New Roman"/>
          <w:sz w:val="23"/>
          <w:szCs w:val="23"/>
        </w:rPr>
        <w:t xml:space="preserve"> </w:t>
      </w:r>
      <w:r w:rsidRPr="00B51FA5">
        <w:rPr>
          <w:rFonts w:ascii="Times New Roman"/>
          <w:sz w:val="23"/>
          <w:szCs w:val="23"/>
        </w:rPr>
        <w:t>승인되었다</w:t>
      </w:r>
      <w:r w:rsidRPr="00B51FA5">
        <w:rPr>
          <w:rFonts w:ascii="Times New Roman"/>
          <w:sz w:val="23"/>
          <w:szCs w:val="23"/>
        </w:rPr>
        <w:t>.</w:t>
      </w:r>
    </w:p>
    <w:p w14:paraId="60DF1858" w14:textId="77777777" w:rsidR="00786425" w:rsidRPr="00B51FA5" w:rsidRDefault="00786425" w:rsidP="00786425">
      <w:pPr>
        <w:numPr>
          <w:ilvl w:val="0"/>
          <w:numId w:val="16"/>
        </w:numPr>
        <w:snapToGrid w:val="0"/>
        <w:spacing w:before="180" w:after="180" w:line="360" w:lineRule="atLeast"/>
        <w:rPr>
          <w:rFonts w:ascii="Times New Roman"/>
          <w:sz w:val="23"/>
          <w:szCs w:val="23"/>
        </w:rPr>
      </w:pP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계약은</w:t>
      </w:r>
      <w:r w:rsidRPr="00B51FA5">
        <w:rPr>
          <w:rFonts w:ascii="Times New Roman"/>
          <w:sz w:val="23"/>
          <w:szCs w:val="23"/>
        </w:rPr>
        <w:t xml:space="preserve"> </w:t>
      </w:r>
      <w:r w:rsidRPr="00B51FA5">
        <w:rPr>
          <w:rFonts w:ascii="Times New Roman"/>
          <w:sz w:val="23"/>
          <w:szCs w:val="23"/>
        </w:rPr>
        <w:t>매수인에</w:t>
      </w:r>
      <w:r w:rsidRPr="00B51FA5">
        <w:rPr>
          <w:rFonts w:ascii="Times New Roman"/>
          <w:sz w:val="23"/>
          <w:szCs w:val="23"/>
        </w:rPr>
        <w:t xml:space="preserve"> </w:t>
      </w:r>
      <w:r w:rsidRPr="00B51FA5">
        <w:rPr>
          <w:rFonts w:ascii="Times New Roman"/>
          <w:sz w:val="23"/>
          <w:szCs w:val="23"/>
        </w:rPr>
        <w:t>의하여</w:t>
      </w:r>
      <w:r w:rsidRPr="00B51FA5">
        <w:rPr>
          <w:rFonts w:ascii="Times New Roman"/>
          <w:sz w:val="23"/>
          <w:szCs w:val="23"/>
        </w:rPr>
        <w:t xml:space="preserve"> </w:t>
      </w:r>
      <w:r w:rsidRPr="00B51FA5">
        <w:rPr>
          <w:rFonts w:ascii="Times New Roman"/>
          <w:sz w:val="23"/>
          <w:szCs w:val="23"/>
        </w:rPr>
        <w:t>적법하게</w:t>
      </w:r>
      <w:r w:rsidRPr="00B51FA5">
        <w:rPr>
          <w:rFonts w:ascii="Times New Roman"/>
          <w:sz w:val="23"/>
          <w:szCs w:val="23"/>
        </w:rPr>
        <w:t xml:space="preserve"> </w:t>
      </w:r>
      <w:r w:rsidRPr="00B51FA5">
        <w:rPr>
          <w:rFonts w:ascii="Times New Roman"/>
          <w:sz w:val="23"/>
          <w:szCs w:val="23"/>
        </w:rPr>
        <w:t>체결되었고</w:t>
      </w:r>
      <w:r w:rsidRPr="00B51FA5">
        <w:rPr>
          <w:rFonts w:ascii="Times New Roman"/>
          <w:sz w:val="23"/>
          <w:szCs w:val="23"/>
        </w:rPr>
        <w:t xml:space="preserve">, </w:t>
      </w:r>
      <w:r w:rsidRPr="00B51FA5">
        <w:rPr>
          <w:rFonts w:ascii="Times New Roman"/>
          <w:sz w:val="23"/>
          <w:szCs w:val="23"/>
        </w:rPr>
        <w:t>매수인에</w:t>
      </w:r>
      <w:r w:rsidRPr="00B51FA5">
        <w:rPr>
          <w:rFonts w:ascii="Times New Roman"/>
          <w:sz w:val="23"/>
          <w:szCs w:val="23"/>
        </w:rPr>
        <w:t xml:space="preserve"> </w:t>
      </w:r>
      <w:r w:rsidRPr="00B51FA5">
        <w:rPr>
          <w:rFonts w:ascii="Times New Roman"/>
          <w:sz w:val="23"/>
          <w:szCs w:val="23"/>
        </w:rPr>
        <w:t>대하여</w:t>
      </w:r>
      <w:r w:rsidRPr="00B51FA5">
        <w:rPr>
          <w:rFonts w:ascii="Times New Roman"/>
          <w:sz w:val="23"/>
          <w:szCs w:val="23"/>
        </w:rPr>
        <w:t xml:space="preserve"> </w:t>
      </w: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계약의</w:t>
      </w:r>
      <w:r w:rsidRPr="00B51FA5">
        <w:rPr>
          <w:rFonts w:ascii="Times New Roman"/>
          <w:sz w:val="23"/>
          <w:szCs w:val="23"/>
        </w:rPr>
        <w:t xml:space="preserve"> </w:t>
      </w:r>
      <w:r w:rsidRPr="00B51FA5">
        <w:rPr>
          <w:rFonts w:ascii="Times New Roman"/>
          <w:sz w:val="23"/>
          <w:szCs w:val="23"/>
        </w:rPr>
        <w:t>조건들에</w:t>
      </w:r>
      <w:r w:rsidRPr="00B51FA5">
        <w:rPr>
          <w:rFonts w:ascii="Times New Roman"/>
          <w:sz w:val="23"/>
          <w:szCs w:val="23"/>
        </w:rPr>
        <w:t xml:space="preserve"> </w:t>
      </w:r>
      <w:r w:rsidRPr="00B51FA5">
        <w:rPr>
          <w:rFonts w:ascii="Times New Roman"/>
          <w:sz w:val="23"/>
          <w:szCs w:val="23"/>
        </w:rPr>
        <w:t>따라</w:t>
      </w:r>
      <w:r w:rsidRPr="00B51FA5">
        <w:rPr>
          <w:rFonts w:ascii="Times New Roman"/>
          <w:sz w:val="23"/>
          <w:szCs w:val="23"/>
        </w:rPr>
        <w:t xml:space="preserve"> </w:t>
      </w:r>
      <w:r w:rsidRPr="00B51FA5">
        <w:rPr>
          <w:rFonts w:ascii="Times New Roman"/>
          <w:sz w:val="23"/>
          <w:szCs w:val="23"/>
        </w:rPr>
        <w:t>집행할</w:t>
      </w:r>
      <w:r w:rsidRPr="00B51FA5">
        <w:rPr>
          <w:rFonts w:ascii="Times New Roman"/>
          <w:sz w:val="23"/>
          <w:szCs w:val="23"/>
        </w:rPr>
        <w:t xml:space="preserve"> </w:t>
      </w:r>
      <w:r w:rsidRPr="00B51FA5">
        <w:rPr>
          <w:rFonts w:ascii="Times New Roman"/>
          <w:sz w:val="23"/>
          <w:szCs w:val="23"/>
        </w:rPr>
        <w:t>수</w:t>
      </w:r>
      <w:r w:rsidRPr="00B51FA5">
        <w:rPr>
          <w:rFonts w:ascii="Times New Roman"/>
          <w:sz w:val="23"/>
          <w:szCs w:val="23"/>
        </w:rPr>
        <w:t xml:space="preserve"> </w:t>
      </w:r>
      <w:r w:rsidRPr="00B51FA5">
        <w:rPr>
          <w:rFonts w:ascii="Times New Roman"/>
          <w:sz w:val="23"/>
          <w:szCs w:val="23"/>
        </w:rPr>
        <w:t>있는</w:t>
      </w:r>
      <w:r w:rsidRPr="00B51FA5">
        <w:rPr>
          <w:rFonts w:ascii="Times New Roman"/>
          <w:sz w:val="23"/>
          <w:szCs w:val="23"/>
        </w:rPr>
        <w:t xml:space="preserve"> </w:t>
      </w:r>
      <w:r w:rsidRPr="00B51FA5">
        <w:rPr>
          <w:rFonts w:ascii="Times New Roman"/>
          <w:sz w:val="23"/>
          <w:szCs w:val="23"/>
        </w:rPr>
        <w:t>유효하고</w:t>
      </w:r>
      <w:r w:rsidRPr="00B51FA5">
        <w:rPr>
          <w:rFonts w:ascii="Times New Roman"/>
          <w:sz w:val="23"/>
          <w:szCs w:val="23"/>
        </w:rPr>
        <w:t xml:space="preserve">, </w:t>
      </w:r>
      <w:r w:rsidRPr="00B51FA5">
        <w:rPr>
          <w:rFonts w:ascii="Times New Roman"/>
          <w:sz w:val="23"/>
          <w:szCs w:val="23"/>
        </w:rPr>
        <w:t>구속력이</w:t>
      </w:r>
      <w:r w:rsidRPr="00B51FA5">
        <w:rPr>
          <w:rFonts w:ascii="Times New Roman"/>
          <w:sz w:val="23"/>
          <w:szCs w:val="23"/>
        </w:rPr>
        <w:t xml:space="preserve"> </w:t>
      </w:r>
      <w:r w:rsidRPr="00B51FA5">
        <w:rPr>
          <w:rFonts w:ascii="Times New Roman"/>
          <w:sz w:val="23"/>
          <w:szCs w:val="23"/>
        </w:rPr>
        <w:t>있는</w:t>
      </w:r>
      <w:r w:rsidRPr="00B51FA5">
        <w:rPr>
          <w:rFonts w:ascii="Times New Roman"/>
          <w:sz w:val="23"/>
          <w:szCs w:val="23"/>
        </w:rPr>
        <w:t xml:space="preserve"> </w:t>
      </w:r>
      <w:r w:rsidRPr="00B51FA5">
        <w:rPr>
          <w:rFonts w:ascii="Times New Roman"/>
          <w:sz w:val="23"/>
          <w:szCs w:val="23"/>
        </w:rPr>
        <w:t>의무를</w:t>
      </w:r>
      <w:r w:rsidRPr="00B51FA5">
        <w:rPr>
          <w:rFonts w:ascii="Times New Roman"/>
          <w:sz w:val="23"/>
          <w:szCs w:val="23"/>
        </w:rPr>
        <w:t xml:space="preserve"> </w:t>
      </w:r>
      <w:r w:rsidRPr="00B51FA5">
        <w:rPr>
          <w:rFonts w:ascii="Times New Roman"/>
          <w:sz w:val="23"/>
          <w:szCs w:val="23"/>
        </w:rPr>
        <w:t>구성한다</w:t>
      </w:r>
      <w:r w:rsidRPr="00B51FA5">
        <w:rPr>
          <w:rFonts w:ascii="Times New Roman"/>
          <w:sz w:val="23"/>
          <w:szCs w:val="23"/>
        </w:rPr>
        <w:t xml:space="preserve">. </w:t>
      </w:r>
      <w:r w:rsidRPr="00B51FA5">
        <w:rPr>
          <w:rFonts w:ascii="Times New Roman"/>
          <w:sz w:val="23"/>
          <w:szCs w:val="23"/>
        </w:rPr>
        <w:t>단</w:t>
      </w:r>
      <w:r w:rsidRPr="00B51FA5">
        <w:rPr>
          <w:rFonts w:ascii="Times New Roman"/>
          <w:sz w:val="23"/>
          <w:szCs w:val="23"/>
        </w:rPr>
        <w:t xml:space="preserve">, </w:t>
      </w:r>
      <w:r w:rsidRPr="00B51FA5">
        <w:rPr>
          <w:rFonts w:ascii="Times New Roman"/>
          <w:sz w:val="23"/>
          <w:szCs w:val="23"/>
        </w:rPr>
        <w:t>집행가능성은</w:t>
      </w:r>
      <w:r w:rsidRPr="00B51FA5">
        <w:rPr>
          <w:rFonts w:ascii="Times New Roman"/>
          <w:sz w:val="23"/>
          <w:szCs w:val="23"/>
        </w:rPr>
        <w:t xml:space="preserve"> </w:t>
      </w:r>
      <w:r w:rsidRPr="00B51FA5">
        <w:rPr>
          <w:rFonts w:ascii="Times New Roman"/>
          <w:sz w:val="23"/>
          <w:szCs w:val="23"/>
        </w:rPr>
        <w:t>파산</w:t>
      </w:r>
      <w:r w:rsidRPr="00B51FA5">
        <w:rPr>
          <w:rFonts w:ascii="Times New Roman"/>
          <w:sz w:val="23"/>
          <w:szCs w:val="23"/>
        </w:rPr>
        <w:t xml:space="preserve">, </w:t>
      </w:r>
      <w:r w:rsidRPr="00B51FA5">
        <w:rPr>
          <w:rFonts w:ascii="Times New Roman"/>
          <w:sz w:val="23"/>
          <w:szCs w:val="23"/>
        </w:rPr>
        <w:t>사해행위</w:t>
      </w:r>
      <w:r w:rsidRPr="00B51FA5">
        <w:rPr>
          <w:rFonts w:ascii="Times New Roman"/>
          <w:sz w:val="23"/>
          <w:szCs w:val="23"/>
        </w:rPr>
        <w:t xml:space="preserve">, </w:t>
      </w:r>
      <w:r w:rsidRPr="00B51FA5">
        <w:rPr>
          <w:rFonts w:ascii="Times New Roman" w:hint="eastAsia"/>
          <w:sz w:val="23"/>
          <w:szCs w:val="23"/>
        </w:rPr>
        <w:t>기업회생</w:t>
      </w:r>
      <w:r w:rsidRPr="00B51FA5">
        <w:rPr>
          <w:rFonts w:ascii="Times New Roman"/>
          <w:sz w:val="23"/>
          <w:szCs w:val="23"/>
        </w:rPr>
        <w:t xml:space="preserve">, </w:t>
      </w:r>
      <w:proofErr w:type="spellStart"/>
      <w:r w:rsidRPr="00B51FA5">
        <w:rPr>
          <w:rFonts w:ascii="Times New Roman"/>
          <w:sz w:val="23"/>
          <w:szCs w:val="23"/>
        </w:rPr>
        <w:t>지급유예</w:t>
      </w:r>
      <w:proofErr w:type="spellEnd"/>
      <w:r w:rsidRPr="00B51FA5">
        <w:rPr>
          <w:rFonts w:ascii="Times New Roman"/>
          <w:sz w:val="23"/>
          <w:szCs w:val="23"/>
        </w:rPr>
        <w:t xml:space="preserve"> </w:t>
      </w:r>
      <w:r w:rsidRPr="00B51FA5">
        <w:rPr>
          <w:rFonts w:ascii="Times New Roman"/>
          <w:sz w:val="23"/>
          <w:szCs w:val="23"/>
        </w:rPr>
        <w:t>기타</w:t>
      </w:r>
      <w:r w:rsidRPr="00B51FA5">
        <w:rPr>
          <w:rFonts w:ascii="Times New Roman"/>
          <w:sz w:val="23"/>
          <w:szCs w:val="23"/>
        </w:rPr>
        <w:t xml:space="preserve"> </w:t>
      </w:r>
      <w:r w:rsidRPr="00B51FA5">
        <w:rPr>
          <w:rFonts w:ascii="Times New Roman"/>
          <w:sz w:val="23"/>
          <w:szCs w:val="23"/>
        </w:rPr>
        <w:t>채권자들의</w:t>
      </w:r>
      <w:r w:rsidRPr="00B51FA5">
        <w:rPr>
          <w:rFonts w:ascii="Times New Roman"/>
          <w:sz w:val="23"/>
          <w:szCs w:val="23"/>
        </w:rPr>
        <w:t xml:space="preserve"> </w:t>
      </w:r>
      <w:r w:rsidRPr="00B51FA5">
        <w:rPr>
          <w:rFonts w:ascii="Times New Roman"/>
          <w:sz w:val="23"/>
          <w:szCs w:val="23"/>
        </w:rPr>
        <w:t>권리에</w:t>
      </w:r>
      <w:r w:rsidRPr="00B51FA5">
        <w:rPr>
          <w:rFonts w:ascii="Times New Roman"/>
          <w:sz w:val="23"/>
          <w:szCs w:val="23"/>
        </w:rPr>
        <w:t xml:space="preserve"> </w:t>
      </w:r>
      <w:r w:rsidRPr="00B51FA5">
        <w:rPr>
          <w:rFonts w:ascii="Times New Roman"/>
          <w:sz w:val="23"/>
          <w:szCs w:val="23"/>
        </w:rPr>
        <w:t>관계되거나</w:t>
      </w:r>
      <w:r w:rsidRPr="00B51FA5">
        <w:rPr>
          <w:rFonts w:ascii="Times New Roman"/>
          <w:sz w:val="23"/>
          <w:szCs w:val="23"/>
        </w:rPr>
        <w:t xml:space="preserve"> </w:t>
      </w:r>
      <w:r w:rsidRPr="00B51FA5">
        <w:rPr>
          <w:rFonts w:ascii="Times New Roman"/>
          <w:sz w:val="23"/>
          <w:szCs w:val="23"/>
        </w:rPr>
        <w:t>채권자들의</w:t>
      </w:r>
      <w:r w:rsidRPr="00B51FA5">
        <w:rPr>
          <w:rFonts w:ascii="Times New Roman"/>
          <w:sz w:val="23"/>
          <w:szCs w:val="23"/>
        </w:rPr>
        <w:t xml:space="preserve"> </w:t>
      </w:r>
      <w:r w:rsidRPr="00B51FA5">
        <w:rPr>
          <w:rFonts w:ascii="Times New Roman"/>
          <w:sz w:val="23"/>
          <w:szCs w:val="23"/>
        </w:rPr>
        <w:t>권리에</w:t>
      </w:r>
      <w:r w:rsidRPr="00B51FA5">
        <w:rPr>
          <w:rFonts w:ascii="Times New Roman"/>
          <w:sz w:val="23"/>
          <w:szCs w:val="23"/>
        </w:rPr>
        <w:t xml:space="preserve"> </w:t>
      </w:r>
      <w:r w:rsidRPr="00B51FA5">
        <w:rPr>
          <w:rFonts w:ascii="Times New Roman"/>
          <w:sz w:val="23"/>
          <w:szCs w:val="23"/>
        </w:rPr>
        <w:t>일반적으로</w:t>
      </w:r>
      <w:r w:rsidRPr="00B51FA5">
        <w:rPr>
          <w:rFonts w:ascii="Times New Roman"/>
          <w:sz w:val="23"/>
          <w:szCs w:val="23"/>
        </w:rPr>
        <w:t xml:space="preserve"> </w:t>
      </w:r>
      <w:r w:rsidRPr="00B51FA5">
        <w:rPr>
          <w:rFonts w:ascii="Times New Roman"/>
          <w:sz w:val="23"/>
          <w:szCs w:val="23"/>
        </w:rPr>
        <w:t>영향을</w:t>
      </w:r>
      <w:r w:rsidRPr="00B51FA5">
        <w:rPr>
          <w:rFonts w:ascii="Times New Roman"/>
          <w:sz w:val="23"/>
          <w:szCs w:val="23"/>
        </w:rPr>
        <w:t xml:space="preserve"> </w:t>
      </w:r>
      <w:r w:rsidRPr="00B51FA5">
        <w:rPr>
          <w:rFonts w:ascii="Times New Roman"/>
          <w:sz w:val="23"/>
          <w:szCs w:val="23"/>
        </w:rPr>
        <w:t>주는</w:t>
      </w:r>
      <w:r w:rsidRPr="00B51FA5">
        <w:rPr>
          <w:rFonts w:ascii="Times New Roman"/>
          <w:sz w:val="23"/>
          <w:szCs w:val="23"/>
        </w:rPr>
        <w:t xml:space="preserve"> </w:t>
      </w:r>
      <w:r w:rsidRPr="00B51FA5">
        <w:rPr>
          <w:rFonts w:ascii="Times New Roman"/>
          <w:sz w:val="23"/>
          <w:szCs w:val="23"/>
        </w:rPr>
        <w:t>유사한</w:t>
      </w:r>
      <w:r w:rsidRPr="00B51FA5">
        <w:rPr>
          <w:rFonts w:ascii="Times New Roman"/>
          <w:sz w:val="23"/>
          <w:szCs w:val="23"/>
        </w:rPr>
        <w:t xml:space="preserve"> </w:t>
      </w:r>
      <w:r w:rsidRPr="00B51FA5">
        <w:rPr>
          <w:rFonts w:ascii="Times New Roman"/>
          <w:sz w:val="23"/>
          <w:szCs w:val="23"/>
        </w:rPr>
        <w:t>법령에</w:t>
      </w:r>
      <w:r w:rsidRPr="00B51FA5">
        <w:rPr>
          <w:rFonts w:ascii="Times New Roman"/>
          <w:sz w:val="23"/>
          <w:szCs w:val="23"/>
        </w:rPr>
        <w:t xml:space="preserve"> </w:t>
      </w:r>
      <w:r w:rsidRPr="00B51FA5">
        <w:rPr>
          <w:rFonts w:ascii="Times New Roman"/>
          <w:sz w:val="23"/>
          <w:szCs w:val="23"/>
        </w:rPr>
        <w:t>의하여</w:t>
      </w:r>
      <w:r w:rsidRPr="00B51FA5">
        <w:rPr>
          <w:rFonts w:ascii="Times New Roman"/>
          <w:sz w:val="23"/>
          <w:szCs w:val="23"/>
        </w:rPr>
        <w:t xml:space="preserve"> </w:t>
      </w:r>
      <w:r w:rsidRPr="00B51FA5">
        <w:rPr>
          <w:rFonts w:ascii="Times New Roman"/>
          <w:sz w:val="23"/>
          <w:szCs w:val="23"/>
        </w:rPr>
        <w:t>제한될</w:t>
      </w:r>
      <w:r w:rsidRPr="00B51FA5">
        <w:rPr>
          <w:rFonts w:ascii="Times New Roman"/>
          <w:sz w:val="23"/>
          <w:szCs w:val="23"/>
        </w:rPr>
        <w:t xml:space="preserve"> </w:t>
      </w:r>
      <w:r w:rsidRPr="00B51FA5">
        <w:rPr>
          <w:rFonts w:ascii="Times New Roman"/>
          <w:sz w:val="23"/>
          <w:szCs w:val="23"/>
        </w:rPr>
        <w:t>수</w:t>
      </w:r>
      <w:r w:rsidRPr="00B51FA5">
        <w:rPr>
          <w:rFonts w:ascii="Times New Roman"/>
          <w:sz w:val="23"/>
          <w:szCs w:val="23"/>
        </w:rPr>
        <w:t xml:space="preserve"> </w:t>
      </w:r>
      <w:r w:rsidRPr="00B51FA5">
        <w:rPr>
          <w:rFonts w:ascii="Times New Roman"/>
          <w:sz w:val="23"/>
          <w:szCs w:val="23"/>
        </w:rPr>
        <w:t>있다</w:t>
      </w:r>
      <w:r w:rsidRPr="00B51FA5">
        <w:rPr>
          <w:rFonts w:ascii="Times New Roman"/>
          <w:sz w:val="23"/>
          <w:szCs w:val="23"/>
        </w:rPr>
        <w:t>.</w:t>
      </w:r>
    </w:p>
    <w:p w14:paraId="69B5DAFB" w14:textId="77777777" w:rsidR="00786425" w:rsidRPr="00B51FA5" w:rsidRDefault="00786425" w:rsidP="00786425">
      <w:pPr>
        <w:numPr>
          <w:ilvl w:val="1"/>
          <w:numId w:val="8"/>
        </w:numPr>
        <w:snapToGrid w:val="0"/>
        <w:spacing w:before="180" w:after="180" w:line="360" w:lineRule="atLeast"/>
        <w:rPr>
          <w:rFonts w:ascii="Times New Roman"/>
          <w:sz w:val="23"/>
          <w:szCs w:val="23"/>
        </w:rPr>
      </w:pPr>
      <w:r w:rsidRPr="00B51FA5">
        <w:rPr>
          <w:rFonts w:ascii="Times New Roman" w:hint="eastAsia"/>
          <w:sz w:val="23"/>
          <w:szCs w:val="23"/>
          <w:u w:val="single"/>
        </w:rPr>
        <w:t>필요적</w:t>
      </w:r>
      <w:r w:rsidRPr="00B51FA5">
        <w:rPr>
          <w:rFonts w:ascii="Times New Roman" w:hint="eastAsia"/>
          <w:sz w:val="23"/>
          <w:szCs w:val="23"/>
          <w:u w:val="single"/>
        </w:rPr>
        <w:t xml:space="preserve"> </w:t>
      </w:r>
      <w:r w:rsidRPr="00B51FA5">
        <w:rPr>
          <w:rFonts w:ascii="Times New Roman"/>
          <w:sz w:val="23"/>
          <w:szCs w:val="23"/>
          <w:u w:val="single"/>
        </w:rPr>
        <w:t>승인</w:t>
      </w:r>
      <w:r w:rsidRPr="00B51FA5">
        <w:rPr>
          <w:rFonts w:ascii="Times New Roman"/>
          <w:sz w:val="23"/>
          <w:szCs w:val="23"/>
          <w:u w:val="single"/>
        </w:rPr>
        <w:t xml:space="preserve">; </w:t>
      </w:r>
      <w:r w:rsidRPr="00B51FA5">
        <w:rPr>
          <w:rFonts w:ascii="Times New Roman"/>
          <w:sz w:val="23"/>
          <w:szCs w:val="23"/>
          <w:u w:val="single"/>
        </w:rPr>
        <w:t>법령</w:t>
      </w:r>
      <w:r w:rsidRPr="00B51FA5">
        <w:rPr>
          <w:rFonts w:ascii="Times New Roman"/>
          <w:sz w:val="23"/>
          <w:szCs w:val="23"/>
          <w:u w:val="single"/>
        </w:rPr>
        <w:t xml:space="preserve">, </w:t>
      </w:r>
      <w:r w:rsidRPr="00B51FA5">
        <w:rPr>
          <w:rFonts w:ascii="Times New Roman"/>
          <w:sz w:val="23"/>
          <w:szCs w:val="23"/>
          <w:u w:val="single"/>
        </w:rPr>
        <w:t>정관</w:t>
      </w:r>
      <w:r w:rsidRPr="00B51FA5">
        <w:rPr>
          <w:rFonts w:ascii="Times New Roman"/>
          <w:sz w:val="23"/>
          <w:szCs w:val="23"/>
          <w:u w:val="single"/>
        </w:rPr>
        <w:t xml:space="preserve">, </w:t>
      </w:r>
      <w:r w:rsidRPr="00B51FA5">
        <w:rPr>
          <w:rFonts w:ascii="Times New Roman"/>
          <w:sz w:val="23"/>
          <w:szCs w:val="23"/>
          <w:u w:val="single"/>
        </w:rPr>
        <w:t>정부승인</w:t>
      </w:r>
      <w:r w:rsidRPr="00B51FA5">
        <w:rPr>
          <w:rFonts w:ascii="Times New Roman" w:hint="eastAsia"/>
          <w:sz w:val="23"/>
          <w:szCs w:val="23"/>
          <w:u w:val="single"/>
        </w:rPr>
        <w:t xml:space="preserve"> </w:t>
      </w:r>
      <w:r w:rsidRPr="00B51FA5">
        <w:rPr>
          <w:rFonts w:ascii="Times New Roman"/>
          <w:sz w:val="23"/>
          <w:szCs w:val="23"/>
          <w:u w:val="single"/>
        </w:rPr>
        <w:t>등에</w:t>
      </w:r>
      <w:r w:rsidRPr="00B51FA5">
        <w:rPr>
          <w:rFonts w:ascii="Times New Roman"/>
          <w:sz w:val="23"/>
          <w:szCs w:val="23"/>
          <w:u w:val="single"/>
        </w:rPr>
        <w:t xml:space="preserve"> </w:t>
      </w:r>
      <w:r w:rsidRPr="00B51FA5">
        <w:rPr>
          <w:rFonts w:ascii="Times New Roman"/>
          <w:sz w:val="23"/>
          <w:szCs w:val="23"/>
          <w:u w:val="single"/>
        </w:rPr>
        <w:t>위반되지</w:t>
      </w:r>
      <w:r w:rsidRPr="00B51FA5">
        <w:rPr>
          <w:rFonts w:ascii="Times New Roman"/>
          <w:sz w:val="23"/>
          <w:szCs w:val="23"/>
          <w:u w:val="single"/>
        </w:rPr>
        <w:t xml:space="preserve"> </w:t>
      </w:r>
      <w:r w:rsidRPr="00B51FA5">
        <w:rPr>
          <w:rFonts w:ascii="Times New Roman"/>
          <w:sz w:val="23"/>
          <w:szCs w:val="23"/>
          <w:u w:val="single"/>
        </w:rPr>
        <w:t>아니함</w:t>
      </w:r>
      <w:r w:rsidRPr="00B51FA5">
        <w:rPr>
          <w:rFonts w:ascii="Times New Roman"/>
          <w:sz w:val="23"/>
          <w:szCs w:val="23"/>
        </w:rPr>
        <w:t>.</w:t>
      </w:r>
    </w:p>
    <w:p w14:paraId="009EC86C" w14:textId="77777777" w:rsidR="00786425" w:rsidRPr="00B51FA5" w:rsidRDefault="00786425" w:rsidP="00786425">
      <w:pPr>
        <w:numPr>
          <w:ilvl w:val="1"/>
          <w:numId w:val="7"/>
        </w:numPr>
        <w:snapToGrid w:val="0"/>
        <w:spacing w:before="180" w:after="180" w:line="360" w:lineRule="atLeast"/>
        <w:rPr>
          <w:rFonts w:ascii="Times New Roman"/>
          <w:sz w:val="23"/>
          <w:szCs w:val="23"/>
        </w:rPr>
      </w:pPr>
      <w:r w:rsidRPr="00B51FA5">
        <w:rPr>
          <w:rFonts w:ascii="Times New Roman"/>
          <w:sz w:val="23"/>
          <w:szCs w:val="23"/>
          <w:u w:val="single"/>
        </w:rPr>
        <w:t>별</w:t>
      </w:r>
      <w:r w:rsidRPr="00B51FA5">
        <w:rPr>
          <w:rFonts w:ascii="Times New Roman" w:hint="eastAsia"/>
          <w:sz w:val="23"/>
          <w:szCs w:val="23"/>
          <w:u w:val="single"/>
        </w:rPr>
        <w:t>첨</w:t>
      </w:r>
      <w:r w:rsidRPr="00B51FA5">
        <w:rPr>
          <w:rFonts w:ascii="Times New Roman"/>
          <w:sz w:val="23"/>
          <w:szCs w:val="23"/>
          <w:u w:val="single"/>
        </w:rPr>
        <w:t xml:space="preserve"> </w:t>
      </w:r>
      <w:r w:rsidR="00760096">
        <w:rPr>
          <w:rFonts w:ascii="Times New Roman"/>
          <w:sz w:val="23"/>
          <w:szCs w:val="23"/>
          <w:u w:val="single"/>
        </w:rPr>
        <w:t>6</w:t>
      </w:r>
      <w:r w:rsidRPr="00883718">
        <w:rPr>
          <w:rFonts w:ascii="Times New Roman"/>
          <w:sz w:val="23"/>
          <w:szCs w:val="23"/>
          <w:u w:val="single"/>
        </w:rPr>
        <w:t>.</w:t>
      </w:r>
      <w:r w:rsidRPr="000575B1">
        <w:rPr>
          <w:rFonts w:ascii="Times New Roman" w:hint="eastAsia"/>
          <w:sz w:val="23"/>
          <w:szCs w:val="23"/>
          <w:u w:val="single"/>
        </w:rPr>
        <w:t>3</w:t>
      </w:r>
      <w:r w:rsidRPr="00A66D8C">
        <w:rPr>
          <w:rFonts w:ascii="Times New Roman"/>
          <w:sz w:val="23"/>
          <w:szCs w:val="23"/>
          <w:u w:val="single"/>
        </w:rPr>
        <w:t>(</w:t>
      </w:r>
      <w:r w:rsidRPr="00522B89">
        <w:rPr>
          <w:rFonts w:ascii="Times New Roman" w:hint="eastAsia"/>
          <w:sz w:val="23"/>
          <w:szCs w:val="23"/>
          <w:u w:val="single"/>
        </w:rPr>
        <w:t>a</w:t>
      </w:r>
      <w:r w:rsidRPr="00522B89">
        <w:rPr>
          <w:rFonts w:ascii="Times New Roman"/>
          <w:sz w:val="23"/>
          <w:szCs w:val="23"/>
          <w:u w:val="single"/>
        </w:rPr>
        <w:t>)</w:t>
      </w:r>
      <w:r w:rsidRPr="00B51FA5">
        <w:rPr>
          <w:rFonts w:ascii="Times New Roman" w:hint="eastAsia"/>
          <w:sz w:val="23"/>
          <w:szCs w:val="23"/>
        </w:rPr>
        <w:t>는</w:t>
      </w:r>
      <w:r w:rsidRPr="00B51FA5">
        <w:rPr>
          <w:rFonts w:ascii="Times New Roman" w:hint="eastAsia"/>
          <w:sz w:val="23"/>
          <w:szCs w:val="23"/>
        </w:rPr>
        <w:t xml:space="preserve"> </w:t>
      </w:r>
      <w:proofErr w:type="spellStart"/>
      <w:r w:rsidRPr="00B51FA5">
        <w:rPr>
          <w:rFonts w:ascii="Times New Roman" w:hint="eastAsia"/>
          <w:sz w:val="23"/>
          <w:szCs w:val="23"/>
        </w:rPr>
        <w:t>거래종결</w:t>
      </w:r>
      <w:proofErr w:type="spellEnd"/>
      <w:r w:rsidRPr="00B51FA5">
        <w:rPr>
          <w:rFonts w:ascii="Times New Roman" w:hint="eastAsia"/>
          <w:sz w:val="23"/>
          <w:szCs w:val="23"/>
        </w:rPr>
        <w:t xml:space="preserve"> </w:t>
      </w:r>
      <w:r w:rsidRPr="00B51FA5">
        <w:rPr>
          <w:rFonts w:ascii="Times New Roman" w:hint="eastAsia"/>
          <w:sz w:val="23"/>
          <w:szCs w:val="23"/>
        </w:rPr>
        <w:t>전까지</w:t>
      </w:r>
      <w:r w:rsidRPr="00B51FA5">
        <w:rPr>
          <w:rFonts w:ascii="Times New Roman" w:hint="eastAsia"/>
          <w:sz w:val="23"/>
          <w:szCs w:val="23"/>
        </w:rPr>
        <w:t xml:space="preserve"> </w:t>
      </w:r>
      <w:r w:rsidRPr="00B51FA5">
        <w:rPr>
          <w:rFonts w:ascii="Times New Roman"/>
          <w:sz w:val="23"/>
          <w:szCs w:val="23"/>
        </w:rPr>
        <w:t>매</w:t>
      </w:r>
      <w:r w:rsidRPr="00B51FA5">
        <w:rPr>
          <w:rFonts w:ascii="Times New Roman" w:hint="eastAsia"/>
          <w:sz w:val="23"/>
          <w:szCs w:val="23"/>
        </w:rPr>
        <w:t>수</w:t>
      </w:r>
      <w:r w:rsidRPr="00B51FA5">
        <w:rPr>
          <w:rFonts w:ascii="Times New Roman"/>
          <w:sz w:val="23"/>
          <w:szCs w:val="23"/>
        </w:rPr>
        <w:t>인</w:t>
      </w:r>
      <w:r w:rsidRPr="00B51FA5">
        <w:rPr>
          <w:rFonts w:ascii="Times New Roman" w:hint="eastAsia"/>
          <w:sz w:val="23"/>
          <w:szCs w:val="23"/>
        </w:rPr>
        <w:t>에게</w:t>
      </w:r>
      <w:r w:rsidRPr="00B51FA5">
        <w:rPr>
          <w:rFonts w:ascii="Times New Roman" w:hint="eastAsia"/>
          <w:sz w:val="23"/>
          <w:szCs w:val="23"/>
        </w:rPr>
        <w:t xml:space="preserve"> </w:t>
      </w:r>
      <w:r w:rsidRPr="00B51FA5">
        <w:rPr>
          <w:rFonts w:ascii="Times New Roman" w:hint="eastAsia"/>
          <w:sz w:val="23"/>
          <w:szCs w:val="23"/>
        </w:rPr>
        <w:t>요구되는</w:t>
      </w:r>
      <w:r w:rsidRPr="00B51FA5">
        <w:rPr>
          <w:rFonts w:ascii="Times New Roman" w:hint="eastAsia"/>
          <w:sz w:val="23"/>
          <w:szCs w:val="23"/>
        </w:rPr>
        <w:t xml:space="preserve"> </w:t>
      </w:r>
      <w:r w:rsidRPr="00B51FA5">
        <w:rPr>
          <w:rFonts w:ascii="Times New Roman" w:hint="eastAsia"/>
          <w:sz w:val="23"/>
          <w:szCs w:val="23"/>
        </w:rPr>
        <w:t>중요한</w:t>
      </w:r>
      <w:r w:rsidRPr="00B51FA5">
        <w:rPr>
          <w:rFonts w:ascii="Times New Roman" w:hint="eastAsia"/>
          <w:sz w:val="23"/>
          <w:szCs w:val="23"/>
        </w:rPr>
        <w:t xml:space="preserve"> </w:t>
      </w:r>
      <w:r w:rsidRPr="00B51FA5">
        <w:rPr>
          <w:rFonts w:ascii="Times New Roman" w:hint="eastAsia"/>
          <w:sz w:val="23"/>
          <w:szCs w:val="23"/>
        </w:rPr>
        <w:t>필요적</w:t>
      </w:r>
      <w:r w:rsidRPr="00B51FA5">
        <w:rPr>
          <w:rFonts w:ascii="Times New Roman" w:hint="eastAsia"/>
          <w:sz w:val="23"/>
          <w:szCs w:val="23"/>
        </w:rPr>
        <w:t xml:space="preserve"> </w:t>
      </w:r>
      <w:r w:rsidRPr="00B51FA5">
        <w:rPr>
          <w:rFonts w:ascii="Times New Roman" w:hint="eastAsia"/>
          <w:sz w:val="23"/>
          <w:szCs w:val="23"/>
        </w:rPr>
        <w:t>정부승인</w:t>
      </w:r>
      <w:r w:rsidRPr="00B51FA5">
        <w:rPr>
          <w:rFonts w:ascii="Times New Roman" w:hint="eastAsia"/>
          <w:sz w:val="23"/>
          <w:szCs w:val="23"/>
        </w:rPr>
        <w:t xml:space="preserve"> </w:t>
      </w:r>
      <w:r w:rsidRPr="00B51FA5">
        <w:rPr>
          <w:rFonts w:ascii="Times New Roman" w:hint="eastAsia"/>
          <w:sz w:val="23"/>
          <w:szCs w:val="23"/>
        </w:rPr>
        <w:t>및</w:t>
      </w:r>
      <w:r w:rsidRPr="00B51FA5">
        <w:rPr>
          <w:rFonts w:ascii="Times New Roman" w:hint="eastAsia"/>
          <w:sz w:val="23"/>
          <w:szCs w:val="23"/>
        </w:rPr>
        <w:t xml:space="preserve"> </w:t>
      </w:r>
      <w:r w:rsidRPr="00B51FA5">
        <w:rPr>
          <w:rFonts w:ascii="Times New Roman" w:hint="eastAsia"/>
          <w:sz w:val="23"/>
          <w:szCs w:val="23"/>
        </w:rPr>
        <w:t>중요한</w:t>
      </w:r>
      <w:r w:rsidRPr="00B51FA5">
        <w:rPr>
          <w:rFonts w:ascii="Times New Roman" w:hint="eastAsia"/>
          <w:sz w:val="23"/>
          <w:szCs w:val="23"/>
        </w:rPr>
        <w:t xml:space="preserve"> </w:t>
      </w:r>
      <w:r w:rsidRPr="00B51FA5">
        <w:rPr>
          <w:rFonts w:ascii="Times New Roman" w:hint="eastAsia"/>
          <w:sz w:val="23"/>
          <w:szCs w:val="23"/>
        </w:rPr>
        <w:t>필요적</w:t>
      </w:r>
      <w:r w:rsidRPr="00B51FA5">
        <w:rPr>
          <w:rFonts w:ascii="Times New Roman" w:hint="eastAsia"/>
          <w:sz w:val="23"/>
          <w:szCs w:val="23"/>
        </w:rPr>
        <w:t xml:space="preserve"> </w:t>
      </w:r>
      <w:r w:rsidRPr="00B51FA5">
        <w:rPr>
          <w:rFonts w:ascii="Times New Roman" w:hint="eastAsia"/>
          <w:sz w:val="23"/>
          <w:szCs w:val="23"/>
        </w:rPr>
        <w:t>제</w:t>
      </w:r>
      <w:r w:rsidRPr="00B51FA5">
        <w:rPr>
          <w:rFonts w:ascii="Times New Roman" w:hint="eastAsia"/>
          <w:sz w:val="23"/>
          <w:szCs w:val="23"/>
        </w:rPr>
        <w:t>3</w:t>
      </w:r>
      <w:r w:rsidRPr="00B51FA5">
        <w:rPr>
          <w:rFonts w:ascii="Times New Roman" w:hint="eastAsia"/>
          <w:sz w:val="23"/>
          <w:szCs w:val="23"/>
        </w:rPr>
        <w:t>자승인의</w:t>
      </w:r>
      <w:r w:rsidRPr="00B51FA5">
        <w:rPr>
          <w:rFonts w:ascii="Times New Roman" w:hint="eastAsia"/>
          <w:sz w:val="23"/>
          <w:szCs w:val="23"/>
        </w:rPr>
        <w:t xml:space="preserve"> </w:t>
      </w:r>
      <w:r w:rsidRPr="00B51FA5">
        <w:rPr>
          <w:rFonts w:ascii="Times New Roman" w:hint="eastAsia"/>
          <w:sz w:val="23"/>
          <w:szCs w:val="23"/>
        </w:rPr>
        <w:t>목록이다</w:t>
      </w:r>
      <w:r w:rsidRPr="00B51FA5">
        <w:rPr>
          <w:rFonts w:ascii="Times New Roman" w:hint="eastAsia"/>
          <w:sz w:val="23"/>
          <w:szCs w:val="23"/>
        </w:rPr>
        <w:t>.</w:t>
      </w:r>
    </w:p>
    <w:p w14:paraId="667B86A9" w14:textId="77777777" w:rsidR="00786425" w:rsidRPr="00B51FA5" w:rsidRDefault="00786425" w:rsidP="00786425">
      <w:pPr>
        <w:numPr>
          <w:ilvl w:val="1"/>
          <w:numId w:val="7"/>
        </w:numPr>
        <w:snapToGrid w:val="0"/>
        <w:spacing w:before="180" w:after="180" w:line="360" w:lineRule="atLeast"/>
        <w:rPr>
          <w:rFonts w:ascii="Times New Roman"/>
          <w:sz w:val="23"/>
          <w:szCs w:val="23"/>
        </w:rPr>
      </w:pPr>
      <w:r w:rsidRPr="00B51FA5">
        <w:rPr>
          <w:rFonts w:ascii="Times New Roman"/>
          <w:sz w:val="23"/>
          <w:szCs w:val="23"/>
        </w:rPr>
        <w:t>매수인에</w:t>
      </w:r>
      <w:r w:rsidRPr="00B51FA5">
        <w:rPr>
          <w:rFonts w:ascii="Times New Roman"/>
          <w:sz w:val="23"/>
          <w:szCs w:val="23"/>
        </w:rPr>
        <w:t xml:space="preserve"> </w:t>
      </w:r>
      <w:r w:rsidRPr="00B51FA5">
        <w:rPr>
          <w:rFonts w:ascii="Times New Roman"/>
          <w:sz w:val="23"/>
          <w:szCs w:val="23"/>
        </w:rPr>
        <w:t>의한</w:t>
      </w:r>
      <w:r w:rsidRPr="00B51FA5">
        <w:rPr>
          <w:rFonts w:ascii="Times New Roman"/>
          <w:sz w:val="23"/>
          <w:szCs w:val="23"/>
        </w:rPr>
        <w:t xml:space="preserve"> </w:t>
      </w: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계약의</w:t>
      </w:r>
      <w:r w:rsidRPr="00B51FA5">
        <w:rPr>
          <w:rFonts w:ascii="Times New Roman"/>
          <w:sz w:val="23"/>
          <w:szCs w:val="23"/>
        </w:rPr>
        <w:t xml:space="preserve"> </w:t>
      </w:r>
      <w:r w:rsidRPr="00B51FA5">
        <w:rPr>
          <w:rFonts w:ascii="Times New Roman"/>
          <w:sz w:val="23"/>
          <w:szCs w:val="23"/>
        </w:rPr>
        <w:t>체결</w:t>
      </w:r>
      <w:r w:rsidRPr="00B51FA5">
        <w:rPr>
          <w:rFonts w:ascii="Times New Roman"/>
          <w:sz w:val="23"/>
          <w:szCs w:val="23"/>
        </w:rPr>
        <w:t xml:space="preserve"> </w:t>
      </w:r>
      <w:r w:rsidRPr="00B51FA5">
        <w:rPr>
          <w:rFonts w:ascii="Times New Roman"/>
          <w:sz w:val="23"/>
          <w:szCs w:val="23"/>
        </w:rPr>
        <w:t>및</w:t>
      </w:r>
      <w:r w:rsidRPr="00B51FA5">
        <w:rPr>
          <w:rFonts w:ascii="Times New Roman"/>
          <w:sz w:val="23"/>
          <w:szCs w:val="23"/>
        </w:rPr>
        <w:t xml:space="preserve"> </w:t>
      </w:r>
      <w:r w:rsidRPr="00B51FA5">
        <w:rPr>
          <w:rFonts w:ascii="Times New Roman"/>
          <w:sz w:val="23"/>
          <w:szCs w:val="23"/>
        </w:rPr>
        <w:t>이행은</w:t>
      </w:r>
      <w:r w:rsidRPr="00B51FA5">
        <w:rPr>
          <w:rFonts w:ascii="Times New Roman"/>
          <w:sz w:val="23"/>
          <w:szCs w:val="23"/>
        </w:rPr>
        <w:t xml:space="preserve"> (x) </w:t>
      </w:r>
      <w:r w:rsidRPr="00B51FA5">
        <w:rPr>
          <w:rFonts w:ascii="Times New Roman"/>
          <w:sz w:val="23"/>
          <w:szCs w:val="23"/>
        </w:rPr>
        <w:t>매수인의</w:t>
      </w:r>
      <w:r w:rsidRPr="00B51FA5">
        <w:rPr>
          <w:rFonts w:ascii="Times New Roman"/>
          <w:sz w:val="23"/>
          <w:szCs w:val="23"/>
        </w:rPr>
        <w:t xml:space="preserve"> </w:t>
      </w:r>
      <w:r w:rsidRPr="00B51FA5">
        <w:rPr>
          <w:rFonts w:ascii="Times New Roman"/>
          <w:sz w:val="23"/>
          <w:szCs w:val="23"/>
        </w:rPr>
        <w:t>정관에</w:t>
      </w:r>
      <w:r w:rsidRPr="00B51FA5">
        <w:rPr>
          <w:rFonts w:ascii="Times New Roman"/>
          <w:sz w:val="23"/>
          <w:szCs w:val="23"/>
        </w:rPr>
        <w:t xml:space="preserve"> </w:t>
      </w:r>
      <w:r w:rsidRPr="00B51FA5">
        <w:rPr>
          <w:rFonts w:ascii="Times New Roman" w:hint="eastAsia"/>
          <w:sz w:val="23"/>
          <w:szCs w:val="23"/>
        </w:rPr>
        <w:t>중요한</w:t>
      </w:r>
      <w:r w:rsidRPr="00B51FA5">
        <w:rPr>
          <w:rFonts w:ascii="Times New Roman" w:hint="eastAsia"/>
          <w:sz w:val="23"/>
          <w:szCs w:val="23"/>
        </w:rPr>
        <w:t xml:space="preserve"> </w:t>
      </w:r>
      <w:r w:rsidRPr="00B51FA5">
        <w:rPr>
          <w:rFonts w:ascii="Times New Roman" w:hint="eastAsia"/>
          <w:sz w:val="23"/>
          <w:szCs w:val="23"/>
        </w:rPr>
        <w:t>측면에서</w:t>
      </w:r>
      <w:r w:rsidRPr="00B51FA5">
        <w:rPr>
          <w:rFonts w:ascii="Times New Roman" w:hint="eastAsia"/>
          <w:sz w:val="23"/>
          <w:szCs w:val="23"/>
        </w:rPr>
        <w:t xml:space="preserve"> </w:t>
      </w:r>
      <w:r w:rsidRPr="00B51FA5">
        <w:rPr>
          <w:rFonts w:ascii="Times New Roman"/>
          <w:sz w:val="23"/>
          <w:szCs w:val="23"/>
        </w:rPr>
        <w:t>위반되거나</w:t>
      </w:r>
      <w:r w:rsidRPr="00B51FA5">
        <w:rPr>
          <w:rFonts w:ascii="Times New Roman"/>
          <w:sz w:val="23"/>
          <w:szCs w:val="23"/>
        </w:rPr>
        <w:t xml:space="preserve">, (y) </w:t>
      </w:r>
      <w:r w:rsidRPr="00B51FA5">
        <w:rPr>
          <w:rFonts w:ascii="Times New Roman"/>
          <w:sz w:val="23"/>
          <w:szCs w:val="23"/>
        </w:rPr>
        <w:t>매수인에게</w:t>
      </w:r>
      <w:r w:rsidRPr="00B51FA5">
        <w:rPr>
          <w:rFonts w:ascii="Times New Roman"/>
          <w:sz w:val="23"/>
          <w:szCs w:val="23"/>
        </w:rPr>
        <w:t xml:space="preserve"> </w:t>
      </w:r>
      <w:r w:rsidRPr="00B51FA5">
        <w:rPr>
          <w:rFonts w:ascii="Times New Roman"/>
          <w:sz w:val="23"/>
          <w:szCs w:val="23"/>
        </w:rPr>
        <w:t>적용되는</w:t>
      </w:r>
      <w:r w:rsidRPr="00B51FA5">
        <w:rPr>
          <w:rFonts w:ascii="Times New Roman"/>
          <w:sz w:val="23"/>
          <w:szCs w:val="23"/>
        </w:rPr>
        <w:t xml:space="preserve"> </w:t>
      </w:r>
      <w:r w:rsidRPr="00B51FA5">
        <w:rPr>
          <w:rFonts w:ascii="Times New Roman"/>
          <w:sz w:val="23"/>
          <w:szCs w:val="23"/>
        </w:rPr>
        <w:t>법령</w:t>
      </w:r>
      <w:r w:rsidRPr="00B51FA5">
        <w:rPr>
          <w:rFonts w:ascii="Times New Roman"/>
          <w:sz w:val="23"/>
          <w:szCs w:val="23"/>
        </w:rPr>
        <w:t xml:space="preserve"> </w:t>
      </w:r>
      <w:r w:rsidRPr="00B51FA5">
        <w:rPr>
          <w:rFonts w:ascii="Times New Roman"/>
          <w:sz w:val="23"/>
          <w:szCs w:val="23"/>
        </w:rPr>
        <w:t>또는</w:t>
      </w:r>
      <w:r w:rsidRPr="00B51FA5">
        <w:rPr>
          <w:rFonts w:ascii="Times New Roman"/>
          <w:sz w:val="23"/>
          <w:szCs w:val="23"/>
        </w:rPr>
        <w:t xml:space="preserve"> </w:t>
      </w:r>
      <w:proofErr w:type="spellStart"/>
      <w:r w:rsidRPr="00B51FA5">
        <w:rPr>
          <w:rFonts w:ascii="Times New Roman"/>
          <w:sz w:val="23"/>
          <w:szCs w:val="23"/>
        </w:rPr>
        <w:t>정부승인에</w:t>
      </w:r>
      <w:proofErr w:type="spellEnd"/>
      <w:r w:rsidRPr="00B51FA5">
        <w:rPr>
          <w:rFonts w:ascii="Times New Roman"/>
          <w:sz w:val="23"/>
          <w:szCs w:val="23"/>
        </w:rPr>
        <w:t xml:space="preserve"> </w:t>
      </w:r>
      <w:r w:rsidRPr="00B51FA5">
        <w:rPr>
          <w:rFonts w:ascii="Times New Roman" w:hint="eastAsia"/>
          <w:sz w:val="23"/>
          <w:szCs w:val="23"/>
        </w:rPr>
        <w:t>중요한</w:t>
      </w:r>
      <w:r w:rsidRPr="00B51FA5">
        <w:rPr>
          <w:rFonts w:ascii="Times New Roman" w:hint="eastAsia"/>
          <w:sz w:val="23"/>
          <w:szCs w:val="23"/>
        </w:rPr>
        <w:t xml:space="preserve"> </w:t>
      </w:r>
      <w:r w:rsidRPr="00B51FA5">
        <w:rPr>
          <w:rFonts w:ascii="Times New Roman" w:hint="eastAsia"/>
          <w:sz w:val="23"/>
          <w:szCs w:val="23"/>
        </w:rPr>
        <w:t>측면에서</w:t>
      </w:r>
      <w:r w:rsidRPr="00B51FA5">
        <w:rPr>
          <w:rFonts w:ascii="Times New Roman" w:hint="eastAsia"/>
          <w:sz w:val="23"/>
          <w:szCs w:val="23"/>
        </w:rPr>
        <w:t xml:space="preserve"> </w:t>
      </w:r>
      <w:r w:rsidRPr="00B51FA5">
        <w:rPr>
          <w:rFonts w:ascii="Times New Roman"/>
          <w:sz w:val="23"/>
          <w:szCs w:val="23"/>
        </w:rPr>
        <w:t>위반되거나</w:t>
      </w:r>
      <w:r w:rsidRPr="00B51FA5">
        <w:rPr>
          <w:rFonts w:ascii="Times New Roman"/>
          <w:sz w:val="23"/>
          <w:szCs w:val="23"/>
        </w:rPr>
        <w:t xml:space="preserve">, (z) </w:t>
      </w:r>
      <w:r w:rsidRPr="00B51FA5">
        <w:rPr>
          <w:rFonts w:ascii="Times New Roman"/>
          <w:sz w:val="23"/>
          <w:szCs w:val="23"/>
        </w:rPr>
        <w:t>매수인이</w:t>
      </w:r>
      <w:r w:rsidRPr="00B51FA5">
        <w:rPr>
          <w:rFonts w:ascii="Times New Roman"/>
          <w:sz w:val="23"/>
          <w:szCs w:val="23"/>
        </w:rPr>
        <w:t xml:space="preserve"> </w:t>
      </w:r>
      <w:r w:rsidRPr="00B51FA5">
        <w:rPr>
          <w:rFonts w:ascii="Times New Roman"/>
          <w:sz w:val="23"/>
          <w:szCs w:val="23"/>
        </w:rPr>
        <w:t>당사자인</w:t>
      </w:r>
      <w:r w:rsidRPr="00B51FA5">
        <w:rPr>
          <w:rFonts w:ascii="Times New Roman"/>
          <w:sz w:val="23"/>
          <w:szCs w:val="23"/>
        </w:rPr>
        <w:t xml:space="preserve"> </w:t>
      </w:r>
      <w:r w:rsidRPr="00B51FA5">
        <w:rPr>
          <w:rFonts w:ascii="Times New Roman"/>
          <w:sz w:val="23"/>
          <w:szCs w:val="23"/>
        </w:rPr>
        <w:t>중요한</w:t>
      </w:r>
      <w:r w:rsidRPr="00B51FA5">
        <w:rPr>
          <w:rFonts w:ascii="Times New Roman"/>
          <w:sz w:val="23"/>
          <w:szCs w:val="23"/>
        </w:rPr>
        <w:t xml:space="preserve"> </w:t>
      </w:r>
      <w:r w:rsidRPr="00B51FA5">
        <w:rPr>
          <w:rFonts w:ascii="Times New Roman"/>
          <w:sz w:val="23"/>
          <w:szCs w:val="23"/>
        </w:rPr>
        <w:t>계약</w:t>
      </w:r>
      <w:r w:rsidRPr="00B51FA5">
        <w:rPr>
          <w:rFonts w:ascii="Times New Roman"/>
          <w:sz w:val="23"/>
          <w:szCs w:val="23"/>
        </w:rPr>
        <w:t xml:space="preserve"> </w:t>
      </w:r>
      <w:r w:rsidRPr="00B51FA5">
        <w:rPr>
          <w:rFonts w:ascii="Times New Roman"/>
          <w:sz w:val="23"/>
          <w:szCs w:val="23"/>
        </w:rPr>
        <w:t>또는</w:t>
      </w:r>
      <w:r w:rsidRPr="00B51FA5">
        <w:rPr>
          <w:rFonts w:ascii="Times New Roman"/>
          <w:sz w:val="23"/>
          <w:szCs w:val="23"/>
        </w:rPr>
        <w:t xml:space="preserve"> </w:t>
      </w:r>
      <w:r w:rsidRPr="00B51FA5">
        <w:rPr>
          <w:rFonts w:ascii="Times New Roman"/>
          <w:sz w:val="23"/>
          <w:szCs w:val="23"/>
        </w:rPr>
        <w:t>매</w:t>
      </w:r>
      <w:r w:rsidRPr="00B51FA5">
        <w:rPr>
          <w:rFonts w:ascii="Times New Roman" w:hint="eastAsia"/>
          <w:sz w:val="23"/>
          <w:szCs w:val="23"/>
        </w:rPr>
        <w:t>수</w:t>
      </w:r>
      <w:r w:rsidRPr="00B51FA5">
        <w:rPr>
          <w:rFonts w:ascii="Times New Roman"/>
          <w:sz w:val="23"/>
          <w:szCs w:val="23"/>
        </w:rPr>
        <w:t>인이</w:t>
      </w:r>
      <w:r w:rsidRPr="00B51FA5">
        <w:rPr>
          <w:rFonts w:ascii="Times New Roman"/>
          <w:sz w:val="23"/>
          <w:szCs w:val="23"/>
        </w:rPr>
        <w:t xml:space="preserve"> </w:t>
      </w:r>
      <w:r w:rsidRPr="00B51FA5">
        <w:rPr>
          <w:rFonts w:ascii="Times New Roman"/>
          <w:sz w:val="23"/>
          <w:szCs w:val="23"/>
        </w:rPr>
        <w:t>부담하고</w:t>
      </w:r>
      <w:r w:rsidRPr="00B51FA5">
        <w:rPr>
          <w:rFonts w:ascii="Times New Roman"/>
          <w:sz w:val="23"/>
          <w:szCs w:val="23"/>
        </w:rPr>
        <w:t xml:space="preserve"> </w:t>
      </w:r>
      <w:r w:rsidRPr="00B51FA5">
        <w:rPr>
          <w:rFonts w:ascii="Times New Roman"/>
          <w:sz w:val="23"/>
          <w:szCs w:val="23"/>
        </w:rPr>
        <w:t>있는</w:t>
      </w:r>
      <w:r w:rsidRPr="00B51FA5">
        <w:rPr>
          <w:rFonts w:ascii="Times New Roman"/>
          <w:sz w:val="23"/>
          <w:szCs w:val="23"/>
        </w:rPr>
        <w:t xml:space="preserve"> </w:t>
      </w:r>
      <w:r w:rsidRPr="00B51FA5">
        <w:rPr>
          <w:rFonts w:ascii="Times New Roman"/>
          <w:sz w:val="23"/>
          <w:szCs w:val="23"/>
        </w:rPr>
        <w:t>중요한</w:t>
      </w:r>
      <w:r w:rsidRPr="00B51FA5">
        <w:rPr>
          <w:rFonts w:ascii="Times New Roman"/>
          <w:sz w:val="23"/>
          <w:szCs w:val="23"/>
        </w:rPr>
        <w:t xml:space="preserve"> </w:t>
      </w:r>
      <w:r w:rsidRPr="00B51FA5">
        <w:rPr>
          <w:rFonts w:ascii="Times New Roman"/>
          <w:sz w:val="23"/>
          <w:szCs w:val="23"/>
        </w:rPr>
        <w:t>의무와</w:t>
      </w:r>
      <w:r w:rsidRPr="00B51FA5">
        <w:rPr>
          <w:rFonts w:ascii="Times New Roman"/>
          <w:sz w:val="23"/>
          <w:szCs w:val="23"/>
        </w:rPr>
        <w:t xml:space="preserve"> </w:t>
      </w:r>
      <w:r w:rsidRPr="00B51FA5">
        <w:rPr>
          <w:rFonts w:ascii="Times New Roman"/>
          <w:sz w:val="23"/>
          <w:szCs w:val="23"/>
        </w:rPr>
        <w:t>관련하여</w:t>
      </w:r>
      <w:r w:rsidRPr="00B51FA5">
        <w:rPr>
          <w:rFonts w:ascii="Times New Roman"/>
          <w:sz w:val="23"/>
          <w:szCs w:val="23"/>
        </w:rPr>
        <w:t xml:space="preserve"> </w:t>
      </w:r>
      <w:r w:rsidRPr="00B51FA5">
        <w:rPr>
          <w:rFonts w:ascii="Times New Roman" w:hint="eastAsia"/>
          <w:sz w:val="23"/>
          <w:szCs w:val="23"/>
        </w:rPr>
        <w:t>중요한</w:t>
      </w:r>
      <w:r w:rsidRPr="00B51FA5">
        <w:rPr>
          <w:rFonts w:ascii="Times New Roman" w:hint="eastAsia"/>
          <w:sz w:val="23"/>
          <w:szCs w:val="23"/>
        </w:rPr>
        <w:t xml:space="preserve"> </w:t>
      </w:r>
      <w:r w:rsidRPr="00B51FA5">
        <w:rPr>
          <w:rFonts w:ascii="Times New Roman" w:hint="eastAsia"/>
          <w:sz w:val="23"/>
          <w:szCs w:val="23"/>
        </w:rPr>
        <w:t>측면에서</w:t>
      </w:r>
      <w:r w:rsidRPr="00B51FA5">
        <w:rPr>
          <w:rFonts w:ascii="Times New Roman" w:hint="eastAsia"/>
          <w:sz w:val="23"/>
          <w:szCs w:val="23"/>
        </w:rPr>
        <w:t xml:space="preserve"> </w:t>
      </w:r>
      <w:r w:rsidRPr="00B51FA5">
        <w:rPr>
          <w:rFonts w:ascii="Times New Roman"/>
          <w:sz w:val="23"/>
          <w:szCs w:val="23"/>
        </w:rPr>
        <w:t>그</w:t>
      </w:r>
      <w:r w:rsidRPr="00B51FA5">
        <w:rPr>
          <w:rFonts w:ascii="Times New Roman"/>
          <w:sz w:val="23"/>
          <w:szCs w:val="23"/>
        </w:rPr>
        <w:t xml:space="preserve"> </w:t>
      </w:r>
      <w:r w:rsidRPr="00B51FA5">
        <w:rPr>
          <w:rFonts w:ascii="Times New Roman"/>
          <w:sz w:val="23"/>
          <w:szCs w:val="23"/>
        </w:rPr>
        <w:t>위반을</w:t>
      </w:r>
      <w:r w:rsidRPr="00B51FA5">
        <w:rPr>
          <w:rFonts w:ascii="Times New Roman"/>
          <w:sz w:val="23"/>
          <w:szCs w:val="23"/>
        </w:rPr>
        <w:t xml:space="preserve"> </w:t>
      </w:r>
      <w:r w:rsidRPr="00B51FA5">
        <w:rPr>
          <w:rFonts w:ascii="Times New Roman"/>
          <w:sz w:val="23"/>
          <w:szCs w:val="23"/>
        </w:rPr>
        <w:t>구성하지</w:t>
      </w:r>
      <w:r w:rsidRPr="00B51FA5">
        <w:rPr>
          <w:rFonts w:ascii="Times New Roman"/>
          <w:sz w:val="23"/>
          <w:szCs w:val="23"/>
        </w:rPr>
        <w:t xml:space="preserve"> </w:t>
      </w:r>
      <w:r w:rsidRPr="00B51FA5">
        <w:rPr>
          <w:rFonts w:ascii="Times New Roman"/>
          <w:sz w:val="23"/>
          <w:szCs w:val="23"/>
        </w:rPr>
        <w:t>아니한다</w:t>
      </w:r>
      <w:r w:rsidRPr="00B51FA5">
        <w:rPr>
          <w:rFonts w:ascii="Times New Roman"/>
          <w:sz w:val="23"/>
          <w:szCs w:val="23"/>
        </w:rPr>
        <w:t>.</w:t>
      </w:r>
    </w:p>
    <w:p w14:paraId="2BEA00C6" w14:textId="3DA3F99C" w:rsidR="00786425" w:rsidRDefault="00786425" w:rsidP="00786425">
      <w:pPr>
        <w:numPr>
          <w:ilvl w:val="1"/>
          <w:numId w:val="8"/>
        </w:numPr>
        <w:snapToGrid w:val="0"/>
        <w:spacing w:before="180" w:after="180" w:line="360" w:lineRule="atLeast"/>
        <w:rPr>
          <w:rFonts w:ascii="Times New Roman"/>
          <w:sz w:val="23"/>
          <w:szCs w:val="23"/>
        </w:rPr>
      </w:pPr>
      <w:r w:rsidRPr="00B51FA5">
        <w:rPr>
          <w:rFonts w:ascii="Times New Roman" w:hint="eastAsia"/>
          <w:sz w:val="23"/>
          <w:szCs w:val="23"/>
          <w:u w:val="single"/>
        </w:rPr>
        <w:t>법적</w:t>
      </w:r>
      <w:r w:rsidRPr="00B51FA5">
        <w:rPr>
          <w:rFonts w:ascii="Times New Roman" w:hint="eastAsia"/>
          <w:sz w:val="23"/>
          <w:szCs w:val="23"/>
          <w:u w:val="single"/>
        </w:rPr>
        <w:t xml:space="preserve"> </w:t>
      </w:r>
      <w:r w:rsidRPr="00B51FA5">
        <w:rPr>
          <w:rFonts w:ascii="Times New Roman"/>
          <w:sz w:val="23"/>
          <w:szCs w:val="23"/>
          <w:u w:val="single"/>
        </w:rPr>
        <w:t>절차</w:t>
      </w:r>
      <w:r w:rsidRPr="00B51FA5">
        <w:rPr>
          <w:rFonts w:ascii="Times New Roman"/>
          <w:sz w:val="23"/>
          <w:szCs w:val="23"/>
        </w:rPr>
        <w:t xml:space="preserve">.  </w:t>
      </w:r>
      <w:r w:rsidRPr="00B51FA5">
        <w:rPr>
          <w:rFonts w:ascii="Times New Roman"/>
          <w:sz w:val="23"/>
          <w:szCs w:val="23"/>
        </w:rPr>
        <w:t>매수인에</w:t>
      </w:r>
      <w:r w:rsidRPr="00B51FA5">
        <w:rPr>
          <w:rFonts w:ascii="Times New Roman"/>
          <w:sz w:val="23"/>
          <w:szCs w:val="23"/>
        </w:rPr>
        <w:t xml:space="preserve"> </w:t>
      </w:r>
      <w:r w:rsidRPr="00B51FA5">
        <w:rPr>
          <w:rFonts w:ascii="Times New Roman"/>
          <w:sz w:val="23"/>
          <w:szCs w:val="23"/>
        </w:rPr>
        <w:t>대하여</w:t>
      </w:r>
      <w:r w:rsidRPr="00B51FA5">
        <w:rPr>
          <w:rFonts w:ascii="Times New Roman"/>
          <w:sz w:val="23"/>
          <w:szCs w:val="23"/>
        </w:rPr>
        <w:t xml:space="preserve"> </w:t>
      </w:r>
      <w:r w:rsidRPr="00B51FA5">
        <w:rPr>
          <w:rFonts w:ascii="Times New Roman" w:hint="eastAsia"/>
          <w:sz w:val="23"/>
          <w:szCs w:val="23"/>
        </w:rPr>
        <w:t>본건</w:t>
      </w:r>
      <w:r w:rsidRPr="00B51FA5">
        <w:rPr>
          <w:rFonts w:ascii="Times New Roman" w:hint="eastAsia"/>
          <w:sz w:val="23"/>
          <w:szCs w:val="23"/>
        </w:rPr>
        <w:t xml:space="preserve"> </w:t>
      </w:r>
      <w:r w:rsidRPr="00B51FA5">
        <w:rPr>
          <w:rFonts w:ascii="Times New Roman" w:hint="eastAsia"/>
          <w:sz w:val="23"/>
          <w:szCs w:val="23"/>
        </w:rPr>
        <w:t>거래</w:t>
      </w:r>
      <w:r w:rsidRPr="00B51FA5">
        <w:rPr>
          <w:rFonts w:ascii="Times New Roman"/>
          <w:sz w:val="23"/>
          <w:szCs w:val="23"/>
        </w:rPr>
        <w:t>를</w:t>
      </w:r>
      <w:r w:rsidRPr="00B51FA5">
        <w:rPr>
          <w:rFonts w:ascii="Times New Roman"/>
          <w:sz w:val="23"/>
          <w:szCs w:val="23"/>
        </w:rPr>
        <w:t xml:space="preserve"> </w:t>
      </w:r>
      <w:r w:rsidRPr="00B51FA5">
        <w:rPr>
          <w:rFonts w:ascii="Times New Roman"/>
          <w:sz w:val="23"/>
          <w:szCs w:val="23"/>
        </w:rPr>
        <w:t>금지하거나</w:t>
      </w:r>
      <w:r w:rsidRPr="00B51FA5">
        <w:rPr>
          <w:rFonts w:ascii="Times New Roman"/>
          <w:sz w:val="23"/>
          <w:szCs w:val="23"/>
        </w:rPr>
        <w:t xml:space="preserve"> </w:t>
      </w:r>
      <w:r w:rsidRPr="00B51FA5">
        <w:rPr>
          <w:rFonts w:ascii="Times New Roman"/>
          <w:sz w:val="23"/>
          <w:szCs w:val="23"/>
        </w:rPr>
        <w:t>제한하는</w:t>
      </w:r>
      <w:r w:rsidRPr="00B51FA5">
        <w:rPr>
          <w:rFonts w:ascii="Times New Roman"/>
          <w:sz w:val="23"/>
          <w:szCs w:val="23"/>
        </w:rPr>
        <w:t xml:space="preserve"> </w:t>
      </w:r>
      <w:r w:rsidRPr="00B51FA5">
        <w:rPr>
          <w:rFonts w:ascii="Times New Roman" w:hint="eastAsia"/>
          <w:sz w:val="23"/>
          <w:szCs w:val="23"/>
        </w:rPr>
        <w:t>법적</w:t>
      </w:r>
      <w:r w:rsidRPr="00B51FA5">
        <w:rPr>
          <w:rFonts w:ascii="Times New Roman" w:hint="eastAsia"/>
          <w:sz w:val="23"/>
          <w:szCs w:val="23"/>
        </w:rPr>
        <w:t xml:space="preserve"> </w:t>
      </w:r>
      <w:r w:rsidRPr="00B51FA5">
        <w:rPr>
          <w:rFonts w:ascii="Times New Roman"/>
          <w:sz w:val="23"/>
          <w:szCs w:val="23"/>
        </w:rPr>
        <w:t>절차는</w:t>
      </w:r>
      <w:r w:rsidRPr="00B51FA5">
        <w:rPr>
          <w:rFonts w:ascii="Times New Roman"/>
          <w:sz w:val="23"/>
          <w:szCs w:val="23"/>
        </w:rPr>
        <w:t xml:space="preserve"> </w:t>
      </w:r>
      <w:r w:rsidRPr="00B51FA5">
        <w:rPr>
          <w:rFonts w:ascii="Times New Roman"/>
          <w:sz w:val="23"/>
          <w:szCs w:val="23"/>
        </w:rPr>
        <w:t>존재하지</w:t>
      </w:r>
      <w:r w:rsidRPr="00B51FA5">
        <w:rPr>
          <w:rFonts w:ascii="Times New Roman"/>
          <w:sz w:val="23"/>
          <w:szCs w:val="23"/>
        </w:rPr>
        <w:t xml:space="preserve"> </w:t>
      </w:r>
      <w:r w:rsidRPr="00B51FA5">
        <w:rPr>
          <w:rFonts w:ascii="Times New Roman"/>
          <w:sz w:val="23"/>
          <w:szCs w:val="23"/>
        </w:rPr>
        <w:t>아니한다</w:t>
      </w:r>
      <w:r w:rsidRPr="00B51FA5">
        <w:rPr>
          <w:rFonts w:ascii="Times New Roman"/>
          <w:sz w:val="23"/>
          <w:szCs w:val="23"/>
        </w:rPr>
        <w:t xml:space="preserve">. </w:t>
      </w:r>
    </w:p>
    <w:p w14:paraId="0696026C" w14:textId="77777777" w:rsidR="00465633" w:rsidRPr="00B51FA5" w:rsidRDefault="00465633" w:rsidP="00B51FA5">
      <w:pPr>
        <w:snapToGrid w:val="0"/>
        <w:spacing w:before="180" w:after="180" w:line="360" w:lineRule="atLeast"/>
        <w:ind w:left="851"/>
        <w:rPr>
          <w:rFonts w:ascii="Times New Roman"/>
          <w:sz w:val="23"/>
          <w:szCs w:val="23"/>
        </w:rPr>
      </w:pPr>
    </w:p>
    <w:p w14:paraId="43E7A2A1" w14:textId="77777777" w:rsidR="00786425" w:rsidRPr="00006BBA" w:rsidRDefault="00786425" w:rsidP="00006BBA">
      <w:pPr>
        <w:pStyle w:val="ac"/>
        <w:numPr>
          <w:ilvl w:val="0"/>
          <w:numId w:val="53"/>
        </w:numPr>
        <w:tabs>
          <w:tab w:val="left" w:pos="1560"/>
        </w:tabs>
        <w:adjustRightInd w:val="0"/>
        <w:snapToGrid w:val="0"/>
        <w:spacing w:before="180" w:after="180" w:line="360" w:lineRule="atLeast"/>
        <w:ind w:leftChars="0" w:left="1559" w:hanging="1559"/>
        <w:outlineLvl w:val="0"/>
        <w:rPr>
          <w:rFonts w:ascii="Times New Roman"/>
          <w:b/>
          <w:sz w:val="23"/>
          <w:szCs w:val="23"/>
        </w:rPr>
      </w:pPr>
      <w:proofErr w:type="spellStart"/>
      <w:r w:rsidRPr="00006BBA">
        <w:rPr>
          <w:rFonts w:ascii="Times New Roman" w:hint="eastAsia"/>
          <w:b/>
          <w:sz w:val="23"/>
          <w:szCs w:val="23"/>
        </w:rPr>
        <w:t>확약사항</w:t>
      </w:r>
      <w:proofErr w:type="spellEnd"/>
    </w:p>
    <w:p w14:paraId="2856D993" w14:textId="77777777" w:rsidR="00465633" w:rsidRPr="00B51FA5" w:rsidRDefault="00465633" w:rsidP="00B51FA5">
      <w:pPr>
        <w:pStyle w:val="ac"/>
        <w:tabs>
          <w:tab w:val="left" w:pos="1560"/>
        </w:tabs>
        <w:adjustRightInd w:val="0"/>
        <w:snapToGrid w:val="0"/>
        <w:spacing w:before="180" w:after="180" w:line="360" w:lineRule="atLeast"/>
        <w:ind w:leftChars="0" w:left="1560"/>
        <w:rPr>
          <w:rFonts w:ascii="Times New Roman"/>
          <w:sz w:val="23"/>
          <w:szCs w:val="23"/>
        </w:rPr>
      </w:pPr>
    </w:p>
    <w:p w14:paraId="26E5A323" w14:textId="77777777" w:rsidR="00786425" w:rsidRPr="00B51FA5" w:rsidRDefault="00786425" w:rsidP="00786425">
      <w:pPr>
        <w:snapToGrid w:val="0"/>
        <w:spacing w:before="180" w:after="180" w:line="360" w:lineRule="atLeast"/>
        <w:rPr>
          <w:rFonts w:ascii="Times New Roman"/>
          <w:sz w:val="23"/>
          <w:szCs w:val="23"/>
        </w:rPr>
      </w:pPr>
      <w:r w:rsidRPr="00883718">
        <w:rPr>
          <w:rFonts w:ascii="Times New Roman" w:hint="eastAsia"/>
          <w:sz w:val="23"/>
          <w:szCs w:val="23"/>
        </w:rPr>
        <w:t>매도인과</w:t>
      </w:r>
      <w:r w:rsidRPr="000575B1">
        <w:rPr>
          <w:rFonts w:ascii="Times New Roman" w:hint="eastAsia"/>
          <w:sz w:val="23"/>
          <w:szCs w:val="23"/>
        </w:rPr>
        <w:t xml:space="preserve"> </w:t>
      </w:r>
      <w:r w:rsidRPr="00A66D8C">
        <w:rPr>
          <w:rFonts w:ascii="Times New Roman"/>
          <w:sz w:val="23"/>
          <w:szCs w:val="23"/>
        </w:rPr>
        <w:t>매수인은</w:t>
      </w:r>
      <w:r w:rsidRPr="00522B89">
        <w:rPr>
          <w:rFonts w:ascii="Times New Roman"/>
          <w:sz w:val="23"/>
          <w:szCs w:val="23"/>
        </w:rPr>
        <w:t xml:space="preserve"> </w:t>
      </w:r>
      <w:r w:rsidRPr="00522B89">
        <w:rPr>
          <w:rFonts w:ascii="Times New Roman"/>
          <w:sz w:val="23"/>
          <w:szCs w:val="23"/>
        </w:rPr>
        <w:t>상대방에게</w:t>
      </w:r>
      <w:r w:rsidRPr="00B51FA5">
        <w:rPr>
          <w:rFonts w:ascii="Times New Roman"/>
          <w:sz w:val="23"/>
          <w:szCs w:val="23"/>
        </w:rPr>
        <w:t xml:space="preserve"> </w:t>
      </w:r>
      <w:r w:rsidRPr="00B51FA5">
        <w:rPr>
          <w:rFonts w:ascii="Times New Roman"/>
          <w:sz w:val="23"/>
          <w:szCs w:val="23"/>
        </w:rPr>
        <w:t>아래와</w:t>
      </w:r>
      <w:r w:rsidRPr="00B51FA5">
        <w:rPr>
          <w:rFonts w:ascii="Times New Roman"/>
          <w:sz w:val="23"/>
          <w:szCs w:val="23"/>
        </w:rPr>
        <w:t xml:space="preserve"> </w:t>
      </w:r>
      <w:r w:rsidRPr="00B51FA5">
        <w:rPr>
          <w:rFonts w:ascii="Times New Roman"/>
          <w:sz w:val="23"/>
          <w:szCs w:val="23"/>
        </w:rPr>
        <w:t>같이</w:t>
      </w:r>
      <w:r w:rsidRPr="00B51FA5">
        <w:rPr>
          <w:rFonts w:ascii="Times New Roman"/>
          <w:sz w:val="23"/>
          <w:szCs w:val="23"/>
        </w:rPr>
        <w:t xml:space="preserve"> </w:t>
      </w:r>
      <w:r w:rsidRPr="00B51FA5">
        <w:rPr>
          <w:rFonts w:ascii="Times New Roman"/>
          <w:sz w:val="23"/>
          <w:szCs w:val="23"/>
        </w:rPr>
        <w:t>확약한다</w:t>
      </w:r>
      <w:r w:rsidRPr="00B51FA5">
        <w:rPr>
          <w:rFonts w:ascii="Times New Roman"/>
          <w:sz w:val="23"/>
          <w:szCs w:val="23"/>
        </w:rPr>
        <w:t>.</w:t>
      </w:r>
    </w:p>
    <w:p w14:paraId="52B03B2C" w14:textId="5B637153" w:rsidR="00786425" w:rsidRPr="00B51FA5" w:rsidRDefault="00786425" w:rsidP="00786425">
      <w:pPr>
        <w:numPr>
          <w:ilvl w:val="1"/>
          <w:numId w:val="9"/>
        </w:numPr>
        <w:snapToGrid w:val="0"/>
        <w:spacing w:before="180" w:after="180" w:line="360" w:lineRule="atLeast"/>
        <w:rPr>
          <w:rFonts w:ascii="Times New Roman"/>
          <w:sz w:val="23"/>
          <w:szCs w:val="23"/>
        </w:rPr>
      </w:pPr>
      <w:proofErr w:type="spellStart"/>
      <w:r w:rsidRPr="00B51FA5">
        <w:rPr>
          <w:rFonts w:ascii="Times New Roman"/>
          <w:sz w:val="23"/>
          <w:szCs w:val="23"/>
          <w:u w:val="single"/>
        </w:rPr>
        <w:t>추가보장</w:t>
      </w:r>
      <w:proofErr w:type="spellEnd"/>
      <w:r w:rsidRPr="00B51FA5">
        <w:rPr>
          <w:rFonts w:ascii="Times New Roman"/>
          <w:sz w:val="23"/>
          <w:szCs w:val="23"/>
        </w:rPr>
        <w:t xml:space="preserve">.  </w:t>
      </w: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계약의</w:t>
      </w:r>
      <w:r w:rsidRPr="00B51FA5">
        <w:rPr>
          <w:rFonts w:ascii="Times New Roman"/>
          <w:sz w:val="23"/>
          <w:szCs w:val="23"/>
        </w:rPr>
        <w:t xml:space="preserve"> </w:t>
      </w:r>
      <w:r w:rsidRPr="00B51FA5">
        <w:rPr>
          <w:rFonts w:ascii="Times New Roman"/>
          <w:sz w:val="23"/>
          <w:szCs w:val="23"/>
        </w:rPr>
        <w:t>규정에</w:t>
      </w:r>
      <w:r w:rsidRPr="00B51FA5">
        <w:rPr>
          <w:rFonts w:ascii="Times New Roman"/>
          <w:sz w:val="23"/>
          <w:szCs w:val="23"/>
        </w:rPr>
        <w:t xml:space="preserve"> </w:t>
      </w:r>
      <w:r w:rsidRPr="00B51FA5">
        <w:rPr>
          <w:rFonts w:ascii="Times New Roman"/>
          <w:sz w:val="23"/>
          <w:szCs w:val="23"/>
        </w:rPr>
        <w:t>따라</w:t>
      </w:r>
      <w:r w:rsidRPr="00B51FA5">
        <w:rPr>
          <w:rFonts w:ascii="Times New Roman"/>
          <w:sz w:val="23"/>
          <w:szCs w:val="23"/>
        </w:rPr>
        <w:t xml:space="preserve"> </w:t>
      </w:r>
      <w:r w:rsidRPr="00B51FA5">
        <w:rPr>
          <w:rFonts w:ascii="Times New Roman"/>
          <w:sz w:val="23"/>
          <w:szCs w:val="23"/>
        </w:rPr>
        <w:t>각</w:t>
      </w:r>
      <w:r w:rsidRPr="00B51FA5">
        <w:rPr>
          <w:rFonts w:ascii="Times New Roman"/>
          <w:sz w:val="23"/>
          <w:szCs w:val="23"/>
        </w:rPr>
        <w:t xml:space="preserve"> </w:t>
      </w:r>
      <w:r w:rsidRPr="00B51FA5">
        <w:rPr>
          <w:rFonts w:ascii="Times New Roman"/>
          <w:sz w:val="23"/>
          <w:szCs w:val="23"/>
        </w:rPr>
        <w:t>당사자는</w:t>
      </w:r>
      <w:r w:rsidRPr="00B51FA5">
        <w:rPr>
          <w:rFonts w:ascii="Times New Roman"/>
          <w:sz w:val="23"/>
          <w:szCs w:val="23"/>
        </w:rPr>
        <w:t xml:space="preserve">, </w:t>
      </w:r>
      <w:proofErr w:type="spellStart"/>
      <w:r w:rsidRPr="00B51FA5">
        <w:rPr>
          <w:rFonts w:ascii="Times New Roman"/>
          <w:sz w:val="23"/>
          <w:szCs w:val="23"/>
        </w:rPr>
        <w:t>거래종결</w:t>
      </w:r>
      <w:proofErr w:type="spellEnd"/>
      <w:r w:rsidRPr="00B51FA5">
        <w:rPr>
          <w:rFonts w:ascii="Times New Roman"/>
          <w:sz w:val="23"/>
          <w:szCs w:val="23"/>
        </w:rPr>
        <w:t xml:space="preserve"> </w:t>
      </w:r>
      <w:r w:rsidRPr="00B51FA5">
        <w:rPr>
          <w:rFonts w:ascii="Times New Roman"/>
          <w:sz w:val="23"/>
          <w:szCs w:val="23"/>
        </w:rPr>
        <w:t>이전</w:t>
      </w:r>
      <w:r w:rsidRPr="00B51FA5">
        <w:rPr>
          <w:rFonts w:ascii="Times New Roman"/>
          <w:sz w:val="23"/>
          <w:szCs w:val="23"/>
        </w:rPr>
        <w:t xml:space="preserve"> </w:t>
      </w:r>
      <w:r w:rsidRPr="00B51FA5">
        <w:rPr>
          <w:rFonts w:ascii="Times New Roman"/>
          <w:sz w:val="23"/>
          <w:szCs w:val="23"/>
        </w:rPr>
        <w:t>또는</w:t>
      </w:r>
      <w:r w:rsidRPr="00B51FA5">
        <w:rPr>
          <w:rFonts w:ascii="Times New Roman"/>
          <w:sz w:val="23"/>
          <w:szCs w:val="23"/>
        </w:rPr>
        <w:t xml:space="preserve"> </w:t>
      </w:r>
      <w:r w:rsidRPr="00B51FA5">
        <w:rPr>
          <w:rFonts w:ascii="Times New Roman"/>
          <w:sz w:val="23"/>
          <w:szCs w:val="23"/>
        </w:rPr>
        <w:t>이후에</w:t>
      </w:r>
      <w:r w:rsidRPr="00B51FA5">
        <w:rPr>
          <w:rFonts w:ascii="Times New Roman"/>
          <w:sz w:val="23"/>
          <w:szCs w:val="23"/>
        </w:rPr>
        <w:t>, (</w:t>
      </w:r>
      <w:proofErr w:type="spellStart"/>
      <w:r w:rsidRPr="00B51FA5">
        <w:rPr>
          <w:rFonts w:ascii="Times New Roman"/>
          <w:sz w:val="23"/>
          <w:szCs w:val="23"/>
        </w:rPr>
        <w:t>i</w:t>
      </w:r>
      <w:proofErr w:type="spellEnd"/>
      <w:r w:rsidRPr="00B51FA5">
        <w:rPr>
          <w:rFonts w:ascii="Times New Roman"/>
          <w:sz w:val="23"/>
          <w:szCs w:val="23"/>
        </w:rPr>
        <w:t xml:space="preserve">) </w:t>
      </w:r>
      <w:r w:rsidRPr="00B51FA5">
        <w:rPr>
          <w:rFonts w:ascii="Times New Roman" w:hint="eastAsia"/>
          <w:sz w:val="23"/>
          <w:szCs w:val="23"/>
        </w:rPr>
        <w:t>본건</w:t>
      </w:r>
      <w:r w:rsidRPr="00B51FA5">
        <w:rPr>
          <w:rFonts w:ascii="Times New Roman" w:hint="eastAsia"/>
          <w:sz w:val="23"/>
          <w:szCs w:val="23"/>
        </w:rPr>
        <w:t xml:space="preserve"> </w:t>
      </w:r>
      <w:r w:rsidRPr="00B51FA5">
        <w:rPr>
          <w:rFonts w:ascii="Times New Roman"/>
          <w:sz w:val="23"/>
          <w:szCs w:val="23"/>
        </w:rPr>
        <w:t>거래를</w:t>
      </w:r>
      <w:r w:rsidRPr="00B51FA5">
        <w:rPr>
          <w:rFonts w:ascii="Times New Roman"/>
          <w:sz w:val="23"/>
          <w:szCs w:val="23"/>
        </w:rPr>
        <w:t xml:space="preserve"> </w:t>
      </w:r>
      <w:r w:rsidRPr="00B51FA5">
        <w:rPr>
          <w:rFonts w:ascii="Times New Roman"/>
          <w:sz w:val="23"/>
          <w:szCs w:val="23"/>
        </w:rPr>
        <w:t>완수하고</w:t>
      </w:r>
      <w:r w:rsidRPr="00B51FA5">
        <w:rPr>
          <w:rFonts w:ascii="Times New Roman"/>
          <w:sz w:val="23"/>
          <w:szCs w:val="23"/>
        </w:rPr>
        <w:t xml:space="preserve">, </w:t>
      </w:r>
      <w:r w:rsidRPr="00B51FA5">
        <w:rPr>
          <w:rFonts w:ascii="Times New Roman"/>
          <w:sz w:val="23"/>
          <w:szCs w:val="23"/>
        </w:rPr>
        <w:t>유효하게</w:t>
      </w:r>
      <w:r w:rsidRPr="00B51FA5">
        <w:rPr>
          <w:rFonts w:ascii="Times New Roman"/>
          <w:sz w:val="23"/>
          <w:szCs w:val="23"/>
        </w:rPr>
        <w:t xml:space="preserve"> </w:t>
      </w:r>
      <w:r w:rsidRPr="00B51FA5">
        <w:rPr>
          <w:rFonts w:ascii="Times New Roman"/>
          <w:sz w:val="23"/>
          <w:szCs w:val="23"/>
        </w:rPr>
        <w:t>하는데</w:t>
      </w:r>
      <w:r w:rsidRPr="00B51FA5">
        <w:rPr>
          <w:rFonts w:ascii="Times New Roman"/>
          <w:sz w:val="23"/>
          <w:szCs w:val="23"/>
        </w:rPr>
        <w:t xml:space="preserve"> </w:t>
      </w:r>
      <w:r w:rsidRPr="00B51FA5">
        <w:rPr>
          <w:rFonts w:ascii="Times New Roman"/>
          <w:sz w:val="23"/>
          <w:szCs w:val="23"/>
        </w:rPr>
        <w:t>필요한</w:t>
      </w:r>
      <w:r w:rsidRPr="00B51FA5">
        <w:rPr>
          <w:rFonts w:ascii="Times New Roman"/>
          <w:sz w:val="23"/>
          <w:szCs w:val="23"/>
        </w:rPr>
        <w:t xml:space="preserve"> </w:t>
      </w:r>
      <w:r w:rsidRPr="00B51FA5">
        <w:rPr>
          <w:rFonts w:ascii="Times New Roman"/>
          <w:sz w:val="23"/>
          <w:szCs w:val="23"/>
        </w:rPr>
        <w:t>모든</w:t>
      </w:r>
      <w:r w:rsidRPr="00B51FA5">
        <w:rPr>
          <w:rFonts w:ascii="Times New Roman"/>
          <w:sz w:val="23"/>
          <w:szCs w:val="23"/>
        </w:rPr>
        <w:t xml:space="preserve"> </w:t>
      </w:r>
      <w:r w:rsidRPr="00B51FA5">
        <w:rPr>
          <w:rFonts w:ascii="Times New Roman"/>
          <w:sz w:val="23"/>
          <w:szCs w:val="23"/>
        </w:rPr>
        <w:t>조치</w:t>
      </w:r>
      <w:r w:rsidRPr="00B51FA5">
        <w:rPr>
          <w:rFonts w:ascii="Times New Roman"/>
          <w:sz w:val="23"/>
          <w:szCs w:val="23"/>
        </w:rPr>
        <w:t xml:space="preserve"> </w:t>
      </w:r>
      <w:r w:rsidRPr="00B51FA5">
        <w:rPr>
          <w:rFonts w:ascii="Times New Roman"/>
          <w:sz w:val="23"/>
          <w:szCs w:val="23"/>
        </w:rPr>
        <w:t>및</w:t>
      </w:r>
      <w:r w:rsidRPr="00B51FA5">
        <w:rPr>
          <w:rFonts w:ascii="Times New Roman"/>
          <w:sz w:val="23"/>
          <w:szCs w:val="23"/>
        </w:rPr>
        <w:t xml:space="preserve"> </w:t>
      </w:r>
      <w:r w:rsidRPr="00B51FA5">
        <w:rPr>
          <w:rFonts w:ascii="Times New Roman"/>
          <w:sz w:val="23"/>
          <w:szCs w:val="23"/>
        </w:rPr>
        <w:t>사항을</w:t>
      </w:r>
      <w:r w:rsidRPr="00B51FA5">
        <w:rPr>
          <w:rFonts w:ascii="Times New Roman"/>
          <w:sz w:val="23"/>
          <w:szCs w:val="23"/>
        </w:rPr>
        <w:t xml:space="preserve"> </w:t>
      </w:r>
      <w:r w:rsidRPr="00B51FA5">
        <w:rPr>
          <w:rFonts w:ascii="Times New Roman"/>
          <w:sz w:val="23"/>
          <w:szCs w:val="23"/>
        </w:rPr>
        <w:t>취하거나</w:t>
      </w:r>
      <w:r w:rsidRPr="00B51FA5">
        <w:rPr>
          <w:rFonts w:ascii="Times New Roman"/>
          <w:sz w:val="23"/>
          <w:szCs w:val="23"/>
        </w:rPr>
        <w:t xml:space="preserve"> </w:t>
      </w:r>
      <w:r w:rsidRPr="00B51FA5">
        <w:rPr>
          <w:rFonts w:ascii="Times New Roman"/>
          <w:sz w:val="23"/>
          <w:szCs w:val="23"/>
        </w:rPr>
        <w:t>이행하고</w:t>
      </w:r>
      <w:r w:rsidRPr="00B51FA5">
        <w:rPr>
          <w:rFonts w:ascii="Times New Roman"/>
          <w:sz w:val="23"/>
          <w:szCs w:val="23"/>
        </w:rPr>
        <w:t xml:space="preserve"> </w:t>
      </w:r>
      <w:r w:rsidRPr="00B51FA5">
        <w:rPr>
          <w:rFonts w:ascii="Times New Roman"/>
          <w:sz w:val="23"/>
          <w:szCs w:val="23"/>
        </w:rPr>
        <w:t>또는</w:t>
      </w:r>
      <w:r w:rsidRPr="00B51FA5">
        <w:rPr>
          <w:rFonts w:ascii="Times New Roman"/>
          <w:sz w:val="23"/>
          <w:szCs w:val="23"/>
        </w:rPr>
        <w:t xml:space="preserve"> </w:t>
      </w:r>
      <w:r w:rsidRPr="00B51FA5">
        <w:rPr>
          <w:rFonts w:ascii="Times New Roman"/>
          <w:sz w:val="23"/>
          <w:szCs w:val="23"/>
        </w:rPr>
        <w:t>취해지거나</w:t>
      </w:r>
      <w:r w:rsidRPr="00B51FA5">
        <w:rPr>
          <w:rFonts w:ascii="Times New Roman"/>
          <w:sz w:val="23"/>
          <w:szCs w:val="23"/>
        </w:rPr>
        <w:t xml:space="preserve"> </w:t>
      </w:r>
      <w:r w:rsidRPr="00B51FA5">
        <w:rPr>
          <w:rFonts w:ascii="Times New Roman"/>
          <w:sz w:val="23"/>
          <w:szCs w:val="23"/>
        </w:rPr>
        <w:t>이행되도록</w:t>
      </w:r>
      <w:r w:rsidRPr="00B51FA5">
        <w:rPr>
          <w:rFonts w:ascii="Times New Roman"/>
          <w:sz w:val="23"/>
          <w:szCs w:val="23"/>
        </w:rPr>
        <w:t xml:space="preserve"> </w:t>
      </w:r>
      <w:r w:rsidRPr="00B51FA5">
        <w:rPr>
          <w:rFonts w:ascii="Times New Roman"/>
          <w:sz w:val="23"/>
          <w:szCs w:val="23"/>
        </w:rPr>
        <w:t>모든</w:t>
      </w:r>
      <w:r w:rsidRPr="00B51FA5">
        <w:rPr>
          <w:rFonts w:ascii="Times New Roman"/>
          <w:sz w:val="23"/>
          <w:szCs w:val="23"/>
        </w:rPr>
        <w:t xml:space="preserve"> </w:t>
      </w:r>
      <w:r w:rsidRPr="00B51FA5">
        <w:rPr>
          <w:rFonts w:ascii="Times New Roman"/>
          <w:sz w:val="23"/>
          <w:szCs w:val="23"/>
        </w:rPr>
        <w:t>합리적인</w:t>
      </w:r>
      <w:r w:rsidRPr="00B51FA5">
        <w:rPr>
          <w:rFonts w:ascii="Times New Roman"/>
          <w:sz w:val="23"/>
          <w:szCs w:val="23"/>
        </w:rPr>
        <w:t xml:space="preserve"> </w:t>
      </w:r>
      <w:r w:rsidRPr="00B51FA5">
        <w:rPr>
          <w:rFonts w:ascii="Times New Roman"/>
          <w:sz w:val="23"/>
          <w:szCs w:val="23"/>
        </w:rPr>
        <w:t>노력을</w:t>
      </w:r>
      <w:r w:rsidRPr="00B51FA5">
        <w:rPr>
          <w:rFonts w:ascii="Times New Roman"/>
          <w:sz w:val="23"/>
          <w:szCs w:val="23"/>
        </w:rPr>
        <w:t xml:space="preserve"> </w:t>
      </w:r>
      <w:r w:rsidRPr="00B51FA5">
        <w:rPr>
          <w:rFonts w:ascii="Times New Roman"/>
          <w:sz w:val="23"/>
          <w:szCs w:val="23"/>
        </w:rPr>
        <w:t>기울이며</w:t>
      </w:r>
      <w:r w:rsidRPr="00B51FA5">
        <w:rPr>
          <w:rFonts w:ascii="Times New Roman"/>
          <w:sz w:val="23"/>
          <w:szCs w:val="23"/>
        </w:rPr>
        <w:t xml:space="preserve">, (ii) </w:t>
      </w:r>
      <w:r w:rsidRPr="00B51FA5">
        <w:rPr>
          <w:rFonts w:ascii="Times New Roman" w:hint="eastAsia"/>
          <w:sz w:val="23"/>
          <w:szCs w:val="23"/>
        </w:rPr>
        <w:t>본건</w:t>
      </w:r>
      <w:r w:rsidRPr="00B51FA5">
        <w:rPr>
          <w:rFonts w:ascii="Times New Roman" w:hint="eastAsia"/>
          <w:sz w:val="23"/>
          <w:szCs w:val="23"/>
        </w:rPr>
        <w:t xml:space="preserve"> </w:t>
      </w:r>
      <w:r w:rsidRPr="00B51FA5">
        <w:rPr>
          <w:rFonts w:ascii="Times New Roman"/>
          <w:sz w:val="23"/>
          <w:szCs w:val="23"/>
        </w:rPr>
        <w:t>거래를</w:t>
      </w:r>
      <w:r w:rsidRPr="00B51FA5">
        <w:rPr>
          <w:rFonts w:ascii="Times New Roman"/>
          <w:sz w:val="23"/>
          <w:szCs w:val="23"/>
        </w:rPr>
        <w:t xml:space="preserve"> </w:t>
      </w:r>
      <w:r w:rsidRPr="00B51FA5">
        <w:rPr>
          <w:rFonts w:ascii="Times New Roman"/>
          <w:sz w:val="23"/>
          <w:szCs w:val="23"/>
        </w:rPr>
        <w:t>수행하는데</w:t>
      </w:r>
      <w:r w:rsidRPr="00B51FA5">
        <w:rPr>
          <w:rFonts w:ascii="Times New Roman"/>
          <w:sz w:val="23"/>
          <w:szCs w:val="23"/>
        </w:rPr>
        <w:t xml:space="preserve"> </w:t>
      </w:r>
      <w:r w:rsidRPr="00B51FA5">
        <w:rPr>
          <w:rFonts w:ascii="Times New Roman"/>
          <w:sz w:val="23"/>
          <w:szCs w:val="23"/>
        </w:rPr>
        <w:t>필요</w:t>
      </w:r>
      <w:r w:rsidRPr="00B51FA5">
        <w:rPr>
          <w:rFonts w:ascii="Times New Roman" w:hint="eastAsia"/>
          <w:sz w:val="23"/>
          <w:szCs w:val="23"/>
        </w:rPr>
        <w:t>한</w:t>
      </w:r>
      <w:r w:rsidRPr="00B51FA5">
        <w:rPr>
          <w:rFonts w:ascii="Times New Roman"/>
          <w:sz w:val="23"/>
          <w:szCs w:val="23"/>
        </w:rPr>
        <w:t xml:space="preserve"> </w:t>
      </w:r>
      <w:r w:rsidRPr="00B51FA5">
        <w:rPr>
          <w:rFonts w:ascii="Times New Roman"/>
          <w:sz w:val="23"/>
          <w:szCs w:val="23"/>
        </w:rPr>
        <w:t>모든</w:t>
      </w:r>
      <w:r w:rsidRPr="00B51FA5">
        <w:rPr>
          <w:rFonts w:ascii="Times New Roman"/>
          <w:sz w:val="23"/>
          <w:szCs w:val="23"/>
        </w:rPr>
        <w:t xml:space="preserve"> </w:t>
      </w:r>
      <w:r w:rsidRPr="00B51FA5">
        <w:rPr>
          <w:rFonts w:ascii="Times New Roman"/>
          <w:sz w:val="23"/>
          <w:szCs w:val="23"/>
        </w:rPr>
        <w:t>서류</w:t>
      </w:r>
      <w:r w:rsidRPr="00B51FA5">
        <w:rPr>
          <w:rFonts w:ascii="Times New Roman"/>
          <w:sz w:val="23"/>
          <w:szCs w:val="23"/>
        </w:rPr>
        <w:t xml:space="preserve"> </w:t>
      </w:r>
      <w:r w:rsidRPr="00B51FA5">
        <w:rPr>
          <w:rFonts w:ascii="Times New Roman"/>
          <w:sz w:val="23"/>
          <w:szCs w:val="23"/>
        </w:rPr>
        <w:t>및</w:t>
      </w:r>
      <w:r w:rsidRPr="00B51FA5">
        <w:rPr>
          <w:rFonts w:ascii="Times New Roman"/>
          <w:sz w:val="23"/>
          <w:szCs w:val="23"/>
        </w:rPr>
        <w:t xml:space="preserve"> </w:t>
      </w:r>
      <w:r w:rsidRPr="00B51FA5">
        <w:rPr>
          <w:rFonts w:ascii="Times New Roman"/>
          <w:sz w:val="23"/>
          <w:szCs w:val="23"/>
        </w:rPr>
        <w:t>증서를</w:t>
      </w:r>
      <w:r w:rsidRPr="00B51FA5">
        <w:rPr>
          <w:rFonts w:ascii="Times New Roman"/>
          <w:sz w:val="23"/>
          <w:szCs w:val="23"/>
        </w:rPr>
        <w:t xml:space="preserve"> </w:t>
      </w:r>
      <w:r w:rsidRPr="00B51FA5">
        <w:rPr>
          <w:rFonts w:ascii="Times New Roman"/>
          <w:sz w:val="23"/>
          <w:szCs w:val="23"/>
        </w:rPr>
        <w:t>작성하고</w:t>
      </w:r>
      <w:r w:rsidRPr="00B51FA5">
        <w:rPr>
          <w:rFonts w:ascii="Times New Roman"/>
          <w:sz w:val="23"/>
          <w:szCs w:val="23"/>
        </w:rPr>
        <w:t xml:space="preserve">, (iii) </w:t>
      </w:r>
      <w:r w:rsidRPr="00B51FA5">
        <w:rPr>
          <w:rFonts w:ascii="Times New Roman"/>
          <w:sz w:val="23"/>
          <w:szCs w:val="23"/>
        </w:rPr>
        <w:t>이를</w:t>
      </w:r>
      <w:r w:rsidRPr="00B51FA5">
        <w:rPr>
          <w:rFonts w:ascii="Times New Roman"/>
          <w:sz w:val="23"/>
          <w:szCs w:val="23"/>
        </w:rPr>
        <w:t xml:space="preserve"> </w:t>
      </w:r>
      <w:r w:rsidRPr="00B51FA5">
        <w:rPr>
          <w:rFonts w:ascii="Times New Roman"/>
          <w:sz w:val="23"/>
          <w:szCs w:val="23"/>
        </w:rPr>
        <w:t>위하여</w:t>
      </w:r>
      <w:r w:rsidRPr="00B51FA5">
        <w:rPr>
          <w:rFonts w:ascii="Times New Roman"/>
          <w:sz w:val="23"/>
          <w:szCs w:val="23"/>
        </w:rPr>
        <w:t xml:space="preserve"> </w:t>
      </w:r>
      <w:r w:rsidRPr="00B51FA5">
        <w:rPr>
          <w:rFonts w:ascii="Times New Roman"/>
          <w:sz w:val="23"/>
          <w:szCs w:val="23"/>
        </w:rPr>
        <w:t>상호</w:t>
      </w:r>
      <w:r w:rsidRPr="00B51FA5">
        <w:rPr>
          <w:rFonts w:ascii="Times New Roman"/>
          <w:sz w:val="23"/>
          <w:szCs w:val="23"/>
        </w:rPr>
        <w:t xml:space="preserve"> </w:t>
      </w:r>
      <w:r w:rsidRPr="00B51FA5">
        <w:rPr>
          <w:rFonts w:ascii="Times New Roman"/>
          <w:sz w:val="23"/>
          <w:szCs w:val="23"/>
        </w:rPr>
        <w:t>성실하게</w:t>
      </w:r>
      <w:r w:rsidRPr="00B51FA5">
        <w:rPr>
          <w:rFonts w:ascii="Times New Roman"/>
          <w:sz w:val="23"/>
          <w:szCs w:val="23"/>
        </w:rPr>
        <w:t xml:space="preserve"> </w:t>
      </w:r>
      <w:r w:rsidRPr="00B51FA5">
        <w:rPr>
          <w:rFonts w:ascii="Times New Roman"/>
          <w:sz w:val="23"/>
          <w:szCs w:val="23"/>
        </w:rPr>
        <w:t>협력하기로</w:t>
      </w:r>
      <w:r w:rsidRPr="00B51FA5">
        <w:rPr>
          <w:rFonts w:ascii="Times New Roman"/>
          <w:sz w:val="23"/>
          <w:szCs w:val="23"/>
        </w:rPr>
        <w:t xml:space="preserve"> </w:t>
      </w:r>
      <w:r w:rsidRPr="00B51FA5">
        <w:rPr>
          <w:rFonts w:ascii="Times New Roman" w:hint="eastAsia"/>
          <w:sz w:val="23"/>
          <w:szCs w:val="23"/>
        </w:rPr>
        <w:t>한다</w:t>
      </w:r>
      <w:r w:rsidRPr="00B51FA5">
        <w:rPr>
          <w:rFonts w:ascii="Times New Roman"/>
          <w:sz w:val="23"/>
          <w:szCs w:val="23"/>
        </w:rPr>
        <w:t xml:space="preserve">. </w:t>
      </w:r>
      <w:r w:rsidRPr="00B51FA5">
        <w:rPr>
          <w:rFonts w:ascii="Times New Roman"/>
          <w:sz w:val="23"/>
          <w:szCs w:val="23"/>
        </w:rPr>
        <w:t>매도인과</w:t>
      </w:r>
      <w:r w:rsidRPr="00B51FA5">
        <w:rPr>
          <w:rFonts w:ascii="Times New Roman"/>
          <w:sz w:val="23"/>
          <w:szCs w:val="23"/>
        </w:rPr>
        <w:t xml:space="preserve"> </w:t>
      </w:r>
      <w:r w:rsidRPr="00B51FA5">
        <w:rPr>
          <w:rFonts w:ascii="Times New Roman"/>
          <w:sz w:val="23"/>
          <w:szCs w:val="23"/>
        </w:rPr>
        <w:t>매수인</w:t>
      </w:r>
      <w:r w:rsidRPr="00B51FA5">
        <w:rPr>
          <w:rFonts w:ascii="Times New Roman"/>
          <w:sz w:val="23"/>
          <w:szCs w:val="23"/>
        </w:rPr>
        <w:t xml:space="preserve"> </w:t>
      </w:r>
      <w:r w:rsidRPr="00B51FA5">
        <w:rPr>
          <w:rFonts w:ascii="Times New Roman"/>
          <w:sz w:val="23"/>
          <w:szCs w:val="23"/>
        </w:rPr>
        <w:t>각자는</w:t>
      </w:r>
      <w:r w:rsidRPr="00B51FA5">
        <w:rPr>
          <w:rFonts w:ascii="Times New Roman"/>
          <w:sz w:val="23"/>
          <w:szCs w:val="23"/>
        </w:rPr>
        <w:t xml:space="preserve"> (</w:t>
      </w:r>
      <w:proofErr w:type="spellStart"/>
      <w:r w:rsidR="00176532">
        <w:rPr>
          <w:rFonts w:ascii="Times New Roman" w:hint="eastAsia"/>
          <w:sz w:val="23"/>
          <w:szCs w:val="23"/>
        </w:rPr>
        <w:t>ㄱ</w:t>
      </w:r>
      <w:proofErr w:type="spellEnd"/>
      <w:r w:rsidRPr="00B51FA5">
        <w:rPr>
          <w:rFonts w:ascii="Times New Roman"/>
          <w:sz w:val="23"/>
          <w:szCs w:val="23"/>
        </w:rPr>
        <w:t xml:space="preserve">) </w:t>
      </w:r>
      <w:r w:rsidRPr="00486E81">
        <w:rPr>
          <w:rFonts w:ascii="Times New Roman" w:hint="eastAsia"/>
          <w:sz w:val="23"/>
          <w:szCs w:val="23"/>
        </w:rPr>
        <w:t>본건</w:t>
      </w:r>
      <w:r w:rsidRPr="00486E81">
        <w:rPr>
          <w:rFonts w:ascii="Times New Roman" w:hint="eastAsia"/>
          <w:sz w:val="23"/>
          <w:szCs w:val="23"/>
        </w:rPr>
        <w:t xml:space="preserve"> </w:t>
      </w:r>
      <w:r w:rsidRPr="00486E81">
        <w:rPr>
          <w:rFonts w:ascii="Times New Roman"/>
          <w:sz w:val="23"/>
          <w:szCs w:val="23"/>
        </w:rPr>
        <w:t>거래와</w:t>
      </w:r>
      <w:r w:rsidRPr="00486E81">
        <w:rPr>
          <w:rFonts w:ascii="Times New Roman"/>
          <w:sz w:val="23"/>
          <w:szCs w:val="23"/>
        </w:rPr>
        <w:t xml:space="preserve"> </w:t>
      </w:r>
      <w:r w:rsidRPr="00486E81">
        <w:rPr>
          <w:rFonts w:ascii="Times New Roman"/>
          <w:sz w:val="23"/>
          <w:szCs w:val="23"/>
        </w:rPr>
        <w:t>관련하여</w:t>
      </w:r>
      <w:r w:rsidRPr="00486E81">
        <w:rPr>
          <w:rFonts w:ascii="Times New Roman"/>
          <w:sz w:val="23"/>
          <w:szCs w:val="23"/>
        </w:rPr>
        <w:t xml:space="preserve"> </w:t>
      </w:r>
      <w:r w:rsidRPr="00486E81">
        <w:rPr>
          <w:rFonts w:ascii="Times New Roman" w:hint="eastAsia"/>
          <w:sz w:val="23"/>
          <w:szCs w:val="23"/>
        </w:rPr>
        <w:t>각</w:t>
      </w:r>
      <w:r w:rsidRPr="00486E81">
        <w:rPr>
          <w:rFonts w:ascii="Times New Roman" w:hint="eastAsia"/>
          <w:sz w:val="23"/>
          <w:szCs w:val="23"/>
        </w:rPr>
        <w:t xml:space="preserve"> </w:t>
      </w:r>
      <w:r w:rsidRPr="006F52F0">
        <w:rPr>
          <w:rFonts w:ascii="Times New Roman" w:hint="eastAsia"/>
          <w:sz w:val="23"/>
          <w:szCs w:val="23"/>
          <w:u w:val="single"/>
        </w:rPr>
        <w:t>별첨</w:t>
      </w:r>
      <w:r w:rsidRPr="006F52F0">
        <w:rPr>
          <w:rFonts w:ascii="Times New Roman" w:hint="eastAsia"/>
          <w:sz w:val="23"/>
          <w:szCs w:val="23"/>
          <w:u w:val="single"/>
        </w:rPr>
        <w:t xml:space="preserve"> </w:t>
      </w:r>
      <w:r w:rsidR="00486E81">
        <w:rPr>
          <w:rFonts w:ascii="Times New Roman"/>
          <w:sz w:val="23"/>
          <w:szCs w:val="23"/>
          <w:u w:val="single"/>
        </w:rPr>
        <w:t>5</w:t>
      </w:r>
      <w:r w:rsidRPr="00486E81">
        <w:rPr>
          <w:rFonts w:ascii="Times New Roman" w:hint="eastAsia"/>
          <w:sz w:val="23"/>
          <w:szCs w:val="23"/>
          <w:u w:val="single"/>
        </w:rPr>
        <w:t>.1(</w:t>
      </w:r>
      <w:r w:rsidR="008863A4">
        <w:rPr>
          <w:rFonts w:ascii="Times New Roman"/>
          <w:sz w:val="23"/>
          <w:szCs w:val="23"/>
          <w:u w:val="single"/>
        </w:rPr>
        <w:t>d</w:t>
      </w:r>
      <w:r w:rsidRPr="00486E81">
        <w:rPr>
          <w:rFonts w:ascii="Times New Roman" w:hint="eastAsia"/>
          <w:sz w:val="23"/>
          <w:szCs w:val="23"/>
          <w:u w:val="single"/>
        </w:rPr>
        <w:t>)</w:t>
      </w:r>
      <w:r w:rsidRPr="00486E81">
        <w:rPr>
          <w:rFonts w:ascii="Times New Roman"/>
          <w:sz w:val="23"/>
          <w:szCs w:val="23"/>
        </w:rPr>
        <w:t xml:space="preserve"> </w:t>
      </w:r>
      <w:r w:rsidRPr="00486E81">
        <w:rPr>
          <w:rFonts w:ascii="Times New Roman" w:hint="eastAsia"/>
          <w:sz w:val="23"/>
          <w:szCs w:val="23"/>
        </w:rPr>
        <w:t>및</w:t>
      </w:r>
      <w:r w:rsidRPr="00486E81">
        <w:rPr>
          <w:rFonts w:ascii="Times New Roman"/>
          <w:sz w:val="23"/>
          <w:szCs w:val="23"/>
        </w:rPr>
        <w:t xml:space="preserve"> </w:t>
      </w:r>
      <w:r w:rsidRPr="00486E81">
        <w:rPr>
          <w:rFonts w:ascii="Times New Roman" w:hint="eastAsia"/>
          <w:sz w:val="23"/>
          <w:szCs w:val="23"/>
          <w:u w:val="single"/>
        </w:rPr>
        <w:t>별첨</w:t>
      </w:r>
      <w:r w:rsidRPr="006F52F0">
        <w:rPr>
          <w:rFonts w:ascii="Times New Roman" w:hint="eastAsia"/>
          <w:sz w:val="23"/>
          <w:szCs w:val="23"/>
          <w:u w:val="single"/>
        </w:rPr>
        <w:t xml:space="preserve"> </w:t>
      </w:r>
      <w:r w:rsidR="00486E81">
        <w:rPr>
          <w:rFonts w:ascii="Times New Roman"/>
          <w:sz w:val="23"/>
          <w:szCs w:val="23"/>
          <w:u w:val="single"/>
        </w:rPr>
        <w:t>5</w:t>
      </w:r>
      <w:r w:rsidRPr="00486E81">
        <w:rPr>
          <w:rFonts w:ascii="Times New Roman" w:hint="eastAsia"/>
          <w:sz w:val="23"/>
          <w:szCs w:val="23"/>
          <w:u w:val="single"/>
        </w:rPr>
        <w:t>.2(b)</w:t>
      </w:r>
      <w:r w:rsidRPr="006F52F0">
        <w:rPr>
          <w:rFonts w:ascii="Times New Roman" w:hint="eastAsia"/>
          <w:sz w:val="23"/>
          <w:szCs w:val="23"/>
        </w:rPr>
        <w:t>에</w:t>
      </w:r>
      <w:r w:rsidRPr="006F52F0">
        <w:rPr>
          <w:rFonts w:ascii="Times New Roman" w:hint="eastAsia"/>
          <w:sz w:val="23"/>
          <w:szCs w:val="23"/>
        </w:rPr>
        <w:t xml:space="preserve"> </w:t>
      </w:r>
      <w:r w:rsidRPr="006F52F0">
        <w:rPr>
          <w:rFonts w:ascii="Times New Roman" w:hint="eastAsia"/>
          <w:sz w:val="23"/>
          <w:szCs w:val="23"/>
        </w:rPr>
        <w:t>기재된</w:t>
      </w:r>
      <w:r w:rsidRPr="009A7F59">
        <w:rPr>
          <w:rFonts w:ascii="Times New Roman" w:hint="eastAsia"/>
          <w:sz w:val="23"/>
          <w:szCs w:val="23"/>
        </w:rPr>
        <w:t xml:space="preserve"> </w:t>
      </w:r>
      <w:r w:rsidRPr="009A7F59">
        <w:rPr>
          <w:rFonts w:ascii="Times New Roman" w:hint="eastAsia"/>
          <w:sz w:val="23"/>
          <w:szCs w:val="23"/>
        </w:rPr>
        <w:t>사항과</w:t>
      </w:r>
      <w:r w:rsidRPr="00A333B4">
        <w:rPr>
          <w:rFonts w:ascii="Times New Roman" w:hint="eastAsia"/>
          <w:sz w:val="23"/>
          <w:szCs w:val="23"/>
        </w:rPr>
        <w:t xml:space="preserve"> </w:t>
      </w:r>
      <w:r w:rsidRPr="00922B4F">
        <w:rPr>
          <w:rFonts w:ascii="Times New Roman" w:hint="eastAsia"/>
          <w:sz w:val="23"/>
          <w:szCs w:val="23"/>
          <w:u w:val="single"/>
        </w:rPr>
        <w:t>별첨</w:t>
      </w:r>
      <w:r w:rsidRPr="00922B4F">
        <w:rPr>
          <w:rFonts w:ascii="Times New Roman" w:hint="eastAsia"/>
          <w:sz w:val="23"/>
          <w:szCs w:val="23"/>
          <w:u w:val="single"/>
        </w:rPr>
        <w:t xml:space="preserve"> </w:t>
      </w:r>
      <w:r w:rsidR="00465633" w:rsidRPr="00922B4F">
        <w:rPr>
          <w:rFonts w:ascii="Times New Roman"/>
          <w:sz w:val="23"/>
          <w:szCs w:val="23"/>
          <w:u w:val="single"/>
        </w:rPr>
        <w:t>6</w:t>
      </w:r>
      <w:r w:rsidRPr="00922B4F">
        <w:rPr>
          <w:rFonts w:ascii="Times New Roman" w:hint="eastAsia"/>
          <w:sz w:val="23"/>
          <w:szCs w:val="23"/>
          <w:u w:val="single"/>
        </w:rPr>
        <w:t>.3(a)</w:t>
      </w:r>
      <w:r w:rsidRPr="00922B4F">
        <w:rPr>
          <w:rFonts w:ascii="Times New Roman" w:hint="eastAsia"/>
          <w:sz w:val="23"/>
          <w:szCs w:val="23"/>
        </w:rPr>
        <w:t>에</w:t>
      </w:r>
      <w:r w:rsidRPr="00922B4F">
        <w:rPr>
          <w:rFonts w:ascii="Times New Roman" w:hint="eastAsia"/>
          <w:sz w:val="23"/>
          <w:szCs w:val="23"/>
        </w:rPr>
        <w:t xml:space="preserve"> </w:t>
      </w:r>
      <w:r w:rsidRPr="00922B4F">
        <w:rPr>
          <w:rFonts w:ascii="Times New Roman" w:hint="eastAsia"/>
          <w:sz w:val="23"/>
          <w:szCs w:val="23"/>
        </w:rPr>
        <w:t>기재된</w:t>
      </w:r>
      <w:r w:rsidRPr="00922B4F">
        <w:rPr>
          <w:rFonts w:ascii="Times New Roman" w:hint="eastAsia"/>
          <w:sz w:val="23"/>
          <w:szCs w:val="23"/>
        </w:rPr>
        <w:t xml:space="preserve"> </w:t>
      </w:r>
      <w:r w:rsidRPr="00922B4F">
        <w:rPr>
          <w:rFonts w:ascii="Times New Roman" w:hint="eastAsia"/>
          <w:sz w:val="23"/>
          <w:szCs w:val="23"/>
        </w:rPr>
        <w:t>사항을</w:t>
      </w:r>
      <w:r w:rsidRPr="00922B4F">
        <w:rPr>
          <w:rFonts w:ascii="Times New Roman" w:hint="eastAsia"/>
          <w:sz w:val="23"/>
          <w:szCs w:val="23"/>
        </w:rPr>
        <w:t xml:space="preserve"> </w:t>
      </w:r>
      <w:r w:rsidRPr="00922B4F">
        <w:rPr>
          <w:rFonts w:ascii="Times New Roman" w:hint="eastAsia"/>
          <w:sz w:val="23"/>
          <w:szCs w:val="23"/>
        </w:rPr>
        <w:t>이행</w:t>
      </w:r>
      <w:r w:rsidRPr="00922B4F">
        <w:rPr>
          <w:rFonts w:ascii="Times New Roman"/>
          <w:sz w:val="23"/>
          <w:szCs w:val="23"/>
        </w:rPr>
        <w:t>하고</w:t>
      </w:r>
      <w:r w:rsidRPr="00922B4F">
        <w:rPr>
          <w:rFonts w:ascii="Times New Roman"/>
          <w:sz w:val="23"/>
          <w:szCs w:val="23"/>
        </w:rPr>
        <w:t>, (</w:t>
      </w:r>
      <w:r w:rsidR="00176532">
        <w:rPr>
          <w:rFonts w:ascii="Times New Roman" w:hint="eastAsia"/>
          <w:sz w:val="23"/>
          <w:szCs w:val="23"/>
        </w:rPr>
        <w:t>ㄴ</w:t>
      </w:r>
      <w:r w:rsidRPr="00922B4F">
        <w:rPr>
          <w:rFonts w:ascii="Times New Roman"/>
          <w:sz w:val="23"/>
          <w:szCs w:val="23"/>
        </w:rPr>
        <w:t>)</w:t>
      </w:r>
      <w:r w:rsidRPr="00B51FA5">
        <w:rPr>
          <w:rFonts w:ascii="Times New Roman"/>
          <w:sz w:val="23"/>
          <w:szCs w:val="23"/>
        </w:rPr>
        <w:t xml:space="preserve"> </w:t>
      </w:r>
      <w:r w:rsidRPr="00B51FA5">
        <w:rPr>
          <w:rFonts w:ascii="Times New Roman"/>
          <w:sz w:val="23"/>
          <w:szCs w:val="23"/>
        </w:rPr>
        <w:t>정부기관이</w:t>
      </w:r>
      <w:r w:rsidRPr="00B51FA5">
        <w:rPr>
          <w:rFonts w:ascii="Times New Roman"/>
          <w:sz w:val="23"/>
          <w:szCs w:val="23"/>
        </w:rPr>
        <w:t xml:space="preserve"> </w:t>
      </w:r>
      <w:r w:rsidRPr="00B51FA5">
        <w:rPr>
          <w:rFonts w:ascii="Times New Roman"/>
          <w:sz w:val="23"/>
          <w:szCs w:val="23"/>
        </w:rPr>
        <w:t>요구하는</w:t>
      </w:r>
      <w:r w:rsidRPr="00B51FA5">
        <w:rPr>
          <w:rFonts w:ascii="Times New Roman"/>
          <w:sz w:val="23"/>
          <w:szCs w:val="23"/>
        </w:rPr>
        <w:t xml:space="preserve"> </w:t>
      </w:r>
      <w:r w:rsidRPr="00B51FA5">
        <w:rPr>
          <w:rFonts w:ascii="Times New Roman"/>
          <w:sz w:val="23"/>
          <w:szCs w:val="23"/>
        </w:rPr>
        <w:t>자료의</w:t>
      </w:r>
      <w:r w:rsidRPr="00B51FA5">
        <w:rPr>
          <w:rFonts w:ascii="Times New Roman"/>
          <w:sz w:val="23"/>
          <w:szCs w:val="23"/>
        </w:rPr>
        <w:t xml:space="preserve"> </w:t>
      </w:r>
      <w:r w:rsidRPr="00B51FA5">
        <w:rPr>
          <w:rFonts w:ascii="Times New Roman"/>
          <w:sz w:val="23"/>
          <w:szCs w:val="23"/>
        </w:rPr>
        <w:t>제출을</w:t>
      </w:r>
      <w:r w:rsidRPr="00B51FA5">
        <w:rPr>
          <w:rFonts w:ascii="Times New Roman"/>
          <w:sz w:val="23"/>
          <w:szCs w:val="23"/>
        </w:rPr>
        <w:t xml:space="preserve"> </w:t>
      </w:r>
      <w:r w:rsidRPr="00B51FA5">
        <w:rPr>
          <w:rFonts w:ascii="Times New Roman"/>
          <w:sz w:val="23"/>
          <w:szCs w:val="23"/>
        </w:rPr>
        <w:t>포함하여</w:t>
      </w:r>
      <w:r w:rsidRPr="00B51FA5">
        <w:rPr>
          <w:rFonts w:ascii="Times New Roman"/>
          <w:sz w:val="23"/>
          <w:szCs w:val="23"/>
        </w:rPr>
        <w:t xml:space="preserve"> </w:t>
      </w:r>
      <w:r w:rsidRPr="00B51FA5">
        <w:rPr>
          <w:rFonts w:ascii="Times New Roman"/>
          <w:sz w:val="23"/>
          <w:szCs w:val="23"/>
        </w:rPr>
        <w:t>모든</w:t>
      </w:r>
      <w:r w:rsidRPr="00B51FA5">
        <w:rPr>
          <w:rFonts w:ascii="Times New Roman"/>
          <w:sz w:val="23"/>
          <w:szCs w:val="23"/>
        </w:rPr>
        <w:t xml:space="preserve"> </w:t>
      </w:r>
      <w:r w:rsidRPr="00B51FA5">
        <w:rPr>
          <w:rFonts w:ascii="Times New Roman"/>
          <w:sz w:val="23"/>
          <w:szCs w:val="23"/>
        </w:rPr>
        <w:t>필요한</w:t>
      </w:r>
      <w:r w:rsidRPr="00B51FA5">
        <w:rPr>
          <w:rFonts w:ascii="Times New Roman"/>
          <w:sz w:val="23"/>
          <w:szCs w:val="23"/>
        </w:rPr>
        <w:t xml:space="preserve"> </w:t>
      </w:r>
      <w:r w:rsidRPr="00B51FA5">
        <w:rPr>
          <w:rFonts w:ascii="Times New Roman"/>
          <w:sz w:val="23"/>
          <w:szCs w:val="23"/>
        </w:rPr>
        <w:t>등록</w:t>
      </w:r>
      <w:r w:rsidRPr="00B51FA5">
        <w:rPr>
          <w:rFonts w:ascii="Times New Roman"/>
          <w:sz w:val="23"/>
          <w:szCs w:val="23"/>
        </w:rPr>
        <w:t xml:space="preserve">, </w:t>
      </w:r>
      <w:r w:rsidRPr="00B51FA5">
        <w:rPr>
          <w:rFonts w:ascii="Times New Roman"/>
          <w:sz w:val="23"/>
          <w:szCs w:val="23"/>
        </w:rPr>
        <w:t>등기</w:t>
      </w:r>
      <w:r w:rsidRPr="00B51FA5">
        <w:rPr>
          <w:rFonts w:ascii="Times New Roman"/>
          <w:sz w:val="23"/>
          <w:szCs w:val="23"/>
        </w:rPr>
        <w:t xml:space="preserve"> </w:t>
      </w:r>
      <w:r w:rsidRPr="00B51FA5">
        <w:rPr>
          <w:rFonts w:ascii="Times New Roman"/>
          <w:sz w:val="23"/>
          <w:szCs w:val="23"/>
        </w:rPr>
        <w:t>및</w:t>
      </w:r>
      <w:r w:rsidRPr="00B51FA5">
        <w:rPr>
          <w:rFonts w:ascii="Times New Roman"/>
          <w:sz w:val="23"/>
          <w:szCs w:val="23"/>
        </w:rPr>
        <w:t xml:space="preserve"> </w:t>
      </w:r>
      <w:r w:rsidRPr="00B51FA5">
        <w:rPr>
          <w:rFonts w:ascii="Times New Roman"/>
          <w:sz w:val="23"/>
          <w:szCs w:val="23"/>
        </w:rPr>
        <w:t>서류제출을</w:t>
      </w:r>
      <w:r w:rsidRPr="00B51FA5">
        <w:rPr>
          <w:rFonts w:ascii="Times New Roman"/>
          <w:sz w:val="23"/>
          <w:szCs w:val="23"/>
        </w:rPr>
        <w:t xml:space="preserve"> </w:t>
      </w:r>
      <w:r w:rsidRPr="00B51FA5">
        <w:rPr>
          <w:rFonts w:ascii="Times New Roman"/>
          <w:sz w:val="23"/>
          <w:szCs w:val="23"/>
        </w:rPr>
        <w:t>이행하</w:t>
      </w:r>
      <w:r w:rsidRPr="00B51FA5">
        <w:rPr>
          <w:rFonts w:ascii="Times New Roman" w:hint="eastAsia"/>
          <w:sz w:val="23"/>
          <w:szCs w:val="23"/>
        </w:rPr>
        <w:t>고</w:t>
      </w:r>
      <w:r w:rsidRPr="00B51FA5">
        <w:rPr>
          <w:rFonts w:ascii="Times New Roman"/>
          <w:sz w:val="23"/>
          <w:szCs w:val="23"/>
        </w:rPr>
        <w:t>, (</w:t>
      </w:r>
      <w:proofErr w:type="spellStart"/>
      <w:r w:rsidR="00176532">
        <w:rPr>
          <w:rFonts w:ascii="Times New Roman" w:hint="eastAsia"/>
          <w:sz w:val="23"/>
          <w:szCs w:val="23"/>
        </w:rPr>
        <w:t>ㄷ</w:t>
      </w:r>
      <w:proofErr w:type="spellEnd"/>
      <w:r w:rsidRPr="00B51FA5">
        <w:rPr>
          <w:rFonts w:ascii="Times New Roman"/>
          <w:sz w:val="23"/>
          <w:szCs w:val="23"/>
        </w:rPr>
        <w:t xml:space="preserve">) </w:t>
      </w:r>
      <w:r w:rsidRPr="00B51FA5">
        <w:rPr>
          <w:rFonts w:ascii="Times New Roman"/>
          <w:sz w:val="23"/>
          <w:szCs w:val="23"/>
        </w:rPr>
        <w:t>자신에게</w:t>
      </w:r>
      <w:r w:rsidRPr="00B51FA5">
        <w:rPr>
          <w:rFonts w:ascii="Times New Roman"/>
          <w:sz w:val="23"/>
          <w:szCs w:val="23"/>
        </w:rPr>
        <w:t xml:space="preserve"> </w:t>
      </w:r>
      <w:r w:rsidRPr="00B51FA5">
        <w:rPr>
          <w:rFonts w:ascii="Times New Roman"/>
          <w:sz w:val="23"/>
          <w:szCs w:val="23"/>
        </w:rPr>
        <w:t>해당되는</w:t>
      </w:r>
      <w:r w:rsidRPr="00B51FA5">
        <w:rPr>
          <w:rFonts w:ascii="Times New Roman"/>
          <w:sz w:val="23"/>
          <w:szCs w:val="23"/>
        </w:rPr>
        <w:t xml:space="preserve"> </w:t>
      </w: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계약의</w:t>
      </w:r>
      <w:r w:rsidRPr="00B51FA5">
        <w:rPr>
          <w:rFonts w:ascii="Times New Roman"/>
          <w:sz w:val="23"/>
          <w:szCs w:val="23"/>
        </w:rPr>
        <w:t xml:space="preserve"> </w:t>
      </w:r>
      <w:r w:rsidRPr="00B51FA5">
        <w:rPr>
          <w:rFonts w:ascii="Times New Roman"/>
          <w:sz w:val="23"/>
          <w:szCs w:val="23"/>
        </w:rPr>
        <w:t>모든</w:t>
      </w:r>
      <w:r w:rsidRPr="00B51FA5">
        <w:rPr>
          <w:rFonts w:ascii="Times New Roman"/>
          <w:sz w:val="23"/>
          <w:szCs w:val="23"/>
        </w:rPr>
        <w:t xml:space="preserve"> </w:t>
      </w:r>
      <w:r w:rsidRPr="00B51FA5">
        <w:rPr>
          <w:rFonts w:ascii="Times New Roman"/>
          <w:sz w:val="23"/>
          <w:szCs w:val="23"/>
        </w:rPr>
        <w:t>조건들을</w:t>
      </w:r>
      <w:r w:rsidRPr="00B51FA5">
        <w:rPr>
          <w:rFonts w:ascii="Times New Roman"/>
          <w:sz w:val="23"/>
          <w:szCs w:val="23"/>
        </w:rPr>
        <w:t xml:space="preserve"> </w:t>
      </w:r>
      <w:r w:rsidRPr="00B51FA5">
        <w:rPr>
          <w:rFonts w:ascii="Times New Roman"/>
          <w:sz w:val="23"/>
          <w:szCs w:val="23"/>
        </w:rPr>
        <w:t>충족하기</w:t>
      </w:r>
      <w:r w:rsidRPr="00B51FA5">
        <w:rPr>
          <w:rFonts w:ascii="Times New Roman"/>
          <w:sz w:val="23"/>
          <w:szCs w:val="23"/>
        </w:rPr>
        <w:t xml:space="preserve"> </w:t>
      </w:r>
      <w:r w:rsidRPr="00B51FA5">
        <w:rPr>
          <w:rFonts w:ascii="Times New Roman"/>
          <w:sz w:val="23"/>
          <w:szCs w:val="23"/>
        </w:rPr>
        <w:t>위하여</w:t>
      </w:r>
      <w:r w:rsidRPr="00B51FA5">
        <w:rPr>
          <w:rFonts w:ascii="Times New Roman"/>
          <w:sz w:val="23"/>
          <w:szCs w:val="23"/>
        </w:rPr>
        <w:t xml:space="preserve"> </w:t>
      </w:r>
      <w:r w:rsidRPr="00B51FA5">
        <w:rPr>
          <w:rFonts w:ascii="Times New Roman"/>
          <w:sz w:val="23"/>
          <w:szCs w:val="23"/>
        </w:rPr>
        <w:t>최선을</w:t>
      </w:r>
      <w:r w:rsidRPr="00B51FA5">
        <w:rPr>
          <w:rFonts w:ascii="Times New Roman"/>
          <w:sz w:val="23"/>
          <w:szCs w:val="23"/>
        </w:rPr>
        <w:t xml:space="preserve"> </w:t>
      </w:r>
      <w:r w:rsidRPr="00B51FA5">
        <w:rPr>
          <w:rFonts w:ascii="Times New Roman"/>
          <w:sz w:val="23"/>
          <w:szCs w:val="23"/>
        </w:rPr>
        <w:t>다하여야</w:t>
      </w:r>
      <w:r w:rsidRPr="00B51FA5">
        <w:rPr>
          <w:rFonts w:ascii="Times New Roman"/>
          <w:sz w:val="23"/>
          <w:szCs w:val="23"/>
        </w:rPr>
        <w:t xml:space="preserve"> </w:t>
      </w:r>
      <w:r w:rsidRPr="00B51FA5">
        <w:rPr>
          <w:rFonts w:ascii="Times New Roman"/>
          <w:sz w:val="23"/>
          <w:szCs w:val="23"/>
        </w:rPr>
        <w:t>한다</w:t>
      </w:r>
      <w:r w:rsidRPr="00B51FA5">
        <w:rPr>
          <w:rFonts w:ascii="Times New Roman"/>
          <w:sz w:val="23"/>
          <w:szCs w:val="23"/>
        </w:rPr>
        <w:t xml:space="preserve">. </w:t>
      </w:r>
    </w:p>
    <w:p w14:paraId="4DDAEF6F" w14:textId="77777777" w:rsidR="00786425" w:rsidRPr="008F029D" w:rsidRDefault="00786425" w:rsidP="00786425">
      <w:pPr>
        <w:numPr>
          <w:ilvl w:val="1"/>
          <w:numId w:val="9"/>
        </w:numPr>
        <w:snapToGrid w:val="0"/>
        <w:spacing w:before="180" w:after="180" w:line="360" w:lineRule="atLeast"/>
        <w:rPr>
          <w:rFonts w:ascii="Times New Roman"/>
          <w:color w:val="000000"/>
          <w:sz w:val="23"/>
          <w:szCs w:val="23"/>
        </w:rPr>
      </w:pPr>
      <w:r w:rsidRPr="00B51FA5">
        <w:rPr>
          <w:rFonts w:ascii="Times New Roman"/>
          <w:sz w:val="23"/>
          <w:szCs w:val="23"/>
          <w:u w:val="single"/>
        </w:rPr>
        <w:t>특정</w:t>
      </w:r>
      <w:r w:rsidRPr="00B51FA5">
        <w:rPr>
          <w:rFonts w:ascii="Times New Roman"/>
          <w:sz w:val="23"/>
          <w:szCs w:val="23"/>
          <w:u w:val="single"/>
        </w:rPr>
        <w:t xml:space="preserve"> </w:t>
      </w:r>
      <w:r w:rsidRPr="00B51FA5">
        <w:rPr>
          <w:rFonts w:ascii="Times New Roman"/>
          <w:sz w:val="23"/>
          <w:szCs w:val="23"/>
          <w:u w:val="single"/>
        </w:rPr>
        <w:t>사항의</w:t>
      </w:r>
      <w:r w:rsidRPr="00B51FA5">
        <w:rPr>
          <w:rFonts w:ascii="Times New Roman"/>
          <w:sz w:val="23"/>
          <w:szCs w:val="23"/>
          <w:u w:val="single"/>
        </w:rPr>
        <w:t xml:space="preserve"> </w:t>
      </w:r>
      <w:r w:rsidRPr="00B51FA5">
        <w:rPr>
          <w:rFonts w:ascii="Times New Roman"/>
          <w:sz w:val="23"/>
          <w:szCs w:val="23"/>
          <w:u w:val="single"/>
        </w:rPr>
        <w:t>통지</w:t>
      </w:r>
      <w:r w:rsidRPr="00B51FA5">
        <w:rPr>
          <w:rFonts w:ascii="Times New Roman"/>
          <w:sz w:val="23"/>
          <w:szCs w:val="23"/>
        </w:rPr>
        <w:t xml:space="preserve">.  </w:t>
      </w:r>
      <w:r w:rsidRPr="00B51FA5">
        <w:rPr>
          <w:rFonts w:ascii="Times New Roman" w:hint="eastAsia"/>
          <w:sz w:val="23"/>
          <w:szCs w:val="23"/>
        </w:rPr>
        <w:t>매도인과</w:t>
      </w:r>
      <w:r w:rsidRPr="00B51FA5">
        <w:rPr>
          <w:rFonts w:ascii="Times New Roman" w:hint="eastAsia"/>
          <w:sz w:val="23"/>
          <w:szCs w:val="23"/>
        </w:rPr>
        <w:t xml:space="preserve"> </w:t>
      </w:r>
      <w:r w:rsidRPr="00B51FA5">
        <w:rPr>
          <w:rFonts w:ascii="Times New Roman" w:hint="eastAsia"/>
          <w:sz w:val="23"/>
          <w:szCs w:val="23"/>
        </w:rPr>
        <w:t>매수인은</w:t>
      </w:r>
      <w:r w:rsidRPr="00B51FA5">
        <w:rPr>
          <w:rFonts w:ascii="Times New Roman" w:hint="eastAsia"/>
          <w:sz w:val="23"/>
          <w:szCs w:val="23"/>
        </w:rPr>
        <w:t xml:space="preserve">, </w:t>
      </w:r>
      <w:proofErr w:type="spellStart"/>
      <w:r w:rsidRPr="00B51FA5">
        <w:rPr>
          <w:rFonts w:ascii="Times New Roman"/>
          <w:color w:val="000000"/>
          <w:sz w:val="23"/>
          <w:szCs w:val="23"/>
        </w:rPr>
        <w:t>거래종결일</w:t>
      </w:r>
      <w:proofErr w:type="spellEnd"/>
      <w:r w:rsidRPr="00B51FA5">
        <w:rPr>
          <w:rFonts w:ascii="Times New Roman"/>
          <w:color w:val="000000"/>
          <w:sz w:val="23"/>
          <w:szCs w:val="23"/>
        </w:rPr>
        <w:t xml:space="preserve"> </w:t>
      </w:r>
      <w:r w:rsidRPr="00B51FA5">
        <w:rPr>
          <w:rFonts w:ascii="Times New Roman"/>
          <w:color w:val="000000"/>
          <w:sz w:val="23"/>
          <w:szCs w:val="23"/>
        </w:rPr>
        <w:t>전에</w:t>
      </w:r>
      <w:r w:rsidRPr="00B51FA5">
        <w:rPr>
          <w:rFonts w:ascii="Times New Roman"/>
          <w:color w:val="000000"/>
          <w:sz w:val="23"/>
          <w:szCs w:val="23"/>
        </w:rPr>
        <w:t xml:space="preserve"> (</w:t>
      </w:r>
      <w:proofErr w:type="spellStart"/>
      <w:r w:rsidRPr="00B51FA5">
        <w:rPr>
          <w:rFonts w:ascii="Times New Roman"/>
          <w:color w:val="000000"/>
          <w:sz w:val="23"/>
          <w:szCs w:val="23"/>
        </w:rPr>
        <w:t>i</w:t>
      </w:r>
      <w:proofErr w:type="spellEnd"/>
      <w:r w:rsidRPr="00B51FA5">
        <w:rPr>
          <w:rFonts w:ascii="Times New Roman"/>
          <w:color w:val="000000"/>
          <w:sz w:val="23"/>
          <w:szCs w:val="23"/>
        </w:rPr>
        <w:t xml:space="preserve">) </w:t>
      </w:r>
      <w:r w:rsidRPr="00B51FA5">
        <w:rPr>
          <w:rFonts w:ascii="Times New Roman"/>
          <w:color w:val="000000"/>
          <w:sz w:val="23"/>
          <w:szCs w:val="23"/>
        </w:rPr>
        <w:t>본</w:t>
      </w:r>
      <w:r w:rsidRPr="00B51FA5">
        <w:rPr>
          <w:rFonts w:ascii="Times New Roman"/>
          <w:color w:val="000000"/>
          <w:sz w:val="23"/>
          <w:szCs w:val="23"/>
        </w:rPr>
        <w:t xml:space="preserve"> </w:t>
      </w:r>
      <w:r w:rsidRPr="00B51FA5">
        <w:rPr>
          <w:rFonts w:ascii="Times New Roman"/>
          <w:color w:val="000000"/>
          <w:sz w:val="23"/>
          <w:szCs w:val="23"/>
        </w:rPr>
        <w:t>계약에</w:t>
      </w:r>
      <w:r w:rsidRPr="00B51FA5">
        <w:rPr>
          <w:rFonts w:ascii="Times New Roman"/>
          <w:color w:val="000000"/>
          <w:sz w:val="23"/>
          <w:szCs w:val="23"/>
        </w:rPr>
        <w:t xml:space="preserve"> </w:t>
      </w:r>
      <w:r w:rsidRPr="00B51FA5">
        <w:rPr>
          <w:rFonts w:ascii="Times New Roman"/>
          <w:color w:val="000000"/>
          <w:sz w:val="23"/>
          <w:szCs w:val="23"/>
        </w:rPr>
        <w:t>기재된</w:t>
      </w:r>
      <w:r w:rsidRPr="00B51FA5">
        <w:rPr>
          <w:rFonts w:ascii="Times New Roman"/>
          <w:color w:val="000000"/>
          <w:sz w:val="23"/>
          <w:szCs w:val="23"/>
        </w:rPr>
        <w:t xml:space="preserve"> </w:t>
      </w:r>
      <w:r w:rsidRPr="00B51FA5">
        <w:rPr>
          <w:rFonts w:ascii="Times New Roman"/>
          <w:color w:val="000000"/>
          <w:sz w:val="23"/>
          <w:szCs w:val="23"/>
        </w:rPr>
        <w:t>당사자의</w:t>
      </w:r>
      <w:r w:rsidRPr="00B51FA5">
        <w:rPr>
          <w:rFonts w:ascii="Times New Roman"/>
          <w:color w:val="000000"/>
          <w:sz w:val="23"/>
          <w:szCs w:val="23"/>
        </w:rPr>
        <w:t xml:space="preserve"> </w:t>
      </w:r>
      <w:r w:rsidRPr="00B51FA5">
        <w:rPr>
          <w:rFonts w:ascii="Times New Roman"/>
          <w:color w:val="000000"/>
          <w:sz w:val="23"/>
          <w:szCs w:val="23"/>
        </w:rPr>
        <w:t>진술</w:t>
      </w:r>
      <w:r w:rsidRPr="00B51FA5">
        <w:rPr>
          <w:rFonts w:ascii="Times New Roman"/>
          <w:color w:val="000000"/>
          <w:sz w:val="23"/>
          <w:szCs w:val="23"/>
        </w:rPr>
        <w:t xml:space="preserve"> </w:t>
      </w:r>
      <w:r w:rsidRPr="00B51FA5">
        <w:rPr>
          <w:rFonts w:ascii="Times New Roman"/>
          <w:color w:val="000000"/>
          <w:sz w:val="23"/>
          <w:szCs w:val="23"/>
        </w:rPr>
        <w:t>또는</w:t>
      </w:r>
      <w:r w:rsidRPr="00B51FA5">
        <w:rPr>
          <w:rFonts w:ascii="Times New Roman"/>
          <w:color w:val="000000"/>
          <w:sz w:val="23"/>
          <w:szCs w:val="23"/>
        </w:rPr>
        <w:t xml:space="preserve"> </w:t>
      </w:r>
      <w:r w:rsidRPr="00B51FA5">
        <w:rPr>
          <w:rFonts w:ascii="Times New Roman"/>
          <w:color w:val="000000"/>
          <w:sz w:val="23"/>
          <w:szCs w:val="23"/>
        </w:rPr>
        <w:t>보장이</w:t>
      </w:r>
      <w:r w:rsidRPr="00B51FA5">
        <w:rPr>
          <w:rFonts w:ascii="Times New Roman"/>
          <w:color w:val="000000"/>
          <w:sz w:val="23"/>
          <w:szCs w:val="23"/>
        </w:rPr>
        <w:t xml:space="preserve"> </w:t>
      </w:r>
      <w:r w:rsidRPr="008F029D">
        <w:rPr>
          <w:rFonts w:ascii="Times New Roman"/>
          <w:color w:val="000000"/>
          <w:sz w:val="23"/>
          <w:szCs w:val="23"/>
        </w:rPr>
        <w:t>부정확하게</w:t>
      </w:r>
      <w:r w:rsidRPr="008F029D">
        <w:rPr>
          <w:rFonts w:ascii="Times New Roman"/>
          <w:color w:val="000000"/>
          <w:sz w:val="23"/>
          <w:szCs w:val="23"/>
        </w:rPr>
        <w:t xml:space="preserve"> </w:t>
      </w:r>
      <w:r w:rsidRPr="008F029D">
        <w:rPr>
          <w:rFonts w:ascii="Times New Roman"/>
          <w:color w:val="000000"/>
          <w:sz w:val="23"/>
          <w:szCs w:val="23"/>
        </w:rPr>
        <w:t>되는</w:t>
      </w:r>
      <w:r w:rsidRPr="008F029D">
        <w:rPr>
          <w:rFonts w:ascii="Times New Roman"/>
          <w:color w:val="000000"/>
          <w:sz w:val="23"/>
          <w:szCs w:val="23"/>
        </w:rPr>
        <w:t xml:space="preserve"> </w:t>
      </w:r>
      <w:r w:rsidRPr="008F029D">
        <w:rPr>
          <w:rFonts w:ascii="Times New Roman"/>
          <w:color w:val="000000"/>
          <w:sz w:val="23"/>
          <w:szCs w:val="23"/>
        </w:rPr>
        <w:t>사유가</w:t>
      </w:r>
      <w:r w:rsidRPr="008F029D">
        <w:rPr>
          <w:rFonts w:ascii="Times New Roman"/>
          <w:color w:val="000000"/>
          <w:sz w:val="23"/>
          <w:szCs w:val="23"/>
        </w:rPr>
        <w:t xml:space="preserve"> </w:t>
      </w:r>
      <w:r w:rsidRPr="008F029D">
        <w:rPr>
          <w:rFonts w:ascii="Times New Roman"/>
          <w:color w:val="000000"/>
          <w:sz w:val="23"/>
          <w:szCs w:val="23"/>
        </w:rPr>
        <w:t>발생하는</w:t>
      </w:r>
      <w:r w:rsidRPr="008F029D">
        <w:rPr>
          <w:rFonts w:ascii="Times New Roman"/>
          <w:color w:val="000000"/>
          <w:sz w:val="23"/>
          <w:szCs w:val="23"/>
        </w:rPr>
        <w:t xml:space="preserve"> </w:t>
      </w:r>
      <w:r w:rsidRPr="008F029D">
        <w:rPr>
          <w:rFonts w:ascii="Times New Roman"/>
          <w:color w:val="000000"/>
          <w:sz w:val="23"/>
          <w:szCs w:val="23"/>
        </w:rPr>
        <w:t>경우</w:t>
      </w:r>
      <w:r w:rsidRPr="008F029D">
        <w:rPr>
          <w:rFonts w:ascii="Times New Roman"/>
          <w:color w:val="000000"/>
          <w:sz w:val="23"/>
          <w:szCs w:val="23"/>
        </w:rPr>
        <w:t xml:space="preserve">, </w:t>
      </w:r>
      <w:r w:rsidRPr="008F029D">
        <w:rPr>
          <w:rFonts w:ascii="Times New Roman"/>
          <w:color w:val="000000"/>
          <w:sz w:val="23"/>
          <w:szCs w:val="23"/>
        </w:rPr>
        <w:t>또는</w:t>
      </w:r>
      <w:r w:rsidRPr="008F029D">
        <w:rPr>
          <w:rFonts w:ascii="Times New Roman"/>
          <w:color w:val="000000"/>
          <w:sz w:val="23"/>
          <w:szCs w:val="23"/>
        </w:rPr>
        <w:t xml:space="preserve"> (ii) </w:t>
      </w:r>
      <w:r w:rsidRPr="008F029D">
        <w:rPr>
          <w:rFonts w:ascii="Times New Roman"/>
          <w:color w:val="000000"/>
          <w:sz w:val="23"/>
          <w:szCs w:val="23"/>
        </w:rPr>
        <w:t>당사자가</w:t>
      </w:r>
      <w:r w:rsidRPr="008F029D">
        <w:rPr>
          <w:rFonts w:ascii="Times New Roman"/>
          <w:color w:val="000000"/>
          <w:sz w:val="23"/>
          <w:szCs w:val="23"/>
        </w:rPr>
        <w:t xml:space="preserve"> </w:t>
      </w:r>
      <w:r w:rsidRPr="008F029D">
        <w:rPr>
          <w:rFonts w:ascii="Times New Roman"/>
          <w:color w:val="000000"/>
          <w:sz w:val="23"/>
          <w:szCs w:val="23"/>
        </w:rPr>
        <w:t>본</w:t>
      </w:r>
      <w:r w:rsidRPr="008F029D">
        <w:rPr>
          <w:rFonts w:ascii="Times New Roman"/>
          <w:color w:val="000000"/>
          <w:sz w:val="23"/>
          <w:szCs w:val="23"/>
        </w:rPr>
        <w:t xml:space="preserve"> </w:t>
      </w:r>
      <w:r w:rsidRPr="008F029D">
        <w:rPr>
          <w:rFonts w:ascii="Times New Roman"/>
          <w:color w:val="000000"/>
          <w:sz w:val="23"/>
          <w:szCs w:val="23"/>
        </w:rPr>
        <w:t>계약에</w:t>
      </w:r>
      <w:r w:rsidRPr="008F029D">
        <w:rPr>
          <w:rFonts w:ascii="Times New Roman"/>
          <w:color w:val="000000"/>
          <w:sz w:val="23"/>
          <w:szCs w:val="23"/>
        </w:rPr>
        <w:t xml:space="preserve"> </w:t>
      </w:r>
      <w:r w:rsidRPr="008F029D">
        <w:rPr>
          <w:rFonts w:ascii="Times New Roman"/>
          <w:color w:val="000000"/>
          <w:sz w:val="23"/>
          <w:szCs w:val="23"/>
        </w:rPr>
        <w:t>따라</w:t>
      </w:r>
      <w:r w:rsidRPr="008F029D">
        <w:rPr>
          <w:rFonts w:ascii="Times New Roman"/>
          <w:color w:val="000000"/>
          <w:sz w:val="23"/>
          <w:szCs w:val="23"/>
        </w:rPr>
        <w:t xml:space="preserve"> </w:t>
      </w:r>
      <w:r w:rsidRPr="008F029D">
        <w:rPr>
          <w:rFonts w:ascii="Times New Roman"/>
          <w:color w:val="000000"/>
          <w:sz w:val="23"/>
          <w:szCs w:val="23"/>
        </w:rPr>
        <w:t>준수하거나</w:t>
      </w:r>
      <w:r w:rsidRPr="008F029D">
        <w:rPr>
          <w:rFonts w:ascii="Times New Roman"/>
          <w:color w:val="000000"/>
          <w:sz w:val="23"/>
          <w:szCs w:val="23"/>
        </w:rPr>
        <w:t xml:space="preserve"> </w:t>
      </w:r>
      <w:r w:rsidRPr="008F029D">
        <w:rPr>
          <w:rFonts w:ascii="Times New Roman"/>
          <w:color w:val="000000"/>
          <w:sz w:val="23"/>
          <w:szCs w:val="23"/>
        </w:rPr>
        <w:t>충족시켜야</w:t>
      </w:r>
      <w:r w:rsidRPr="008F029D">
        <w:rPr>
          <w:rFonts w:ascii="Times New Roman"/>
          <w:color w:val="000000"/>
          <w:sz w:val="23"/>
          <w:szCs w:val="23"/>
        </w:rPr>
        <w:t xml:space="preserve"> </w:t>
      </w:r>
      <w:r w:rsidRPr="008F029D">
        <w:rPr>
          <w:rFonts w:ascii="Times New Roman"/>
          <w:color w:val="000000"/>
          <w:sz w:val="23"/>
          <w:szCs w:val="23"/>
        </w:rPr>
        <w:t>하는</w:t>
      </w:r>
      <w:r w:rsidRPr="008F029D">
        <w:rPr>
          <w:rFonts w:ascii="Times New Roman"/>
          <w:color w:val="000000"/>
          <w:sz w:val="23"/>
          <w:szCs w:val="23"/>
        </w:rPr>
        <w:t xml:space="preserve"> </w:t>
      </w:r>
      <w:r w:rsidRPr="008F029D">
        <w:rPr>
          <w:rFonts w:ascii="Times New Roman"/>
          <w:color w:val="000000"/>
          <w:sz w:val="23"/>
          <w:szCs w:val="23"/>
        </w:rPr>
        <w:t>확약</w:t>
      </w:r>
      <w:r w:rsidRPr="008F029D">
        <w:rPr>
          <w:rFonts w:ascii="Times New Roman"/>
          <w:color w:val="000000"/>
          <w:sz w:val="23"/>
          <w:szCs w:val="23"/>
        </w:rPr>
        <w:t xml:space="preserve">, </w:t>
      </w:r>
      <w:r w:rsidRPr="008F029D">
        <w:rPr>
          <w:rFonts w:ascii="Times New Roman"/>
          <w:color w:val="000000"/>
          <w:sz w:val="23"/>
          <w:szCs w:val="23"/>
        </w:rPr>
        <w:t>조건</w:t>
      </w:r>
      <w:r w:rsidRPr="008F029D">
        <w:rPr>
          <w:rFonts w:ascii="Times New Roman"/>
          <w:color w:val="000000"/>
          <w:sz w:val="23"/>
          <w:szCs w:val="23"/>
        </w:rPr>
        <w:t xml:space="preserve"> </w:t>
      </w:r>
      <w:r w:rsidRPr="008F029D">
        <w:rPr>
          <w:rFonts w:ascii="Times New Roman"/>
          <w:color w:val="000000"/>
          <w:sz w:val="23"/>
          <w:szCs w:val="23"/>
        </w:rPr>
        <w:t>또는</w:t>
      </w:r>
      <w:r w:rsidRPr="008F029D">
        <w:rPr>
          <w:rFonts w:ascii="Times New Roman"/>
          <w:color w:val="000000"/>
          <w:sz w:val="23"/>
          <w:szCs w:val="23"/>
        </w:rPr>
        <w:t xml:space="preserve"> </w:t>
      </w:r>
      <w:r w:rsidRPr="008F029D">
        <w:rPr>
          <w:rFonts w:ascii="Times New Roman"/>
          <w:color w:val="000000"/>
          <w:sz w:val="23"/>
          <w:szCs w:val="23"/>
        </w:rPr>
        <w:t>합의사항을</w:t>
      </w:r>
      <w:r w:rsidRPr="008F029D">
        <w:rPr>
          <w:rFonts w:ascii="Times New Roman"/>
          <w:color w:val="000000"/>
          <w:sz w:val="23"/>
          <w:szCs w:val="23"/>
        </w:rPr>
        <w:t xml:space="preserve"> </w:t>
      </w:r>
      <w:r w:rsidRPr="008F029D">
        <w:rPr>
          <w:rFonts w:ascii="Times New Roman"/>
          <w:color w:val="000000"/>
          <w:sz w:val="23"/>
          <w:szCs w:val="23"/>
        </w:rPr>
        <w:t>준수하지</w:t>
      </w:r>
      <w:r w:rsidRPr="008F029D">
        <w:rPr>
          <w:rFonts w:ascii="Times New Roman"/>
          <w:color w:val="000000"/>
          <w:sz w:val="23"/>
          <w:szCs w:val="23"/>
        </w:rPr>
        <w:t xml:space="preserve"> </w:t>
      </w:r>
      <w:r w:rsidRPr="008F029D">
        <w:rPr>
          <w:rFonts w:ascii="Times New Roman"/>
          <w:color w:val="000000"/>
          <w:sz w:val="23"/>
          <w:szCs w:val="23"/>
        </w:rPr>
        <w:t>못하거나</w:t>
      </w:r>
      <w:r w:rsidRPr="008F029D">
        <w:rPr>
          <w:rFonts w:ascii="Times New Roman"/>
          <w:color w:val="000000"/>
          <w:sz w:val="23"/>
          <w:szCs w:val="23"/>
        </w:rPr>
        <w:t xml:space="preserve"> </w:t>
      </w:r>
      <w:r w:rsidRPr="008F029D">
        <w:rPr>
          <w:rFonts w:ascii="Times New Roman"/>
          <w:color w:val="000000"/>
          <w:sz w:val="23"/>
          <w:szCs w:val="23"/>
        </w:rPr>
        <w:t>충족시키지</w:t>
      </w:r>
      <w:r w:rsidRPr="008F029D">
        <w:rPr>
          <w:rFonts w:ascii="Times New Roman"/>
          <w:color w:val="000000"/>
          <w:sz w:val="23"/>
          <w:szCs w:val="23"/>
        </w:rPr>
        <w:t xml:space="preserve"> </w:t>
      </w:r>
      <w:r w:rsidRPr="008F029D">
        <w:rPr>
          <w:rFonts w:ascii="Times New Roman"/>
          <w:color w:val="000000"/>
          <w:sz w:val="23"/>
          <w:szCs w:val="23"/>
        </w:rPr>
        <w:t>못하는</w:t>
      </w:r>
      <w:r w:rsidRPr="008F029D">
        <w:rPr>
          <w:rFonts w:ascii="Times New Roman"/>
          <w:color w:val="000000"/>
          <w:sz w:val="23"/>
          <w:szCs w:val="23"/>
        </w:rPr>
        <w:t xml:space="preserve"> </w:t>
      </w:r>
      <w:r w:rsidRPr="008F029D">
        <w:rPr>
          <w:rFonts w:ascii="Times New Roman"/>
          <w:color w:val="000000"/>
          <w:sz w:val="23"/>
          <w:szCs w:val="23"/>
        </w:rPr>
        <w:t>경우</w:t>
      </w:r>
      <w:r w:rsidRPr="008F029D">
        <w:rPr>
          <w:rFonts w:ascii="Times New Roman"/>
          <w:color w:val="000000"/>
          <w:sz w:val="23"/>
          <w:szCs w:val="23"/>
        </w:rPr>
        <w:t xml:space="preserve"> </w:t>
      </w:r>
      <w:r w:rsidRPr="008F029D">
        <w:rPr>
          <w:rFonts w:ascii="Times New Roman" w:hint="eastAsia"/>
          <w:color w:val="000000"/>
          <w:sz w:val="23"/>
          <w:szCs w:val="23"/>
        </w:rPr>
        <w:t>상대방</w:t>
      </w:r>
      <w:r w:rsidRPr="008F029D">
        <w:rPr>
          <w:rFonts w:ascii="Times New Roman" w:hint="eastAsia"/>
          <w:color w:val="000000"/>
          <w:sz w:val="23"/>
          <w:szCs w:val="23"/>
        </w:rPr>
        <w:t xml:space="preserve"> </w:t>
      </w:r>
      <w:r w:rsidRPr="008F029D">
        <w:rPr>
          <w:rFonts w:ascii="Times New Roman" w:hint="eastAsia"/>
          <w:color w:val="000000"/>
          <w:sz w:val="23"/>
          <w:szCs w:val="23"/>
        </w:rPr>
        <w:t>당사자</w:t>
      </w:r>
      <w:r w:rsidRPr="008F029D">
        <w:rPr>
          <w:rFonts w:ascii="Times New Roman"/>
          <w:color w:val="000000"/>
          <w:sz w:val="23"/>
          <w:szCs w:val="23"/>
        </w:rPr>
        <w:t>에게</w:t>
      </w:r>
      <w:r w:rsidRPr="008F029D">
        <w:rPr>
          <w:rFonts w:ascii="Times New Roman"/>
          <w:color w:val="000000"/>
          <w:sz w:val="23"/>
          <w:szCs w:val="23"/>
        </w:rPr>
        <w:t xml:space="preserve"> </w:t>
      </w:r>
      <w:r w:rsidRPr="008F029D">
        <w:rPr>
          <w:rFonts w:ascii="Times New Roman"/>
          <w:color w:val="000000"/>
          <w:sz w:val="23"/>
          <w:szCs w:val="23"/>
        </w:rPr>
        <w:t>이를</w:t>
      </w:r>
      <w:r w:rsidRPr="008F029D">
        <w:rPr>
          <w:rFonts w:ascii="Times New Roman"/>
          <w:color w:val="000000"/>
          <w:sz w:val="23"/>
          <w:szCs w:val="23"/>
        </w:rPr>
        <w:t xml:space="preserve"> </w:t>
      </w:r>
      <w:r w:rsidRPr="008F029D">
        <w:rPr>
          <w:rFonts w:ascii="Times New Roman"/>
          <w:color w:val="000000"/>
          <w:sz w:val="23"/>
          <w:szCs w:val="23"/>
        </w:rPr>
        <w:t>즉시</w:t>
      </w:r>
      <w:r w:rsidRPr="008F029D">
        <w:rPr>
          <w:rFonts w:ascii="Times New Roman"/>
          <w:color w:val="000000"/>
          <w:sz w:val="23"/>
          <w:szCs w:val="23"/>
        </w:rPr>
        <w:t xml:space="preserve"> </w:t>
      </w:r>
      <w:r w:rsidRPr="008F029D">
        <w:rPr>
          <w:rFonts w:ascii="Times New Roman"/>
          <w:color w:val="000000"/>
          <w:sz w:val="23"/>
          <w:szCs w:val="23"/>
        </w:rPr>
        <w:t>통지하여야</w:t>
      </w:r>
      <w:r w:rsidRPr="008F029D">
        <w:rPr>
          <w:rFonts w:ascii="Times New Roman"/>
          <w:color w:val="000000"/>
          <w:sz w:val="23"/>
          <w:szCs w:val="23"/>
        </w:rPr>
        <w:t xml:space="preserve"> </w:t>
      </w:r>
      <w:r w:rsidRPr="008F029D">
        <w:rPr>
          <w:rFonts w:ascii="Times New Roman" w:hint="eastAsia"/>
          <w:color w:val="000000"/>
          <w:sz w:val="23"/>
          <w:szCs w:val="23"/>
        </w:rPr>
        <w:t>한다</w:t>
      </w:r>
      <w:r w:rsidRPr="008F029D">
        <w:rPr>
          <w:rFonts w:ascii="Times New Roman"/>
          <w:color w:val="000000"/>
          <w:sz w:val="23"/>
          <w:szCs w:val="23"/>
        </w:rPr>
        <w:t xml:space="preserve">. </w:t>
      </w:r>
      <w:r w:rsidRPr="008F029D">
        <w:rPr>
          <w:rFonts w:ascii="Times New Roman" w:hint="eastAsia"/>
          <w:color w:val="000000"/>
          <w:sz w:val="23"/>
          <w:szCs w:val="23"/>
        </w:rPr>
        <w:t>단</w:t>
      </w:r>
      <w:r w:rsidRPr="008F029D">
        <w:rPr>
          <w:rFonts w:ascii="Times New Roman"/>
          <w:color w:val="000000"/>
          <w:sz w:val="23"/>
          <w:szCs w:val="23"/>
        </w:rPr>
        <w:t xml:space="preserve">, </w:t>
      </w:r>
      <w:r w:rsidRPr="008F029D">
        <w:rPr>
          <w:rFonts w:ascii="Times New Roman" w:hint="eastAsia"/>
          <w:color w:val="000000"/>
          <w:sz w:val="23"/>
          <w:szCs w:val="23"/>
        </w:rPr>
        <w:t>이와</w:t>
      </w:r>
      <w:r w:rsidRPr="008F029D">
        <w:rPr>
          <w:rFonts w:ascii="Times New Roman"/>
          <w:color w:val="000000"/>
          <w:sz w:val="23"/>
          <w:szCs w:val="23"/>
        </w:rPr>
        <w:t xml:space="preserve"> </w:t>
      </w:r>
      <w:r w:rsidRPr="008F029D">
        <w:rPr>
          <w:rFonts w:ascii="Times New Roman" w:hint="eastAsia"/>
          <w:color w:val="000000"/>
          <w:sz w:val="23"/>
          <w:szCs w:val="23"/>
        </w:rPr>
        <w:t>같은</w:t>
      </w:r>
      <w:r w:rsidRPr="008F029D">
        <w:rPr>
          <w:rFonts w:ascii="Times New Roman"/>
          <w:color w:val="000000"/>
          <w:sz w:val="23"/>
          <w:szCs w:val="23"/>
        </w:rPr>
        <w:t xml:space="preserve"> </w:t>
      </w:r>
      <w:r w:rsidRPr="008F029D">
        <w:rPr>
          <w:rFonts w:ascii="Times New Roman" w:hint="eastAsia"/>
          <w:color w:val="000000"/>
          <w:sz w:val="23"/>
          <w:szCs w:val="23"/>
        </w:rPr>
        <w:t>통지는</w:t>
      </w:r>
      <w:r w:rsidRPr="008F029D">
        <w:rPr>
          <w:rFonts w:ascii="Times New Roman"/>
          <w:color w:val="000000"/>
          <w:sz w:val="23"/>
          <w:szCs w:val="23"/>
        </w:rPr>
        <w:t xml:space="preserve"> </w:t>
      </w:r>
      <w:r w:rsidRPr="008F029D">
        <w:rPr>
          <w:rFonts w:ascii="Times New Roman" w:hint="eastAsia"/>
          <w:color w:val="000000"/>
          <w:sz w:val="23"/>
          <w:szCs w:val="23"/>
        </w:rPr>
        <w:t>진술</w:t>
      </w:r>
      <w:r w:rsidRPr="008F029D">
        <w:rPr>
          <w:rFonts w:ascii="Times New Roman"/>
          <w:color w:val="000000"/>
          <w:sz w:val="23"/>
          <w:szCs w:val="23"/>
        </w:rPr>
        <w:t xml:space="preserve">, </w:t>
      </w:r>
      <w:r w:rsidRPr="008F029D">
        <w:rPr>
          <w:rFonts w:ascii="Times New Roman" w:hint="eastAsia"/>
          <w:color w:val="000000"/>
          <w:sz w:val="23"/>
          <w:szCs w:val="23"/>
        </w:rPr>
        <w:t>보장</w:t>
      </w:r>
      <w:r w:rsidRPr="008F029D">
        <w:rPr>
          <w:rFonts w:ascii="Times New Roman"/>
          <w:color w:val="000000"/>
          <w:sz w:val="23"/>
          <w:szCs w:val="23"/>
        </w:rPr>
        <w:t xml:space="preserve"> </w:t>
      </w:r>
      <w:r w:rsidRPr="008F029D">
        <w:rPr>
          <w:rFonts w:ascii="Times New Roman" w:hint="eastAsia"/>
          <w:color w:val="000000"/>
          <w:sz w:val="23"/>
          <w:szCs w:val="23"/>
        </w:rPr>
        <w:t>또는</w:t>
      </w:r>
      <w:r w:rsidRPr="008F029D">
        <w:rPr>
          <w:rFonts w:ascii="Times New Roman"/>
          <w:color w:val="000000"/>
          <w:sz w:val="23"/>
          <w:szCs w:val="23"/>
        </w:rPr>
        <w:t xml:space="preserve"> </w:t>
      </w:r>
      <w:r w:rsidRPr="008F029D">
        <w:rPr>
          <w:rFonts w:ascii="Times New Roman" w:hint="eastAsia"/>
          <w:color w:val="000000"/>
          <w:sz w:val="23"/>
          <w:szCs w:val="23"/>
        </w:rPr>
        <w:t>확약의</w:t>
      </w:r>
      <w:r w:rsidRPr="008F029D">
        <w:rPr>
          <w:rFonts w:ascii="Times New Roman"/>
          <w:color w:val="000000"/>
          <w:sz w:val="23"/>
          <w:szCs w:val="23"/>
        </w:rPr>
        <w:t xml:space="preserve"> </w:t>
      </w:r>
      <w:r w:rsidRPr="008F029D">
        <w:rPr>
          <w:rFonts w:ascii="Times New Roman" w:hint="eastAsia"/>
          <w:color w:val="000000"/>
          <w:sz w:val="23"/>
          <w:szCs w:val="23"/>
        </w:rPr>
        <w:t>변경</w:t>
      </w:r>
      <w:r w:rsidRPr="008F029D">
        <w:rPr>
          <w:rFonts w:ascii="Times New Roman"/>
          <w:color w:val="000000"/>
          <w:sz w:val="23"/>
          <w:szCs w:val="23"/>
        </w:rPr>
        <w:t xml:space="preserve"> </w:t>
      </w:r>
      <w:r w:rsidRPr="008F029D">
        <w:rPr>
          <w:rFonts w:ascii="Times New Roman" w:hint="eastAsia"/>
          <w:color w:val="000000"/>
          <w:sz w:val="23"/>
          <w:szCs w:val="23"/>
        </w:rPr>
        <w:t>또는</w:t>
      </w:r>
      <w:r w:rsidRPr="008F029D">
        <w:rPr>
          <w:rFonts w:ascii="Times New Roman"/>
          <w:color w:val="000000"/>
          <w:sz w:val="23"/>
          <w:szCs w:val="23"/>
        </w:rPr>
        <w:t xml:space="preserve"> </w:t>
      </w:r>
      <w:r w:rsidRPr="008F029D">
        <w:rPr>
          <w:rFonts w:ascii="Times New Roman" w:hint="eastAsia"/>
          <w:color w:val="000000"/>
          <w:sz w:val="23"/>
          <w:szCs w:val="23"/>
        </w:rPr>
        <w:t>위반의</w:t>
      </w:r>
      <w:r w:rsidRPr="008F029D">
        <w:rPr>
          <w:rFonts w:ascii="Times New Roman"/>
          <w:color w:val="000000"/>
          <w:sz w:val="23"/>
          <w:szCs w:val="23"/>
        </w:rPr>
        <w:t xml:space="preserve"> </w:t>
      </w:r>
      <w:r w:rsidRPr="008F029D">
        <w:rPr>
          <w:rFonts w:ascii="Times New Roman" w:hint="eastAsia"/>
          <w:color w:val="000000"/>
          <w:sz w:val="23"/>
          <w:szCs w:val="23"/>
        </w:rPr>
        <w:t>시정</w:t>
      </w:r>
      <w:r w:rsidRPr="008F029D">
        <w:rPr>
          <w:rFonts w:ascii="Times New Roman"/>
          <w:color w:val="000000"/>
          <w:sz w:val="23"/>
          <w:szCs w:val="23"/>
        </w:rPr>
        <w:t xml:space="preserve"> </w:t>
      </w:r>
      <w:r w:rsidRPr="008F029D">
        <w:rPr>
          <w:rFonts w:ascii="Times New Roman" w:hint="eastAsia"/>
          <w:color w:val="000000"/>
          <w:sz w:val="23"/>
          <w:szCs w:val="23"/>
        </w:rPr>
        <w:t>또는</w:t>
      </w:r>
      <w:r w:rsidRPr="008F029D">
        <w:rPr>
          <w:rFonts w:ascii="Times New Roman"/>
          <w:color w:val="000000"/>
          <w:sz w:val="23"/>
          <w:szCs w:val="23"/>
        </w:rPr>
        <w:t xml:space="preserve"> </w:t>
      </w:r>
      <w:r w:rsidRPr="008F029D">
        <w:rPr>
          <w:rFonts w:ascii="Times New Roman" w:hint="eastAsia"/>
          <w:color w:val="000000"/>
          <w:sz w:val="23"/>
          <w:szCs w:val="23"/>
        </w:rPr>
        <w:t>조건의</w:t>
      </w:r>
      <w:r w:rsidRPr="008F029D">
        <w:rPr>
          <w:rFonts w:ascii="Times New Roman"/>
          <w:color w:val="000000"/>
          <w:sz w:val="23"/>
          <w:szCs w:val="23"/>
        </w:rPr>
        <w:t xml:space="preserve"> </w:t>
      </w:r>
      <w:r w:rsidRPr="008F029D">
        <w:rPr>
          <w:rFonts w:ascii="Times New Roman" w:hint="eastAsia"/>
          <w:color w:val="000000"/>
          <w:sz w:val="23"/>
          <w:szCs w:val="23"/>
        </w:rPr>
        <w:t>충족으로</w:t>
      </w:r>
      <w:r w:rsidRPr="008F029D">
        <w:rPr>
          <w:rFonts w:ascii="Times New Roman"/>
          <w:color w:val="000000"/>
          <w:sz w:val="23"/>
          <w:szCs w:val="23"/>
        </w:rPr>
        <w:t xml:space="preserve"> </w:t>
      </w:r>
      <w:r w:rsidRPr="008F029D">
        <w:rPr>
          <w:rFonts w:ascii="Times New Roman" w:hint="eastAsia"/>
          <w:color w:val="000000"/>
          <w:sz w:val="23"/>
          <w:szCs w:val="23"/>
        </w:rPr>
        <w:t>간주되지</w:t>
      </w:r>
      <w:r w:rsidRPr="008F029D">
        <w:rPr>
          <w:rFonts w:ascii="Times New Roman"/>
          <w:color w:val="000000"/>
          <w:sz w:val="23"/>
          <w:szCs w:val="23"/>
        </w:rPr>
        <w:t xml:space="preserve"> </w:t>
      </w:r>
      <w:r w:rsidRPr="008F029D">
        <w:rPr>
          <w:rFonts w:ascii="Times New Roman" w:hint="eastAsia"/>
          <w:color w:val="000000"/>
          <w:sz w:val="23"/>
          <w:szCs w:val="23"/>
        </w:rPr>
        <w:t>아니한다</w:t>
      </w:r>
      <w:r w:rsidRPr="008F029D">
        <w:rPr>
          <w:rFonts w:ascii="Times New Roman"/>
          <w:color w:val="000000"/>
          <w:sz w:val="23"/>
          <w:szCs w:val="23"/>
        </w:rPr>
        <w:t>.</w:t>
      </w:r>
    </w:p>
    <w:p w14:paraId="1F130426" w14:textId="099BF5EE" w:rsidR="00DD5D83" w:rsidRPr="008F029D" w:rsidRDefault="00786425" w:rsidP="008F029D">
      <w:pPr>
        <w:numPr>
          <w:ilvl w:val="1"/>
          <w:numId w:val="9"/>
        </w:numPr>
        <w:snapToGrid w:val="0"/>
        <w:spacing w:before="180" w:after="180" w:line="360" w:lineRule="atLeast"/>
        <w:rPr>
          <w:rFonts w:ascii="Times New Roman"/>
          <w:sz w:val="23"/>
          <w:szCs w:val="23"/>
        </w:rPr>
      </w:pPr>
      <w:r w:rsidRPr="008F029D">
        <w:rPr>
          <w:rFonts w:ascii="Times New Roman" w:hint="eastAsia"/>
          <w:sz w:val="23"/>
          <w:szCs w:val="23"/>
          <w:u w:val="single"/>
        </w:rPr>
        <w:t>사업의</w:t>
      </w:r>
      <w:r w:rsidRPr="008F029D">
        <w:rPr>
          <w:rFonts w:ascii="Times New Roman"/>
          <w:sz w:val="23"/>
          <w:szCs w:val="23"/>
          <w:u w:val="single"/>
        </w:rPr>
        <w:t xml:space="preserve"> </w:t>
      </w:r>
      <w:r w:rsidRPr="008F029D">
        <w:rPr>
          <w:rFonts w:ascii="Times New Roman" w:hint="eastAsia"/>
          <w:sz w:val="23"/>
          <w:szCs w:val="23"/>
          <w:u w:val="single"/>
        </w:rPr>
        <w:t>수행</w:t>
      </w:r>
      <w:r w:rsidRPr="008F029D">
        <w:rPr>
          <w:rFonts w:ascii="Times New Roman"/>
          <w:sz w:val="23"/>
          <w:szCs w:val="23"/>
        </w:rPr>
        <w:t xml:space="preserve">.  </w:t>
      </w:r>
      <w:r w:rsidRPr="008F029D">
        <w:rPr>
          <w:rFonts w:ascii="Times New Roman" w:hint="eastAsia"/>
          <w:sz w:val="23"/>
          <w:szCs w:val="23"/>
        </w:rPr>
        <w:t>매도인은</w:t>
      </w:r>
      <w:r w:rsidRPr="008F029D">
        <w:rPr>
          <w:rFonts w:ascii="Times New Roman"/>
          <w:sz w:val="23"/>
          <w:szCs w:val="23"/>
        </w:rPr>
        <w:t xml:space="preserve"> </w:t>
      </w:r>
      <w:r w:rsidRPr="008F029D">
        <w:rPr>
          <w:rFonts w:ascii="Times New Roman" w:hint="eastAsia"/>
          <w:sz w:val="23"/>
          <w:szCs w:val="23"/>
        </w:rPr>
        <w:t>본</w:t>
      </w:r>
      <w:r w:rsidRPr="008F029D">
        <w:rPr>
          <w:rFonts w:ascii="Times New Roman"/>
          <w:sz w:val="23"/>
          <w:szCs w:val="23"/>
        </w:rPr>
        <w:t xml:space="preserve"> </w:t>
      </w:r>
      <w:r w:rsidRPr="008F029D">
        <w:rPr>
          <w:rFonts w:ascii="Times New Roman" w:hint="eastAsia"/>
          <w:sz w:val="23"/>
          <w:szCs w:val="23"/>
        </w:rPr>
        <w:t>계약</w:t>
      </w:r>
      <w:r w:rsidRPr="008F029D">
        <w:rPr>
          <w:rFonts w:ascii="Times New Roman"/>
          <w:sz w:val="23"/>
          <w:szCs w:val="23"/>
        </w:rPr>
        <w:t xml:space="preserve"> </w:t>
      </w:r>
      <w:proofErr w:type="spellStart"/>
      <w:r w:rsidRPr="008F029D">
        <w:rPr>
          <w:rFonts w:ascii="Times New Roman" w:hint="eastAsia"/>
          <w:sz w:val="23"/>
          <w:szCs w:val="23"/>
        </w:rPr>
        <w:t>체결일부터</w:t>
      </w:r>
      <w:proofErr w:type="spellEnd"/>
      <w:r w:rsidRPr="008F029D">
        <w:rPr>
          <w:rFonts w:ascii="Times New Roman"/>
          <w:sz w:val="23"/>
          <w:szCs w:val="23"/>
        </w:rPr>
        <w:t xml:space="preserve"> </w:t>
      </w:r>
      <w:r w:rsidRPr="008F029D">
        <w:rPr>
          <w:rFonts w:ascii="Times New Roman" w:hint="eastAsia"/>
          <w:sz w:val="23"/>
          <w:szCs w:val="23"/>
        </w:rPr>
        <w:t>거래종결일까지</w:t>
      </w:r>
      <w:r w:rsidRPr="008F029D">
        <w:rPr>
          <w:rFonts w:ascii="Times New Roman"/>
          <w:sz w:val="23"/>
          <w:szCs w:val="23"/>
        </w:rPr>
        <w:t xml:space="preserve"> </w:t>
      </w:r>
      <w:r w:rsidRPr="008F029D">
        <w:rPr>
          <w:rFonts w:ascii="Times New Roman" w:hint="eastAsia"/>
          <w:sz w:val="23"/>
          <w:szCs w:val="23"/>
        </w:rPr>
        <w:t>분할대상사업</w:t>
      </w:r>
      <w:r w:rsidRPr="008F029D">
        <w:rPr>
          <w:rFonts w:ascii="Times New Roman"/>
          <w:sz w:val="23"/>
          <w:szCs w:val="23"/>
        </w:rPr>
        <w:t>(</w:t>
      </w:r>
      <w:r w:rsidRPr="008F029D">
        <w:rPr>
          <w:rFonts w:ascii="Times New Roman" w:hint="eastAsia"/>
          <w:sz w:val="23"/>
          <w:szCs w:val="23"/>
        </w:rPr>
        <w:t>본건</w:t>
      </w:r>
      <w:r w:rsidRPr="008F029D">
        <w:rPr>
          <w:rFonts w:ascii="Times New Roman"/>
          <w:sz w:val="23"/>
          <w:szCs w:val="23"/>
        </w:rPr>
        <w:t xml:space="preserve"> </w:t>
      </w:r>
      <w:r w:rsidRPr="008F029D">
        <w:rPr>
          <w:rFonts w:ascii="Times New Roman" w:hint="eastAsia"/>
          <w:sz w:val="23"/>
          <w:szCs w:val="23"/>
        </w:rPr>
        <w:t>분할효력발생일</w:t>
      </w:r>
      <w:r w:rsidRPr="008F029D">
        <w:rPr>
          <w:rFonts w:ascii="Times New Roman"/>
          <w:sz w:val="23"/>
          <w:szCs w:val="23"/>
        </w:rPr>
        <w:t xml:space="preserve"> </w:t>
      </w:r>
      <w:r w:rsidRPr="008F029D">
        <w:rPr>
          <w:rFonts w:ascii="Times New Roman" w:hint="eastAsia"/>
          <w:sz w:val="23"/>
          <w:szCs w:val="23"/>
        </w:rPr>
        <w:t>이전</w:t>
      </w:r>
      <w:r w:rsidRPr="008F029D">
        <w:rPr>
          <w:rFonts w:ascii="Times New Roman"/>
          <w:sz w:val="23"/>
          <w:szCs w:val="23"/>
        </w:rPr>
        <w:t xml:space="preserve">) </w:t>
      </w:r>
      <w:r w:rsidRPr="008F029D">
        <w:rPr>
          <w:rFonts w:ascii="Times New Roman" w:hint="eastAsia"/>
          <w:sz w:val="23"/>
          <w:szCs w:val="23"/>
        </w:rPr>
        <w:t>및</w:t>
      </w:r>
      <w:r w:rsidRPr="008F029D">
        <w:rPr>
          <w:rFonts w:ascii="Times New Roman"/>
          <w:sz w:val="23"/>
          <w:szCs w:val="23"/>
        </w:rPr>
        <w:t xml:space="preserve"> </w:t>
      </w:r>
      <w:proofErr w:type="spellStart"/>
      <w:r w:rsidRPr="008F029D">
        <w:rPr>
          <w:rFonts w:ascii="Times New Roman" w:hint="eastAsia"/>
          <w:sz w:val="23"/>
          <w:szCs w:val="23"/>
        </w:rPr>
        <w:t>대상회사</w:t>
      </w:r>
      <w:proofErr w:type="spellEnd"/>
      <w:r w:rsidRPr="008F029D">
        <w:rPr>
          <w:rFonts w:ascii="Times New Roman"/>
          <w:sz w:val="23"/>
          <w:szCs w:val="23"/>
        </w:rPr>
        <w:t>(</w:t>
      </w:r>
      <w:r w:rsidRPr="008F029D">
        <w:rPr>
          <w:rFonts w:ascii="Times New Roman" w:hint="eastAsia"/>
          <w:sz w:val="23"/>
          <w:szCs w:val="23"/>
        </w:rPr>
        <w:t>본건</w:t>
      </w:r>
      <w:r w:rsidRPr="008F029D">
        <w:rPr>
          <w:rFonts w:ascii="Times New Roman"/>
          <w:sz w:val="23"/>
          <w:szCs w:val="23"/>
        </w:rPr>
        <w:t xml:space="preserve"> </w:t>
      </w:r>
      <w:r w:rsidRPr="008F029D">
        <w:rPr>
          <w:rFonts w:ascii="Times New Roman" w:hint="eastAsia"/>
          <w:sz w:val="23"/>
          <w:szCs w:val="23"/>
        </w:rPr>
        <w:t>분할효력발생일</w:t>
      </w:r>
      <w:r w:rsidRPr="008F029D">
        <w:rPr>
          <w:rFonts w:ascii="Times New Roman"/>
          <w:sz w:val="23"/>
          <w:szCs w:val="23"/>
        </w:rPr>
        <w:t xml:space="preserve"> </w:t>
      </w:r>
      <w:r w:rsidRPr="008F029D">
        <w:rPr>
          <w:rFonts w:ascii="Times New Roman" w:hint="eastAsia"/>
          <w:sz w:val="23"/>
          <w:szCs w:val="23"/>
        </w:rPr>
        <w:t>이후</w:t>
      </w:r>
      <w:r w:rsidRPr="008F029D">
        <w:rPr>
          <w:rFonts w:ascii="Times New Roman"/>
          <w:sz w:val="23"/>
          <w:szCs w:val="23"/>
        </w:rPr>
        <w:t>)</w:t>
      </w:r>
      <w:r w:rsidRPr="008F029D">
        <w:rPr>
          <w:rFonts w:ascii="Times New Roman" w:hint="eastAsia"/>
          <w:sz w:val="23"/>
          <w:szCs w:val="23"/>
        </w:rPr>
        <w:t>가</w:t>
      </w:r>
      <w:r w:rsidRPr="008F029D">
        <w:rPr>
          <w:rFonts w:ascii="Times New Roman"/>
          <w:sz w:val="23"/>
          <w:szCs w:val="23"/>
        </w:rPr>
        <w:t xml:space="preserve"> </w:t>
      </w:r>
      <w:r w:rsidRPr="008F029D">
        <w:rPr>
          <w:rFonts w:ascii="Times New Roman" w:hint="eastAsia"/>
          <w:sz w:val="23"/>
          <w:szCs w:val="23"/>
        </w:rPr>
        <w:t>통상적인</w:t>
      </w:r>
      <w:r w:rsidRPr="008F029D">
        <w:rPr>
          <w:rFonts w:ascii="Times New Roman"/>
          <w:sz w:val="23"/>
          <w:szCs w:val="23"/>
        </w:rPr>
        <w:t xml:space="preserve"> </w:t>
      </w:r>
      <w:proofErr w:type="spellStart"/>
      <w:r w:rsidRPr="008F029D">
        <w:rPr>
          <w:rFonts w:ascii="Times New Roman" w:hint="eastAsia"/>
          <w:sz w:val="23"/>
          <w:szCs w:val="23"/>
        </w:rPr>
        <w:t>사업과정에</w:t>
      </w:r>
      <w:proofErr w:type="spellEnd"/>
      <w:r w:rsidRPr="008F029D">
        <w:rPr>
          <w:rFonts w:ascii="Times New Roman"/>
          <w:sz w:val="23"/>
          <w:szCs w:val="23"/>
        </w:rPr>
        <w:t xml:space="preserve"> </w:t>
      </w:r>
      <w:r w:rsidRPr="008F029D">
        <w:rPr>
          <w:rFonts w:ascii="Times New Roman" w:hint="eastAsia"/>
          <w:sz w:val="23"/>
          <w:szCs w:val="23"/>
        </w:rPr>
        <w:t>따라</w:t>
      </w:r>
      <w:r w:rsidRPr="008F029D">
        <w:rPr>
          <w:rFonts w:ascii="Times New Roman"/>
          <w:sz w:val="23"/>
          <w:szCs w:val="23"/>
        </w:rPr>
        <w:t xml:space="preserve"> </w:t>
      </w:r>
      <w:r w:rsidRPr="008F029D">
        <w:rPr>
          <w:rFonts w:ascii="Times New Roman" w:hint="eastAsia"/>
          <w:sz w:val="23"/>
          <w:szCs w:val="23"/>
        </w:rPr>
        <w:t>운영될</w:t>
      </w:r>
      <w:r w:rsidRPr="008F029D">
        <w:rPr>
          <w:rFonts w:ascii="Times New Roman"/>
          <w:sz w:val="23"/>
          <w:szCs w:val="23"/>
        </w:rPr>
        <w:t xml:space="preserve"> </w:t>
      </w:r>
      <w:r w:rsidRPr="008F029D">
        <w:rPr>
          <w:rFonts w:ascii="Times New Roman" w:hint="eastAsia"/>
          <w:sz w:val="23"/>
          <w:szCs w:val="23"/>
        </w:rPr>
        <w:t>수</w:t>
      </w:r>
      <w:r w:rsidRPr="008F029D">
        <w:rPr>
          <w:rFonts w:ascii="Times New Roman"/>
          <w:sz w:val="23"/>
          <w:szCs w:val="23"/>
        </w:rPr>
        <w:t xml:space="preserve"> </w:t>
      </w:r>
      <w:r w:rsidRPr="008F029D">
        <w:rPr>
          <w:rFonts w:ascii="Times New Roman" w:hint="eastAsia"/>
          <w:sz w:val="23"/>
          <w:szCs w:val="23"/>
        </w:rPr>
        <w:t>있도록</w:t>
      </w:r>
      <w:r w:rsidRPr="008F029D">
        <w:rPr>
          <w:rFonts w:ascii="Times New Roman"/>
          <w:sz w:val="23"/>
          <w:szCs w:val="23"/>
        </w:rPr>
        <w:t xml:space="preserve"> </w:t>
      </w:r>
      <w:r w:rsidRPr="008F029D">
        <w:rPr>
          <w:rFonts w:ascii="Times New Roman" w:hint="eastAsia"/>
          <w:sz w:val="23"/>
          <w:szCs w:val="23"/>
        </w:rPr>
        <w:t>하여야</w:t>
      </w:r>
      <w:r w:rsidRPr="008F029D">
        <w:rPr>
          <w:rFonts w:ascii="Times New Roman"/>
          <w:sz w:val="23"/>
          <w:szCs w:val="23"/>
        </w:rPr>
        <w:t xml:space="preserve"> </w:t>
      </w:r>
      <w:r w:rsidRPr="008F029D">
        <w:rPr>
          <w:rFonts w:ascii="Times New Roman" w:hint="eastAsia"/>
          <w:sz w:val="23"/>
          <w:szCs w:val="23"/>
        </w:rPr>
        <w:t>한다</w:t>
      </w:r>
      <w:r w:rsidRPr="008F029D">
        <w:rPr>
          <w:rFonts w:ascii="Times New Roman"/>
          <w:sz w:val="23"/>
          <w:szCs w:val="23"/>
        </w:rPr>
        <w:t>.</w:t>
      </w:r>
      <w:r w:rsidR="00355BF5" w:rsidRPr="008F029D">
        <w:rPr>
          <w:rFonts w:ascii="Times New Roman"/>
          <w:sz w:val="23"/>
          <w:szCs w:val="23"/>
        </w:rPr>
        <w:t xml:space="preserve"> </w:t>
      </w:r>
      <w:bookmarkStart w:id="30" w:name="_DV_C212"/>
      <w:bookmarkStart w:id="31" w:name="_DV_C213"/>
      <w:r w:rsidR="00EF2080" w:rsidRPr="008F029D">
        <w:rPr>
          <w:rFonts w:ascii="Times New Roman" w:hint="eastAsia"/>
          <w:sz w:val="23"/>
          <w:szCs w:val="23"/>
        </w:rPr>
        <w:t>매도인은</w:t>
      </w:r>
      <w:r w:rsidR="00EF2080" w:rsidRPr="008F029D">
        <w:rPr>
          <w:rFonts w:ascii="Times New Roman"/>
          <w:sz w:val="23"/>
          <w:szCs w:val="23"/>
        </w:rPr>
        <w:t xml:space="preserve">, </w:t>
      </w:r>
      <w:r w:rsidR="00EF2080" w:rsidRPr="008F029D">
        <w:rPr>
          <w:rFonts w:ascii="Times New Roman" w:hint="eastAsia"/>
          <w:sz w:val="23"/>
          <w:szCs w:val="23"/>
        </w:rPr>
        <w:t>본건</w:t>
      </w:r>
      <w:r w:rsidR="00EF2080" w:rsidRPr="008F029D">
        <w:rPr>
          <w:rFonts w:ascii="Times New Roman"/>
          <w:sz w:val="23"/>
          <w:szCs w:val="23"/>
        </w:rPr>
        <w:t xml:space="preserve"> </w:t>
      </w:r>
      <w:r w:rsidR="00EF2080" w:rsidRPr="008F029D">
        <w:rPr>
          <w:rFonts w:ascii="Times New Roman" w:hint="eastAsia"/>
          <w:sz w:val="23"/>
          <w:szCs w:val="23"/>
        </w:rPr>
        <w:t>분할효력발생일</w:t>
      </w:r>
      <w:r w:rsidR="00EF2080" w:rsidRPr="008F029D">
        <w:rPr>
          <w:rFonts w:ascii="Times New Roman"/>
          <w:sz w:val="23"/>
          <w:szCs w:val="23"/>
        </w:rPr>
        <w:t xml:space="preserve"> </w:t>
      </w:r>
      <w:r w:rsidR="00EF2080" w:rsidRPr="008F029D">
        <w:rPr>
          <w:rFonts w:ascii="Times New Roman" w:hint="eastAsia"/>
          <w:sz w:val="23"/>
          <w:szCs w:val="23"/>
        </w:rPr>
        <w:t>전까지</w:t>
      </w:r>
      <w:r w:rsidR="00EF2080" w:rsidRPr="008F029D">
        <w:rPr>
          <w:rFonts w:ascii="Times New Roman"/>
          <w:sz w:val="23"/>
          <w:szCs w:val="23"/>
        </w:rPr>
        <w:t xml:space="preserve"> </w:t>
      </w:r>
      <w:r w:rsidR="00EF2080" w:rsidRPr="008F029D">
        <w:rPr>
          <w:rFonts w:ascii="Times New Roman" w:hint="eastAsia"/>
          <w:sz w:val="23"/>
          <w:szCs w:val="23"/>
        </w:rPr>
        <w:t>분할대상사업과</w:t>
      </w:r>
      <w:r w:rsidR="00EF2080" w:rsidRPr="008F029D">
        <w:rPr>
          <w:rFonts w:ascii="Times New Roman"/>
          <w:sz w:val="23"/>
          <w:szCs w:val="23"/>
        </w:rPr>
        <w:t xml:space="preserve"> </w:t>
      </w:r>
      <w:r w:rsidR="00EF2080" w:rsidRPr="008F029D">
        <w:rPr>
          <w:rFonts w:ascii="Times New Roman" w:hint="eastAsia"/>
          <w:sz w:val="23"/>
          <w:szCs w:val="23"/>
        </w:rPr>
        <w:t>관련하여</w:t>
      </w:r>
      <w:r w:rsidR="00EF2080" w:rsidRPr="008F029D">
        <w:rPr>
          <w:rFonts w:ascii="Times New Roman"/>
          <w:sz w:val="23"/>
          <w:szCs w:val="23"/>
        </w:rPr>
        <w:t xml:space="preserve">, </w:t>
      </w:r>
      <w:r w:rsidR="00EF2080" w:rsidRPr="008F029D">
        <w:rPr>
          <w:rFonts w:ascii="Times New Roman" w:hint="eastAsia"/>
          <w:sz w:val="23"/>
          <w:szCs w:val="23"/>
        </w:rPr>
        <w:t>본건</w:t>
      </w:r>
      <w:r w:rsidR="00EF2080" w:rsidRPr="008F029D">
        <w:rPr>
          <w:rFonts w:ascii="Times New Roman"/>
          <w:sz w:val="23"/>
          <w:szCs w:val="23"/>
        </w:rPr>
        <w:t xml:space="preserve"> </w:t>
      </w:r>
      <w:r w:rsidR="00EF2080" w:rsidRPr="008F029D">
        <w:rPr>
          <w:rFonts w:ascii="Times New Roman" w:hint="eastAsia"/>
          <w:sz w:val="23"/>
          <w:szCs w:val="23"/>
        </w:rPr>
        <w:t>분할효력발생일</w:t>
      </w:r>
      <w:r w:rsidR="00EF2080" w:rsidRPr="008F029D">
        <w:rPr>
          <w:rFonts w:ascii="Times New Roman"/>
          <w:sz w:val="23"/>
          <w:szCs w:val="23"/>
        </w:rPr>
        <w:t xml:space="preserve"> </w:t>
      </w:r>
      <w:r w:rsidR="00EF2080" w:rsidRPr="008F029D">
        <w:rPr>
          <w:rFonts w:ascii="Times New Roman" w:hint="eastAsia"/>
          <w:sz w:val="23"/>
          <w:szCs w:val="23"/>
        </w:rPr>
        <w:t>이후</w:t>
      </w:r>
      <w:r w:rsidR="00EF2080" w:rsidRPr="008F029D">
        <w:rPr>
          <w:rFonts w:ascii="Times New Roman"/>
          <w:sz w:val="23"/>
          <w:szCs w:val="23"/>
        </w:rPr>
        <w:t xml:space="preserve"> </w:t>
      </w:r>
      <w:r w:rsidR="00EF2080" w:rsidRPr="008F029D">
        <w:rPr>
          <w:rFonts w:ascii="Times New Roman" w:hint="eastAsia"/>
          <w:sz w:val="23"/>
          <w:szCs w:val="23"/>
        </w:rPr>
        <w:t>거래종결일까지는</w:t>
      </w:r>
      <w:r w:rsidR="00EF2080" w:rsidRPr="008F029D">
        <w:rPr>
          <w:rFonts w:ascii="Times New Roman"/>
          <w:sz w:val="23"/>
          <w:szCs w:val="23"/>
        </w:rPr>
        <w:t xml:space="preserve"> </w:t>
      </w:r>
      <w:proofErr w:type="spellStart"/>
      <w:r w:rsidR="00EF2080" w:rsidRPr="008F029D">
        <w:rPr>
          <w:rFonts w:ascii="Times New Roman" w:hint="eastAsia"/>
          <w:sz w:val="23"/>
          <w:szCs w:val="23"/>
        </w:rPr>
        <w:t>대상회사로</w:t>
      </w:r>
      <w:proofErr w:type="spellEnd"/>
      <w:r w:rsidR="00EF2080" w:rsidRPr="008F029D">
        <w:rPr>
          <w:rFonts w:ascii="Times New Roman"/>
          <w:sz w:val="23"/>
          <w:szCs w:val="23"/>
        </w:rPr>
        <w:t xml:space="preserve"> </w:t>
      </w:r>
      <w:r w:rsidR="00EF2080" w:rsidRPr="008F029D">
        <w:rPr>
          <w:rFonts w:ascii="Times New Roman" w:hint="eastAsia"/>
          <w:sz w:val="23"/>
          <w:szCs w:val="23"/>
        </w:rPr>
        <w:t>하여금</w:t>
      </w:r>
      <w:r w:rsidR="00EA476C" w:rsidRPr="008F029D">
        <w:rPr>
          <w:rFonts w:ascii="Times New Roman"/>
          <w:sz w:val="23"/>
          <w:szCs w:val="23"/>
        </w:rPr>
        <w:t>,</w:t>
      </w:r>
      <w:r w:rsidR="00EF2080" w:rsidRPr="008F029D">
        <w:rPr>
          <w:rFonts w:ascii="Times New Roman"/>
          <w:sz w:val="23"/>
          <w:szCs w:val="23"/>
        </w:rPr>
        <w:t xml:space="preserve"> </w:t>
      </w:r>
      <w:r w:rsidR="00B21CEF" w:rsidRPr="008F029D">
        <w:rPr>
          <w:rFonts w:ascii="Times New Roman" w:hint="eastAsia"/>
          <w:sz w:val="23"/>
          <w:szCs w:val="23"/>
        </w:rPr>
        <w:t>이사회</w:t>
      </w:r>
      <w:r w:rsidR="00B21CEF" w:rsidRPr="008F029D">
        <w:rPr>
          <w:rFonts w:ascii="Times New Roman"/>
          <w:sz w:val="23"/>
          <w:szCs w:val="23"/>
        </w:rPr>
        <w:t xml:space="preserve"> </w:t>
      </w:r>
      <w:r w:rsidR="00B21CEF" w:rsidRPr="008F029D">
        <w:rPr>
          <w:rFonts w:ascii="Times New Roman" w:hint="eastAsia"/>
          <w:sz w:val="23"/>
          <w:szCs w:val="23"/>
        </w:rPr>
        <w:t>결의</w:t>
      </w:r>
      <w:r w:rsidR="009C575B" w:rsidRPr="008F029D">
        <w:rPr>
          <w:rFonts w:ascii="Times New Roman"/>
          <w:sz w:val="23"/>
          <w:szCs w:val="23"/>
        </w:rPr>
        <w:t xml:space="preserve"> </w:t>
      </w:r>
      <w:r w:rsidR="00B21CEF" w:rsidRPr="008F029D">
        <w:rPr>
          <w:rFonts w:ascii="Times New Roman" w:hint="eastAsia"/>
          <w:sz w:val="23"/>
          <w:szCs w:val="23"/>
        </w:rPr>
        <w:t>또는</w:t>
      </w:r>
      <w:r w:rsidR="00B21CEF" w:rsidRPr="008F029D">
        <w:rPr>
          <w:rFonts w:ascii="Times New Roman"/>
          <w:sz w:val="23"/>
          <w:szCs w:val="23"/>
        </w:rPr>
        <w:t xml:space="preserve"> </w:t>
      </w:r>
      <w:r w:rsidR="00B21CEF" w:rsidRPr="008F029D">
        <w:rPr>
          <w:rFonts w:ascii="Times New Roman" w:hint="eastAsia"/>
          <w:sz w:val="23"/>
          <w:szCs w:val="23"/>
        </w:rPr>
        <w:t>보고</w:t>
      </w:r>
      <w:r w:rsidR="00B21CEF" w:rsidRPr="008F029D">
        <w:rPr>
          <w:rFonts w:ascii="Times New Roman"/>
          <w:sz w:val="23"/>
          <w:szCs w:val="23"/>
        </w:rPr>
        <w:t xml:space="preserve"> </w:t>
      </w:r>
      <w:r w:rsidR="00B21CEF" w:rsidRPr="008F029D">
        <w:rPr>
          <w:rFonts w:ascii="Times New Roman" w:hint="eastAsia"/>
          <w:sz w:val="23"/>
          <w:szCs w:val="23"/>
        </w:rPr>
        <w:t>대상</w:t>
      </w:r>
      <w:r w:rsidR="009C575B" w:rsidRPr="008F029D">
        <w:rPr>
          <w:rFonts w:ascii="Times New Roman"/>
          <w:sz w:val="23"/>
          <w:szCs w:val="23"/>
        </w:rPr>
        <w:t>(</w:t>
      </w:r>
      <w:r w:rsidR="009C575B" w:rsidRPr="008F029D">
        <w:rPr>
          <w:rFonts w:ascii="Times New Roman" w:hint="eastAsia"/>
          <w:sz w:val="23"/>
          <w:szCs w:val="23"/>
        </w:rPr>
        <w:t>명확히</w:t>
      </w:r>
      <w:r w:rsidR="009C575B" w:rsidRPr="008F029D">
        <w:rPr>
          <w:rFonts w:ascii="Times New Roman"/>
          <w:sz w:val="23"/>
          <w:szCs w:val="23"/>
        </w:rPr>
        <w:t xml:space="preserve"> </w:t>
      </w:r>
      <w:r w:rsidR="009C575B" w:rsidRPr="008F029D">
        <w:rPr>
          <w:rFonts w:ascii="Times New Roman" w:hint="eastAsia"/>
          <w:sz w:val="23"/>
          <w:szCs w:val="23"/>
        </w:rPr>
        <w:t>하면</w:t>
      </w:r>
      <w:r w:rsidR="009C575B" w:rsidRPr="008F029D">
        <w:rPr>
          <w:rFonts w:ascii="Times New Roman"/>
          <w:sz w:val="23"/>
          <w:szCs w:val="23"/>
        </w:rPr>
        <w:t xml:space="preserve"> </w:t>
      </w:r>
      <w:r w:rsidR="009C575B" w:rsidRPr="008F029D">
        <w:rPr>
          <w:rFonts w:ascii="Times New Roman" w:hint="eastAsia"/>
          <w:sz w:val="23"/>
          <w:szCs w:val="23"/>
        </w:rPr>
        <w:t>본건</w:t>
      </w:r>
      <w:r w:rsidR="009C575B" w:rsidRPr="008F029D">
        <w:rPr>
          <w:rFonts w:ascii="Times New Roman"/>
          <w:sz w:val="23"/>
          <w:szCs w:val="23"/>
        </w:rPr>
        <w:t xml:space="preserve"> </w:t>
      </w:r>
      <w:r w:rsidR="009C575B" w:rsidRPr="008F029D">
        <w:rPr>
          <w:rFonts w:ascii="Times New Roman" w:hint="eastAsia"/>
          <w:sz w:val="23"/>
          <w:szCs w:val="23"/>
        </w:rPr>
        <w:t>분할효력발생일</w:t>
      </w:r>
      <w:r w:rsidR="009C575B" w:rsidRPr="008F029D">
        <w:rPr>
          <w:rFonts w:ascii="Times New Roman" w:hint="eastAsia"/>
          <w:sz w:val="23"/>
          <w:szCs w:val="23"/>
        </w:rPr>
        <w:t xml:space="preserve"> </w:t>
      </w:r>
      <w:r w:rsidR="009C575B" w:rsidRPr="008F029D">
        <w:rPr>
          <w:rFonts w:ascii="Times New Roman" w:hint="eastAsia"/>
          <w:sz w:val="23"/>
          <w:szCs w:val="23"/>
        </w:rPr>
        <w:t>이후</w:t>
      </w:r>
      <w:r w:rsidR="009C575B" w:rsidRPr="008F029D">
        <w:rPr>
          <w:rFonts w:ascii="Times New Roman" w:hint="eastAsia"/>
          <w:sz w:val="23"/>
          <w:szCs w:val="23"/>
        </w:rPr>
        <w:t xml:space="preserve"> </w:t>
      </w:r>
      <w:r w:rsidR="009C575B" w:rsidRPr="008F029D">
        <w:rPr>
          <w:rFonts w:ascii="Times New Roman" w:hint="eastAsia"/>
          <w:sz w:val="23"/>
          <w:szCs w:val="23"/>
        </w:rPr>
        <w:t>대상회사의</w:t>
      </w:r>
      <w:r w:rsidR="009C575B" w:rsidRPr="008F029D">
        <w:rPr>
          <w:rFonts w:ascii="Times New Roman" w:hint="eastAsia"/>
          <w:sz w:val="23"/>
          <w:szCs w:val="23"/>
        </w:rPr>
        <w:t xml:space="preserve"> </w:t>
      </w:r>
      <w:r w:rsidR="009C575B" w:rsidRPr="008F029D">
        <w:rPr>
          <w:rFonts w:ascii="Times New Roman" w:hint="eastAsia"/>
          <w:sz w:val="23"/>
          <w:szCs w:val="23"/>
        </w:rPr>
        <w:t>이사회</w:t>
      </w:r>
      <w:r w:rsidR="009C575B" w:rsidRPr="008F029D">
        <w:rPr>
          <w:rFonts w:ascii="Times New Roman" w:hint="eastAsia"/>
          <w:sz w:val="23"/>
          <w:szCs w:val="23"/>
        </w:rPr>
        <w:t xml:space="preserve"> </w:t>
      </w:r>
      <w:r w:rsidR="009C575B" w:rsidRPr="008F029D">
        <w:rPr>
          <w:rFonts w:ascii="Times New Roman" w:hint="eastAsia"/>
          <w:sz w:val="23"/>
          <w:szCs w:val="23"/>
        </w:rPr>
        <w:t>결의</w:t>
      </w:r>
      <w:r w:rsidR="009C575B" w:rsidRPr="008F029D">
        <w:rPr>
          <w:rFonts w:ascii="Times New Roman" w:hint="eastAsia"/>
          <w:sz w:val="23"/>
          <w:szCs w:val="23"/>
        </w:rPr>
        <w:t xml:space="preserve"> </w:t>
      </w:r>
      <w:r w:rsidR="009C575B" w:rsidRPr="008F029D">
        <w:rPr>
          <w:rFonts w:ascii="Times New Roman" w:hint="eastAsia"/>
          <w:sz w:val="23"/>
          <w:szCs w:val="23"/>
        </w:rPr>
        <w:t>또는</w:t>
      </w:r>
      <w:r w:rsidR="009C575B" w:rsidRPr="008F029D">
        <w:rPr>
          <w:rFonts w:ascii="Times New Roman" w:hint="eastAsia"/>
          <w:sz w:val="23"/>
          <w:szCs w:val="23"/>
        </w:rPr>
        <w:t xml:space="preserve"> </w:t>
      </w:r>
      <w:r w:rsidR="009C575B" w:rsidRPr="008F029D">
        <w:rPr>
          <w:rFonts w:ascii="Times New Roman" w:hint="eastAsia"/>
          <w:sz w:val="23"/>
          <w:szCs w:val="23"/>
        </w:rPr>
        <w:t>보고</w:t>
      </w:r>
      <w:r w:rsidR="009C575B" w:rsidRPr="008F029D">
        <w:rPr>
          <w:rFonts w:ascii="Times New Roman" w:hint="eastAsia"/>
          <w:sz w:val="23"/>
          <w:szCs w:val="23"/>
        </w:rPr>
        <w:t xml:space="preserve"> </w:t>
      </w:r>
      <w:r w:rsidR="009C575B" w:rsidRPr="008F029D">
        <w:rPr>
          <w:rFonts w:ascii="Times New Roman" w:hint="eastAsia"/>
          <w:sz w:val="23"/>
          <w:szCs w:val="23"/>
        </w:rPr>
        <w:t>사항은</w:t>
      </w:r>
      <w:r w:rsidR="009C575B" w:rsidRPr="008F029D">
        <w:rPr>
          <w:rFonts w:ascii="Times New Roman" w:hint="eastAsia"/>
          <w:sz w:val="23"/>
          <w:szCs w:val="23"/>
        </w:rPr>
        <w:t xml:space="preserve"> </w:t>
      </w:r>
      <w:r w:rsidR="009C575B" w:rsidRPr="008F029D">
        <w:rPr>
          <w:rFonts w:ascii="Times New Roman" w:hint="eastAsia"/>
          <w:sz w:val="23"/>
          <w:szCs w:val="23"/>
        </w:rPr>
        <w:t>본건</w:t>
      </w:r>
      <w:r w:rsidR="009C575B" w:rsidRPr="008F029D">
        <w:rPr>
          <w:rFonts w:ascii="Times New Roman" w:hint="eastAsia"/>
          <w:sz w:val="23"/>
          <w:szCs w:val="23"/>
        </w:rPr>
        <w:t xml:space="preserve"> </w:t>
      </w:r>
      <w:r w:rsidR="009C575B" w:rsidRPr="008F029D">
        <w:rPr>
          <w:rFonts w:ascii="Times New Roman" w:hint="eastAsia"/>
          <w:sz w:val="23"/>
          <w:szCs w:val="23"/>
        </w:rPr>
        <w:t>분할</w:t>
      </w:r>
      <w:r w:rsidR="009C575B" w:rsidRPr="008F029D">
        <w:rPr>
          <w:rFonts w:ascii="Times New Roman" w:hint="eastAsia"/>
          <w:sz w:val="23"/>
          <w:szCs w:val="23"/>
        </w:rPr>
        <w:t xml:space="preserve"> </w:t>
      </w:r>
      <w:r w:rsidR="009C575B" w:rsidRPr="008F029D">
        <w:rPr>
          <w:rFonts w:ascii="Times New Roman" w:hint="eastAsia"/>
          <w:sz w:val="23"/>
          <w:szCs w:val="23"/>
        </w:rPr>
        <w:t>전</w:t>
      </w:r>
      <w:r w:rsidR="009C575B" w:rsidRPr="008F029D">
        <w:rPr>
          <w:rFonts w:ascii="Times New Roman" w:hint="eastAsia"/>
          <w:sz w:val="23"/>
          <w:szCs w:val="23"/>
        </w:rPr>
        <w:t xml:space="preserve"> </w:t>
      </w:r>
      <w:r w:rsidR="009C575B" w:rsidRPr="008F029D">
        <w:rPr>
          <w:rFonts w:ascii="Times New Roman" w:hint="eastAsia"/>
          <w:sz w:val="23"/>
          <w:szCs w:val="23"/>
        </w:rPr>
        <w:t>분할대상회사에</w:t>
      </w:r>
      <w:r w:rsidR="009C575B" w:rsidRPr="008F029D">
        <w:rPr>
          <w:rFonts w:ascii="Times New Roman" w:hint="eastAsia"/>
          <w:sz w:val="23"/>
          <w:szCs w:val="23"/>
        </w:rPr>
        <w:t xml:space="preserve"> </w:t>
      </w:r>
      <w:r w:rsidR="009C575B" w:rsidRPr="008F029D">
        <w:rPr>
          <w:rFonts w:ascii="Times New Roman" w:hint="eastAsia"/>
          <w:sz w:val="23"/>
          <w:szCs w:val="23"/>
        </w:rPr>
        <w:t>관한</w:t>
      </w:r>
      <w:r w:rsidR="009C575B" w:rsidRPr="008F029D">
        <w:rPr>
          <w:rFonts w:ascii="Times New Roman" w:hint="eastAsia"/>
          <w:sz w:val="23"/>
          <w:szCs w:val="23"/>
        </w:rPr>
        <w:t xml:space="preserve"> </w:t>
      </w:r>
      <w:r w:rsidR="009C575B" w:rsidRPr="008F029D">
        <w:rPr>
          <w:rFonts w:ascii="Times New Roman" w:hint="eastAsia"/>
          <w:sz w:val="23"/>
          <w:szCs w:val="23"/>
        </w:rPr>
        <w:t>매도인의</w:t>
      </w:r>
      <w:r w:rsidR="009C575B" w:rsidRPr="008F029D">
        <w:rPr>
          <w:rFonts w:ascii="Times New Roman" w:hint="eastAsia"/>
          <w:sz w:val="23"/>
          <w:szCs w:val="23"/>
        </w:rPr>
        <w:t xml:space="preserve"> </w:t>
      </w:r>
      <w:r w:rsidR="009C575B" w:rsidRPr="008F029D">
        <w:rPr>
          <w:rFonts w:ascii="Times New Roman" w:hint="eastAsia"/>
          <w:sz w:val="23"/>
          <w:szCs w:val="23"/>
        </w:rPr>
        <w:t>이사회</w:t>
      </w:r>
      <w:r w:rsidR="009C575B" w:rsidRPr="008F029D">
        <w:rPr>
          <w:rFonts w:ascii="Times New Roman" w:hint="eastAsia"/>
          <w:sz w:val="23"/>
          <w:szCs w:val="23"/>
        </w:rPr>
        <w:t xml:space="preserve"> </w:t>
      </w:r>
      <w:r w:rsidR="009C575B" w:rsidRPr="008F029D">
        <w:rPr>
          <w:rFonts w:ascii="Times New Roman" w:hint="eastAsia"/>
          <w:sz w:val="23"/>
          <w:szCs w:val="23"/>
        </w:rPr>
        <w:t>결의</w:t>
      </w:r>
      <w:r w:rsidR="009C575B" w:rsidRPr="008F029D">
        <w:rPr>
          <w:rFonts w:ascii="Times New Roman" w:hint="eastAsia"/>
          <w:sz w:val="23"/>
          <w:szCs w:val="23"/>
        </w:rPr>
        <w:t xml:space="preserve"> </w:t>
      </w:r>
      <w:r w:rsidR="009C575B" w:rsidRPr="008F029D">
        <w:rPr>
          <w:rFonts w:ascii="Times New Roman" w:hint="eastAsia"/>
          <w:sz w:val="23"/>
          <w:szCs w:val="23"/>
        </w:rPr>
        <w:t>또는</w:t>
      </w:r>
      <w:r w:rsidR="009C575B" w:rsidRPr="008F029D">
        <w:rPr>
          <w:rFonts w:ascii="Times New Roman" w:hint="eastAsia"/>
          <w:sz w:val="23"/>
          <w:szCs w:val="23"/>
        </w:rPr>
        <w:t xml:space="preserve"> </w:t>
      </w:r>
      <w:r w:rsidR="009C575B" w:rsidRPr="008F029D">
        <w:rPr>
          <w:rFonts w:ascii="Times New Roman" w:hint="eastAsia"/>
          <w:sz w:val="23"/>
          <w:szCs w:val="23"/>
        </w:rPr>
        <w:t>보고</w:t>
      </w:r>
      <w:r w:rsidR="009C575B" w:rsidRPr="008F029D">
        <w:rPr>
          <w:rFonts w:ascii="Times New Roman" w:hint="eastAsia"/>
          <w:sz w:val="23"/>
          <w:szCs w:val="23"/>
        </w:rPr>
        <w:t xml:space="preserve"> </w:t>
      </w:r>
      <w:r w:rsidR="009C575B" w:rsidRPr="008F029D">
        <w:rPr>
          <w:rFonts w:ascii="Times New Roman" w:hint="eastAsia"/>
          <w:sz w:val="23"/>
          <w:szCs w:val="23"/>
        </w:rPr>
        <w:t>사항을</w:t>
      </w:r>
      <w:r w:rsidR="009C575B" w:rsidRPr="008F029D">
        <w:rPr>
          <w:rFonts w:ascii="Times New Roman" w:hint="eastAsia"/>
          <w:sz w:val="23"/>
          <w:szCs w:val="23"/>
        </w:rPr>
        <w:t xml:space="preserve"> </w:t>
      </w:r>
      <w:r w:rsidR="009C575B" w:rsidRPr="008F029D">
        <w:rPr>
          <w:rFonts w:ascii="Times New Roman" w:hint="eastAsia"/>
          <w:sz w:val="23"/>
          <w:szCs w:val="23"/>
        </w:rPr>
        <w:t>의미한다</w:t>
      </w:r>
      <w:r w:rsidR="009C575B" w:rsidRPr="008F029D">
        <w:rPr>
          <w:rFonts w:ascii="Times New Roman" w:hint="eastAsia"/>
          <w:sz w:val="23"/>
          <w:szCs w:val="23"/>
        </w:rPr>
        <w:t>)</w:t>
      </w:r>
      <w:r w:rsidR="00B21CEF" w:rsidRPr="008F029D">
        <w:rPr>
          <w:rFonts w:ascii="Times New Roman" w:hint="eastAsia"/>
          <w:sz w:val="23"/>
          <w:szCs w:val="23"/>
        </w:rPr>
        <w:t>인</w:t>
      </w:r>
      <w:r w:rsidR="00B21CEF" w:rsidRPr="008F029D">
        <w:rPr>
          <w:rFonts w:ascii="Times New Roman" w:hint="eastAsia"/>
          <w:sz w:val="23"/>
          <w:szCs w:val="23"/>
        </w:rPr>
        <w:t xml:space="preserve"> </w:t>
      </w:r>
      <w:r w:rsidR="00B21CEF" w:rsidRPr="008F029D">
        <w:rPr>
          <w:rFonts w:ascii="Times New Roman" w:hint="eastAsia"/>
          <w:sz w:val="23"/>
          <w:szCs w:val="23"/>
        </w:rPr>
        <w:t>행위는</w:t>
      </w:r>
      <w:r w:rsidR="00B21CEF" w:rsidRPr="008F029D">
        <w:rPr>
          <w:rFonts w:ascii="Times New Roman" w:hint="eastAsia"/>
          <w:sz w:val="23"/>
          <w:szCs w:val="23"/>
        </w:rPr>
        <w:t xml:space="preserve"> </w:t>
      </w:r>
      <w:r w:rsidR="00EF2080" w:rsidRPr="008F029D">
        <w:rPr>
          <w:rFonts w:ascii="Times New Roman" w:hint="eastAsia"/>
          <w:sz w:val="23"/>
          <w:szCs w:val="23"/>
        </w:rPr>
        <w:t>매수인의</w:t>
      </w:r>
      <w:r w:rsidR="00EF2080" w:rsidRPr="008F029D">
        <w:rPr>
          <w:rFonts w:ascii="Times New Roman"/>
          <w:sz w:val="23"/>
          <w:szCs w:val="23"/>
        </w:rPr>
        <w:t xml:space="preserve"> </w:t>
      </w:r>
      <w:r w:rsidR="00EF2080" w:rsidRPr="008F029D">
        <w:rPr>
          <w:rFonts w:ascii="Times New Roman" w:hint="eastAsia"/>
          <w:sz w:val="23"/>
          <w:szCs w:val="23"/>
        </w:rPr>
        <w:t>사전</w:t>
      </w:r>
      <w:r w:rsidR="00EF2080" w:rsidRPr="008F029D">
        <w:rPr>
          <w:rFonts w:ascii="Times New Roman"/>
          <w:sz w:val="23"/>
          <w:szCs w:val="23"/>
        </w:rPr>
        <w:t xml:space="preserve"> </w:t>
      </w:r>
      <w:r w:rsidR="00EF2080" w:rsidRPr="008F029D">
        <w:rPr>
          <w:rFonts w:ascii="Times New Roman" w:hint="eastAsia"/>
          <w:sz w:val="23"/>
          <w:szCs w:val="23"/>
        </w:rPr>
        <w:t>서면</w:t>
      </w:r>
      <w:r w:rsidR="00EF2080" w:rsidRPr="008F029D">
        <w:rPr>
          <w:rFonts w:ascii="Times New Roman"/>
          <w:sz w:val="23"/>
          <w:szCs w:val="23"/>
        </w:rPr>
        <w:t xml:space="preserve"> </w:t>
      </w:r>
      <w:r w:rsidR="00EF2080" w:rsidRPr="008F029D">
        <w:rPr>
          <w:rFonts w:ascii="Times New Roman" w:hint="eastAsia"/>
          <w:sz w:val="23"/>
          <w:szCs w:val="23"/>
        </w:rPr>
        <w:t>동의</w:t>
      </w:r>
      <w:r w:rsidR="00B21CEF" w:rsidRPr="008F029D">
        <w:rPr>
          <w:rFonts w:ascii="Times New Roman" w:hint="eastAsia"/>
          <w:sz w:val="23"/>
          <w:szCs w:val="23"/>
        </w:rPr>
        <w:t>를</w:t>
      </w:r>
      <w:r w:rsidR="00B21CEF" w:rsidRPr="008F029D">
        <w:rPr>
          <w:rFonts w:ascii="Times New Roman" w:hint="eastAsia"/>
          <w:sz w:val="23"/>
          <w:szCs w:val="23"/>
        </w:rPr>
        <w:t xml:space="preserve"> </w:t>
      </w:r>
      <w:r w:rsidR="00B21CEF" w:rsidRPr="008F029D">
        <w:rPr>
          <w:rFonts w:ascii="Times New Roman" w:hint="eastAsia"/>
          <w:sz w:val="23"/>
          <w:szCs w:val="23"/>
        </w:rPr>
        <w:t>받아야</w:t>
      </w:r>
      <w:r w:rsidR="00B21CEF" w:rsidRPr="008F029D">
        <w:rPr>
          <w:rFonts w:ascii="Times New Roman" w:hint="eastAsia"/>
          <w:sz w:val="23"/>
          <w:szCs w:val="23"/>
        </w:rPr>
        <w:t xml:space="preserve"> </w:t>
      </w:r>
      <w:r w:rsidR="00B21CEF" w:rsidRPr="008F029D">
        <w:rPr>
          <w:rFonts w:ascii="Times New Roman" w:hint="eastAsia"/>
          <w:sz w:val="23"/>
          <w:szCs w:val="23"/>
        </w:rPr>
        <w:t>한다</w:t>
      </w:r>
      <w:r w:rsidR="00B21CEF" w:rsidRPr="008F029D">
        <w:rPr>
          <w:rFonts w:ascii="Times New Roman" w:hint="eastAsia"/>
          <w:sz w:val="23"/>
          <w:szCs w:val="23"/>
        </w:rPr>
        <w:t>.</w:t>
      </w:r>
      <w:r w:rsidR="00B21CEF" w:rsidRPr="008F029D">
        <w:rPr>
          <w:rFonts w:ascii="Times New Roman"/>
          <w:sz w:val="23"/>
          <w:szCs w:val="23"/>
        </w:rPr>
        <w:t xml:space="preserve"> </w:t>
      </w:r>
      <w:r w:rsidR="00EF2080" w:rsidRPr="008F029D">
        <w:rPr>
          <w:rFonts w:ascii="Times New Roman"/>
          <w:sz w:val="23"/>
          <w:szCs w:val="23"/>
        </w:rPr>
        <w:t xml:space="preserve"> </w:t>
      </w:r>
      <w:bookmarkStart w:id="32" w:name="_DV_C214"/>
      <w:bookmarkEnd w:id="30"/>
      <w:bookmarkEnd w:id="31"/>
    </w:p>
    <w:bookmarkEnd w:id="32"/>
    <w:p w14:paraId="1D36CC1F" w14:textId="5B110B8C" w:rsidR="00786425" w:rsidRPr="00B51FA5" w:rsidRDefault="00786425" w:rsidP="00786425">
      <w:pPr>
        <w:numPr>
          <w:ilvl w:val="1"/>
          <w:numId w:val="9"/>
        </w:numPr>
        <w:snapToGrid w:val="0"/>
        <w:spacing w:before="180" w:after="180" w:line="360" w:lineRule="atLeast"/>
        <w:rPr>
          <w:rFonts w:ascii="Times New Roman"/>
          <w:sz w:val="23"/>
          <w:szCs w:val="23"/>
        </w:rPr>
      </w:pPr>
      <w:r w:rsidRPr="008F029D">
        <w:rPr>
          <w:rFonts w:ascii="Times New Roman"/>
          <w:sz w:val="23"/>
          <w:szCs w:val="23"/>
          <w:u w:val="single"/>
        </w:rPr>
        <w:t>정보에</w:t>
      </w:r>
      <w:r w:rsidRPr="008F029D">
        <w:rPr>
          <w:rFonts w:ascii="Times New Roman"/>
          <w:sz w:val="23"/>
          <w:szCs w:val="23"/>
          <w:u w:val="single"/>
        </w:rPr>
        <w:t xml:space="preserve"> </w:t>
      </w:r>
      <w:r w:rsidRPr="008F029D">
        <w:rPr>
          <w:rFonts w:ascii="Times New Roman"/>
          <w:sz w:val="23"/>
          <w:szCs w:val="23"/>
          <w:u w:val="single"/>
        </w:rPr>
        <w:t>대한</w:t>
      </w:r>
      <w:r w:rsidRPr="008F029D">
        <w:rPr>
          <w:rFonts w:ascii="Times New Roman"/>
          <w:sz w:val="23"/>
          <w:szCs w:val="23"/>
          <w:u w:val="single"/>
        </w:rPr>
        <w:t xml:space="preserve"> </w:t>
      </w:r>
      <w:r w:rsidRPr="008F029D">
        <w:rPr>
          <w:rFonts w:ascii="Times New Roman"/>
          <w:sz w:val="23"/>
          <w:szCs w:val="23"/>
          <w:u w:val="single"/>
        </w:rPr>
        <w:t>접근</w:t>
      </w:r>
      <w:r w:rsidRPr="008F029D">
        <w:rPr>
          <w:rFonts w:ascii="Times New Roman"/>
          <w:sz w:val="23"/>
          <w:szCs w:val="23"/>
        </w:rPr>
        <w:t xml:space="preserve">.  </w:t>
      </w:r>
      <w:r w:rsidRPr="008F029D">
        <w:rPr>
          <w:rFonts w:ascii="Times New Roman"/>
          <w:sz w:val="23"/>
          <w:szCs w:val="23"/>
        </w:rPr>
        <w:t>매수인</w:t>
      </w:r>
      <w:r w:rsidRPr="008F029D">
        <w:rPr>
          <w:rFonts w:ascii="Times New Roman"/>
          <w:sz w:val="23"/>
          <w:szCs w:val="23"/>
        </w:rPr>
        <w:t xml:space="preserve"> </w:t>
      </w:r>
      <w:r w:rsidRPr="008F029D">
        <w:rPr>
          <w:rFonts w:ascii="Times New Roman" w:hint="eastAsia"/>
          <w:sz w:val="23"/>
          <w:szCs w:val="23"/>
        </w:rPr>
        <w:t>및</w:t>
      </w:r>
      <w:r w:rsidRPr="008F029D">
        <w:rPr>
          <w:rFonts w:ascii="Times New Roman" w:hint="eastAsia"/>
          <w:sz w:val="23"/>
          <w:szCs w:val="23"/>
        </w:rPr>
        <w:t xml:space="preserve"> </w:t>
      </w:r>
      <w:r w:rsidRPr="008F029D">
        <w:rPr>
          <w:rFonts w:ascii="Times New Roman" w:hint="eastAsia"/>
          <w:sz w:val="23"/>
          <w:szCs w:val="23"/>
        </w:rPr>
        <w:t>그</w:t>
      </w:r>
      <w:r w:rsidRPr="008F029D">
        <w:rPr>
          <w:rFonts w:ascii="Times New Roman" w:hint="eastAsia"/>
          <w:sz w:val="23"/>
          <w:szCs w:val="23"/>
        </w:rPr>
        <w:t xml:space="preserve"> </w:t>
      </w:r>
      <w:proofErr w:type="spellStart"/>
      <w:r w:rsidRPr="008F029D">
        <w:rPr>
          <w:rFonts w:ascii="Times New Roman" w:hint="eastAsia"/>
          <w:sz w:val="23"/>
          <w:szCs w:val="23"/>
        </w:rPr>
        <w:t>자문사와</w:t>
      </w:r>
      <w:proofErr w:type="spellEnd"/>
      <w:r w:rsidRPr="008F029D">
        <w:rPr>
          <w:rFonts w:ascii="Times New Roman"/>
          <w:sz w:val="23"/>
          <w:szCs w:val="23"/>
        </w:rPr>
        <w:t xml:space="preserve"> </w:t>
      </w:r>
      <w:r w:rsidRPr="008F029D">
        <w:rPr>
          <w:rFonts w:ascii="Times New Roman"/>
          <w:sz w:val="23"/>
          <w:szCs w:val="23"/>
        </w:rPr>
        <w:t>대리인</w:t>
      </w:r>
      <w:r w:rsidRPr="008F029D">
        <w:rPr>
          <w:rFonts w:ascii="Times New Roman" w:hint="eastAsia"/>
          <w:sz w:val="23"/>
          <w:szCs w:val="23"/>
        </w:rPr>
        <w:t>은</w:t>
      </w:r>
      <w:r w:rsidRPr="00B51FA5">
        <w:rPr>
          <w:rFonts w:ascii="Times New Roman"/>
          <w:sz w:val="23"/>
          <w:szCs w:val="23"/>
        </w:rPr>
        <w:t xml:space="preserve"> </w:t>
      </w:r>
      <w:r w:rsidRPr="00B51FA5">
        <w:rPr>
          <w:rFonts w:ascii="Times New Roman"/>
          <w:sz w:val="23"/>
          <w:szCs w:val="23"/>
        </w:rPr>
        <w:t>거래종결일까지</w:t>
      </w:r>
      <w:r w:rsidRPr="00B51FA5">
        <w:rPr>
          <w:rFonts w:ascii="Times New Roman"/>
          <w:sz w:val="23"/>
          <w:szCs w:val="23"/>
        </w:rPr>
        <w:t xml:space="preserve"> </w:t>
      </w:r>
      <w:r w:rsidRPr="00B51FA5">
        <w:rPr>
          <w:rFonts w:ascii="Times New Roman" w:hint="eastAsia"/>
          <w:sz w:val="23"/>
          <w:szCs w:val="23"/>
        </w:rPr>
        <w:t>매도인</w:t>
      </w:r>
      <w:r w:rsidRPr="00B51FA5">
        <w:rPr>
          <w:rFonts w:ascii="Times New Roman" w:hint="eastAsia"/>
          <w:sz w:val="23"/>
          <w:szCs w:val="23"/>
        </w:rPr>
        <w:t xml:space="preserve"> </w:t>
      </w:r>
      <w:r w:rsidRPr="00B51FA5">
        <w:rPr>
          <w:rFonts w:ascii="Times New Roman" w:hint="eastAsia"/>
          <w:sz w:val="23"/>
          <w:szCs w:val="23"/>
        </w:rPr>
        <w:t>및</w:t>
      </w:r>
      <w:r w:rsidRPr="00B51FA5">
        <w:rPr>
          <w:rFonts w:ascii="Times New Roman" w:hint="eastAsia"/>
          <w:sz w:val="23"/>
          <w:szCs w:val="23"/>
        </w:rPr>
        <w:t>/</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대상회사</w:t>
      </w:r>
      <w:r w:rsidRPr="00B51FA5">
        <w:rPr>
          <w:rFonts w:ascii="Times New Roman"/>
          <w:sz w:val="23"/>
          <w:szCs w:val="23"/>
        </w:rPr>
        <w:t>의</w:t>
      </w:r>
      <w:r w:rsidRPr="00B51FA5">
        <w:rPr>
          <w:rFonts w:ascii="Times New Roman"/>
          <w:sz w:val="23"/>
          <w:szCs w:val="23"/>
        </w:rPr>
        <w:t xml:space="preserve"> </w:t>
      </w:r>
      <w:r w:rsidRPr="00B51FA5">
        <w:rPr>
          <w:rFonts w:ascii="Times New Roman" w:hint="eastAsia"/>
          <w:sz w:val="23"/>
          <w:szCs w:val="23"/>
        </w:rPr>
        <w:t>정상</w:t>
      </w:r>
      <w:r w:rsidRPr="00B51FA5">
        <w:rPr>
          <w:rFonts w:ascii="Times New Roman"/>
          <w:sz w:val="23"/>
          <w:szCs w:val="23"/>
        </w:rPr>
        <w:t>적인</w:t>
      </w:r>
      <w:r w:rsidRPr="00B51FA5">
        <w:rPr>
          <w:rFonts w:ascii="Times New Roman"/>
          <w:sz w:val="23"/>
          <w:szCs w:val="23"/>
        </w:rPr>
        <w:t xml:space="preserve"> </w:t>
      </w:r>
      <w:r w:rsidRPr="00B51FA5">
        <w:rPr>
          <w:rFonts w:ascii="Times New Roman" w:hint="eastAsia"/>
          <w:sz w:val="23"/>
          <w:szCs w:val="23"/>
        </w:rPr>
        <w:t>영</w:t>
      </w:r>
      <w:r w:rsidRPr="00B51FA5">
        <w:rPr>
          <w:rFonts w:ascii="Times New Roman"/>
          <w:sz w:val="23"/>
          <w:szCs w:val="23"/>
        </w:rPr>
        <w:t>업에</w:t>
      </w:r>
      <w:r w:rsidRPr="00B51FA5">
        <w:rPr>
          <w:rFonts w:ascii="Times New Roman"/>
          <w:sz w:val="23"/>
          <w:szCs w:val="23"/>
        </w:rPr>
        <w:t xml:space="preserve"> </w:t>
      </w:r>
      <w:r w:rsidRPr="00B51FA5">
        <w:rPr>
          <w:rFonts w:ascii="Times New Roman"/>
          <w:sz w:val="23"/>
          <w:szCs w:val="23"/>
        </w:rPr>
        <w:t>방해가</w:t>
      </w:r>
      <w:r w:rsidRPr="00B51FA5">
        <w:rPr>
          <w:rFonts w:ascii="Times New Roman"/>
          <w:sz w:val="23"/>
          <w:szCs w:val="23"/>
        </w:rPr>
        <w:t xml:space="preserve"> </w:t>
      </w:r>
      <w:r w:rsidRPr="00B51FA5">
        <w:rPr>
          <w:rFonts w:ascii="Times New Roman"/>
          <w:sz w:val="23"/>
          <w:szCs w:val="23"/>
        </w:rPr>
        <w:t>되지</w:t>
      </w:r>
      <w:r w:rsidRPr="00B51FA5">
        <w:rPr>
          <w:rFonts w:ascii="Times New Roman"/>
          <w:sz w:val="23"/>
          <w:szCs w:val="23"/>
        </w:rPr>
        <w:t xml:space="preserve"> </w:t>
      </w:r>
      <w:r w:rsidRPr="00B51FA5">
        <w:rPr>
          <w:rFonts w:ascii="Times New Roman"/>
          <w:sz w:val="23"/>
          <w:szCs w:val="23"/>
        </w:rPr>
        <w:t>않는</w:t>
      </w:r>
      <w:r w:rsidRPr="00B51FA5">
        <w:rPr>
          <w:rFonts w:ascii="Times New Roman"/>
          <w:sz w:val="23"/>
          <w:szCs w:val="23"/>
        </w:rPr>
        <w:t xml:space="preserve"> </w:t>
      </w:r>
      <w:r w:rsidRPr="00B51FA5">
        <w:rPr>
          <w:rFonts w:ascii="Times New Roman"/>
          <w:sz w:val="23"/>
          <w:szCs w:val="23"/>
        </w:rPr>
        <w:t>범위</w:t>
      </w:r>
      <w:r w:rsidRPr="00B51FA5">
        <w:rPr>
          <w:rFonts w:ascii="Times New Roman"/>
          <w:sz w:val="23"/>
          <w:szCs w:val="23"/>
        </w:rPr>
        <w:t xml:space="preserve"> </w:t>
      </w:r>
      <w:r w:rsidRPr="00B51FA5">
        <w:rPr>
          <w:rFonts w:ascii="Times New Roman"/>
          <w:sz w:val="23"/>
          <w:szCs w:val="23"/>
        </w:rPr>
        <w:t>내에서</w:t>
      </w:r>
      <w:r w:rsidRPr="00B51FA5">
        <w:rPr>
          <w:rFonts w:ascii="Times New Roman"/>
          <w:sz w:val="23"/>
          <w:szCs w:val="23"/>
        </w:rPr>
        <w:t xml:space="preserve"> </w:t>
      </w:r>
      <w:r w:rsidRPr="00B51FA5">
        <w:rPr>
          <w:rFonts w:ascii="Times New Roman"/>
          <w:sz w:val="23"/>
          <w:szCs w:val="23"/>
        </w:rPr>
        <w:t>매수인이</w:t>
      </w:r>
      <w:r w:rsidRPr="00B51FA5">
        <w:rPr>
          <w:rFonts w:ascii="Times New Roman"/>
          <w:sz w:val="23"/>
          <w:szCs w:val="23"/>
        </w:rPr>
        <w:t xml:space="preserve"> </w:t>
      </w: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계약에</w:t>
      </w:r>
      <w:r w:rsidRPr="00B51FA5">
        <w:rPr>
          <w:rFonts w:ascii="Times New Roman" w:hint="eastAsia"/>
          <w:sz w:val="23"/>
          <w:szCs w:val="23"/>
        </w:rPr>
        <w:t xml:space="preserve"> </w:t>
      </w:r>
      <w:r w:rsidRPr="00B51FA5">
        <w:rPr>
          <w:rFonts w:ascii="Times New Roman"/>
          <w:sz w:val="23"/>
          <w:szCs w:val="23"/>
        </w:rPr>
        <w:t>예정된</w:t>
      </w:r>
      <w:r w:rsidRPr="00B51FA5">
        <w:rPr>
          <w:rFonts w:ascii="Times New Roman"/>
          <w:sz w:val="23"/>
          <w:szCs w:val="23"/>
        </w:rPr>
        <w:t xml:space="preserve"> </w:t>
      </w:r>
      <w:r w:rsidRPr="00B51FA5">
        <w:rPr>
          <w:rFonts w:ascii="Times New Roman" w:hint="eastAsia"/>
          <w:sz w:val="23"/>
          <w:szCs w:val="23"/>
        </w:rPr>
        <w:t>의무사항의</w:t>
      </w:r>
      <w:r w:rsidRPr="00B51FA5">
        <w:rPr>
          <w:rFonts w:ascii="Times New Roman" w:hint="eastAsia"/>
          <w:sz w:val="23"/>
          <w:szCs w:val="23"/>
        </w:rPr>
        <w:t xml:space="preserve"> </w:t>
      </w:r>
      <w:r w:rsidRPr="00B51FA5">
        <w:rPr>
          <w:rFonts w:ascii="Times New Roman" w:hint="eastAsia"/>
          <w:sz w:val="23"/>
          <w:szCs w:val="23"/>
        </w:rPr>
        <w:t>이행</w:t>
      </w:r>
      <w:r w:rsidR="00760096">
        <w:rPr>
          <w:rFonts w:ascii="Times New Roman" w:hint="eastAsia"/>
          <w:sz w:val="23"/>
          <w:szCs w:val="23"/>
        </w:rPr>
        <w:t>을</w:t>
      </w:r>
      <w:r w:rsidRPr="00883718">
        <w:rPr>
          <w:rFonts w:ascii="Times New Roman" w:hint="eastAsia"/>
          <w:sz w:val="23"/>
          <w:szCs w:val="23"/>
        </w:rPr>
        <w:t xml:space="preserve"> </w:t>
      </w:r>
      <w:r w:rsidRPr="000575B1">
        <w:rPr>
          <w:rFonts w:ascii="Times New Roman"/>
          <w:sz w:val="23"/>
          <w:szCs w:val="23"/>
        </w:rPr>
        <w:t>위하여</w:t>
      </w:r>
      <w:r w:rsidRPr="00522B89">
        <w:rPr>
          <w:rFonts w:ascii="Times New Roman"/>
          <w:sz w:val="23"/>
          <w:szCs w:val="23"/>
        </w:rPr>
        <w:t xml:space="preserve"> </w:t>
      </w:r>
      <w:r w:rsidRPr="00522B89">
        <w:rPr>
          <w:rFonts w:ascii="Times New Roman"/>
          <w:sz w:val="23"/>
          <w:szCs w:val="23"/>
        </w:rPr>
        <w:t>합리적으로</w:t>
      </w:r>
      <w:r w:rsidRPr="00B51FA5">
        <w:rPr>
          <w:rFonts w:ascii="Times New Roman"/>
          <w:sz w:val="23"/>
          <w:szCs w:val="23"/>
        </w:rPr>
        <w:t xml:space="preserve"> </w:t>
      </w:r>
      <w:r w:rsidRPr="00B51FA5">
        <w:rPr>
          <w:rFonts w:ascii="Times New Roman" w:hint="eastAsia"/>
          <w:sz w:val="23"/>
          <w:szCs w:val="23"/>
        </w:rPr>
        <w:t>필요한</w:t>
      </w:r>
      <w:r w:rsidRPr="00B51FA5">
        <w:rPr>
          <w:rFonts w:ascii="Times New Roman" w:hint="eastAsia"/>
          <w:sz w:val="23"/>
          <w:szCs w:val="23"/>
        </w:rPr>
        <w:t xml:space="preserve">, </w:t>
      </w:r>
      <w:r w:rsidRPr="00B51FA5">
        <w:rPr>
          <w:rFonts w:ascii="Times New Roman" w:hint="eastAsia"/>
          <w:sz w:val="23"/>
          <w:szCs w:val="23"/>
        </w:rPr>
        <w:t>분할대상사업</w:t>
      </w:r>
      <w:r w:rsidRPr="00B51FA5">
        <w:rPr>
          <w:rFonts w:ascii="Times New Roman"/>
          <w:sz w:val="23"/>
          <w:szCs w:val="23"/>
        </w:rPr>
        <w:t>에</w:t>
      </w:r>
      <w:r w:rsidRPr="00B51FA5">
        <w:rPr>
          <w:rFonts w:ascii="Times New Roman"/>
          <w:sz w:val="23"/>
          <w:szCs w:val="23"/>
        </w:rPr>
        <w:t xml:space="preserve"> </w:t>
      </w:r>
      <w:r w:rsidRPr="00B51FA5">
        <w:rPr>
          <w:rFonts w:ascii="Times New Roman"/>
          <w:sz w:val="23"/>
          <w:szCs w:val="23"/>
        </w:rPr>
        <w:t>관한</w:t>
      </w:r>
      <w:r w:rsidRPr="00B51FA5">
        <w:rPr>
          <w:rFonts w:ascii="Times New Roman"/>
          <w:sz w:val="23"/>
          <w:szCs w:val="23"/>
        </w:rPr>
        <w:t xml:space="preserve"> </w:t>
      </w:r>
      <w:r w:rsidRPr="00B51FA5">
        <w:rPr>
          <w:rFonts w:ascii="Times New Roman" w:hint="eastAsia"/>
          <w:sz w:val="23"/>
          <w:szCs w:val="23"/>
        </w:rPr>
        <w:t>자료</w:t>
      </w:r>
      <w:r w:rsidRPr="00B51FA5">
        <w:rPr>
          <w:rFonts w:ascii="Times New Roman"/>
          <w:sz w:val="23"/>
          <w:szCs w:val="23"/>
        </w:rPr>
        <w:t xml:space="preserve">, </w:t>
      </w:r>
      <w:r w:rsidRPr="00B51FA5">
        <w:rPr>
          <w:rFonts w:ascii="Times New Roman" w:hint="eastAsia"/>
          <w:sz w:val="23"/>
          <w:szCs w:val="23"/>
        </w:rPr>
        <w:t>정보의</w:t>
      </w:r>
      <w:r w:rsidRPr="00B51FA5">
        <w:rPr>
          <w:rFonts w:ascii="Times New Roman" w:hint="eastAsia"/>
          <w:sz w:val="23"/>
          <w:szCs w:val="23"/>
        </w:rPr>
        <w:t xml:space="preserve"> </w:t>
      </w:r>
      <w:r w:rsidRPr="00B51FA5">
        <w:rPr>
          <w:rFonts w:ascii="Times New Roman" w:hint="eastAsia"/>
          <w:sz w:val="23"/>
          <w:szCs w:val="23"/>
        </w:rPr>
        <w:t>제공을</w:t>
      </w:r>
      <w:r w:rsidRPr="00B51FA5">
        <w:rPr>
          <w:rFonts w:ascii="Times New Roman" w:hint="eastAsia"/>
          <w:sz w:val="23"/>
          <w:szCs w:val="23"/>
        </w:rPr>
        <w:t xml:space="preserve"> </w:t>
      </w:r>
      <w:r w:rsidRPr="00B51FA5">
        <w:rPr>
          <w:rFonts w:ascii="Times New Roman" w:hint="eastAsia"/>
          <w:sz w:val="23"/>
          <w:szCs w:val="23"/>
        </w:rPr>
        <w:t>매도인에게</w:t>
      </w:r>
      <w:r w:rsidRPr="00B51FA5">
        <w:rPr>
          <w:rFonts w:ascii="Times New Roman" w:hint="eastAsia"/>
          <w:sz w:val="23"/>
          <w:szCs w:val="23"/>
        </w:rPr>
        <w:t xml:space="preserve"> </w:t>
      </w:r>
      <w:r w:rsidRPr="00B51FA5">
        <w:rPr>
          <w:rFonts w:ascii="Times New Roman" w:hint="eastAsia"/>
          <w:sz w:val="23"/>
          <w:szCs w:val="23"/>
        </w:rPr>
        <w:t>요청할</w:t>
      </w:r>
      <w:r w:rsidRPr="00B51FA5">
        <w:rPr>
          <w:rFonts w:ascii="Times New Roman" w:hint="eastAsia"/>
          <w:sz w:val="23"/>
          <w:szCs w:val="23"/>
        </w:rPr>
        <w:t xml:space="preserve"> </w:t>
      </w:r>
      <w:r w:rsidRPr="00B51FA5">
        <w:rPr>
          <w:rFonts w:ascii="Times New Roman" w:hint="eastAsia"/>
          <w:sz w:val="23"/>
          <w:szCs w:val="23"/>
        </w:rPr>
        <w:t>수</w:t>
      </w:r>
      <w:r w:rsidRPr="00B51FA5">
        <w:rPr>
          <w:rFonts w:ascii="Times New Roman" w:hint="eastAsia"/>
          <w:sz w:val="23"/>
          <w:szCs w:val="23"/>
        </w:rPr>
        <w:t xml:space="preserve"> </w:t>
      </w:r>
      <w:r w:rsidRPr="00B51FA5">
        <w:rPr>
          <w:rFonts w:ascii="Times New Roman" w:hint="eastAsia"/>
          <w:sz w:val="23"/>
          <w:szCs w:val="23"/>
        </w:rPr>
        <w:t>있으며</w:t>
      </w:r>
      <w:r w:rsidRPr="00B51FA5">
        <w:rPr>
          <w:rFonts w:ascii="Times New Roman" w:hint="eastAsia"/>
          <w:sz w:val="23"/>
          <w:szCs w:val="23"/>
        </w:rPr>
        <w:t xml:space="preserve">, </w:t>
      </w:r>
      <w:r w:rsidRPr="00B51FA5">
        <w:rPr>
          <w:rFonts w:ascii="Times New Roman" w:hint="eastAsia"/>
          <w:sz w:val="23"/>
          <w:szCs w:val="23"/>
        </w:rPr>
        <w:t>매도인은</w:t>
      </w:r>
      <w:r w:rsidRPr="00B51FA5">
        <w:rPr>
          <w:rFonts w:ascii="Times New Roman" w:hint="eastAsia"/>
          <w:sz w:val="23"/>
          <w:szCs w:val="23"/>
        </w:rPr>
        <w:t xml:space="preserve"> </w:t>
      </w:r>
      <w:r w:rsidRPr="00B51FA5">
        <w:rPr>
          <w:rFonts w:ascii="Times New Roman" w:hint="eastAsia"/>
          <w:sz w:val="23"/>
          <w:szCs w:val="23"/>
        </w:rPr>
        <w:t>이에</w:t>
      </w:r>
      <w:r w:rsidRPr="00B51FA5">
        <w:rPr>
          <w:rFonts w:ascii="Times New Roman" w:hint="eastAsia"/>
          <w:sz w:val="23"/>
          <w:szCs w:val="23"/>
        </w:rPr>
        <w:t xml:space="preserve"> </w:t>
      </w:r>
      <w:r w:rsidRPr="00B51FA5">
        <w:rPr>
          <w:rFonts w:ascii="Times New Roman" w:hint="eastAsia"/>
          <w:sz w:val="23"/>
          <w:szCs w:val="23"/>
        </w:rPr>
        <w:t>응하여</w:t>
      </w:r>
      <w:r w:rsidRPr="00B51FA5">
        <w:rPr>
          <w:rFonts w:ascii="Times New Roman" w:hint="eastAsia"/>
          <w:sz w:val="23"/>
          <w:szCs w:val="23"/>
        </w:rPr>
        <w:t xml:space="preserve"> </w:t>
      </w:r>
      <w:proofErr w:type="spellStart"/>
      <w:r w:rsidRPr="00B51FA5">
        <w:rPr>
          <w:rFonts w:ascii="Times New Roman" w:hint="eastAsia"/>
          <w:sz w:val="23"/>
          <w:szCs w:val="23"/>
        </w:rPr>
        <w:t>요청받은</w:t>
      </w:r>
      <w:proofErr w:type="spellEnd"/>
      <w:r w:rsidRPr="00B51FA5">
        <w:rPr>
          <w:rFonts w:ascii="Times New Roman" w:hint="eastAsia"/>
          <w:sz w:val="23"/>
          <w:szCs w:val="23"/>
        </w:rPr>
        <w:t xml:space="preserve"> </w:t>
      </w:r>
      <w:r w:rsidRPr="00B51FA5">
        <w:rPr>
          <w:rFonts w:ascii="Times New Roman" w:hint="eastAsia"/>
          <w:sz w:val="23"/>
          <w:szCs w:val="23"/>
        </w:rPr>
        <w:t>자료</w:t>
      </w:r>
      <w:r w:rsidRPr="00B51FA5">
        <w:rPr>
          <w:rFonts w:ascii="Times New Roman" w:hint="eastAsia"/>
          <w:sz w:val="23"/>
          <w:szCs w:val="23"/>
        </w:rPr>
        <w:t xml:space="preserve">, </w:t>
      </w:r>
      <w:r w:rsidRPr="00B51FA5">
        <w:rPr>
          <w:rFonts w:ascii="Times New Roman" w:hint="eastAsia"/>
          <w:sz w:val="23"/>
          <w:szCs w:val="23"/>
        </w:rPr>
        <w:t>정보를</w:t>
      </w:r>
      <w:r w:rsidRPr="00B51FA5">
        <w:rPr>
          <w:rFonts w:ascii="Times New Roman" w:hint="eastAsia"/>
          <w:sz w:val="23"/>
          <w:szCs w:val="23"/>
        </w:rPr>
        <w:t xml:space="preserve"> </w:t>
      </w:r>
      <w:r w:rsidRPr="00B51FA5">
        <w:rPr>
          <w:rFonts w:ascii="Times New Roman" w:hint="eastAsia"/>
          <w:sz w:val="23"/>
          <w:szCs w:val="23"/>
        </w:rPr>
        <w:t>제공하여</w:t>
      </w:r>
      <w:r w:rsidRPr="00B51FA5">
        <w:rPr>
          <w:rFonts w:ascii="Times New Roman" w:hint="eastAsia"/>
          <w:sz w:val="23"/>
          <w:szCs w:val="23"/>
        </w:rPr>
        <w:t xml:space="preserve"> </w:t>
      </w:r>
      <w:r w:rsidRPr="00B51FA5">
        <w:rPr>
          <w:rFonts w:ascii="Times New Roman" w:hint="eastAsia"/>
          <w:sz w:val="23"/>
          <w:szCs w:val="23"/>
        </w:rPr>
        <w:t>주도록</w:t>
      </w:r>
      <w:r w:rsidRPr="00B51FA5">
        <w:rPr>
          <w:rFonts w:ascii="Times New Roman" w:hint="eastAsia"/>
          <w:sz w:val="23"/>
          <w:szCs w:val="23"/>
        </w:rPr>
        <w:t xml:space="preserve"> </w:t>
      </w:r>
      <w:r w:rsidRPr="00B51FA5">
        <w:rPr>
          <w:rFonts w:ascii="Times New Roman"/>
          <w:sz w:val="23"/>
          <w:szCs w:val="23"/>
        </w:rPr>
        <w:t>한다</w:t>
      </w:r>
      <w:r w:rsidRPr="00B51FA5">
        <w:rPr>
          <w:rFonts w:ascii="Times New Roman"/>
          <w:sz w:val="23"/>
          <w:szCs w:val="23"/>
        </w:rPr>
        <w:t xml:space="preserve">. </w:t>
      </w:r>
      <w:r w:rsidRPr="00B51FA5">
        <w:rPr>
          <w:rFonts w:ascii="Times New Roman"/>
          <w:sz w:val="23"/>
          <w:szCs w:val="23"/>
        </w:rPr>
        <w:t>다만</w:t>
      </w:r>
      <w:r w:rsidRPr="00B51FA5">
        <w:rPr>
          <w:rFonts w:ascii="Times New Roman"/>
          <w:sz w:val="23"/>
          <w:szCs w:val="23"/>
        </w:rPr>
        <w:t xml:space="preserve">, </w:t>
      </w:r>
      <w:r w:rsidRPr="00B51FA5">
        <w:rPr>
          <w:rFonts w:ascii="Times New Roman"/>
          <w:sz w:val="23"/>
          <w:szCs w:val="23"/>
        </w:rPr>
        <w:t>본</w:t>
      </w:r>
      <w:r w:rsidRPr="00B51FA5">
        <w:rPr>
          <w:rFonts w:ascii="Times New Roman"/>
          <w:sz w:val="23"/>
          <w:szCs w:val="23"/>
        </w:rPr>
        <w:t xml:space="preserve"> </w:t>
      </w:r>
      <w:r w:rsidR="00D9754B">
        <w:rPr>
          <w:rFonts w:ascii="Times New Roman" w:hint="eastAsia"/>
          <w:sz w:val="23"/>
          <w:szCs w:val="23"/>
        </w:rPr>
        <w:t>조</w:t>
      </w:r>
      <w:r w:rsidRPr="00B51FA5">
        <w:rPr>
          <w:rFonts w:ascii="Times New Roman"/>
          <w:sz w:val="23"/>
          <w:szCs w:val="23"/>
        </w:rPr>
        <w:t>에</w:t>
      </w:r>
      <w:r w:rsidRPr="00B51FA5">
        <w:rPr>
          <w:rFonts w:ascii="Times New Roman"/>
          <w:sz w:val="23"/>
          <w:szCs w:val="23"/>
        </w:rPr>
        <w:t xml:space="preserve"> </w:t>
      </w:r>
      <w:r w:rsidRPr="00B51FA5">
        <w:rPr>
          <w:rFonts w:ascii="Times New Roman"/>
          <w:sz w:val="23"/>
          <w:szCs w:val="23"/>
        </w:rPr>
        <w:t>따른</w:t>
      </w:r>
      <w:r w:rsidRPr="00B51FA5">
        <w:rPr>
          <w:rFonts w:ascii="Times New Roman"/>
          <w:sz w:val="23"/>
          <w:szCs w:val="23"/>
        </w:rPr>
        <w:t xml:space="preserve"> </w:t>
      </w:r>
      <w:r w:rsidRPr="00B51FA5">
        <w:rPr>
          <w:rFonts w:ascii="Times New Roman"/>
          <w:sz w:val="23"/>
          <w:szCs w:val="23"/>
        </w:rPr>
        <w:t>정보</w:t>
      </w:r>
      <w:r w:rsidRPr="00B51FA5">
        <w:rPr>
          <w:rFonts w:ascii="Times New Roman"/>
          <w:sz w:val="23"/>
          <w:szCs w:val="23"/>
        </w:rPr>
        <w:t xml:space="preserve"> </w:t>
      </w:r>
      <w:r w:rsidRPr="00B51FA5">
        <w:rPr>
          <w:rFonts w:ascii="Times New Roman"/>
          <w:sz w:val="23"/>
          <w:szCs w:val="23"/>
        </w:rPr>
        <w:t>접근은</w:t>
      </w:r>
      <w:r w:rsidRPr="00B51FA5">
        <w:rPr>
          <w:rFonts w:ascii="Times New Roman"/>
          <w:sz w:val="23"/>
          <w:szCs w:val="23"/>
        </w:rPr>
        <w:t xml:space="preserve"> </w:t>
      </w:r>
      <w:r w:rsidRPr="00B51FA5">
        <w:rPr>
          <w:rFonts w:ascii="Times New Roman"/>
          <w:sz w:val="23"/>
          <w:szCs w:val="23"/>
        </w:rPr>
        <w:t>영업시간</w:t>
      </w:r>
      <w:r w:rsidRPr="00B51FA5">
        <w:rPr>
          <w:rFonts w:ascii="Times New Roman"/>
          <w:sz w:val="23"/>
          <w:szCs w:val="23"/>
        </w:rPr>
        <w:t xml:space="preserve"> </w:t>
      </w:r>
      <w:r w:rsidRPr="00B51FA5">
        <w:rPr>
          <w:rFonts w:ascii="Times New Roman"/>
          <w:sz w:val="23"/>
          <w:szCs w:val="23"/>
        </w:rPr>
        <w:t>중</w:t>
      </w:r>
      <w:r w:rsidRPr="00B51FA5">
        <w:rPr>
          <w:rFonts w:ascii="Times New Roman"/>
          <w:sz w:val="23"/>
          <w:szCs w:val="23"/>
        </w:rPr>
        <w:t xml:space="preserve"> </w:t>
      </w:r>
      <w:r w:rsidRPr="00B51FA5">
        <w:rPr>
          <w:rFonts w:ascii="Times New Roman"/>
          <w:sz w:val="23"/>
          <w:szCs w:val="23"/>
        </w:rPr>
        <w:t>분할대상사업의</w:t>
      </w:r>
      <w:r w:rsidRPr="00B51FA5">
        <w:rPr>
          <w:rFonts w:ascii="Times New Roman"/>
          <w:sz w:val="23"/>
          <w:szCs w:val="23"/>
        </w:rPr>
        <w:t xml:space="preserve"> </w:t>
      </w:r>
      <w:r w:rsidRPr="00B51FA5">
        <w:rPr>
          <w:rFonts w:ascii="Times New Roman"/>
          <w:sz w:val="23"/>
          <w:szCs w:val="23"/>
        </w:rPr>
        <w:t>통상적인</w:t>
      </w:r>
      <w:r w:rsidRPr="00B51FA5">
        <w:rPr>
          <w:rFonts w:ascii="Times New Roman"/>
          <w:sz w:val="23"/>
          <w:szCs w:val="23"/>
        </w:rPr>
        <w:t xml:space="preserve"> </w:t>
      </w:r>
      <w:r w:rsidRPr="00B51FA5">
        <w:rPr>
          <w:rFonts w:ascii="Times New Roman"/>
          <w:sz w:val="23"/>
          <w:szCs w:val="23"/>
        </w:rPr>
        <w:t>업무에</w:t>
      </w:r>
      <w:r w:rsidRPr="00B51FA5">
        <w:rPr>
          <w:rFonts w:ascii="Times New Roman"/>
          <w:sz w:val="23"/>
          <w:szCs w:val="23"/>
        </w:rPr>
        <w:t xml:space="preserve"> </w:t>
      </w:r>
      <w:r w:rsidRPr="00B51FA5">
        <w:rPr>
          <w:rFonts w:ascii="Times New Roman"/>
          <w:sz w:val="23"/>
          <w:szCs w:val="23"/>
        </w:rPr>
        <w:t>방해가</w:t>
      </w:r>
      <w:r w:rsidRPr="00B51FA5">
        <w:rPr>
          <w:rFonts w:ascii="Times New Roman"/>
          <w:sz w:val="23"/>
          <w:szCs w:val="23"/>
        </w:rPr>
        <w:t xml:space="preserve"> </w:t>
      </w:r>
      <w:r w:rsidRPr="00B51FA5">
        <w:rPr>
          <w:rFonts w:ascii="Times New Roman"/>
          <w:sz w:val="23"/>
          <w:szCs w:val="23"/>
        </w:rPr>
        <w:t>되지</w:t>
      </w:r>
      <w:r w:rsidRPr="00B51FA5">
        <w:rPr>
          <w:rFonts w:ascii="Times New Roman"/>
          <w:sz w:val="23"/>
          <w:szCs w:val="23"/>
        </w:rPr>
        <w:t xml:space="preserve"> </w:t>
      </w:r>
      <w:r w:rsidRPr="00B51FA5">
        <w:rPr>
          <w:rFonts w:ascii="Times New Roman"/>
          <w:sz w:val="23"/>
          <w:szCs w:val="23"/>
        </w:rPr>
        <w:t>않고</w:t>
      </w:r>
      <w:r w:rsidRPr="00B51FA5">
        <w:rPr>
          <w:rFonts w:ascii="Times New Roman"/>
          <w:sz w:val="23"/>
          <w:szCs w:val="23"/>
        </w:rPr>
        <w:t xml:space="preserve"> </w:t>
      </w:r>
      <w:r w:rsidRPr="00B51FA5">
        <w:rPr>
          <w:rFonts w:ascii="Times New Roman"/>
          <w:sz w:val="23"/>
          <w:szCs w:val="23"/>
        </w:rPr>
        <w:t>해당</w:t>
      </w:r>
      <w:r w:rsidRPr="00B51FA5">
        <w:rPr>
          <w:rFonts w:ascii="Times New Roman"/>
          <w:sz w:val="23"/>
          <w:szCs w:val="23"/>
        </w:rPr>
        <w:t xml:space="preserve"> </w:t>
      </w:r>
      <w:r w:rsidRPr="00B51FA5">
        <w:rPr>
          <w:rFonts w:ascii="Times New Roman"/>
          <w:sz w:val="23"/>
          <w:szCs w:val="23"/>
        </w:rPr>
        <w:t>자료나</w:t>
      </w:r>
      <w:r w:rsidRPr="00B51FA5">
        <w:rPr>
          <w:rFonts w:ascii="Times New Roman"/>
          <w:sz w:val="23"/>
          <w:szCs w:val="23"/>
        </w:rPr>
        <w:t xml:space="preserve"> </w:t>
      </w:r>
      <w:r w:rsidRPr="00B51FA5">
        <w:rPr>
          <w:rFonts w:ascii="Times New Roman"/>
          <w:sz w:val="23"/>
          <w:szCs w:val="23"/>
        </w:rPr>
        <w:t>정보의</w:t>
      </w:r>
      <w:r w:rsidRPr="00B51FA5">
        <w:rPr>
          <w:rFonts w:ascii="Times New Roman"/>
          <w:sz w:val="23"/>
          <w:szCs w:val="23"/>
        </w:rPr>
        <w:t xml:space="preserve"> </w:t>
      </w:r>
      <w:r w:rsidRPr="00B51FA5">
        <w:rPr>
          <w:rFonts w:ascii="Times New Roman"/>
          <w:sz w:val="23"/>
          <w:szCs w:val="23"/>
        </w:rPr>
        <w:t>제공이</w:t>
      </w:r>
      <w:r w:rsidRPr="00B51FA5">
        <w:rPr>
          <w:rFonts w:ascii="Times New Roman"/>
          <w:sz w:val="23"/>
          <w:szCs w:val="23"/>
        </w:rPr>
        <w:t xml:space="preserve"> </w:t>
      </w:r>
      <w:r w:rsidRPr="00B51FA5">
        <w:rPr>
          <w:rFonts w:ascii="Times New Roman"/>
          <w:sz w:val="23"/>
          <w:szCs w:val="23"/>
        </w:rPr>
        <w:t>관련</w:t>
      </w:r>
      <w:r w:rsidRPr="00B51FA5">
        <w:rPr>
          <w:rFonts w:ascii="Times New Roman"/>
          <w:sz w:val="23"/>
          <w:szCs w:val="23"/>
        </w:rPr>
        <w:t xml:space="preserve"> </w:t>
      </w:r>
      <w:r w:rsidRPr="00B51FA5">
        <w:rPr>
          <w:rFonts w:ascii="Times New Roman"/>
          <w:sz w:val="23"/>
          <w:szCs w:val="23"/>
        </w:rPr>
        <w:t>법률이나</w:t>
      </w:r>
      <w:r w:rsidRPr="00B51FA5">
        <w:rPr>
          <w:rFonts w:ascii="Times New Roman"/>
          <w:sz w:val="23"/>
          <w:szCs w:val="23"/>
        </w:rPr>
        <w:t xml:space="preserve"> </w:t>
      </w:r>
      <w:r w:rsidRPr="00B51FA5">
        <w:rPr>
          <w:rFonts w:ascii="Times New Roman" w:hint="eastAsia"/>
          <w:sz w:val="23"/>
          <w:szCs w:val="23"/>
        </w:rPr>
        <w:t>매도인</w:t>
      </w:r>
      <w:r w:rsidRPr="00B51FA5">
        <w:rPr>
          <w:rFonts w:ascii="Times New Roman" w:hint="eastAsia"/>
          <w:sz w:val="23"/>
          <w:szCs w:val="23"/>
        </w:rPr>
        <w:t xml:space="preserve"> </w:t>
      </w:r>
      <w:r w:rsidRPr="00B51FA5">
        <w:rPr>
          <w:rFonts w:ascii="Times New Roman" w:hint="eastAsia"/>
          <w:sz w:val="23"/>
          <w:szCs w:val="23"/>
        </w:rPr>
        <w:t>및</w:t>
      </w:r>
      <w:r w:rsidRPr="00B51FA5">
        <w:rPr>
          <w:rFonts w:ascii="Times New Roman" w:hint="eastAsia"/>
          <w:sz w:val="23"/>
          <w:szCs w:val="23"/>
        </w:rPr>
        <w:t>/</w:t>
      </w:r>
      <w:r w:rsidRPr="00B51FA5">
        <w:rPr>
          <w:rFonts w:ascii="Times New Roman" w:hint="eastAsia"/>
          <w:sz w:val="23"/>
          <w:szCs w:val="23"/>
        </w:rPr>
        <w:t>또는</w:t>
      </w:r>
      <w:r w:rsidRPr="00B51FA5">
        <w:rPr>
          <w:rFonts w:ascii="Times New Roman" w:hint="eastAsia"/>
          <w:sz w:val="23"/>
          <w:szCs w:val="23"/>
        </w:rPr>
        <w:t xml:space="preserve"> </w:t>
      </w:r>
      <w:proofErr w:type="spellStart"/>
      <w:r w:rsidRPr="00B51FA5">
        <w:rPr>
          <w:rFonts w:ascii="Times New Roman" w:hint="eastAsia"/>
          <w:sz w:val="23"/>
          <w:szCs w:val="23"/>
        </w:rPr>
        <w:t>대상회사가</w:t>
      </w:r>
      <w:proofErr w:type="spellEnd"/>
      <w:r w:rsidRPr="00B51FA5">
        <w:rPr>
          <w:rFonts w:ascii="Times New Roman" w:hint="eastAsia"/>
          <w:sz w:val="23"/>
          <w:szCs w:val="23"/>
        </w:rPr>
        <w:t xml:space="preserve"> </w:t>
      </w:r>
      <w:r w:rsidRPr="00B51FA5">
        <w:rPr>
          <w:rFonts w:ascii="Times New Roman" w:hint="eastAsia"/>
          <w:sz w:val="23"/>
          <w:szCs w:val="23"/>
        </w:rPr>
        <w:t>체결한</w:t>
      </w:r>
      <w:r w:rsidRPr="00B51FA5">
        <w:rPr>
          <w:rFonts w:ascii="Times New Roman"/>
          <w:sz w:val="23"/>
          <w:szCs w:val="23"/>
        </w:rPr>
        <w:t xml:space="preserve"> </w:t>
      </w:r>
      <w:r w:rsidRPr="00B51FA5">
        <w:rPr>
          <w:rFonts w:ascii="Times New Roman"/>
          <w:sz w:val="23"/>
          <w:szCs w:val="23"/>
        </w:rPr>
        <w:t>계약에</w:t>
      </w:r>
      <w:r w:rsidRPr="00B51FA5">
        <w:rPr>
          <w:rFonts w:ascii="Times New Roman"/>
          <w:sz w:val="23"/>
          <w:szCs w:val="23"/>
        </w:rPr>
        <w:t xml:space="preserve"> </w:t>
      </w:r>
      <w:r w:rsidRPr="00B51FA5">
        <w:rPr>
          <w:rFonts w:ascii="Times New Roman"/>
          <w:sz w:val="23"/>
          <w:szCs w:val="23"/>
        </w:rPr>
        <w:t>위반되지</w:t>
      </w:r>
      <w:r w:rsidRPr="00B51FA5">
        <w:rPr>
          <w:rFonts w:ascii="Times New Roman"/>
          <w:sz w:val="23"/>
          <w:szCs w:val="23"/>
        </w:rPr>
        <w:t xml:space="preserve"> </w:t>
      </w:r>
      <w:r w:rsidRPr="00B51FA5">
        <w:rPr>
          <w:rFonts w:ascii="Times New Roman"/>
          <w:sz w:val="23"/>
          <w:szCs w:val="23"/>
        </w:rPr>
        <w:t>아니하는</w:t>
      </w:r>
      <w:r w:rsidRPr="00B51FA5">
        <w:rPr>
          <w:rFonts w:ascii="Times New Roman"/>
          <w:sz w:val="23"/>
          <w:szCs w:val="23"/>
        </w:rPr>
        <w:t xml:space="preserve"> </w:t>
      </w:r>
      <w:r w:rsidRPr="00B51FA5">
        <w:rPr>
          <w:rFonts w:ascii="Times New Roman"/>
          <w:sz w:val="23"/>
          <w:szCs w:val="23"/>
        </w:rPr>
        <w:t>범위</w:t>
      </w:r>
      <w:r w:rsidRPr="00B51FA5">
        <w:rPr>
          <w:rFonts w:ascii="Times New Roman"/>
          <w:sz w:val="23"/>
          <w:szCs w:val="23"/>
        </w:rPr>
        <w:t xml:space="preserve"> </w:t>
      </w:r>
      <w:r w:rsidRPr="00B51FA5">
        <w:rPr>
          <w:rFonts w:ascii="Times New Roman"/>
          <w:sz w:val="23"/>
          <w:szCs w:val="23"/>
        </w:rPr>
        <w:t>내에서</w:t>
      </w:r>
      <w:r w:rsidRPr="00B51FA5">
        <w:rPr>
          <w:rFonts w:ascii="Times New Roman"/>
          <w:sz w:val="23"/>
          <w:szCs w:val="23"/>
        </w:rPr>
        <w:t xml:space="preserve"> </w:t>
      </w:r>
      <w:r w:rsidRPr="00B51FA5">
        <w:rPr>
          <w:rFonts w:ascii="Times New Roman"/>
          <w:sz w:val="23"/>
          <w:szCs w:val="23"/>
        </w:rPr>
        <w:t>이루어져야</w:t>
      </w:r>
      <w:r w:rsidRPr="00B51FA5">
        <w:rPr>
          <w:rFonts w:ascii="Times New Roman"/>
          <w:sz w:val="23"/>
          <w:szCs w:val="23"/>
        </w:rPr>
        <w:t xml:space="preserve"> </w:t>
      </w:r>
      <w:r w:rsidRPr="00B51FA5">
        <w:rPr>
          <w:rFonts w:ascii="Times New Roman"/>
          <w:sz w:val="23"/>
          <w:szCs w:val="23"/>
        </w:rPr>
        <w:t>한다</w:t>
      </w:r>
      <w:r w:rsidRPr="00B51FA5">
        <w:rPr>
          <w:rFonts w:ascii="Times New Roman"/>
          <w:sz w:val="23"/>
          <w:szCs w:val="23"/>
        </w:rPr>
        <w:t xml:space="preserve">. </w:t>
      </w:r>
      <w:r w:rsidRPr="00B51FA5">
        <w:rPr>
          <w:rFonts w:ascii="Times New Roman"/>
          <w:sz w:val="23"/>
          <w:szCs w:val="23"/>
        </w:rPr>
        <w:t>매수인은</w:t>
      </w:r>
      <w:r w:rsidRPr="00B51FA5">
        <w:rPr>
          <w:rFonts w:ascii="Times New Roman" w:hint="eastAsia"/>
          <w:sz w:val="23"/>
          <w:szCs w:val="23"/>
        </w:rPr>
        <w:t xml:space="preserve">, </w:t>
      </w:r>
      <w:r w:rsidRPr="00B51FA5">
        <w:rPr>
          <w:rFonts w:ascii="Times New Roman" w:hint="eastAsia"/>
          <w:sz w:val="23"/>
          <w:szCs w:val="23"/>
        </w:rPr>
        <w:t>통상적인</w:t>
      </w:r>
      <w:r w:rsidRPr="00B51FA5">
        <w:rPr>
          <w:rFonts w:ascii="Times New Roman" w:hint="eastAsia"/>
          <w:sz w:val="23"/>
          <w:szCs w:val="23"/>
        </w:rPr>
        <w:t xml:space="preserve"> </w:t>
      </w:r>
      <w:proofErr w:type="spellStart"/>
      <w:r w:rsidRPr="00B51FA5">
        <w:rPr>
          <w:rFonts w:ascii="Times New Roman" w:hint="eastAsia"/>
          <w:sz w:val="23"/>
          <w:szCs w:val="23"/>
        </w:rPr>
        <w:t>사업과정에</w:t>
      </w:r>
      <w:proofErr w:type="spellEnd"/>
      <w:r w:rsidRPr="00B51FA5">
        <w:rPr>
          <w:rFonts w:ascii="Times New Roman" w:hint="eastAsia"/>
          <w:sz w:val="23"/>
          <w:szCs w:val="23"/>
        </w:rPr>
        <w:t xml:space="preserve"> </w:t>
      </w:r>
      <w:r w:rsidRPr="00B51FA5">
        <w:rPr>
          <w:rFonts w:ascii="Times New Roman" w:hint="eastAsia"/>
          <w:sz w:val="23"/>
          <w:szCs w:val="23"/>
        </w:rPr>
        <w:t>의한</w:t>
      </w:r>
      <w:r w:rsidRPr="00B51FA5">
        <w:rPr>
          <w:rFonts w:ascii="Times New Roman" w:hint="eastAsia"/>
          <w:sz w:val="23"/>
          <w:szCs w:val="23"/>
        </w:rPr>
        <w:t xml:space="preserve"> </w:t>
      </w:r>
      <w:r w:rsidRPr="00B51FA5">
        <w:rPr>
          <w:rFonts w:ascii="Times New Roman" w:hint="eastAsia"/>
          <w:sz w:val="23"/>
          <w:szCs w:val="23"/>
        </w:rPr>
        <w:t>경우로서</w:t>
      </w:r>
      <w:r w:rsidRPr="00B51FA5">
        <w:rPr>
          <w:rFonts w:ascii="Times New Roman" w:hint="eastAsia"/>
          <w:sz w:val="23"/>
          <w:szCs w:val="23"/>
        </w:rPr>
        <w:t xml:space="preserve"> </w:t>
      </w:r>
      <w:r w:rsidRPr="00B51FA5">
        <w:rPr>
          <w:rFonts w:ascii="Times New Roman" w:hint="eastAsia"/>
          <w:sz w:val="23"/>
          <w:szCs w:val="23"/>
        </w:rPr>
        <w:t>본건</w:t>
      </w:r>
      <w:r w:rsidRPr="00B51FA5">
        <w:rPr>
          <w:rFonts w:ascii="Times New Roman" w:hint="eastAsia"/>
          <w:sz w:val="23"/>
          <w:szCs w:val="23"/>
        </w:rPr>
        <w:t xml:space="preserve"> </w:t>
      </w:r>
      <w:r w:rsidRPr="00B51FA5">
        <w:rPr>
          <w:rFonts w:ascii="Times New Roman" w:hint="eastAsia"/>
          <w:sz w:val="23"/>
          <w:szCs w:val="23"/>
        </w:rPr>
        <w:t>거래와</w:t>
      </w:r>
      <w:r w:rsidRPr="00B51FA5">
        <w:rPr>
          <w:rFonts w:ascii="Times New Roman" w:hint="eastAsia"/>
          <w:sz w:val="23"/>
          <w:szCs w:val="23"/>
        </w:rPr>
        <w:t xml:space="preserve"> </w:t>
      </w:r>
      <w:r w:rsidRPr="00B51FA5">
        <w:rPr>
          <w:rFonts w:ascii="Times New Roman" w:hint="eastAsia"/>
          <w:sz w:val="23"/>
          <w:szCs w:val="23"/>
        </w:rPr>
        <w:t>무관하게</w:t>
      </w:r>
      <w:r w:rsidRPr="00B51FA5">
        <w:rPr>
          <w:rFonts w:ascii="Times New Roman" w:hint="eastAsia"/>
          <w:sz w:val="23"/>
          <w:szCs w:val="23"/>
        </w:rPr>
        <w:t xml:space="preserve"> </w:t>
      </w:r>
      <w:r w:rsidRPr="00B51FA5">
        <w:rPr>
          <w:rFonts w:ascii="Times New Roman" w:hint="eastAsia"/>
          <w:sz w:val="23"/>
          <w:szCs w:val="23"/>
        </w:rPr>
        <w:t>이루어지는</w:t>
      </w:r>
      <w:r w:rsidRPr="00B51FA5">
        <w:rPr>
          <w:rFonts w:ascii="Times New Roman" w:hint="eastAsia"/>
          <w:sz w:val="23"/>
          <w:szCs w:val="23"/>
        </w:rPr>
        <w:t xml:space="preserve"> </w:t>
      </w:r>
      <w:r w:rsidRPr="00B51FA5">
        <w:rPr>
          <w:rFonts w:ascii="Times New Roman" w:hint="eastAsia"/>
          <w:sz w:val="23"/>
          <w:szCs w:val="23"/>
        </w:rPr>
        <w:t>경우가</w:t>
      </w:r>
      <w:r w:rsidRPr="00B51FA5">
        <w:rPr>
          <w:rFonts w:ascii="Times New Roman" w:hint="eastAsia"/>
          <w:sz w:val="23"/>
          <w:szCs w:val="23"/>
        </w:rPr>
        <w:t xml:space="preserve"> </w:t>
      </w:r>
      <w:r w:rsidRPr="00B51FA5">
        <w:rPr>
          <w:rFonts w:ascii="Times New Roman" w:hint="eastAsia"/>
          <w:sz w:val="23"/>
          <w:szCs w:val="23"/>
        </w:rPr>
        <w:t>아닌</w:t>
      </w:r>
      <w:r w:rsidRPr="00B51FA5">
        <w:rPr>
          <w:rFonts w:ascii="Times New Roman" w:hint="eastAsia"/>
          <w:sz w:val="23"/>
          <w:szCs w:val="23"/>
        </w:rPr>
        <w:t xml:space="preserve"> </w:t>
      </w:r>
      <w:r w:rsidRPr="00B51FA5">
        <w:rPr>
          <w:rFonts w:ascii="Times New Roman" w:hint="eastAsia"/>
          <w:sz w:val="23"/>
          <w:szCs w:val="23"/>
        </w:rPr>
        <w:t>한</w:t>
      </w:r>
      <w:r w:rsidRPr="00B51FA5">
        <w:rPr>
          <w:rFonts w:ascii="Times New Roman" w:hint="eastAsia"/>
          <w:sz w:val="23"/>
          <w:szCs w:val="23"/>
        </w:rPr>
        <w:t>,</w:t>
      </w:r>
      <w:r w:rsidRPr="00B51FA5">
        <w:rPr>
          <w:rFonts w:ascii="Times New Roman"/>
          <w:sz w:val="23"/>
          <w:szCs w:val="23"/>
        </w:rPr>
        <w:t xml:space="preserve"> </w:t>
      </w:r>
      <w:proofErr w:type="spellStart"/>
      <w:r w:rsidRPr="00B51FA5">
        <w:rPr>
          <w:rFonts w:ascii="Times New Roman"/>
          <w:sz w:val="23"/>
          <w:szCs w:val="23"/>
        </w:rPr>
        <w:t>거래종결</w:t>
      </w:r>
      <w:r w:rsidRPr="00B51FA5">
        <w:rPr>
          <w:rFonts w:ascii="Times New Roman" w:hint="eastAsia"/>
          <w:sz w:val="23"/>
          <w:szCs w:val="23"/>
        </w:rPr>
        <w:t>일</w:t>
      </w:r>
      <w:proofErr w:type="spellEnd"/>
      <w:r w:rsidRPr="00B51FA5">
        <w:rPr>
          <w:rFonts w:ascii="Times New Roman"/>
          <w:sz w:val="23"/>
          <w:szCs w:val="23"/>
        </w:rPr>
        <w:t xml:space="preserve"> </w:t>
      </w:r>
      <w:r w:rsidRPr="00B51FA5">
        <w:rPr>
          <w:rFonts w:ascii="Times New Roman"/>
          <w:sz w:val="23"/>
          <w:szCs w:val="23"/>
        </w:rPr>
        <w:t>전에는</w:t>
      </w:r>
      <w:r w:rsidRPr="00B51FA5">
        <w:rPr>
          <w:rFonts w:ascii="Times New Roman"/>
          <w:sz w:val="23"/>
          <w:szCs w:val="23"/>
        </w:rPr>
        <w:t xml:space="preserve"> </w:t>
      </w:r>
      <w:r w:rsidRPr="00B51FA5">
        <w:rPr>
          <w:rFonts w:ascii="Times New Roman"/>
          <w:sz w:val="23"/>
          <w:szCs w:val="23"/>
        </w:rPr>
        <w:t>매도인의</w:t>
      </w:r>
      <w:r w:rsidRPr="00B51FA5">
        <w:rPr>
          <w:rFonts w:ascii="Times New Roman"/>
          <w:sz w:val="23"/>
          <w:szCs w:val="23"/>
        </w:rPr>
        <w:t xml:space="preserve"> </w:t>
      </w:r>
      <w:r w:rsidRPr="00B51FA5">
        <w:rPr>
          <w:rFonts w:ascii="Times New Roman"/>
          <w:sz w:val="23"/>
          <w:szCs w:val="23"/>
        </w:rPr>
        <w:t>사전</w:t>
      </w:r>
      <w:r w:rsidRPr="00B51FA5">
        <w:rPr>
          <w:rFonts w:ascii="Times New Roman"/>
          <w:sz w:val="23"/>
          <w:szCs w:val="23"/>
        </w:rPr>
        <w:t xml:space="preserve"> </w:t>
      </w:r>
      <w:r w:rsidRPr="00B51FA5">
        <w:rPr>
          <w:rFonts w:ascii="Times New Roman"/>
          <w:sz w:val="23"/>
          <w:szCs w:val="23"/>
        </w:rPr>
        <w:t>서면</w:t>
      </w:r>
      <w:r w:rsidRPr="00B51FA5">
        <w:rPr>
          <w:rFonts w:ascii="Times New Roman"/>
          <w:sz w:val="23"/>
          <w:szCs w:val="23"/>
        </w:rPr>
        <w:t xml:space="preserve"> </w:t>
      </w:r>
      <w:r w:rsidRPr="00B51FA5">
        <w:rPr>
          <w:rFonts w:ascii="Times New Roman"/>
          <w:sz w:val="23"/>
          <w:szCs w:val="23"/>
        </w:rPr>
        <w:t>동의</w:t>
      </w:r>
      <w:r w:rsidRPr="00B51FA5">
        <w:rPr>
          <w:rFonts w:ascii="Times New Roman"/>
          <w:sz w:val="23"/>
          <w:szCs w:val="23"/>
        </w:rPr>
        <w:t xml:space="preserve"> </w:t>
      </w:r>
      <w:r w:rsidRPr="00B51FA5">
        <w:rPr>
          <w:rFonts w:ascii="Times New Roman"/>
          <w:sz w:val="23"/>
          <w:szCs w:val="23"/>
        </w:rPr>
        <w:t>없이</w:t>
      </w:r>
      <w:r w:rsidRPr="00B51FA5">
        <w:rPr>
          <w:rFonts w:ascii="Times New Roman"/>
          <w:sz w:val="23"/>
          <w:szCs w:val="23"/>
        </w:rPr>
        <w:t xml:space="preserve"> </w:t>
      </w:r>
      <w:proofErr w:type="spellStart"/>
      <w:r w:rsidRPr="00B51FA5">
        <w:rPr>
          <w:rFonts w:ascii="Times New Roman" w:hint="eastAsia"/>
          <w:sz w:val="23"/>
          <w:szCs w:val="23"/>
        </w:rPr>
        <w:t>대상회사</w:t>
      </w:r>
      <w:proofErr w:type="spellEnd"/>
      <w:r w:rsidRPr="00B51FA5">
        <w:rPr>
          <w:rFonts w:ascii="Times New Roman" w:hint="eastAsia"/>
          <w:sz w:val="23"/>
          <w:szCs w:val="23"/>
        </w:rPr>
        <w:t>(</w:t>
      </w:r>
      <w:r w:rsidRPr="00B51FA5">
        <w:rPr>
          <w:rFonts w:ascii="Times New Roman" w:hint="eastAsia"/>
          <w:sz w:val="23"/>
          <w:szCs w:val="23"/>
        </w:rPr>
        <w:t>본건</w:t>
      </w:r>
      <w:r w:rsidRPr="00B51FA5">
        <w:rPr>
          <w:rFonts w:ascii="Times New Roman" w:hint="eastAsia"/>
          <w:sz w:val="23"/>
          <w:szCs w:val="23"/>
        </w:rPr>
        <w:t xml:space="preserve"> </w:t>
      </w:r>
      <w:r w:rsidRPr="00B51FA5">
        <w:rPr>
          <w:rFonts w:ascii="Times New Roman" w:hint="eastAsia"/>
          <w:sz w:val="23"/>
          <w:szCs w:val="23"/>
        </w:rPr>
        <w:t>분할효력발생일</w:t>
      </w:r>
      <w:r w:rsidRPr="00B51FA5">
        <w:rPr>
          <w:rFonts w:ascii="Times New Roman" w:hint="eastAsia"/>
          <w:sz w:val="23"/>
          <w:szCs w:val="23"/>
        </w:rPr>
        <w:t xml:space="preserve"> </w:t>
      </w:r>
      <w:r w:rsidRPr="00B51FA5">
        <w:rPr>
          <w:rFonts w:ascii="Times New Roman" w:hint="eastAsia"/>
          <w:sz w:val="23"/>
          <w:szCs w:val="23"/>
        </w:rPr>
        <w:t>전에는</w:t>
      </w:r>
      <w:r w:rsidRPr="00B51FA5">
        <w:rPr>
          <w:rFonts w:ascii="Times New Roman" w:hint="eastAsia"/>
          <w:sz w:val="23"/>
          <w:szCs w:val="23"/>
        </w:rPr>
        <w:t xml:space="preserve"> </w:t>
      </w:r>
      <w:r w:rsidRPr="00B51FA5">
        <w:rPr>
          <w:rFonts w:ascii="Times New Roman"/>
          <w:sz w:val="23"/>
          <w:szCs w:val="23"/>
        </w:rPr>
        <w:t>분할대상사업</w:t>
      </w:r>
      <w:r w:rsidRPr="00B51FA5">
        <w:rPr>
          <w:rFonts w:ascii="Times New Roman" w:hint="eastAsia"/>
          <w:sz w:val="23"/>
          <w:szCs w:val="23"/>
        </w:rPr>
        <w:t>)</w:t>
      </w:r>
      <w:r w:rsidRPr="00B51FA5">
        <w:rPr>
          <w:rFonts w:ascii="Times New Roman" w:hint="eastAsia"/>
          <w:sz w:val="23"/>
          <w:szCs w:val="23"/>
        </w:rPr>
        <w:t>의</w:t>
      </w:r>
      <w:r w:rsidRPr="00B51FA5">
        <w:rPr>
          <w:rFonts w:ascii="Times New Roman" w:hint="eastAsia"/>
          <w:sz w:val="23"/>
          <w:szCs w:val="23"/>
        </w:rPr>
        <w:t xml:space="preserve"> </w:t>
      </w:r>
      <w:r w:rsidRPr="00B51FA5">
        <w:rPr>
          <w:rFonts w:ascii="Times New Roman" w:hint="eastAsia"/>
          <w:sz w:val="23"/>
          <w:szCs w:val="23"/>
        </w:rPr>
        <w:t>임직원</w:t>
      </w:r>
      <w:r w:rsidRPr="00B51FA5">
        <w:rPr>
          <w:rFonts w:ascii="Times New Roman" w:hint="eastAsia"/>
          <w:sz w:val="23"/>
          <w:szCs w:val="23"/>
        </w:rPr>
        <w:t xml:space="preserve"> </w:t>
      </w:r>
      <w:r w:rsidRPr="00B51FA5">
        <w:rPr>
          <w:rFonts w:ascii="Times New Roman" w:hint="eastAsia"/>
          <w:sz w:val="23"/>
          <w:szCs w:val="23"/>
        </w:rPr>
        <w:t>및</w:t>
      </w:r>
      <w:r w:rsidRPr="00B51FA5">
        <w:rPr>
          <w:rFonts w:ascii="Times New Roman" w:hint="eastAsia"/>
          <w:sz w:val="23"/>
          <w:szCs w:val="23"/>
        </w:rPr>
        <w:t xml:space="preserve"> </w:t>
      </w:r>
      <w:r w:rsidRPr="00B51FA5">
        <w:rPr>
          <w:rFonts w:ascii="Times New Roman"/>
          <w:sz w:val="23"/>
          <w:szCs w:val="23"/>
        </w:rPr>
        <w:t>거래</w:t>
      </w:r>
      <w:r w:rsidRPr="00B51FA5">
        <w:rPr>
          <w:rFonts w:ascii="Times New Roman"/>
          <w:sz w:val="23"/>
          <w:szCs w:val="23"/>
        </w:rPr>
        <w:t xml:space="preserve"> </w:t>
      </w:r>
      <w:r w:rsidRPr="00B51FA5">
        <w:rPr>
          <w:rFonts w:ascii="Times New Roman"/>
          <w:sz w:val="23"/>
          <w:szCs w:val="23"/>
        </w:rPr>
        <w:t>상대방을</w:t>
      </w:r>
      <w:r w:rsidRPr="00B51FA5">
        <w:rPr>
          <w:rFonts w:ascii="Times New Roman"/>
          <w:sz w:val="23"/>
          <w:szCs w:val="23"/>
        </w:rPr>
        <w:t xml:space="preserve"> </w:t>
      </w:r>
      <w:r w:rsidRPr="00B51FA5">
        <w:rPr>
          <w:rFonts w:ascii="Times New Roman" w:hint="eastAsia"/>
          <w:sz w:val="23"/>
          <w:szCs w:val="23"/>
        </w:rPr>
        <w:t>직접</w:t>
      </w:r>
      <w:r w:rsidRPr="00B51FA5">
        <w:rPr>
          <w:rFonts w:ascii="Times New Roman" w:hint="eastAsia"/>
          <w:sz w:val="23"/>
          <w:szCs w:val="23"/>
        </w:rPr>
        <w:t xml:space="preserve"> </w:t>
      </w:r>
      <w:r w:rsidRPr="00B51FA5">
        <w:rPr>
          <w:rFonts w:ascii="Times New Roman"/>
          <w:sz w:val="23"/>
          <w:szCs w:val="23"/>
        </w:rPr>
        <w:t>접촉해서는</w:t>
      </w:r>
      <w:r w:rsidRPr="00B51FA5">
        <w:rPr>
          <w:rFonts w:ascii="Times New Roman"/>
          <w:sz w:val="23"/>
          <w:szCs w:val="23"/>
        </w:rPr>
        <w:t xml:space="preserve"> </w:t>
      </w:r>
      <w:r w:rsidRPr="00B51FA5">
        <w:rPr>
          <w:rFonts w:ascii="Times New Roman"/>
          <w:sz w:val="23"/>
          <w:szCs w:val="23"/>
        </w:rPr>
        <w:t>아니된다</w:t>
      </w:r>
      <w:r w:rsidRPr="00B51FA5">
        <w:rPr>
          <w:rFonts w:ascii="Times New Roman"/>
          <w:sz w:val="23"/>
          <w:szCs w:val="23"/>
        </w:rPr>
        <w:t xml:space="preserve">. </w:t>
      </w:r>
    </w:p>
    <w:p w14:paraId="5A41849F" w14:textId="5FDF7DFA" w:rsidR="00786425" w:rsidRPr="00B51FA5" w:rsidRDefault="00786425" w:rsidP="00786425">
      <w:pPr>
        <w:numPr>
          <w:ilvl w:val="1"/>
          <w:numId w:val="9"/>
        </w:numPr>
        <w:snapToGrid w:val="0"/>
        <w:spacing w:before="180" w:after="180" w:line="360" w:lineRule="atLeast"/>
        <w:rPr>
          <w:rFonts w:ascii="Times New Roman" w:eastAsia="바탕체"/>
          <w:sz w:val="23"/>
          <w:szCs w:val="23"/>
        </w:rPr>
      </w:pPr>
      <w:r w:rsidRPr="00B51FA5">
        <w:rPr>
          <w:rFonts w:ascii="Times New Roman"/>
          <w:sz w:val="23"/>
          <w:szCs w:val="23"/>
          <w:u w:val="single"/>
        </w:rPr>
        <w:t>본건</w:t>
      </w:r>
      <w:r w:rsidRPr="00B51FA5">
        <w:rPr>
          <w:rFonts w:ascii="Times New Roman"/>
          <w:sz w:val="23"/>
          <w:szCs w:val="23"/>
          <w:u w:val="single"/>
        </w:rPr>
        <w:t xml:space="preserve"> </w:t>
      </w:r>
      <w:r w:rsidRPr="00B51FA5">
        <w:rPr>
          <w:rFonts w:ascii="Times New Roman"/>
          <w:sz w:val="23"/>
          <w:szCs w:val="23"/>
          <w:u w:val="single"/>
        </w:rPr>
        <w:t>분할</w:t>
      </w:r>
      <w:r w:rsidRPr="00B51FA5">
        <w:rPr>
          <w:rFonts w:ascii="Times New Roman"/>
          <w:sz w:val="23"/>
          <w:szCs w:val="23"/>
          <w:u w:val="single"/>
        </w:rPr>
        <w:t xml:space="preserve"> </w:t>
      </w:r>
      <w:r w:rsidRPr="00B51FA5">
        <w:rPr>
          <w:rFonts w:ascii="Times New Roman"/>
          <w:sz w:val="23"/>
          <w:szCs w:val="23"/>
          <w:u w:val="single"/>
        </w:rPr>
        <w:t>절차</w:t>
      </w:r>
      <w:r w:rsidRPr="00B51FA5">
        <w:rPr>
          <w:rFonts w:ascii="Times New Roman" w:eastAsia="바탕체"/>
          <w:sz w:val="23"/>
          <w:szCs w:val="23"/>
        </w:rPr>
        <w:t xml:space="preserve">.  </w:t>
      </w:r>
      <w:r w:rsidRPr="00B51FA5">
        <w:rPr>
          <w:rFonts w:ascii="Times New Roman" w:eastAsia="바탕체"/>
          <w:sz w:val="23"/>
          <w:szCs w:val="23"/>
        </w:rPr>
        <w:t>매도인은</w:t>
      </w:r>
      <w:r w:rsidRPr="00B51FA5">
        <w:rPr>
          <w:rFonts w:ascii="Times New Roman" w:eastAsia="바탕체"/>
          <w:sz w:val="23"/>
          <w:szCs w:val="23"/>
        </w:rPr>
        <w:t xml:space="preserve"> </w:t>
      </w:r>
      <w:r w:rsidRPr="00B51FA5">
        <w:rPr>
          <w:rFonts w:ascii="Times New Roman" w:eastAsia="바탕체" w:hint="eastAsia"/>
          <w:sz w:val="23"/>
          <w:szCs w:val="23"/>
        </w:rPr>
        <w:t>본건</w:t>
      </w:r>
      <w:r w:rsidRPr="00B51FA5">
        <w:rPr>
          <w:rFonts w:ascii="Times New Roman" w:eastAsia="바탕체"/>
          <w:sz w:val="23"/>
          <w:szCs w:val="23"/>
        </w:rPr>
        <w:t xml:space="preserve"> </w:t>
      </w:r>
      <w:r w:rsidRPr="00B51FA5">
        <w:rPr>
          <w:rFonts w:ascii="Times New Roman" w:eastAsia="바탕체"/>
          <w:sz w:val="23"/>
          <w:szCs w:val="23"/>
        </w:rPr>
        <w:t>분할계획서에</w:t>
      </w:r>
      <w:r w:rsidRPr="00B51FA5">
        <w:rPr>
          <w:rFonts w:ascii="Times New Roman" w:eastAsia="바탕체"/>
          <w:sz w:val="23"/>
          <w:szCs w:val="23"/>
        </w:rPr>
        <w:t xml:space="preserve"> </w:t>
      </w:r>
      <w:r w:rsidRPr="00B51FA5">
        <w:rPr>
          <w:rFonts w:ascii="Times New Roman" w:eastAsia="바탕체"/>
          <w:sz w:val="23"/>
          <w:szCs w:val="23"/>
        </w:rPr>
        <w:t>따라</w:t>
      </w:r>
      <w:r w:rsidRPr="00B51FA5">
        <w:rPr>
          <w:rFonts w:ascii="Times New Roman" w:eastAsia="바탕체"/>
          <w:sz w:val="23"/>
          <w:szCs w:val="23"/>
        </w:rPr>
        <w:t xml:space="preserve"> </w:t>
      </w:r>
      <w:r w:rsidRPr="00B51FA5">
        <w:rPr>
          <w:rFonts w:ascii="Times New Roman" w:eastAsia="바탕체"/>
          <w:sz w:val="23"/>
          <w:szCs w:val="23"/>
        </w:rPr>
        <w:t>본건</w:t>
      </w:r>
      <w:r w:rsidRPr="00B51FA5">
        <w:rPr>
          <w:rFonts w:ascii="Times New Roman" w:eastAsia="바탕체"/>
          <w:sz w:val="23"/>
          <w:szCs w:val="23"/>
        </w:rPr>
        <w:t xml:space="preserve"> </w:t>
      </w:r>
      <w:r w:rsidRPr="00B51FA5">
        <w:rPr>
          <w:rFonts w:ascii="Times New Roman" w:eastAsia="바탕체"/>
          <w:sz w:val="23"/>
          <w:szCs w:val="23"/>
        </w:rPr>
        <w:t>분할</w:t>
      </w:r>
      <w:r w:rsidRPr="00B51FA5">
        <w:rPr>
          <w:rFonts w:ascii="Times New Roman" w:eastAsia="바탕체"/>
          <w:sz w:val="23"/>
          <w:szCs w:val="23"/>
        </w:rPr>
        <w:t xml:space="preserve"> </w:t>
      </w:r>
      <w:r w:rsidRPr="00B51FA5">
        <w:rPr>
          <w:rFonts w:ascii="Times New Roman" w:eastAsia="바탕체"/>
          <w:sz w:val="23"/>
          <w:szCs w:val="23"/>
        </w:rPr>
        <w:t>절차를</w:t>
      </w:r>
      <w:r w:rsidRPr="00B51FA5">
        <w:rPr>
          <w:rFonts w:ascii="Times New Roman" w:eastAsia="바탕체"/>
          <w:sz w:val="23"/>
          <w:szCs w:val="23"/>
        </w:rPr>
        <w:t xml:space="preserve"> </w:t>
      </w:r>
      <w:r w:rsidRPr="00B51FA5">
        <w:rPr>
          <w:rFonts w:ascii="Times New Roman" w:eastAsia="바탕체"/>
          <w:sz w:val="23"/>
          <w:szCs w:val="23"/>
        </w:rPr>
        <w:t>진행함에</w:t>
      </w:r>
      <w:r w:rsidRPr="00B51FA5">
        <w:rPr>
          <w:rFonts w:ascii="Times New Roman" w:eastAsia="바탕체"/>
          <w:sz w:val="23"/>
          <w:szCs w:val="23"/>
        </w:rPr>
        <w:t xml:space="preserve"> </w:t>
      </w:r>
      <w:r w:rsidRPr="00B51FA5">
        <w:rPr>
          <w:rFonts w:ascii="Times New Roman" w:eastAsia="바탕체"/>
          <w:sz w:val="23"/>
          <w:szCs w:val="23"/>
        </w:rPr>
        <w:t>있어</w:t>
      </w:r>
      <w:r w:rsidRPr="00B51FA5">
        <w:rPr>
          <w:rFonts w:ascii="Times New Roman" w:eastAsia="바탕체"/>
          <w:sz w:val="23"/>
          <w:szCs w:val="23"/>
        </w:rPr>
        <w:t xml:space="preserve"> </w:t>
      </w:r>
      <w:r w:rsidR="004D2D3F" w:rsidRPr="008F029D">
        <w:rPr>
          <w:rFonts w:ascii="Times New Roman" w:eastAsia="바탕체" w:hint="eastAsia"/>
          <w:sz w:val="23"/>
          <w:szCs w:val="23"/>
        </w:rPr>
        <w:t>선의</w:t>
      </w:r>
      <w:r w:rsidRPr="00B21CEF">
        <w:rPr>
          <w:rFonts w:ascii="Times New Roman" w:eastAsia="바탕체"/>
          <w:sz w:val="23"/>
          <w:szCs w:val="23"/>
        </w:rPr>
        <w:t>로</w:t>
      </w:r>
      <w:r w:rsidRPr="00B51FA5">
        <w:rPr>
          <w:rFonts w:ascii="Times New Roman" w:eastAsia="바탕체"/>
          <w:sz w:val="23"/>
          <w:szCs w:val="23"/>
        </w:rPr>
        <w:t xml:space="preserve"> </w:t>
      </w:r>
      <w:r w:rsidRPr="00B51FA5">
        <w:rPr>
          <w:rFonts w:ascii="Times New Roman" w:eastAsia="바탕체"/>
          <w:sz w:val="23"/>
          <w:szCs w:val="23"/>
        </w:rPr>
        <w:t>공정하게</w:t>
      </w:r>
      <w:r w:rsidRPr="00B51FA5">
        <w:rPr>
          <w:rFonts w:ascii="Times New Roman" w:eastAsia="바탕체"/>
          <w:sz w:val="23"/>
          <w:szCs w:val="23"/>
        </w:rPr>
        <w:t xml:space="preserve"> </w:t>
      </w:r>
      <w:r w:rsidRPr="00B51FA5">
        <w:rPr>
          <w:rFonts w:ascii="Times New Roman" w:eastAsia="바탕체"/>
          <w:sz w:val="23"/>
          <w:szCs w:val="23"/>
        </w:rPr>
        <w:t>그</w:t>
      </w:r>
      <w:r w:rsidRPr="00B51FA5">
        <w:rPr>
          <w:rFonts w:ascii="Times New Roman" w:eastAsia="바탕체"/>
          <w:sz w:val="23"/>
          <w:szCs w:val="23"/>
        </w:rPr>
        <w:t xml:space="preserve"> </w:t>
      </w:r>
      <w:r w:rsidRPr="00B51FA5">
        <w:rPr>
          <w:rFonts w:ascii="Times New Roman" w:eastAsia="바탕체"/>
          <w:sz w:val="23"/>
          <w:szCs w:val="23"/>
        </w:rPr>
        <w:t>업무를</w:t>
      </w:r>
      <w:r w:rsidRPr="00B51FA5">
        <w:rPr>
          <w:rFonts w:ascii="Times New Roman" w:eastAsia="바탕체"/>
          <w:sz w:val="23"/>
          <w:szCs w:val="23"/>
        </w:rPr>
        <w:t xml:space="preserve"> </w:t>
      </w:r>
      <w:r w:rsidRPr="00B51FA5">
        <w:rPr>
          <w:rFonts w:ascii="Times New Roman" w:eastAsia="바탕체"/>
          <w:sz w:val="23"/>
          <w:szCs w:val="23"/>
        </w:rPr>
        <w:t>처리해야</w:t>
      </w:r>
      <w:r w:rsidRPr="00B51FA5">
        <w:rPr>
          <w:rFonts w:ascii="Times New Roman" w:eastAsia="바탕체"/>
          <w:sz w:val="23"/>
          <w:szCs w:val="23"/>
        </w:rPr>
        <w:t xml:space="preserve"> </w:t>
      </w:r>
      <w:r w:rsidRPr="00B51FA5">
        <w:rPr>
          <w:rFonts w:ascii="Times New Roman" w:eastAsia="바탕체"/>
          <w:sz w:val="23"/>
          <w:szCs w:val="23"/>
        </w:rPr>
        <w:t>하며</w:t>
      </w:r>
      <w:r w:rsidRPr="00B51FA5">
        <w:rPr>
          <w:rFonts w:ascii="Times New Roman" w:eastAsia="바탕체"/>
          <w:sz w:val="23"/>
          <w:szCs w:val="23"/>
        </w:rPr>
        <w:t xml:space="preserve">, </w:t>
      </w:r>
      <w:r w:rsidRPr="00B51FA5">
        <w:rPr>
          <w:rFonts w:ascii="Times New Roman" w:eastAsia="바탕체"/>
          <w:sz w:val="23"/>
          <w:szCs w:val="23"/>
        </w:rPr>
        <w:t>이와</w:t>
      </w:r>
      <w:r w:rsidRPr="00B51FA5">
        <w:rPr>
          <w:rFonts w:ascii="Times New Roman" w:eastAsia="바탕체"/>
          <w:sz w:val="23"/>
          <w:szCs w:val="23"/>
        </w:rPr>
        <w:t xml:space="preserve"> </w:t>
      </w:r>
      <w:r w:rsidRPr="00B51FA5">
        <w:rPr>
          <w:rFonts w:ascii="Times New Roman" w:eastAsia="바탕체"/>
          <w:sz w:val="23"/>
          <w:szCs w:val="23"/>
        </w:rPr>
        <w:t>관련하여</w:t>
      </w:r>
      <w:r w:rsidRPr="00B51FA5">
        <w:rPr>
          <w:rFonts w:ascii="Times New Roman" w:eastAsia="바탕체"/>
          <w:sz w:val="23"/>
          <w:szCs w:val="23"/>
        </w:rPr>
        <w:t xml:space="preserve"> </w:t>
      </w:r>
      <w:r w:rsidRPr="00B51FA5">
        <w:rPr>
          <w:rFonts w:ascii="Times New Roman" w:eastAsia="바탕체"/>
          <w:sz w:val="23"/>
          <w:szCs w:val="23"/>
        </w:rPr>
        <w:t>특히</w:t>
      </w:r>
      <w:r w:rsidRPr="00B51FA5">
        <w:rPr>
          <w:rFonts w:ascii="Times New Roman" w:eastAsia="바탕체"/>
          <w:sz w:val="23"/>
          <w:szCs w:val="23"/>
        </w:rPr>
        <w:t xml:space="preserve"> </w:t>
      </w:r>
      <w:r w:rsidRPr="00B51FA5">
        <w:rPr>
          <w:rFonts w:ascii="Times New Roman" w:eastAsia="바탕체"/>
          <w:sz w:val="23"/>
          <w:szCs w:val="23"/>
        </w:rPr>
        <w:t>매도인과</w:t>
      </w:r>
      <w:r w:rsidRPr="00B51FA5">
        <w:rPr>
          <w:rFonts w:ascii="Times New Roman" w:eastAsia="바탕체"/>
          <w:sz w:val="23"/>
          <w:szCs w:val="23"/>
        </w:rPr>
        <w:t xml:space="preserve"> </w:t>
      </w:r>
      <w:r w:rsidRPr="00B51FA5">
        <w:rPr>
          <w:rFonts w:ascii="Times New Roman" w:eastAsia="바탕체"/>
          <w:sz w:val="23"/>
          <w:szCs w:val="23"/>
        </w:rPr>
        <w:t>매수인은</w:t>
      </w:r>
      <w:r w:rsidRPr="00B51FA5">
        <w:rPr>
          <w:rFonts w:ascii="Times New Roman" w:eastAsia="바탕체"/>
          <w:sz w:val="23"/>
          <w:szCs w:val="23"/>
        </w:rPr>
        <w:t xml:space="preserve"> </w:t>
      </w:r>
      <w:r w:rsidRPr="00B51FA5">
        <w:rPr>
          <w:rFonts w:ascii="Times New Roman" w:eastAsia="바탕체"/>
          <w:sz w:val="23"/>
          <w:szCs w:val="23"/>
        </w:rPr>
        <w:t>다음과</w:t>
      </w:r>
      <w:r w:rsidRPr="00B51FA5">
        <w:rPr>
          <w:rFonts w:ascii="Times New Roman" w:eastAsia="바탕체"/>
          <w:sz w:val="23"/>
          <w:szCs w:val="23"/>
        </w:rPr>
        <w:t xml:space="preserve"> </w:t>
      </w:r>
      <w:r w:rsidRPr="00B51FA5">
        <w:rPr>
          <w:rFonts w:ascii="Times New Roman" w:eastAsia="바탕체"/>
          <w:sz w:val="23"/>
          <w:szCs w:val="23"/>
        </w:rPr>
        <w:t>같이</w:t>
      </w:r>
      <w:r w:rsidRPr="00B51FA5">
        <w:rPr>
          <w:rFonts w:ascii="Times New Roman" w:eastAsia="바탕체"/>
          <w:sz w:val="23"/>
          <w:szCs w:val="23"/>
        </w:rPr>
        <w:t xml:space="preserve"> </w:t>
      </w:r>
      <w:r w:rsidRPr="00B51FA5">
        <w:rPr>
          <w:rFonts w:ascii="Times New Roman" w:eastAsia="바탕체"/>
          <w:sz w:val="23"/>
          <w:szCs w:val="23"/>
        </w:rPr>
        <w:t>합의한다</w:t>
      </w:r>
      <w:r w:rsidRPr="006F15B9">
        <w:rPr>
          <w:rFonts w:ascii="Times New Roman" w:eastAsia="바탕체"/>
          <w:sz w:val="23"/>
          <w:szCs w:val="23"/>
        </w:rPr>
        <w:t>.</w:t>
      </w:r>
    </w:p>
    <w:p w14:paraId="1E89ACEB" w14:textId="05B22E5C" w:rsidR="00786425" w:rsidRPr="00B51FA5" w:rsidRDefault="00786425" w:rsidP="00786425">
      <w:pPr>
        <w:numPr>
          <w:ilvl w:val="0"/>
          <w:numId w:val="54"/>
        </w:numPr>
        <w:snapToGrid w:val="0"/>
        <w:spacing w:before="180" w:after="180" w:line="360" w:lineRule="atLeast"/>
        <w:rPr>
          <w:rFonts w:ascii="Times New Roman" w:eastAsia="바탕체"/>
          <w:sz w:val="23"/>
          <w:szCs w:val="23"/>
        </w:rPr>
      </w:pPr>
      <w:r w:rsidRPr="00B51FA5">
        <w:rPr>
          <w:rFonts w:ascii="Times New Roman" w:eastAsia="바탕체"/>
          <w:sz w:val="23"/>
          <w:szCs w:val="23"/>
        </w:rPr>
        <w:t>본건</w:t>
      </w:r>
      <w:r w:rsidRPr="00B51FA5">
        <w:rPr>
          <w:rFonts w:ascii="Times New Roman" w:eastAsia="바탕체"/>
          <w:sz w:val="23"/>
          <w:szCs w:val="23"/>
        </w:rPr>
        <w:t xml:space="preserve"> </w:t>
      </w:r>
      <w:r w:rsidRPr="00B51FA5">
        <w:rPr>
          <w:rFonts w:ascii="Times New Roman" w:eastAsia="바탕체"/>
          <w:sz w:val="23"/>
          <w:szCs w:val="23"/>
        </w:rPr>
        <w:t>분할은</w:t>
      </w:r>
      <w:r w:rsidRPr="00B51FA5">
        <w:rPr>
          <w:rFonts w:ascii="Times New Roman" w:eastAsia="바탕체"/>
          <w:sz w:val="23"/>
          <w:szCs w:val="23"/>
        </w:rPr>
        <w:t xml:space="preserve"> </w:t>
      </w:r>
      <w:r w:rsidRPr="00B51FA5">
        <w:rPr>
          <w:rFonts w:ascii="Times New Roman" w:eastAsia="바탕체" w:hint="eastAsia"/>
          <w:sz w:val="23"/>
          <w:szCs w:val="23"/>
        </w:rPr>
        <w:t>본건</w:t>
      </w:r>
      <w:r w:rsidRPr="00B51FA5">
        <w:rPr>
          <w:rFonts w:ascii="Times New Roman" w:eastAsia="바탕체" w:hint="eastAsia"/>
          <w:sz w:val="23"/>
          <w:szCs w:val="23"/>
        </w:rPr>
        <w:t xml:space="preserve"> </w:t>
      </w:r>
      <w:r w:rsidRPr="00B51FA5">
        <w:rPr>
          <w:rFonts w:ascii="Times New Roman" w:eastAsia="바탕체" w:hint="eastAsia"/>
          <w:sz w:val="23"/>
          <w:szCs w:val="23"/>
        </w:rPr>
        <w:t>분할계획서에서</w:t>
      </w:r>
      <w:r w:rsidRPr="00B51FA5">
        <w:rPr>
          <w:rFonts w:ascii="Times New Roman" w:eastAsia="바탕체" w:hint="eastAsia"/>
          <w:sz w:val="23"/>
          <w:szCs w:val="23"/>
        </w:rPr>
        <w:t xml:space="preserve"> </w:t>
      </w:r>
      <w:r w:rsidRPr="00B51FA5">
        <w:rPr>
          <w:rFonts w:ascii="Times New Roman" w:eastAsia="바탕체" w:hint="eastAsia"/>
          <w:sz w:val="23"/>
          <w:szCs w:val="23"/>
        </w:rPr>
        <w:t>정하는</w:t>
      </w:r>
      <w:r w:rsidRPr="00B51FA5">
        <w:rPr>
          <w:rFonts w:ascii="Times New Roman" w:eastAsia="바탕체" w:hint="eastAsia"/>
          <w:sz w:val="23"/>
          <w:szCs w:val="23"/>
        </w:rPr>
        <w:t xml:space="preserve"> </w:t>
      </w:r>
      <w:r w:rsidRPr="00B51FA5">
        <w:rPr>
          <w:rFonts w:ascii="Times New Roman" w:eastAsia="바탕체" w:hint="eastAsia"/>
          <w:sz w:val="23"/>
          <w:szCs w:val="23"/>
        </w:rPr>
        <w:t>바에</w:t>
      </w:r>
      <w:r w:rsidRPr="00B51FA5">
        <w:rPr>
          <w:rFonts w:ascii="Times New Roman" w:eastAsia="바탕체" w:hint="eastAsia"/>
          <w:sz w:val="23"/>
          <w:szCs w:val="23"/>
        </w:rPr>
        <w:t xml:space="preserve"> </w:t>
      </w:r>
      <w:r w:rsidRPr="00B51FA5">
        <w:rPr>
          <w:rFonts w:ascii="Times New Roman" w:eastAsia="바탕체" w:hint="eastAsia"/>
          <w:sz w:val="23"/>
          <w:szCs w:val="23"/>
        </w:rPr>
        <w:t>의하여</w:t>
      </w:r>
      <w:r w:rsidRPr="00B51FA5">
        <w:rPr>
          <w:rFonts w:ascii="Times New Roman" w:eastAsia="바탕체" w:hint="eastAsia"/>
          <w:sz w:val="23"/>
          <w:szCs w:val="23"/>
        </w:rPr>
        <w:t xml:space="preserve"> </w:t>
      </w:r>
      <w:proofErr w:type="spellStart"/>
      <w:r w:rsidRPr="00B51FA5">
        <w:rPr>
          <w:rFonts w:ascii="Times New Roman" w:eastAsia="바탕체"/>
          <w:sz w:val="23"/>
          <w:szCs w:val="23"/>
        </w:rPr>
        <w:t>분할대상</w:t>
      </w:r>
      <w:proofErr w:type="spellEnd"/>
      <w:r w:rsidRPr="00B51FA5">
        <w:rPr>
          <w:rFonts w:ascii="Times New Roman" w:eastAsia="바탕체"/>
          <w:sz w:val="23"/>
          <w:szCs w:val="23"/>
        </w:rPr>
        <w:t xml:space="preserve"> </w:t>
      </w:r>
      <w:proofErr w:type="spellStart"/>
      <w:r w:rsidRPr="00B51FA5">
        <w:rPr>
          <w:rFonts w:ascii="Times New Roman" w:eastAsia="바탕체"/>
          <w:sz w:val="23"/>
          <w:szCs w:val="23"/>
        </w:rPr>
        <w:t>자산부채를</w:t>
      </w:r>
      <w:proofErr w:type="spellEnd"/>
      <w:r w:rsidRPr="00B51FA5">
        <w:rPr>
          <w:rFonts w:ascii="Times New Roman" w:eastAsia="바탕체"/>
          <w:sz w:val="23"/>
          <w:szCs w:val="23"/>
        </w:rPr>
        <w:t xml:space="preserve"> </w:t>
      </w:r>
      <w:proofErr w:type="spellStart"/>
      <w:r w:rsidRPr="00B51FA5">
        <w:rPr>
          <w:rFonts w:ascii="Times New Roman" w:eastAsia="바탕체"/>
          <w:sz w:val="23"/>
          <w:szCs w:val="23"/>
        </w:rPr>
        <w:t>대상회사</w:t>
      </w:r>
      <w:r w:rsidR="009C575B">
        <w:rPr>
          <w:rFonts w:ascii="Times New Roman" w:eastAsia="바탕체" w:hint="eastAsia"/>
          <w:sz w:val="23"/>
          <w:szCs w:val="23"/>
        </w:rPr>
        <w:t>가</w:t>
      </w:r>
      <w:proofErr w:type="spellEnd"/>
      <w:r w:rsidRPr="00B51FA5">
        <w:rPr>
          <w:rFonts w:ascii="Times New Roman" w:eastAsia="바탕체"/>
          <w:sz w:val="23"/>
          <w:szCs w:val="23"/>
        </w:rPr>
        <w:t xml:space="preserve"> </w:t>
      </w:r>
      <w:r w:rsidRPr="00B51FA5">
        <w:rPr>
          <w:rFonts w:ascii="Times New Roman" w:eastAsia="바탕체"/>
          <w:sz w:val="23"/>
          <w:szCs w:val="23"/>
        </w:rPr>
        <w:t>승계하는</w:t>
      </w:r>
      <w:r w:rsidRPr="00B51FA5">
        <w:rPr>
          <w:rFonts w:ascii="Times New Roman" w:eastAsia="바탕체"/>
          <w:sz w:val="23"/>
          <w:szCs w:val="23"/>
        </w:rPr>
        <w:t xml:space="preserve"> </w:t>
      </w:r>
      <w:r w:rsidRPr="00B51FA5">
        <w:rPr>
          <w:rFonts w:ascii="Times New Roman" w:eastAsia="바탕체"/>
          <w:sz w:val="23"/>
          <w:szCs w:val="23"/>
        </w:rPr>
        <w:t>방식으로</w:t>
      </w:r>
      <w:r w:rsidRPr="00B51FA5">
        <w:rPr>
          <w:rFonts w:ascii="Times New Roman" w:eastAsia="바탕체"/>
          <w:sz w:val="23"/>
          <w:szCs w:val="23"/>
        </w:rPr>
        <w:t xml:space="preserve"> </w:t>
      </w:r>
      <w:r w:rsidRPr="00B51FA5">
        <w:rPr>
          <w:rFonts w:ascii="Times New Roman" w:eastAsia="바탕체"/>
          <w:sz w:val="23"/>
          <w:szCs w:val="23"/>
        </w:rPr>
        <w:t>한다</w:t>
      </w:r>
      <w:r w:rsidRPr="00B51FA5">
        <w:rPr>
          <w:rFonts w:ascii="Times New Roman" w:eastAsia="바탕체"/>
          <w:sz w:val="23"/>
          <w:szCs w:val="23"/>
        </w:rPr>
        <w:t>.</w:t>
      </w:r>
    </w:p>
    <w:p w14:paraId="22BB6F17" w14:textId="77777777" w:rsidR="00786425" w:rsidRPr="00B51FA5" w:rsidRDefault="00786425" w:rsidP="00C66326">
      <w:pPr>
        <w:numPr>
          <w:ilvl w:val="0"/>
          <w:numId w:val="54"/>
        </w:numPr>
        <w:snapToGrid w:val="0"/>
        <w:spacing w:before="180" w:after="180" w:line="360" w:lineRule="atLeast"/>
        <w:rPr>
          <w:rFonts w:ascii="Times New Roman" w:eastAsia="바탕체"/>
          <w:sz w:val="23"/>
          <w:szCs w:val="23"/>
        </w:rPr>
      </w:pPr>
      <w:r w:rsidRPr="00B51FA5">
        <w:rPr>
          <w:rFonts w:ascii="Times New Roman" w:eastAsia="바탕체"/>
          <w:sz w:val="23"/>
          <w:szCs w:val="23"/>
        </w:rPr>
        <w:t>본건</w:t>
      </w:r>
      <w:r w:rsidRPr="00B51FA5">
        <w:rPr>
          <w:rFonts w:ascii="Times New Roman" w:eastAsia="바탕체"/>
          <w:sz w:val="23"/>
          <w:szCs w:val="23"/>
        </w:rPr>
        <w:t xml:space="preserve"> </w:t>
      </w:r>
      <w:r w:rsidRPr="00B51FA5">
        <w:rPr>
          <w:rFonts w:ascii="Times New Roman" w:eastAsia="바탕체"/>
          <w:sz w:val="23"/>
          <w:szCs w:val="23"/>
        </w:rPr>
        <w:t>분할은</w:t>
      </w:r>
      <w:r w:rsidRPr="00B51FA5">
        <w:rPr>
          <w:rFonts w:ascii="Times New Roman" w:eastAsia="바탕체"/>
          <w:sz w:val="23"/>
          <w:szCs w:val="23"/>
        </w:rPr>
        <w:t xml:space="preserve"> </w:t>
      </w:r>
      <w:r w:rsidRPr="00B51FA5">
        <w:rPr>
          <w:rFonts w:ascii="Times New Roman" w:eastAsia="바탕체" w:hint="eastAsia"/>
          <w:sz w:val="23"/>
          <w:szCs w:val="23"/>
        </w:rPr>
        <w:t>상법</w:t>
      </w:r>
      <w:r w:rsidRPr="00B51FA5">
        <w:rPr>
          <w:rFonts w:ascii="Times New Roman" w:eastAsia="바탕체" w:hint="eastAsia"/>
          <w:sz w:val="23"/>
          <w:szCs w:val="23"/>
        </w:rPr>
        <w:t xml:space="preserve"> </w:t>
      </w:r>
      <w:r w:rsidRPr="00B51FA5">
        <w:rPr>
          <w:rFonts w:ascii="Times New Roman" w:eastAsia="바탕체" w:hint="eastAsia"/>
          <w:sz w:val="23"/>
          <w:szCs w:val="23"/>
        </w:rPr>
        <w:t>제</w:t>
      </w:r>
      <w:r w:rsidRPr="00B51FA5">
        <w:rPr>
          <w:rFonts w:ascii="Times New Roman" w:eastAsia="바탕체" w:hint="eastAsia"/>
          <w:sz w:val="23"/>
          <w:szCs w:val="23"/>
        </w:rPr>
        <w:t>5</w:t>
      </w:r>
      <w:r w:rsidRPr="00B51FA5">
        <w:rPr>
          <w:rFonts w:ascii="Times New Roman" w:eastAsia="바탕체"/>
          <w:sz w:val="23"/>
          <w:szCs w:val="23"/>
        </w:rPr>
        <w:t>30</w:t>
      </w:r>
      <w:r w:rsidRPr="00B51FA5">
        <w:rPr>
          <w:rFonts w:ascii="Times New Roman" w:eastAsia="바탕체" w:hint="eastAsia"/>
          <w:sz w:val="23"/>
          <w:szCs w:val="23"/>
        </w:rPr>
        <w:t>조의</w:t>
      </w:r>
      <w:r w:rsidRPr="00B51FA5">
        <w:rPr>
          <w:rFonts w:ascii="Times New Roman" w:eastAsia="바탕체" w:hint="eastAsia"/>
          <w:sz w:val="23"/>
          <w:szCs w:val="23"/>
        </w:rPr>
        <w:t xml:space="preserve">9 </w:t>
      </w:r>
      <w:r w:rsidRPr="00B51FA5">
        <w:rPr>
          <w:rFonts w:ascii="Times New Roman" w:eastAsia="바탕체" w:hint="eastAsia"/>
          <w:sz w:val="23"/>
          <w:szCs w:val="23"/>
        </w:rPr>
        <w:t>제</w:t>
      </w:r>
      <w:r w:rsidR="00C66326">
        <w:rPr>
          <w:rFonts w:ascii="Times New Roman" w:eastAsia="바탕체"/>
          <w:sz w:val="23"/>
          <w:szCs w:val="23"/>
        </w:rPr>
        <w:t>2</w:t>
      </w:r>
      <w:r w:rsidRPr="00522B89">
        <w:rPr>
          <w:rFonts w:ascii="Times New Roman" w:eastAsia="바탕체" w:hint="eastAsia"/>
          <w:sz w:val="23"/>
          <w:szCs w:val="23"/>
        </w:rPr>
        <w:t>항에</w:t>
      </w:r>
      <w:r w:rsidRPr="00522B89">
        <w:rPr>
          <w:rFonts w:ascii="Times New Roman" w:eastAsia="바탕체" w:hint="eastAsia"/>
          <w:sz w:val="23"/>
          <w:szCs w:val="23"/>
        </w:rPr>
        <w:t xml:space="preserve"> </w:t>
      </w:r>
      <w:r w:rsidRPr="00B51FA5">
        <w:rPr>
          <w:rFonts w:ascii="Times New Roman" w:eastAsia="바탕체" w:hint="eastAsia"/>
          <w:sz w:val="23"/>
          <w:szCs w:val="23"/>
        </w:rPr>
        <w:t>따라</w:t>
      </w:r>
      <w:r w:rsidRPr="00B51FA5">
        <w:rPr>
          <w:rFonts w:ascii="Times New Roman" w:eastAsia="바탕체" w:hint="eastAsia"/>
          <w:sz w:val="23"/>
          <w:szCs w:val="23"/>
        </w:rPr>
        <w:t xml:space="preserve"> </w:t>
      </w:r>
      <w:proofErr w:type="spellStart"/>
      <w:r w:rsidR="00C66326">
        <w:rPr>
          <w:rFonts w:ascii="Times New Roman" w:eastAsia="바탕체" w:hint="eastAsia"/>
          <w:sz w:val="23"/>
          <w:szCs w:val="23"/>
        </w:rPr>
        <w:t>대상</w:t>
      </w:r>
      <w:r w:rsidR="00C66326" w:rsidRPr="00C66326">
        <w:rPr>
          <w:rFonts w:ascii="Times New Roman" w:eastAsia="바탕체" w:hint="eastAsia"/>
          <w:sz w:val="23"/>
          <w:szCs w:val="23"/>
        </w:rPr>
        <w:t>회사는</w:t>
      </w:r>
      <w:proofErr w:type="spellEnd"/>
      <w:r w:rsidR="00C66326" w:rsidRPr="00C66326">
        <w:rPr>
          <w:rFonts w:ascii="Times New Roman" w:eastAsia="바탕체" w:hint="eastAsia"/>
          <w:sz w:val="23"/>
          <w:szCs w:val="23"/>
        </w:rPr>
        <w:t xml:space="preserve"> </w:t>
      </w:r>
      <w:r w:rsidR="00C66326">
        <w:rPr>
          <w:rFonts w:ascii="Times New Roman" w:eastAsia="바탕체" w:hint="eastAsia"/>
          <w:sz w:val="23"/>
          <w:szCs w:val="23"/>
        </w:rPr>
        <w:t>매도인</w:t>
      </w:r>
      <w:r w:rsidR="00C66326" w:rsidRPr="00C66326">
        <w:rPr>
          <w:rFonts w:ascii="Times New Roman" w:eastAsia="바탕체" w:hint="eastAsia"/>
          <w:sz w:val="23"/>
          <w:szCs w:val="23"/>
        </w:rPr>
        <w:t>의</w:t>
      </w:r>
      <w:r w:rsidR="00C66326" w:rsidRPr="00C66326">
        <w:rPr>
          <w:rFonts w:ascii="Times New Roman" w:eastAsia="바탕체" w:hint="eastAsia"/>
          <w:sz w:val="23"/>
          <w:szCs w:val="23"/>
        </w:rPr>
        <w:t xml:space="preserve"> </w:t>
      </w:r>
      <w:r w:rsidR="00C66326" w:rsidRPr="00C66326">
        <w:rPr>
          <w:rFonts w:ascii="Times New Roman" w:eastAsia="바탕체" w:hint="eastAsia"/>
          <w:sz w:val="23"/>
          <w:szCs w:val="23"/>
        </w:rPr>
        <w:t>채무</w:t>
      </w:r>
      <w:r w:rsidR="00C66326" w:rsidRPr="00C66326">
        <w:rPr>
          <w:rFonts w:ascii="Times New Roman" w:eastAsia="바탕체" w:hint="eastAsia"/>
          <w:sz w:val="23"/>
          <w:szCs w:val="23"/>
        </w:rPr>
        <w:t xml:space="preserve"> </w:t>
      </w:r>
      <w:r w:rsidR="00C66326" w:rsidRPr="00C66326">
        <w:rPr>
          <w:rFonts w:ascii="Times New Roman" w:eastAsia="바탕체" w:hint="eastAsia"/>
          <w:sz w:val="23"/>
          <w:szCs w:val="23"/>
        </w:rPr>
        <w:t>중에서</w:t>
      </w:r>
      <w:r w:rsidR="00C66326" w:rsidRPr="00C66326">
        <w:rPr>
          <w:rFonts w:ascii="Times New Roman" w:eastAsia="바탕체" w:hint="eastAsia"/>
          <w:sz w:val="23"/>
          <w:szCs w:val="23"/>
        </w:rPr>
        <w:t xml:space="preserve"> </w:t>
      </w:r>
      <w:r w:rsidR="00C66326">
        <w:rPr>
          <w:rFonts w:ascii="Times New Roman" w:eastAsia="바탕체" w:hint="eastAsia"/>
          <w:sz w:val="23"/>
          <w:szCs w:val="23"/>
        </w:rPr>
        <w:t>본건</w:t>
      </w:r>
      <w:r w:rsidR="00C66326">
        <w:rPr>
          <w:rFonts w:ascii="Times New Roman" w:eastAsia="바탕체" w:hint="eastAsia"/>
          <w:sz w:val="23"/>
          <w:szCs w:val="23"/>
        </w:rPr>
        <w:t xml:space="preserve"> </w:t>
      </w:r>
      <w:r w:rsidR="00C66326" w:rsidRPr="00C66326">
        <w:rPr>
          <w:rFonts w:ascii="Times New Roman" w:eastAsia="바탕체" w:hint="eastAsia"/>
          <w:sz w:val="23"/>
          <w:szCs w:val="23"/>
        </w:rPr>
        <w:t>분할계획서에</w:t>
      </w:r>
      <w:r w:rsidR="00C66326" w:rsidRPr="00C66326">
        <w:rPr>
          <w:rFonts w:ascii="Times New Roman" w:eastAsia="바탕체" w:hint="eastAsia"/>
          <w:sz w:val="23"/>
          <w:szCs w:val="23"/>
        </w:rPr>
        <w:t xml:space="preserve"> </w:t>
      </w:r>
      <w:r w:rsidR="00C66326" w:rsidRPr="00C66326">
        <w:rPr>
          <w:rFonts w:ascii="Times New Roman" w:eastAsia="바탕체" w:hint="eastAsia"/>
          <w:sz w:val="23"/>
          <w:szCs w:val="23"/>
        </w:rPr>
        <w:t>승계하기로</w:t>
      </w:r>
      <w:r w:rsidR="00C66326" w:rsidRPr="00C66326">
        <w:rPr>
          <w:rFonts w:ascii="Times New Roman" w:eastAsia="바탕체" w:hint="eastAsia"/>
          <w:sz w:val="23"/>
          <w:szCs w:val="23"/>
        </w:rPr>
        <w:t xml:space="preserve"> </w:t>
      </w:r>
      <w:r w:rsidR="00C66326" w:rsidRPr="00C66326">
        <w:rPr>
          <w:rFonts w:ascii="Times New Roman" w:eastAsia="바탕체" w:hint="eastAsia"/>
          <w:sz w:val="23"/>
          <w:szCs w:val="23"/>
        </w:rPr>
        <w:t>정한</w:t>
      </w:r>
      <w:r w:rsidR="00C66326" w:rsidRPr="00C66326">
        <w:rPr>
          <w:rFonts w:ascii="Times New Roman" w:eastAsia="바탕체" w:hint="eastAsia"/>
          <w:sz w:val="23"/>
          <w:szCs w:val="23"/>
        </w:rPr>
        <w:t xml:space="preserve"> </w:t>
      </w:r>
      <w:r w:rsidR="00C66326" w:rsidRPr="00C66326">
        <w:rPr>
          <w:rFonts w:ascii="Times New Roman" w:eastAsia="바탕체" w:hint="eastAsia"/>
          <w:sz w:val="23"/>
          <w:szCs w:val="23"/>
        </w:rPr>
        <w:t>채무에</w:t>
      </w:r>
      <w:r w:rsidR="00C66326" w:rsidRPr="00C66326">
        <w:rPr>
          <w:rFonts w:ascii="Times New Roman" w:eastAsia="바탕체" w:hint="eastAsia"/>
          <w:sz w:val="23"/>
          <w:szCs w:val="23"/>
        </w:rPr>
        <w:t xml:space="preserve"> </w:t>
      </w:r>
      <w:r w:rsidR="00C66326" w:rsidRPr="00C66326">
        <w:rPr>
          <w:rFonts w:ascii="Times New Roman" w:eastAsia="바탕체" w:hint="eastAsia"/>
          <w:sz w:val="23"/>
          <w:szCs w:val="23"/>
        </w:rPr>
        <w:t>대한</w:t>
      </w:r>
      <w:r w:rsidR="00C66326" w:rsidRPr="00C66326">
        <w:rPr>
          <w:rFonts w:ascii="Times New Roman" w:eastAsia="바탕체" w:hint="eastAsia"/>
          <w:sz w:val="23"/>
          <w:szCs w:val="23"/>
        </w:rPr>
        <w:t xml:space="preserve"> </w:t>
      </w:r>
      <w:r w:rsidR="00C66326" w:rsidRPr="00C66326">
        <w:rPr>
          <w:rFonts w:ascii="Times New Roman" w:eastAsia="바탕체" w:hint="eastAsia"/>
          <w:sz w:val="23"/>
          <w:szCs w:val="23"/>
        </w:rPr>
        <w:t>책임만을</w:t>
      </w:r>
      <w:r w:rsidR="00C66326" w:rsidRPr="00C66326">
        <w:rPr>
          <w:rFonts w:ascii="Times New Roman" w:eastAsia="바탕체" w:hint="eastAsia"/>
          <w:sz w:val="23"/>
          <w:szCs w:val="23"/>
        </w:rPr>
        <w:t xml:space="preserve"> </w:t>
      </w:r>
      <w:r w:rsidR="00C66326" w:rsidRPr="00C66326">
        <w:rPr>
          <w:rFonts w:ascii="Times New Roman" w:eastAsia="바탕체" w:hint="eastAsia"/>
          <w:sz w:val="23"/>
          <w:szCs w:val="23"/>
        </w:rPr>
        <w:t>부담하</w:t>
      </w:r>
      <w:r w:rsidR="00C66326">
        <w:rPr>
          <w:rFonts w:ascii="Times New Roman" w:eastAsia="바탕체" w:hint="eastAsia"/>
          <w:sz w:val="23"/>
          <w:szCs w:val="23"/>
        </w:rPr>
        <w:t>고</w:t>
      </w:r>
      <w:r w:rsidR="00C66326">
        <w:rPr>
          <w:rFonts w:ascii="Times New Roman" w:eastAsia="바탕체" w:hint="eastAsia"/>
          <w:sz w:val="23"/>
          <w:szCs w:val="23"/>
        </w:rPr>
        <w:t>,</w:t>
      </w:r>
      <w:r w:rsidR="00C66326">
        <w:rPr>
          <w:rFonts w:ascii="Times New Roman" w:eastAsia="바탕체"/>
          <w:sz w:val="23"/>
          <w:szCs w:val="23"/>
        </w:rPr>
        <w:t xml:space="preserve"> </w:t>
      </w:r>
      <w:r w:rsidR="00C66326">
        <w:rPr>
          <w:rFonts w:ascii="Times New Roman" w:eastAsia="바탕체" w:hint="eastAsia"/>
          <w:sz w:val="23"/>
          <w:szCs w:val="23"/>
        </w:rPr>
        <w:t>매도인은</w:t>
      </w:r>
      <w:r w:rsidR="00C66326" w:rsidRPr="00C66326">
        <w:rPr>
          <w:rFonts w:ascii="Times New Roman" w:eastAsia="바탕체" w:hint="eastAsia"/>
          <w:sz w:val="23"/>
          <w:szCs w:val="23"/>
        </w:rPr>
        <w:t xml:space="preserve"> </w:t>
      </w:r>
      <w:r w:rsidR="00C66326">
        <w:rPr>
          <w:rFonts w:ascii="Times New Roman" w:eastAsia="바탕체" w:hint="eastAsia"/>
          <w:sz w:val="23"/>
          <w:szCs w:val="23"/>
        </w:rPr>
        <w:t>본건</w:t>
      </w:r>
      <w:r w:rsidR="00C66326">
        <w:rPr>
          <w:rFonts w:ascii="Times New Roman" w:eastAsia="바탕체" w:hint="eastAsia"/>
          <w:sz w:val="23"/>
          <w:szCs w:val="23"/>
        </w:rPr>
        <w:t xml:space="preserve"> </w:t>
      </w:r>
      <w:r w:rsidR="00C66326">
        <w:rPr>
          <w:rFonts w:ascii="Times New Roman" w:eastAsia="바탕체" w:hint="eastAsia"/>
          <w:sz w:val="23"/>
          <w:szCs w:val="23"/>
        </w:rPr>
        <w:t>분할</w:t>
      </w:r>
      <w:r w:rsidR="00C66326">
        <w:rPr>
          <w:rFonts w:ascii="Times New Roman" w:eastAsia="바탕체" w:hint="eastAsia"/>
          <w:sz w:val="23"/>
          <w:szCs w:val="23"/>
        </w:rPr>
        <w:t xml:space="preserve"> </w:t>
      </w:r>
      <w:r w:rsidR="00C66326">
        <w:rPr>
          <w:rFonts w:ascii="Times New Roman" w:eastAsia="바탕체" w:hint="eastAsia"/>
          <w:sz w:val="23"/>
          <w:szCs w:val="23"/>
        </w:rPr>
        <w:t>이후</w:t>
      </w:r>
      <w:r w:rsidR="00C66326">
        <w:rPr>
          <w:rFonts w:ascii="Times New Roman" w:eastAsia="바탕체" w:hint="eastAsia"/>
          <w:sz w:val="23"/>
          <w:szCs w:val="23"/>
        </w:rPr>
        <w:t xml:space="preserve"> </w:t>
      </w:r>
      <w:proofErr w:type="spellStart"/>
      <w:r w:rsidR="00C66326">
        <w:rPr>
          <w:rFonts w:ascii="Times New Roman" w:eastAsia="바탕체" w:hint="eastAsia"/>
          <w:sz w:val="23"/>
          <w:szCs w:val="23"/>
        </w:rPr>
        <w:t>대상</w:t>
      </w:r>
      <w:r w:rsidR="00C66326" w:rsidRPr="00C66326">
        <w:rPr>
          <w:rFonts w:ascii="Times New Roman" w:eastAsia="바탕체" w:hint="eastAsia"/>
          <w:sz w:val="23"/>
          <w:szCs w:val="23"/>
        </w:rPr>
        <w:t>회사가</w:t>
      </w:r>
      <w:proofErr w:type="spellEnd"/>
      <w:r w:rsidR="00C66326" w:rsidRPr="00C66326">
        <w:rPr>
          <w:rFonts w:ascii="Times New Roman" w:eastAsia="바탕체" w:hint="eastAsia"/>
          <w:sz w:val="23"/>
          <w:szCs w:val="23"/>
        </w:rPr>
        <w:t xml:space="preserve"> </w:t>
      </w:r>
      <w:r w:rsidR="00C66326" w:rsidRPr="00C66326">
        <w:rPr>
          <w:rFonts w:ascii="Times New Roman" w:eastAsia="바탕체" w:hint="eastAsia"/>
          <w:sz w:val="23"/>
          <w:szCs w:val="23"/>
        </w:rPr>
        <w:t>부담하지</w:t>
      </w:r>
      <w:r w:rsidR="00C66326" w:rsidRPr="00C66326">
        <w:rPr>
          <w:rFonts w:ascii="Times New Roman" w:eastAsia="바탕체" w:hint="eastAsia"/>
          <w:sz w:val="23"/>
          <w:szCs w:val="23"/>
        </w:rPr>
        <w:t xml:space="preserve"> </w:t>
      </w:r>
      <w:r w:rsidR="00C66326" w:rsidRPr="00C66326">
        <w:rPr>
          <w:rFonts w:ascii="Times New Roman" w:eastAsia="바탕체" w:hint="eastAsia"/>
          <w:sz w:val="23"/>
          <w:szCs w:val="23"/>
        </w:rPr>
        <w:t>아니하는</w:t>
      </w:r>
      <w:r w:rsidR="00C66326" w:rsidRPr="00C66326">
        <w:rPr>
          <w:rFonts w:ascii="Times New Roman" w:eastAsia="바탕체" w:hint="eastAsia"/>
          <w:sz w:val="23"/>
          <w:szCs w:val="23"/>
        </w:rPr>
        <w:t xml:space="preserve"> </w:t>
      </w:r>
      <w:r w:rsidR="00C66326" w:rsidRPr="00C66326">
        <w:rPr>
          <w:rFonts w:ascii="Times New Roman" w:eastAsia="바탕체" w:hint="eastAsia"/>
          <w:sz w:val="23"/>
          <w:szCs w:val="23"/>
        </w:rPr>
        <w:t>채무에</w:t>
      </w:r>
      <w:r w:rsidR="00C66326" w:rsidRPr="00C66326">
        <w:rPr>
          <w:rFonts w:ascii="Times New Roman" w:eastAsia="바탕체" w:hint="eastAsia"/>
          <w:sz w:val="23"/>
          <w:szCs w:val="23"/>
        </w:rPr>
        <w:t xml:space="preserve"> </w:t>
      </w:r>
      <w:r w:rsidR="00C66326" w:rsidRPr="00C66326">
        <w:rPr>
          <w:rFonts w:ascii="Times New Roman" w:eastAsia="바탕체" w:hint="eastAsia"/>
          <w:sz w:val="23"/>
          <w:szCs w:val="23"/>
        </w:rPr>
        <w:t>대한</w:t>
      </w:r>
      <w:r w:rsidR="00C66326" w:rsidRPr="00C66326">
        <w:rPr>
          <w:rFonts w:ascii="Times New Roman" w:eastAsia="바탕체" w:hint="eastAsia"/>
          <w:sz w:val="23"/>
          <w:szCs w:val="23"/>
        </w:rPr>
        <w:t xml:space="preserve"> </w:t>
      </w:r>
      <w:r w:rsidR="00C66326" w:rsidRPr="00C66326">
        <w:rPr>
          <w:rFonts w:ascii="Times New Roman" w:eastAsia="바탕체" w:hint="eastAsia"/>
          <w:sz w:val="23"/>
          <w:szCs w:val="23"/>
        </w:rPr>
        <w:t>책임만을</w:t>
      </w:r>
      <w:r w:rsidR="00C66326" w:rsidRPr="00C66326">
        <w:rPr>
          <w:rFonts w:ascii="Times New Roman" w:eastAsia="바탕체" w:hint="eastAsia"/>
          <w:sz w:val="23"/>
          <w:szCs w:val="23"/>
        </w:rPr>
        <w:t xml:space="preserve"> </w:t>
      </w:r>
      <w:r w:rsidR="00C66326" w:rsidRPr="00C66326">
        <w:rPr>
          <w:rFonts w:ascii="Times New Roman" w:eastAsia="바탕체" w:hint="eastAsia"/>
          <w:sz w:val="23"/>
          <w:szCs w:val="23"/>
        </w:rPr>
        <w:t>부담한다</w:t>
      </w:r>
      <w:r w:rsidR="00C66326" w:rsidRPr="00C66326">
        <w:rPr>
          <w:rFonts w:ascii="Times New Roman" w:eastAsia="바탕체" w:hint="eastAsia"/>
          <w:sz w:val="23"/>
          <w:szCs w:val="23"/>
        </w:rPr>
        <w:t>.</w:t>
      </w:r>
      <w:r w:rsidR="00C66326" w:rsidRPr="00522B89" w:rsidDel="00C66326">
        <w:rPr>
          <w:rFonts w:ascii="Times New Roman" w:eastAsia="바탕체" w:hint="eastAsia"/>
          <w:sz w:val="23"/>
          <w:szCs w:val="23"/>
        </w:rPr>
        <w:t xml:space="preserve"> </w:t>
      </w:r>
    </w:p>
    <w:p w14:paraId="0BA19648" w14:textId="760233C3" w:rsidR="001B5663" w:rsidRDefault="00786425" w:rsidP="00786425">
      <w:pPr>
        <w:numPr>
          <w:ilvl w:val="0"/>
          <w:numId w:val="54"/>
        </w:numPr>
        <w:snapToGrid w:val="0"/>
        <w:spacing w:before="180" w:after="180" w:line="360" w:lineRule="atLeast"/>
        <w:rPr>
          <w:rFonts w:ascii="Times New Roman" w:eastAsia="바탕체"/>
          <w:sz w:val="23"/>
          <w:szCs w:val="23"/>
        </w:rPr>
      </w:pPr>
      <w:r w:rsidRPr="00B51FA5">
        <w:rPr>
          <w:rFonts w:ascii="Times New Roman" w:eastAsia="바탕체"/>
          <w:sz w:val="23"/>
          <w:szCs w:val="23"/>
        </w:rPr>
        <w:t>매도인은</w:t>
      </w:r>
      <w:r w:rsidRPr="00B51FA5">
        <w:rPr>
          <w:rFonts w:ascii="Times New Roman" w:eastAsia="바탕체"/>
          <w:sz w:val="23"/>
          <w:szCs w:val="23"/>
        </w:rPr>
        <w:t xml:space="preserve"> </w:t>
      </w:r>
      <w:r w:rsidRPr="00B51FA5">
        <w:rPr>
          <w:rFonts w:ascii="Times New Roman" w:eastAsia="바탕체"/>
          <w:sz w:val="23"/>
          <w:szCs w:val="23"/>
        </w:rPr>
        <w:t>본건</w:t>
      </w:r>
      <w:r w:rsidRPr="00B51FA5">
        <w:rPr>
          <w:rFonts w:ascii="Times New Roman" w:eastAsia="바탕체"/>
          <w:sz w:val="23"/>
          <w:szCs w:val="23"/>
        </w:rPr>
        <w:t xml:space="preserve"> </w:t>
      </w:r>
      <w:r w:rsidRPr="00B51FA5">
        <w:rPr>
          <w:rFonts w:ascii="Times New Roman" w:eastAsia="바탕체"/>
          <w:sz w:val="23"/>
          <w:szCs w:val="23"/>
        </w:rPr>
        <w:t>분할과</w:t>
      </w:r>
      <w:r w:rsidRPr="00B51FA5">
        <w:rPr>
          <w:rFonts w:ascii="Times New Roman" w:eastAsia="바탕체"/>
          <w:sz w:val="23"/>
          <w:szCs w:val="23"/>
        </w:rPr>
        <w:t xml:space="preserve"> </w:t>
      </w:r>
      <w:r w:rsidRPr="00B51FA5">
        <w:rPr>
          <w:rFonts w:ascii="Times New Roman" w:eastAsia="바탕체"/>
          <w:sz w:val="23"/>
          <w:szCs w:val="23"/>
        </w:rPr>
        <w:t>관련하여</w:t>
      </w:r>
      <w:r w:rsidRPr="00B51FA5">
        <w:rPr>
          <w:rFonts w:ascii="Times New Roman" w:eastAsia="바탕체"/>
          <w:sz w:val="23"/>
          <w:szCs w:val="23"/>
        </w:rPr>
        <w:t xml:space="preserve">, </w:t>
      </w:r>
      <w:r w:rsidR="00EF7969" w:rsidRPr="007273AE">
        <w:rPr>
          <w:rFonts w:ascii="Times New Roman" w:eastAsia="바탕체"/>
          <w:sz w:val="23"/>
          <w:szCs w:val="23"/>
        </w:rPr>
        <w:t>(</w:t>
      </w:r>
      <w:proofErr w:type="spellStart"/>
      <w:r w:rsidR="00EF7969" w:rsidRPr="007273AE">
        <w:rPr>
          <w:rFonts w:ascii="Times New Roman" w:eastAsia="바탕체"/>
          <w:sz w:val="23"/>
          <w:szCs w:val="23"/>
        </w:rPr>
        <w:t>i</w:t>
      </w:r>
      <w:proofErr w:type="spellEnd"/>
      <w:r w:rsidR="00EF7969" w:rsidRPr="009326F3">
        <w:rPr>
          <w:rFonts w:ascii="Times New Roman" w:eastAsia="바탕체"/>
          <w:sz w:val="23"/>
          <w:szCs w:val="23"/>
        </w:rPr>
        <w:t xml:space="preserve">) </w:t>
      </w:r>
      <w:r w:rsidR="00EF7969" w:rsidRPr="009326F3">
        <w:rPr>
          <w:rFonts w:ascii="Times New Roman" w:eastAsia="바탕체" w:hint="eastAsia"/>
          <w:sz w:val="23"/>
          <w:szCs w:val="23"/>
        </w:rPr>
        <w:t>본건</w:t>
      </w:r>
      <w:r w:rsidR="00EF7969" w:rsidRPr="00352E12">
        <w:rPr>
          <w:rFonts w:ascii="Times New Roman" w:eastAsia="바탕체"/>
          <w:sz w:val="23"/>
          <w:szCs w:val="23"/>
        </w:rPr>
        <w:t xml:space="preserve"> </w:t>
      </w:r>
      <w:r w:rsidR="00EF7969" w:rsidRPr="00352E12">
        <w:rPr>
          <w:rFonts w:ascii="Times New Roman" w:eastAsia="바탕체" w:hint="eastAsia"/>
          <w:sz w:val="23"/>
          <w:szCs w:val="23"/>
        </w:rPr>
        <w:t>분할계획서의</w:t>
      </w:r>
      <w:r w:rsidR="00EF7969" w:rsidRPr="00352E12">
        <w:rPr>
          <w:rFonts w:ascii="Times New Roman" w:eastAsia="바탕체"/>
          <w:sz w:val="23"/>
          <w:szCs w:val="23"/>
        </w:rPr>
        <w:t xml:space="preserve"> </w:t>
      </w:r>
      <w:r w:rsidR="00EF7969" w:rsidRPr="00352E12">
        <w:rPr>
          <w:rFonts w:ascii="Times New Roman" w:eastAsia="바탕체" w:hint="eastAsia"/>
          <w:sz w:val="23"/>
          <w:szCs w:val="23"/>
        </w:rPr>
        <w:t>승인을</w:t>
      </w:r>
      <w:r w:rsidR="00EF7969" w:rsidRPr="00FA107D">
        <w:rPr>
          <w:rFonts w:ascii="Times New Roman" w:eastAsia="바탕체"/>
          <w:sz w:val="23"/>
          <w:szCs w:val="23"/>
        </w:rPr>
        <w:t xml:space="preserve"> </w:t>
      </w:r>
      <w:r w:rsidR="00EF7969" w:rsidRPr="00FA107D">
        <w:rPr>
          <w:rFonts w:ascii="Times New Roman" w:eastAsia="바탕체" w:hint="eastAsia"/>
          <w:sz w:val="23"/>
          <w:szCs w:val="23"/>
        </w:rPr>
        <w:t>위한</w:t>
      </w:r>
      <w:r w:rsidR="00EF7969" w:rsidRPr="009326F3">
        <w:rPr>
          <w:rFonts w:ascii="Times New Roman" w:eastAsia="바탕체"/>
          <w:sz w:val="23"/>
          <w:szCs w:val="23"/>
        </w:rPr>
        <w:t xml:space="preserve"> </w:t>
      </w:r>
      <w:r w:rsidR="00EF7969" w:rsidRPr="009326F3">
        <w:rPr>
          <w:rFonts w:ascii="Times New Roman" w:eastAsia="바탕체" w:hint="eastAsia"/>
          <w:sz w:val="23"/>
          <w:szCs w:val="23"/>
        </w:rPr>
        <w:t>매도인의</w:t>
      </w:r>
      <w:r w:rsidR="00EF7969" w:rsidRPr="009326F3">
        <w:rPr>
          <w:rFonts w:ascii="Times New Roman" w:eastAsia="바탕체"/>
          <w:sz w:val="23"/>
          <w:szCs w:val="23"/>
        </w:rPr>
        <w:t xml:space="preserve"> </w:t>
      </w:r>
      <w:r w:rsidR="00EF7969" w:rsidRPr="009326F3">
        <w:rPr>
          <w:rFonts w:ascii="Times New Roman" w:eastAsia="바탕체" w:hint="eastAsia"/>
          <w:sz w:val="23"/>
          <w:szCs w:val="23"/>
        </w:rPr>
        <w:t>주주총회</w:t>
      </w:r>
      <w:r w:rsidR="00EF7969" w:rsidRPr="009326F3">
        <w:rPr>
          <w:rFonts w:ascii="Times New Roman" w:eastAsia="바탕체"/>
          <w:sz w:val="23"/>
          <w:szCs w:val="23"/>
        </w:rPr>
        <w:t xml:space="preserve">, </w:t>
      </w:r>
      <w:r w:rsidR="00EF7969" w:rsidRPr="009326F3">
        <w:rPr>
          <w:rFonts w:ascii="Times New Roman" w:eastAsia="바탕체" w:hint="eastAsia"/>
          <w:sz w:val="23"/>
          <w:szCs w:val="23"/>
        </w:rPr>
        <w:t>채권자보호절차의</w:t>
      </w:r>
      <w:r w:rsidR="00EF7969" w:rsidRPr="009326F3">
        <w:rPr>
          <w:rFonts w:ascii="Times New Roman" w:eastAsia="바탕체"/>
          <w:sz w:val="23"/>
          <w:szCs w:val="23"/>
        </w:rPr>
        <w:t xml:space="preserve"> </w:t>
      </w:r>
      <w:r w:rsidR="00EF7969" w:rsidRPr="009326F3">
        <w:rPr>
          <w:rFonts w:ascii="Times New Roman" w:eastAsia="바탕체" w:hint="eastAsia"/>
          <w:sz w:val="23"/>
          <w:szCs w:val="23"/>
        </w:rPr>
        <w:t>개시</w:t>
      </w:r>
      <w:r w:rsidR="00EF7969" w:rsidRPr="009326F3">
        <w:rPr>
          <w:rFonts w:ascii="Times New Roman" w:eastAsia="바탕체"/>
          <w:sz w:val="23"/>
          <w:szCs w:val="23"/>
        </w:rPr>
        <w:t xml:space="preserve"> </w:t>
      </w:r>
      <w:r w:rsidR="00EF7969" w:rsidRPr="009326F3">
        <w:rPr>
          <w:rFonts w:ascii="Times New Roman" w:eastAsia="바탕체" w:hint="eastAsia"/>
          <w:sz w:val="23"/>
          <w:szCs w:val="23"/>
        </w:rPr>
        <w:t>및</w:t>
      </w:r>
      <w:r w:rsidR="00EF7969" w:rsidRPr="009326F3">
        <w:rPr>
          <w:rFonts w:ascii="Times New Roman" w:eastAsia="바탕체"/>
          <w:sz w:val="23"/>
          <w:szCs w:val="23"/>
        </w:rPr>
        <w:t xml:space="preserve"> </w:t>
      </w:r>
      <w:r w:rsidR="00EF7969" w:rsidRPr="009326F3">
        <w:rPr>
          <w:rFonts w:ascii="Times New Roman" w:eastAsia="바탕체" w:hint="eastAsia"/>
          <w:sz w:val="23"/>
          <w:szCs w:val="23"/>
        </w:rPr>
        <w:t>종료</w:t>
      </w:r>
      <w:r w:rsidR="00EF7969" w:rsidRPr="009326F3">
        <w:rPr>
          <w:rFonts w:ascii="Times New Roman" w:eastAsia="바탕체"/>
          <w:sz w:val="23"/>
          <w:szCs w:val="23"/>
        </w:rPr>
        <w:t xml:space="preserve"> </w:t>
      </w:r>
      <w:r w:rsidR="00EF7969" w:rsidRPr="009326F3">
        <w:rPr>
          <w:rFonts w:ascii="Times New Roman" w:eastAsia="바탕체" w:hint="eastAsia"/>
          <w:sz w:val="23"/>
          <w:szCs w:val="23"/>
        </w:rPr>
        <w:t>등</w:t>
      </w:r>
      <w:r w:rsidR="00EF7969" w:rsidRPr="009326F3">
        <w:rPr>
          <w:rFonts w:ascii="Times New Roman" w:eastAsia="바탕체"/>
          <w:sz w:val="23"/>
          <w:szCs w:val="23"/>
        </w:rPr>
        <w:t xml:space="preserve"> </w:t>
      </w:r>
      <w:r w:rsidR="00EF7969" w:rsidRPr="009326F3">
        <w:rPr>
          <w:rFonts w:ascii="Times New Roman" w:eastAsia="바탕체" w:hint="eastAsia"/>
          <w:sz w:val="23"/>
          <w:szCs w:val="23"/>
        </w:rPr>
        <w:t>본건</w:t>
      </w:r>
      <w:r w:rsidR="00EF7969" w:rsidRPr="009326F3">
        <w:rPr>
          <w:rFonts w:ascii="Times New Roman" w:eastAsia="바탕체"/>
          <w:sz w:val="23"/>
          <w:szCs w:val="23"/>
        </w:rPr>
        <w:t xml:space="preserve"> </w:t>
      </w:r>
      <w:r w:rsidR="00EF7969" w:rsidRPr="009326F3">
        <w:rPr>
          <w:rFonts w:ascii="Times New Roman" w:eastAsia="바탕체" w:hint="eastAsia"/>
          <w:sz w:val="23"/>
          <w:szCs w:val="23"/>
        </w:rPr>
        <w:t>분할의</w:t>
      </w:r>
      <w:r w:rsidR="00EF7969" w:rsidRPr="009326F3">
        <w:rPr>
          <w:rFonts w:ascii="Times New Roman" w:eastAsia="바탕체"/>
          <w:sz w:val="23"/>
          <w:szCs w:val="23"/>
        </w:rPr>
        <w:t xml:space="preserve"> </w:t>
      </w:r>
      <w:r w:rsidR="00EF7969" w:rsidRPr="009326F3">
        <w:rPr>
          <w:rFonts w:ascii="Times New Roman" w:eastAsia="바탕체" w:hint="eastAsia"/>
          <w:sz w:val="23"/>
          <w:szCs w:val="23"/>
        </w:rPr>
        <w:t>절차와</w:t>
      </w:r>
      <w:r w:rsidR="00EF7969" w:rsidRPr="009326F3">
        <w:rPr>
          <w:rFonts w:ascii="Times New Roman" w:eastAsia="바탕체"/>
          <w:sz w:val="23"/>
          <w:szCs w:val="23"/>
        </w:rPr>
        <w:t xml:space="preserve"> </w:t>
      </w:r>
      <w:r w:rsidR="00EF7969" w:rsidRPr="009326F3">
        <w:rPr>
          <w:rFonts w:ascii="Times New Roman" w:eastAsia="바탕체" w:hint="eastAsia"/>
          <w:sz w:val="23"/>
          <w:szCs w:val="23"/>
        </w:rPr>
        <w:t>관련된</w:t>
      </w:r>
      <w:r w:rsidR="00EF7969" w:rsidRPr="009326F3">
        <w:rPr>
          <w:rFonts w:ascii="Times New Roman" w:eastAsia="바탕체"/>
          <w:sz w:val="23"/>
          <w:szCs w:val="23"/>
        </w:rPr>
        <w:t xml:space="preserve"> </w:t>
      </w:r>
      <w:r w:rsidR="00EF7969" w:rsidRPr="009326F3">
        <w:rPr>
          <w:rFonts w:ascii="Times New Roman" w:eastAsia="바탕체" w:hint="eastAsia"/>
          <w:sz w:val="23"/>
          <w:szCs w:val="23"/>
        </w:rPr>
        <w:t>서류를</w:t>
      </w:r>
      <w:r w:rsidR="00EF7969" w:rsidRPr="009326F3">
        <w:rPr>
          <w:rFonts w:ascii="Times New Roman" w:eastAsia="바탕체"/>
          <w:sz w:val="23"/>
          <w:szCs w:val="23"/>
        </w:rPr>
        <w:t xml:space="preserve"> </w:t>
      </w:r>
      <w:r w:rsidR="00EF7969" w:rsidRPr="009326F3">
        <w:rPr>
          <w:rFonts w:ascii="Times New Roman" w:eastAsia="바탕체" w:hint="eastAsia"/>
          <w:sz w:val="23"/>
          <w:szCs w:val="23"/>
        </w:rPr>
        <w:t>각</w:t>
      </w:r>
      <w:r w:rsidR="00EF7969" w:rsidRPr="009326F3">
        <w:rPr>
          <w:rFonts w:ascii="Times New Roman" w:eastAsia="바탕체"/>
          <w:sz w:val="23"/>
          <w:szCs w:val="23"/>
        </w:rPr>
        <w:t xml:space="preserve"> </w:t>
      </w:r>
      <w:r w:rsidR="00EF7969" w:rsidRPr="009326F3">
        <w:rPr>
          <w:rFonts w:ascii="Times New Roman" w:eastAsia="바탕체" w:hint="eastAsia"/>
          <w:sz w:val="23"/>
          <w:szCs w:val="23"/>
        </w:rPr>
        <w:t>사유</w:t>
      </w:r>
      <w:r w:rsidR="00EF7969" w:rsidRPr="009326F3">
        <w:rPr>
          <w:rFonts w:ascii="Times New Roman" w:eastAsia="바탕체"/>
          <w:sz w:val="23"/>
          <w:szCs w:val="23"/>
        </w:rPr>
        <w:t xml:space="preserve"> </w:t>
      </w:r>
      <w:r w:rsidR="00EF7969" w:rsidRPr="009326F3">
        <w:rPr>
          <w:rFonts w:ascii="Times New Roman" w:eastAsia="바탕체" w:hint="eastAsia"/>
          <w:sz w:val="23"/>
          <w:szCs w:val="23"/>
        </w:rPr>
        <w:t>발생일로부터</w:t>
      </w:r>
      <w:r w:rsidR="00EF7969" w:rsidRPr="009326F3">
        <w:rPr>
          <w:rFonts w:ascii="Times New Roman" w:eastAsia="바탕체"/>
          <w:sz w:val="23"/>
          <w:szCs w:val="23"/>
        </w:rPr>
        <w:t xml:space="preserve"> 3</w:t>
      </w:r>
      <w:r w:rsidR="00EF7969" w:rsidRPr="009326F3">
        <w:rPr>
          <w:rFonts w:ascii="Times New Roman" w:eastAsia="바탕체" w:hint="eastAsia"/>
          <w:sz w:val="23"/>
          <w:szCs w:val="23"/>
        </w:rPr>
        <w:t>영업일</w:t>
      </w:r>
      <w:r w:rsidR="00EF7969" w:rsidRPr="009326F3">
        <w:rPr>
          <w:rFonts w:ascii="Times New Roman" w:eastAsia="바탕체"/>
          <w:sz w:val="23"/>
          <w:szCs w:val="23"/>
        </w:rPr>
        <w:t xml:space="preserve"> </w:t>
      </w:r>
      <w:r w:rsidR="00EF7969" w:rsidRPr="009326F3">
        <w:rPr>
          <w:rFonts w:ascii="Times New Roman" w:eastAsia="바탕체" w:hint="eastAsia"/>
          <w:sz w:val="23"/>
          <w:szCs w:val="23"/>
        </w:rPr>
        <w:t>내에</w:t>
      </w:r>
      <w:r w:rsidR="00EF7969" w:rsidRPr="009326F3">
        <w:rPr>
          <w:rFonts w:ascii="Times New Roman" w:eastAsia="바탕체"/>
          <w:sz w:val="23"/>
          <w:szCs w:val="23"/>
        </w:rPr>
        <w:t xml:space="preserve"> </w:t>
      </w:r>
      <w:r w:rsidR="00EF7969" w:rsidRPr="009326F3">
        <w:rPr>
          <w:rFonts w:ascii="Times New Roman" w:eastAsia="바탕체" w:hint="eastAsia"/>
          <w:sz w:val="23"/>
          <w:szCs w:val="23"/>
        </w:rPr>
        <w:t>매수인에게</w:t>
      </w:r>
      <w:r w:rsidR="00EF7969" w:rsidRPr="009326F3">
        <w:rPr>
          <w:rFonts w:ascii="Times New Roman" w:eastAsia="바탕체"/>
          <w:sz w:val="23"/>
          <w:szCs w:val="23"/>
        </w:rPr>
        <w:t xml:space="preserve"> </w:t>
      </w:r>
      <w:r w:rsidR="00EF7969" w:rsidRPr="009326F3">
        <w:rPr>
          <w:rFonts w:ascii="Times New Roman" w:eastAsia="바탕체" w:hint="eastAsia"/>
          <w:sz w:val="23"/>
          <w:szCs w:val="23"/>
        </w:rPr>
        <w:t>제공하여야</w:t>
      </w:r>
      <w:r w:rsidR="00EF7969" w:rsidRPr="00352E12">
        <w:rPr>
          <w:rFonts w:ascii="Times New Roman" w:eastAsia="바탕체"/>
          <w:sz w:val="23"/>
          <w:szCs w:val="23"/>
        </w:rPr>
        <w:t xml:space="preserve"> </w:t>
      </w:r>
      <w:r w:rsidR="00EF7969" w:rsidRPr="00352E12">
        <w:rPr>
          <w:rFonts w:ascii="Times New Roman" w:eastAsia="바탕체" w:hint="eastAsia"/>
          <w:sz w:val="23"/>
          <w:szCs w:val="23"/>
        </w:rPr>
        <w:t>하고</w:t>
      </w:r>
      <w:r w:rsidR="00EF7969" w:rsidRPr="007273AE">
        <w:rPr>
          <w:rFonts w:ascii="Times New Roman" w:eastAsia="바탕체"/>
          <w:sz w:val="23"/>
          <w:szCs w:val="23"/>
        </w:rPr>
        <w:t>,</w:t>
      </w:r>
      <w:r w:rsidR="00B21CEF">
        <w:t xml:space="preserve"> </w:t>
      </w:r>
      <w:r w:rsidRPr="00B51FA5">
        <w:rPr>
          <w:rFonts w:ascii="Times New Roman" w:eastAsia="바탕체"/>
          <w:sz w:val="23"/>
          <w:szCs w:val="23"/>
        </w:rPr>
        <w:t>(</w:t>
      </w:r>
      <w:r w:rsidR="00EF7969">
        <w:rPr>
          <w:rFonts w:ascii="Times New Roman" w:eastAsia="바탕체" w:hint="eastAsia"/>
          <w:sz w:val="23"/>
          <w:szCs w:val="23"/>
        </w:rPr>
        <w:t>i</w:t>
      </w:r>
      <w:r w:rsidRPr="00B51FA5">
        <w:rPr>
          <w:rFonts w:ascii="Times New Roman" w:eastAsia="바탕체"/>
          <w:sz w:val="23"/>
          <w:szCs w:val="23"/>
        </w:rPr>
        <w:t xml:space="preserve">i) </w:t>
      </w:r>
      <w:r w:rsidRPr="00B51FA5">
        <w:rPr>
          <w:rFonts w:ascii="Times New Roman" w:eastAsia="바탕체" w:hint="eastAsia"/>
          <w:sz w:val="23"/>
          <w:szCs w:val="23"/>
        </w:rPr>
        <w:t>본건</w:t>
      </w:r>
      <w:r w:rsidRPr="00B51FA5">
        <w:rPr>
          <w:rFonts w:ascii="Times New Roman" w:eastAsia="바탕체" w:hint="eastAsia"/>
          <w:sz w:val="23"/>
          <w:szCs w:val="23"/>
        </w:rPr>
        <w:t xml:space="preserve"> </w:t>
      </w:r>
      <w:r w:rsidRPr="00B51FA5">
        <w:rPr>
          <w:rFonts w:ascii="Times New Roman" w:eastAsia="바탕체"/>
          <w:sz w:val="23"/>
          <w:szCs w:val="23"/>
        </w:rPr>
        <w:t>분할계획서를</w:t>
      </w:r>
      <w:r w:rsidRPr="00B51FA5">
        <w:rPr>
          <w:rFonts w:ascii="Times New Roman" w:eastAsia="바탕체"/>
          <w:sz w:val="23"/>
          <w:szCs w:val="23"/>
        </w:rPr>
        <w:t xml:space="preserve"> </w:t>
      </w:r>
      <w:r w:rsidRPr="00B51FA5">
        <w:rPr>
          <w:rFonts w:ascii="Times New Roman" w:eastAsia="바탕체"/>
          <w:sz w:val="23"/>
          <w:szCs w:val="23"/>
        </w:rPr>
        <w:t>수정</w:t>
      </w:r>
      <w:r w:rsidRPr="00B51FA5">
        <w:rPr>
          <w:rFonts w:ascii="Times New Roman" w:eastAsia="바탕체"/>
          <w:sz w:val="23"/>
          <w:szCs w:val="23"/>
        </w:rPr>
        <w:t xml:space="preserve">, </w:t>
      </w:r>
      <w:r w:rsidRPr="00B51FA5">
        <w:rPr>
          <w:rFonts w:ascii="Times New Roman" w:eastAsia="바탕체"/>
          <w:sz w:val="23"/>
          <w:szCs w:val="23"/>
        </w:rPr>
        <w:t>변동</w:t>
      </w:r>
      <w:r w:rsidRPr="00B51FA5">
        <w:rPr>
          <w:rFonts w:ascii="Times New Roman" w:eastAsia="바탕체"/>
          <w:sz w:val="23"/>
          <w:szCs w:val="23"/>
        </w:rPr>
        <w:t xml:space="preserve"> </w:t>
      </w:r>
      <w:r w:rsidRPr="00B51FA5">
        <w:rPr>
          <w:rFonts w:ascii="Times New Roman" w:eastAsia="바탕체"/>
          <w:sz w:val="23"/>
          <w:szCs w:val="23"/>
        </w:rPr>
        <w:t>또는</w:t>
      </w:r>
      <w:r w:rsidRPr="00B51FA5">
        <w:rPr>
          <w:rFonts w:ascii="Times New Roman" w:eastAsia="바탕체"/>
          <w:sz w:val="23"/>
          <w:szCs w:val="23"/>
        </w:rPr>
        <w:t xml:space="preserve"> </w:t>
      </w:r>
      <w:r w:rsidRPr="00B51FA5">
        <w:rPr>
          <w:rFonts w:ascii="Times New Roman" w:eastAsia="바탕체"/>
          <w:sz w:val="23"/>
          <w:szCs w:val="23"/>
        </w:rPr>
        <w:t>변경하고자</w:t>
      </w:r>
      <w:r w:rsidRPr="00B51FA5">
        <w:rPr>
          <w:rFonts w:ascii="Times New Roman" w:eastAsia="바탕체"/>
          <w:sz w:val="23"/>
          <w:szCs w:val="23"/>
        </w:rPr>
        <w:t xml:space="preserve"> </w:t>
      </w:r>
      <w:r w:rsidRPr="00B51FA5">
        <w:rPr>
          <w:rFonts w:ascii="Times New Roman" w:eastAsia="바탕체"/>
          <w:sz w:val="23"/>
          <w:szCs w:val="23"/>
        </w:rPr>
        <w:t>하는</w:t>
      </w:r>
      <w:r w:rsidRPr="00B51FA5">
        <w:rPr>
          <w:rFonts w:ascii="Times New Roman" w:eastAsia="바탕체"/>
          <w:sz w:val="23"/>
          <w:szCs w:val="23"/>
        </w:rPr>
        <w:t xml:space="preserve"> </w:t>
      </w:r>
      <w:r w:rsidRPr="00B51FA5">
        <w:rPr>
          <w:rFonts w:ascii="Times New Roman" w:eastAsia="바탕체"/>
          <w:sz w:val="23"/>
          <w:szCs w:val="23"/>
        </w:rPr>
        <w:t>경우</w:t>
      </w:r>
      <w:r w:rsidRPr="00B51FA5">
        <w:rPr>
          <w:rFonts w:ascii="Times New Roman" w:eastAsia="바탕체" w:hint="eastAsia"/>
          <w:sz w:val="23"/>
          <w:szCs w:val="23"/>
        </w:rPr>
        <w:t xml:space="preserve"> </w:t>
      </w:r>
      <w:r w:rsidR="003B5134">
        <w:rPr>
          <w:rFonts w:ascii="Times New Roman" w:eastAsia="바탕체"/>
          <w:sz w:val="23"/>
          <w:szCs w:val="23"/>
        </w:rPr>
        <w:t>3</w:t>
      </w:r>
      <w:r w:rsidRPr="00883718">
        <w:rPr>
          <w:rFonts w:ascii="Times New Roman" w:eastAsia="바탕체"/>
          <w:sz w:val="23"/>
          <w:szCs w:val="23"/>
        </w:rPr>
        <w:t>영업일</w:t>
      </w:r>
      <w:r w:rsidRPr="000575B1">
        <w:rPr>
          <w:rFonts w:ascii="Times New Roman" w:eastAsia="바탕체"/>
          <w:sz w:val="23"/>
          <w:szCs w:val="23"/>
        </w:rPr>
        <w:t xml:space="preserve"> </w:t>
      </w:r>
      <w:r w:rsidRPr="00522B89">
        <w:rPr>
          <w:rFonts w:ascii="Times New Roman" w:eastAsia="바탕체"/>
          <w:sz w:val="23"/>
          <w:szCs w:val="23"/>
        </w:rPr>
        <w:t>전까지</w:t>
      </w:r>
      <w:r w:rsidRPr="00522B89">
        <w:rPr>
          <w:rFonts w:ascii="Times New Roman" w:eastAsia="바탕체"/>
          <w:sz w:val="23"/>
          <w:szCs w:val="23"/>
        </w:rPr>
        <w:t xml:space="preserve"> </w:t>
      </w:r>
      <w:r w:rsidRPr="00B51FA5">
        <w:rPr>
          <w:rFonts w:ascii="Times New Roman" w:eastAsia="바탕체"/>
          <w:sz w:val="23"/>
          <w:szCs w:val="23"/>
        </w:rPr>
        <w:t>매수인에게</w:t>
      </w:r>
      <w:r w:rsidRPr="00B51FA5">
        <w:rPr>
          <w:rFonts w:ascii="Times New Roman" w:eastAsia="바탕체"/>
          <w:sz w:val="23"/>
          <w:szCs w:val="23"/>
        </w:rPr>
        <w:t xml:space="preserve"> </w:t>
      </w:r>
      <w:r w:rsidRPr="00B51FA5">
        <w:rPr>
          <w:rFonts w:ascii="Times New Roman" w:eastAsia="바탕체"/>
          <w:sz w:val="23"/>
          <w:szCs w:val="23"/>
        </w:rPr>
        <w:t>수정</w:t>
      </w:r>
      <w:r w:rsidRPr="00B51FA5">
        <w:rPr>
          <w:rFonts w:ascii="Times New Roman" w:eastAsia="바탕체" w:hint="eastAsia"/>
          <w:sz w:val="23"/>
          <w:szCs w:val="23"/>
        </w:rPr>
        <w:t xml:space="preserve">, </w:t>
      </w:r>
      <w:r w:rsidRPr="00B51FA5">
        <w:rPr>
          <w:rFonts w:ascii="Times New Roman" w:eastAsia="바탕체" w:hint="eastAsia"/>
          <w:sz w:val="23"/>
          <w:szCs w:val="23"/>
        </w:rPr>
        <w:t>변동</w:t>
      </w:r>
      <w:r w:rsidRPr="00B51FA5">
        <w:rPr>
          <w:rFonts w:ascii="Times New Roman" w:eastAsia="바탕체" w:hint="eastAsia"/>
          <w:sz w:val="23"/>
          <w:szCs w:val="23"/>
        </w:rPr>
        <w:t xml:space="preserve"> </w:t>
      </w:r>
      <w:r w:rsidRPr="00B51FA5">
        <w:rPr>
          <w:rFonts w:ascii="Times New Roman" w:eastAsia="바탕체" w:hint="eastAsia"/>
          <w:sz w:val="23"/>
          <w:szCs w:val="23"/>
        </w:rPr>
        <w:t>또는</w:t>
      </w:r>
      <w:r w:rsidRPr="00B51FA5">
        <w:rPr>
          <w:rFonts w:ascii="Times New Roman" w:eastAsia="바탕체" w:hint="eastAsia"/>
          <w:sz w:val="23"/>
          <w:szCs w:val="23"/>
        </w:rPr>
        <w:t xml:space="preserve"> </w:t>
      </w:r>
      <w:r w:rsidRPr="00B51FA5">
        <w:rPr>
          <w:rFonts w:ascii="Times New Roman" w:eastAsia="바탕체" w:hint="eastAsia"/>
          <w:sz w:val="23"/>
          <w:szCs w:val="23"/>
        </w:rPr>
        <w:t>변경하고자</w:t>
      </w:r>
      <w:r w:rsidRPr="00B51FA5">
        <w:rPr>
          <w:rFonts w:ascii="Times New Roman" w:eastAsia="바탕체" w:hint="eastAsia"/>
          <w:sz w:val="23"/>
          <w:szCs w:val="23"/>
        </w:rPr>
        <w:t xml:space="preserve"> </w:t>
      </w:r>
      <w:r w:rsidRPr="00B51FA5">
        <w:rPr>
          <w:rFonts w:ascii="Times New Roman" w:eastAsia="바탕체" w:hint="eastAsia"/>
          <w:sz w:val="23"/>
          <w:szCs w:val="23"/>
        </w:rPr>
        <w:t>하는</w:t>
      </w:r>
      <w:r w:rsidRPr="00B51FA5">
        <w:rPr>
          <w:rFonts w:ascii="Times New Roman" w:eastAsia="바탕체"/>
          <w:sz w:val="23"/>
          <w:szCs w:val="23"/>
        </w:rPr>
        <w:t xml:space="preserve"> </w:t>
      </w:r>
      <w:r w:rsidRPr="00B51FA5">
        <w:rPr>
          <w:rFonts w:ascii="Times New Roman" w:eastAsia="바탕체"/>
          <w:sz w:val="23"/>
          <w:szCs w:val="23"/>
        </w:rPr>
        <w:t>내용</w:t>
      </w:r>
      <w:r w:rsidRPr="00B51FA5">
        <w:rPr>
          <w:rFonts w:ascii="Times New Roman" w:eastAsia="바탕체"/>
          <w:sz w:val="23"/>
          <w:szCs w:val="23"/>
        </w:rPr>
        <w:t xml:space="preserve"> </w:t>
      </w:r>
      <w:r w:rsidRPr="00B51FA5">
        <w:rPr>
          <w:rFonts w:ascii="Times New Roman" w:eastAsia="바탕체"/>
          <w:sz w:val="23"/>
          <w:szCs w:val="23"/>
        </w:rPr>
        <w:t>및</w:t>
      </w:r>
      <w:r w:rsidRPr="00B51FA5">
        <w:rPr>
          <w:rFonts w:ascii="Times New Roman" w:eastAsia="바탕체"/>
          <w:sz w:val="23"/>
          <w:szCs w:val="23"/>
        </w:rPr>
        <w:t xml:space="preserve"> </w:t>
      </w:r>
      <w:r w:rsidRPr="00B51FA5">
        <w:rPr>
          <w:rFonts w:ascii="Times New Roman" w:eastAsia="바탕체"/>
          <w:sz w:val="23"/>
          <w:szCs w:val="23"/>
        </w:rPr>
        <w:t>취지를</w:t>
      </w:r>
      <w:r w:rsidRPr="00B51FA5">
        <w:rPr>
          <w:rFonts w:ascii="Times New Roman" w:eastAsia="바탕체"/>
          <w:sz w:val="23"/>
          <w:szCs w:val="23"/>
        </w:rPr>
        <w:t xml:space="preserve"> </w:t>
      </w:r>
      <w:r w:rsidRPr="00B51FA5">
        <w:rPr>
          <w:rFonts w:ascii="Times New Roman" w:eastAsia="바탕체"/>
          <w:sz w:val="23"/>
          <w:szCs w:val="23"/>
        </w:rPr>
        <w:t>서면으로</w:t>
      </w:r>
      <w:r w:rsidRPr="00B51FA5">
        <w:rPr>
          <w:rFonts w:ascii="Times New Roman" w:eastAsia="바탕체"/>
          <w:sz w:val="23"/>
          <w:szCs w:val="23"/>
        </w:rPr>
        <w:t xml:space="preserve"> </w:t>
      </w:r>
      <w:r w:rsidRPr="00B51FA5">
        <w:rPr>
          <w:rFonts w:ascii="Times New Roman" w:eastAsia="바탕체"/>
          <w:sz w:val="23"/>
          <w:szCs w:val="23"/>
        </w:rPr>
        <w:t>통지하고</w:t>
      </w:r>
      <w:r w:rsidRPr="00B51FA5">
        <w:rPr>
          <w:rFonts w:ascii="Times New Roman" w:eastAsia="바탕체"/>
          <w:sz w:val="23"/>
          <w:szCs w:val="23"/>
        </w:rPr>
        <w:t xml:space="preserve"> </w:t>
      </w:r>
      <w:r w:rsidRPr="00B51FA5">
        <w:rPr>
          <w:rFonts w:ascii="Times New Roman" w:eastAsia="바탕체"/>
          <w:sz w:val="23"/>
          <w:szCs w:val="23"/>
        </w:rPr>
        <w:t>그에</w:t>
      </w:r>
      <w:r w:rsidRPr="00B51FA5">
        <w:rPr>
          <w:rFonts w:ascii="Times New Roman" w:eastAsia="바탕체"/>
          <w:sz w:val="23"/>
          <w:szCs w:val="23"/>
        </w:rPr>
        <w:t xml:space="preserve"> </w:t>
      </w:r>
      <w:r w:rsidRPr="00B51FA5">
        <w:rPr>
          <w:rFonts w:ascii="Times New Roman" w:eastAsia="바탕체"/>
          <w:sz w:val="23"/>
          <w:szCs w:val="23"/>
        </w:rPr>
        <w:t>대한</w:t>
      </w:r>
      <w:r w:rsidRPr="00B51FA5">
        <w:rPr>
          <w:rFonts w:ascii="Times New Roman" w:eastAsia="바탕체"/>
          <w:sz w:val="23"/>
          <w:szCs w:val="23"/>
        </w:rPr>
        <w:t xml:space="preserve"> </w:t>
      </w:r>
      <w:r w:rsidRPr="00B51FA5">
        <w:rPr>
          <w:rFonts w:ascii="Times New Roman" w:eastAsia="바탕체"/>
          <w:sz w:val="23"/>
          <w:szCs w:val="23"/>
        </w:rPr>
        <w:t>매수인의</w:t>
      </w:r>
      <w:r w:rsidRPr="00B51FA5">
        <w:rPr>
          <w:rFonts w:ascii="Times New Roman" w:eastAsia="바탕체"/>
          <w:sz w:val="23"/>
          <w:szCs w:val="23"/>
        </w:rPr>
        <w:t xml:space="preserve"> </w:t>
      </w:r>
      <w:r w:rsidRPr="00B51FA5">
        <w:rPr>
          <w:rFonts w:ascii="Times New Roman" w:eastAsia="바탕체"/>
          <w:sz w:val="23"/>
          <w:szCs w:val="23"/>
        </w:rPr>
        <w:t>사전</w:t>
      </w:r>
      <w:r w:rsidRPr="00B51FA5">
        <w:rPr>
          <w:rFonts w:ascii="Times New Roman" w:eastAsia="바탕체"/>
          <w:sz w:val="23"/>
          <w:szCs w:val="23"/>
        </w:rPr>
        <w:t xml:space="preserve"> </w:t>
      </w:r>
      <w:r w:rsidRPr="00B51FA5">
        <w:rPr>
          <w:rFonts w:ascii="Times New Roman" w:eastAsia="바탕체"/>
          <w:sz w:val="23"/>
          <w:szCs w:val="23"/>
        </w:rPr>
        <w:t>서면동의를</w:t>
      </w:r>
      <w:r w:rsidRPr="00B51FA5">
        <w:rPr>
          <w:rFonts w:ascii="Times New Roman" w:eastAsia="바탕체"/>
          <w:sz w:val="23"/>
          <w:szCs w:val="23"/>
        </w:rPr>
        <w:t xml:space="preserve"> </w:t>
      </w:r>
      <w:r w:rsidRPr="00B51FA5">
        <w:rPr>
          <w:rFonts w:ascii="Times New Roman" w:eastAsia="바탕체"/>
          <w:sz w:val="23"/>
          <w:szCs w:val="23"/>
        </w:rPr>
        <w:t>받아야</w:t>
      </w:r>
      <w:r w:rsidRPr="00B51FA5">
        <w:rPr>
          <w:rFonts w:ascii="Times New Roman" w:eastAsia="바탕체"/>
          <w:sz w:val="23"/>
          <w:szCs w:val="23"/>
        </w:rPr>
        <w:t xml:space="preserve"> </w:t>
      </w:r>
      <w:r w:rsidRPr="00B51FA5">
        <w:rPr>
          <w:rFonts w:ascii="Times New Roman" w:eastAsia="바탕체" w:hint="eastAsia"/>
          <w:sz w:val="23"/>
          <w:szCs w:val="23"/>
        </w:rPr>
        <w:t>한다</w:t>
      </w:r>
      <w:r w:rsidRPr="00B51FA5">
        <w:rPr>
          <w:rFonts w:ascii="Times New Roman" w:eastAsia="바탕체" w:hint="eastAsia"/>
          <w:sz w:val="23"/>
          <w:szCs w:val="23"/>
        </w:rPr>
        <w:t>(</w:t>
      </w:r>
      <w:r w:rsidRPr="00B51FA5">
        <w:rPr>
          <w:rFonts w:ascii="Times New Roman" w:eastAsia="바탕체" w:hint="eastAsia"/>
          <w:sz w:val="23"/>
          <w:szCs w:val="23"/>
        </w:rPr>
        <w:t>단</w:t>
      </w:r>
      <w:r w:rsidRPr="00B51FA5">
        <w:rPr>
          <w:rFonts w:ascii="Times New Roman" w:eastAsia="바탕체" w:hint="eastAsia"/>
          <w:sz w:val="23"/>
          <w:szCs w:val="23"/>
        </w:rPr>
        <w:t>,</w:t>
      </w:r>
      <w:r w:rsidRPr="00B51FA5">
        <w:rPr>
          <w:rFonts w:ascii="Times New Roman" w:eastAsia="바탕체"/>
          <w:sz w:val="23"/>
          <w:szCs w:val="23"/>
        </w:rPr>
        <w:t xml:space="preserve"> (x) </w:t>
      </w:r>
      <w:r w:rsidRPr="00B51FA5">
        <w:rPr>
          <w:rFonts w:ascii="Times New Roman"/>
          <w:sz w:val="23"/>
          <w:szCs w:val="23"/>
        </w:rPr>
        <w:t>그러한</w:t>
      </w:r>
      <w:r w:rsidRPr="00B51FA5">
        <w:rPr>
          <w:rFonts w:ascii="Times New Roman"/>
          <w:sz w:val="23"/>
          <w:szCs w:val="23"/>
        </w:rPr>
        <w:t xml:space="preserve"> </w:t>
      </w:r>
      <w:r w:rsidRPr="00B51FA5">
        <w:rPr>
          <w:rFonts w:ascii="Times New Roman" w:eastAsia="바탕체"/>
          <w:sz w:val="23"/>
          <w:szCs w:val="23"/>
        </w:rPr>
        <w:t>수정</w:t>
      </w:r>
      <w:r w:rsidRPr="00B51FA5">
        <w:rPr>
          <w:rFonts w:ascii="Times New Roman" w:eastAsia="바탕체"/>
          <w:sz w:val="23"/>
          <w:szCs w:val="23"/>
        </w:rPr>
        <w:t xml:space="preserve">, </w:t>
      </w:r>
      <w:r w:rsidRPr="00B51FA5">
        <w:rPr>
          <w:rFonts w:ascii="Times New Roman" w:eastAsia="바탕체"/>
          <w:sz w:val="23"/>
          <w:szCs w:val="23"/>
        </w:rPr>
        <w:t>변동</w:t>
      </w:r>
      <w:r w:rsidRPr="00B51FA5">
        <w:rPr>
          <w:rFonts w:ascii="Times New Roman" w:eastAsia="바탕체"/>
          <w:sz w:val="23"/>
          <w:szCs w:val="23"/>
        </w:rPr>
        <w:t xml:space="preserve"> </w:t>
      </w:r>
      <w:r w:rsidRPr="00B51FA5">
        <w:rPr>
          <w:rFonts w:ascii="Times New Roman" w:eastAsia="바탕체"/>
          <w:sz w:val="23"/>
          <w:szCs w:val="23"/>
        </w:rPr>
        <w:t>또는</w:t>
      </w:r>
      <w:r w:rsidRPr="00B51FA5">
        <w:rPr>
          <w:rFonts w:ascii="Times New Roman" w:eastAsia="바탕체"/>
          <w:sz w:val="23"/>
          <w:szCs w:val="23"/>
        </w:rPr>
        <w:t xml:space="preserve"> </w:t>
      </w:r>
      <w:r w:rsidRPr="00B51FA5">
        <w:rPr>
          <w:rFonts w:ascii="Times New Roman" w:eastAsia="바탕체"/>
          <w:sz w:val="23"/>
          <w:szCs w:val="23"/>
        </w:rPr>
        <w:t>변경</w:t>
      </w:r>
      <w:r w:rsidRPr="00B51FA5">
        <w:rPr>
          <w:rFonts w:ascii="Times New Roman" w:eastAsia="바탕체" w:hint="eastAsia"/>
          <w:sz w:val="23"/>
          <w:szCs w:val="23"/>
        </w:rPr>
        <w:t>이</w:t>
      </w:r>
      <w:r w:rsidRPr="00B51FA5">
        <w:rPr>
          <w:rFonts w:ascii="Times New Roman"/>
          <w:sz w:val="23"/>
          <w:szCs w:val="23"/>
        </w:rPr>
        <w:t xml:space="preserve"> </w:t>
      </w: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계약에</w:t>
      </w:r>
      <w:r w:rsidRPr="00B51FA5">
        <w:rPr>
          <w:rFonts w:ascii="Times New Roman"/>
          <w:sz w:val="23"/>
          <w:szCs w:val="23"/>
        </w:rPr>
        <w:t xml:space="preserve"> </w:t>
      </w:r>
      <w:r w:rsidRPr="00B51FA5">
        <w:rPr>
          <w:rFonts w:ascii="Times New Roman"/>
          <w:sz w:val="23"/>
          <w:szCs w:val="23"/>
        </w:rPr>
        <w:t>따른</w:t>
      </w:r>
      <w:r w:rsidRPr="00B51FA5">
        <w:rPr>
          <w:rFonts w:ascii="Times New Roman"/>
          <w:sz w:val="23"/>
          <w:szCs w:val="23"/>
        </w:rPr>
        <w:t xml:space="preserve"> </w:t>
      </w:r>
      <w:r w:rsidRPr="00B51FA5">
        <w:rPr>
          <w:rFonts w:ascii="Times New Roman"/>
          <w:sz w:val="23"/>
          <w:szCs w:val="23"/>
        </w:rPr>
        <w:t>거래종결일의</w:t>
      </w:r>
      <w:r w:rsidRPr="00B51FA5">
        <w:rPr>
          <w:rFonts w:ascii="Times New Roman"/>
          <w:sz w:val="23"/>
          <w:szCs w:val="23"/>
        </w:rPr>
        <w:t xml:space="preserve"> </w:t>
      </w:r>
      <w:r w:rsidRPr="00B51FA5">
        <w:rPr>
          <w:rFonts w:ascii="Times New Roman"/>
          <w:sz w:val="23"/>
          <w:szCs w:val="23"/>
        </w:rPr>
        <w:t>변경으로</w:t>
      </w:r>
      <w:r w:rsidRPr="00B51FA5">
        <w:rPr>
          <w:rFonts w:ascii="Times New Roman"/>
          <w:sz w:val="23"/>
          <w:szCs w:val="23"/>
        </w:rPr>
        <w:t xml:space="preserve"> </w:t>
      </w:r>
      <w:r w:rsidRPr="00B51FA5">
        <w:rPr>
          <w:rFonts w:ascii="Times New Roman"/>
          <w:sz w:val="23"/>
          <w:szCs w:val="23"/>
        </w:rPr>
        <w:t>인한</w:t>
      </w:r>
      <w:r w:rsidRPr="00B51FA5">
        <w:rPr>
          <w:rFonts w:ascii="Times New Roman"/>
          <w:sz w:val="23"/>
          <w:szCs w:val="23"/>
        </w:rPr>
        <w:t xml:space="preserve"> </w:t>
      </w:r>
      <w:r w:rsidRPr="00B51FA5">
        <w:rPr>
          <w:rFonts w:ascii="Times New Roman"/>
          <w:sz w:val="23"/>
          <w:szCs w:val="23"/>
        </w:rPr>
        <w:t>분할</w:t>
      </w:r>
      <w:r w:rsidRPr="00B51FA5">
        <w:rPr>
          <w:rFonts w:ascii="Times New Roman"/>
          <w:sz w:val="23"/>
          <w:szCs w:val="23"/>
        </w:rPr>
        <w:t xml:space="preserve"> </w:t>
      </w:r>
      <w:r w:rsidRPr="00B51FA5">
        <w:rPr>
          <w:rFonts w:ascii="Times New Roman"/>
          <w:sz w:val="23"/>
          <w:szCs w:val="23"/>
        </w:rPr>
        <w:t>일정</w:t>
      </w:r>
      <w:r w:rsidRPr="00B51FA5">
        <w:rPr>
          <w:rFonts w:ascii="Times New Roman"/>
          <w:sz w:val="23"/>
          <w:szCs w:val="23"/>
        </w:rPr>
        <w:t xml:space="preserve"> </w:t>
      </w:r>
      <w:r w:rsidRPr="00B51FA5">
        <w:rPr>
          <w:rFonts w:ascii="Times New Roman"/>
          <w:sz w:val="23"/>
          <w:szCs w:val="23"/>
        </w:rPr>
        <w:t>변경</w:t>
      </w:r>
      <w:r w:rsidRPr="00B51FA5">
        <w:rPr>
          <w:rFonts w:ascii="Times New Roman"/>
          <w:sz w:val="23"/>
          <w:szCs w:val="23"/>
        </w:rPr>
        <w:t xml:space="preserve"> </w:t>
      </w:r>
      <w:r w:rsidRPr="00B51FA5">
        <w:rPr>
          <w:rFonts w:ascii="Times New Roman"/>
          <w:sz w:val="23"/>
          <w:szCs w:val="23"/>
        </w:rPr>
        <w:t>등</w:t>
      </w:r>
      <w:r w:rsidRPr="00B51FA5">
        <w:rPr>
          <w:rFonts w:ascii="Times New Roman"/>
          <w:sz w:val="23"/>
          <w:szCs w:val="23"/>
        </w:rPr>
        <w:t xml:space="preserve"> </w:t>
      </w:r>
      <w:proofErr w:type="spellStart"/>
      <w:r w:rsidRPr="00B51FA5">
        <w:rPr>
          <w:rFonts w:ascii="Times New Roman" w:hint="eastAsia"/>
          <w:sz w:val="23"/>
          <w:szCs w:val="23"/>
        </w:rPr>
        <w:t>분할대상</w:t>
      </w:r>
      <w:proofErr w:type="spellEnd"/>
      <w:r w:rsidRPr="00B51FA5">
        <w:rPr>
          <w:rFonts w:ascii="Times New Roman" w:hint="eastAsia"/>
          <w:sz w:val="23"/>
          <w:szCs w:val="23"/>
        </w:rPr>
        <w:t xml:space="preserve"> </w:t>
      </w:r>
      <w:proofErr w:type="spellStart"/>
      <w:r w:rsidRPr="00B51FA5">
        <w:rPr>
          <w:rFonts w:ascii="Times New Roman" w:hint="eastAsia"/>
          <w:sz w:val="23"/>
          <w:szCs w:val="23"/>
        </w:rPr>
        <w:t>자산부채의</w:t>
      </w:r>
      <w:proofErr w:type="spellEnd"/>
      <w:r w:rsidRPr="00B51FA5">
        <w:rPr>
          <w:rFonts w:ascii="Times New Roman"/>
          <w:sz w:val="23"/>
          <w:szCs w:val="23"/>
        </w:rPr>
        <w:t xml:space="preserve"> </w:t>
      </w:r>
      <w:r w:rsidRPr="00B51FA5">
        <w:rPr>
          <w:rFonts w:ascii="Times New Roman"/>
          <w:sz w:val="23"/>
          <w:szCs w:val="23"/>
        </w:rPr>
        <w:t>변동과</w:t>
      </w:r>
      <w:r w:rsidRPr="00B51FA5">
        <w:rPr>
          <w:rFonts w:ascii="Times New Roman"/>
          <w:sz w:val="23"/>
          <w:szCs w:val="23"/>
        </w:rPr>
        <w:t xml:space="preserve"> </w:t>
      </w:r>
      <w:r w:rsidRPr="00B51FA5">
        <w:rPr>
          <w:rFonts w:ascii="Times New Roman"/>
          <w:sz w:val="23"/>
          <w:szCs w:val="23"/>
        </w:rPr>
        <w:t>무관한</w:t>
      </w:r>
      <w:r w:rsidRPr="00B51FA5">
        <w:rPr>
          <w:rFonts w:ascii="Times New Roman"/>
          <w:sz w:val="23"/>
          <w:szCs w:val="23"/>
        </w:rPr>
        <w:t xml:space="preserve"> </w:t>
      </w:r>
      <w:r w:rsidRPr="00B51FA5">
        <w:rPr>
          <w:rFonts w:ascii="Times New Roman"/>
          <w:sz w:val="23"/>
          <w:szCs w:val="23"/>
        </w:rPr>
        <w:t>사항이거나</w:t>
      </w:r>
      <w:r w:rsidRPr="00B51FA5">
        <w:rPr>
          <w:rFonts w:ascii="Times New Roman"/>
          <w:sz w:val="23"/>
          <w:szCs w:val="23"/>
        </w:rPr>
        <w:t xml:space="preserve">, (y) </w:t>
      </w:r>
      <w:r w:rsidRPr="00B51FA5">
        <w:rPr>
          <w:rFonts w:ascii="Times New Roman" w:hint="eastAsia"/>
          <w:sz w:val="23"/>
          <w:szCs w:val="23"/>
        </w:rPr>
        <w:t>본건</w:t>
      </w:r>
      <w:r w:rsidRPr="00B51FA5">
        <w:rPr>
          <w:rFonts w:ascii="Times New Roman" w:hint="eastAsia"/>
          <w:sz w:val="23"/>
          <w:szCs w:val="23"/>
        </w:rPr>
        <w:t xml:space="preserve"> </w:t>
      </w:r>
      <w:r w:rsidRPr="00B51FA5">
        <w:rPr>
          <w:rFonts w:ascii="Times New Roman"/>
          <w:bCs/>
          <w:sz w:val="23"/>
          <w:szCs w:val="23"/>
        </w:rPr>
        <w:t>분할</w:t>
      </w:r>
      <w:r w:rsidRPr="00B51FA5">
        <w:rPr>
          <w:rFonts w:ascii="Times New Roman" w:hint="eastAsia"/>
          <w:bCs/>
          <w:sz w:val="23"/>
          <w:szCs w:val="23"/>
        </w:rPr>
        <w:t>효력발생</w:t>
      </w:r>
      <w:r w:rsidRPr="00B51FA5">
        <w:rPr>
          <w:rFonts w:ascii="Times New Roman"/>
          <w:bCs/>
          <w:sz w:val="23"/>
          <w:szCs w:val="23"/>
        </w:rPr>
        <w:t>일까지</w:t>
      </w:r>
      <w:r w:rsidRPr="00B51FA5">
        <w:rPr>
          <w:rFonts w:ascii="Times New Roman"/>
          <w:bCs/>
          <w:sz w:val="23"/>
          <w:szCs w:val="23"/>
        </w:rPr>
        <w:t xml:space="preserve"> </w:t>
      </w:r>
      <w:r w:rsidRPr="00B51FA5">
        <w:rPr>
          <w:rFonts w:ascii="Times New Roman" w:hint="eastAsia"/>
          <w:bCs/>
          <w:sz w:val="23"/>
          <w:szCs w:val="23"/>
        </w:rPr>
        <w:t>통상적인</w:t>
      </w:r>
      <w:r w:rsidRPr="00B51FA5">
        <w:rPr>
          <w:rFonts w:ascii="Times New Roman" w:hint="eastAsia"/>
          <w:bCs/>
          <w:sz w:val="23"/>
          <w:szCs w:val="23"/>
        </w:rPr>
        <w:t xml:space="preserve"> </w:t>
      </w:r>
      <w:proofErr w:type="spellStart"/>
      <w:r w:rsidRPr="00B51FA5">
        <w:rPr>
          <w:rFonts w:ascii="Times New Roman" w:hint="eastAsia"/>
          <w:bCs/>
          <w:sz w:val="23"/>
          <w:szCs w:val="23"/>
        </w:rPr>
        <w:t>사업과정에</w:t>
      </w:r>
      <w:proofErr w:type="spellEnd"/>
      <w:r w:rsidRPr="00B51FA5">
        <w:rPr>
          <w:rFonts w:ascii="Times New Roman" w:hint="eastAsia"/>
          <w:bCs/>
          <w:sz w:val="23"/>
          <w:szCs w:val="23"/>
        </w:rPr>
        <w:t xml:space="preserve"> </w:t>
      </w:r>
      <w:r w:rsidRPr="00B51FA5">
        <w:rPr>
          <w:rFonts w:ascii="Times New Roman" w:hint="eastAsia"/>
          <w:bCs/>
          <w:sz w:val="23"/>
          <w:szCs w:val="23"/>
        </w:rPr>
        <w:t>따른</w:t>
      </w:r>
      <w:r w:rsidRPr="00B51FA5">
        <w:rPr>
          <w:rFonts w:ascii="Times New Roman" w:hint="eastAsia"/>
          <w:bCs/>
          <w:sz w:val="23"/>
          <w:szCs w:val="23"/>
        </w:rPr>
        <w:t xml:space="preserve"> </w:t>
      </w:r>
      <w:r w:rsidRPr="00B51FA5">
        <w:rPr>
          <w:rFonts w:ascii="Times New Roman"/>
          <w:bCs/>
          <w:sz w:val="23"/>
          <w:szCs w:val="23"/>
        </w:rPr>
        <w:t>분할대상사업의</w:t>
      </w:r>
      <w:r w:rsidRPr="00B51FA5">
        <w:rPr>
          <w:rFonts w:ascii="Times New Roman"/>
          <w:bCs/>
          <w:sz w:val="23"/>
          <w:szCs w:val="23"/>
        </w:rPr>
        <w:t xml:space="preserve"> </w:t>
      </w:r>
      <w:r w:rsidRPr="00B51FA5">
        <w:rPr>
          <w:rFonts w:ascii="Times New Roman"/>
          <w:bCs/>
          <w:sz w:val="23"/>
          <w:szCs w:val="23"/>
        </w:rPr>
        <w:t>영업</w:t>
      </w:r>
      <w:r w:rsidRPr="00B51FA5">
        <w:rPr>
          <w:rFonts w:ascii="Times New Roman"/>
          <w:bCs/>
          <w:sz w:val="23"/>
          <w:szCs w:val="23"/>
        </w:rPr>
        <w:t xml:space="preserve"> </w:t>
      </w:r>
      <w:r w:rsidRPr="00B51FA5">
        <w:rPr>
          <w:rFonts w:ascii="Times New Roman"/>
          <w:bCs/>
          <w:sz w:val="23"/>
          <w:szCs w:val="23"/>
        </w:rPr>
        <w:t>또는</w:t>
      </w:r>
      <w:r w:rsidRPr="00B51FA5">
        <w:rPr>
          <w:rFonts w:ascii="Times New Roman"/>
          <w:bCs/>
          <w:sz w:val="23"/>
          <w:szCs w:val="23"/>
        </w:rPr>
        <w:t xml:space="preserve"> </w:t>
      </w:r>
      <w:r w:rsidRPr="00B51FA5">
        <w:rPr>
          <w:rFonts w:ascii="Times New Roman"/>
          <w:bCs/>
          <w:sz w:val="23"/>
          <w:szCs w:val="23"/>
        </w:rPr>
        <w:t>재무적</w:t>
      </w:r>
      <w:r w:rsidRPr="00B51FA5">
        <w:rPr>
          <w:rFonts w:ascii="Times New Roman"/>
          <w:bCs/>
          <w:sz w:val="23"/>
          <w:szCs w:val="23"/>
        </w:rPr>
        <w:t xml:space="preserve"> </w:t>
      </w:r>
      <w:r w:rsidRPr="00B51FA5">
        <w:rPr>
          <w:rFonts w:ascii="Times New Roman"/>
          <w:bCs/>
          <w:sz w:val="23"/>
          <w:szCs w:val="23"/>
        </w:rPr>
        <w:t>활동</w:t>
      </w:r>
      <w:r w:rsidRPr="00B51FA5">
        <w:rPr>
          <w:rFonts w:ascii="Times New Roman"/>
          <w:bCs/>
          <w:sz w:val="23"/>
          <w:szCs w:val="23"/>
        </w:rPr>
        <w:t xml:space="preserve"> </w:t>
      </w:r>
      <w:r w:rsidRPr="00B51FA5">
        <w:rPr>
          <w:rFonts w:ascii="Times New Roman"/>
          <w:bCs/>
          <w:sz w:val="23"/>
          <w:szCs w:val="23"/>
        </w:rPr>
        <w:t>등으로</w:t>
      </w:r>
      <w:r w:rsidRPr="00B51FA5">
        <w:rPr>
          <w:rFonts w:ascii="Times New Roman"/>
          <w:bCs/>
          <w:sz w:val="23"/>
          <w:szCs w:val="23"/>
        </w:rPr>
        <w:t xml:space="preserve"> </w:t>
      </w:r>
      <w:r w:rsidRPr="00B51FA5">
        <w:rPr>
          <w:rFonts w:ascii="Times New Roman"/>
          <w:bCs/>
          <w:sz w:val="23"/>
          <w:szCs w:val="23"/>
        </w:rPr>
        <w:t>인하여</w:t>
      </w:r>
      <w:r w:rsidRPr="00B51FA5">
        <w:rPr>
          <w:rFonts w:ascii="Times New Roman"/>
          <w:bCs/>
          <w:sz w:val="23"/>
          <w:szCs w:val="23"/>
        </w:rPr>
        <w:t xml:space="preserve"> </w:t>
      </w:r>
      <w:proofErr w:type="spellStart"/>
      <w:r w:rsidRPr="00B51FA5">
        <w:rPr>
          <w:rFonts w:ascii="Times New Roman"/>
          <w:bCs/>
          <w:sz w:val="23"/>
          <w:szCs w:val="23"/>
        </w:rPr>
        <w:t>분할대상</w:t>
      </w:r>
      <w:proofErr w:type="spellEnd"/>
      <w:r w:rsidRPr="00B51FA5">
        <w:rPr>
          <w:rFonts w:ascii="Times New Roman"/>
          <w:bCs/>
          <w:sz w:val="23"/>
          <w:szCs w:val="23"/>
        </w:rPr>
        <w:t xml:space="preserve"> </w:t>
      </w:r>
      <w:proofErr w:type="spellStart"/>
      <w:r w:rsidRPr="00B51FA5">
        <w:rPr>
          <w:rFonts w:ascii="Times New Roman"/>
          <w:bCs/>
          <w:sz w:val="23"/>
          <w:szCs w:val="23"/>
        </w:rPr>
        <w:t>자산부채에</w:t>
      </w:r>
      <w:proofErr w:type="spellEnd"/>
      <w:r w:rsidRPr="00B51FA5">
        <w:rPr>
          <w:rFonts w:ascii="Times New Roman"/>
          <w:bCs/>
          <w:sz w:val="23"/>
          <w:szCs w:val="23"/>
        </w:rPr>
        <w:t xml:space="preserve"> </w:t>
      </w:r>
      <w:r w:rsidRPr="00B51FA5">
        <w:rPr>
          <w:rFonts w:ascii="Times New Roman"/>
          <w:bCs/>
          <w:sz w:val="23"/>
          <w:szCs w:val="23"/>
        </w:rPr>
        <w:t>변동이</w:t>
      </w:r>
      <w:r w:rsidRPr="00B51FA5">
        <w:rPr>
          <w:rFonts w:ascii="Times New Roman"/>
          <w:bCs/>
          <w:sz w:val="23"/>
          <w:szCs w:val="23"/>
        </w:rPr>
        <w:t xml:space="preserve"> </w:t>
      </w:r>
      <w:r w:rsidRPr="00B51FA5">
        <w:rPr>
          <w:rFonts w:ascii="Times New Roman"/>
          <w:bCs/>
          <w:sz w:val="23"/>
          <w:szCs w:val="23"/>
        </w:rPr>
        <w:t>발생하거나</w:t>
      </w:r>
      <w:r w:rsidRPr="00B51FA5">
        <w:rPr>
          <w:rFonts w:ascii="Times New Roman" w:hint="eastAsia"/>
          <w:bCs/>
          <w:sz w:val="23"/>
          <w:szCs w:val="23"/>
        </w:rPr>
        <w:t>,</w:t>
      </w:r>
      <w:r w:rsidRPr="00B51FA5">
        <w:rPr>
          <w:rFonts w:ascii="Times New Roman"/>
          <w:bCs/>
          <w:sz w:val="23"/>
          <w:szCs w:val="23"/>
        </w:rPr>
        <w:t xml:space="preserve"> </w:t>
      </w:r>
      <w:r w:rsidRPr="00B51FA5">
        <w:rPr>
          <w:rFonts w:ascii="Times New Roman"/>
          <w:bCs/>
          <w:sz w:val="23"/>
          <w:szCs w:val="23"/>
        </w:rPr>
        <w:t>누락</w:t>
      </w:r>
      <w:r w:rsidRPr="00B51FA5">
        <w:rPr>
          <w:rFonts w:ascii="Times New Roman" w:hint="eastAsia"/>
          <w:bCs/>
          <w:sz w:val="23"/>
          <w:szCs w:val="23"/>
        </w:rPr>
        <w:t>이나</w:t>
      </w:r>
      <w:r w:rsidRPr="00B51FA5">
        <w:rPr>
          <w:rFonts w:ascii="Times New Roman" w:hint="eastAsia"/>
          <w:bCs/>
          <w:sz w:val="23"/>
          <w:szCs w:val="23"/>
        </w:rPr>
        <w:t xml:space="preserve"> </w:t>
      </w:r>
      <w:r w:rsidRPr="00B51FA5">
        <w:rPr>
          <w:rFonts w:ascii="Times New Roman" w:hint="eastAsia"/>
          <w:bCs/>
          <w:sz w:val="23"/>
          <w:szCs w:val="23"/>
        </w:rPr>
        <w:t>착오</w:t>
      </w:r>
      <w:r w:rsidRPr="00B51FA5">
        <w:rPr>
          <w:rFonts w:ascii="Times New Roman" w:hint="eastAsia"/>
          <w:bCs/>
          <w:sz w:val="23"/>
          <w:szCs w:val="23"/>
        </w:rPr>
        <w:t xml:space="preserve"> </w:t>
      </w:r>
      <w:r w:rsidRPr="00B51FA5">
        <w:rPr>
          <w:rFonts w:ascii="Times New Roman" w:hint="eastAsia"/>
          <w:bCs/>
          <w:sz w:val="23"/>
          <w:szCs w:val="23"/>
        </w:rPr>
        <w:t>등으로</w:t>
      </w:r>
      <w:r w:rsidRPr="00B51FA5">
        <w:rPr>
          <w:rFonts w:ascii="Times New Roman" w:hint="eastAsia"/>
          <w:bCs/>
          <w:sz w:val="23"/>
          <w:szCs w:val="23"/>
        </w:rPr>
        <w:t xml:space="preserve"> </w:t>
      </w:r>
      <w:r w:rsidRPr="00B51FA5">
        <w:rPr>
          <w:rFonts w:ascii="Times New Roman" w:hint="eastAsia"/>
          <w:bCs/>
          <w:sz w:val="23"/>
          <w:szCs w:val="23"/>
        </w:rPr>
        <w:t>인하여</w:t>
      </w:r>
      <w:r w:rsidRPr="00B51FA5">
        <w:rPr>
          <w:rFonts w:ascii="Times New Roman"/>
          <w:bCs/>
          <w:sz w:val="23"/>
          <w:szCs w:val="23"/>
        </w:rPr>
        <w:t xml:space="preserve"> </w:t>
      </w:r>
      <w:proofErr w:type="spellStart"/>
      <w:r w:rsidRPr="00B51FA5">
        <w:rPr>
          <w:rFonts w:ascii="Times New Roman" w:hint="eastAsia"/>
          <w:bCs/>
          <w:sz w:val="23"/>
          <w:szCs w:val="23"/>
        </w:rPr>
        <w:t>분할대상</w:t>
      </w:r>
      <w:proofErr w:type="spellEnd"/>
      <w:r w:rsidRPr="00B51FA5">
        <w:rPr>
          <w:rFonts w:ascii="Times New Roman" w:hint="eastAsia"/>
          <w:bCs/>
          <w:sz w:val="23"/>
          <w:szCs w:val="23"/>
        </w:rPr>
        <w:t xml:space="preserve"> </w:t>
      </w:r>
      <w:proofErr w:type="spellStart"/>
      <w:r w:rsidRPr="00B51FA5">
        <w:rPr>
          <w:rFonts w:ascii="Times New Roman" w:hint="eastAsia"/>
          <w:bCs/>
          <w:sz w:val="23"/>
          <w:szCs w:val="23"/>
        </w:rPr>
        <w:t>자산부채의</w:t>
      </w:r>
      <w:proofErr w:type="spellEnd"/>
      <w:r w:rsidRPr="00B51FA5">
        <w:rPr>
          <w:rFonts w:ascii="Times New Roman" w:hint="eastAsia"/>
          <w:bCs/>
          <w:sz w:val="23"/>
          <w:szCs w:val="23"/>
        </w:rPr>
        <w:t xml:space="preserve"> </w:t>
      </w:r>
      <w:r w:rsidRPr="00B51FA5">
        <w:rPr>
          <w:rFonts w:ascii="Times New Roman" w:hint="eastAsia"/>
          <w:bCs/>
          <w:sz w:val="23"/>
          <w:szCs w:val="23"/>
        </w:rPr>
        <w:t>내용이나</w:t>
      </w:r>
      <w:r w:rsidRPr="00B51FA5">
        <w:rPr>
          <w:rFonts w:ascii="Times New Roman" w:hint="eastAsia"/>
          <w:bCs/>
          <w:sz w:val="23"/>
          <w:szCs w:val="23"/>
        </w:rPr>
        <w:t xml:space="preserve"> </w:t>
      </w:r>
      <w:r w:rsidRPr="00B51FA5">
        <w:rPr>
          <w:rFonts w:ascii="Times New Roman" w:hint="eastAsia"/>
          <w:bCs/>
          <w:sz w:val="23"/>
          <w:szCs w:val="23"/>
        </w:rPr>
        <w:t>그</w:t>
      </w:r>
      <w:r w:rsidRPr="00B51FA5">
        <w:rPr>
          <w:rFonts w:ascii="Times New Roman" w:hint="eastAsia"/>
          <w:bCs/>
          <w:sz w:val="23"/>
          <w:szCs w:val="23"/>
        </w:rPr>
        <w:t xml:space="preserve"> </w:t>
      </w:r>
      <w:r w:rsidRPr="00B51FA5">
        <w:rPr>
          <w:rFonts w:ascii="Times New Roman" w:hint="eastAsia"/>
          <w:bCs/>
          <w:sz w:val="23"/>
          <w:szCs w:val="23"/>
        </w:rPr>
        <w:t>가액이</w:t>
      </w:r>
      <w:r w:rsidRPr="00B51FA5">
        <w:rPr>
          <w:rFonts w:ascii="Times New Roman" w:hint="eastAsia"/>
          <w:bCs/>
          <w:sz w:val="23"/>
          <w:szCs w:val="23"/>
        </w:rPr>
        <w:t xml:space="preserve"> </w:t>
      </w:r>
      <w:r w:rsidRPr="00B51FA5">
        <w:rPr>
          <w:rFonts w:ascii="Times New Roman" w:hint="eastAsia"/>
          <w:bCs/>
          <w:sz w:val="23"/>
          <w:szCs w:val="23"/>
        </w:rPr>
        <w:t>잘못</w:t>
      </w:r>
      <w:r w:rsidRPr="00B51FA5">
        <w:rPr>
          <w:rFonts w:ascii="Times New Roman" w:hint="eastAsia"/>
          <w:bCs/>
          <w:sz w:val="23"/>
          <w:szCs w:val="23"/>
        </w:rPr>
        <w:t xml:space="preserve"> </w:t>
      </w:r>
      <w:r w:rsidRPr="00B51FA5">
        <w:rPr>
          <w:rFonts w:ascii="Times New Roman" w:hint="eastAsia"/>
          <w:bCs/>
          <w:sz w:val="23"/>
          <w:szCs w:val="23"/>
        </w:rPr>
        <w:t>기재된</w:t>
      </w:r>
      <w:r w:rsidRPr="00B51FA5">
        <w:rPr>
          <w:rFonts w:ascii="Times New Roman" w:hint="eastAsia"/>
          <w:bCs/>
          <w:sz w:val="23"/>
          <w:szCs w:val="23"/>
        </w:rPr>
        <w:t xml:space="preserve"> </w:t>
      </w:r>
      <w:r w:rsidRPr="00B51FA5">
        <w:rPr>
          <w:rFonts w:ascii="Times New Roman" w:hint="eastAsia"/>
          <w:bCs/>
          <w:sz w:val="23"/>
          <w:szCs w:val="23"/>
        </w:rPr>
        <w:t>것으로</w:t>
      </w:r>
      <w:r w:rsidRPr="00B51FA5">
        <w:rPr>
          <w:rFonts w:ascii="Times New Roman" w:hint="eastAsia"/>
          <w:bCs/>
          <w:sz w:val="23"/>
          <w:szCs w:val="23"/>
        </w:rPr>
        <w:t xml:space="preserve"> </w:t>
      </w:r>
      <w:r w:rsidRPr="00B51FA5">
        <w:rPr>
          <w:rFonts w:ascii="Times New Roman" w:hint="eastAsia"/>
          <w:bCs/>
          <w:sz w:val="23"/>
          <w:szCs w:val="23"/>
        </w:rPr>
        <w:t>밝혀진</w:t>
      </w:r>
      <w:r w:rsidRPr="00B51FA5">
        <w:rPr>
          <w:rFonts w:ascii="Times New Roman" w:hint="eastAsia"/>
          <w:bCs/>
          <w:sz w:val="23"/>
          <w:szCs w:val="23"/>
        </w:rPr>
        <w:t xml:space="preserve"> </w:t>
      </w:r>
      <w:r w:rsidRPr="00B51FA5">
        <w:rPr>
          <w:rFonts w:ascii="Times New Roman" w:hint="eastAsia"/>
          <w:bCs/>
          <w:sz w:val="23"/>
          <w:szCs w:val="23"/>
        </w:rPr>
        <w:t>경우</w:t>
      </w:r>
      <w:r w:rsidRPr="00B51FA5">
        <w:rPr>
          <w:rFonts w:ascii="Times New Roman" w:hint="eastAsia"/>
          <w:bCs/>
          <w:sz w:val="23"/>
          <w:szCs w:val="23"/>
        </w:rPr>
        <w:t>,</w:t>
      </w:r>
      <w:r w:rsidRPr="00B51FA5">
        <w:rPr>
          <w:rFonts w:ascii="Times New Roman"/>
          <w:bCs/>
          <w:sz w:val="23"/>
          <w:szCs w:val="23"/>
        </w:rPr>
        <w:t xml:space="preserve"> </w:t>
      </w:r>
      <w:r w:rsidRPr="00B51FA5">
        <w:rPr>
          <w:rFonts w:ascii="Times New Roman" w:hint="eastAsia"/>
          <w:bCs/>
          <w:sz w:val="23"/>
          <w:szCs w:val="23"/>
        </w:rPr>
        <w:t>또는</w:t>
      </w:r>
      <w:r w:rsidRPr="00B51FA5">
        <w:rPr>
          <w:rFonts w:ascii="Times New Roman" w:hint="eastAsia"/>
          <w:bCs/>
          <w:sz w:val="23"/>
          <w:szCs w:val="23"/>
        </w:rPr>
        <w:t xml:space="preserve"> (</w:t>
      </w:r>
      <w:r w:rsidRPr="00B51FA5">
        <w:rPr>
          <w:rFonts w:ascii="Times New Roman"/>
          <w:bCs/>
          <w:sz w:val="23"/>
          <w:szCs w:val="23"/>
        </w:rPr>
        <w:t>z)</w:t>
      </w:r>
      <w:r w:rsidRPr="00B51FA5">
        <w:rPr>
          <w:rFonts w:ascii="Times New Roman" w:hint="eastAsia"/>
          <w:bCs/>
          <w:sz w:val="23"/>
          <w:szCs w:val="23"/>
        </w:rPr>
        <w:t xml:space="preserve"> </w:t>
      </w: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계약에</w:t>
      </w:r>
      <w:r w:rsidRPr="00B51FA5">
        <w:rPr>
          <w:rFonts w:ascii="Times New Roman" w:hint="eastAsia"/>
          <w:sz w:val="23"/>
          <w:szCs w:val="23"/>
        </w:rPr>
        <w:t xml:space="preserve"> </w:t>
      </w:r>
      <w:r w:rsidRPr="00B51FA5">
        <w:rPr>
          <w:rFonts w:ascii="Times New Roman" w:hint="eastAsia"/>
          <w:sz w:val="23"/>
          <w:szCs w:val="23"/>
        </w:rPr>
        <w:t>따라</w:t>
      </w:r>
      <w:r w:rsidRPr="00B51FA5">
        <w:rPr>
          <w:rFonts w:ascii="Times New Roman" w:hint="eastAsia"/>
          <w:sz w:val="23"/>
          <w:szCs w:val="23"/>
        </w:rPr>
        <w:t xml:space="preserve"> </w:t>
      </w:r>
      <w:r w:rsidRPr="00B51FA5">
        <w:rPr>
          <w:rFonts w:ascii="Times New Roman" w:hint="eastAsia"/>
          <w:sz w:val="23"/>
          <w:szCs w:val="23"/>
        </w:rPr>
        <w:t>명시적으로</w:t>
      </w:r>
      <w:r w:rsidRPr="00B51FA5">
        <w:rPr>
          <w:rFonts w:ascii="Times New Roman" w:hint="eastAsia"/>
          <w:sz w:val="23"/>
          <w:szCs w:val="23"/>
        </w:rPr>
        <w:t xml:space="preserve"> </w:t>
      </w:r>
      <w:r w:rsidRPr="00B51FA5">
        <w:rPr>
          <w:rFonts w:ascii="Times New Roman" w:hint="eastAsia"/>
          <w:sz w:val="23"/>
          <w:szCs w:val="23"/>
        </w:rPr>
        <w:t>예정</w:t>
      </w:r>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허용된</w:t>
      </w:r>
      <w:r w:rsidRPr="00B51FA5">
        <w:rPr>
          <w:rFonts w:ascii="Times New Roman" w:hint="eastAsia"/>
          <w:sz w:val="23"/>
          <w:szCs w:val="23"/>
        </w:rPr>
        <w:t xml:space="preserve"> </w:t>
      </w:r>
      <w:r w:rsidRPr="00B51FA5">
        <w:rPr>
          <w:rFonts w:ascii="Times New Roman" w:hint="eastAsia"/>
          <w:sz w:val="23"/>
          <w:szCs w:val="23"/>
        </w:rPr>
        <w:t>사항을</w:t>
      </w:r>
      <w:r w:rsidRPr="00B51FA5">
        <w:rPr>
          <w:rFonts w:ascii="Times New Roman" w:hint="eastAsia"/>
          <w:sz w:val="23"/>
          <w:szCs w:val="23"/>
        </w:rPr>
        <w:t xml:space="preserve"> </w:t>
      </w:r>
      <w:r w:rsidRPr="00B51FA5">
        <w:rPr>
          <w:rFonts w:ascii="Times New Roman" w:hint="eastAsia"/>
          <w:sz w:val="23"/>
          <w:szCs w:val="23"/>
        </w:rPr>
        <w:t>반영하기</w:t>
      </w:r>
      <w:r w:rsidRPr="00B51FA5">
        <w:rPr>
          <w:rFonts w:ascii="Times New Roman" w:hint="eastAsia"/>
          <w:sz w:val="23"/>
          <w:szCs w:val="23"/>
        </w:rPr>
        <w:t xml:space="preserve"> </w:t>
      </w:r>
      <w:r w:rsidRPr="00B51FA5">
        <w:rPr>
          <w:rFonts w:ascii="Times New Roman" w:hint="eastAsia"/>
          <w:sz w:val="23"/>
          <w:szCs w:val="23"/>
        </w:rPr>
        <w:t>위한</w:t>
      </w:r>
      <w:r w:rsidRPr="00B51FA5">
        <w:rPr>
          <w:rFonts w:ascii="Times New Roman" w:hint="eastAsia"/>
          <w:sz w:val="23"/>
          <w:szCs w:val="23"/>
        </w:rPr>
        <w:t xml:space="preserve"> </w:t>
      </w:r>
      <w:r w:rsidRPr="00B51FA5">
        <w:rPr>
          <w:rFonts w:ascii="Times New Roman"/>
          <w:sz w:val="23"/>
          <w:szCs w:val="23"/>
        </w:rPr>
        <w:t>경우는</w:t>
      </w:r>
      <w:r w:rsidRPr="00B51FA5">
        <w:rPr>
          <w:rFonts w:ascii="Times New Roman"/>
          <w:sz w:val="23"/>
          <w:szCs w:val="23"/>
        </w:rPr>
        <w:t xml:space="preserve"> </w:t>
      </w:r>
      <w:r w:rsidRPr="00B51FA5">
        <w:rPr>
          <w:rFonts w:ascii="Times New Roman" w:hint="eastAsia"/>
          <w:sz w:val="23"/>
          <w:szCs w:val="23"/>
        </w:rPr>
        <w:t>예외로</w:t>
      </w:r>
      <w:r w:rsidRPr="00B51FA5">
        <w:rPr>
          <w:rFonts w:ascii="Times New Roman" w:hint="eastAsia"/>
          <w:sz w:val="23"/>
          <w:szCs w:val="23"/>
        </w:rPr>
        <w:t xml:space="preserve"> </w:t>
      </w:r>
      <w:r w:rsidR="00D9754B">
        <w:rPr>
          <w:rFonts w:ascii="Times New Roman" w:hint="eastAsia"/>
          <w:sz w:val="23"/>
          <w:szCs w:val="23"/>
        </w:rPr>
        <w:t>한다</w:t>
      </w:r>
      <w:r w:rsidRPr="00B51FA5">
        <w:rPr>
          <w:rFonts w:ascii="Times New Roman" w:eastAsia="바탕체" w:hint="eastAsia"/>
          <w:sz w:val="23"/>
          <w:szCs w:val="23"/>
        </w:rPr>
        <w:t>)</w:t>
      </w:r>
      <w:r w:rsidRPr="00B51FA5">
        <w:rPr>
          <w:rFonts w:ascii="Times New Roman" w:eastAsia="바탕체"/>
          <w:sz w:val="23"/>
          <w:szCs w:val="23"/>
        </w:rPr>
        <w:t xml:space="preserve">. </w:t>
      </w:r>
      <w:r w:rsidR="00EF7969">
        <w:rPr>
          <w:rFonts w:ascii="Times New Roman" w:eastAsia="바탕체"/>
          <w:sz w:val="23"/>
          <w:szCs w:val="23"/>
        </w:rPr>
        <w:t>(i</w:t>
      </w:r>
      <w:r w:rsidR="00EF7969">
        <w:rPr>
          <w:rFonts w:ascii="Times New Roman" w:eastAsia="바탕체" w:hint="eastAsia"/>
          <w:sz w:val="23"/>
          <w:szCs w:val="23"/>
        </w:rPr>
        <w:t>i</w:t>
      </w:r>
      <w:r w:rsidR="00EF7969">
        <w:rPr>
          <w:rFonts w:ascii="Times New Roman" w:eastAsia="바탕체"/>
          <w:sz w:val="23"/>
          <w:szCs w:val="23"/>
        </w:rPr>
        <w:t xml:space="preserve">i) </w:t>
      </w:r>
      <w:r w:rsidRPr="00B51FA5">
        <w:rPr>
          <w:rFonts w:ascii="Times New Roman" w:eastAsia="바탕체" w:hint="eastAsia"/>
          <w:sz w:val="23"/>
          <w:szCs w:val="23"/>
        </w:rPr>
        <w:t>본건</w:t>
      </w:r>
      <w:r w:rsidRPr="00B51FA5">
        <w:rPr>
          <w:rFonts w:ascii="Times New Roman" w:eastAsia="바탕체" w:hint="eastAsia"/>
          <w:sz w:val="23"/>
          <w:szCs w:val="23"/>
        </w:rPr>
        <w:t xml:space="preserve"> </w:t>
      </w:r>
      <w:r w:rsidRPr="00B51FA5">
        <w:rPr>
          <w:rFonts w:ascii="Times New Roman" w:eastAsia="바탕체"/>
          <w:sz w:val="23"/>
          <w:szCs w:val="23"/>
        </w:rPr>
        <w:t>분할계획서에</w:t>
      </w:r>
      <w:r w:rsidRPr="00B51FA5">
        <w:rPr>
          <w:rFonts w:ascii="Times New Roman" w:eastAsia="바탕체"/>
          <w:sz w:val="23"/>
          <w:szCs w:val="23"/>
        </w:rPr>
        <w:t xml:space="preserve"> </w:t>
      </w:r>
      <w:r w:rsidRPr="00B51FA5">
        <w:rPr>
          <w:rFonts w:ascii="Times New Roman" w:eastAsia="바탕체"/>
          <w:sz w:val="23"/>
          <w:szCs w:val="23"/>
        </w:rPr>
        <w:t>따라</w:t>
      </w:r>
      <w:r w:rsidRPr="00B51FA5">
        <w:rPr>
          <w:rFonts w:ascii="Times New Roman" w:eastAsia="바탕체"/>
          <w:sz w:val="23"/>
          <w:szCs w:val="23"/>
        </w:rPr>
        <w:t xml:space="preserve"> </w:t>
      </w:r>
      <w:proofErr w:type="spellStart"/>
      <w:r w:rsidRPr="00B51FA5">
        <w:rPr>
          <w:rFonts w:ascii="Times New Roman" w:eastAsia="바탕체"/>
          <w:sz w:val="23"/>
          <w:szCs w:val="23"/>
        </w:rPr>
        <w:t>대상회사에</w:t>
      </w:r>
      <w:proofErr w:type="spellEnd"/>
      <w:r w:rsidRPr="00B51FA5">
        <w:rPr>
          <w:rFonts w:ascii="Times New Roman" w:eastAsia="바탕체"/>
          <w:sz w:val="23"/>
          <w:szCs w:val="23"/>
        </w:rPr>
        <w:t xml:space="preserve"> </w:t>
      </w:r>
      <w:proofErr w:type="spellStart"/>
      <w:r w:rsidRPr="00B51FA5">
        <w:rPr>
          <w:rFonts w:ascii="Times New Roman" w:eastAsia="바탕체"/>
          <w:sz w:val="23"/>
          <w:szCs w:val="23"/>
        </w:rPr>
        <w:t>승계되어야</w:t>
      </w:r>
      <w:proofErr w:type="spellEnd"/>
      <w:r w:rsidRPr="00B51FA5">
        <w:rPr>
          <w:rFonts w:ascii="Times New Roman" w:eastAsia="바탕체"/>
          <w:sz w:val="23"/>
          <w:szCs w:val="23"/>
        </w:rPr>
        <w:t xml:space="preserve"> </w:t>
      </w:r>
      <w:r w:rsidRPr="00B51FA5">
        <w:rPr>
          <w:rFonts w:ascii="Times New Roman" w:eastAsia="바탕체"/>
          <w:sz w:val="23"/>
          <w:szCs w:val="23"/>
        </w:rPr>
        <w:t>하는</w:t>
      </w:r>
      <w:r w:rsidRPr="00B51FA5">
        <w:rPr>
          <w:rFonts w:ascii="Times New Roman" w:eastAsia="바탕체"/>
          <w:sz w:val="23"/>
          <w:szCs w:val="23"/>
        </w:rPr>
        <w:t xml:space="preserve"> </w:t>
      </w:r>
      <w:r w:rsidRPr="00B51FA5">
        <w:rPr>
          <w:rFonts w:ascii="Times New Roman" w:eastAsia="바탕체"/>
          <w:sz w:val="23"/>
          <w:szCs w:val="23"/>
        </w:rPr>
        <w:t>자산</w:t>
      </w:r>
      <w:r w:rsidRPr="00B51FA5">
        <w:rPr>
          <w:rFonts w:ascii="Times New Roman" w:eastAsia="바탕체"/>
          <w:sz w:val="23"/>
          <w:szCs w:val="23"/>
        </w:rPr>
        <w:t xml:space="preserve">, </w:t>
      </w:r>
      <w:r w:rsidRPr="00B51FA5">
        <w:rPr>
          <w:rFonts w:ascii="Times New Roman" w:eastAsia="바탕체"/>
          <w:sz w:val="23"/>
          <w:szCs w:val="23"/>
        </w:rPr>
        <w:t>부채</w:t>
      </w:r>
      <w:r w:rsidRPr="00B51FA5">
        <w:rPr>
          <w:rFonts w:ascii="Times New Roman" w:eastAsia="바탕체"/>
          <w:sz w:val="23"/>
          <w:szCs w:val="23"/>
        </w:rPr>
        <w:t xml:space="preserve"> </w:t>
      </w:r>
      <w:r w:rsidRPr="00B51FA5">
        <w:rPr>
          <w:rFonts w:ascii="Times New Roman" w:eastAsia="바탕체"/>
          <w:sz w:val="23"/>
          <w:szCs w:val="23"/>
        </w:rPr>
        <w:t>등이</w:t>
      </w:r>
      <w:r w:rsidRPr="00B51FA5">
        <w:rPr>
          <w:rFonts w:ascii="Times New Roman" w:eastAsia="바탕체"/>
          <w:sz w:val="23"/>
          <w:szCs w:val="23"/>
        </w:rPr>
        <w:t xml:space="preserve"> </w:t>
      </w:r>
      <w:r w:rsidRPr="00B51FA5">
        <w:rPr>
          <w:rFonts w:ascii="Times New Roman" w:eastAsia="바탕체"/>
          <w:sz w:val="23"/>
          <w:szCs w:val="23"/>
        </w:rPr>
        <w:t>어떤</w:t>
      </w:r>
      <w:r w:rsidRPr="00B51FA5">
        <w:rPr>
          <w:rFonts w:ascii="Times New Roman" w:eastAsia="바탕체"/>
          <w:sz w:val="23"/>
          <w:szCs w:val="23"/>
        </w:rPr>
        <w:t xml:space="preserve"> </w:t>
      </w:r>
      <w:r w:rsidRPr="00B51FA5">
        <w:rPr>
          <w:rFonts w:ascii="Times New Roman" w:eastAsia="바탕체"/>
          <w:sz w:val="23"/>
          <w:szCs w:val="23"/>
        </w:rPr>
        <w:t>이유로든</w:t>
      </w:r>
      <w:r w:rsidRPr="00B51FA5">
        <w:rPr>
          <w:rFonts w:ascii="Times New Roman" w:eastAsia="바탕체"/>
          <w:sz w:val="23"/>
          <w:szCs w:val="23"/>
        </w:rPr>
        <w:t xml:space="preserve">, </w:t>
      </w:r>
      <w:r w:rsidRPr="00B51FA5">
        <w:rPr>
          <w:rFonts w:ascii="Times New Roman" w:eastAsia="바탕체" w:hint="eastAsia"/>
          <w:sz w:val="23"/>
          <w:szCs w:val="23"/>
        </w:rPr>
        <w:t>본건</w:t>
      </w:r>
      <w:r w:rsidRPr="00B51FA5">
        <w:rPr>
          <w:rFonts w:ascii="Times New Roman" w:eastAsia="바탕체" w:hint="eastAsia"/>
          <w:sz w:val="23"/>
          <w:szCs w:val="23"/>
        </w:rPr>
        <w:t xml:space="preserve"> </w:t>
      </w:r>
      <w:r w:rsidRPr="00B51FA5">
        <w:rPr>
          <w:rFonts w:ascii="Times New Roman" w:eastAsia="바탕체"/>
          <w:sz w:val="23"/>
          <w:szCs w:val="23"/>
        </w:rPr>
        <w:t>분할계획서에서</w:t>
      </w:r>
      <w:r w:rsidRPr="00B51FA5">
        <w:rPr>
          <w:rFonts w:ascii="Times New Roman" w:eastAsia="바탕체"/>
          <w:sz w:val="23"/>
          <w:szCs w:val="23"/>
        </w:rPr>
        <w:t xml:space="preserve"> </w:t>
      </w:r>
      <w:r w:rsidRPr="00B51FA5">
        <w:rPr>
          <w:rFonts w:ascii="Times New Roman" w:eastAsia="바탕체"/>
          <w:sz w:val="23"/>
          <w:szCs w:val="23"/>
        </w:rPr>
        <w:t>예정된</w:t>
      </w:r>
      <w:r w:rsidRPr="00B51FA5">
        <w:rPr>
          <w:rFonts w:ascii="Times New Roman" w:eastAsia="바탕체"/>
          <w:sz w:val="23"/>
          <w:szCs w:val="23"/>
        </w:rPr>
        <w:t xml:space="preserve"> </w:t>
      </w:r>
      <w:r w:rsidRPr="00B51FA5">
        <w:rPr>
          <w:rFonts w:ascii="Times New Roman" w:eastAsia="바탕체"/>
          <w:sz w:val="23"/>
          <w:szCs w:val="23"/>
        </w:rPr>
        <w:t>바에</w:t>
      </w:r>
      <w:r w:rsidRPr="00B51FA5">
        <w:rPr>
          <w:rFonts w:ascii="Times New Roman" w:eastAsia="바탕체"/>
          <w:sz w:val="23"/>
          <w:szCs w:val="23"/>
        </w:rPr>
        <w:t xml:space="preserve"> </w:t>
      </w:r>
      <w:r w:rsidRPr="00B51FA5">
        <w:rPr>
          <w:rFonts w:ascii="Times New Roman" w:eastAsia="바탕체"/>
          <w:sz w:val="23"/>
          <w:szCs w:val="23"/>
        </w:rPr>
        <w:t>따라</w:t>
      </w:r>
      <w:r w:rsidRPr="00B51FA5">
        <w:rPr>
          <w:rFonts w:ascii="Times New Roman" w:eastAsia="바탕체"/>
          <w:sz w:val="23"/>
          <w:szCs w:val="23"/>
        </w:rPr>
        <w:t xml:space="preserve"> </w:t>
      </w:r>
      <w:r w:rsidRPr="00B51FA5">
        <w:rPr>
          <w:rFonts w:ascii="Times New Roman" w:eastAsia="바탕체"/>
          <w:sz w:val="23"/>
          <w:szCs w:val="23"/>
        </w:rPr>
        <w:t>승계되지</w:t>
      </w:r>
      <w:r w:rsidRPr="00B51FA5">
        <w:rPr>
          <w:rFonts w:ascii="Times New Roman" w:eastAsia="바탕체"/>
          <w:sz w:val="23"/>
          <w:szCs w:val="23"/>
        </w:rPr>
        <w:t xml:space="preserve"> </w:t>
      </w:r>
      <w:r w:rsidRPr="00B51FA5">
        <w:rPr>
          <w:rFonts w:ascii="Times New Roman" w:eastAsia="바탕체"/>
          <w:sz w:val="23"/>
          <w:szCs w:val="23"/>
        </w:rPr>
        <w:t>못하는</w:t>
      </w:r>
      <w:r w:rsidRPr="00B51FA5">
        <w:rPr>
          <w:rFonts w:ascii="Times New Roman" w:eastAsia="바탕체"/>
          <w:sz w:val="23"/>
          <w:szCs w:val="23"/>
        </w:rPr>
        <w:t xml:space="preserve"> </w:t>
      </w:r>
      <w:r w:rsidRPr="00B51FA5">
        <w:rPr>
          <w:rFonts w:ascii="Times New Roman" w:eastAsia="바탕체"/>
          <w:sz w:val="23"/>
          <w:szCs w:val="23"/>
        </w:rPr>
        <w:t>것으로</w:t>
      </w:r>
      <w:r w:rsidRPr="00B51FA5">
        <w:rPr>
          <w:rFonts w:ascii="Times New Roman" w:eastAsia="바탕체"/>
          <w:sz w:val="23"/>
          <w:szCs w:val="23"/>
        </w:rPr>
        <w:t xml:space="preserve"> </w:t>
      </w:r>
      <w:r w:rsidRPr="00B51FA5">
        <w:rPr>
          <w:rFonts w:ascii="Times New Roman" w:eastAsia="바탕체"/>
          <w:sz w:val="23"/>
          <w:szCs w:val="23"/>
        </w:rPr>
        <w:t>합리적으로</w:t>
      </w:r>
      <w:r w:rsidRPr="00B51FA5">
        <w:rPr>
          <w:rFonts w:ascii="Times New Roman" w:eastAsia="바탕체"/>
          <w:sz w:val="23"/>
          <w:szCs w:val="23"/>
        </w:rPr>
        <w:t xml:space="preserve"> </w:t>
      </w:r>
      <w:r w:rsidRPr="00B51FA5">
        <w:rPr>
          <w:rFonts w:ascii="Times New Roman" w:eastAsia="바탕체"/>
          <w:sz w:val="23"/>
          <w:szCs w:val="23"/>
        </w:rPr>
        <w:t>예상되는</w:t>
      </w:r>
      <w:r w:rsidRPr="00B51FA5">
        <w:rPr>
          <w:rFonts w:ascii="Times New Roman" w:eastAsia="바탕체"/>
          <w:sz w:val="23"/>
          <w:szCs w:val="23"/>
        </w:rPr>
        <w:t xml:space="preserve"> </w:t>
      </w:r>
      <w:r w:rsidRPr="00B51FA5">
        <w:rPr>
          <w:rFonts w:ascii="Times New Roman" w:eastAsia="바탕체"/>
          <w:sz w:val="23"/>
          <w:szCs w:val="23"/>
        </w:rPr>
        <w:t>경우</w:t>
      </w:r>
      <w:r w:rsidRPr="00B51FA5">
        <w:rPr>
          <w:rFonts w:ascii="Times New Roman" w:eastAsia="바탕체"/>
          <w:sz w:val="23"/>
          <w:szCs w:val="23"/>
        </w:rPr>
        <w:t xml:space="preserve"> </w:t>
      </w:r>
      <w:r w:rsidRPr="00B51FA5">
        <w:rPr>
          <w:rFonts w:ascii="Times New Roman" w:eastAsia="바탕체"/>
          <w:sz w:val="23"/>
          <w:szCs w:val="23"/>
        </w:rPr>
        <w:t>또는</w:t>
      </w:r>
      <w:r w:rsidRPr="00B51FA5">
        <w:rPr>
          <w:rFonts w:ascii="Times New Roman" w:eastAsia="바탕체"/>
          <w:sz w:val="23"/>
          <w:szCs w:val="23"/>
        </w:rPr>
        <w:t xml:space="preserve"> </w:t>
      </w:r>
      <w:r w:rsidRPr="00B51FA5">
        <w:rPr>
          <w:rFonts w:ascii="Times New Roman" w:eastAsia="바탕체"/>
          <w:sz w:val="23"/>
          <w:szCs w:val="23"/>
        </w:rPr>
        <w:t>그와</w:t>
      </w:r>
      <w:r w:rsidRPr="00B51FA5">
        <w:rPr>
          <w:rFonts w:ascii="Times New Roman" w:eastAsia="바탕체"/>
          <w:sz w:val="23"/>
          <w:szCs w:val="23"/>
        </w:rPr>
        <w:t xml:space="preserve"> </w:t>
      </w:r>
      <w:r w:rsidRPr="00B51FA5">
        <w:rPr>
          <w:rFonts w:ascii="Times New Roman" w:eastAsia="바탕체"/>
          <w:sz w:val="23"/>
          <w:szCs w:val="23"/>
        </w:rPr>
        <w:t>같이</w:t>
      </w:r>
      <w:r w:rsidRPr="00B51FA5">
        <w:rPr>
          <w:rFonts w:ascii="Times New Roman" w:eastAsia="바탕체"/>
          <w:sz w:val="23"/>
          <w:szCs w:val="23"/>
        </w:rPr>
        <w:t xml:space="preserve"> </w:t>
      </w:r>
      <w:r w:rsidRPr="00B51FA5">
        <w:rPr>
          <w:rFonts w:ascii="Times New Roman" w:eastAsia="바탕체"/>
          <w:sz w:val="23"/>
          <w:szCs w:val="23"/>
        </w:rPr>
        <w:t>최종</w:t>
      </w:r>
      <w:r w:rsidRPr="00B51FA5">
        <w:rPr>
          <w:rFonts w:ascii="Times New Roman" w:eastAsia="바탕체"/>
          <w:sz w:val="23"/>
          <w:szCs w:val="23"/>
        </w:rPr>
        <w:t xml:space="preserve"> </w:t>
      </w:r>
      <w:r w:rsidRPr="00B51FA5">
        <w:rPr>
          <w:rFonts w:ascii="Times New Roman" w:eastAsia="바탕체"/>
          <w:sz w:val="23"/>
          <w:szCs w:val="23"/>
        </w:rPr>
        <w:t>결정될</w:t>
      </w:r>
      <w:r w:rsidRPr="00B51FA5">
        <w:rPr>
          <w:rFonts w:ascii="Times New Roman" w:eastAsia="바탕체"/>
          <w:sz w:val="23"/>
          <w:szCs w:val="23"/>
        </w:rPr>
        <w:t xml:space="preserve"> </w:t>
      </w:r>
      <w:r w:rsidRPr="00B51FA5">
        <w:rPr>
          <w:rFonts w:ascii="Times New Roman" w:eastAsia="바탕체"/>
          <w:sz w:val="23"/>
          <w:szCs w:val="23"/>
        </w:rPr>
        <w:t>경우</w:t>
      </w:r>
      <w:r w:rsidRPr="00B51FA5">
        <w:rPr>
          <w:rFonts w:ascii="Times New Roman" w:eastAsia="바탕체"/>
          <w:sz w:val="23"/>
          <w:szCs w:val="23"/>
        </w:rPr>
        <w:t xml:space="preserve">, </w:t>
      </w:r>
      <w:r w:rsidRPr="00B51FA5">
        <w:rPr>
          <w:rFonts w:ascii="Times New Roman" w:eastAsia="바탕체" w:hint="eastAsia"/>
          <w:sz w:val="23"/>
          <w:szCs w:val="23"/>
        </w:rPr>
        <w:t>매도인은</w:t>
      </w:r>
      <w:r w:rsidRPr="00B51FA5">
        <w:rPr>
          <w:rFonts w:ascii="Times New Roman" w:eastAsia="바탕체" w:hint="eastAsia"/>
          <w:sz w:val="23"/>
          <w:szCs w:val="23"/>
        </w:rPr>
        <w:t xml:space="preserve"> </w:t>
      </w:r>
      <w:r w:rsidRPr="00B51FA5">
        <w:rPr>
          <w:rFonts w:ascii="Times New Roman" w:eastAsia="바탕체" w:hint="eastAsia"/>
          <w:sz w:val="23"/>
          <w:szCs w:val="23"/>
        </w:rPr>
        <w:t>즉시</w:t>
      </w:r>
      <w:r w:rsidRPr="00B51FA5">
        <w:rPr>
          <w:rFonts w:ascii="Times New Roman" w:eastAsia="바탕체" w:hint="eastAsia"/>
          <w:sz w:val="23"/>
          <w:szCs w:val="23"/>
        </w:rPr>
        <w:t xml:space="preserve"> </w:t>
      </w:r>
      <w:r w:rsidRPr="00B51FA5">
        <w:rPr>
          <w:rFonts w:ascii="Times New Roman" w:eastAsia="바탕체" w:hint="eastAsia"/>
          <w:sz w:val="23"/>
          <w:szCs w:val="23"/>
        </w:rPr>
        <w:t>매수인에게</w:t>
      </w:r>
      <w:r w:rsidRPr="00B51FA5">
        <w:rPr>
          <w:rFonts w:ascii="Times New Roman" w:eastAsia="바탕체" w:hint="eastAsia"/>
          <w:sz w:val="23"/>
          <w:szCs w:val="23"/>
        </w:rPr>
        <w:t xml:space="preserve"> </w:t>
      </w:r>
      <w:r w:rsidRPr="00B51FA5">
        <w:rPr>
          <w:rFonts w:ascii="Times New Roman" w:eastAsia="바탕체" w:hint="eastAsia"/>
          <w:sz w:val="23"/>
          <w:szCs w:val="23"/>
        </w:rPr>
        <w:t>이를</w:t>
      </w:r>
      <w:r w:rsidRPr="00B51FA5">
        <w:rPr>
          <w:rFonts w:ascii="Times New Roman" w:eastAsia="바탕체" w:hint="eastAsia"/>
          <w:sz w:val="23"/>
          <w:szCs w:val="23"/>
        </w:rPr>
        <w:t xml:space="preserve"> </w:t>
      </w:r>
      <w:r w:rsidRPr="00B51FA5">
        <w:rPr>
          <w:rFonts w:ascii="Times New Roman" w:eastAsia="바탕체" w:hint="eastAsia"/>
          <w:sz w:val="23"/>
          <w:szCs w:val="23"/>
        </w:rPr>
        <w:t>통지하여야</w:t>
      </w:r>
      <w:r w:rsidRPr="00B51FA5">
        <w:rPr>
          <w:rFonts w:ascii="Times New Roman" w:eastAsia="바탕체" w:hint="eastAsia"/>
          <w:sz w:val="23"/>
          <w:szCs w:val="23"/>
        </w:rPr>
        <w:t xml:space="preserve"> </w:t>
      </w:r>
      <w:r w:rsidRPr="00B51FA5">
        <w:rPr>
          <w:rFonts w:ascii="Times New Roman" w:eastAsia="바탕체" w:hint="eastAsia"/>
          <w:sz w:val="23"/>
          <w:szCs w:val="23"/>
        </w:rPr>
        <w:t>하고</w:t>
      </w:r>
      <w:r w:rsidRPr="00B51FA5">
        <w:rPr>
          <w:rFonts w:ascii="Times New Roman" w:eastAsia="바탕체" w:hint="eastAsia"/>
          <w:sz w:val="23"/>
          <w:szCs w:val="23"/>
        </w:rPr>
        <w:t>,</w:t>
      </w:r>
      <w:r w:rsidRPr="00B51FA5">
        <w:rPr>
          <w:rFonts w:ascii="Times New Roman" w:eastAsia="바탕체"/>
          <w:sz w:val="23"/>
          <w:szCs w:val="23"/>
        </w:rPr>
        <w:t xml:space="preserve"> </w:t>
      </w:r>
      <w:r w:rsidRPr="00B51FA5">
        <w:rPr>
          <w:rFonts w:ascii="Times New Roman" w:eastAsia="바탕체"/>
          <w:sz w:val="23"/>
          <w:szCs w:val="23"/>
        </w:rPr>
        <w:t>당사자들은</w:t>
      </w:r>
      <w:r w:rsidRPr="00B51FA5">
        <w:rPr>
          <w:rFonts w:ascii="Times New Roman" w:eastAsia="바탕체"/>
          <w:sz w:val="23"/>
          <w:szCs w:val="23"/>
        </w:rPr>
        <w:t xml:space="preserve"> </w:t>
      </w:r>
      <w:r w:rsidRPr="00B51FA5">
        <w:rPr>
          <w:rFonts w:ascii="Times New Roman" w:eastAsia="바탕체"/>
          <w:sz w:val="23"/>
          <w:szCs w:val="23"/>
        </w:rPr>
        <w:t>사전에</w:t>
      </w:r>
      <w:r w:rsidRPr="00B51FA5">
        <w:rPr>
          <w:rFonts w:ascii="Times New Roman" w:eastAsia="바탕체"/>
          <w:sz w:val="23"/>
          <w:szCs w:val="23"/>
        </w:rPr>
        <w:t xml:space="preserve"> </w:t>
      </w:r>
      <w:r w:rsidRPr="00B51FA5">
        <w:rPr>
          <w:rFonts w:ascii="Times New Roman" w:eastAsia="바탕체"/>
          <w:sz w:val="23"/>
          <w:szCs w:val="23"/>
        </w:rPr>
        <w:t>신의성실의</w:t>
      </w:r>
      <w:r w:rsidRPr="00B51FA5">
        <w:rPr>
          <w:rFonts w:ascii="Times New Roman" w:eastAsia="바탕체"/>
          <w:sz w:val="23"/>
          <w:szCs w:val="23"/>
        </w:rPr>
        <w:t xml:space="preserve"> </w:t>
      </w:r>
      <w:r w:rsidRPr="00B51FA5">
        <w:rPr>
          <w:rFonts w:ascii="Times New Roman" w:eastAsia="바탕체"/>
          <w:sz w:val="23"/>
          <w:szCs w:val="23"/>
        </w:rPr>
        <w:t>원칙에</w:t>
      </w:r>
      <w:r w:rsidRPr="00B51FA5">
        <w:rPr>
          <w:rFonts w:ascii="Times New Roman" w:eastAsia="바탕체"/>
          <w:sz w:val="23"/>
          <w:szCs w:val="23"/>
        </w:rPr>
        <w:t xml:space="preserve"> </w:t>
      </w:r>
      <w:r w:rsidRPr="00B51FA5">
        <w:rPr>
          <w:rFonts w:ascii="Times New Roman" w:eastAsia="바탕체"/>
          <w:sz w:val="23"/>
          <w:szCs w:val="23"/>
        </w:rPr>
        <w:t>따라</w:t>
      </w:r>
      <w:r w:rsidRPr="00B51FA5">
        <w:rPr>
          <w:rFonts w:ascii="Times New Roman" w:eastAsia="바탕체"/>
          <w:sz w:val="23"/>
          <w:szCs w:val="23"/>
        </w:rPr>
        <w:t xml:space="preserve"> </w:t>
      </w:r>
      <w:r w:rsidRPr="00B51FA5">
        <w:rPr>
          <w:rFonts w:ascii="Times New Roman" w:eastAsia="바탕체"/>
          <w:sz w:val="23"/>
          <w:szCs w:val="23"/>
        </w:rPr>
        <w:t>사전</w:t>
      </w:r>
      <w:r w:rsidRPr="00B51FA5">
        <w:rPr>
          <w:rFonts w:ascii="Times New Roman" w:eastAsia="바탕체"/>
          <w:sz w:val="23"/>
          <w:szCs w:val="23"/>
        </w:rPr>
        <w:t xml:space="preserve"> </w:t>
      </w:r>
      <w:r w:rsidRPr="00B51FA5">
        <w:rPr>
          <w:rFonts w:ascii="Times New Roman" w:eastAsia="바탕체"/>
          <w:sz w:val="23"/>
          <w:szCs w:val="23"/>
        </w:rPr>
        <w:t>협의하기로</w:t>
      </w:r>
      <w:r w:rsidRPr="00B51FA5">
        <w:rPr>
          <w:rFonts w:ascii="Times New Roman" w:eastAsia="바탕체"/>
          <w:sz w:val="23"/>
          <w:szCs w:val="23"/>
        </w:rPr>
        <w:t xml:space="preserve"> </w:t>
      </w:r>
      <w:r w:rsidRPr="00B51FA5">
        <w:rPr>
          <w:rFonts w:ascii="Times New Roman" w:eastAsia="바탕체"/>
          <w:sz w:val="23"/>
          <w:szCs w:val="23"/>
        </w:rPr>
        <w:t>하며</w:t>
      </w:r>
      <w:r w:rsidRPr="00B51FA5">
        <w:rPr>
          <w:rFonts w:ascii="Times New Roman" w:eastAsia="바탕체"/>
          <w:sz w:val="23"/>
          <w:szCs w:val="23"/>
        </w:rPr>
        <w:t xml:space="preserve">, </w:t>
      </w:r>
      <w:r w:rsidRPr="00B51FA5">
        <w:rPr>
          <w:rFonts w:ascii="Times New Roman" w:eastAsia="바탕체"/>
          <w:sz w:val="23"/>
          <w:szCs w:val="23"/>
        </w:rPr>
        <w:t>이를</w:t>
      </w:r>
      <w:r w:rsidRPr="00B51FA5">
        <w:rPr>
          <w:rFonts w:ascii="Times New Roman" w:eastAsia="바탕체"/>
          <w:sz w:val="23"/>
          <w:szCs w:val="23"/>
        </w:rPr>
        <w:t xml:space="preserve"> </w:t>
      </w:r>
      <w:r w:rsidRPr="00B51FA5">
        <w:rPr>
          <w:rFonts w:ascii="Times New Roman" w:eastAsia="바탕체"/>
          <w:sz w:val="23"/>
          <w:szCs w:val="23"/>
        </w:rPr>
        <w:t>해결하기</w:t>
      </w:r>
      <w:r w:rsidRPr="00B51FA5">
        <w:rPr>
          <w:rFonts w:ascii="Times New Roman" w:eastAsia="바탕체"/>
          <w:sz w:val="23"/>
          <w:szCs w:val="23"/>
        </w:rPr>
        <w:t xml:space="preserve"> </w:t>
      </w:r>
      <w:r w:rsidRPr="00B51FA5">
        <w:rPr>
          <w:rFonts w:ascii="Times New Roman" w:eastAsia="바탕체"/>
          <w:sz w:val="23"/>
          <w:szCs w:val="23"/>
        </w:rPr>
        <w:t>위해</w:t>
      </w:r>
      <w:r w:rsidRPr="00B51FA5">
        <w:rPr>
          <w:rFonts w:ascii="Times New Roman" w:eastAsia="바탕체"/>
          <w:sz w:val="23"/>
          <w:szCs w:val="23"/>
        </w:rPr>
        <w:t xml:space="preserve"> (</w:t>
      </w:r>
      <w:proofErr w:type="spellStart"/>
      <w:r w:rsidR="00176532">
        <w:rPr>
          <w:rFonts w:ascii="Times New Roman" w:eastAsia="바탕체" w:hint="eastAsia"/>
          <w:sz w:val="23"/>
          <w:szCs w:val="23"/>
        </w:rPr>
        <w:t>ㄱ</w:t>
      </w:r>
      <w:proofErr w:type="spellEnd"/>
      <w:r w:rsidRPr="00B51FA5">
        <w:rPr>
          <w:rFonts w:ascii="Times New Roman" w:eastAsia="바탕체"/>
          <w:sz w:val="23"/>
          <w:szCs w:val="23"/>
        </w:rPr>
        <w:t xml:space="preserve">) </w:t>
      </w:r>
      <w:r w:rsidRPr="00B51FA5">
        <w:rPr>
          <w:rFonts w:ascii="Times New Roman" w:eastAsia="바탕체" w:hint="eastAsia"/>
          <w:sz w:val="23"/>
          <w:szCs w:val="23"/>
        </w:rPr>
        <w:t>본건</w:t>
      </w:r>
      <w:r w:rsidRPr="00B51FA5">
        <w:rPr>
          <w:rFonts w:ascii="Times New Roman" w:eastAsia="바탕체" w:hint="eastAsia"/>
          <w:sz w:val="23"/>
          <w:szCs w:val="23"/>
        </w:rPr>
        <w:t xml:space="preserve"> </w:t>
      </w:r>
      <w:r w:rsidRPr="00B51FA5">
        <w:rPr>
          <w:rFonts w:ascii="Times New Roman" w:eastAsia="바탕체"/>
          <w:sz w:val="23"/>
          <w:szCs w:val="23"/>
        </w:rPr>
        <w:t>분할계획서를</w:t>
      </w:r>
      <w:r w:rsidRPr="00B51FA5">
        <w:rPr>
          <w:rFonts w:ascii="Times New Roman" w:eastAsia="바탕체"/>
          <w:sz w:val="23"/>
          <w:szCs w:val="23"/>
        </w:rPr>
        <w:t xml:space="preserve"> </w:t>
      </w:r>
      <w:r w:rsidRPr="00B51FA5">
        <w:rPr>
          <w:rFonts w:ascii="Times New Roman" w:eastAsia="바탕체" w:hint="eastAsia"/>
          <w:sz w:val="23"/>
          <w:szCs w:val="23"/>
        </w:rPr>
        <w:t>합</w:t>
      </w:r>
      <w:r w:rsidRPr="00B51FA5">
        <w:rPr>
          <w:rFonts w:ascii="Times New Roman" w:eastAsia="바탕체"/>
          <w:sz w:val="23"/>
          <w:szCs w:val="23"/>
        </w:rPr>
        <w:t>의를</w:t>
      </w:r>
      <w:r w:rsidRPr="00B51FA5">
        <w:rPr>
          <w:rFonts w:ascii="Times New Roman" w:eastAsia="바탕체"/>
          <w:sz w:val="23"/>
          <w:szCs w:val="23"/>
        </w:rPr>
        <w:t xml:space="preserve"> </w:t>
      </w:r>
      <w:r w:rsidRPr="00B51FA5">
        <w:rPr>
          <w:rFonts w:ascii="Times New Roman" w:eastAsia="바탕체"/>
          <w:sz w:val="23"/>
          <w:szCs w:val="23"/>
        </w:rPr>
        <w:t>거쳐</w:t>
      </w:r>
      <w:r w:rsidRPr="00B51FA5">
        <w:rPr>
          <w:rFonts w:ascii="Times New Roman" w:eastAsia="바탕체"/>
          <w:sz w:val="23"/>
          <w:szCs w:val="23"/>
        </w:rPr>
        <w:t xml:space="preserve"> </w:t>
      </w:r>
      <w:r w:rsidRPr="00B51FA5">
        <w:rPr>
          <w:rFonts w:ascii="Times New Roman" w:eastAsia="바탕체"/>
          <w:sz w:val="23"/>
          <w:szCs w:val="23"/>
        </w:rPr>
        <w:t>수정하거나</w:t>
      </w:r>
      <w:r w:rsidRPr="00B51FA5">
        <w:rPr>
          <w:rFonts w:ascii="Times New Roman" w:eastAsia="바탕체"/>
          <w:sz w:val="23"/>
          <w:szCs w:val="23"/>
        </w:rPr>
        <w:t>, (</w:t>
      </w:r>
      <w:r w:rsidR="00176532">
        <w:rPr>
          <w:rFonts w:ascii="Times New Roman" w:eastAsia="바탕체" w:hint="eastAsia"/>
          <w:sz w:val="23"/>
          <w:szCs w:val="23"/>
        </w:rPr>
        <w:t>ㄴ</w:t>
      </w:r>
      <w:r w:rsidRPr="00B51FA5">
        <w:rPr>
          <w:rFonts w:ascii="Times New Roman" w:eastAsia="바탕체"/>
          <w:sz w:val="23"/>
          <w:szCs w:val="23"/>
        </w:rPr>
        <w:t xml:space="preserve">) </w:t>
      </w:r>
      <w:r w:rsidRPr="00B51FA5">
        <w:rPr>
          <w:rFonts w:ascii="Times New Roman" w:eastAsia="바탕체" w:hint="eastAsia"/>
          <w:sz w:val="23"/>
          <w:szCs w:val="23"/>
        </w:rPr>
        <w:t>본건</w:t>
      </w:r>
      <w:r w:rsidRPr="00B51FA5">
        <w:rPr>
          <w:rFonts w:ascii="Times New Roman" w:eastAsia="바탕체" w:hint="eastAsia"/>
          <w:sz w:val="23"/>
          <w:szCs w:val="23"/>
        </w:rPr>
        <w:t xml:space="preserve"> </w:t>
      </w:r>
      <w:proofErr w:type="spellStart"/>
      <w:r w:rsidRPr="00B51FA5">
        <w:rPr>
          <w:rFonts w:ascii="Times New Roman" w:eastAsia="바탕체"/>
          <w:sz w:val="23"/>
          <w:szCs w:val="23"/>
        </w:rPr>
        <w:t>분할계획서</w:t>
      </w:r>
      <w:proofErr w:type="spellEnd"/>
      <w:r w:rsidRPr="00B51FA5">
        <w:rPr>
          <w:rFonts w:ascii="Times New Roman" w:eastAsia="바탕체"/>
          <w:sz w:val="23"/>
          <w:szCs w:val="23"/>
        </w:rPr>
        <w:t xml:space="preserve"> </w:t>
      </w:r>
      <w:r w:rsidRPr="00B51FA5">
        <w:rPr>
          <w:rFonts w:ascii="Times New Roman" w:eastAsia="바탕체"/>
          <w:sz w:val="23"/>
          <w:szCs w:val="23"/>
        </w:rPr>
        <w:t>및</w:t>
      </w:r>
      <w:r w:rsidRPr="00B51FA5">
        <w:rPr>
          <w:rFonts w:ascii="Times New Roman" w:eastAsia="바탕체"/>
          <w:sz w:val="23"/>
          <w:szCs w:val="23"/>
        </w:rPr>
        <w:t xml:space="preserve"> </w:t>
      </w:r>
      <w:r w:rsidRPr="00B51FA5">
        <w:rPr>
          <w:rFonts w:ascii="Times New Roman" w:eastAsia="바탕체"/>
          <w:sz w:val="23"/>
          <w:szCs w:val="23"/>
        </w:rPr>
        <w:t>본</w:t>
      </w:r>
      <w:r w:rsidRPr="00B51FA5">
        <w:rPr>
          <w:rFonts w:ascii="Times New Roman" w:eastAsia="바탕체"/>
          <w:sz w:val="23"/>
          <w:szCs w:val="23"/>
        </w:rPr>
        <w:t xml:space="preserve"> </w:t>
      </w:r>
      <w:r w:rsidRPr="00B51FA5">
        <w:rPr>
          <w:rFonts w:ascii="Times New Roman" w:eastAsia="바탕체"/>
          <w:sz w:val="23"/>
          <w:szCs w:val="23"/>
        </w:rPr>
        <w:t>계약에</w:t>
      </w:r>
      <w:r w:rsidRPr="00B51FA5">
        <w:rPr>
          <w:rFonts w:ascii="Times New Roman" w:eastAsia="바탕체"/>
          <w:sz w:val="23"/>
          <w:szCs w:val="23"/>
        </w:rPr>
        <w:t xml:space="preserve"> </w:t>
      </w:r>
      <w:r w:rsidRPr="00B51FA5">
        <w:rPr>
          <w:rFonts w:ascii="Times New Roman" w:eastAsia="바탕체"/>
          <w:sz w:val="23"/>
          <w:szCs w:val="23"/>
        </w:rPr>
        <w:t>규정된</w:t>
      </w:r>
      <w:r w:rsidRPr="00B51FA5">
        <w:rPr>
          <w:rFonts w:ascii="Times New Roman" w:eastAsia="바탕체"/>
          <w:sz w:val="23"/>
          <w:szCs w:val="23"/>
        </w:rPr>
        <w:t xml:space="preserve"> </w:t>
      </w:r>
      <w:r w:rsidRPr="00B51FA5">
        <w:rPr>
          <w:rFonts w:ascii="Times New Roman" w:eastAsia="바탕체"/>
          <w:sz w:val="23"/>
          <w:szCs w:val="23"/>
        </w:rPr>
        <w:t>사항이</w:t>
      </w:r>
      <w:r w:rsidRPr="00B51FA5">
        <w:rPr>
          <w:rFonts w:ascii="Times New Roman" w:eastAsia="바탕체"/>
          <w:sz w:val="23"/>
          <w:szCs w:val="23"/>
        </w:rPr>
        <w:t xml:space="preserve"> </w:t>
      </w:r>
      <w:r w:rsidRPr="00B51FA5">
        <w:rPr>
          <w:rFonts w:ascii="Times New Roman" w:eastAsia="바탕체" w:hint="eastAsia"/>
          <w:sz w:val="23"/>
          <w:szCs w:val="23"/>
        </w:rPr>
        <w:t>그</w:t>
      </w:r>
      <w:r w:rsidRPr="00B51FA5">
        <w:rPr>
          <w:rFonts w:ascii="Times New Roman" w:eastAsia="바탕체" w:hint="eastAsia"/>
          <w:sz w:val="23"/>
          <w:szCs w:val="23"/>
        </w:rPr>
        <w:t xml:space="preserve"> </w:t>
      </w:r>
      <w:r w:rsidRPr="00B51FA5">
        <w:rPr>
          <w:rFonts w:ascii="Times New Roman" w:eastAsia="바탕체" w:hint="eastAsia"/>
          <w:sz w:val="23"/>
          <w:szCs w:val="23"/>
        </w:rPr>
        <w:t>내용대로</w:t>
      </w:r>
      <w:r w:rsidRPr="00B51FA5">
        <w:rPr>
          <w:rFonts w:ascii="Times New Roman" w:eastAsia="바탕체" w:hint="eastAsia"/>
          <w:sz w:val="23"/>
          <w:szCs w:val="23"/>
        </w:rPr>
        <w:t xml:space="preserve"> </w:t>
      </w:r>
      <w:r w:rsidRPr="00B51FA5">
        <w:rPr>
          <w:rFonts w:ascii="Times New Roman" w:eastAsia="바탕체"/>
          <w:sz w:val="23"/>
          <w:szCs w:val="23"/>
        </w:rPr>
        <w:t>이행되었을</w:t>
      </w:r>
      <w:r w:rsidRPr="00B51FA5">
        <w:rPr>
          <w:rFonts w:ascii="Times New Roman" w:eastAsia="바탕체"/>
          <w:sz w:val="23"/>
          <w:szCs w:val="23"/>
        </w:rPr>
        <w:t xml:space="preserve"> </w:t>
      </w:r>
      <w:r w:rsidRPr="00B51FA5">
        <w:rPr>
          <w:rFonts w:ascii="Times New Roman" w:eastAsia="바탕체"/>
          <w:sz w:val="23"/>
          <w:szCs w:val="23"/>
        </w:rPr>
        <w:t>경우와</w:t>
      </w:r>
      <w:r w:rsidRPr="00B51FA5">
        <w:rPr>
          <w:rFonts w:ascii="Times New Roman" w:eastAsia="바탕체"/>
          <w:sz w:val="23"/>
          <w:szCs w:val="23"/>
        </w:rPr>
        <w:t xml:space="preserve"> </w:t>
      </w:r>
      <w:r w:rsidRPr="00B51FA5">
        <w:rPr>
          <w:rFonts w:ascii="Times New Roman" w:eastAsia="바탕체"/>
          <w:sz w:val="23"/>
          <w:szCs w:val="23"/>
        </w:rPr>
        <w:t>각</w:t>
      </w:r>
      <w:r w:rsidRPr="00B51FA5">
        <w:rPr>
          <w:rFonts w:ascii="Times New Roman" w:eastAsia="바탕체"/>
          <w:sz w:val="23"/>
          <w:szCs w:val="23"/>
        </w:rPr>
        <w:t xml:space="preserve"> </w:t>
      </w:r>
      <w:r w:rsidRPr="00B51FA5">
        <w:rPr>
          <w:rFonts w:ascii="Times New Roman" w:eastAsia="바탕체"/>
          <w:sz w:val="23"/>
          <w:szCs w:val="23"/>
        </w:rPr>
        <w:t>당사자에게</w:t>
      </w:r>
      <w:r w:rsidRPr="00B51FA5">
        <w:rPr>
          <w:rFonts w:ascii="Times New Roman" w:eastAsia="바탕체"/>
          <w:sz w:val="23"/>
          <w:szCs w:val="23"/>
        </w:rPr>
        <w:t xml:space="preserve"> </w:t>
      </w:r>
      <w:r w:rsidRPr="00B51FA5">
        <w:rPr>
          <w:rFonts w:ascii="Times New Roman" w:eastAsia="바탕체"/>
          <w:sz w:val="23"/>
          <w:szCs w:val="23"/>
        </w:rPr>
        <w:t>실질적으로</w:t>
      </w:r>
      <w:r w:rsidRPr="00B51FA5">
        <w:rPr>
          <w:rFonts w:ascii="Times New Roman" w:eastAsia="바탕체"/>
          <w:sz w:val="23"/>
          <w:szCs w:val="23"/>
        </w:rPr>
        <w:t xml:space="preserve"> </w:t>
      </w:r>
      <w:r w:rsidRPr="00B51FA5">
        <w:rPr>
          <w:rFonts w:ascii="Times New Roman" w:eastAsia="바탕체"/>
          <w:sz w:val="23"/>
          <w:szCs w:val="23"/>
        </w:rPr>
        <w:t>동일하거나</w:t>
      </w:r>
      <w:r w:rsidRPr="00B51FA5">
        <w:rPr>
          <w:rFonts w:ascii="Times New Roman" w:eastAsia="바탕체"/>
          <w:sz w:val="23"/>
          <w:szCs w:val="23"/>
        </w:rPr>
        <w:t xml:space="preserve"> </w:t>
      </w:r>
      <w:r w:rsidRPr="00B51FA5">
        <w:rPr>
          <w:rFonts w:ascii="Times New Roman" w:eastAsia="바탕체"/>
          <w:sz w:val="23"/>
          <w:szCs w:val="23"/>
        </w:rPr>
        <w:t>그에</w:t>
      </w:r>
      <w:r w:rsidRPr="00B51FA5">
        <w:rPr>
          <w:rFonts w:ascii="Times New Roman" w:eastAsia="바탕체"/>
          <w:sz w:val="23"/>
          <w:szCs w:val="23"/>
        </w:rPr>
        <w:t xml:space="preserve"> </w:t>
      </w:r>
      <w:r w:rsidRPr="00B51FA5">
        <w:rPr>
          <w:rFonts w:ascii="Times New Roman" w:eastAsia="바탕체"/>
          <w:sz w:val="23"/>
          <w:szCs w:val="23"/>
        </w:rPr>
        <w:t>준하는</w:t>
      </w:r>
      <w:r w:rsidRPr="00B51FA5">
        <w:rPr>
          <w:rFonts w:ascii="Times New Roman" w:eastAsia="바탕체"/>
          <w:sz w:val="23"/>
          <w:szCs w:val="23"/>
        </w:rPr>
        <w:t xml:space="preserve"> </w:t>
      </w:r>
      <w:r w:rsidRPr="00B51FA5">
        <w:rPr>
          <w:rFonts w:ascii="Times New Roman" w:eastAsia="바탕체"/>
          <w:sz w:val="23"/>
          <w:szCs w:val="23"/>
        </w:rPr>
        <w:t>경제적</w:t>
      </w:r>
      <w:r w:rsidRPr="00B51FA5">
        <w:rPr>
          <w:rFonts w:ascii="Times New Roman" w:eastAsia="바탕체"/>
          <w:sz w:val="23"/>
          <w:szCs w:val="23"/>
        </w:rPr>
        <w:t xml:space="preserve"> </w:t>
      </w:r>
      <w:r w:rsidRPr="00B51FA5">
        <w:rPr>
          <w:rFonts w:ascii="Times New Roman" w:eastAsia="바탕체"/>
          <w:sz w:val="23"/>
          <w:szCs w:val="23"/>
        </w:rPr>
        <w:t>효과가</w:t>
      </w:r>
      <w:r w:rsidRPr="00B51FA5">
        <w:rPr>
          <w:rFonts w:ascii="Times New Roman" w:eastAsia="바탕체"/>
          <w:sz w:val="23"/>
          <w:szCs w:val="23"/>
        </w:rPr>
        <w:t xml:space="preserve"> </w:t>
      </w:r>
      <w:r w:rsidRPr="00B51FA5">
        <w:rPr>
          <w:rFonts w:ascii="Times New Roman" w:eastAsia="바탕체"/>
          <w:sz w:val="23"/>
          <w:szCs w:val="23"/>
        </w:rPr>
        <w:t>발생할</w:t>
      </w:r>
      <w:r w:rsidRPr="00B51FA5">
        <w:rPr>
          <w:rFonts w:ascii="Times New Roman" w:eastAsia="바탕체"/>
          <w:sz w:val="23"/>
          <w:szCs w:val="23"/>
        </w:rPr>
        <w:t xml:space="preserve"> </w:t>
      </w:r>
      <w:r w:rsidRPr="00B51FA5">
        <w:rPr>
          <w:rFonts w:ascii="Times New Roman" w:eastAsia="바탕체"/>
          <w:sz w:val="23"/>
          <w:szCs w:val="23"/>
        </w:rPr>
        <w:t>수</w:t>
      </w:r>
      <w:r w:rsidRPr="00B51FA5">
        <w:rPr>
          <w:rFonts w:ascii="Times New Roman" w:eastAsia="바탕체"/>
          <w:sz w:val="23"/>
          <w:szCs w:val="23"/>
        </w:rPr>
        <w:t xml:space="preserve"> </w:t>
      </w:r>
      <w:r w:rsidRPr="00B51FA5">
        <w:rPr>
          <w:rFonts w:ascii="Times New Roman" w:eastAsia="바탕체"/>
          <w:sz w:val="23"/>
          <w:szCs w:val="23"/>
        </w:rPr>
        <w:t>있도록</w:t>
      </w:r>
      <w:r w:rsidRPr="00B51FA5">
        <w:rPr>
          <w:rFonts w:ascii="Times New Roman" w:eastAsia="바탕체"/>
          <w:sz w:val="23"/>
          <w:szCs w:val="23"/>
        </w:rPr>
        <w:t xml:space="preserve"> </w:t>
      </w:r>
      <w:r w:rsidRPr="00B51FA5">
        <w:rPr>
          <w:rFonts w:ascii="Times New Roman" w:eastAsia="바탕체"/>
          <w:sz w:val="23"/>
          <w:szCs w:val="23"/>
        </w:rPr>
        <w:t>하기</w:t>
      </w:r>
      <w:r w:rsidRPr="00B51FA5">
        <w:rPr>
          <w:rFonts w:ascii="Times New Roman" w:eastAsia="바탕체"/>
          <w:sz w:val="23"/>
          <w:szCs w:val="23"/>
        </w:rPr>
        <w:t xml:space="preserve"> </w:t>
      </w:r>
      <w:r w:rsidRPr="00B51FA5">
        <w:rPr>
          <w:rFonts w:ascii="Times New Roman" w:eastAsia="바탕체"/>
          <w:sz w:val="23"/>
          <w:szCs w:val="23"/>
        </w:rPr>
        <w:t>위해</w:t>
      </w:r>
      <w:r w:rsidRPr="00B51FA5">
        <w:rPr>
          <w:rFonts w:ascii="Times New Roman" w:eastAsia="바탕체"/>
          <w:sz w:val="23"/>
          <w:szCs w:val="23"/>
        </w:rPr>
        <w:t xml:space="preserve"> </w:t>
      </w:r>
      <w:r w:rsidRPr="00B51FA5">
        <w:rPr>
          <w:rFonts w:ascii="Times New Roman" w:eastAsia="바탕체"/>
          <w:sz w:val="23"/>
          <w:szCs w:val="23"/>
        </w:rPr>
        <w:t>필요한</w:t>
      </w:r>
      <w:r w:rsidRPr="00B51FA5">
        <w:rPr>
          <w:rFonts w:ascii="Times New Roman" w:eastAsia="바탕체"/>
          <w:sz w:val="23"/>
          <w:szCs w:val="23"/>
        </w:rPr>
        <w:t xml:space="preserve"> </w:t>
      </w:r>
      <w:r w:rsidRPr="00B51FA5">
        <w:rPr>
          <w:rFonts w:ascii="Times New Roman" w:eastAsia="바탕체"/>
          <w:sz w:val="23"/>
          <w:szCs w:val="23"/>
        </w:rPr>
        <w:t>합리적인</w:t>
      </w:r>
      <w:r w:rsidRPr="00B51FA5">
        <w:rPr>
          <w:rFonts w:ascii="Times New Roman" w:eastAsia="바탕체"/>
          <w:sz w:val="23"/>
          <w:szCs w:val="23"/>
        </w:rPr>
        <w:t xml:space="preserve"> </w:t>
      </w:r>
      <w:r w:rsidRPr="00B51FA5">
        <w:rPr>
          <w:rFonts w:ascii="Times New Roman" w:eastAsia="바탕체"/>
          <w:sz w:val="23"/>
          <w:szCs w:val="23"/>
        </w:rPr>
        <w:t>조치를</w:t>
      </w:r>
      <w:r w:rsidRPr="00B51FA5">
        <w:rPr>
          <w:rFonts w:ascii="Times New Roman" w:eastAsia="바탕체"/>
          <w:sz w:val="23"/>
          <w:szCs w:val="23"/>
        </w:rPr>
        <w:t xml:space="preserve"> </w:t>
      </w:r>
      <w:r w:rsidRPr="00B51FA5">
        <w:rPr>
          <w:rFonts w:ascii="Times New Roman" w:eastAsia="바탕체"/>
          <w:sz w:val="23"/>
          <w:szCs w:val="23"/>
        </w:rPr>
        <w:t>취하기로</w:t>
      </w:r>
      <w:r w:rsidRPr="00B51FA5">
        <w:rPr>
          <w:rFonts w:ascii="Times New Roman" w:eastAsia="바탕체"/>
          <w:sz w:val="23"/>
          <w:szCs w:val="23"/>
        </w:rPr>
        <w:t xml:space="preserve"> </w:t>
      </w:r>
      <w:r w:rsidRPr="00B51FA5">
        <w:rPr>
          <w:rFonts w:ascii="Times New Roman" w:eastAsia="바탕체"/>
          <w:sz w:val="23"/>
          <w:szCs w:val="23"/>
        </w:rPr>
        <w:t>한다</w:t>
      </w:r>
      <w:r w:rsidRPr="00B51FA5">
        <w:rPr>
          <w:rFonts w:ascii="Times New Roman" w:eastAsia="바탕체"/>
          <w:sz w:val="23"/>
          <w:szCs w:val="23"/>
        </w:rPr>
        <w:t xml:space="preserve">. </w:t>
      </w:r>
      <w:r w:rsidR="00B0217A" w:rsidRPr="00662CFD">
        <w:rPr>
          <w:rFonts w:ascii="Times New Roman" w:eastAsia="바탕체" w:hint="eastAsia"/>
          <w:sz w:val="23"/>
          <w:szCs w:val="23"/>
        </w:rPr>
        <w:t>본건</w:t>
      </w:r>
      <w:r w:rsidR="00B0217A" w:rsidRPr="00662CFD">
        <w:rPr>
          <w:rFonts w:ascii="Times New Roman" w:eastAsia="바탕체"/>
          <w:sz w:val="23"/>
          <w:szCs w:val="23"/>
        </w:rPr>
        <w:t xml:space="preserve"> </w:t>
      </w:r>
      <w:r w:rsidR="00B0217A" w:rsidRPr="00662CFD">
        <w:rPr>
          <w:rFonts w:ascii="Times New Roman" w:eastAsia="바탕체"/>
          <w:sz w:val="23"/>
          <w:szCs w:val="23"/>
        </w:rPr>
        <w:t>분할계획서에</w:t>
      </w:r>
      <w:r w:rsidR="00B0217A" w:rsidRPr="00662CFD">
        <w:rPr>
          <w:rFonts w:ascii="Times New Roman" w:eastAsia="바탕체"/>
          <w:sz w:val="23"/>
          <w:szCs w:val="23"/>
        </w:rPr>
        <w:t xml:space="preserve"> </w:t>
      </w:r>
      <w:r w:rsidR="00B0217A" w:rsidRPr="00662CFD">
        <w:rPr>
          <w:rFonts w:ascii="Times New Roman" w:eastAsia="바탕체"/>
          <w:sz w:val="23"/>
          <w:szCs w:val="23"/>
        </w:rPr>
        <w:t>따라</w:t>
      </w:r>
      <w:r w:rsidR="00B0217A" w:rsidRPr="00662CFD">
        <w:rPr>
          <w:rFonts w:ascii="Times New Roman" w:eastAsia="바탕체"/>
          <w:sz w:val="23"/>
          <w:szCs w:val="23"/>
        </w:rPr>
        <w:t xml:space="preserve"> </w:t>
      </w:r>
      <w:proofErr w:type="spellStart"/>
      <w:r w:rsidR="00B0217A" w:rsidRPr="00662CFD">
        <w:rPr>
          <w:rFonts w:ascii="Times New Roman" w:eastAsia="바탕체"/>
          <w:sz w:val="23"/>
          <w:szCs w:val="23"/>
        </w:rPr>
        <w:t>대상회사에</w:t>
      </w:r>
      <w:proofErr w:type="spellEnd"/>
      <w:r w:rsidR="00B0217A" w:rsidRPr="00662CFD">
        <w:rPr>
          <w:rFonts w:ascii="Times New Roman" w:eastAsia="바탕체"/>
          <w:sz w:val="23"/>
          <w:szCs w:val="23"/>
        </w:rPr>
        <w:t xml:space="preserve"> </w:t>
      </w:r>
      <w:r w:rsidR="00B0217A" w:rsidRPr="00662CFD">
        <w:rPr>
          <w:rFonts w:ascii="Times New Roman" w:eastAsia="바탕체"/>
          <w:sz w:val="23"/>
          <w:szCs w:val="23"/>
        </w:rPr>
        <w:t>승계</w:t>
      </w:r>
      <w:r w:rsidR="00B0217A" w:rsidRPr="00662CFD">
        <w:rPr>
          <w:rFonts w:ascii="Times New Roman" w:eastAsia="바탕체" w:hint="eastAsia"/>
          <w:sz w:val="23"/>
          <w:szCs w:val="23"/>
        </w:rPr>
        <w:t>될</w:t>
      </w:r>
      <w:r w:rsidR="00B0217A" w:rsidRPr="00662CFD">
        <w:rPr>
          <w:rFonts w:ascii="Times New Roman" w:eastAsia="바탕체"/>
          <w:sz w:val="23"/>
          <w:szCs w:val="23"/>
        </w:rPr>
        <w:t xml:space="preserve"> </w:t>
      </w:r>
      <w:r w:rsidR="00B0217A" w:rsidRPr="00662CFD">
        <w:rPr>
          <w:rFonts w:ascii="Times New Roman" w:eastAsia="바탕체" w:hint="eastAsia"/>
          <w:sz w:val="23"/>
          <w:szCs w:val="23"/>
        </w:rPr>
        <w:t>것이</w:t>
      </w:r>
      <w:r w:rsidR="00B0217A" w:rsidRPr="00662CFD">
        <w:rPr>
          <w:rFonts w:ascii="Times New Roman" w:eastAsia="바탕체"/>
          <w:sz w:val="23"/>
          <w:szCs w:val="23"/>
        </w:rPr>
        <w:t xml:space="preserve"> </w:t>
      </w:r>
      <w:r w:rsidR="00B0217A" w:rsidRPr="00662CFD">
        <w:rPr>
          <w:rFonts w:ascii="Times New Roman" w:eastAsia="바탕체" w:hint="eastAsia"/>
          <w:sz w:val="23"/>
          <w:szCs w:val="23"/>
        </w:rPr>
        <w:t>예정되어</w:t>
      </w:r>
      <w:r w:rsidR="00B0217A" w:rsidRPr="00662CFD">
        <w:rPr>
          <w:rFonts w:ascii="Times New Roman" w:eastAsia="바탕체"/>
          <w:sz w:val="23"/>
          <w:szCs w:val="23"/>
        </w:rPr>
        <w:t xml:space="preserve"> </w:t>
      </w:r>
      <w:r w:rsidR="00B0217A" w:rsidRPr="00662CFD">
        <w:rPr>
          <w:rFonts w:ascii="Times New Roman" w:eastAsia="바탕체" w:hint="eastAsia"/>
          <w:sz w:val="23"/>
          <w:szCs w:val="23"/>
        </w:rPr>
        <w:t>있지</w:t>
      </w:r>
      <w:r w:rsidR="00B0217A" w:rsidRPr="00662CFD">
        <w:rPr>
          <w:rFonts w:ascii="Times New Roman" w:eastAsia="바탕체"/>
          <w:sz w:val="23"/>
          <w:szCs w:val="23"/>
        </w:rPr>
        <w:t xml:space="preserve"> </w:t>
      </w:r>
      <w:r w:rsidR="00B0217A" w:rsidRPr="00662CFD">
        <w:rPr>
          <w:rFonts w:ascii="Times New Roman" w:eastAsia="바탕체" w:hint="eastAsia"/>
          <w:sz w:val="23"/>
          <w:szCs w:val="23"/>
        </w:rPr>
        <w:t>않은</w:t>
      </w:r>
      <w:r w:rsidR="00B0217A" w:rsidRPr="00662CFD">
        <w:rPr>
          <w:rFonts w:ascii="Times New Roman" w:eastAsia="바탕체"/>
          <w:sz w:val="23"/>
          <w:szCs w:val="23"/>
        </w:rPr>
        <w:t xml:space="preserve"> </w:t>
      </w:r>
      <w:r w:rsidR="00B0217A" w:rsidRPr="00662CFD">
        <w:rPr>
          <w:rFonts w:ascii="Times New Roman" w:eastAsia="바탕체"/>
          <w:sz w:val="23"/>
          <w:szCs w:val="23"/>
        </w:rPr>
        <w:t>자산</w:t>
      </w:r>
      <w:r w:rsidR="00B0217A" w:rsidRPr="00662CFD">
        <w:rPr>
          <w:rFonts w:ascii="Times New Roman" w:eastAsia="바탕체"/>
          <w:sz w:val="23"/>
          <w:szCs w:val="23"/>
        </w:rPr>
        <w:t xml:space="preserve">, </w:t>
      </w:r>
      <w:r w:rsidR="00B0217A" w:rsidRPr="00662CFD">
        <w:rPr>
          <w:rFonts w:ascii="Times New Roman" w:eastAsia="바탕체"/>
          <w:sz w:val="23"/>
          <w:szCs w:val="23"/>
        </w:rPr>
        <w:t>부채</w:t>
      </w:r>
      <w:r w:rsidR="00B0217A" w:rsidRPr="00662CFD">
        <w:rPr>
          <w:rFonts w:ascii="Times New Roman" w:eastAsia="바탕체"/>
          <w:sz w:val="23"/>
          <w:szCs w:val="23"/>
        </w:rPr>
        <w:t xml:space="preserve"> </w:t>
      </w:r>
      <w:r w:rsidR="00B0217A" w:rsidRPr="00662CFD">
        <w:rPr>
          <w:rFonts w:ascii="Times New Roman" w:eastAsia="바탕체"/>
          <w:sz w:val="23"/>
          <w:szCs w:val="23"/>
        </w:rPr>
        <w:t>등이</w:t>
      </w:r>
      <w:r w:rsidR="00B0217A" w:rsidRPr="00662CFD">
        <w:rPr>
          <w:rFonts w:ascii="Times New Roman" w:eastAsia="바탕체"/>
          <w:sz w:val="23"/>
          <w:szCs w:val="23"/>
        </w:rPr>
        <w:t xml:space="preserve"> </w:t>
      </w:r>
      <w:r w:rsidR="00B0217A" w:rsidRPr="00662CFD">
        <w:rPr>
          <w:rFonts w:ascii="Times New Roman" w:eastAsia="바탕체"/>
          <w:sz w:val="23"/>
          <w:szCs w:val="23"/>
        </w:rPr>
        <w:t>어떤</w:t>
      </w:r>
      <w:r w:rsidR="00B0217A" w:rsidRPr="00662CFD">
        <w:rPr>
          <w:rFonts w:ascii="Times New Roman" w:eastAsia="바탕체"/>
          <w:sz w:val="23"/>
          <w:szCs w:val="23"/>
        </w:rPr>
        <w:t xml:space="preserve"> </w:t>
      </w:r>
      <w:r w:rsidR="00B0217A" w:rsidRPr="00662CFD">
        <w:rPr>
          <w:rFonts w:ascii="Times New Roman" w:eastAsia="바탕체"/>
          <w:sz w:val="23"/>
          <w:szCs w:val="23"/>
        </w:rPr>
        <w:t>이유로든</w:t>
      </w:r>
      <w:r w:rsidR="00B0217A" w:rsidRPr="00662CFD">
        <w:rPr>
          <w:rFonts w:ascii="Times New Roman" w:eastAsia="바탕체"/>
          <w:sz w:val="23"/>
          <w:szCs w:val="23"/>
        </w:rPr>
        <w:t xml:space="preserve"> </w:t>
      </w:r>
      <w:proofErr w:type="spellStart"/>
      <w:r w:rsidR="00B0217A" w:rsidRPr="00662CFD">
        <w:rPr>
          <w:rFonts w:ascii="Times New Roman" w:eastAsia="바탕체" w:hint="eastAsia"/>
          <w:sz w:val="23"/>
          <w:szCs w:val="23"/>
        </w:rPr>
        <w:t>대상회사에</w:t>
      </w:r>
      <w:proofErr w:type="spellEnd"/>
      <w:r w:rsidR="00B0217A" w:rsidRPr="00662CFD">
        <w:rPr>
          <w:rFonts w:ascii="Times New Roman" w:eastAsia="바탕체"/>
          <w:sz w:val="23"/>
          <w:szCs w:val="23"/>
        </w:rPr>
        <w:t xml:space="preserve"> </w:t>
      </w:r>
      <w:r w:rsidR="00B0217A" w:rsidRPr="00662CFD">
        <w:rPr>
          <w:rFonts w:ascii="Times New Roman" w:eastAsia="바탕체"/>
          <w:sz w:val="23"/>
          <w:szCs w:val="23"/>
        </w:rPr>
        <w:t>승계</w:t>
      </w:r>
      <w:r w:rsidR="00B0217A" w:rsidRPr="00662CFD">
        <w:rPr>
          <w:rFonts w:ascii="Times New Roman" w:eastAsia="바탕체" w:hint="eastAsia"/>
          <w:sz w:val="23"/>
          <w:szCs w:val="23"/>
        </w:rPr>
        <w:t>되었거나</w:t>
      </w:r>
      <w:r w:rsidR="00B0217A" w:rsidRPr="00662CFD">
        <w:rPr>
          <w:rFonts w:ascii="Times New Roman" w:eastAsia="바탕체"/>
          <w:sz w:val="23"/>
          <w:szCs w:val="23"/>
        </w:rPr>
        <w:t xml:space="preserve"> </w:t>
      </w:r>
      <w:r w:rsidR="00B0217A" w:rsidRPr="00662CFD">
        <w:rPr>
          <w:rFonts w:ascii="Times New Roman" w:eastAsia="바탕체" w:hint="eastAsia"/>
          <w:sz w:val="23"/>
          <w:szCs w:val="23"/>
        </w:rPr>
        <w:t>승계될</w:t>
      </w:r>
      <w:r w:rsidR="00B0217A" w:rsidRPr="00662CFD">
        <w:rPr>
          <w:rFonts w:ascii="Times New Roman" w:eastAsia="바탕체"/>
          <w:sz w:val="23"/>
          <w:szCs w:val="23"/>
        </w:rPr>
        <w:t xml:space="preserve"> </w:t>
      </w:r>
      <w:r w:rsidR="00B0217A" w:rsidRPr="00662CFD">
        <w:rPr>
          <w:rFonts w:ascii="Times New Roman" w:eastAsia="바탕체" w:hint="eastAsia"/>
          <w:sz w:val="23"/>
          <w:szCs w:val="23"/>
        </w:rPr>
        <w:t>것으로</w:t>
      </w:r>
      <w:r w:rsidR="00B0217A" w:rsidRPr="00662CFD">
        <w:rPr>
          <w:rFonts w:ascii="Times New Roman" w:eastAsia="바탕체"/>
          <w:sz w:val="23"/>
          <w:szCs w:val="23"/>
        </w:rPr>
        <w:t xml:space="preserve"> </w:t>
      </w:r>
      <w:r w:rsidR="00B0217A" w:rsidRPr="00662CFD">
        <w:rPr>
          <w:rFonts w:ascii="Times New Roman" w:eastAsia="바탕체"/>
          <w:sz w:val="23"/>
          <w:szCs w:val="23"/>
        </w:rPr>
        <w:t>합리적으로</w:t>
      </w:r>
      <w:r w:rsidR="00B0217A" w:rsidRPr="00662CFD">
        <w:rPr>
          <w:rFonts w:ascii="Times New Roman" w:eastAsia="바탕체"/>
          <w:sz w:val="23"/>
          <w:szCs w:val="23"/>
        </w:rPr>
        <w:t xml:space="preserve"> </w:t>
      </w:r>
      <w:r w:rsidR="00B0217A" w:rsidRPr="00662CFD">
        <w:rPr>
          <w:rFonts w:ascii="Times New Roman" w:eastAsia="바탕체"/>
          <w:sz w:val="23"/>
          <w:szCs w:val="23"/>
        </w:rPr>
        <w:t>예상되는</w:t>
      </w:r>
      <w:r w:rsidR="00B0217A" w:rsidRPr="00662CFD">
        <w:rPr>
          <w:rFonts w:ascii="Times New Roman" w:eastAsia="바탕체"/>
          <w:sz w:val="23"/>
          <w:szCs w:val="23"/>
        </w:rPr>
        <w:t xml:space="preserve"> </w:t>
      </w:r>
      <w:r w:rsidR="00B0217A" w:rsidRPr="00662CFD">
        <w:rPr>
          <w:rFonts w:ascii="Times New Roman" w:eastAsia="바탕체"/>
          <w:sz w:val="23"/>
          <w:szCs w:val="23"/>
        </w:rPr>
        <w:t>경우</w:t>
      </w:r>
      <w:r w:rsidR="00B0217A" w:rsidRPr="00662CFD">
        <w:rPr>
          <w:rFonts w:ascii="Times New Roman" w:eastAsia="바탕체"/>
          <w:sz w:val="23"/>
          <w:szCs w:val="23"/>
        </w:rPr>
        <w:t xml:space="preserve"> </w:t>
      </w:r>
      <w:r w:rsidR="00B0217A" w:rsidRPr="000962C7">
        <w:rPr>
          <w:rFonts w:ascii="Times New Roman" w:eastAsia="바탕체"/>
          <w:sz w:val="23"/>
          <w:szCs w:val="23"/>
        </w:rPr>
        <w:t>또는</w:t>
      </w:r>
      <w:r w:rsidR="00B0217A" w:rsidRPr="000962C7">
        <w:rPr>
          <w:rFonts w:ascii="Times New Roman" w:eastAsia="바탕체"/>
          <w:sz w:val="23"/>
          <w:szCs w:val="23"/>
        </w:rPr>
        <w:t xml:space="preserve"> </w:t>
      </w:r>
      <w:r w:rsidR="00B0217A" w:rsidRPr="000962C7">
        <w:rPr>
          <w:rFonts w:ascii="Times New Roman" w:eastAsia="바탕체"/>
          <w:sz w:val="23"/>
          <w:szCs w:val="23"/>
        </w:rPr>
        <w:t>그와</w:t>
      </w:r>
      <w:r w:rsidR="00B0217A" w:rsidRPr="000962C7">
        <w:rPr>
          <w:rFonts w:ascii="Times New Roman" w:eastAsia="바탕체"/>
          <w:sz w:val="23"/>
          <w:szCs w:val="23"/>
        </w:rPr>
        <w:t xml:space="preserve"> </w:t>
      </w:r>
      <w:r w:rsidR="00B0217A" w:rsidRPr="000962C7">
        <w:rPr>
          <w:rFonts w:ascii="Times New Roman" w:eastAsia="바탕체"/>
          <w:sz w:val="23"/>
          <w:szCs w:val="23"/>
        </w:rPr>
        <w:t>같이</w:t>
      </w:r>
      <w:r w:rsidR="00B0217A" w:rsidRPr="00B24CD5">
        <w:rPr>
          <w:rFonts w:ascii="Times New Roman" w:eastAsia="바탕체"/>
          <w:sz w:val="23"/>
          <w:szCs w:val="23"/>
        </w:rPr>
        <w:t xml:space="preserve"> </w:t>
      </w:r>
      <w:r w:rsidR="00B0217A" w:rsidRPr="00B24CD5">
        <w:rPr>
          <w:rFonts w:ascii="Times New Roman" w:eastAsia="바탕체"/>
          <w:sz w:val="23"/>
          <w:szCs w:val="23"/>
        </w:rPr>
        <w:t>최종</w:t>
      </w:r>
      <w:r w:rsidR="00B0217A" w:rsidRPr="00B24CD5">
        <w:rPr>
          <w:rFonts w:ascii="Times New Roman" w:eastAsia="바탕체"/>
          <w:sz w:val="23"/>
          <w:szCs w:val="23"/>
        </w:rPr>
        <w:t xml:space="preserve"> </w:t>
      </w:r>
      <w:r w:rsidR="00B0217A" w:rsidRPr="00B24CD5">
        <w:rPr>
          <w:rFonts w:ascii="Times New Roman" w:eastAsia="바탕체"/>
          <w:sz w:val="23"/>
          <w:szCs w:val="23"/>
        </w:rPr>
        <w:t>결정될</w:t>
      </w:r>
      <w:r w:rsidR="00B0217A" w:rsidRPr="00B24CD5">
        <w:rPr>
          <w:rFonts w:ascii="Times New Roman" w:eastAsia="바탕체"/>
          <w:sz w:val="23"/>
          <w:szCs w:val="23"/>
        </w:rPr>
        <w:t xml:space="preserve"> </w:t>
      </w:r>
      <w:r w:rsidR="00B0217A" w:rsidRPr="00B24CD5">
        <w:rPr>
          <w:rFonts w:ascii="Times New Roman" w:eastAsia="바탕체"/>
          <w:sz w:val="23"/>
          <w:szCs w:val="23"/>
        </w:rPr>
        <w:t>경우</w:t>
      </w:r>
      <w:r w:rsidR="00B0217A" w:rsidRPr="00662CFD">
        <w:rPr>
          <w:rFonts w:ascii="Times New Roman" w:eastAsia="바탕체" w:hint="eastAsia"/>
          <w:sz w:val="23"/>
          <w:szCs w:val="23"/>
        </w:rPr>
        <w:t>에도</w:t>
      </w:r>
      <w:r w:rsidR="00B0217A" w:rsidRPr="00662CFD">
        <w:rPr>
          <w:rFonts w:ascii="Times New Roman" w:eastAsia="바탕체"/>
          <w:sz w:val="23"/>
          <w:szCs w:val="23"/>
        </w:rPr>
        <w:t xml:space="preserve"> </w:t>
      </w:r>
      <w:r w:rsidR="00B0217A" w:rsidRPr="00662CFD">
        <w:rPr>
          <w:rFonts w:ascii="Times New Roman" w:eastAsia="바탕체" w:hint="eastAsia"/>
          <w:sz w:val="23"/>
          <w:szCs w:val="23"/>
        </w:rPr>
        <w:t>그와</w:t>
      </w:r>
      <w:r w:rsidR="00B0217A" w:rsidRPr="00662CFD">
        <w:rPr>
          <w:rFonts w:ascii="Times New Roman" w:eastAsia="바탕체"/>
          <w:sz w:val="23"/>
          <w:szCs w:val="23"/>
        </w:rPr>
        <w:t xml:space="preserve"> </w:t>
      </w:r>
      <w:r w:rsidR="00B0217A" w:rsidRPr="00662CFD">
        <w:rPr>
          <w:rFonts w:ascii="Times New Roman" w:eastAsia="바탕체" w:hint="eastAsia"/>
          <w:sz w:val="23"/>
          <w:szCs w:val="23"/>
        </w:rPr>
        <w:t>같이</w:t>
      </w:r>
      <w:r w:rsidR="00B0217A" w:rsidRPr="00662CFD">
        <w:rPr>
          <w:rFonts w:ascii="Times New Roman" w:eastAsia="바탕체"/>
          <w:sz w:val="23"/>
          <w:szCs w:val="23"/>
        </w:rPr>
        <w:t xml:space="preserve"> </w:t>
      </w:r>
      <w:r w:rsidR="00B0217A" w:rsidRPr="00662CFD">
        <w:rPr>
          <w:rFonts w:ascii="Times New Roman" w:eastAsia="바탕체" w:hint="eastAsia"/>
          <w:sz w:val="23"/>
          <w:szCs w:val="23"/>
        </w:rPr>
        <w:t>처리한다</w:t>
      </w:r>
      <w:r w:rsidR="00B0217A" w:rsidRPr="00662CFD">
        <w:rPr>
          <w:rFonts w:ascii="Times New Roman" w:eastAsia="바탕체"/>
          <w:sz w:val="23"/>
          <w:szCs w:val="23"/>
        </w:rPr>
        <w:t>.</w:t>
      </w:r>
    </w:p>
    <w:p w14:paraId="510F023A" w14:textId="40E3BA74" w:rsidR="00662CFD" w:rsidRPr="009326F3" w:rsidRDefault="00662CFD" w:rsidP="00662CFD">
      <w:pPr>
        <w:numPr>
          <w:ilvl w:val="0"/>
          <w:numId w:val="54"/>
        </w:numPr>
        <w:snapToGrid w:val="0"/>
        <w:spacing w:before="180" w:after="180" w:line="360" w:lineRule="atLeast"/>
        <w:rPr>
          <w:rFonts w:ascii="Times New Roman" w:eastAsia="바탕체"/>
          <w:sz w:val="23"/>
          <w:szCs w:val="23"/>
        </w:rPr>
      </w:pPr>
      <w:r w:rsidRPr="009326F3">
        <w:rPr>
          <w:rFonts w:ascii="Times New Roman" w:eastAsia="바탕체" w:hint="eastAsia"/>
          <w:sz w:val="23"/>
          <w:szCs w:val="23"/>
        </w:rPr>
        <w:t>매도인은</w:t>
      </w:r>
      <w:r w:rsidRPr="009326F3">
        <w:rPr>
          <w:rFonts w:ascii="Times New Roman" w:eastAsia="바탕체"/>
          <w:sz w:val="23"/>
          <w:szCs w:val="23"/>
        </w:rPr>
        <w:t xml:space="preserve"> </w:t>
      </w:r>
      <w:proofErr w:type="spellStart"/>
      <w:r w:rsidRPr="009326F3">
        <w:rPr>
          <w:rFonts w:ascii="Times New Roman" w:eastAsia="바탕체" w:hint="eastAsia"/>
          <w:sz w:val="23"/>
          <w:szCs w:val="23"/>
        </w:rPr>
        <w:t>거래종결</w:t>
      </w:r>
      <w:proofErr w:type="spellEnd"/>
      <w:r w:rsidRPr="009326F3">
        <w:rPr>
          <w:rFonts w:ascii="Times New Roman" w:eastAsia="바탕체"/>
          <w:sz w:val="23"/>
          <w:szCs w:val="23"/>
        </w:rPr>
        <w:t xml:space="preserve"> </w:t>
      </w:r>
      <w:r w:rsidRPr="00352E12">
        <w:rPr>
          <w:rFonts w:ascii="Times New Roman" w:eastAsia="바탕체" w:hint="eastAsia"/>
          <w:sz w:val="23"/>
          <w:szCs w:val="23"/>
        </w:rPr>
        <w:t>전후를</w:t>
      </w:r>
      <w:r w:rsidRPr="00352E12">
        <w:rPr>
          <w:rFonts w:ascii="Times New Roman" w:eastAsia="바탕체"/>
          <w:sz w:val="23"/>
          <w:szCs w:val="23"/>
        </w:rPr>
        <w:t xml:space="preserve"> </w:t>
      </w:r>
      <w:r w:rsidRPr="00352E12">
        <w:rPr>
          <w:rFonts w:ascii="Times New Roman" w:eastAsia="바탕체" w:hint="eastAsia"/>
          <w:sz w:val="23"/>
          <w:szCs w:val="23"/>
        </w:rPr>
        <w:t>불문하고</w:t>
      </w:r>
      <w:r w:rsidRPr="00FA107D">
        <w:rPr>
          <w:rFonts w:ascii="Times New Roman" w:eastAsia="바탕체"/>
          <w:sz w:val="23"/>
          <w:szCs w:val="23"/>
        </w:rPr>
        <w:t>, (</w:t>
      </w:r>
      <w:proofErr w:type="spellStart"/>
      <w:r w:rsidRPr="00FA107D">
        <w:rPr>
          <w:rFonts w:ascii="Times New Roman" w:eastAsia="바탕체"/>
          <w:sz w:val="23"/>
          <w:szCs w:val="23"/>
        </w:rPr>
        <w:t>i</w:t>
      </w:r>
      <w:proofErr w:type="spellEnd"/>
      <w:r w:rsidRPr="00FA107D">
        <w:rPr>
          <w:rFonts w:ascii="Times New Roman" w:eastAsia="바탕체"/>
          <w:sz w:val="23"/>
          <w:szCs w:val="23"/>
        </w:rPr>
        <w:t xml:space="preserve">) </w:t>
      </w:r>
      <w:proofErr w:type="spellStart"/>
      <w:r w:rsidRPr="00FA107D">
        <w:rPr>
          <w:rFonts w:ascii="Times New Roman" w:eastAsia="바탕체" w:hint="eastAsia"/>
          <w:sz w:val="23"/>
          <w:szCs w:val="23"/>
        </w:rPr>
        <w:t>대상회사가</w:t>
      </w:r>
      <w:proofErr w:type="spellEnd"/>
      <w:r w:rsidRPr="009326F3">
        <w:rPr>
          <w:rFonts w:ascii="Times New Roman" w:eastAsia="바탕체"/>
          <w:sz w:val="23"/>
          <w:szCs w:val="23"/>
        </w:rPr>
        <w:t xml:space="preserve"> </w:t>
      </w:r>
      <w:r w:rsidRPr="009326F3">
        <w:rPr>
          <w:rFonts w:ascii="Times New Roman" w:eastAsia="바탕체" w:hint="eastAsia"/>
          <w:sz w:val="23"/>
          <w:szCs w:val="23"/>
        </w:rPr>
        <w:t>본건</w:t>
      </w:r>
      <w:r w:rsidRPr="009326F3">
        <w:rPr>
          <w:rFonts w:ascii="Times New Roman" w:eastAsia="바탕체"/>
          <w:sz w:val="23"/>
          <w:szCs w:val="23"/>
        </w:rPr>
        <w:t xml:space="preserve"> </w:t>
      </w:r>
      <w:r w:rsidRPr="009326F3">
        <w:rPr>
          <w:rFonts w:ascii="Times New Roman" w:eastAsia="바탕체" w:hint="eastAsia"/>
          <w:sz w:val="23"/>
          <w:szCs w:val="23"/>
        </w:rPr>
        <w:t>분할계획서에</w:t>
      </w:r>
      <w:r w:rsidRPr="009326F3">
        <w:rPr>
          <w:rFonts w:ascii="Times New Roman" w:eastAsia="바탕체"/>
          <w:sz w:val="23"/>
          <w:szCs w:val="23"/>
        </w:rPr>
        <w:t xml:space="preserve"> </w:t>
      </w:r>
      <w:r w:rsidRPr="009326F3">
        <w:rPr>
          <w:rFonts w:ascii="Times New Roman" w:eastAsia="바탕체" w:hint="eastAsia"/>
          <w:sz w:val="23"/>
          <w:szCs w:val="23"/>
        </w:rPr>
        <w:t>의하여</w:t>
      </w:r>
      <w:r w:rsidRPr="009326F3">
        <w:rPr>
          <w:rFonts w:ascii="Times New Roman" w:eastAsia="바탕체"/>
          <w:sz w:val="23"/>
          <w:szCs w:val="23"/>
        </w:rPr>
        <w:t xml:space="preserve"> </w:t>
      </w:r>
      <w:r w:rsidRPr="009326F3">
        <w:rPr>
          <w:rFonts w:ascii="Times New Roman" w:eastAsia="바탕체" w:hint="eastAsia"/>
          <w:sz w:val="23"/>
          <w:szCs w:val="23"/>
        </w:rPr>
        <w:t>승계되지</w:t>
      </w:r>
      <w:r w:rsidRPr="009326F3">
        <w:rPr>
          <w:rFonts w:ascii="Times New Roman" w:eastAsia="바탕체"/>
          <w:sz w:val="23"/>
          <w:szCs w:val="23"/>
        </w:rPr>
        <w:t xml:space="preserve"> </w:t>
      </w:r>
      <w:r w:rsidRPr="009326F3">
        <w:rPr>
          <w:rFonts w:ascii="Times New Roman" w:eastAsia="바탕체" w:hint="eastAsia"/>
          <w:sz w:val="23"/>
          <w:szCs w:val="23"/>
        </w:rPr>
        <w:t>아니한</w:t>
      </w:r>
      <w:r w:rsidRPr="009326F3">
        <w:rPr>
          <w:rFonts w:ascii="Times New Roman" w:eastAsia="바탕체"/>
          <w:sz w:val="23"/>
          <w:szCs w:val="23"/>
        </w:rPr>
        <w:t xml:space="preserve"> </w:t>
      </w:r>
      <w:r w:rsidRPr="009326F3">
        <w:rPr>
          <w:rFonts w:ascii="Times New Roman" w:eastAsia="바탕체" w:hint="eastAsia"/>
          <w:sz w:val="23"/>
          <w:szCs w:val="23"/>
        </w:rPr>
        <w:t>매도인의</w:t>
      </w:r>
      <w:r w:rsidRPr="009326F3">
        <w:rPr>
          <w:rFonts w:ascii="Times New Roman" w:eastAsia="바탕체"/>
          <w:sz w:val="23"/>
          <w:szCs w:val="23"/>
        </w:rPr>
        <w:t xml:space="preserve"> </w:t>
      </w:r>
      <w:r w:rsidRPr="009326F3">
        <w:rPr>
          <w:rFonts w:ascii="Times New Roman" w:eastAsia="바탕체" w:hint="eastAsia"/>
          <w:sz w:val="23"/>
          <w:szCs w:val="23"/>
        </w:rPr>
        <w:t>채무</w:t>
      </w:r>
      <w:r w:rsidRPr="009326F3">
        <w:rPr>
          <w:rFonts w:ascii="Times New Roman" w:eastAsia="바탕체"/>
          <w:sz w:val="23"/>
          <w:szCs w:val="23"/>
        </w:rPr>
        <w:t>(“</w:t>
      </w:r>
      <w:r w:rsidRPr="009326F3">
        <w:rPr>
          <w:rFonts w:ascii="Times New Roman" w:eastAsia="바탕체" w:hint="eastAsia"/>
          <w:sz w:val="23"/>
          <w:szCs w:val="23"/>
          <w:u w:val="single"/>
        </w:rPr>
        <w:t>분할제외채무</w:t>
      </w:r>
      <w:r w:rsidRPr="009326F3">
        <w:rPr>
          <w:rFonts w:ascii="Times New Roman" w:eastAsia="바탕체"/>
          <w:sz w:val="23"/>
          <w:szCs w:val="23"/>
        </w:rPr>
        <w:t>”)</w:t>
      </w:r>
      <w:r w:rsidRPr="009326F3">
        <w:rPr>
          <w:rFonts w:ascii="Times New Roman" w:eastAsia="바탕체" w:hint="eastAsia"/>
          <w:sz w:val="23"/>
          <w:szCs w:val="23"/>
        </w:rPr>
        <w:t>를</w:t>
      </w:r>
      <w:r w:rsidRPr="009326F3">
        <w:rPr>
          <w:rFonts w:ascii="Times New Roman" w:eastAsia="바탕체"/>
          <w:sz w:val="23"/>
          <w:szCs w:val="23"/>
        </w:rPr>
        <w:t xml:space="preserve"> </w:t>
      </w:r>
      <w:r w:rsidRPr="009326F3">
        <w:rPr>
          <w:rFonts w:ascii="Times New Roman" w:eastAsia="바탕체" w:hint="eastAsia"/>
          <w:sz w:val="23"/>
          <w:szCs w:val="23"/>
        </w:rPr>
        <w:t>이행하거나</w:t>
      </w:r>
      <w:r w:rsidRPr="009326F3">
        <w:rPr>
          <w:rFonts w:ascii="Times New Roman" w:eastAsia="바탕체"/>
          <w:sz w:val="23"/>
          <w:szCs w:val="23"/>
        </w:rPr>
        <w:t xml:space="preserve"> </w:t>
      </w:r>
      <w:r w:rsidR="00DD5D83" w:rsidRPr="009326F3">
        <w:rPr>
          <w:rFonts w:ascii="Times New Roman" w:eastAsia="바탕체" w:hint="eastAsia"/>
          <w:sz w:val="23"/>
          <w:szCs w:val="23"/>
        </w:rPr>
        <w:t>이를</w:t>
      </w:r>
      <w:r w:rsidR="00DD5D83" w:rsidRPr="009326F3">
        <w:rPr>
          <w:rFonts w:ascii="Times New Roman" w:eastAsia="바탕체"/>
          <w:sz w:val="23"/>
          <w:szCs w:val="23"/>
        </w:rPr>
        <w:t xml:space="preserve"> </w:t>
      </w:r>
      <w:r w:rsidR="00DD5D83" w:rsidRPr="009326F3">
        <w:rPr>
          <w:rFonts w:ascii="Times New Roman" w:eastAsia="바탕체" w:hint="eastAsia"/>
          <w:sz w:val="23"/>
          <w:szCs w:val="23"/>
        </w:rPr>
        <w:t>이행할</w:t>
      </w:r>
      <w:r w:rsidR="00DD5D83" w:rsidRPr="009326F3">
        <w:rPr>
          <w:rFonts w:ascii="Times New Roman" w:eastAsia="바탕체"/>
          <w:sz w:val="23"/>
          <w:szCs w:val="23"/>
        </w:rPr>
        <w:t xml:space="preserve"> </w:t>
      </w:r>
      <w:r w:rsidR="00DD5D83" w:rsidRPr="009326F3">
        <w:rPr>
          <w:rFonts w:ascii="Times New Roman" w:eastAsia="바탕체" w:hint="eastAsia"/>
          <w:sz w:val="23"/>
          <w:szCs w:val="23"/>
        </w:rPr>
        <w:t>책임을</w:t>
      </w:r>
      <w:r w:rsidR="00DD5D83" w:rsidRPr="009326F3">
        <w:rPr>
          <w:rFonts w:ascii="Times New Roman" w:eastAsia="바탕체"/>
          <w:sz w:val="23"/>
          <w:szCs w:val="23"/>
        </w:rPr>
        <w:t xml:space="preserve"> </w:t>
      </w:r>
      <w:r w:rsidRPr="009326F3">
        <w:rPr>
          <w:rFonts w:ascii="Times New Roman" w:eastAsia="바탕체" w:hint="eastAsia"/>
          <w:sz w:val="23"/>
          <w:szCs w:val="23"/>
        </w:rPr>
        <w:t>부담하거나</w:t>
      </w:r>
      <w:r w:rsidRPr="009326F3">
        <w:rPr>
          <w:rFonts w:ascii="Times New Roman" w:eastAsia="바탕체"/>
          <w:sz w:val="23"/>
          <w:szCs w:val="23"/>
        </w:rPr>
        <w:t>, (ii) (</w:t>
      </w:r>
      <w:proofErr w:type="spellStart"/>
      <w:r w:rsidR="00176532" w:rsidRPr="009326F3">
        <w:rPr>
          <w:rFonts w:ascii="Times New Roman" w:eastAsia="바탕체" w:hint="eastAsia"/>
          <w:sz w:val="23"/>
          <w:szCs w:val="23"/>
        </w:rPr>
        <w:t>ㄱ</w:t>
      </w:r>
      <w:proofErr w:type="spellEnd"/>
      <w:r w:rsidRPr="009326F3">
        <w:rPr>
          <w:rFonts w:ascii="Times New Roman" w:eastAsia="바탕체"/>
          <w:sz w:val="23"/>
          <w:szCs w:val="23"/>
        </w:rPr>
        <w:t xml:space="preserve">) </w:t>
      </w:r>
      <w:r w:rsidR="00B24CD5" w:rsidRPr="009326F3">
        <w:rPr>
          <w:rFonts w:ascii="Times New Roman" w:eastAsia="바탕체" w:hint="eastAsia"/>
          <w:sz w:val="23"/>
          <w:szCs w:val="23"/>
        </w:rPr>
        <w:t>분할대상</w:t>
      </w:r>
      <w:r w:rsidRPr="009326F3">
        <w:rPr>
          <w:rFonts w:ascii="Times New Roman" w:eastAsia="바탕체" w:hint="eastAsia"/>
          <w:sz w:val="23"/>
          <w:szCs w:val="23"/>
        </w:rPr>
        <w:t>사업과</w:t>
      </w:r>
      <w:r w:rsidRPr="009326F3">
        <w:rPr>
          <w:rFonts w:ascii="Times New Roman" w:eastAsia="바탕체"/>
          <w:sz w:val="23"/>
          <w:szCs w:val="23"/>
        </w:rPr>
        <w:t xml:space="preserve"> </w:t>
      </w:r>
      <w:r w:rsidRPr="009326F3">
        <w:rPr>
          <w:rFonts w:ascii="Times New Roman" w:eastAsia="바탕체" w:hint="eastAsia"/>
          <w:sz w:val="23"/>
          <w:szCs w:val="23"/>
        </w:rPr>
        <w:t>무관한</w:t>
      </w:r>
      <w:r w:rsidRPr="009326F3">
        <w:rPr>
          <w:rFonts w:ascii="Times New Roman" w:eastAsia="바탕체"/>
          <w:sz w:val="23"/>
          <w:szCs w:val="23"/>
        </w:rPr>
        <w:t xml:space="preserve"> </w:t>
      </w:r>
      <w:r w:rsidRPr="009326F3">
        <w:rPr>
          <w:rFonts w:ascii="Times New Roman" w:eastAsia="바탕체" w:hint="eastAsia"/>
          <w:sz w:val="23"/>
          <w:szCs w:val="23"/>
        </w:rPr>
        <w:t>매도인의</w:t>
      </w:r>
      <w:r w:rsidRPr="009326F3">
        <w:rPr>
          <w:rFonts w:ascii="Times New Roman" w:eastAsia="바탕체"/>
          <w:sz w:val="23"/>
          <w:szCs w:val="23"/>
        </w:rPr>
        <w:t xml:space="preserve"> </w:t>
      </w:r>
      <w:r w:rsidRPr="009326F3">
        <w:rPr>
          <w:rFonts w:ascii="Times New Roman" w:eastAsia="바탕체" w:hint="eastAsia"/>
          <w:sz w:val="23"/>
          <w:szCs w:val="23"/>
        </w:rPr>
        <w:t>본건</w:t>
      </w:r>
      <w:r w:rsidRPr="009326F3">
        <w:rPr>
          <w:rFonts w:ascii="Times New Roman" w:eastAsia="바탕체"/>
          <w:sz w:val="23"/>
          <w:szCs w:val="23"/>
        </w:rPr>
        <w:t xml:space="preserve"> </w:t>
      </w:r>
      <w:r w:rsidRPr="009326F3">
        <w:rPr>
          <w:rFonts w:ascii="Times New Roman" w:eastAsia="바탕체" w:hint="eastAsia"/>
          <w:sz w:val="23"/>
          <w:szCs w:val="23"/>
        </w:rPr>
        <w:t>분할</w:t>
      </w:r>
      <w:r w:rsidRPr="009326F3">
        <w:rPr>
          <w:rFonts w:ascii="Times New Roman" w:eastAsia="바탕체"/>
          <w:sz w:val="23"/>
          <w:szCs w:val="23"/>
        </w:rPr>
        <w:t xml:space="preserve"> </w:t>
      </w:r>
      <w:r w:rsidRPr="009326F3">
        <w:rPr>
          <w:rFonts w:ascii="Times New Roman" w:eastAsia="바탕체" w:hint="eastAsia"/>
          <w:sz w:val="23"/>
          <w:szCs w:val="23"/>
        </w:rPr>
        <w:t>전</w:t>
      </w:r>
      <w:r w:rsidRPr="009326F3">
        <w:rPr>
          <w:rFonts w:ascii="Times New Roman" w:eastAsia="바탕체"/>
          <w:sz w:val="23"/>
          <w:szCs w:val="23"/>
        </w:rPr>
        <w:t xml:space="preserve"> </w:t>
      </w:r>
      <w:r w:rsidRPr="009326F3">
        <w:rPr>
          <w:rFonts w:ascii="Times New Roman" w:eastAsia="바탕체" w:hint="eastAsia"/>
          <w:sz w:val="23"/>
          <w:szCs w:val="23"/>
        </w:rPr>
        <w:t>법령</w:t>
      </w:r>
      <w:r w:rsidRPr="009326F3">
        <w:rPr>
          <w:rFonts w:ascii="Times New Roman" w:eastAsia="바탕체"/>
          <w:sz w:val="23"/>
          <w:szCs w:val="23"/>
        </w:rPr>
        <w:t>(</w:t>
      </w:r>
      <w:r w:rsidRPr="009326F3">
        <w:rPr>
          <w:rFonts w:ascii="Times New Roman" w:eastAsia="바탕체" w:hint="eastAsia"/>
          <w:sz w:val="23"/>
          <w:szCs w:val="23"/>
        </w:rPr>
        <w:t>공정거래법</w:t>
      </w:r>
      <w:r w:rsidRPr="009326F3">
        <w:rPr>
          <w:rFonts w:ascii="Times New Roman" w:eastAsia="바탕체"/>
          <w:sz w:val="23"/>
          <w:szCs w:val="23"/>
        </w:rPr>
        <w:t xml:space="preserve"> </w:t>
      </w:r>
      <w:r w:rsidRPr="009326F3">
        <w:rPr>
          <w:rFonts w:ascii="Times New Roman" w:eastAsia="바탕체" w:hint="eastAsia"/>
          <w:sz w:val="23"/>
          <w:szCs w:val="23"/>
        </w:rPr>
        <w:t>또는</w:t>
      </w:r>
      <w:r w:rsidRPr="009326F3">
        <w:rPr>
          <w:rFonts w:ascii="Times New Roman" w:eastAsia="바탕체"/>
          <w:sz w:val="23"/>
          <w:szCs w:val="23"/>
        </w:rPr>
        <w:t xml:space="preserve"> </w:t>
      </w:r>
      <w:proofErr w:type="spellStart"/>
      <w:r w:rsidRPr="009326F3">
        <w:rPr>
          <w:rFonts w:ascii="Times New Roman" w:eastAsia="바탕체" w:hint="eastAsia"/>
          <w:sz w:val="23"/>
          <w:szCs w:val="23"/>
        </w:rPr>
        <w:t>하도급법</w:t>
      </w:r>
      <w:proofErr w:type="spellEnd"/>
      <w:r w:rsidRPr="009326F3">
        <w:rPr>
          <w:rFonts w:ascii="Times New Roman" w:eastAsia="바탕체"/>
          <w:sz w:val="23"/>
          <w:szCs w:val="23"/>
        </w:rPr>
        <w:t xml:space="preserve"> </w:t>
      </w:r>
      <w:r w:rsidRPr="009326F3">
        <w:rPr>
          <w:rFonts w:ascii="Times New Roman" w:eastAsia="바탕체" w:hint="eastAsia"/>
          <w:sz w:val="23"/>
          <w:szCs w:val="23"/>
        </w:rPr>
        <w:t>포함</w:t>
      </w:r>
      <w:r w:rsidRPr="009326F3">
        <w:rPr>
          <w:rFonts w:ascii="Times New Roman" w:eastAsia="바탕체"/>
          <w:sz w:val="23"/>
          <w:szCs w:val="23"/>
        </w:rPr>
        <w:t xml:space="preserve">) </w:t>
      </w:r>
      <w:r w:rsidRPr="009326F3">
        <w:rPr>
          <w:rFonts w:ascii="Times New Roman" w:eastAsia="바탕체" w:hint="eastAsia"/>
          <w:sz w:val="23"/>
          <w:szCs w:val="23"/>
        </w:rPr>
        <w:t>위반행위에</w:t>
      </w:r>
      <w:r w:rsidRPr="009326F3">
        <w:rPr>
          <w:rFonts w:ascii="Times New Roman" w:eastAsia="바탕체"/>
          <w:sz w:val="23"/>
          <w:szCs w:val="23"/>
        </w:rPr>
        <w:t xml:space="preserve"> </w:t>
      </w:r>
      <w:r w:rsidRPr="009326F3">
        <w:rPr>
          <w:rFonts w:ascii="Times New Roman" w:eastAsia="바탕체" w:hint="eastAsia"/>
          <w:sz w:val="23"/>
          <w:szCs w:val="23"/>
        </w:rPr>
        <w:t>대하여</w:t>
      </w:r>
      <w:r w:rsidRPr="009326F3">
        <w:rPr>
          <w:rFonts w:ascii="Times New Roman" w:eastAsia="바탕체"/>
          <w:sz w:val="23"/>
          <w:szCs w:val="23"/>
        </w:rPr>
        <w:t xml:space="preserve"> </w:t>
      </w:r>
      <w:proofErr w:type="spellStart"/>
      <w:r w:rsidRPr="009326F3">
        <w:rPr>
          <w:rFonts w:ascii="Times New Roman" w:eastAsia="바탕체" w:hint="eastAsia"/>
          <w:sz w:val="23"/>
          <w:szCs w:val="23"/>
        </w:rPr>
        <w:t>대상회사에게</w:t>
      </w:r>
      <w:proofErr w:type="spellEnd"/>
      <w:r w:rsidRPr="009326F3">
        <w:rPr>
          <w:rFonts w:ascii="Times New Roman" w:eastAsia="바탕체"/>
          <w:sz w:val="23"/>
          <w:szCs w:val="23"/>
        </w:rPr>
        <w:t xml:space="preserve"> </w:t>
      </w:r>
      <w:r w:rsidR="00B21CEF">
        <w:rPr>
          <w:rFonts w:ascii="Times New Roman" w:eastAsia="바탕체" w:hint="eastAsia"/>
          <w:sz w:val="23"/>
          <w:szCs w:val="23"/>
        </w:rPr>
        <w:t>과징금</w:t>
      </w:r>
      <w:r w:rsidR="00B21CEF">
        <w:rPr>
          <w:rFonts w:ascii="Times New Roman" w:eastAsia="바탕체" w:hint="eastAsia"/>
          <w:sz w:val="23"/>
          <w:szCs w:val="23"/>
        </w:rPr>
        <w:t xml:space="preserve"> </w:t>
      </w:r>
      <w:r w:rsidR="00B21CEF">
        <w:rPr>
          <w:rFonts w:ascii="Times New Roman" w:eastAsia="바탕체" w:hint="eastAsia"/>
          <w:sz w:val="23"/>
          <w:szCs w:val="23"/>
        </w:rPr>
        <w:t>등</w:t>
      </w:r>
      <w:r w:rsidRPr="00352E12">
        <w:rPr>
          <w:rFonts w:ascii="Times New Roman" w:eastAsia="바탕체" w:hint="eastAsia"/>
          <w:sz w:val="23"/>
          <w:szCs w:val="23"/>
        </w:rPr>
        <w:t>이</w:t>
      </w:r>
      <w:r w:rsidRPr="00352E12">
        <w:rPr>
          <w:rFonts w:ascii="Times New Roman" w:eastAsia="바탕체"/>
          <w:sz w:val="23"/>
          <w:szCs w:val="23"/>
        </w:rPr>
        <w:t xml:space="preserve"> </w:t>
      </w:r>
      <w:r w:rsidRPr="00352E12">
        <w:rPr>
          <w:rFonts w:ascii="Times New Roman" w:eastAsia="바탕체" w:hint="eastAsia"/>
          <w:sz w:val="23"/>
          <w:szCs w:val="23"/>
        </w:rPr>
        <w:t>부과되거나</w:t>
      </w:r>
      <w:r w:rsidRPr="00FA107D">
        <w:rPr>
          <w:rFonts w:ascii="Times New Roman" w:eastAsia="바탕체"/>
          <w:sz w:val="23"/>
          <w:szCs w:val="23"/>
        </w:rPr>
        <w:t>, (</w:t>
      </w:r>
      <w:r w:rsidR="00176532" w:rsidRPr="00FA107D">
        <w:rPr>
          <w:rFonts w:ascii="Times New Roman" w:eastAsia="바탕체" w:hint="eastAsia"/>
          <w:sz w:val="23"/>
          <w:szCs w:val="23"/>
        </w:rPr>
        <w:t>ㄴ</w:t>
      </w:r>
      <w:r w:rsidRPr="009326F3">
        <w:rPr>
          <w:rFonts w:ascii="Times New Roman" w:eastAsia="바탕체"/>
          <w:sz w:val="23"/>
          <w:szCs w:val="23"/>
        </w:rPr>
        <w:t xml:space="preserve">) </w:t>
      </w:r>
      <w:r w:rsidR="00B24CD5" w:rsidRPr="009326F3">
        <w:rPr>
          <w:rFonts w:ascii="Times New Roman" w:eastAsia="바탕체" w:hint="eastAsia"/>
          <w:sz w:val="23"/>
          <w:szCs w:val="23"/>
        </w:rPr>
        <w:t>분할대상</w:t>
      </w:r>
      <w:r w:rsidRPr="009326F3">
        <w:rPr>
          <w:rFonts w:ascii="Times New Roman" w:eastAsia="바탕체" w:hint="eastAsia"/>
          <w:sz w:val="23"/>
          <w:szCs w:val="23"/>
        </w:rPr>
        <w:t>사업</w:t>
      </w:r>
      <w:r w:rsidRPr="009326F3">
        <w:rPr>
          <w:rFonts w:ascii="Times New Roman" w:eastAsia="바탕체"/>
          <w:sz w:val="23"/>
          <w:szCs w:val="23"/>
        </w:rPr>
        <w:t xml:space="preserve"> </w:t>
      </w:r>
      <w:r w:rsidRPr="009326F3">
        <w:rPr>
          <w:rFonts w:ascii="Times New Roman" w:eastAsia="바탕체" w:hint="eastAsia"/>
          <w:sz w:val="23"/>
          <w:szCs w:val="23"/>
        </w:rPr>
        <w:t>이외의</w:t>
      </w:r>
      <w:r w:rsidRPr="009326F3">
        <w:rPr>
          <w:rFonts w:ascii="Times New Roman" w:eastAsia="바탕체"/>
          <w:sz w:val="23"/>
          <w:szCs w:val="23"/>
        </w:rPr>
        <w:t xml:space="preserve"> </w:t>
      </w:r>
      <w:r w:rsidRPr="009326F3">
        <w:rPr>
          <w:rFonts w:ascii="Times New Roman" w:eastAsia="바탕체" w:hint="eastAsia"/>
          <w:sz w:val="23"/>
          <w:szCs w:val="23"/>
        </w:rPr>
        <w:t>매도인의</w:t>
      </w:r>
      <w:r w:rsidRPr="009326F3">
        <w:rPr>
          <w:rFonts w:ascii="Times New Roman" w:eastAsia="바탕체"/>
          <w:sz w:val="23"/>
          <w:szCs w:val="23"/>
        </w:rPr>
        <w:t xml:space="preserve"> </w:t>
      </w:r>
      <w:r w:rsidRPr="009326F3">
        <w:rPr>
          <w:rFonts w:ascii="Times New Roman" w:eastAsia="바탕체" w:hint="eastAsia"/>
          <w:sz w:val="23"/>
          <w:szCs w:val="23"/>
        </w:rPr>
        <w:t>영업으로</w:t>
      </w:r>
      <w:r w:rsidRPr="009326F3">
        <w:rPr>
          <w:rFonts w:ascii="Times New Roman" w:eastAsia="바탕체"/>
          <w:sz w:val="23"/>
          <w:szCs w:val="23"/>
        </w:rPr>
        <w:t xml:space="preserve"> </w:t>
      </w:r>
      <w:r w:rsidRPr="009326F3">
        <w:rPr>
          <w:rFonts w:ascii="Times New Roman" w:eastAsia="바탕체" w:hint="eastAsia"/>
          <w:sz w:val="23"/>
          <w:szCs w:val="23"/>
        </w:rPr>
        <w:t>인해</w:t>
      </w:r>
      <w:r w:rsidRPr="009326F3">
        <w:rPr>
          <w:rFonts w:ascii="Times New Roman" w:eastAsia="바탕체"/>
          <w:sz w:val="23"/>
          <w:szCs w:val="23"/>
        </w:rPr>
        <w:t xml:space="preserve"> </w:t>
      </w:r>
      <w:proofErr w:type="spellStart"/>
      <w:r w:rsidRPr="009326F3">
        <w:rPr>
          <w:rFonts w:ascii="Times New Roman" w:eastAsia="바탕체" w:hint="eastAsia"/>
          <w:sz w:val="23"/>
          <w:szCs w:val="23"/>
        </w:rPr>
        <w:t>대상회사에</w:t>
      </w:r>
      <w:proofErr w:type="spellEnd"/>
      <w:r w:rsidRPr="009326F3">
        <w:rPr>
          <w:rFonts w:ascii="Times New Roman" w:eastAsia="바탕체"/>
          <w:sz w:val="23"/>
          <w:szCs w:val="23"/>
        </w:rPr>
        <w:t xml:space="preserve"> </w:t>
      </w:r>
      <w:r w:rsidR="00B24CD5" w:rsidRPr="009326F3">
        <w:rPr>
          <w:rFonts w:ascii="Times New Roman" w:eastAsia="바탕체" w:hint="eastAsia"/>
          <w:sz w:val="23"/>
          <w:szCs w:val="23"/>
        </w:rPr>
        <w:t>세금이</w:t>
      </w:r>
      <w:r w:rsidRPr="009326F3">
        <w:rPr>
          <w:rFonts w:ascii="Times New Roman" w:eastAsia="바탕체"/>
          <w:sz w:val="23"/>
          <w:szCs w:val="23"/>
        </w:rPr>
        <w:t xml:space="preserve"> </w:t>
      </w:r>
      <w:r w:rsidRPr="009326F3">
        <w:rPr>
          <w:rFonts w:ascii="Times New Roman" w:eastAsia="바탕체" w:hint="eastAsia"/>
          <w:sz w:val="23"/>
          <w:szCs w:val="23"/>
        </w:rPr>
        <w:t>부과되거나</w:t>
      </w:r>
      <w:r w:rsidRPr="009326F3">
        <w:rPr>
          <w:rFonts w:ascii="Times New Roman" w:eastAsia="바탕체"/>
          <w:sz w:val="23"/>
          <w:szCs w:val="23"/>
        </w:rPr>
        <w:t>, (</w:t>
      </w:r>
      <w:proofErr w:type="spellStart"/>
      <w:r w:rsidR="00176532" w:rsidRPr="009326F3">
        <w:rPr>
          <w:rFonts w:ascii="Times New Roman" w:eastAsia="바탕체" w:hint="eastAsia"/>
          <w:sz w:val="23"/>
          <w:szCs w:val="23"/>
        </w:rPr>
        <w:t>ㄷ</w:t>
      </w:r>
      <w:proofErr w:type="spellEnd"/>
      <w:r w:rsidRPr="009326F3">
        <w:rPr>
          <w:rFonts w:ascii="Times New Roman" w:eastAsia="바탕체"/>
          <w:sz w:val="23"/>
          <w:szCs w:val="23"/>
        </w:rPr>
        <w:t xml:space="preserve">) </w:t>
      </w:r>
      <w:r w:rsidRPr="009326F3">
        <w:rPr>
          <w:rFonts w:ascii="Times New Roman" w:eastAsia="바탕체" w:hint="eastAsia"/>
          <w:sz w:val="23"/>
          <w:szCs w:val="23"/>
        </w:rPr>
        <w:t>분할제외채무와</w:t>
      </w:r>
      <w:r w:rsidRPr="009326F3">
        <w:rPr>
          <w:rFonts w:ascii="Times New Roman" w:eastAsia="바탕체"/>
          <w:sz w:val="23"/>
          <w:szCs w:val="23"/>
        </w:rPr>
        <w:t xml:space="preserve"> </w:t>
      </w:r>
      <w:r w:rsidRPr="009326F3">
        <w:rPr>
          <w:rFonts w:ascii="Times New Roman" w:eastAsia="바탕체" w:hint="eastAsia"/>
          <w:sz w:val="23"/>
          <w:szCs w:val="23"/>
        </w:rPr>
        <w:t>관련된</w:t>
      </w:r>
      <w:r w:rsidRPr="009326F3">
        <w:rPr>
          <w:rFonts w:ascii="Times New Roman" w:eastAsia="바탕체"/>
          <w:sz w:val="23"/>
          <w:szCs w:val="23"/>
        </w:rPr>
        <w:t xml:space="preserve"> </w:t>
      </w:r>
      <w:r w:rsidRPr="009326F3">
        <w:rPr>
          <w:rFonts w:ascii="Times New Roman" w:eastAsia="바탕체" w:hint="eastAsia"/>
          <w:sz w:val="23"/>
          <w:szCs w:val="23"/>
        </w:rPr>
        <w:t>소송</w:t>
      </w:r>
      <w:r w:rsidRPr="009326F3">
        <w:rPr>
          <w:rFonts w:ascii="Times New Roman" w:eastAsia="바탕체"/>
          <w:sz w:val="23"/>
          <w:szCs w:val="23"/>
        </w:rPr>
        <w:t xml:space="preserve"> </w:t>
      </w:r>
      <w:r w:rsidRPr="009326F3">
        <w:rPr>
          <w:rFonts w:ascii="Times New Roman" w:eastAsia="바탕체" w:hint="eastAsia"/>
          <w:sz w:val="23"/>
          <w:szCs w:val="23"/>
        </w:rPr>
        <w:t>내지</w:t>
      </w:r>
      <w:r w:rsidRPr="009326F3">
        <w:rPr>
          <w:rFonts w:ascii="Times New Roman" w:eastAsia="바탕체"/>
          <w:sz w:val="23"/>
          <w:szCs w:val="23"/>
        </w:rPr>
        <w:t xml:space="preserve"> </w:t>
      </w:r>
      <w:r w:rsidR="00B24CD5" w:rsidRPr="009326F3">
        <w:rPr>
          <w:rFonts w:ascii="Times New Roman" w:eastAsia="바탕체" w:hint="eastAsia"/>
          <w:sz w:val="23"/>
          <w:szCs w:val="23"/>
        </w:rPr>
        <w:t>분할대상</w:t>
      </w:r>
      <w:r w:rsidRPr="009326F3">
        <w:rPr>
          <w:rFonts w:ascii="Times New Roman" w:eastAsia="바탕체" w:hint="eastAsia"/>
          <w:sz w:val="23"/>
          <w:szCs w:val="23"/>
        </w:rPr>
        <w:t>사업</w:t>
      </w:r>
      <w:r w:rsidRPr="009326F3">
        <w:rPr>
          <w:rFonts w:ascii="Times New Roman" w:eastAsia="바탕체"/>
          <w:sz w:val="23"/>
          <w:szCs w:val="23"/>
        </w:rPr>
        <w:t xml:space="preserve"> </w:t>
      </w:r>
      <w:r w:rsidRPr="009326F3">
        <w:rPr>
          <w:rFonts w:ascii="Times New Roman" w:eastAsia="바탕체" w:hint="eastAsia"/>
          <w:sz w:val="23"/>
          <w:szCs w:val="23"/>
        </w:rPr>
        <w:t>이외의</w:t>
      </w:r>
      <w:r w:rsidRPr="009326F3">
        <w:rPr>
          <w:rFonts w:ascii="Times New Roman" w:eastAsia="바탕체"/>
          <w:sz w:val="23"/>
          <w:szCs w:val="23"/>
        </w:rPr>
        <w:t xml:space="preserve"> </w:t>
      </w:r>
      <w:r w:rsidRPr="009326F3">
        <w:rPr>
          <w:rFonts w:ascii="Times New Roman" w:eastAsia="바탕체" w:hint="eastAsia"/>
          <w:sz w:val="23"/>
          <w:szCs w:val="23"/>
        </w:rPr>
        <w:t>매도인의</w:t>
      </w:r>
      <w:r w:rsidRPr="009326F3">
        <w:rPr>
          <w:rFonts w:ascii="Times New Roman" w:eastAsia="바탕체"/>
          <w:sz w:val="23"/>
          <w:szCs w:val="23"/>
        </w:rPr>
        <w:t xml:space="preserve"> </w:t>
      </w:r>
      <w:r w:rsidRPr="009326F3">
        <w:rPr>
          <w:rFonts w:ascii="Times New Roman" w:eastAsia="바탕체" w:hint="eastAsia"/>
          <w:sz w:val="23"/>
          <w:szCs w:val="23"/>
        </w:rPr>
        <w:t>영업과</w:t>
      </w:r>
      <w:r w:rsidRPr="009326F3">
        <w:rPr>
          <w:rFonts w:ascii="Times New Roman" w:eastAsia="바탕체"/>
          <w:sz w:val="23"/>
          <w:szCs w:val="23"/>
        </w:rPr>
        <w:t xml:space="preserve"> </w:t>
      </w:r>
      <w:r w:rsidRPr="009326F3">
        <w:rPr>
          <w:rFonts w:ascii="Times New Roman" w:eastAsia="바탕체" w:hint="eastAsia"/>
          <w:sz w:val="23"/>
          <w:szCs w:val="23"/>
        </w:rPr>
        <w:t>관련된</w:t>
      </w:r>
      <w:r w:rsidRPr="009326F3">
        <w:rPr>
          <w:rFonts w:ascii="Times New Roman" w:eastAsia="바탕체"/>
          <w:sz w:val="23"/>
          <w:szCs w:val="23"/>
        </w:rPr>
        <w:t xml:space="preserve"> </w:t>
      </w:r>
      <w:r w:rsidRPr="009326F3">
        <w:rPr>
          <w:rFonts w:ascii="Times New Roman" w:eastAsia="바탕체" w:hint="eastAsia"/>
          <w:sz w:val="23"/>
          <w:szCs w:val="23"/>
        </w:rPr>
        <w:t>소송에서</w:t>
      </w:r>
      <w:r w:rsidRPr="009326F3">
        <w:rPr>
          <w:rFonts w:ascii="Times New Roman" w:eastAsia="바탕체"/>
          <w:sz w:val="23"/>
          <w:szCs w:val="23"/>
        </w:rPr>
        <w:t xml:space="preserve"> </w:t>
      </w:r>
      <w:r w:rsidRPr="009326F3">
        <w:rPr>
          <w:rFonts w:ascii="Times New Roman" w:eastAsia="바탕체" w:hint="eastAsia"/>
          <w:sz w:val="23"/>
          <w:szCs w:val="23"/>
        </w:rPr>
        <w:t>패소하여</w:t>
      </w:r>
      <w:r w:rsidRPr="009326F3">
        <w:rPr>
          <w:rFonts w:ascii="Times New Roman" w:eastAsia="바탕체"/>
          <w:sz w:val="23"/>
          <w:szCs w:val="23"/>
        </w:rPr>
        <w:t xml:space="preserve">, </w:t>
      </w:r>
      <w:proofErr w:type="spellStart"/>
      <w:r w:rsidRPr="009326F3">
        <w:rPr>
          <w:rFonts w:ascii="Times New Roman" w:eastAsia="바탕체" w:hint="eastAsia"/>
          <w:sz w:val="23"/>
          <w:szCs w:val="23"/>
        </w:rPr>
        <w:t>대상회사가</w:t>
      </w:r>
      <w:proofErr w:type="spellEnd"/>
      <w:r w:rsidRPr="009326F3">
        <w:rPr>
          <w:rFonts w:ascii="Times New Roman" w:eastAsia="바탕체"/>
          <w:sz w:val="23"/>
          <w:szCs w:val="23"/>
        </w:rPr>
        <w:t xml:space="preserve"> </w:t>
      </w:r>
      <w:r w:rsidRPr="009326F3">
        <w:rPr>
          <w:rFonts w:ascii="Times New Roman" w:eastAsia="바탕체" w:hint="eastAsia"/>
          <w:sz w:val="23"/>
          <w:szCs w:val="23"/>
        </w:rPr>
        <w:t>이를</w:t>
      </w:r>
      <w:r w:rsidRPr="009326F3">
        <w:rPr>
          <w:rFonts w:ascii="Times New Roman" w:eastAsia="바탕체"/>
          <w:sz w:val="23"/>
          <w:szCs w:val="23"/>
        </w:rPr>
        <w:t xml:space="preserve"> </w:t>
      </w:r>
      <w:r w:rsidRPr="009326F3">
        <w:rPr>
          <w:rFonts w:ascii="Times New Roman" w:eastAsia="바탕체" w:hint="eastAsia"/>
          <w:sz w:val="23"/>
          <w:szCs w:val="23"/>
        </w:rPr>
        <w:t>각</w:t>
      </w:r>
      <w:r w:rsidRPr="009326F3">
        <w:rPr>
          <w:rFonts w:ascii="Times New Roman" w:eastAsia="바탕체"/>
          <w:sz w:val="23"/>
          <w:szCs w:val="23"/>
        </w:rPr>
        <w:t xml:space="preserve"> </w:t>
      </w:r>
      <w:r w:rsidRPr="009326F3">
        <w:rPr>
          <w:rFonts w:ascii="Times New Roman" w:eastAsia="바탕체" w:hint="eastAsia"/>
          <w:sz w:val="23"/>
          <w:szCs w:val="23"/>
        </w:rPr>
        <w:t>납부하는</w:t>
      </w:r>
      <w:r w:rsidRPr="009326F3">
        <w:rPr>
          <w:rFonts w:ascii="Times New Roman" w:eastAsia="바탕체"/>
          <w:sz w:val="23"/>
          <w:szCs w:val="23"/>
        </w:rPr>
        <w:t xml:space="preserve"> </w:t>
      </w:r>
      <w:r w:rsidRPr="009326F3">
        <w:rPr>
          <w:rFonts w:ascii="Times New Roman" w:eastAsia="바탕체" w:hint="eastAsia"/>
          <w:sz w:val="23"/>
          <w:szCs w:val="23"/>
        </w:rPr>
        <w:t>경우</w:t>
      </w:r>
      <w:r w:rsidRPr="009326F3">
        <w:rPr>
          <w:rFonts w:ascii="Times New Roman" w:eastAsia="바탕체"/>
          <w:sz w:val="23"/>
          <w:szCs w:val="23"/>
        </w:rPr>
        <w:t xml:space="preserve">, </w:t>
      </w:r>
      <w:proofErr w:type="spellStart"/>
      <w:r w:rsidRPr="009326F3">
        <w:rPr>
          <w:rFonts w:ascii="Times New Roman" w:eastAsia="바탕체" w:hint="eastAsia"/>
          <w:sz w:val="23"/>
          <w:szCs w:val="23"/>
        </w:rPr>
        <w:t>대상회사에게</w:t>
      </w:r>
      <w:proofErr w:type="spellEnd"/>
      <w:r w:rsidRPr="009326F3">
        <w:rPr>
          <w:rFonts w:ascii="Times New Roman" w:eastAsia="바탕체"/>
          <w:sz w:val="23"/>
          <w:szCs w:val="23"/>
        </w:rPr>
        <w:t xml:space="preserve"> </w:t>
      </w:r>
      <w:proofErr w:type="spellStart"/>
      <w:r w:rsidRPr="009326F3">
        <w:rPr>
          <w:rFonts w:ascii="Times New Roman" w:eastAsia="바탕체" w:hint="eastAsia"/>
          <w:sz w:val="23"/>
          <w:szCs w:val="23"/>
        </w:rPr>
        <w:t>대상회사가</w:t>
      </w:r>
      <w:proofErr w:type="spellEnd"/>
      <w:r w:rsidRPr="009326F3">
        <w:rPr>
          <w:rFonts w:ascii="Times New Roman" w:eastAsia="바탕체"/>
          <w:sz w:val="23"/>
          <w:szCs w:val="23"/>
        </w:rPr>
        <w:t xml:space="preserve"> </w:t>
      </w:r>
      <w:r w:rsidRPr="009326F3">
        <w:rPr>
          <w:rFonts w:ascii="Times New Roman" w:eastAsia="바탕체" w:hint="eastAsia"/>
          <w:sz w:val="23"/>
          <w:szCs w:val="23"/>
        </w:rPr>
        <w:t>이행</w:t>
      </w:r>
      <w:r w:rsidRPr="009326F3">
        <w:rPr>
          <w:rFonts w:ascii="Times New Roman" w:eastAsia="바탕체"/>
          <w:sz w:val="23"/>
          <w:szCs w:val="23"/>
        </w:rPr>
        <w:t xml:space="preserve"> </w:t>
      </w:r>
      <w:r w:rsidRPr="009326F3">
        <w:rPr>
          <w:rFonts w:ascii="Times New Roman" w:eastAsia="바탕체" w:hint="eastAsia"/>
          <w:sz w:val="23"/>
          <w:szCs w:val="23"/>
        </w:rPr>
        <w:t>또는</w:t>
      </w:r>
      <w:r w:rsidRPr="009326F3">
        <w:rPr>
          <w:rFonts w:ascii="Times New Roman" w:eastAsia="바탕체"/>
          <w:sz w:val="23"/>
          <w:szCs w:val="23"/>
        </w:rPr>
        <w:t xml:space="preserve"> </w:t>
      </w:r>
      <w:r w:rsidRPr="009326F3">
        <w:rPr>
          <w:rFonts w:ascii="Times New Roman" w:eastAsia="바탕체" w:hint="eastAsia"/>
          <w:sz w:val="23"/>
          <w:szCs w:val="23"/>
        </w:rPr>
        <w:t>납부한</w:t>
      </w:r>
      <w:r w:rsidRPr="009326F3">
        <w:rPr>
          <w:rFonts w:ascii="Times New Roman" w:eastAsia="바탕체"/>
          <w:sz w:val="23"/>
          <w:szCs w:val="23"/>
        </w:rPr>
        <w:t xml:space="preserve"> </w:t>
      </w:r>
      <w:r w:rsidRPr="009326F3">
        <w:rPr>
          <w:rFonts w:ascii="Times New Roman" w:eastAsia="바탕체" w:hint="eastAsia"/>
          <w:sz w:val="23"/>
          <w:szCs w:val="23"/>
        </w:rPr>
        <w:t>금액</w:t>
      </w:r>
      <w:r w:rsidRPr="009326F3">
        <w:rPr>
          <w:rFonts w:ascii="Times New Roman" w:eastAsia="바탕체"/>
          <w:sz w:val="23"/>
          <w:szCs w:val="23"/>
        </w:rPr>
        <w:t xml:space="preserve"> </w:t>
      </w:r>
      <w:r w:rsidRPr="009326F3">
        <w:rPr>
          <w:rFonts w:ascii="Times New Roman" w:eastAsia="바탕체" w:hint="eastAsia"/>
          <w:sz w:val="23"/>
          <w:szCs w:val="23"/>
        </w:rPr>
        <w:t>전부를</w:t>
      </w:r>
      <w:r w:rsidRPr="009326F3">
        <w:rPr>
          <w:rFonts w:ascii="Times New Roman" w:eastAsia="바탕체"/>
          <w:sz w:val="23"/>
          <w:szCs w:val="23"/>
        </w:rPr>
        <w:t xml:space="preserve"> </w:t>
      </w:r>
      <w:r w:rsidRPr="009326F3">
        <w:rPr>
          <w:rFonts w:ascii="Times New Roman" w:eastAsia="바탕체" w:hint="eastAsia"/>
          <w:sz w:val="23"/>
          <w:szCs w:val="23"/>
        </w:rPr>
        <w:t>지급하여야</w:t>
      </w:r>
      <w:r w:rsidRPr="009326F3">
        <w:rPr>
          <w:rFonts w:ascii="Times New Roman" w:eastAsia="바탕체"/>
          <w:sz w:val="23"/>
          <w:szCs w:val="23"/>
        </w:rPr>
        <w:t xml:space="preserve"> </w:t>
      </w:r>
      <w:r w:rsidRPr="009326F3">
        <w:rPr>
          <w:rFonts w:ascii="Times New Roman" w:eastAsia="바탕체" w:hint="eastAsia"/>
          <w:sz w:val="23"/>
          <w:szCs w:val="23"/>
        </w:rPr>
        <w:t>한다</w:t>
      </w:r>
      <w:r w:rsidRPr="009326F3">
        <w:rPr>
          <w:rFonts w:ascii="Times New Roman" w:eastAsia="바탕체"/>
          <w:sz w:val="23"/>
          <w:szCs w:val="23"/>
        </w:rPr>
        <w:t>.</w:t>
      </w:r>
      <w:r w:rsidR="00B219F6" w:rsidRPr="004C1D2B">
        <w:rPr>
          <w:rFonts w:ascii="Times New Roman" w:eastAsia="바탕체"/>
          <w:sz w:val="23"/>
          <w:szCs w:val="23"/>
        </w:rPr>
        <w:t xml:space="preserve"> </w:t>
      </w:r>
    </w:p>
    <w:p w14:paraId="5A711F72" w14:textId="77777777" w:rsidR="00786425" w:rsidRPr="00B51FA5" w:rsidRDefault="00786425" w:rsidP="00786425">
      <w:pPr>
        <w:numPr>
          <w:ilvl w:val="0"/>
          <w:numId w:val="54"/>
        </w:numPr>
        <w:snapToGrid w:val="0"/>
        <w:spacing w:before="180" w:after="180" w:line="360" w:lineRule="atLeast"/>
        <w:rPr>
          <w:rFonts w:ascii="Times New Roman" w:eastAsia="바탕체"/>
          <w:sz w:val="23"/>
          <w:szCs w:val="23"/>
        </w:rPr>
      </w:pPr>
      <w:r w:rsidRPr="00B51FA5">
        <w:rPr>
          <w:rFonts w:ascii="Times New Roman" w:eastAsia="바탕체" w:hint="eastAsia"/>
          <w:sz w:val="23"/>
          <w:szCs w:val="23"/>
        </w:rPr>
        <w:t>본건</w:t>
      </w:r>
      <w:r w:rsidRPr="00B51FA5">
        <w:rPr>
          <w:rFonts w:ascii="Times New Roman" w:eastAsia="바탕체" w:hint="eastAsia"/>
          <w:sz w:val="23"/>
          <w:szCs w:val="23"/>
        </w:rPr>
        <w:t xml:space="preserve"> </w:t>
      </w:r>
      <w:r w:rsidRPr="00B51FA5">
        <w:rPr>
          <w:rFonts w:ascii="Times New Roman" w:eastAsia="바탕체" w:hint="eastAsia"/>
          <w:sz w:val="23"/>
          <w:szCs w:val="23"/>
        </w:rPr>
        <w:t>분할과</w:t>
      </w:r>
      <w:r w:rsidRPr="00B51FA5">
        <w:rPr>
          <w:rFonts w:ascii="Times New Roman" w:eastAsia="바탕체" w:hint="eastAsia"/>
          <w:sz w:val="23"/>
          <w:szCs w:val="23"/>
        </w:rPr>
        <w:t xml:space="preserve"> </w:t>
      </w:r>
      <w:r w:rsidRPr="00B51FA5">
        <w:rPr>
          <w:rFonts w:ascii="Times New Roman" w:eastAsia="바탕체" w:hint="eastAsia"/>
          <w:sz w:val="23"/>
          <w:szCs w:val="23"/>
        </w:rPr>
        <w:t>관련하여</w:t>
      </w:r>
      <w:r w:rsidRPr="00B51FA5">
        <w:rPr>
          <w:rFonts w:ascii="Times New Roman" w:eastAsia="바탕체" w:hint="eastAsia"/>
          <w:sz w:val="23"/>
          <w:szCs w:val="23"/>
        </w:rPr>
        <w:t xml:space="preserve"> </w:t>
      </w:r>
      <w:proofErr w:type="spellStart"/>
      <w:r w:rsidRPr="00B51FA5">
        <w:rPr>
          <w:rFonts w:ascii="Times New Roman" w:eastAsia="바탕체" w:hint="eastAsia"/>
          <w:sz w:val="23"/>
          <w:szCs w:val="23"/>
        </w:rPr>
        <w:t>대상회사</w:t>
      </w:r>
      <w:proofErr w:type="spellEnd"/>
      <w:r w:rsidRPr="00B51FA5">
        <w:rPr>
          <w:rFonts w:ascii="Times New Roman" w:eastAsia="바탕체" w:hint="eastAsia"/>
          <w:sz w:val="23"/>
          <w:szCs w:val="23"/>
        </w:rPr>
        <w:t xml:space="preserve"> </w:t>
      </w:r>
      <w:r w:rsidRPr="00B51FA5">
        <w:rPr>
          <w:rFonts w:ascii="Times New Roman" w:eastAsia="바탕체" w:hint="eastAsia"/>
          <w:sz w:val="23"/>
          <w:szCs w:val="23"/>
        </w:rPr>
        <w:t>및</w:t>
      </w:r>
      <w:r w:rsidRPr="00B51FA5">
        <w:rPr>
          <w:rFonts w:ascii="Times New Roman" w:eastAsia="바탕체" w:hint="eastAsia"/>
          <w:sz w:val="23"/>
          <w:szCs w:val="23"/>
        </w:rPr>
        <w:t>/</w:t>
      </w:r>
      <w:r w:rsidRPr="00B51FA5">
        <w:rPr>
          <w:rFonts w:ascii="Times New Roman" w:eastAsia="바탕체" w:hint="eastAsia"/>
          <w:sz w:val="23"/>
          <w:szCs w:val="23"/>
        </w:rPr>
        <w:t>또는</w:t>
      </w:r>
      <w:r w:rsidRPr="00B51FA5">
        <w:rPr>
          <w:rFonts w:ascii="Times New Roman" w:eastAsia="바탕체" w:hint="eastAsia"/>
          <w:sz w:val="23"/>
          <w:szCs w:val="23"/>
        </w:rPr>
        <w:t xml:space="preserve"> </w:t>
      </w:r>
      <w:r w:rsidRPr="00B51FA5">
        <w:rPr>
          <w:rFonts w:ascii="Times New Roman" w:eastAsia="바탕체" w:hint="eastAsia"/>
          <w:sz w:val="23"/>
          <w:szCs w:val="23"/>
        </w:rPr>
        <w:t>매수인에게</w:t>
      </w:r>
      <w:r w:rsidRPr="00B51FA5">
        <w:rPr>
          <w:rFonts w:ascii="Times New Roman" w:eastAsia="바탕체" w:hint="eastAsia"/>
          <w:sz w:val="23"/>
          <w:szCs w:val="23"/>
        </w:rPr>
        <w:t xml:space="preserve"> </w:t>
      </w:r>
      <w:r w:rsidRPr="00B51FA5">
        <w:rPr>
          <w:rFonts w:ascii="Times New Roman" w:eastAsia="바탕체" w:hint="eastAsia"/>
          <w:sz w:val="23"/>
          <w:szCs w:val="23"/>
        </w:rPr>
        <w:t>대한민국</w:t>
      </w:r>
      <w:r w:rsidRPr="00B51FA5">
        <w:rPr>
          <w:rFonts w:ascii="Times New Roman" w:eastAsia="바탕체" w:hint="eastAsia"/>
          <w:sz w:val="23"/>
          <w:szCs w:val="23"/>
        </w:rPr>
        <w:t xml:space="preserve"> </w:t>
      </w:r>
      <w:r w:rsidRPr="00B51FA5">
        <w:rPr>
          <w:rFonts w:ascii="Times New Roman" w:eastAsia="바탕체" w:hint="eastAsia"/>
          <w:sz w:val="23"/>
          <w:szCs w:val="23"/>
        </w:rPr>
        <w:t>및</w:t>
      </w:r>
      <w:r w:rsidRPr="00B51FA5">
        <w:rPr>
          <w:rFonts w:ascii="Times New Roman" w:eastAsia="바탕체" w:hint="eastAsia"/>
          <w:sz w:val="23"/>
          <w:szCs w:val="23"/>
        </w:rPr>
        <w:t>/</w:t>
      </w:r>
      <w:r w:rsidRPr="00B51FA5">
        <w:rPr>
          <w:rFonts w:ascii="Times New Roman" w:eastAsia="바탕체" w:hint="eastAsia"/>
          <w:sz w:val="23"/>
          <w:szCs w:val="23"/>
        </w:rPr>
        <w:t>또는</w:t>
      </w:r>
      <w:r w:rsidRPr="00B51FA5">
        <w:rPr>
          <w:rFonts w:ascii="Times New Roman" w:eastAsia="바탕체" w:hint="eastAsia"/>
          <w:sz w:val="23"/>
          <w:szCs w:val="23"/>
        </w:rPr>
        <w:t xml:space="preserve"> </w:t>
      </w:r>
      <w:r w:rsidRPr="00B51FA5">
        <w:rPr>
          <w:rFonts w:ascii="Times New Roman" w:eastAsia="바탕체" w:hint="eastAsia"/>
          <w:sz w:val="23"/>
          <w:szCs w:val="23"/>
        </w:rPr>
        <w:t>해외</w:t>
      </w:r>
      <w:r w:rsidRPr="00B51FA5">
        <w:rPr>
          <w:rFonts w:ascii="Times New Roman" w:eastAsia="바탕체" w:hint="eastAsia"/>
          <w:sz w:val="23"/>
          <w:szCs w:val="23"/>
        </w:rPr>
        <w:t xml:space="preserve"> </w:t>
      </w:r>
      <w:r w:rsidRPr="00B51FA5">
        <w:rPr>
          <w:rFonts w:ascii="Times New Roman" w:eastAsia="바탕체" w:hint="eastAsia"/>
          <w:sz w:val="23"/>
          <w:szCs w:val="23"/>
        </w:rPr>
        <w:t>정부기관으로부터</w:t>
      </w:r>
      <w:r w:rsidRPr="00B51FA5">
        <w:rPr>
          <w:rFonts w:ascii="Times New Roman" w:eastAsia="바탕체" w:hint="eastAsia"/>
          <w:sz w:val="23"/>
          <w:szCs w:val="23"/>
        </w:rPr>
        <w:t xml:space="preserve"> </w:t>
      </w:r>
      <w:r w:rsidRPr="00B51FA5">
        <w:rPr>
          <w:rFonts w:ascii="Times New Roman" w:eastAsia="바탕체" w:hint="eastAsia"/>
          <w:sz w:val="23"/>
          <w:szCs w:val="23"/>
        </w:rPr>
        <w:t>부과되는</w:t>
      </w:r>
      <w:r w:rsidRPr="00B51FA5">
        <w:rPr>
          <w:rFonts w:ascii="Times New Roman" w:eastAsia="바탕체"/>
          <w:sz w:val="23"/>
          <w:szCs w:val="23"/>
        </w:rPr>
        <w:t xml:space="preserve"> </w:t>
      </w:r>
      <w:r w:rsidRPr="00B51FA5">
        <w:rPr>
          <w:rFonts w:ascii="Times New Roman" w:eastAsia="바탕체" w:hint="eastAsia"/>
          <w:sz w:val="23"/>
          <w:szCs w:val="23"/>
        </w:rPr>
        <w:t>조세는</w:t>
      </w:r>
      <w:r w:rsidRPr="00B51FA5">
        <w:rPr>
          <w:rFonts w:ascii="Times New Roman" w:eastAsia="바탕체" w:hint="eastAsia"/>
          <w:sz w:val="23"/>
          <w:szCs w:val="23"/>
        </w:rPr>
        <w:t xml:space="preserve"> </w:t>
      </w:r>
      <w:r w:rsidRPr="00B51FA5">
        <w:rPr>
          <w:rFonts w:ascii="Times New Roman" w:eastAsia="바탕체" w:hint="eastAsia"/>
          <w:sz w:val="23"/>
          <w:szCs w:val="23"/>
        </w:rPr>
        <w:t>관련</w:t>
      </w:r>
      <w:r w:rsidRPr="00B51FA5">
        <w:rPr>
          <w:rFonts w:ascii="Times New Roman" w:eastAsia="바탕체" w:hint="eastAsia"/>
          <w:sz w:val="23"/>
          <w:szCs w:val="23"/>
        </w:rPr>
        <w:t xml:space="preserve"> </w:t>
      </w:r>
      <w:r w:rsidRPr="00B51FA5">
        <w:rPr>
          <w:rFonts w:ascii="Times New Roman" w:eastAsia="바탕체" w:hint="eastAsia"/>
          <w:sz w:val="23"/>
          <w:szCs w:val="23"/>
        </w:rPr>
        <w:t>법령에서</w:t>
      </w:r>
      <w:r w:rsidRPr="00B51FA5">
        <w:rPr>
          <w:rFonts w:ascii="Times New Roman" w:eastAsia="바탕체" w:hint="eastAsia"/>
          <w:sz w:val="23"/>
          <w:szCs w:val="23"/>
        </w:rPr>
        <w:t xml:space="preserve"> </w:t>
      </w:r>
      <w:r w:rsidRPr="00B51FA5">
        <w:rPr>
          <w:rFonts w:ascii="Times New Roman" w:eastAsia="바탕체" w:hint="eastAsia"/>
          <w:sz w:val="23"/>
          <w:szCs w:val="23"/>
        </w:rPr>
        <w:t>정한</w:t>
      </w:r>
      <w:r w:rsidRPr="00B51FA5">
        <w:rPr>
          <w:rFonts w:ascii="Times New Roman" w:eastAsia="바탕체" w:hint="eastAsia"/>
          <w:sz w:val="23"/>
          <w:szCs w:val="23"/>
        </w:rPr>
        <w:t xml:space="preserve"> </w:t>
      </w:r>
      <w:r w:rsidRPr="00B51FA5">
        <w:rPr>
          <w:rFonts w:ascii="Times New Roman" w:eastAsia="바탕체" w:hint="eastAsia"/>
          <w:sz w:val="23"/>
          <w:szCs w:val="23"/>
        </w:rPr>
        <w:t>자가</w:t>
      </w:r>
      <w:r w:rsidRPr="00B51FA5">
        <w:rPr>
          <w:rFonts w:ascii="Times New Roman" w:eastAsia="바탕체" w:hint="eastAsia"/>
          <w:sz w:val="23"/>
          <w:szCs w:val="23"/>
        </w:rPr>
        <w:t xml:space="preserve"> </w:t>
      </w:r>
      <w:r w:rsidRPr="00B51FA5">
        <w:rPr>
          <w:rFonts w:ascii="Times New Roman" w:eastAsia="바탕체" w:hint="eastAsia"/>
          <w:sz w:val="23"/>
          <w:szCs w:val="23"/>
        </w:rPr>
        <w:t>이를</w:t>
      </w:r>
      <w:r w:rsidRPr="00B51FA5">
        <w:rPr>
          <w:rFonts w:ascii="Times New Roman" w:eastAsia="바탕체" w:hint="eastAsia"/>
          <w:sz w:val="23"/>
          <w:szCs w:val="23"/>
        </w:rPr>
        <w:t xml:space="preserve"> </w:t>
      </w:r>
      <w:r w:rsidRPr="00B51FA5">
        <w:rPr>
          <w:rFonts w:ascii="Times New Roman" w:eastAsia="바탕체" w:hint="eastAsia"/>
          <w:sz w:val="23"/>
          <w:szCs w:val="23"/>
        </w:rPr>
        <w:t>전액</w:t>
      </w:r>
      <w:r w:rsidRPr="00B51FA5">
        <w:rPr>
          <w:rFonts w:ascii="Times New Roman" w:eastAsia="바탕체" w:hint="eastAsia"/>
          <w:sz w:val="23"/>
          <w:szCs w:val="23"/>
        </w:rPr>
        <w:t xml:space="preserve"> </w:t>
      </w:r>
      <w:r w:rsidRPr="00B51FA5">
        <w:rPr>
          <w:rFonts w:ascii="Times New Roman" w:eastAsia="바탕체" w:hint="eastAsia"/>
          <w:sz w:val="23"/>
          <w:szCs w:val="23"/>
        </w:rPr>
        <w:t>부담하여야</w:t>
      </w:r>
      <w:r w:rsidRPr="00B51FA5">
        <w:rPr>
          <w:rFonts w:ascii="Times New Roman" w:eastAsia="바탕체" w:hint="eastAsia"/>
          <w:sz w:val="23"/>
          <w:szCs w:val="23"/>
        </w:rPr>
        <w:t xml:space="preserve"> </w:t>
      </w:r>
      <w:r w:rsidRPr="00B51FA5">
        <w:rPr>
          <w:rFonts w:ascii="Times New Roman" w:eastAsia="바탕체"/>
          <w:sz w:val="23"/>
          <w:szCs w:val="23"/>
        </w:rPr>
        <w:t>한다</w:t>
      </w:r>
      <w:r w:rsidRPr="00B51FA5">
        <w:rPr>
          <w:rFonts w:ascii="Times New Roman" w:eastAsia="바탕체" w:hint="eastAsia"/>
          <w:sz w:val="23"/>
          <w:szCs w:val="23"/>
        </w:rPr>
        <w:t xml:space="preserve">. </w:t>
      </w:r>
      <w:r w:rsidRPr="00B51FA5">
        <w:rPr>
          <w:rFonts w:ascii="Times New Roman" w:eastAsia="바탕체" w:hint="eastAsia"/>
          <w:sz w:val="23"/>
          <w:szCs w:val="23"/>
        </w:rPr>
        <w:t>당사자들은</w:t>
      </w:r>
      <w:r w:rsidRPr="00B51FA5">
        <w:rPr>
          <w:rFonts w:ascii="Times New Roman" w:eastAsia="바탕체" w:hint="eastAsia"/>
          <w:sz w:val="23"/>
          <w:szCs w:val="23"/>
        </w:rPr>
        <w:t xml:space="preserve"> </w:t>
      </w:r>
      <w:r w:rsidRPr="00B51FA5">
        <w:rPr>
          <w:rFonts w:ascii="Times New Roman" w:eastAsia="바탕체" w:hint="eastAsia"/>
          <w:sz w:val="23"/>
          <w:szCs w:val="23"/>
        </w:rPr>
        <w:t>본건</w:t>
      </w:r>
      <w:r w:rsidRPr="00B51FA5">
        <w:rPr>
          <w:rFonts w:ascii="Times New Roman" w:eastAsia="바탕체" w:hint="eastAsia"/>
          <w:sz w:val="23"/>
          <w:szCs w:val="23"/>
        </w:rPr>
        <w:t xml:space="preserve"> </w:t>
      </w:r>
      <w:r w:rsidRPr="00B51FA5">
        <w:rPr>
          <w:rFonts w:ascii="Times New Roman" w:eastAsia="바탕체" w:hint="eastAsia"/>
          <w:sz w:val="23"/>
          <w:szCs w:val="23"/>
        </w:rPr>
        <w:t>분할</w:t>
      </w:r>
      <w:r w:rsidRPr="00B51FA5">
        <w:rPr>
          <w:rFonts w:ascii="Times New Roman" w:eastAsia="바탕체" w:hint="eastAsia"/>
          <w:sz w:val="23"/>
          <w:szCs w:val="23"/>
        </w:rPr>
        <w:t xml:space="preserve"> </w:t>
      </w:r>
      <w:r w:rsidRPr="00B51FA5">
        <w:rPr>
          <w:rFonts w:ascii="Times New Roman" w:eastAsia="바탕체" w:hint="eastAsia"/>
          <w:sz w:val="23"/>
          <w:szCs w:val="23"/>
        </w:rPr>
        <w:t>관련</w:t>
      </w:r>
      <w:r w:rsidRPr="00B51FA5">
        <w:rPr>
          <w:rFonts w:ascii="Times New Roman" w:eastAsia="바탕체" w:hint="eastAsia"/>
          <w:sz w:val="23"/>
          <w:szCs w:val="23"/>
        </w:rPr>
        <w:t xml:space="preserve"> </w:t>
      </w:r>
      <w:r w:rsidRPr="00B51FA5">
        <w:rPr>
          <w:rFonts w:ascii="Times New Roman" w:eastAsia="바탕체" w:hint="eastAsia"/>
          <w:sz w:val="23"/>
          <w:szCs w:val="23"/>
        </w:rPr>
        <w:t>세무</w:t>
      </w:r>
      <w:r w:rsidRPr="00B51FA5">
        <w:rPr>
          <w:rFonts w:ascii="Times New Roman" w:eastAsia="바탕체" w:hint="eastAsia"/>
          <w:sz w:val="23"/>
          <w:szCs w:val="23"/>
        </w:rPr>
        <w:t xml:space="preserve"> </w:t>
      </w:r>
      <w:r w:rsidRPr="00B51FA5">
        <w:rPr>
          <w:rFonts w:ascii="Times New Roman" w:eastAsia="바탕체" w:hint="eastAsia"/>
          <w:sz w:val="23"/>
          <w:szCs w:val="23"/>
        </w:rPr>
        <w:t>처리가</w:t>
      </w:r>
      <w:r w:rsidRPr="00B51FA5">
        <w:rPr>
          <w:rFonts w:ascii="Times New Roman" w:eastAsia="바탕체" w:hint="eastAsia"/>
          <w:sz w:val="23"/>
          <w:szCs w:val="23"/>
        </w:rPr>
        <w:t xml:space="preserve"> </w:t>
      </w:r>
      <w:r w:rsidRPr="00B51FA5">
        <w:rPr>
          <w:rFonts w:ascii="Times New Roman" w:eastAsia="바탕체" w:hint="eastAsia"/>
          <w:sz w:val="23"/>
          <w:szCs w:val="23"/>
        </w:rPr>
        <w:t>본</w:t>
      </w:r>
      <w:r w:rsidRPr="00B51FA5">
        <w:rPr>
          <w:rFonts w:ascii="Times New Roman" w:eastAsia="바탕체" w:hint="eastAsia"/>
          <w:sz w:val="23"/>
          <w:szCs w:val="23"/>
        </w:rPr>
        <w:t xml:space="preserve"> </w:t>
      </w:r>
      <w:r w:rsidRPr="00B51FA5">
        <w:rPr>
          <w:rFonts w:ascii="Times New Roman" w:eastAsia="바탕체" w:hint="eastAsia"/>
          <w:sz w:val="23"/>
          <w:szCs w:val="23"/>
        </w:rPr>
        <w:t>계약에서</w:t>
      </w:r>
      <w:r w:rsidRPr="00B51FA5">
        <w:rPr>
          <w:rFonts w:ascii="Times New Roman" w:eastAsia="바탕체" w:hint="eastAsia"/>
          <w:sz w:val="23"/>
          <w:szCs w:val="23"/>
        </w:rPr>
        <w:t xml:space="preserve"> </w:t>
      </w:r>
      <w:r w:rsidRPr="00B51FA5">
        <w:rPr>
          <w:rFonts w:ascii="Times New Roman" w:eastAsia="바탕체" w:hint="eastAsia"/>
          <w:sz w:val="23"/>
          <w:szCs w:val="23"/>
        </w:rPr>
        <w:t>정하는</w:t>
      </w:r>
      <w:r w:rsidRPr="00B51FA5">
        <w:rPr>
          <w:rFonts w:ascii="Times New Roman" w:eastAsia="바탕체" w:hint="eastAsia"/>
          <w:sz w:val="23"/>
          <w:szCs w:val="23"/>
        </w:rPr>
        <w:t xml:space="preserve"> </w:t>
      </w:r>
      <w:r w:rsidRPr="00B51FA5">
        <w:rPr>
          <w:rFonts w:ascii="Times New Roman" w:eastAsia="바탕체" w:hint="eastAsia"/>
          <w:sz w:val="23"/>
          <w:szCs w:val="23"/>
        </w:rPr>
        <w:t>바에</w:t>
      </w:r>
      <w:r w:rsidRPr="00B51FA5">
        <w:rPr>
          <w:rFonts w:ascii="Times New Roman" w:eastAsia="바탕체" w:hint="eastAsia"/>
          <w:sz w:val="23"/>
          <w:szCs w:val="23"/>
        </w:rPr>
        <w:t xml:space="preserve"> </w:t>
      </w:r>
      <w:r w:rsidRPr="00B51FA5">
        <w:rPr>
          <w:rFonts w:ascii="Times New Roman" w:eastAsia="바탕체" w:hint="eastAsia"/>
          <w:sz w:val="23"/>
          <w:szCs w:val="23"/>
        </w:rPr>
        <w:t>의하여</w:t>
      </w:r>
      <w:r w:rsidRPr="00B51FA5">
        <w:rPr>
          <w:rFonts w:ascii="Times New Roman" w:eastAsia="바탕체" w:hint="eastAsia"/>
          <w:sz w:val="23"/>
          <w:szCs w:val="23"/>
        </w:rPr>
        <w:t xml:space="preserve"> </w:t>
      </w:r>
      <w:r w:rsidRPr="00B51FA5">
        <w:rPr>
          <w:rFonts w:ascii="Times New Roman" w:eastAsia="바탕체" w:hint="eastAsia"/>
          <w:sz w:val="23"/>
          <w:szCs w:val="23"/>
        </w:rPr>
        <w:t>이루어질</w:t>
      </w:r>
      <w:r w:rsidRPr="00B51FA5">
        <w:rPr>
          <w:rFonts w:ascii="Times New Roman" w:eastAsia="바탕체" w:hint="eastAsia"/>
          <w:sz w:val="23"/>
          <w:szCs w:val="23"/>
        </w:rPr>
        <w:t xml:space="preserve"> </w:t>
      </w:r>
      <w:r w:rsidRPr="00B51FA5">
        <w:rPr>
          <w:rFonts w:ascii="Times New Roman" w:eastAsia="바탕체" w:hint="eastAsia"/>
          <w:sz w:val="23"/>
          <w:szCs w:val="23"/>
        </w:rPr>
        <w:t>수</w:t>
      </w:r>
      <w:r w:rsidRPr="00B51FA5">
        <w:rPr>
          <w:rFonts w:ascii="Times New Roman" w:eastAsia="바탕체" w:hint="eastAsia"/>
          <w:sz w:val="23"/>
          <w:szCs w:val="23"/>
        </w:rPr>
        <w:t xml:space="preserve"> </w:t>
      </w:r>
      <w:r w:rsidRPr="00B51FA5">
        <w:rPr>
          <w:rFonts w:ascii="Times New Roman" w:eastAsia="바탕체" w:hint="eastAsia"/>
          <w:sz w:val="23"/>
          <w:szCs w:val="23"/>
        </w:rPr>
        <w:t>있도록</w:t>
      </w:r>
      <w:r w:rsidRPr="00B51FA5">
        <w:rPr>
          <w:rFonts w:ascii="Times New Roman" w:eastAsia="바탕체" w:hint="eastAsia"/>
          <w:sz w:val="23"/>
          <w:szCs w:val="23"/>
        </w:rPr>
        <w:t xml:space="preserve"> </w:t>
      </w:r>
      <w:r w:rsidRPr="00B51FA5">
        <w:rPr>
          <w:rFonts w:ascii="Times New Roman" w:eastAsia="바탕체" w:hint="eastAsia"/>
          <w:sz w:val="23"/>
          <w:szCs w:val="23"/>
        </w:rPr>
        <w:t>필요한</w:t>
      </w:r>
      <w:r w:rsidRPr="00B51FA5">
        <w:rPr>
          <w:rFonts w:ascii="Times New Roman" w:eastAsia="바탕체" w:hint="eastAsia"/>
          <w:sz w:val="23"/>
          <w:szCs w:val="23"/>
        </w:rPr>
        <w:t xml:space="preserve"> </w:t>
      </w:r>
      <w:r w:rsidRPr="00B51FA5">
        <w:rPr>
          <w:rFonts w:ascii="Times New Roman" w:eastAsia="바탕체" w:hint="eastAsia"/>
          <w:sz w:val="23"/>
          <w:szCs w:val="23"/>
        </w:rPr>
        <w:t>정보를</w:t>
      </w:r>
      <w:r w:rsidRPr="00B51FA5">
        <w:rPr>
          <w:rFonts w:ascii="Times New Roman" w:eastAsia="바탕체" w:hint="eastAsia"/>
          <w:sz w:val="23"/>
          <w:szCs w:val="23"/>
        </w:rPr>
        <w:t xml:space="preserve"> </w:t>
      </w:r>
      <w:r w:rsidRPr="00B51FA5">
        <w:rPr>
          <w:rFonts w:ascii="Times New Roman" w:eastAsia="바탕체" w:hint="eastAsia"/>
          <w:sz w:val="23"/>
          <w:szCs w:val="23"/>
        </w:rPr>
        <w:t>상호</w:t>
      </w:r>
      <w:r w:rsidRPr="00B51FA5">
        <w:rPr>
          <w:rFonts w:ascii="Times New Roman" w:eastAsia="바탕체" w:hint="eastAsia"/>
          <w:sz w:val="23"/>
          <w:szCs w:val="23"/>
        </w:rPr>
        <w:t xml:space="preserve"> </w:t>
      </w:r>
      <w:r w:rsidRPr="00B51FA5">
        <w:rPr>
          <w:rFonts w:ascii="Times New Roman" w:eastAsia="바탕체" w:hint="eastAsia"/>
          <w:sz w:val="23"/>
          <w:szCs w:val="23"/>
        </w:rPr>
        <w:t>공유하여야</w:t>
      </w:r>
      <w:r w:rsidRPr="00B51FA5">
        <w:rPr>
          <w:rFonts w:ascii="Times New Roman" w:eastAsia="바탕체" w:hint="eastAsia"/>
          <w:sz w:val="23"/>
          <w:szCs w:val="23"/>
        </w:rPr>
        <w:t xml:space="preserve"> </w:t>
      </w:r>
      <w:r w:rsidRPr="00B51FA5">
        <w:rPr>
          <w:rFonts w:ascii="Times New Roman" w:eastAsia="바탕체" w:hint="eastAsia"/>
          <w:sz w:val="23"/>
          <w:szCs w:val="23"/>
        </w:rPr>
        <w:t>하고</w:t>
      </w:r>
      <w:r w:rsidRPr="00B51FA5">
        <w:rPr>
          <w:rFonts w:ascii="Times New Roman" w:eastAsia="바탕체" w:hint="eastAsia"/>
          <w:sz w:val="23"/>
          <w:szCs w:val="23"/>
        </w:rPr>
        <w:t xml:space="preserve"> </w:t>
      </w:r>
      <w:r w:rsidRPr="00B51FA5">
        <w:rPr>
          <w:rFonts w:ascii="Times New Roman" w:eastAsia="바탕체" w:hint="eastAsia"/>
          <w:sz w:val="23"/>
          <w:szCs w:val="23"/>
        </w:rPr>
        <w:t>긴밀히</w:t>
      </w:r>
      <w:r w:rsidRPr="00B51FA5">
        <w:rPr>
          <w:rFonts w:ascii="Times New Roman" w:eastAsia="바탕체" w:hint="eastAsia"/>
          <w:sz w:val="23"/>
          <w:szCs w:val="23"/>
        </w:rPr>
        <w:t xml:space="preserve"> </w:t>
      </w:r>
      <w:r w:rsidRPr="00B51FA5">
        <w:rPr>
          <w:rFonts w:ascii="Times New Roman" w:eastAsia="바탕체" w:hint="eastAsia"/>
          <w:sz w:val="23"/>
          <w:szCs w:val="23"/>
        </w:rPr>
        <w:t>협의하도록</w:t>
      </w:r>
      <w:r w:rsidRPr="00B51FA5">
        <w:rPr>
          <w:rFonts w:ascii="Times New Roman" w:eastAsia="바탕체" w:hint="eastAsia"/>
          <w:sz w:val="23"/>
          <w:szCs w:val="23"/>
        </w:rPr>
        <w:t xml:space="preserve"> </w:t>
      </w:r>
      <w:r w:rsidRPr="00B51FA5">
        <w:rPr>
          <w:rFonts w:ascii="Times New Roman" w:eastAsia="바탕체" w:hint="eastAsia"/>
          <w:sz w:val="23"/>
          <w:szCs w:val="23"/>
        </w:rPr>
        <w:t>한다</w:t>
      </w:r>
      <w:r w:rsidRPr="00B51FA5">
        <w:rPr>
          <w:rFonts w:ascii="Times New Roman" w:eastAsia="바탕체" w:hint="eastAsia"/>
          <w:sz w:val="23"/>
          <w:szCs w:val="23"/>
        </w:rPr>
        <w:t>.</w:t>
      </w:r>
    </w:p>
    <w:p w14:paraId="40D0479C" w14:textId="65436CBE" w:rsidR="00786425" w:rsidRPr="009326F3" w:rsidRDefault="00786425" w:rsidP="00786425">
      <w:pPr>
        <w:numPr>
          <w:ilvl w:val="0"/>
          <w:numId w:val="54"/>
        </w:numPr>
        <w:snapToGrid w:val="0"/>
        <w:spacing w:before="180" w:after="180" w:line="360" w:lineRule="atLeast"/>
      </w:pPr>
      <w:r w:rsidRPr="00B51FA5">
        <w:rPr>
          <w:rFonts w:ascii="Times New Roman" w:hint="eastAsia"/>
          <w:sz w:val="23"/>
          <w:szCs w:val="23"/>
        </w:rPr>
        <w:t>본건</w:t>
      </w:r>
      <w:r w:rsidRPr="00B51FA5">
        <w:rPr>
          <w:rFonts w:ascii="Times New Roman" w:hint="eastAsia"/>
          <w:sz w:val="23"/>
          <w:szCs w:val="23"/>
        </w:rPr>
        <w:t xml:space="preserve"> </w:t>
      </w:r>
      <w:r w:rsidRPr="00B51FA5">
        <w:rPr>
          <w:rFonts w:ascii="Times New Roman" w:hint="eastAsia"/>
          <w:sz w:val="23"/>
          <w:szCs w:val="23"/>
        </w:rPr>
        <w:t>분할과</w:t>
      </w:r>
      <w:r w:rsidRPr="00B51FA5">
        <w:rPr>
          <w:rFonts w:ascii="Times New Roman" w:hint="eastAsia"/>
          <w:sz w:val="23"/>
          <w:szCs w:val="23"/>
        </w:rPr>
        <w:t xml:space="preserve"> </w:t>
      </w:r>
      <w:r w:rsidRPr="00B51FA5">
        <w:rPr>
          <w:rFonts w:ascii="Times New Roman" w:hint="eastAsia"/>
          <w:sz w:val="23"/>
          <w:szCs w:val="23"/>
        </w:rPr>
        <w:t>관련하여</w:t>
      </w:r>
      <w:r w:rsidRPr="00B51FA5">
        <w:rPr>
          <w:rFonts w:ascii="Times New Roman" w:hint="eastAsia"/>
          <w:sz w:val="23"/>
          <w:szCs w:val="23"/>
        </w:rPr>
        <w:t xml:space="preserve"> </w:t>
      </w:r>
      <w:r w:rsidRPr="00B51FA5">
        <w:rPr>
          <w:rFonts w:ascii="Times New Roman" w:hint="eastAsia"/>
          <w:sz w:val="23"/>
          <w:szCs w:val="23"/>
        </w:rPr>
        <w:t>매도인으로부터</w:t>
      </w:r>
      <w:r w:rsidRPr="00B51FA5">
        <w:rPr>
          <w:rFonts w:ascii="Times New Roman" w:hint="eastAsia"/>
          <w:sz w:val="23"/>
          <w:szCs w:val="23"/>
        </w:rPr>
        <w:t xml:space="preserve"> </w:t>
      </w:r>
      <w:proofErr w:type="spellStart"/>
      <w:r w:rsidRPr="00B51FA5">
        <w:rPr>
          <w:rFonts w:ascii="Times New Roman" w:hint="eastAsia"/>
          <w:sz w:val="23"/>
          <w:szCs w:val="23"/>
        </w:rPr>
        <w:t>대상회사로</w:t>
      </w:r>
      <w:proofErr w:type="spellEnd"/>
      <w:r w:rsidRPr="00B51FA5">
        <w:rPr>
          <w:rFonts w:ascii="Times New Roman" w:hint="eastAsia"/>
          <w:sz w:val="23"/>
          <w:szCs w:val="23"/>
        </w:rPr>
        <w:t xml:space="preserve"> </w:t>
      </w:r>
      <w:r w:rsidRPr="00B51FA5">
        <w:rPr>
          <w:rFonts w:ascii="Times New Roman" w:hint="eastAsia"/>
          <w:sz w:val="23"/>
          <w:szCs w:val="23"/>
        </w:rPr>
        <w:t>이전될</w:t>
      </w:r>
      <w:r w:rsidRPr="00B51FA5">
        <w:rPr>
          <w:rFonts w:ascii="Times New Roman" w:hint="eastAsia"/>
          <w:sz w:val="23"/>
          <w:szCs w:val="23"/>
        </w:rPr>
        <w:t xml:space="preserve"> </w:t>
      </w:r>
      <w:r w:rsidRPr="00B51FA5">
        <w:rPr>
          <w:rFonts w:ascii="Times New Roman" w:hint="eastAsia"/>
          <w:sz w:val="23"/>
          <w:szCs w:val="23"/>
        </w:rPr>
        <w:t>임직원들</w:t>
      </w:r>
      <w:r w:rsidRPr="00B51FA5">
        <w:rPr>
          <w:rFonts w:ascii="Times New Roman" w:hint="eastAsia"/>
          <w:sz w:val="23"/>
          <w:szCs w:val="23"/>
        </w:rPr>
        <w:t>(</w:t>
      </w:r>
      <w:r w:rsidRPr="00B51FA5">
        <w:rPr>
          <w:rFonts w:ascii="Times New Roman"/>
          <w:sz w:val="23"/>
          <w:szCs w:val="23"/>
        </w:rPr>
        <w:t>“</w:t>
      </w:r>
      <w:r w:rsidRPr="00B51FA5">
        <w:rPr>
          <w:rFonts w:ascii="Times New Roman" w:hint="eastAsia"/>
          <w:sz w:val="23"/>
          <w:szCs w:val="23"/>
          <w:u w:val="single"/>
        </w:rPr>
        <w:t>이전대상</w:t>
      </w:r>
      <w:r w:rsidRPr="00B51FA5">
        <w:rPr>
          <w:rFonts w:ascii="Times New Roman" w:hint="eastAsia"/>
          <w:sz w:val="23"/>
          <w:szCs w:val="23"/>
          <w:u w:val="single"/>
        </w:rPr>
        <w:t xml:space="preserve"> </w:t>
      </w:r>
      <w:r w:rsidRPr="00B51FA5">
        <w:rPr>
          <w:rFonts w:ascii="Times New Roman" w:hint="eastAsia"/>
          <w:sz w:val="23"/>
          <w:szCs w:val="23"/>
          <w:u w:val="single"/>
        </w:rPr>
        <w:t>임직원</w:t>
      </w:r>
      <w:r w:rsidRPr="00883718">
        <w:rPr>
          <w:rFonts w:ascii="Times New Roman"/>
          <w:sz w:val="23"/>
          <w:szCs w:val="23"/>
        </w:rPr>
        <w:t>”)</w:t>
      </w:r>
      <w:r w:rsidRPr="00883718">
        <w:rPr>
          <w:rFonts w:ascii="Times New Roman" w:hint="eastAsia"/>
          <w:sz w:val="23"/>
          <w:szCs w:val="23"/>
        </w:rPr>
        <w:t>은</w:t>
      </w:r>
      <w:r w:rsidRPr="000575B1">
        <w:rPr>
          <w:rFonts w:ascii="Times New Roman" w:hint="eastAsia"/>
          <w:sz w:val="23"/>
          <w:szCs w:val="23"/>
        </w:rPr>
        <w:t xml:space="preserve"> </w:t>
      </w:r>
      <w:r w:rsidRPr="00522B89">
        <w:rPr>
          <w:rFonts w:ascii="Times New Roman" w:hint="eastAsia"/>
          <w:sz w:val="23"/>
          <w:szCs w:val="23"/>
        </w:rPr>
        <w:t>주로</w:t>
      </w:r>
      <w:r w:rsidRPr="00522B89">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proofErr w:type="spellStart"/>
      <w:r w:rsidRPr="00B51FA5">
        <w:rPr>
          <w:rFonts w:ascii="Times New Roman" w:hint="eastAsia"/>
          <w:sz w:val="23"/>
          <w:szCs w:val="23"/>
        </w:rPr>
        <w:t>전속적으로</w:t>
      </w:r>
      <w:proofErr w:type="spellEnd"/>
      <w:r w:rsidRPr="00B51FA5">
        <w:rPr>
          <w:rFonts w:ascii="Times New Roman" w:hint="eastAsia"/>
          <w:sz w:val="23"/>
          <w:szCs w:val="23"/>
        </w:rPr>
        <w:t xml:space="preserve"> </w:t>
      </w:r>
      <w:r w:rsidRPr="00B51FA5">
        <w:rPr>
          <w:rFonts w:ascii="Times New Roman" w:hint="eastAsia"/>
          <w:sz w:val="23"/>
          <w:szCs w:val="23"/>
        </w:rPr>
        <w:t>분할대상사업에</w:t>
      </w:r>
      <w:r w:rsidRPr="00B51FA5">
        <w:rPr>
          <w:rFonts w:ascii="Times New Roman" w:hint="eastAsia"/>
          <w:sz w:val="23"/>
          <w:szCs w:val="23"/>
        </w:rPr>
        <w:t xml:space="preserve"> </w:t>
      </w:r>
      <w:r w:rsidRPr="00B51FA5">
        <w:rPr>
          <w:rFonts w:ascii="Times New Roman" w:hint="eastAsia"/>
          <w:sz w:val="23"/>
          <w:szCs w:val="23"/>
        </w:rPr>
        <w:t>종사하는</w:t>
      </w:r>
      <w:r w:rsidRPr="00B51FA5">
        <w:rPr>
          <w:rFonts w:ascii="Times New Roman" w:hint="eastAsia"/>
          <w:sz w:val="23"/>
          <w:szCs w:val="23"/>
        </w:rPr>
        <w:t xml:space="preserve"> </w:t>
      </w:r>
      <w:r w:rsidRPr="00B51FA5">
        <w:rPr>
          <w:rFonts w:ascii="Times New Roman" w:hint="eastAsia"/>
          <w:sz w:val="23"/>
          <w:szCs w:val="23"/>
        </w:rPr>
        <w:t>임직원들로서</w:t>
      </w:r>
      <w:r w:rsidRPr="00B51FA5">
        <w:rPr>
          <w:rFonts w:ascii="Times New Roman" w:hint="eastAsia"/>
          <w:sz w:val="23"/>
          <w:szCs w:val="23"/>
        </w:rPr>
        <w:t xml:space="preserve">, </w:t>
      </w:r>
      <w:r w:rsidRPr="00B51FA5">
        <w:rPr>
          <w:rFonts w:ascii="Times New Roman" w:hint="eastAsia"/>
          <w:sz w:val="23"/>
          <w:szCs w:val="23"/>
        </w:rPr>
        <w:t>매도인은</w:t>
      </w:r>
      <w:r w:rsidRPr="00B51FA5">
        <w:rPr>
          <w:rFonts w:ascii="Times New Roman" w:hint="eastAsia"/>
          <w:sz w:val="23"/>
          <w:szCs w:val="23"/>
        </w:rPr>
        <w:t xml:space="preserve"> </w:t>
      </w: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w:t>
      </w:r>
      <w:r w:rsidRPr="00B51FA5">
        <w:rPr>
          <w:rFonts w:ascii="Times New Roman" w:hint="eastAsia"/>
          <w:sz w:val="23"/>
          <w:szCs w:val="23"/>
        </w:rPr>
        <w:t xml:space="preserve"> </w:t>
      </w:r>
      <w:r w:rsidRPr="00B51FA5">
        <w:rPr>
          <w:rFonts w:ascii="Times New Roman" w:hint="eastAsia"/>
          <w:sz w:val="23"/>
          <w:szCs w:val="23"/>
        </w:rPr>
        <w:t>체결</w:t>
      </w:r>
      <w:r w:rsidRPr="00B51FA5">
        <w:rPr>
          <w:rFonts w:ascii="Times New Roman" w:hint="eastAsia"/>
          <w:sz w:val="23"/>
          <w:szCs w:val="23"/>
        </w:rPr>
        <w:t xml:space="preserve"> </w:t>
      </w:r>
      <w:r w:rsidRPr="00B51FA5">
        <w:rPr>
          <w:rFonts w:ascii="Times New Roman" w:hint="eastAsia"/>
          <w:sz w:val="23"/>
          <w:szCs w:val="23"/>
        </w:rPr>
        <w:t>후</w:t>
      </w:r>
      <w:r w:rsidRPr="00B51FA5">
        <w:rPr>
          <w:rFonts w:ascii="Times New Roman" w:hint="eastAsia"/>
          <w:sz w:val="23"/>
          <w:szCs w:val="23"/>
        </w:rPr>
        <w:t xml:space="preserve"> </w:t>
      </w:r>
      <w:r w:rsidRPr="00B51FA5">
        <w:rPr>
          <w:rFonts w:ascii="Times New Roman" w:hint="eastAsia"/>
          <w:sz w:val="23"/>
          <w:szCs w:val="23"/>
        </w:rPr>
        <w:t>가능한</w:t>
      </w:r>
      <w:r w:rsidRPr="00B51FA5">
        <w:rPr>
          <w:rFonts w:ascii="Times New Roman" w:hint="eastAsia"/>
          <w:sz w:val="23"/>
          <w:szCs w:val="23"/>
        </w:rPr>
        <w:t xml:space="preserve"> </w:t>
      </w:r>
      <w:r w:rsidRPr="00B51FA5">
        <w:rPr>
          <w:rFonts w:ascii="Times New Roman" w:hint="eastAsia"/>
          <w:sz w:val="23"/>
          <w:szCs w:val="23"/>
        </w:rPr>
        <w:t>신속하게</w:t>
      </w:r>
      <w:r w:rsidRPr="00B51FA5">
        <w:rPr>
          <w:rFonts w:ascii="Times New Roman" w:hint="eastAsia"/>
          <w:sz w:val="23"/>
          <w:szCs w:val="23"/>
        </w:rPr>
        <w:t xml:space="preserve"> </w:t>
      </w:r>
      <w:r w:rsidRPr="00B51FA5">
        <w:rPr>
          <w:rFonts w:ascii="Times New Roman" w:hint="eastAsia"/>
          <w:sz w:val="23"/>
          <w:szCs w:val="23"/>
        </w:rPr>
        <w:t>이전</w:t>
      </w:r>
      <w:r w:rsidRPr="00B51FA5">
        <w:rPr>
          <w:rFonts w:ascii="Times New Roman" w:hint="eastAsia"/>
          <w:sz w:val="23"/>
          <w:szCs w:val="23"/>
        </w:rPr>
        <w:t xml:space="preserve"> </w:t>
      </w:r>
      <w:r w:rsidRPr="00B51FA5">
        <w:rPr>
          <w:rFonts w:ascii="Times New Roman" w:hint="eastAsia"/>
          <w:sz w:val="23"/>
          <w:szCs w:val="23"/>
        </w:rPr>
        <w:t>대상</w:t>
      </w:r>
      <w:r w:rsidRPr="00B51FA5">
        <w:rPr>
          <w:rFonts w:ascii="Times New Roman" w:hint="eastAsia"/>
          <w:sz w:val="23"/>
          <w:szCs w:val="23"/>
        </w:rPr>
        <w:t xml:space="preserve"> </w:t>
      </w:r>
      <w:r w:rsidRPr="00B51FA5">
        <w:rPr>
          <w:rFonts w:ascii="Times New Roman" w:hint="eastAsia"/>
          <w:sz w:val="23"/>
          <w:szCs w:val="23"/>
        </w:rPr>
        <w:t>임직원의</w:t>
      </w:r>
      <w:r w:rsidRPr="00B51FA5">
        <w:rPr>
          <w:rFonts w:ascii="Times New Roman" w:hint="eastAsia"/>
          <w:sz w:val="23"/>
          <w:szCs w:val="23"/>
        </w:rPr>
        <w:t xml:space="preserve"> </w:t>
      </w:r>
      <w:r w:rsidRPr="00B51FA5">
        <w:rPr>
          <w:rFonts w:ascii="Times New Roman" w:hint="eastAsia"/>
          <w:sz w:val="23"/>
          <w:szCs w:val="23"/>
        </w:rPr>
        <w:t>명단을</w:t>
      </w:r>
      <w:r w:rsidRPr="00B51FA5">
        <w:rPr>
          <w:rFonts w:ascii="Times New Roman" w:hint="eastAsia"/>
          <w:sz w:val="23"/>
          <w:szCs w:val="23"/>
        </w:rPr>
        <w:t xml:space="preserve"> </w:t>
      </w:r>
      <w:r w:rsidRPr="00B51FA5">
        <w:rPr>
          <w:rFonts w:ascii="Times New Roman" w:hint="eastAsia"/>
          <w:sz w:val="23"/>
          <w:szCs w:val="23"/>
        </w:rPr>
        <w:t>작성하여</w:t>
      </w:r>
      <w:r w:rsidRPr="00B51FA5">
        <w:rPr>
          <w:rFonts w:ascii="Times New Roman" w:hint="eastAsia"/>
          <w:sz w:val="23"/>
          <w:szCs w:val="23"/>
        </w:rPr>
        <w:t xml:space="preserve"> </w:t>
      </w:r>
      <w:r w:rsidRPr="00B51FA5">
        <w:rPr>
          <w:rFonts w:ascii="Times New Roman" w:hint="eastAsia"/>
          <w:sz w:val="23"/>
          <w:szCs w:val="23"/>
        </w:rPr>
        <w:t>매수인에게</w:t>
      </w:r>
      <w:r w:rsidRPr="00B51FA5">
        <w:rPr>
          <w:rFonts w:ascii="Times New Roman" w:hint="eastAsia"/>
          <w:sz w:val="23"/>
          <w:szCs w:val="23"/>
        </w:rPr>
        <w:t xml:space="preserve"> </w:t>
      </w:r>
      <w:r w:rsidRPr="00B51FA5">
        <w:rPr>
          <w:rFonts w:ascii="Times New Roman" w:hint="eastAsia"/>
          <w:sz w:val="23"/>
          <w:szCs w:val="23"/>
        </w:rPr>
        <w:t>교부하고</w:t>
      </w:r>
      <w:r w:rsidRPr="00B51FA5">
        <w:rPr>
          <w:rFonts w:ascii="Times New Roman" w:hint="eastAsia"/>
          <w:sz w:val="23"/>
          <w:szCs w:val="23"/>
        </w:rPr>
        <w:t>,</w:t>
      </w:r>
      <w:r w:rsidRPr="00B51FA5">
        <w:rPr>
          <w:rFonts w:ascii="Times New Roman"/>
          <w:sz w:val="23"/>
          <w:szCs w:val="23"/>
        </w:rPr>
        <w:t xml:space="preserve"> </w:t>
      </w:r>
      <w:r w:rsidRPr="00B51FA5">
        <w:rPr>
          <w:rFonts w:ascii="Times New Roman" w:hint="eastAsia"/>
          <w:sz w:val="23"/>
          <w:szCs w:val="23"/>
        </w:rPr>
        <w:t>매수인과</w:t>
      </w:r>
      <w:r w:rsidRPr="00B51FA5">
        <w:rPr>
          <w:rFonts w:ascii="Times New Roman" w:hint="eastAsia"/>
          <w:sz w:val="23"/>
          <w:szCs w:val="23"/>
        </w:rPr>
        <w:t xml:space="preserve"> </w:t>
      </w:r>
      <w:r w:rsidRPr="00B51FA5">
        <w:rPr>
          <w:rFonts w:ascii="Times New Roman" w:hint="eastAsia"/>
          <w:sz w:val="23"/>
          <w:szCs w:val="23"/>
        </w:rPr>
        <w:t>협의하여</w:t>
      </w:r>
      <w:r w:rsidRPr="00B51FA5">
        <w:rPr>
          <w:rFonts w:ascii="Times New Roman" w:hint="eastAsia"/>
          <w:sz w:val="23"/>
          <w:szCs w:val="23"/>
        </w:rPr>
        <w:t xml:space="preserve"> </w:t>
      </w:r>
      <w:r w:rsidRPr="00B51FA5">
        <w:rPr>
          <w:rFonts w:ascii="Times New Roman" w:hint="eastAsia"/>
          <w:sz w:val="23"/>
          <w:szCs w:val="23"/>
        </w:rPr>
        <w:t>이를</w:t>
      </w:r>
      <w:r w:rsidRPr="00B51FA5">
        <w:rPr>
          <w:rFonts w:ascii="Times New Roman" w:hint="eastAsia"/>
          <w:sz w:val="23"/>
          <w:szCs w:val="23"/>
        </w:rPr>
        <w:t xml:space="preserve"> </w:t>
      </w:r>
      <w:r w:rsidRPr="00B51FA5">
        <w:rPr>
          <w:rFonts w:ascii="Times New Roman" w:hint="eastAsia"/>
          <w:sz w:val="23"/>
          <w:szCs w:val="23"/>
        </w:rPr>
        <w:t>확정하기로</w:t>
      </w:r>
      <w:r w:rsidRPr="00B51FA5">
        <w:rPr>
          <w:rFonts w:ascii="Times New Roman" w:hint="eastAsia"/>
          <w:sz w:val="23"/>
          <w:szCs w:val="23"/>
        </w:rPr>
        <w:t xml:space="preserve"> </w:t>
      </w:r>
      <w:r w:rsidRPr="00B51FA5">
        <w:rPr>
          <w:rFonts w:ascii="Times New Roman" w:hint="eastAsia"/>
          <w:sz w:val="23"/>
          <w:szCs w:val="23"/>
        </w:rPr>
        <w:t>한다</w:t>
      </w:r>
      <w:r w:rsidRPr="00B51FA5">
        <w:rPr>
          <w:rFonts w:ascii="Times New Roman" w:hint="eastAsia"/>
          <w:sz w:val="23"/>
          <w:szCs w:val="23"/>
        </w:rPr>
        <w:t>.</w:t>
      </w:r>
      <w:r w:rsidRPr="00B51FA5">
        <w:rPr>
          <w:rFonts w:ascii="Times New Roman"/>
          <w:sz w:val="23"/>
          <w:szCs w:val="23"/>
        </w:rPr>
        <w:t xml:space="preserve"> </w:t>
      </w:r>
      <w:r w:rsidRPr="009326F3">
        <w:rPr>
          <w:rFonts w:ascii="Times New Roman" w:hint="eastAsia"/>
          <w:sz w:val="23"/>
          <w:szCs w:val="23"/>
        </w:rPr>
        <w:t>이전대상</w:t>
      </w:r>
      <w:r w:rsidRPr="009326F3">
        <w:rPr>
          <w:rFonts w:ascii="Times New Roman"/>
          <w:sz w:val="23"/>
          <w:szCs w:val="23"/>
        </w:rPr>
        <w:t xml:space="preserve"> </w:t>
      </w:r>
      <w:r w:rsidRPr="009326F3">
        <w:rPr>
          <w:rFonts w:ascii="Times New Roman" w:hint="eastAsia"/>
          <w:sz w:val="23"/>
          <w:szCs w:val="23"/>
        </w:rPr>
        <w:t>임직원의</w:t>
      </w:r>
      <w:r w:rsidRPr="009326F3">
        <w:rPr>
          <w:rFonts w:ascii="Times New Roman"/>
          <w:sz w:val="23"/>
          <w:szCs w:val="23"/>
        </w:rPr>
        <w:t xml:space="preserve"> </w:t>
      </w:r>
      <w:r w:rsidRPr="009326F3">
        <w:rPr>
          <w:rFonts w:ascii="Times New Roman" w:hint="eastAsia"/>
          <w:sz w:val="23"/>
          <w:szCs w:val="23"/>
        </w:rPr>
        <w:t>확정</w:t>
      </w:r>
      <w:r w:rsidRPr="00352E12">
        <w:rPr>
          <w:rFonts w:ascii="Times New Roman"/>
          <w:sz w:val="23"/>
          <w:szCs w:val="23"/>
        </w:rPr>
        <w:t xml:space="preserve"> </w:t>
      </w:r>
      <w:r w:rsidRPr="00352E12">
        <w:rPr>
          <w:rFonts w:ascii="Times New Roman" w:hint="eastAsia"/>
          <w:sz w:val="23"/>
          <w:szCs w:val="23"/>
        </w:rPr>
        <w:t>이후</w:t>
      </w:r>
      <w:r w:rsidRPr="00352E12">
        <w:rPr>
          <w:rFonts w:ascii="Times New Roman"/>
          <w:sz w:val="23"/>
          <w:szCs w:val="23"/>
        </w:rPr>
        <w:t xml:space="preserve"> </w:t>
      </w:r>
      <w:r w:rsidRPr="00FA107D">
        <w:rPr>
          <w:rFonts w:ascii="Times New Roman" w:hint="eastAsia"/>
          <w:sz w:val="23"/>
          <w:szCs w:val="23"/>
        </w:rPr>
        <w:t>변동이</w:t>
      </w:r>
      <w:r w:rsidRPr="00FA107D">
        <w:rPr>
          <w:rFonts w:ascii="Times New Roman"/>
          <w:sz w:val="23"/>
          <w:szCs w:val="23"/>
        </w:rPr>
        <w:t xml:space="preserve"> </w:t>
      </w:r>
      <w:r w:rsidRPr="009326F3">
        <w:rPr>
          <w:rFonts w:ascii="Times New Roman" w:hint="eastAsia"/>
          <w:sz w:val="23"/>
          <w:szCs w:val="23"/>
        </w:rPr>
        <w:t>생기는</w:t>
      </w:r>
      <w:r w:rsidRPr="009326F3">
        <w:rPr>
          <w:rFonts w:ascii="Times New Roman"/>
          <w:sz w:val="23"/>
          <w:szCs w:val="23"/>
        </w:rPr>
        <w:t xml:space="preserve"> </w:t>
      </w:r>
      <w:r w:rsidRPr="009326F3">
        <w:rPr>
          <w:rFonts w:ascii="Times New Roman" w:hint="eastAsia"/>
          <w:sz w:val="23"/>
          <w:szCs w:val="23"/>
        </w:rPr>
        <w:t>경우에도</w:t>
      </w:r>
      <w:r w:rsidRPr="009326F3">
        <w:rPr>
          <w:rFonts w:ascii="Times New Roman"/>
          <w:sz w:val="23"/>
          <w:szCs w:val="23"/>
        </w:rPr>
        <w:t xml:space="preserve"> </w:t>
      </w:r>
      <w:r w:rsidRPr="009326F3">
        <w:rPr>
          <w:rFonts w:ascii="Times New Roman" w:hint="eastAsia"/>
          <w:sz w:val="23"/>
          <w:szCs w:val="23"/>
        </w:rPr>
        <w:t>그와</w:t>
      </w:r>
      <w:r w:rsidRPr="009326F3">
        <w:rPr>
          <w:rFonts w:ascii="Times New Roman"/>
          <w:sz w:val="23"/>
          <w:szCs w:val="23"/>
        </w:rPr>
        <w:t xml:space="preserve"> </w:t>
      </w:r>
      <w:r w:rsidRPr="009326F3">
        <w:rPr>
          <w:rFonts w:ascii="Times New Roman" w:hint="eastAsia"/>
          <w:sz w:val="23"/>
          <w:szCs w:val="23"/>
        </w:rPr>
        <w:t>같이</w:t>
      </w:r>
      <w:r w:rsidRPr="009326F3">
        <w:rPr>
          <w:rFonts w:ascii="Times New Roman"/>
          <w:sz w:val="23"/>
          <w:szCs w:val="23"/>
        </w:rPr>
        <w:t xml:space="preserve"> </w:t>
      </w:r>
      <w:r w:rsidRPr="009326F3">
        <w:rPr>
          <w:rFonts w:ascii="Times New Roman" w:hint="eastAsia"/>
          <w:sz w:val="23"/>
          <w:szCs w:val="23"/>
        </w:rPr>
        <w:t>처리한다</w:t>
      </w:r>
      <w:r w:rsidRPr="009326F3">
        <w:rPr>
          <w:rFonts w:ascii="Times New Roman"/>
          <w:sz w:val="23"/>
          <w:szCs w:val="23"/>
        </w:rPr>
        <w:t>.</w:t>
      </w:r>
      <w:r w:rsidR="00DD5D83" w:rsidRPr="009326F3">
        <w:rPr>
          <w:rFonts w:ascii="Times New Roman"/>
          <w:sz w:val="23"/>
          <w:szCs w:val="23"/>
        </w:rPr>
        <w:t xml:space="preserve"> </w:t>
      </w:r>
      <w:r w:rsidR="00DD5D83" w:rsidRPr="009326F3">
        <w:rPr>
          <w:rFonts w:ascii="Times New Roman" w:hint="eastAsia"/>
          <w:sz w:val="23"/>
          <w:szCs w:val="23"/>
        </w:rPr>
        <w:t>매도인은</w:t>
      </w:r>
      <w:r w:rsidR="00DD5D83" w:rsidRPr="009326F3">
        <w:rPr>
          <w:rFonts w:ascii="Times New Roman"/>
          <w:sz w:val="23"/>
          <w:szCs w:val="23"/>
        </w:rPr>
        <w:t xml:space="preserve"> </w:t>
      </w:r>
      <w:r w:rsidR="00DD5D83" w:rsidRPr="009326F3">
        <w:rPr>
          <w:rFonts w:ascii="Times New Roman" w:hint="eastAsia"/>
          <w:sz w:val="23"/>
          <w:szCs w:val="23"/>
        </w:rPr>
        <w:t>이전대상</w:t>
      </w:r>
      <w:r w:rsidR="00DD5D83" w:rsidRPr="009326F3">
        <w:rPr>
          <w:rFonts w:ascii="Times New Roman"/>
          <w:sz w:val="23"/>
          <w:szCs w:val="23"/>
        </w:rPr>
        <w:t xml:space="preserve"> </w:t>
      </w:r>
      <w:r w:rsidR="00DD5D83" w:rsidRPr="009326F3">
        <w:rPr>
          <w:rFonts w:ascii="Times New Roman" w:hint="eastAsia"/>
          <w:sz w:val="23"/>
          <w:szCs w:val="23"/>
        </w:rPr>
        <w:t>임직원이</w:t>
      </w:r>
      <w:r w:rsidR="00DD5D83" w:rsidRPr="009326F3">
        <w:rPr>
          <w:rFonts w:ascii="Times New Roman"/>
          <w:sz w:val="23"/>
          <w:szCs w:val="23"/>
        </w:rPr>
        <w:t xml:space="preserve"> </w:t>
      </w:r>
      <w:proofErr w:type="spellStart"/>
      <w:r w:rsidR="00DD5D83" w:rsidRPr="009326F3">
        <w:rPr>
          <w:rFonts w:ascii="Times New Roman" w:hint="eastAsia"/>
          <w:sz w:val="23"/>
          <w:szCs w:val="23"/>
        </w:rPr>
        <w:t>대상회사로</w:t>
      </w:r>
      <w:proofErr w:type="spellEnd"/>
      <w:r w:rsidR="00DD5D83" w:rsidRPr="009326F3">
        <w:rPr>
          <w:rFonts w:ascii="Times New Roman"/>
          <w:sz w:val="23"/>
          <w:szCs w:val="23"/>
        </w:rPr>
        <w:t xml:space="preserve"> </w:t>
      </w:r>
      <w:r w:rsidR="00DD5D83" w:rsidRPr="009326F3">
        <w:rPr>
          <w:rFonts w:ascii="Times New Roman" w:hint="eastAsia"/>
          <w:sz w:val="23"/>
          <w:szCs w:val="23"/>
        </w:rPr>
        <w:t>이전될</w:t>
      </w:r>
      <w:r w:rsidR="00DD5D83" w:rsidRPr="009326F3">
        <w:rPr>
          <w:rFonts w:ascii="Times New Roman"/>
          <w:sz w:val="23"/>
          <w:szCs w:val="23"/>
        </w:rPr>
        <w:t xml:space="preserve"> </w:t>
      </w:r>
      <w:r w:rsidR="00DD5D83" w:rsidRPr="009326F3">
        <w:rPr>
          <w:rFonts w:ascii="Times New Roman" w:hint="eastAsia"/>
          <w:sz w:val="23"/>
          <w:szCs w:val="23"/>
        </w:rPr>
        <w:t>수</w:t>
      </w:r>
      <w:r w:rsidR="00DD5D83" w:rsidRPr="009326F3">
        <w:rPr>
          <w:rFonts w:ascii="Times New Roman"/>
          <w:sz w:val="23"/>
          <w:szCs w:val="23"/>
        </w:rPr>
        <w:t xml:space="preserve"> </w:t>
      </w:r>
      <w:r w:rsidR="00DD5D83" w:rsidRPr="009326F3">
        <w:rPr>
          <w:rFonts w:ascii="Times New Roman" w:hint="eastAsia"/>
          <w:sz w:val="23"/>
          <w:szCs w:val="23"/>
        </w:rPr>
        <w:t>있도록</w:t>
      </w:r>
      <w:r w:rsidR="00DD5D83" w:rsidRPr="009326F3">
        <w:rPr>
          <w:rFonts w:ascii="Times New Roman"/>
          <w:sz w:val="23"/>
          <w:szCs w:val="23"/>
        </w:rPr>
        <w:t xml:space="preserve"> </w:t>
      </w:r>
      <w:r w:rsidR="00DD5D83" w:rsidRPr="009326F3">
        <w:rPr>
          <w:rFonts w:ascii="Times New Roman" w:hint="eastAsia"/>
          <w:sz w:val="23"/>
          <w:szCs w:val="23"/>
        </w:rPr>
        <w:t>하기</w:t>
      </w:r>
      <w:r w:rsidR="00DD5D83" w:rsidRPr="009326F3">
        <w:rPr>
          <w:rFonts w:ascii="Times New Roman"/>
          <w:sz w:val="23"/>
          <w:szCs w:val="23"/>
        </w:rPr>
        <w:t xml:space="preserve"> </w:t>
      </w:r>
      <w:r w:rsidR="00DD5D83" w:rsidRPr="009326F3">
        <w:rPr>
          <w:rFonts w:ascii="Times New Roman" w:hint="eastAsia"/>
          <w:sz w:val="23"/>
          <w:szCs w:val="23"/>
        </w:rPr>
        <w:t>위해</w:t>
      </w:r>
      <w:r w:rsidR="00DD5D83" w:rsidRPr="009326F3">
        <w:rPr>
          <w:rFonts w:ascii="Times New Roman"/>
          <w:sz w:val="23"/>
          <w:szCs w:val="23"/>
        </w:rPr>
        <w:t xml:space="preserve"> </w:t>
      </w:r>
      <w:r w:rsidR="00DD5D83" w:rsidRPr="009326F3">
        <w:rPr>
          <w:rFonts w:ascii="Times New Roman" w:hint="eastAsia"/>
          <w:sz w:val="23"/>
          <w:szCs w:val="23"/>
        </w:rPr>
        <w:t>필요한</w:t>
      </w:r>
      <w:r w:rsidR="00DD5D83" w:rsidRPr="009326F3">
        <w:rPr>
          <w:rFonts w:ascii="Times New Roman"/>
          <w:sz w:val="23"/>
          <w:szCs w:val="23"/>
        </w:rPr>
        <w:t xml:space="preserve"> </w:t>
      </w:r>
      <w:r w:rsidR="00DD5D83" w:rsidRPr="009326F3">
        <w:rPr>
          <w:rFonts w:ascii="Times New Roman" w:hint="eastAsia"/>
          <w:sz w:val="23"/>
          <w:szCs w:val="23"/>
        </w:rPr>
        <w:t>수준으로</w:t>
      </w:r>
      <w:r w:rsidR="00DD5D83" w:rsidRPr="009326F3">
        <w:rPr>
          <w:rFonts w:ascii="Times New Roman"/>
          <w:sz w:val="23"/>
          <w:szCs w:val="23"/>
        </w:rPr>
        <w:t xml:space="preserve"> </w:t>
      </w:r>
      <w:r w:rsidR="00DD5D83" w:rsidRPr="009326F3">
        <w:rPr>
          <w:rFonts w:ascii="Times New Roman" w:hint="eastAsia"/>
          <w:sz w:val="23"/>
          <w:szCs w:val="23"/>
        </w:rPr>
        <w:t>이전대상</w:t>
      </w:r>
      <w:r w:rsidR="00DD5D83" w:rsidRPr="009326F3">
        <w:rPr>
          <w:rFonts w:ascii="Times New Roman"/>
          <w:sz w:val="23"/>
          <w:szCs w:val="23"/>
        </w:rPr>
        <w:t xml:space="preserve"> </w:t>
      </w:r>
      <w:r w:rsidR="00DD5D83" w:rsidRPr="009326F3">
        <w:rPr>
          <w:rFonts w:ascii="Times New Roman" w:hint="eastAsia"/>
          <w:sz w:val="23"/>
          <w:szCs w:val="23"/>
        </w:rPr>
        <w:t>임직원에게</w:t>
      </w:r>
      <w:r w:rsidR="00DD5D83" w:rsidRPr="009326F3">
        <w:rPr>
          <w:rFonts w:ascii="Times New Roman"/>
          <w:sz w:val="23"/>
          <w:szCs w:val="23"/>
        </w:rPr>
        <w:t xml:space="preserve"> </w:t>
      </w:r>
      <w:r w:rsidR="00DD5D83" w:rsidRPr="009326F3">
        <w:rPr>
          <w:rFonts w:ascii="Times New Roman" w:hint="eastAsia"/>
          <w:sz w:val="23"/>
          <w:szCs w:val="23"/>
        </w:rPr>
        <w:t>본건</w:t>
      </w:r>
      <w:r w:rsidR="00DD5D83" w:rsidRPr="009326F3">
        <w:rPr>
          <w:rFonts w:ascii="Times New Roman"/>
          <w:sz w:val="23"/>
          <w:szCs w:val="23"/>
        </w:rPr>
        <w:t xml:space="preserve"> </w:t>
      </w:r>
      <w:r w:rsidR="00DD5D83" w:rsidRPr="009326F3">
        <w:rPr>
          <w:rFonts w:ascii="Times New Roman" w:hint="eastAsia"/>
          <w:sz w:val="23"/>
          <w:szCs w:val="23"/>
        </w:rPr>
        <w:t>분할</w:t>
      </w:r>
      <w:r w:rsidR="00DD5D83" w:rsidRPr="009326F3">
        <w:rPr>
          <w:rFonts w:ascii="Times New Roman"/>
          <w:sz w:val="23"/>
          <w:szCs w:val="23"/>
        </w:rPr>
        <w:t xml:space="preserve"> </w:t>
      </w:r>
      <w:r w:rsidR="00DD5D83" w:rsidRPr="009326F3">
        <w:rPr>
          <w:rFonts w:ascii="Times New Roman" w:hint="eastAsia"/>
          <w:sz w:val="23"/>
          <w:szCs w:val="23"/>
        </w:rPr>
        <w:t>및</w:t>
      </w:r>
      <w:r w:rsidR="00DD5D83" w:rsidRPr="009326F3">
        <w:rPr>
          <w:rFonts w:ascii="Times New Roman"/>
          <w:sz w:val="23"/>
          <w:szCs w:val="23"/>
        </w:rPr>
        <w:t xml:space="preserve"> </w:t>
      </w:r>
      <w:r w:rsidR="00DD5D83" w:rsidRPr="009326F3">
        <w:rPr>
          <w:rFonts w:ascii="Times New Roman" w:hint="eastAsia"/>
          <w:sz w:val="23"/>
          <w:szCs w:val="23"/>
        </w:rPr>
        <w:t>그</w:t>
      </w:r>
      <w:r w:rsidR="00DD5D83" w:rsidRPr="009326F3">
        <w:rPr>
          <w:rFonts w:ascii="Times New Roman"/>
          <w:sz w:val="23"/>
          <w:szCs w:val="23"/>
        </w:rPr>
        <w:t xml:space="preserve"> </w:t>
      </w:r>
      <w:r w:rsidR="00DD5D83" w:rsidRPr="009326F3">
        <w:rPr>
          <w:rFonts w:ascii="Times New Roman" w:hint="eastAsia"/>
          <w:sz w:val="23"/>
          <w:szCs w:val="23"/>
        </w:rPr>
        <w:t>필요성</w:t>
      </w:r>
      <w:r w:rsidR="00DD5D83" w:rsidRPr="009326F3">
        <w:rPr>
          <w:rFonts w:ascii="Times New Roman"/>
          <w:sz w:val="23"/>
          <w:szCs w:val="23"/>
        </w:rPr>
        <w:t xml:space="preserve"> </w:t>
      </w:r>
      <w:r w:rsidR="00DD5D83" w:rsidRPr="009326F3">
        <w:rPr>
          <w:rFonts w:ascii="Times New Roman" w:hint="eastAsia"/>
          <w:sz w:val="23"/>
          <w:szCs w:val="23"/>
        </w:rPr>
        <w:t>등에</w:t>
      </w:r>
      <w:r w:rsidR="00DD5D83" w:rsidRPr="009326F3">
        <w:rPr>
          <w:rFonts w:ascii="Times New Roman"/>
          <w:sz w:val="23"/>
          <w:szCs w:val="23"/>
        </w:rPr>
        <w:t xml:space="preserve"> </w:t>
      </w:r>
      <w:r w:rsidR="00DD5D83" w:rsidRPr="009326F3">
        <w:rPr>
          <w:rFonts w:ascii="Times New Roman" w:hint="eastAsia"/>
          <w:sz w:val="23"/>
          <w:szCs w:val="23"/>
        </w:rPr>
        <w:t>대한</w:t>
      </w:r>
      <w:r w:rsidR="00DD5D83" w:rsidRPr="009326F3">
        <w:rPr>
          <w:rFonts w:ascii="Times New Roman"/>
          <w:sz w:val="23"/>
          <w:szCs w:val="23"/>
        </w:rPr>
        <w:t xml:space="preserve"> </w:t>
      </w:r>
      <w:r w:rsidR="00DD5D83" w:rsidRPr="009326F3">
        <w:rPr>
          <w:rFonts w:ascii="Times New Roman" w:hint="eastAsia"/>
          <w:sz w:val="23"/>
          <w:szCs w:val="23"/>
        </w:rPr>
        <w:t>충분한</w:t>
      </w:r>
      <w:r w:rsidR="00DD5D83" w:rsidRPr="009326F3">
        <w:rPr>
          <w:rFonts w:ascii="Times New Roman"/>
          <w:sz w:val="23"/>
          <w:szCs w:val="23"/>
        </w:rPr>
        <w:t xml:space="preserve"> </w:t>
      </w:r>
      <w:r w:rsidR="00DD5D83" w:rsidRPr="009326F3">
        <w:rPr>
          <w:rFonts w:ascii="Times New Roman" w:hint="eastAsia"/>
          <w:sz w:val="23"/>
          <w:szCs w:val="23"/>
        </w:rPr>
        <w:t>설명을</w:t>
      </w:r>
      <w:r w:rsidR="00DD5D83" w:rsidRPr="009326F3">
        <w:rPr>
          <w:rFonts w:ascii="Times New Roman"/>
          <w:sz w:val="23"/>
          <w:szCs w:val="23"/>
        </w:rPr>
        <w:t xml:space="preserve"> </w:t>
      </w:r>
      <w:r w:rsidR="00DD5D83" w:rsidRPr="009326F3">
        <w:rPr>
          <w:rFonts w:ascii="Times New Roman" w:hint="eastAsia"/>
          <w:sz w:val="23"/>
          <w:szCs w:val="23"/>
        </w:rPr>
        <w:t>하고</w:t>
      </w:r>
      <w:r w:rsidR="00DD5D83" w:rsidRPr="009326F3">
        <w:rPr>
          <w:rFonts w:ascii="Times New Roman"/>
          <w:sz w:val="23"/>
          <w:szCs w:val="23"/>
        </w:rPr>
        <w:t xml:space="preserve"> </w:t>
      </w:r>
      <w:r w:rsidR="00DD5D83" w:rsidRPr="009326F3">
        <w:rPr>
          <w:rFonts w:ascii="Times New Roman" w:hint="eastAsia"/>
          <w:sz w:val="23"/>
          <w:szCs w:val="23"/>
        </w:rPr>
        <w:t>이해와</w:t>
      </w:r>
      <w:r w:rsidR="00DD5D83" w:rsidRPr="009326F3">
        <w:rPr>
          <w:rFonts w:ascii="Times New Roman"/>
          <w:sz w:val="23"/>
          <w:szCs w:val="23"/>
        </w:rPr>
        <w:t xml:space="preserve"> </w:t>
      </w:r>
      <w:r w:rsidR="00DD5D83" w:rsidRPr="009326F3">
        <w:rPr>
          <w:rFonts w:ascii="Times New Roman" w:hint="eastAsia"/>
          <w:sz w:val="23"/>
          <w:szCs w:val="23"/>
        </w:rPr>
        <w:t>협력을</w:t>
      </w:r>
      <w:r w:rsidR="00DD5D83" w:rsidRPr="009326F3">
        <w:rPr>
          <w:rFonts w:ascii="Times New Roman"/>
          <w:sz w:val="23"/>
          <w:szCs w:val="23"/>
        </w:rPr>
        <w:t xml:space="preserve"> </w:t>
      </w:r>
      <w:r w:rsidR="00DD5D83" w:rsidRPr="009326F3">
        <w:rPr>
          <w:rFonts w:ascii="Times New Roman" w:hint="eastAsia"/>
          <w:sz w:val="23"/>
          <w:szCs w:val="23"/>
        </w:rPr>
        <w:t>구하는</w:t>
      </w:r>
      <w:r w:rsidR="00DD5D83" w:rsidRPr="009326F3">
        <w:rPr>
          <w:rFonts w:ascii="Times New Roman"/>
          <w:sz w:val="23"/>
          <w:szCs w:val="23"/>
        </w:rPr>
        <w:t xml:space="preserve"> </w:t>
      </w:r>
      <w:r w:rsidR="00DD5D83" w:rsidRPr="009326F3">
        <w:rPr>
          <w:rFonts w:ascii="Times New Roman" w:hint="eastAsia"/>
          <w:sz w:val="23"/>
          <w:szCs w:val="23"/>
        </w:rPr>
        <w:t>절차를</w:t>
      </w:r>
      <w:r w:rsidR="00DD5D83" w:rsidRPr="009326F3">
        <w:rPr>
          <w:rFonts w:ascii="Times New Roman"/>
          <w:sz w:val="23"/>
          <w:szCs w:val="23"/>
        </w:rPr>
        <w:t xml:space="preserve"> </w:t>
      </w:r>
      <w:r w:rsidR="00DD5D83" w:rsidRPr="009326F3">
        <w:rPr>
          <w:rFonts w:ascii="Times New Roman" w:hint="eastAsia"/>
          <w:sz w:val="23"/>
          <w:szCs w:val="23"/>
        </w:rPr>
        <w:t>거치</w:t>
      </w:r>
      <w:r w:rsidR="009326F3" w:rsidRPr="004C1D2B">
        <w:rPr>
          <w:rFonts w:ascii="Times New Roman" w:hint="eastAsia"/>
          <w:sz w:val="23"/>
          <w:szCs w:val="23"/>
        </w:rPr>
        <w:t>거나</w:t>
      </w:r>
      <w:r w:rsidR="009326F3" w:rsidRPr="004C1D2B">
        <w:rPr>
          <w:rFonts w:ascii="Times New Roman"/>
          <w:sz w:val="23"/>
          <w:szCs w:val="23"/>
        </w:rPr>
        <w:t xml:space="preserve"> </w:t>
      </w:r>
      <w:r w:rsidR="009326F3" w:rsidRPr="004C1D2B">
        <w:rPr>
          <w:rFonts w:ascii="Times New Roman" w:hint="eastAsia"/>
          <w:sz w:val="23"/>
          <w:szCs w:val="23"/>
        </w:rPr>
        <w:t>전적에</w:t>
      </w:r>
      <w:r w:rsidR="009326F3" w:rsidRPr="004C1D2B">
        <w:rPr>
          <w:rFonts w:ascii="Times New Roman"/>
          <w:sz w:val="23"/>
          <w:szCs w:val="23"/>
        </w:rPr>
        <w:t xml:space="preserve"> </w:t>
      </w:r>
      <w:r w:rsidR="009326F3" w:rsidRPr="004C1D2B">
        <w:rPr>
          <w:rFonts w:ascii="Times New Roman" w:hint="eastAsia"/>
          <w:sz w:val="23"/>
          <w:szCs w:val="23"/>
        </w:rPr>
        <w:t>대한</w:t>
      </w:r>
      <w:r w:rsidR="009326F3" w:rsidRPr="004C1D2B">
        <w:rPr>
          <w:rFonts w:ascii="Times New Roman"/>
          <w:sz w:val="23"/>
          <w:szCs w:val="23"/>
        </w:rPr>
        <w:t xml:space="preserve"> </w:t>
      </w:r>
      <w:r w:rsidR="009326F3" w:rsidRPr="004C1D2B">
        <w:rPr>
          <w:rFonts w:ascii="Times New Roman" w:hint="eastAsia"/>
          <w:sz w:val="23"/>
          <w:szCs w:val="23"/>
        </w:rPr>
        <w:t>동의를</w:t>
      </w:r>
      <w:r w:rsidR="009326F3" w:rsidRPr="004C1D2B">
        <w:rPr>
          <w:rFonts w:ascii="Times New Roman"/>
          <w:sz w:val="23"/>
          <w:szCs w:val="23"/>
        </w:rPr>
        <w:t xml:space="preserve"> </w:t>
      </w:r>
      <w:r w:rsidR="009326F3" w:rsidRPr="004C1D2B">
        <w:rPr>
          <w:rFonts w:ascii="Times New Roman" w:hint="eastAsia"/>
          <w:sz w:val="23"/>
          <w:szCs w:val="23"/>
        </w:rPr>
        <w:t>받기</w:t>
      </w:r>
      <w:r w:rsidR="00DD5D83" w:rsidRPr="00FA107D">
        <w:rPr>
          <w:rFonts w:ascii="Times New Roman" w:hint="eastAsia"/>
          <w:sz w:val="23"/>
          <w:szCs w:val="23"/>
        </w:rPr>
        <w:t>로</w:t>
      </w:r>
      <w:r w:rsidR="00DD5D83" w:rsidRPr="009326F3">
        <w:rPr>
          <w:rFonts w:ascii="Times New Roman"/>
          <w:sz w:val="23"/>
          <w:szCs w:val="23"/>
        </w:rPr>
        <w:t xml:space="preserve"> </w:t>
      </w:r>
      <w:r w:rsidR="00DD5D83" w:rsidRPr="009326F3">
        <w:rPr>
          <w:rFonts w:ascii="Times New Roman" w:hint="eastAsia"/>
          <w:sz w:val="23"/>
          <w:szCs w:val="23"/>
        </w:rPr>
        <w:t>한다</w:t>
      </w:r>
      <w:r w:rsidR="00DD5D83" w:rsidRPr="009326F3">
        <w:rPr>
          <w:rFonts w:ascii="Times New Roman"/>
          <w:sz w:val="23"/>
          <w:szCs w:val="23"/>
        </w:rPr>
        <w:t>.</w:t>
      </w:r>
      <w:r w:rsidRPr="00B51FA5">
        <w:rPr>
          <w:rFonts w:ascii="Times New Roman" w:hint="eastAsia"/>
          <w:sz w:val="23"/>
          <w:szCs w:val="23"/>
        </w:rPr>
        <w:t xml:space="preserve"> </w:t>
      </w:r>
    </w:p>
    <w:p w14:paraId="1157F46E" w14:textId="02CE0CAC" w:rsidR="00B24CD5" w:rsidRPr="008F029D" w:rsidRDefault="00B24CD5" w:rsidP="00B24CD5">
      <w:pPr>
        <w:numPr>
          <w:ilvl w:val="1"/>
          <w:numId w:val="9"/>
        </w:numPr>
        <w:snapToGrid w:val="0"/>
        <w:spacing w:before="180" w:after="180" w:line="360" w:lineRule="atLeast"/>
        <w:rPr>
          <w:rFonts w:ascii="Times New Roman"/>
          <w:sz w:val="23"/>
          <w:szCs w:val="23"/>
        </w:rPr>
      </w:pPr>
      <w:r w:rsidRPr="008F029D">
        <w:rPr>
          <w:rFonts w:ascii="Times New Roman" w:hint="eastAsia"/>
          <w:sz w:val="23"/>
          <w:szCs w:val="23"/>
          <w:u w:val="single"/>
        </w:rPr>
        <w:t>특수관계인과</w:t>
      </w:r>
      <w:r w:rsidRPr="008F029D">
        <w:rPr>
          <w:rFonts w:ascii="Times New Roman"/>
          <w:sz w:val="23"/>
          <w:szCs w:val="23"/>
          <w:u w:val="single"/>
        </w:rPr>
        <w:t xml:space="preserve"> </w:t>
      </w:r>
      <w:r w:rsidRPr="008F029D">
        <w:rPr>
          <w:rFonts w:ascii="Times New Roman" w:hint="eastAsia"/>
          <w:sz w:val="23"/>
          <w:szCs w:val="23"/>
          <w:u w:val="single"/>
        </w:rPr>
        <w:t>체결한</w:t>
      </w:r>
      <w:r w:rsidRPr="008F029D">
        <w:rPr>
          <w:rFonts w:ascii="Times New Roman"/>
          <w:sz w:val="23"/>
          <w:szCs w:val="23"/>
          <w:u w:val="single"/>
        </w:rPr>
        <w:t xml:space="preserve"> </w:t>
      </w:r>
      <w:r w:rsidRPr="008F029D">
        <w:rPr>
          <w:rFonts w:ascii="Times New Roman" w:hint="eastAsia"/>
          <w:sz w:val="23"/>
          <w:szCs w:val="23"/>
          <w:u w:val="single"/>
        </w:rPr>
        <w:t>계약</w:t>
      </w:r>
      <w:r w:rsidRPr="008F029D">
        <w:rPr>
          <w:rFonts w:ascii="Times New Roman"/>
          <w:sz w:val="23"/>
          <w:szCs w:val="23"/>
        </w:rPr>
        <w:t xml:space="preserve">.  </w:t>
      </w:r>
      <w:r w:rsidRPr="008F029D">
        <w:rPr>
          <w:rFonts w:ascii="Times New Roman" w:hint="eastAsia"/>
          <w:sz w:val="23"/>
          <w:szCs w:val="23"/>
        </w:rPr>
        <w:t>매도인과</w:t>
      </w:r>
      <w:r w:rsidRPr="008F029D">
        <w:rPr>
          <w:rFonts w:ascii="Times New Roman"/>
          <w:sz w:val="23"/>
          <w:szCs w:val="23"/>
        </w:rPr>
        <w:t xml:space="preserve"> </w:t>
      </w:r>
      <w:r w:rsidRPr="008F029D">
        <w:rPr>
          <w:rFonts w:ascii="Times New Roman" w:hint="eastAsia"/>
          <w:sz w:val="23"/>
          <w:szCs w:val="23"/>
        </w:rPr>
        <w:t>매수인은</w:t>
      </w:r>
      <w:r w:rsidRPr="008F029D">
        <w:rPr>
          <w:rFonts w:ascii="Times New Roman"/>
          <w:sz w:val="23"/>
          <w:szCs w:val="23"/>
        </w:rPr>
        <w:t xml:space="preserve"> </w:t>
      </w:r>
      <w:r w:rsidRPr="008F029D">
        <w:rPr>
          <w:rFonts w:ascii="Times New Roman" w:hint="eastAsia"/>
          <w:sz w:val="23"/>
          <w:szCs w:val="23"/>
          <w:u w:val="single"/>
        </w:rPr>
        <w:t>별첨</w:t>
      </w:r>
      <w:r w:rsidRPr="008F029D">
        <w:rPr>
          <w:rFonts w:ascii="Times New Roman"/>
          <w:sz w:val="23"/>
          <w:szCs w:val="23"/>
          <w:u w:val="single"/>
        </w:rPr>
        <w:t xml:space="preserve"> 7.6</w:t>
      </w:r>
      <w:r w:rsidRPr="008F029D">
        <w:rPr>
          <w:rFonts w:ascii="Times New Roman" w:hint="eastAsia"/>
          <w:sz w:val="23"/>
          <w:szCs w:val="23"/>
        </w:rPr>
        <w:t>에</w:t>
      </w:r>
      <w:r w:rsidRPr="008F029D">
        <w:rPr>
          <w:rFonts w:ascii="Times New Roman"/>
          <w:sz w:val="23"/>
          <w:szCs w:val="23"/>
        </w:rPr>
        <w:t xml:space="preserve"> </w:t>
      </w:r>
      <w:r w:rsidRPr="008F029D">
        <w:rPr>
          <w:rFonts w:ascii="Times New Roman" w:hint="eastAsia"/>
          <w:sz w:val="23"/>
          <w:szCs w:val="23"/>
        </w:rPr>
        <w:t>기재된</w:t>
      </w:r>
      <w:r w:rsidRPr="008F029D">
        <w:rPr>
          <w:rFonts w:ascii="Times New Roman"/>
          <w:sz w:val="23"/>
          <w:szCs w:val="23"/>
        </w:rPr>
        <w:t xml:space="preserve"> </w:t>
      </w:r>
      <w:r w:rsidRPr="008F029D">
        <w:rPr>
          <w:rFonts w:ascii="Times New Roman" w:hint="eastAsia"/>
          <w:sz w:val="23"/>
          <w:szCs w:val="23"/>
        </w:rPr>
        <w:t>계약</w:t>
      </w:r>
      <w:r w:rsidRPr="008F029D">
        <w:rPr>
          <w:rFonts w:ascii="Times New Roman"/>
          <w:sz w:val="23"/>
          <w:szCs w:val="23"/>
        </w:rPr>
        <w:t>(</w:t>
      </w:r>
      <w:r w:rsidRPr="008F029D">
        <w:rPr>
          <w:rFonts w:ascii="Times New Roman" w:hint="eastAsia"/>
          <w:sz w:val="23"/>
          <w:szCs w:val="23"/>
        </w:rPr>
        <w:t>통상적인</w:t>
      </w:r>
      <w:r w:rsidRPr="008F029D">
        <w:rPr>
          <w:rFonts w:ascii="Times New Roman"/>
          <w:sz w:val="23"/>
          <w:szCs w:val="23"/>
        </w:rPr>
        <w:t xml:space="preserve"> </w:t>
      </w:r>
      <w:r w:rsidRPr="008F029D">
        <w:rPr>
          <w:rFonts w:ascii="Times New Roman" w:hint="eastAsia"/>
          <w:sz w:val="23"/>
          <w:szCs w:val="23"/>
        </w:rPr>
        <w:t>영업과정으로</w:t>
      </w:r>
      <w:r w:rsidRPr="008F029D">
        <w:rPr>
          <w:rFonts w:ascii="Times New Roman"/>
          <w:sz w:val="23"/>
          <w:szCs w:val="23"/>
        </w:rPr>
        <w:t xml:space="preserve"> </w:t>
      </w:r>
      <w:r w:rsidRPr="008F029D">
        <w:rPr>
          <w:rFonts w:ascii="Times New Roman" w:hint="eastAsia"/>
          <w:sz w:val="23"/>
          <w:szCs w:val="23"/>
        </w:rPr>
        <w:t>정상적인</w:t>
      </w:r>
      <w:r w:rsidRPr="008F029D">
        <w:rPr>
          <w:rFonts w:ascii="Times New Roman"/>
          <w:sz w:val="23"/>
          <w:szCs w:val="23"/>
        </w:rPr>
        <w:t xml:space="preserve"> </w:t>
      </w:r>
      <w:r w:rsidRPr="008F029D">
        <w:rPr>
          <w:rFonts w:ascii="Times New Roman" w:hint="eastAsia"/>
          <w:sz w:val="23"/>
          <w:szCs w:val="23"/>
        </w:rPr>
        <w:t>계약기간의</w:t>
      </w:r>
      <w:r w:rsidRPr="008F029D">
        <w:rPr>
          <w:rFonts w:ascii="Times New Roman"/>
          <w:sz w:val="23"/>
          <w:szCs w:val="23"/>
        </w:rPr>
        <w:t xml:space="preserve"> </w:t>
      </w:r>
      <w:r w:rsidRPr="008F029D">
        <w:rPr>
          <w:rFonts w:ascii="Times New Roman" w:hint="eastAsia"/>
          <w:sz w:val="23"/>
          <w:szCs w:val="23"/>
        </w:rPr>
        <w:t>만료</w:t>
      </w:r>
      <w:r w:rsidRPr="008F029D">
        <w:rPr>
          <w:rFonts w:ascii="Times New Roman"/>
          <w:sz w:val="23"/>
          <w:szCs w:val="23"/>
        </w:rPr>
        <w:t xml:space="preserve"> </w:t>
      </w:r>
      <w:r w:rsidRPr="008F029D">
        <w:rPr>
          <w:rFonts w:ascii="Times New Roman" w:hint="eastAsia"/>
          <w:sz w:val="23"/>
          <w:szCs w:val="23"/>
        </w:rPr>
        <w:t>후</w:t>
      </w:r>
      <w:r w:rsidRPr="008F029D">
        <w:rPr>
          <w:rFonts w:ascii="Times New Roman"/>
          <w:sz w:val="23"/>
          <w:szCs w:val="23"/>
        </w:rPr>
        <w:t xml:space="preserve"> </w:t>
      </w:r>
      <w:r w:rsidRPr="008F029D">
        <w:rPr>
          <w:rFonts w:ascii="Times New Roman" w:hint="eastAsia"/>
          <w:sz w:val="23"/>
          <w:szCs w:val="23"/>
        </w:rPr>
        <w:t>계약이</w:t>
      </w:r>
      <w:r w:rsidRPr="008F029D">
        <w:rPr>
          <w:rFonts w:ascii="Times New Roman"/>
          <w:sz w:val="23"/>
          <w:szCs w:val="23"/>
        </w:rPr>
        <w:t xml:space="preserve"> </w:t>
      </w:r>
      <w:r w:rsidRPr="008F029D">
        <w:rPr>
          <w:rFonts w:ascii="Times New Roman" w:hint="eastAsia"/>
          <w:sz w:val="23"/>
          <w:szCs w:val="23"/>
        </w:rPr>
        <w:t>갱신된</w:t>
      </w:r>
      <w:r w:rsidRPr="008F029D">
        <w:rPr>
          <w:rFonts w:ascii="Times New Roman"/>
          <w:sz w:val="23"/>
          <w:szCs w:val="23"/>
        </w:rPr>
        <w:t xml:space="preserve"> </w:t>
      </w:r>
      <w:r w:rsidRPr="008F029D">
        <w:rPr>
          <w:rFonts w:ascii="Times New Roman" w:hint="eastAsia"/>
          <w:sz w:val="23"/>
          <w:szCs w:val="23"/>
        </w:rPr>
        <w:t>경우를</w:t>
      </w:r>
      <w:r w:rsidRPr="008F029D">
        <w:rPr>
          <w:rFonts w:ascii="Times New Roman"/>
          <w:sz w:val="23"/>
          <w:szCs w:val="23"/>
        </w:rPr>
        <w:t xml:space="preserve"> </w:t>
      </w:r>
      <w:r w:rsidRPr="008F029D">
        <w:rPr>
          <w:rFonts w:ascii="Times New Roman" w:hint="eastAsia"/>
          <w:sz w:val="23"/>
          <w:szCs w:val="23"/>
        </w:rPr>
        <w:t>포함함</w:t>
      </w:r>
      <w:r w:rsidRPr="008F029D">
        <w:rPr>
          <w:rFonts w:ascii="Times New Roman"/>
          <w:sz w:val="23"/>
          <w:szCs w:val="23"/>
        </w:rPr>
        <w:t>)</w:t>
      </w:r>
      <w:r w:rsidRPr="008F029D">
        <w:rPr>
          <w:rFonts w:ascii="Times New Roman" w:hint="eastAsia"/>
          <w:sz w:val="23"/>
          <w:szCs w:val="23"/>
        </w:rPr>
        <w:t>과</w:t>
      </w:r>
      <w:r w:rsidRPr="008F029D">
        <w:rPr>
          <w:rFonts w:ascii="Times New Roman"/>
          <w:sz w:val="23"/>
          <w:szCs w:val="23"/>
        </w:rPr>
        <w:t xml:space="preserve"> </w:t>
      </w:r>
      <w:r w:rsidRPr="008F029D">
        <w:rPr>
          <w:rFonts w:ascii="Times New Roman" w:hint="eastAsia"/>
          <w:sz w:val="23"/>
          <w:szCs w:val="23"/>
        </w:rPr>
        <w:t>관련하여</w:t>
      </w:r>
      <w:r w:rsidRPr="008F029D">
        <w:rPr>
          <w:rFonts w:ascii="Times New Roman"/>
          <w:sz w:val="23"/>
          <w:szCs w:val="23"/>
        </w:rPr>
        <w:t xml:space="preserve"> </w:t>
      </w:r>
      <w:r w:rsidR="00E0633E" w:rsidRPr="008F029D">
        <w:rPr>
          <w:rFonts w:ascii="Times New Roman"/>
          <w:sz w:val="23"/>
          <w:szCs w:val="23"/>
        </w:rPr>
        <w:t>(</w:t>
      </w:r>
      <w:proofErr w:type="spellStart"/>
      <w:r w:rsidR="00E0633E" w:rsidRPr="008F029D">
        <w:rPr>
          <w:rFonts w:ascii="Times New Roman"/>
          <w:sz w:val="23"/>
          <w:szCs w:val="23"/>
        </w:rPr>
        <w:t>i</w:t>
      </w:r>
      <w:proofErr w:type="spellEnd"/>
      <w:r w:rsidR="00E0633E" w:rsidRPr="008F029D">
        <w:rPr>
          <w:rFonts w:ascii="Times New Roman"/>
          <w:sz w:val="23"/>
          <w:szCs w:val="23"/>
        </w:rPr>
        <w:t>)</w:t>
      </w:r>
      <w:r w:rsidR="00E0633E" w:rsidRPr="008F029D">
        <w:rPr>
          <w:rFonts w:ascii="Times New Roman" w:hint="eastAsia"/>
          <w:sz w:val="23"/>
          <w:szCs w:val="23"/>
        </w:rPr>
        <w:t xml:space="preserve"> </w:t>
      </w:r>
      <w:r w:rsidR="00E0633E" w:rsidRPr="008F029D">
        <w:rPr>
          <w:rFonts w:ascii="Times New Roman" w:hint="eastAsia"/>
          <w:sz w:val="23"/>
          <w:szCs w:val="23"/>
        </w:rPr>
        <w:t>매도인</w:t>
      </w:r>
      <w:r w:rsidR="00E0633E" w:rsidRPr="008F029D">
        <w:rPr>
          <w:rFonts w:ascii="Times New Roman" w:hint="eastAsia"/>
          <w:sz w:val="23"/>
          <w:szCs w:val="23"/>
        </w:rPr>
        <w:t xml:space="preserve"> </w:t>
      </w:r>
      <w:r w:rsidR="00E0633E" w:rsidRPr="008F029D">
        <w:rPr>
          <w:rFonts w:ascii="Times New Roman" w:hint="eastAsia"/>
          <w:sz w:val="23"/>
          <w:szCs w:val="23"/>
        </w:rPr>
        <w:t>또는</w:t>
      </w:r>
      <w:r w:rsidR="00E0633E" w:rsidRPr="008F029D">
        <w:rPr>
          <w:rFonts w:ascii="Times New Roman" w:hint="eastAsia"/>
          <w:sz w:val="23"/>
          <w:szCs w:val="23"/>
        </w:rPr>
        <w:t xml:space="preserve"> </w:t>
      </w:r>
      <w:r w:rsidR="00E0633E" w:rsidRPr="008F029D">
        <w:rPr>
          <w:rFonts w:ascii="Times New Roman" w:hint="eastAsia"/>
          <w:sz w:val="23"/>
          <w:szCs w:val="23"/>
        </w:rPr>
        <w:t>매도인의</w:t>
      </w:r>
      <w:r w:rsidR="00E0633E" w:rsidRPr="008F029D">
        <w:rPr>
          <w:rFonts w:ascii="Times New Roman" w:hint="eastAsia"/>
          <w:sz w:val="23"/>
          <w:szCs w:val="23"/>
        </w:rPr>
        <w:t xml:space="preserve"> </w:t>
      </w:r>
      <w:r w:rsidR="00E0633E" w:rsidRPr="008F029D">
        <w:rPr>
          <w:rFonts w:ascii="Times New Roman" w:hint="eastAsia"/>
          <w:sz w:val="23"/>
          <w:szCs w:val="23"/>
        </w:rPr>
        <w:t>특수관계인과</w:t>
      </w:r>
      <w:r w:rsidR="00E0633E" w:rsidRPr="008F029D">
        <w:rPr>
          <w:rFonts w:ascii="Times New Roman" w:hint="eastAsia"/>
          <w:sz w:val="23"/>
          <w:szCs w:val="23"/>
        </w:rPr>
        <w:t xml:space="preserve"> </w:t>
      </w:r>
      <w:proofErr w:type="spellStart"/>
      <w:r w:rsidR="00E0633E" w:rsidRPr="008F029D">
        <w:rPr>
          <w:rFonts w:ascii="Times New Roman" w:hint="eastAsia"/>
          <w:sz w:val="23"/>
          <w:szCs w:val="23"/>
        </w:rPr>
        <w:t>대상회사</w:t>
      </w:r>
      <w:proofErr w:type="spellEnd"/>
      <w:r w:rsidR="00E0633E" w:rsidRPr="008F029D">
        <w:rPr>
          <w:rFonts w:ascii="Times New Roman"/>
          <w:sz w:val="23"/>
          <w:szCs w:val="23"/>
        </w:rPr>
        <w:t xml:space="preserve"> </w:t>
      </w:r>
      <w:r w:rsidR="00E0633E" w:rsidRPr="008F029D">
        <w:rPr>
          <w:rFonts w:ascii="Times New Roman" w:hint="eastAsia"/>
          <w:sz w:val="23"/>
          <w:szCs w:val="23"/>
        </w:rPr>
        <w:t>사이에</w:t>
      </w:r>
      <w:r w:rsidR="00E0633E" w:rsidRPr="008F029D">
        <w:rPr>
          <w:rFonts w:ascii="Times New Roman"/>
          <w:sz w:val="23"/>
          <w:szCs w:val="23"/>
        </w:rPr>
        <w:t xml:space="preserve"> </w:t>
      </w:r>
      <w:r w:rsidR="00E0633E" w:rsidRPr="008F029D">
        <w:rPr>
          <w:rFonts w:ascii="Times New Roman" w:hint="eastAsia"/>
          <w:sz w:val="23"/>
          <w:szCs w:val="23"/>
        </w:rPr>
        <w:t>체결될</w:t>
      </w:r>
      <w:r w:rsidR="00E0633E" w:rsidRPr="008F029D">
        <w:rPr>
          <w:rFonts w:ascii="Times New Roman"/>
          <w:sz w:val="23"/>
          <w:szCs w:val="23"/>
        </w:rPr>
        <w:t xml:space="preserve"> </w:t>
      </w:r>
      <w:r w:rsidR="00E0633E" w:rsidRPr="008F029D">
        <w:rPr>
          <w:rFonts w:ascii="Times New Roman" w:hint="eastAsia"/>
          <w:sz w:val="23"/>
          <w:szCs w:val="23"/>
        </w:rPr>
        <w:t>예정이거나</w:t>
      </w:r>
      <w:r w:rsidR="00E0633E" w:rsidRPr="008F029D">
        <w:rPr>
          <w:rFonts w:ascii="Times New Roman"/>
          <w:sz w:val="23"/>
          <w:szCs w:val="23"/>
        </w:rPr>
        <w:t xml:space="preserve"> </w:t>
      </w:r>
      <w:r w:rsidR="00E0633E" w:rsidRPr="008F029D">
        <w:rPr>
          <w:rFonts w:ascii="Times New Roman" w:hint="eastAsia"/>
          <w:sz w:val="23"/>
          <w:szCs w:val="23"/>
        </w:rPr>
        <w:t>체결된</w:t>
      </w:r>
      <w:r w:rsidR="00E0633E" w:rsidRPr="008F029D">
        <w:rPr>
          <w:rFonts w:ascii="Times New Roman"/>
          <w:sz w:val="23"/>
          <w:szCs w:val="23"/>
        </w:rPr>
        <w:t xml:space="preserve"> </w:t>
      </w:r>
      <w:r w:rsidR="00E0633E" w:rsidRPr="008F029D">
        <w:rPr>
          <w:rFonts w:ascii="Times New Roman" w:hint="eastAsia"/>
          <w:sz w:val="23"/>
          <w:szCs w:val="23"/>
        </w:rPr>
        <w:t>계약</w:t>
      </w:r>
      <w:r w:rsidR="00E0633E" w:rsidRPr="008F029D">
        <w:rPr>
          <w:rFonts w:ascii="Times New Roman"/>
          <w:sz w:val="23"/>
          <w:szCs w:val="23"/>
        </w:rPr>
        <w:t xml:space="preserve"> </w:t>
      </w:r>
      <w:r w:rsidR="00E0633E" w:rsidRPr="008F029D">
        <w:rPr>
          <w:rFonts w:ascii="Times New Roman" w:hint="eastAsia"/>
          <w:sz w:val="23"/>
          <w:szCs w:val="23"/>
        </w:rPr>
        <w:t>중</w:t>
      </w:r>
      <w:r w:rsidR="00E0633E" w:rsidRPr="008F029D">
        <w:rPr>
          <w:rFonts w:ascii="Times New Roman"/>
          <w:sz w:val="23"/>
          <w:szCs w:val="23"/>
        </w:rPr>
        <w:t xml:space="preserve"> </w:t>
      </w:r>
      <w:r w:rsidR="00E0633E" w:rsidRPr="008F029D">
        <w:rPr>
          <w:rFonts w:ascii="Times New Roman" w:hint="eastAsia"/>
          <w:sz w:val="23"/>
          <w:szCs w:val="23"/>
        </w:rPr>
        <w:t>유지하기로</w:t>
      </w:r>
      <w:r w:rsidR="00E0633E" w:rsidRPr="008F029D">
        <w:rPr>
          <w:rFonts w:ascii="Times New Roman"/>
          <w:sz w:val="23"/>
          <w:szCs w:val="23"/>
        </w:rPr>
        <w:t xml:space="preserve"> </w:t>
      </w:r>
      <w:r w:rsidR="00E0633E" w:rsidRPr="008F029D">
        <w:rPr>
          <w:rFonts w:ascii="Times New Roman" w:hint="eastAsia"/>
          <w:sz w:val="23"/>
          <w:szCs w:val="23"/>
        </w:rPr>
        <w:t>한</w:t>
      </w:r>
      <w:r w:rsidR="00E0633E" w:rsidRPr="008F029D">
        <w:rPr>
          <w:rFonts w:ascii="Times New Roman"/>
          <w:sz w:val="23"/>
          <w:szCs w:val="23"/>
        </w:rPr>
        <w:t xml:space="preserve"> </w:t>
      </w:r>
      <w:r w:rsidR="00E0633E" w:rsidRPr="008F029D">
        <w:rPr>
          <w:rFonts w:ascii="Times New Roman" w:hint="eastAsia"/>
          <w:sz w:val="23"/>
          <w:szCs w:val="23"/>
        </w:rPr>
        <w:t>계약은</w:t>
      </w:r>
      <w:r w:rsidR="00E0633E" w:rsidRPr="008F029D">
        <w:rPr>
          <w:rFonts w:ascii="Times New Roman"/>
          <w:sz w:val="23"/>
          <w:szCs w:val="23"/>
        </w:rPr>
        <w:t xml:space="preserve"> </w:t>
      </w:r>
      <w:proofErr w:type="spellStart"/>
      <w:r w:rsidR="00E0633E" w:rsidRPr="008F029D">
        <w:rPr>
          <w:rFonts w:ascii="Times New Roman" w:hint="eastAsia"/>
          <w:sz w:val="23"/>
          <w:szCs w:val="23"/>
        </w:rPr>
        <w:t>거래종결일</w:t>
      </w:r>
      <w:proofErr w:type="spellEnd"/>
      <w:r w:rsidR="00E0633E" w:rsidRPr="008F029D">
        <w:rPr>
          <w:rFonts w:ascii="Times New Roman"/>
          <w:sz w:val="23"/>
          <w:szCs w:val="23"/>
        </w:rPr>
        <w:t xml:space="preserve"> </w:t>
      </w:r>
      <w:r w:rsidR="00E0633E" w:rsidRPr="008F029D">
        <w:rPr>
          <w:rFonts w:ascii="Times New Roman" w:hint="eastAsia"/>
          <w:sz w:val="23"/>
          <w:szCs w:val="23"/>
        </w:rPr>
        <w:t>이후</w:t>
      </w:r>
      <w:r w:rsidR="00E0633E" w:rsidRPr="008F029D">
        <w:rPr>
          <w:rFonts w:ascii="Times New Roman"/>
          <w:sz w:val="23"/>
          <w:szCs w:val="23"/>
        </w:rPr>
        <w:t xml:space="preserve"> </w:t>
      </w:r>
      <w:r w:rsidR="00E0633E" w:rsidRPr="008F029D">
        <w:rPr>
          <w:rFonts w:ascii="Times New Roman" w:hint="eastAsia"/>
          <w:sz w:val="23"/>
          <w:szCs w:val="23"/>
        </w:rPr>
        <w:t>해당</w:t>
      </w:r>
      <w:r w:rsidR="00E0633E" w:rsidRPr="008F029D">
        <w:rPr>
          <w:rFonts w:ascii="Times New Roman"/>
          <w:sz w:val="23"/>
          <w:szCs w:val="23"/>
        </w:rPr>
        <w:t xml:space="preserve"> </w:t>
      </w:r>
      <w:r w:rsidR="00E0633E" w:rsidRPr="008F029D">
        <w:rPr>
          <w:rFonts w:ascii="Times New Roman" w:hint="eastAsia"/>
          <w:sz w:val="23"/>
          <w:szCs w:val="23"/>
        </w:rPr>
        <w:t>계약의</w:t>
      </w:r>
      <w:r w:rsidR="00E0633E" w:rsidRPr="008F029D">
        <w:rPr>
          <w:rFonts w:ascii="Times New Roman"/>
          <w:sz w:val="23"/>
          <w:szCs w:val="23"/>
        </w:rPr>
        <w:t xml:space="preserve"> </w:t>
      </w:r>
      <w:r w:rsidR="00E0633E" w:rsidRPr="008F029D">
        <w:rPr>
          <w:rFonts w:ascii="Times New Roman" w:hint="eastAsia"/>
          <w:sz w:val="23"/>
          <w:szCs w:val="23"/>
        </w:rPr>
        <w:t>유효기간</w:t>
      </w:r>
      <w:r w:rsidR="00E0633E" w:rsidRPr="008F029D">
        <w:rPr>
          <w:rFonts w:ascii="Times New Roman"/>
          <w:sz w:val="23"/>
          <w:szCs w:val="23"/>
        </w:rPr>
        <w:t xml:space="preserve"> </w:t>
      </w:r>
      <w:r w:rsidR="00E0633E" w:rsidRPr="008F029D">
        <w:rPr>
          <w:rFonts w:ascii="Times New Roman" w:hint="eastAsia"/>
          <w:sz w:val="23"/>
          <w:szCs w:val="23"/>
        </w:rPr>
        <w:t>동안</w:t>
      </w:r>
      <w:r w:rsidR="00E0633E" w:rsidRPr="008F029D">
        <w:rPr>
          <w:rFonts w:ascii="Times New Roman"/>
          <w:sz w:val="23"/>
          <w:szCs w:val="23"/>
        </w:rPr>
        <w:t xml:space="preserve"> </w:t>
      </w:r>
      <w:r w:rsidR="00E0633E" w:rsidRPr="008F029D">
        <w:rPr>
          <w:rFonts w:ascii="Times New Roman" w:hint="eastAsia"/>
          <w:sz w:val="23"/>
          <w:szCs w:val="23"/>
        </w:rPr>
        <w:t>계속</w:t>
      </w:r>
      <w:r w:rsidR="00E0633E" w:rsidRPr="008F029D">
        <w:rPr>
          <w:rFonts w:ascii="Times New Roman"/>
          <w:sz w:val="23"/>
          <w:szCs w:val="23"/>
        </w:rPr>
        <w:t xml:space="preserve"> </w:t>
      </w:r>
      <w:r w:rsidR="00E0633E" w:rsidRPr="008F029D">
        <w:rPr>
          <w:rFonts w:ascii="Times New Roman" w:hint="eastAsia"/>
          <w:sz w:val="23"/>
          <w:szCs w:val="23"/>
        </w:rPr>
        <w:t>그</w:t>
      </w:r>
      <w:r w:rsidR="00E0633E" w:rsidRPr="008F029D">
        <w:rPr>
          <w:rFonts w:ascii="Times New Roman"/>
          <w:sz w:val="23"/>
          <w:szCs w:val="23"/>
        </w:rPr>
        <w:t xml:space="preserve"> </w:t>
      </w:r>
      <w:r w:rsidR="00E0633E" w:rsidRPr="008F029D">
        <w:rPr>
          <w:rFonts w:ascii="Times New Roman" w:hint="eastAsia"/>
          <w:sz w:val="23"/>
          <w:szCs w:val="23"/>
        </w:rPr>
        <w:t>효력이</w:t>
      </w:r>
      <w:r w:rsidR="00E0633E" w:rsidRPr="008F029D">
        <w:rPr>
          <w:rFonts w:ascii="Times New Roman"/>
          <w:sz w:val="23"/>
          <w:szCs w:val="23"/>
        </w:rPr>
        <w:t xml:space="preserve"> </w:t>
      </w:r>
      <w:r w:rsidR="00E0633E" w:rsidRPr="008F029D">
        <w:rPr>
          <w:rFonts w:ascii="Times New Roman" w:hint="eastAsia"/>
          <w:sz w:val="23"/>
          <w:szCs w:val="23"/>
        </w:rPr>
        <w:t>유지되도록</w:t>
      </w:r>
      <w:r w:rsidR="00E0633E" w:rsidRPr="008F029D">
        <w:rPr>
          <w:rFonts w:ascii="Times New Roman"/>
          <w:sz w:val="23"/>
          <w:szCs w:val="23"/>
        </w:rPr>
        <w:t xml:space="preserve"> </w:t>
      </w:r>
      <w:r w:rsidR="00E0633E" w:rsidRPr="008F029D">
        <w:rPr>
          <w:rFonts w:ascii="Times New Roman" w:hint="eastAsia"/>
          <w:sz w:val="23"/>
          <w:szCs w:val="23"/>
        </w:rPr>
        <w:t>하여야</w:t>
      </w:r>
      <w:r w:rsidR="00E0633E" w:rsidRPr="008F029D">
        <w:rPr>
          <w:rFonts w:ascii="Times New Roman"/>
          <w:sz w:val="23"/>
          <w:szCs w:val="23"/>
        </w:rPr>
        <w:t xml:space="preserve"> </w:t>
      </w:r>
      <w:r w:rsidR="00E0633E" w:rsidRPr="008F029D">
        <w:rPr>
          <w:rFonts w:ascii="Times New Roman" w:hint="eastAsia"/>
          <w:sz w:val="23"/>
          <w:szCs w:val="23"/>
        </w:rPr>
        <w:t>하고</w:t>
      </w:r>
      <w:r w:rsidR="00E0633E" w:rsidRPr="008F029D">
        <w:rPr>
          <w:rFonts w:ascii="Times New Roman"/>
          <w:sz w:val="23"/>
          <w:szCs w:val="23"/>
        </w:rPr>
        <w:t xml:space="preserve">, (ii) </w:t>
      </w:r>
      <w:r w:rsidR="00E0633E" w:rsidRPr="008F029D">
        <w:rPr>
          <w:rFonts w:ascii="Times New Roman" w:hint="eastAsia"/>
          <w:sz w:val="23"/>
          <w:szCs w:val="23"/>
        </w:rPr>
        <w:t>동</w:t>
      </w:r>
      <w:r w:rsidR="00E0633E" w:rsidRPr="008F029D">
        <w:rPr>
          <w:rFonts w:ascii="Times New Roman"/>
          <w:sz w:val="23"/>
          <w:szCs w:val="23"/>
        </w:rPr>
        <w:t xml:space="preserve"> </w:t>
      </w:r>
      <w:r w:rsidR="00E0633E" w:rsidRPr="008F029D">
        <w:rPr>
          <w:rFonts w:ascii="Times New Roman" w:hint="eastAsia"/>
          <w:sz w:val="23"/>
          <w:szCs w:val="23"/>
        </w:rPr>
        <w:t>계약</w:t>
      </w:r>
      <w:r w:rsidR="00E0633E" w:rsidRPr="008F029D">
        <w:rPr>
          <w:rFonts w:ascii="Times New Roman"/>
          <w:sz w:val="23"/>
          <w:szCs w:val="23"/>
        </w:rPr>
        <w:t xml:space="preserve"> </w:t>
      </w:r>
      <w:r w:rsidR="00E0633E" w:rsidRPr="008F029D">
        <w:rPr>
          <w:rFonts w:ascii="Times New Roman" w:hint="eastAsia"/>
          <w:sz w:val="23"/>
          <w:szCs w:val="23"/>
        </w:rPr>
        <w:t>중</w:t>
      </w:r>
      <w:r w:rsidR="00E0633E" w:rsidRPr="008F029D">
        <w:rPr>
          <w:rFonts w:ascii="Times New Roman"/>
          <w:sz w:val="23"/>
          <w:szCs w:val="23"/>
        </w:rPr>
        <w:t xml:space="preserve"> </w:t>
      </w:r>
      <w:r w:rsidR="00E0633E" w:rsidRPr="008F029D">
        <w:rPr>
          <w:rFonts w:ascii="Times New Roman" w:hint="eastAsia"/>
          <w:sz w:val="23"/>
          <w:szCs w:val="23"/>
        </w:rPr>
        <w:t>유지하지</w:t>
      </w:r>
      <w:r w:rsidR="00E0633E" w:rsidRPr="008F029D">
        <w:rPr>
          <w:rFonts w:ascii="Times New Roman"/>
          <w:sz w:val="23"/>
          <w:szCs w:val="23"/>
        </w:rPr>
        <w:t xml:space="preserve"> </w:t>
      </w:r>
      <w:r w:rsidR="00E0633E" w:rsidRPr="008F029D">
        <w:rPr>
          <w:rFonts w:ascii="Times New Roman" w:hint="eastAsia"/>
          <w:sz w:val="23"/>
          <w:szCs w:val="23"/>
        </w:rPr>
        <w:t>않기로</w:t>
      </w:r>
      <w:r w:rsidR="00E0633E" w:rsidRPr="008F029D">
        <w:rPr>
          <w:rFonts w:ascii="Times New Roman"/>
          <w:sz w:val="23"/>
          <w:szCs w:val="23"/>
        </w:rPr>
        <w:t xml:space="preserve"> </w:t>
      </w:r>
      <w:r w:rsidR="00E0633E" w:rsidRPr="008F029D">
        <w:rPr>
          <w:rFonts w:ascii="Times New Roman" w:hint="eastAsia"/>
          <w:sz w:val="23"/>
          <w:szCs w:val="23"/>
        </w:rPr>
        <w:t>한</w:t>
      </w:r>
      <w:r w:rsidR="00E0633E" w:rsidRPr="008F029D">
        <w:rPr>
          <w:rFonts w:ascii="Times New Roman"/>
          <w:sz w:val="23"/>
          <w:szCs w:val="23"/>
        </w:rPr>
        <w:t xml:space="preserve"> </w:t>
      </w:r>
      <w:r w:rsidR="00E0633E" w:rsidRPr="008F029D">
        <w:rPr>
          <w:rFonts w:ascii="Times New Roman" w:hint="eastAsia"/>
          <w:sz w:val="23"/>
          <w:szCs w:val="23"/>
        </w:rPr>
        <w:t>계약은</w:t>
      </w:r>
      <w:r w:rsidR="00E0633E" w:rsidRPr="008F029D">
        <w:rPr>
          <w:rFonts w:ascii="Times New Roman"/>
          <w:sz w:val="23"/>
          <w:szCs w:val="23"/>
        </w:rPr>
        <w:t xml:space="preserve"> </w:t>
      </w:r>
      <w:r w:rsidR="00E0633E" w:rsidRPr="008F029D">
        <w:rPr>
          <w:rFonts w:ascii="Times New Roman" w:hint="eastAsia"/>
          <w:sz w:val="23"/>
          <w:szCs w:val="23"/>
        </w:rPr>
        <w:t>거래종결일자로</w:t>
      </w:r>
      <w:r w:rsidR="00E0633E" w:rsidRPr="008F029D">
        <w:rPr>
          <w:rFonts w:ascii="Times New Roman"/>
          <w:sz w:val="23"/>
          <w:szCs w:val="23"/>
        </w:rPr>
        <w:t xml:space="preserve"> </w:t>
      </w:r>
      <w:proofErr w:type="spellStart"/>
      <w:r w:rsidR="00E0633E" w:rsidRPr="008F029D">
        <w:rPr>
          <w:rFonts w:ascii="Times New Roman" w:hint="eastAsia"/>
          <w:sz w:val="23"/>
          <w:szCs w:val="23"/>
        </w:rPr>
        <w:t>해지되도록</w:t>
      </w:r>
      <w:proofErr w:type="spellEnd"/>
      <w:r w:rsidR="00E0633E" w:rsidRPr="008F029D">
        <w:rPr>
          <w:rFonts w:ascii="Times New Roman"/>
          <w:sz w:val="23"/>
          <w:szCs w:val="23"/>
        </w:rPr>
        <w:t xml:space="preserve"> </w:t>
      </w:r>
      <w:r w:rsidR="00E0633E" w:rsidRPr="008F029D">
        <w:rPr>
          <w:rFonts w:ascii="Times New Roman" w:hint="eastAsia"/>
          <w:sz w:val="23"/>
          <w:szCs w:val="23"/>
        </w:rPr>
        <w:t>하되</w:t>
      </w:r>
      <w:r w:rsidR="00E0633E" w:rsidRPr="008F029D">
        <w:rPr>
          <w:rFonts w:ascii="Times New Roman"/>
          <w:sz w:val="23"/>
          <w:szCs w:val="23"/>
        </w:rPr>
        <w:t xml:space="preserve">, </w:t>
      </w:r>
      <w:r w:rsidR="00E0633E" w:rsidRPr="008F029D">
        <w:rPr>
          <w:rFonts w:ascii="Times New Roman" w:hint="eastAsia"/>
          <w:sz w:val="23"/>
          <w:szCs w:val="23"/>
          <w:u w:val="single"/>
        </w:rPr>
        <w:t>별첨</w:t>
      </w:r>
      <w:r w:rsidR="00E0633E" w:rsidRPr="008F029D">
        <w:rPr>
          <w:rFonts w:ascii="Times New Roman"/>
          <w:sz w:val="23"/>
          <w:szCs w:val="23"/>
          <w:u w:val="single"/>
        </w:rPr>
        <w:t xml:space="preserve"> 7.6</w:t>
      </w:r>
      <w:r w:rsidR="00E0633E" w:rsidRPr="008F029D">
        <w:rPr>
          <w:rFonts w:ascii="Times New Roman" w:hint="eastAsia"/>
          <w:sz w:val="23"/>
          <w:szCs w:val="23"/>
        </w:rPr>
        <w:t>에</w:t>
      </w:r>
      <w:r w:rsidR="00E0633E" w:rsidRPr="008F029D">
        <w:rPr>
          <w:rFonts w:ascii="Times New Roman" w:hint="eastAsia"/>
          <w:sz w:val="23"/>
          <w:szCs w:val="23"/>
        </w:rPr>
        <w:t xml:space="preserve"> </w:t>
      </w:r>
      <w:r w:rsidR="00E0633E" w:rsidRPr="008F029D">
        <w:rPr>
          <w:rFonts w:ascii="Times New Roman" w:hint="eastAsia"/>
          <w:sz w:val="23"/>
          <w:szCs w:val="23"/>
        </w:rPr>
        <w:t>기재될</w:t>
      </w:r>
      <w:r w:rsidR="00E0633E" w:rsidRPr="008F029D">
        <w:rPr>
          <w:rFonts w:ascii="Times New Roman" w:hint="eastAsia"/>
          <w:sz w:val="23"/>
          <w:szCs w:val="23"/>
        </w:rPr>
        <w:t xml:space="preserve"> </w:t>
      </w:r>
      <w:r w:rsidR="00E0633E" w:rsidRPr="008F029D">
        <w:rPr>
          <w:rFonts w:ascii="Times New Roman" w:hint="eastAsia"/>
          <w:sz w:val="23"/>
          <w:szCs w:val="23"/>
        </w:rPr>
        <w:t>효력</w:t>
      </w:r>
      <w:r w:rsidR="00E0633E" w:rsidRPr="008F029D">
        <w:rPr>
          <w:rFonts w:ascii="Times New Roman" w:hint="eastAsia"/>
          <w:sz w:val="23"/>
          <w:szCs w:val="23"/>
        </w:rPr>
        <w:t xml:space="preserve"> </w:t>
      </w:r>
      <w:r w:rsidR="00E0633E" w:rsidRPr="008F029D">
        <w:rPr>
          <w:rFonts w:ascii="Times New Roman" w:hint="eastAsia"/>
          <w:sz w:val="23"/>
          <w:szCs w:val="23"/>
        </w:rPr>
        <w:t>유지</w:t>
      </w:r>
      <w:r w:rsidR="00E0633E" w:rsidRPr="008F029D">
        <w:rPr>
          <w:rFonts w:ascii="Times New Roman" w:hint="eastAsia"/>
          <w:sz w:val="23"/>
          <w:szCs w:val="23"/>
        </w:rPr>
        <w:t xml:space="preserve"> </w:t>
      </w:r>
      <w:r w:rsidR="00E0633E" w:rsidRPr="008F029D">
        <w:rPr>
          <w:rFonts w:ascii="Times New Roman" w:hint="eastAsia"/>
          <w:sz w:val="23"/>
          <w:szCs w:val="23"/>
        </w:rPr>
        <w:t>여부에</w:t>
      </w:r>
      <w:r w:rsidR="00E0633E" w:rsidRPr="008F029D">
        <w:rPr>
          <w:rFonts w:ascii="Times New Roman" w:hint="eastAsia"/>
          <w:sz w:val="23"/>
          <w:szCs w:val="23"/>
        </w:rPr>
        <w:t xml:space="preserve"> </w:t>
      </w:r>
      <w:r w:rsidR="00E0633E" w:rsidRPr="008F029D">
        <w:rPr>
          <w:rFonts w:ascii="Times New Roman" w:hint="eastAsia"/>
          <w:sz w:val="23"/>
          <w:szCs w:val="23"/>
        </w:rPr>
        <w:t>대하여는</w:t>
      </w:r>
      <w:r w:rsidR="00E0633E" w:rsidRPr="008F029D">
        <w:rPr>
          <w:rFonts w:ascii="Times New Roman" w:hint="eastAsia"/>
          <w:sz w:val="23"/>
          <w:szCs w:val="23"/>
        </w:rPr>
        <w:t>(</w:t>
      </w:r>
      <w:r w:rsidR="00E0633E" w:rsidRPr="008F029D">
        <w:rPr>
          <w:rFonts w:ascii="Times New Roman" w:hint="eastAsia"/>
          <w:sz w:val="23"/>
          <w:szCs w:val="23"/>
        </w:rPr>
        <w:t>본</w:t>
      </w:r>
      <w:r w:rsidR="00E0633E" w:rsidRPr="008F029D">
        <w:rPr>
          <w:rFonts w:ascii="Times New Roman" w:hint="eastAsia"/>
          <w:sz w:val="23"/>
          <w:szCs w:val="23"/>
        </w:rPr>
        <w:t xml:space="preserve"> </w:t>
      </w:r>
      <w:r w:rsidR="00E0633E" w:rsidRPr="008F029D">
        <w:rPr>
          <w:rFonts w:ascii="Times New Roman" w:hint="eastAsia"/>
          <w:sz w:val="23"/>
          <w:szCs w:val="23"/>
        </w:rPr>
        <w:t>계약</w:t>
      </w:r>
      <w:r w:rsidR="00E0633E" w:rsidRPr="008F029D">
        <w:rPr>
          <w:rFonts w:ascii="Times New Roman" w:hint="eastAsia"/>
          <w:sz w:val="23"/>
          <w:szCs w:val="23"/>
        </w:rPr>
        <w:t xml:space="preserve"> </w:t>
      </w:r>
      <w:proofErr w:type="spellStart"/>
      <w:r w:rsidR="00E0633E" w:rsidRPr="008F029D">
        <w:rPr>
          <w:rFonts w:ascii="Times New Roman" w:hint="eastAsia"/>
          <w:sz w:val="23"/>
          <w:szCs w:val="23"/>
        </w:rPr>
        <w:t>체결시</w:t>
      </w:r>
      <w:proofErr w:type="spellEnd"/>
      <w:r w:rsidR="00E0633E" w:rsidRPr="008F029D">
        <w:rPr>
          <w:rFonts w:ascii="Times New Roman" w:hint="eastAsia"/>
          <w:sz w:val="23"/>
          <w:szCs w:val="23"/>
        </w:rPr>
        <w:t xml:space="preserve"> </w:t>
      </w:r>
      <w:r w:rsidR="00E0633E" w:rsidRPr="008F029D">
        <w:rPr>
          <w:rFonts w:ascii="Times New Roman" w:hint="eastAsia"/>
          <w:sz w:val="23"/>
          <w:szCs w:val="23"/>
        </w:rPr>
        <w:t>이미</w:t>
      </w:r>
      <w:r w:rsidR="00E0633E" w:rsidRPr="008F029D">
        <w:rPr>
          <w:rFonts w:ascii="Times New Roman" w:hint="eastAsia"/>
          <w:sz w:val="23"/>
          <w:szCs w:val="23"/>
        </w:rPr>
        <w:t xml:space="preserve"> </w:t>
      </w:r>
      <w:r w:rsidR="00E0633E" w:rsidRPr="008F029D">
        <w:rPr>
          <w:rFonts w:ascii="Times New Roman" w:hint="eastAsia"/>
          <w:sz w:val="23"/>
          <w:szCs w:val="23"/>
        </w:rPr>
        <w:t>기재된</w:t>
      </w:r>
      <w:r w:rsidR="00E0633E" w:rsidRPr="008F029D">
        <w:rPr>
          <w:rFonts w:ascii="Times New Roman" w:hint="eastAsia"/>
          <w:sz w:val="23"/>
          <w:szCs w:val="23"/>
        </w:rPr>
        <w:t xml:space="preserve"> </w:t>
      </w:r>
      <w:r w:rsidR="00E0633E" w:rsidRPr="008F029D">
        <w:rPr>
          <w:rFonts w:ascii="Times New Roman" w:hint="eastAsia"/>
          <w:sz w:val="23"/>
          <w:szCs w:val="23"/>
        </w:rPr>
        <w:t>사항을</w:t>
      </w:r>
      <w:r w:rsidR="00E0633E" w:rsidRPr="008F029D">
        <w:rPr>
          <w:rFonts w:ascii="Times New Roman" w:hint="eastAsia"/>
          <w:sz w:val="23"/>
          <w:szCs w:val="23"/>
        </w:rPr>
        <w:t xml:space="preserve"> </w:t>
      </w:r>
      <w:r w:rsidR="00E0633E" w:rsidRPr="008F029D">
        <w:rPr>
          <w:rFonts w:ascii="Times New Roman" w:hint="eastAsia"/>
          <w:sz w:val="23"/>
          <w:szCs w:val="23"/>
        </w:rPr>
        <w:t>제외하고</w:t>
      </w:r>
      <w:r w:rsidR="00E0633E" w:rsidRPr="008F029D">
        <w:rPr>
          <w:rFonts w:ascii="Times New Roman" w:hint="eastAsia"/>
          <w:sz w:val="23"/>
          <w:szCs w:val="23"/>
        </w:rPr>
        <w:t xml:space="preserve">) </w:t>
      </w:r>
      <w:r w:rsidR="00E0633E" w:rsidRPr="008F029D">
        <w:rPr>
          <w:rFonts w:ascii="Times New Roman" w:hint="eastAsia"/>
          <w:sz w:val="23"/>
          <w:szCs w:val="23"/>
        </w:rPr>
        <w:t>거래종결일까지</w:t>
      </w:r>
      <w:r w:rsidR="00E0633E" w:rsidRPr="008F029D">
        <w:rPr>
          <w:rFonts w:ascii="Times New Roman" w:hint="eastAsia"/>
          <w:sz w:val="23"/>
          <w:szCs w:val="23"/>
        </w:rPr>
        <w:t xml:space="preserve"> </w:t>
      </w:r>
      <w:r w:rsidR="00E0633E" w:rsidRPr="008F029D">
        <w:rPr>
          <w:rFonts w:ascii="Times New Roman" w:hint="eastAsia"/>
          <w:sz w:val="23"/>
          <w:szCs w:val="23"/>
        </w:rPr>
        <w:t>매도인과</w:t>
      </w:r>
      <w:r w:rsidR="00E0633E" w:rsidRPr="008F029D">
        <w:rPr>
          <w:rFonts w:ascii="Times New Roman" w:hint="eastAsia"/>
          <w:sz w:val="23"/>
          <w:szCs w:val="23"/>
        </w:rPr>
        <w:t xml:space="preserve"> </w:t>
      </w:r>
      <w:r w:rsidR="00E0633E" w:rsidRPr="008F029D">
        <w:rPr>
          <w:rFonts w:ascii="Times New Roman" w:hint="eastAsia"/>
          <w:sz w:val="23"/>
          <w:szCs w:val="23"/>
        </w:rPr>
        <w:t>매수인이</w:t>
      </w:r>
      <w:r w:rsidR="00E0633E" w:rsidRPr="008F029D">
        <w:rPr>
          <w:rFonts w:ascii="Times New Roman" w:hint="eastAsia"/>
          <w:sz w:val="23"/>
          <w:szCs w:val="23"/>
        </w:rPr>
        <w:t xml:space="preserve"> </w:t>
      </w:r>
      <w:r w:rsidR="00E0633E" w:rsidRPr="008F029D">
        <w:rPr>
          <w:rFonts w:ascii="Times New Roman" w:hint="eastAsia"/>
          <w:sz w:val="23"/>
          <w:szCs w:val="23"/>
        </w:rPr>
        <w:t>최종적으로</w:t>
      </w:r>
      <w:r w:rsidR="00E0633E" w:rsidRPr="008F029D">
        <w:rPr>
          <w:rFonts w:ascii="Times New Roman" w:hint="eastAsia"/>
          <w:sz w:val="23"/>
          <w:szCs w:val="23"/>
        </w:rPr>
        <w:t xml:space="preserve"> </w:t>
      </w:r>
      <w:r w:rsidR="00E0633E" w:rsidRPr="008F029D">
        <w:rPr>
          <w:rFonts w:ascii="Times New Roman" w:hint="eastAsia"/>
          <w:sz w:val="23"/>
          <w:szCs w:val="23"/>
        </w:rPr>
        <w:t>협의하여</w:t>
      </w:r>
      <w:r w:rsidR="00E0633E" w:rsidRPr="008F029D">
        <w:rPr>
          <w:rFonts w:ascii="Times New Roman" w:hint="eastAsia"/>
          <w:sz w:val="23"/>
          <w:szCs w:val="23"/>
        </w:rPr>
        <w:t xml:space="preserve"> </w:t>
      </w:r>
      <w:r w:rsidR="00E0633E" w:rsidRPr="008F029D">
        <w:rPr>
          <w:rFonts w:ascii="Times New Roman" w:hint="eastAsia"/>
          <w:sz w:val="23"/>
          <w:szCs w:val="23"/>
        </w:rPr>
        <w:t>결정하기로</w:t>
      </w:r>
      <w:r w:rsidR="00E0633E" w:rsidRPr="008F029D">
        <w:rPr>
          <w:rFonts w:ascii="Times New Roman" w:hint="eastAsia"/>
          <w:sz w:val="23"/>
          <w:szCs w:val="23"/>
        </w:rPr>
        <w:t xml:space="preserve"> </w:t>
      </w:r>
      <w:r w:rsidR="00E0633E" w:rsidRPr="008F029D">
        <w:rPr>
          <w:rFonts w:ascii="Times New Roman" w:hint="eastAsia"/>
          <w:sz w:val="23"/>
          <w:szCs w:val="23"/>
        </w:rPr>
        <w:t>한다</w:t>
      </w:r>
      <w:r w:rsidR="00E0633E" w:rsidRPr="008F029D">
        <w:rPr>
          <w:rFonts w:ascii="Times New Roman" w:hint="eastAsia"/>
          <w:sz w:val="23"/>
          <w:szCs w:val="23"/>
        </w:rPr>
        <w:t>.</w:t>
      </w:r>
      <w:r w:rsidR="00E0633E" w:rsidRPr="008F029D">
        <w:rPr>
          <w:rFonts w:ascii="Times New Roman"/>
          <w:sz w:val="23"/>
          <w:szCs w:val="23"/>
        </w:rPr>
        <w:t xml:space="preserve"> </w:t>
      </w:r>
      <w:del w:id="33" w:author="Yulchon" w:date="2022-07-27T22:42:00Z">
        <w:r w:rsidR="00E713C4" w:rsidDel="006E333E">
          <w:rPr>
            <w:rFonts w:ascii="Times New Roman"/>
            <w:sz w:val="23"/>
            <w:szCs w:val="23"/>
            <w:shd w:val="pct15" w:color="auto" w:fill="FFFFFF"/>
          </w:rPr>
          <w:delText>[</w:delText>
        </w:r>
        <w:r w:rsidR="00E713C4" w:rsidDel="006E333E">
          <w:rPr>
            <w:rFonts w:ascii="Times New Roman" w:hint="eastAsia"/>
            <w:sz w:val="23"/>
            <w:szCs w:val="23"/>
            <w:shd w:val="pct15" w:color="auto" w:fill="FFFFFF"/>
          </w:rPr>
          <w:delText xml:space="preserve">Note to </w:delText>
        </w:r>
        <w:r w:rsidR="00E713C4" w:rsidDel="006E333E">
          <w:rPr>
            <w:rFonts w:ascii="Times New Roman" w:hint="eastAsia"/>
            <w:sz w:val="23"/>
            <w:szCs w:val="23"/>
            <w:shd w:val="pct15" w:color="auto" w:fill="FFFFFF"/>
          </w:rPr>
          <w:delText>매도인</w:delText>
        </w:r>
        <w:r w:rsidR="00E713C4" w:rsidDel="006E333E">
          <w:rPr>
            <w:rFonts w:ascii="Times New Roman" w:hint="eastAsia"/>
            <w:sz w:val="23"/>
            <w:szCs w:val="23"/>
            <w:shd w:val="pct15" w:color="auto" w:fill="FFFFFF"/>
          </w:rPr>
          <w:delText xml:space="preserve">: </w:delText>
        </w:r>
        <w:r w:rsidR="00E713C4" w:rsidDel="006E333E">
          <w:rPr>
            <w:rFonts w:ascii="Times New Roman" w:hint="eastAsia"/>
            <w:sz w:val="23"/>
            <w:szCs w:val="23"/>
            <w:shd w:val="pct15" w:color="auto" w:fill="FFFFFF"/>
          </w:rPr>
          <w:delText>먼저</w:delText>
        </w:r>
        <w:r w:rsidR="00E713C4" w:rsidDel="006E333E">
          <w:rPr>
            <w:rFonts w:ascii="Times New Roman" w:hint="eastAsia"/>
            <w:sz w:val="23"/>
            <w:szCs w:val="23"/>
            <w:shd w:val="pct15" w:color="auto" w:fill="FFFFFF"/>
          </w:rPr>
          <w:delText xml:space="preserve"> </w:delText>
        </w:r>
        <w:r w:rsidR="00B25DEE" w:rsidDel="006E333E">
          <w:rPr>
            <w:rFonts w:ascii="Times New Roman" w:hint="eastAsia"/>
            <w:sz w:val="23"/>
            <w:szCs w:val="23"/>
            <w:shd w:val="pct15" w:color="auto" w:fill="FFFFFF"/>
          </w:rPr>
          <w:delText>대상사업부문</w:delText>
        </w:r>
        <w:r w:rsidR="00B25DEE" w:rsidDel="006E333E">
          <w:rPr>
            <w:rFonts w:ascii="Times New Roman" w:hint="eastAsia"/>
            <w:sz w:val="23"/>
            <w:szCs w:val="23"/>
            <w:shd w:val="pct15" w:color="auto" w:fill="FFFFFF"/>
          </w:rPr>
          <w:delText>/</w:delText>
        </w:r>
        <w:r w:rsidR="00B25DEE" w:rsidDel="006E333E">
          <w:rPr>
            <w:rFonts w:ascii="Times New Roman" w:hint="eastAsia"/>
            <w:sz w:val="23"/>
            <w:szCs w:val="23"/>
            <w:shd w:val="pct15" w:color="auto" w:fill="FFFFFF"/>
          </w:rPr>
          <w:delText>대상회사</w:delText>
        </w:r>
        <w:r w:rsidR="00B25DEE" w:rsidDel="006E333E">
          <w:rPr>
            <w:rFonts w:ascii="Times New Roman" w:hint="eastAsia"/>
            <w:sz w:val="23"/>
            <w:szCs w:val="23"/>
            <w:shd w:val="pct15" w:color="auto" w:fill="FFFFFF"/>
          </w:rPr>
          <w:delText xml:space="preserve"> </w:delText>
        </w:r>
        <w:r w:rsidR="00B25DEE" w:rsidDel="006E333E">
          <w:rPr>
            <w:rFonts w:ascii="Times New Roman" w:hint="eastAsia"/>
            <w:sz w:val="23"/>
            <w:szCs w:val="23"/>
            <w:shd w:val="pct15" w:color="auto" w:fill="FFFFFF"/>
          </w:rPr>
          <w:delText>관련</w:delText>
        </w:r>
        <w:r w:rsidR="00B25DEE" w:rsidDel="006E333E">
          <w:rPr>
            <w:rFonts w:ascii="Times New Roman" w:hint="eastAsia"/>
            <w:sz w:val="23"/>
            <w:szCs w:val="23"/>
            <w:shd w:val="pct15" w:color="auto" w:fill="FFFFFF"/>
          </w:rPr>
          <w:delText xml:space="preserve"> </w:delText>
        </w:r>
        <w:r w:rsidR="00E713C4" w:rsidDel="006E333E">
          <w:rPr>
            <w:rFonts w:ascii="Times New Roman" w:hint="eastAsia"/>
            <w:sz w:val="23"/>
            <w:szCs w:val="23"/>
            <w:shd w:val="pct15" w:color="auto" w:fill="FFFFFF"/>
          </w:rPr>
          <w:delText>특수관계인과</w:delText>
        </w:r>
        <w:r w:rsidR="00E713C4" w:rsidDel="006E333E">
          <w:rPr>
            <w:rFonts w:ascii="Times New Roman" w:hint="eastAsia"/>
            <w:sz w:val="23"/>
            <w:szCs w:val="23"/>
            <w:shd w:val="pct15" w:color="auto" w:fill="FFFFFF"/>
          </w:rPr>
          <w:delText xml:space="preserve"> </w:delText>
        </w:r>
        <w:r w:rsidR="00E713C4" w:rsidDel="006E333E">
          <w:rPr>
            <w:rFonts w:ascii="Times New Roman" w:hint="eastAsia"/>
            <w:sz w:val="23"/>
            <w:szCs w:val="23"/>
            <w:shd w:val="pct15" w:color="auto" w:fill="FFFFFF"/>
          </w:rPr>
          <w:delText>체결한</w:delText>
        </w:r>
        <w:r w:rsidR="00E713C4" w:rsidDel="006E333E">
          <w:rPr>
            <w:rFonts w:ascii="Times New Roman" w:hint="eastAsia"/>
            <w:sz w:val="23"/>
            <w:szCs w:val="23"/>
            <w:shd w:val="pct15" w:color="auto" w:fill="FFFFFF"/>
          </w:rPr>
          <w:delText xml:space="preserve"> </w:delText>
        </w:r>
        <w:r w:rsidR="00E713C4" w:rsidDel="006E333E">
          <w:rPr>
            <w:rFonts w:ascii="Times New Roman" w:hint="eastAsia"/>
            <w:sz w:val="23"/>
            <w:szCs w:val="23"/>
            <w:shd w:val="pct15" w:color="auto" w:fill="FFFFFF"/>
          </w:rPr>
          <w:delText>계약을</w:delText>
        </w:r>
        <w:r w:rsidR="00E713C4" w:rsidDel="006E333E">
          <w:rPr>
            <w:rFonts w:ascii="Times New Roman" w:hint="eastAsia"/>
            <w:sz w:val="23"/>
            <w:szCs w:val="23"/>
            <w:shd w:val="pct15" w:color="auto" w:fill="FFFFFF"/>
          </w:rPr>
          <w:delText xml:space="preserve"> </w:delText>
        </w:r>
        <w:r w:rsidR="00E713C4" w:rsidDel="006E333E">
          <w:rPr>
            <w:rFonts w:ascii="Times New Roman" w:hint="eastAsia"/>
            <w:sz w:val="23"/>
            <w:szCs w:val="23"/>
            <w:shd w:val="pct15" w:color="auto" w:fill="FFFFFF"/>
          </w:rPr>
          <w:delText>별첨</w:delText>
        </w:r>
        <w:r w:rsidR="00B25DEE" w:rsidDel="006E333E">
          <w:rPr>
            <w:rFonts w:ascii="Times New Roman" w:hint="eastAsia"/>
            <w:sz w:val="23"/>
            <w:szCs w:val="23"/>
            <w:shd w:val="pct15" w:color="auto" w:fill="FFFFFF"/>
          </w:rPr>
          <w:delText xml:space="preserve"> 7.6</w:delText>
        </w:r>
        <w:r w:rsidR="00E713C4" w:rsidDel="006E333E">
          <w:rPr>
            <w:rFonts w:ascii="Times New Roman" w:hint="eastAsia"/>
            <w:sz w:val="23"/>
            <w:szCs w:val="23"/>
            <w:shd w:val="pct15" w:color="auto" w:fill="FFFFFF"/>
          </w:rPr>
          <w:delText>에</w:delText>
        </w:r>
        <w:r w:rsidR="00E713C4" w:rsidDel="006E333E">
          <w:rPr>
            <w:rFonts w:ascii="Times New Roman" w:hint="eastAsia"/>
            <w:sz w:val="23"/>
            <w:szCs w:val="23"/>
            <w:shd w:val="pct15" w:color="auto" w:fill="FFFFFF"/>
          </w:rPr>
          <w:delText xml:space="preserve"> </w:delText>
        </w:r>
        <w:r w:rsidR="00E713C4" w:rsidDel="006E333E">
          <w:rPr>
            <w:rFonts w:ascii="Times New Roman" w:hint="eastAsia"/>
            <w:sz w:val="23"/>
            <w:szCs w:val="23"/>
            <w:shd w:val="pct15" w:color="auto" w:fill="FFFFFF"/>
          </w:rPr>
          <w:delText>리스트업</w:delText>
        </w:r>
        <w:r w:rsidR="00E713C4" w:rsidDel="006E333E">
          <w:rPr>
            <w:rFonts w:ascii="Times New Roman" w:hint="eastAsia"/>
            <w:sz w:val="23"/>
            <w:szCs w:val="23"/>
            <w:shd w:val="pct15" w:color="auto" w:fill="FFFFFF"/>
          </w:rPr>
          <w:delText xml:space="preserve"> </w:delText>
        </w:r>
        <w:r w:rsidR="00E713C4" w:rsidDel="006E333E">
          <w:rPr>
            <w:rFonts w:ascii="Times New Roman" w:hint="eastAsia"/>
            <w:sz w:val="23"/>
            <w:szCs w:val="23"/>
            <w:shd w:val="pct15" w:color="auto" w:fill="FFFFFF"/>
          </w:rPr>
          <w:delText>해주시면</w:delText>
        </w:r>
        <w:r w:rsidR="00E713C4" w:rsidDel="006E333E">
          <w:rPr>
            <w:rFonts w:ascii="Times New Roman" w:hint="eastAsia"/>
            <w:sz w:val="23"/>
            <w:szCs w:val="23"/>
            <w:shd w:val="pct15" w:color="auto" w:fill="FFFFFF"/>
          </w:rPr>
          <w:delText xml:space="preserve"> </w:delText>
        </w:r>
        <w:r w:rsidR="00E713C4" w:rsidDel="006E333E">
          <w:rPr>
            <w:rFonts w:ascii="Times New Roman" w:hint="eastAsia"/>
            <w:sz w:val="23"/>
            <w:szCs w:val="23"/>
            <w:shd w:val="pct15" w:color="auto" w:fill="FFFFFF"/>
          </w:rPr>
          <w:delText>그에</w:delText>
        </w:r>
        <w:r w:rsidR="00E713C4" w:rsidDel="006E333E">
          <w:rPr>
            <w:rFonts w:ascii="Times New Roman" w:hint="eastAsia"/>
            <w:sz w:val="23"/>
            <w:szCs w:val="23"/>
            <w:shd w:val="pct15" w:color="auto" w:fill="FFFFFF"/>
          </w:rPr>
          <w:delText xml:space="preserve"> </w:delText>
        </w:r>
        <w:r w:rsidR="00E713C4" w:rsidDel="006E333E">
          <w:rPr>
            <w:rFonts w:ascii="Times New Roman" w:hint="eastAsia"/>
            <w:sz w:val="23"/>
            <w:szCs w:val="23"/>
            <w:shd w:val="pct15" w:color="auto" w:fill="FFFFFF"/>
          </w:rPr>
          <w:delText>대해</w:delText>
        </w:r>
        <w:r w:rsidR="00E713C4" w:rsidDel="006E333E">
          <w:rPr>
            <w:rFonts w:ascii="Times New Roman" w:hint="eastAsia"/>
            <w:sz w:val="23"/>
            <w:szCs w:val="23"/>
            <w:shd w:val="pct15" w:color="auto" w:fill="FFFFFF"/>
          </w:rPr>
          <w:delText xml:space="preserve"> </w:delText>
        </w:r>
        <w:r w:rsidR="00E713C4" w:rsidDel="006E333E">
          <w:rPr>
            <w:rFonts w:ascii="Times New Roman" w:hint="eastAsia"/>
            <w:sz w:val="23"/>
            <w:szCs w:val="23"/>
            <w:shd w:val="pct15" w:color="auto" w:fill="FFFFFF"/>
          </w:rPr>
          <w:delText>유지</w:delText>
        </w:r>
        <w:r w:rsidR="00E713C4" w:rsidDel="006E333E">
          <w:rPr>
            <w:rFonts w:ascii="Times New Roman" w:hint="eastAsia"/>
            <w:sz w:val="23"/>
            <w:szCs w:val="23"/>
            <w:shd w:val="pct15" w:color="auto" w:fill="FFFFFF"/>
          </w:rPr>
          <w:delText xml:space="preserve"> </w:delText>
        </w:r>
        <w:r w:rsidR="00E713C4" w:rsidDel="006E333E">
          <w:rPr>
            <w:rFonts w:ascii="Times New Roman" w:hint="eastAsia"/>
            <w:sz w:val="23"/>
            <w:szCs w:val="23"/>
            <w:shd w:val="pct15" w:color="auto" w:fill="FFFFFF"/>
          </w:rPr>
          <w:delText>여부</w:delText>
        </w:r>
        <w:r w:rsidR="00B25DEE" w:rsidDel="006E333E">
          <w:rPr>
            <w:rFonts w:ascii="Times New Roman" w:hint="eastAsia"/>
            <w:sz w:val="23"/>
            <w:szCs w:val="23"/>
            <w:shd w:val="pct15" w:color="auto" w:fill="FFFFFF"/>
          </w:rPr>
          <w:delText>등</w:delText>
        </w:r>
        <w:r w:rsidR="00E713C4" w:rsidDel="006E333E">
          <w:rPr>
            <w:rFonts w:ascii="Times New Roman" w:hint="eastAsia"/>
            <w:sz w:val="23"/>
            <w:szCs w:val="23"/>
            <w:shd w:val="pct15" w:color="auto" w:fill="FFFFFF"/>
          </w:rPr>
          <w:delText>에</w:delText>
        </w:r>
        <w:r w:rsidR="00E713C4" w:rsidDel="006E333E">
          <w:rPr>
            <w:rFonts w:ascii="Times New Roman" w:hint="eastAsia"/>
            <w:sz w:val="23"/>
            <w:szCs w:val="23"/>
            <w:shd w:val="pct15" w:color="auto" w:fill="FFFFFF"/>
          </w:rPr>
          <w:delText xml:space="preserve"> </w:delText>
        </w:r>
        <w:r w:rsidR="00E713C4" w:rsidDel="006E333E">
          <w:rPr>
            <w:rFonts w:ascii="Times New Roman" w:hint="eastAsia"/>
            <w:sz w:val="23"/>
            <w:szCs w:val="23"/>
            <w:shd w:val="pct15" w:color="auto" w:fill="FFFFFF"/>
          </w:rPr>
          <w:delText>대한</w:delText>
        </w:r>
        <w:r w:rsidR="00E713C4" w:rsidDel="006E333E">
          <w:rPr>
            <w:rFonts w:ascii="Times New Roman" w:hint="eastAsia"/>
            <w:sz w:val="23"/>
            <w:szCs w:val="23"/>
            <w:shd w:val="pct15" w:color="auto" w:fill="FFFFFF"/>
          </w:rPr>
          <w:delText xml:space="preserve"> </w:delText>
        </w:r>
        <w:r w:rsidR="00E713C4" w:rsidDel="006E333E">
          <w:rPr>
            <w:rFonts w:ascii="Times New Roman" w:hint="eastAsia"/>
            <w:sz w:val="23"/>
            <w:szCs w:val="23"/>
            <w:shd w:val="pct15" w:color="auto" w:fill="FFFFFF"/>
          </w:rPr>
          <w:delText>의견을</w:delText>
        </w:r>
        <w:r w:rsidR="00E713C4" w:rsidDel="006E333E">
          <w:rPr>
            <w:rFonts w:ascii="Times New Roman" w:hint="eastAsia"/>
            <w:sz w:val="23"/>
            <w:szCs w:val="23"/>
            <w:shd w:val="pct15" w:color="auto" w:fill="FFFFFF"/>
          </w:rPr>
          <w:delText xml:space="preserve"> </w:delText>
        </w:r>
        <w:r w:rsidR="00E713C4" w:rsidDel="006E333E">
          <w:rPr>
            <w:rFonts w:ascii="Times New Roman" w:hint="eastAsia"/>
            <w:sz w:val="23"/>
            <w:szCs w:val="23"/>
            <w:shd w:val="pct15" w:color="auto" w:fill="FFFFFF"/>
          </w:rPr>
          <w:delText>드리고자</w:delText>
        </w:r>
        <w:r w:rsidR="00E713C4" w:rsidDel="006E333E">
          <w:rPr>
            <w:rFonts w:ascii="Times New Roman" w:hint="eastAsia"/>
            <w:sz w:val="23"/>
            <w:szCs w:val="23"/>
            <w:shd w:val="pct15" w:color="auto" w:fill="FFFFFF"/>
          </w:rPr>
          <w:delText xml:space="preserve"> </w:delText>
        </w:r>
        <w:r w:rsidR="00E713C4" w:rsidDel="006E333E">
          <w:rPr>
            <w:rFonts w:ascii="Times New Roman" w:hint="eastAsia"/>
            <w:sz w:val="23"/>
            <w:szCs w:val="23"/>
            <w:shd w:val="pct15" w:color="auto" w:fill="FFFFFF"/>
          </w:rPr>
          <w:delText>합니다</w:delText>
        </w:r>
        <w:r w:rsidR="00E713C4" w:rsidDel="006E333E">
          <w:rPr>
            <w:rFonts w:ascii="Times New Roman" w:hint="eastAsia"/>
            <w:sz w:val="23"/>
            <w:szCs w:val="23"/>
            <w:shd w:val="pct15" w:color="auto" w:fill="FFFFFF"/>
          </w:rPr>
          <w:delText>.</w:delText>
        </w:r>
        <w:r w:rsidR="00E713C4" w:rsidDel="006E333E">
          <w:rPr>
            <w:rFonts w:ascii="Times New Roman"/>
            <w:sz w:val="23"/>
            <w:szCs w:val="23"/>
            <w:shd w:val="pct15" w:color="auto" w:fill="FFFFFF"/>
          </w:rPr>
          <w:delText xml:space="preserve"> </w:delText>
        </w:r>
        <w:r w:rsidR="00E713C4" w:rsidDel="006E333E">
          <w:rPr>
            <w:rFonts w:ascii="Times New Roman" w:hint="eastAsia"/>
            <w:sz w:val="23"/>
            <w:szCs w:val="23"/>
            <w:shd w:val="pct15" w:color="auto" w:fill="FFFFFF"/>
          </w:rPr>
          <w:delText>예를</w:delText>
        </w:r>
        <w:r w:rsidR="00E713C4" w:rsidDel="006E333E">
          <w:rPr>
            <w:rFonts w:ascii="Times New Roman" w:hint="eastAsia"/>
            <w:sz w:val="23"/>
            <w:szCs w:val="23"/>
            <w:shd w:val="pct15" w:color="auto" w:fill="FFFFFF"/>
          </w:rPr>
          <w:delText xml:space="preserve"> </w:delText>
        </w:r>
        <w:r w:rsidR="00E713C4" w:rsidDel="006E333E">
          <w:rPr>
            <w:rFonts w:ascii="Times New Roman" w:hint="eastAsia"/>
            <w:sz w:val="23"/>
            <w:szCs w:val="23"/>
            <w:shd w:val="pct15" w:color="auto" w:fill="FFFFFF"/>
          </w:rPr>
          <w:delText>들어</w:delText>
        </w:r>
        <w:r w:rsidR="00E713C4" w:rsidDel="006E333E">
          <w:rPr>
            <w:rFonts w:ascii="Times New Roman" w:hint="eastAsia"/>
            <w:sz w:val="23"/>
            <w:szCs w:val="23"/>
            <w:shd w:val="pct15" w:color="auto" w:fill="FFFFFF"/>
          </w:rPr>
          <w:delText xml:space="preserve"> </w:delText>
        </w:r>
        <w:r w:rsidR="00E713C4" w:rsidDel="006E333E">
          <w:rPr>
            <w:rFonts w:ascii="Times New Roman" w:hint="eastAsia"/>
            <w:sz w:val="23"/>
            <w:szCs w:val="23"/>
            <w:shd w:val="pct15" w:color="auto" w:fill="FFFFFF"/>
          </w:rPr>
          <w:delText>전</w:delText>
        </w:r>
        <w:r w:rsidR="00B25DEE" w:rsidDel="006E333E">
          <w:rPr>
            <w:rFonts w:ascii="Times New Roman" w:hint="eastAsia"/>
            <w:sz w:val="23"/>
            <w:szCs w:val="23"/>
            <w:shd w:val="pct15" w:color="auto" w:fill="FFFFFF"/>
          </w:rPr>
          <w:delText>산시스템</w:delText>
        </w:r>
        <w:r w:rsidR="00B25DEE" w:rsidDel="006E333E">
          <w:rPr>
            <w:rFonts w:ascii="Times New Roman" w:hint="eastAsia"/>
            <w:sz w:val="23"/>
            <w:szCs w:val="23"/>
            <w:shd w:val="pct15" w:color="auto" w:fill="FFFFFF"/>
          </w:rPr>
          <w:delText xml:space="preserve"> </w:delText>
        </w:r>
        <w:r w:rsidR="00B25DEE" w:rsidDel="006E333E">
          <w:rPr>
            <w:rFonts w:ascii="Times New Roman" w:hint="eastAsia"/>
            <w:sz w:val="23"/>
            <w:szCs w:val="23"/>
            <w:shd w:val="pct15" w:color="auto" w:fill="FFFFFF"/>
          </w:rPr>
          <w:delText>관련</w:delText>
        </w:r>
        <w:r w:rsidR="00B25DEE" w:rsidDel="006E333E">
          <w:rPr>
            <w:rFonts w:ascii="Times New Roman" w:hint="eastAsia"/>
            <w:sz w:val="23"/>
            <w:szCs w:val="23"/>
            <w:shd w:val="pct15" w:color="auto" w:fill="FFFFFF"/>
          </w:rPr>
          <w:delText xml:space="preserve"> </w:delText>
        </w:r>
        <w:r w:rsidR="00B25DEE" w:rsidDel="006E333E">
          <w:rPr>
            <w:rFonts w:ascii="Times New Roman" w:hint="eastAsia"/>
            <w:sz w:val="23"/>
            <w:szCs w:val="23"/>
            <w:shd w:val="pct15" w:color="auto" w:fill="FFFFFF"/>
          </w:rPr>
          <w:delText>계약이나</w:delText>
        </w:r>
        <w:r w:rsidR="00B25DEE" w:rsidDel="006E333E">
          <w:rPr>
            <w:rFonts w:ascii="Times New Roman" w:hint="eastAsia"/>
            <w:sz w:val="23"/>
            <w:szCs w:val="23"/>
            <w:shd w:val="pct15" w:color="auto" w:fill="FFFFFF"/>
          </w:rPr>
          <w:delText xml:space="preserve"> </w:delText>
        </w:r>
        <w:r w:rsidR="00B25DEE" w:rsidDel="006E333E">
          <w:rPr>
            <w:rFonts w:ascii="Times New Roman" w:hint="eastAsia"/>
            <w:sz w:val="23"/>
            <w:szCs w:val="23"/>
            <w:shd w:val="pct15" w:color="auto" w:fill="FFFFFF"/>
          </w:rPr>
          <w:delText>각종</w:delText>
        </w:r>
        <w:r w:rsidR="00B25DEE" w:rsidDel="006E333E">
          <w:rPr>
            <w:rFonts w:ascii="Times New Roman" w:hint="eastAsia"/>
            <w:sz w:val="23"/>
            <w:szCs w:val="23"/>
            <w:shd w:val="pct15" w:color="auto" w:fill="FFFFFF"/>
          </w:rPr>
          <w:delText xml:space="preserve"> </w:delText>
        </w:r>
        <w:r w:rsidR="00B25DEE" w:rsidDel="006E333E">
          <w:rPr>
            <w:rFonts w:ascii="Times New Roman" w:hint="eastAsia"/>
            <w:sz w:val="23"/>
            <w:szCs w:val="23"/>
            <w:shd w:val="pct15" w:color="auto" w:fill="FFFFFF"/>
          </w:rPr>
          <w:delText>그룹사</w:delText>
        </w:r>
        <w:r w:rsidR="00B25DEE" w:rsidDel="006E333E">
          <w:rPr>
            <w:rFonts w:ascii="Times New Roman" w:hint="eastAsia"/>
            <w:sz w:val="23"/>
            <w:szCs w:val="23"/>
            <w:shd w:val="pct15" w:color="auto" w:fill="FFFFFF"/>
          </w:rPr>
          <w:delText xml:space="preserve"> </w:delText>
        </w:r>
        <w:r w:rsidR="00B25DEE" w:rsidDel="006E333E">
          <w:rPr>
            <w:rFonts w:ascii="Times New Roman" w:hint="eastAsia"/>
            <w:sz w:val="23"/>
            <w:szCs w:val="23"/>
            <w:shd w:val="pct15" w:color="auto" w:fill="FFFFFF"/>
          </w:rPr>
          <w:delText>용역계약</w:delText>
        </w:r>
        <w:r w:rsidR="00B25DEE" w:rsidDel="006E333E">
          <w:rPr>
            <w:rFonts w:ascii="Times New Roman" w:hint="eastAsia"/>
            <w:sz w:val="23"/>
            <w:szCs w:val="23"/>
            <w:shd w:val="pct15" w:color="auto" w:fill="FFFFFF"/>
          </w:rPr>
          <w:delText>,</w:delText>
        </w:r>
        <w:r w:rsidR="00B25DEE" w:rsidDel="006E333E">
          <w:rPr>
            <w:rFonts w:ascii="Times New Roman"/>
            <w:sz w:val="23"/>
            <w:szCs w:val="23"/>
            <w:shd w:val="pct15" w:color="auto" w:fill="FFFFFF"/>
          </w:rPr>
          <w:delText xml:space="preserve"> </w:delText>
        </w:r>
        <w:r w:rsidR="00B25DEE" w:rsidDel="006E333E">
          <w:rPr>
            <w:rFonts w:ascii="Times New Roman" w:hint="eastAsia"/>
            <w:sz w:val="23"/>
            <w:szCs w:val="23"/>
            <w:shd w:val="pct15" w:color="auto" w:fill="FFFFFF"/>
          </w:rPr>
          <w:delText>상표권</w:delText>
        </w:r>
        <w:r w:rsidR="00B25DEE" w:rsidDel="006E333E">
          <w:rPr>
            <w:rFonts w:ascii="Times New Roman" w:hint="eastAsia"/>
            <w:sz w:val="23"/>
            <w:szCs w:val="23"/>
            <w:shd w:val="pct15" w:color="auto" w:fill="FFFFFF"/>
          </w:rPr>
          <w:delText xml:space="preserve"> </w:delText>
        </w:r>
        <w:r w:rsidR="00B25DEE" w:rsidDel="006E333E">
          <w:rPr>
            <w:rFonts w:ascii="Times New Roman" w:hint="eastAsia"/>
            <w:sz w:val="23"/>
            <w:szCs w:val="23"/>
            <w:shd w:val="pct15" w:color="auto" w:fill="FFFFFF"/>
          </w:rPr>
          <w:delText>계약</w:delText>
        </w:r>
        <w:r w:rsidR="00B25DEE" w:rsidDel="006E333E">
          <w:rPr>
            <w:rFonts w:ascii="Times New Roman" w:hint="eastAsia"/>
            <w:sz w:val="23"/>
            <w:szCs w:val="23"/>
            <w:shd w:val="pct15" w:color="auto" w:fill="FFFFFF"/>
          </w:rPr>
          <w:delText xml:space="preserve"> </w:delText>
        </w:r>
        <w:r w:rsidR="00B25DEE" w:rsidDel="006E333E">
          <w:rPr>
            <w:rFonts w:ascii="Times New Roman" w:hint="eastAsia"/>
            <w:sz w:val="23"/>
            <w:szCs w:val="23"/>
            <w:shd w:val="pct15" w:color="auto" w:fill="FFFFFF"/>
          </w:rPr>
          <w:delText>등이</w:delText>
        </w:r>
        <w:r w:rsidR="00B25DEE" w:rsidDel="006E333E">
          <w:rPr>
            <w:rFonts w:ascii="Times New Roman" w:hint="eastAsia"/>
            <w:sz w:val="23"/>
            <w:szCs w:val="23"/>
            <w:shd w:val="pct15" w:color="auto" w:fill="FFFFFF"/>
          </w:rPr>
          <w:delText xml:space="preserve"> </w:delText>
        </w:r>
        <w:r w:rsidR="00B25DEE" w:rsidDel="006E333E">
          <w:rPr>
            <w:rFonts w:ascii="Times New Roman" w:hint="eastAsia"/>
            <w:sz w:val="23"/>
            <w:szCs w:val="23"/>
            <w:shd w:val="pct15" w:color="auto" w:fill="FFFFFF"/>
          </w:rPr>
          <w:delText>대상이</w:delText>
        </w:r>
        <w:r w:rsidR="00B25DEE" w:rsidDel="006E333E">
          <w:rPr>
            <w:rFonts w:ascii="Times New Roman" w:hint="eastAsia"/>
            <w:sz w:val="23"/>
            <w:szCs w:val="23"/>
            <w:shd w:val="pct15" w:color="auto" w:fill="FFFFFF"/>
          </w:rPr>
          <w:delText xml:space="preserve"> </w:delText>
        </w:r>
        <w:r w:rsidR="00B25DEE" w:rsidDel="006E333E">
          <w:rPr>
            <w:rFonts w:ascii="Times New Roman" w:hint="eastAsia"/>
            <w:sz w:val="23"/>
            <w:szCs w:val="23"/>
            <w:shd w:val="pct15" w:color="auto" w:fill="FFFFFF"/>
          </w:rPr>
          <w:delText>될</w:delText>
        </w:r>
        <w:r w:rsidR="00B25DEE" w:rsidDel="006E333E">
          <w:rPr>
            <w:rFonts w:ascii="Times New Roman" w:hint="eastAsia"/>
            <w:sz w:val="23"/>
            <w:szCs w:val="23"/>
            <w:shd w:val="pct15" w:color="auto" w:fill="FFFFFF"/>
          </w:rPr>
          <w:delText xml:space="preserve"> </w:delText>
        </w:r>
        <w:r w:rsidR="00B25DEE" w:rsidDel="006E333E">
          <w:rPr>
            <w:rFonts w:ascii="Times New Roman" w:hint="eastAsia"/>
            <w:sz w:val="23"/>
            <w:szCs w:val="23"/>
            <w:shd w:val="pct15" w:color="auto" w:fill="FFFFFF"/>
          </w:rPr>
          <w:delText>것으로</w:delText>
        </w:r>
        <w:r w:rsidR="00B25DEE" w:rsidDel="006E333E">
          <w:rPr>
            <w:rFonts w:ascii="Times New Roman" w:hint="eastAsia"/>
            <w:sz w:val="23"/>
            <w:szCs w:val="23"/>
            <w:shd w:val="pct15" w:color="auto" w:fill="FFFFFF"/>
          </w:rPr>
          <w:delText xml:space="preserve"> </w:delText>
        </w:r>
        <w:r w:rsidR="00B25DEE" w:rsidDel="006E333E">
          <w:rPr>
            <w:rFonts w:ascii="Times New Roman" w:hint="eastAsia"/>
            <w:sz w:val="23"/>
            <w:szCs w:val="23"/>
            <w:shd w:val="pct15" w:color="auto" w:fill="FFFFFF"/>
          </w:rPr>
          <w:delText>생각됩니다</w:delText>
        </w:r>
        <w:r w:rsidR="00B25DEE" w:rsidDel="006E333E">
          <w:rPr>
            <w:rFonts w:ascii="Times New Roman" w:hint="eastAsia"/>
            <w:sz w:val="23"/>
            <w:szCs w:val="23"/>
            <w:shd w:val="pct15" w:color="auto" w:fill="FFFFFF"/>
          </w:rPr>
          <w:delText>.</w:delText>
        </w:r>
        <w:r w:rsidR="00B25DEE" w:rsidDel="006E333E">
          <w:rPr>
            <w:rFonts w:ascii="Times New Roman"/>
            <w:sz w:val="23"/>
            <w:szCs w:val="23"/>
            <w:shd w:val="pct15" w:color="auto" w:fill="FFFFFF"/>
          </w:rPr>
          <w:delText>]</w:delText>
        </w:r>
      </w:del>
    </w:p>
    <w:p w14:paraId="7648E1BF" w14:textId="0979C4FB" w:rsidR="00786425" w:rsidRDefault="00786425" w:rsidP="00B74A67">
      <w:pPr>
        <w:numPr>
          <w:ilvl w:val="1"/>
          <w:numId w:val="9"/>
        </w:numPr>
        <w:snapToGrid w:val="0"/>
        <w:spacing w:before="180" w:after="180" w:line="360" w:lineRule="atLeast"/>
        <w:rPr>
          <w:ins w:id="34" w:author="Yulchon" w:date="2022-07-27T22:35:00Z"/>
          <w:rFonts w:ascii="Times New Roman"/>
          <w:sz w:val="23"/>
          <w:szCs w:val="23"/>
        </w:rPr>
      </w:pPr>
      <w:r w:rsidRPr="008F029D">
        <w:rPr>
          <w:rFonts w:ascii="Times New Roman"/>
          <w:sz w:val="23"/>
          <w:szCs w:val="23"/>
          <w:u w:val="single"/>
        </w:rPr>
        <w:t>기타</w:t>
      </w:r>
      <w:r w:rsidRPr="008F029D">
        <w:rPr>
          <w:rFonts w:ascii="Times New Roman"/>
          <w:sz w:val="23"/>
          <w:szCs w:val="23"/>
          <w:u w:val="single"/>
        </w:rPr>
        <w:t xml:space="preserve"> </w:t>
      </w:r>
      <w:r w:rsidRPr="008F029D">
        <w:rPr>
          <w:rFonts w:ascii="Times New Roman"/>
          <w:sz w:val="23"/>
          <w:szCs w:val="23"/>
          <w:u w:val="single"/>
        </w:rPr>
        <w:t>의무</w:t>
      </w:r>
      <w:r w:rsidRPr="008F029D">
        <w:rPr>
          <w:rFonts w:ascii="Times New Roman"/>
          <w:sz w:val="23"/>
          <w:szCs w:val="23"/>
        </w:rPr>
        <w:t xml:space="preserve">.  </w:t>
      </w:r>
      <w:proofErr w:type="spellStart"/>
      <w:r w:rsidRPr="008F029D">
        <w:rPr>
          <w:rFonts w:ascii="Times New Roman" w:hint="eastAsia"/>
          <w:sz w:val="23"/>
          <w:szCs w:val="23"/>
        </w:rPr>
        <w:t>거래종결일</w:t>
      </w:r>
      <w:proofErr w:type="spellEnd"/>
      <w:r w:rsidRPr="008F029D">
        <w:rPr>
          <w:rFonts w:ascii="Times New Roman" w:hint="eastAsia"/>
          <w:sz w:val="23"/>
          <w:szCs w:val="23"/>
        </w:rPr>
        <w:t xml:space="preserve"> </w:t>
      </w:r>
      <w:r w:rsidRPr="008F029D">
        <w:rPr>
          <w:rFonts w:ascii="Times New Roman" w:hint="eastAsia"/>
          <w:sz w:val="23"/>
          <w:szCs w:val="23"/>
        </w:rPr>
        <w:t>이후</w:t>
      </w:r>
      <w:r w:rsidRPr="008F029D">
        <w:rPr>
          <w:rFonts w:ascii="Times New Roman" w:hint="eastAsia"/>
          <w:sz w:val="23"/>
          <w:szCs w:val="23"/>
        </w:rPr>
        <w:t xml:space="preserve"> </w:t>
      </w:r>
      <w:r w:rsidRPr="008F029D">
        <w:rPr>
          <w:rFonts w:ascii="Times New Roman"/>
          <w:sz w:val="23"/>
          <w:szCs w:val="23"/>
        </w:rPr>
        <w:t>매수인은</w:t>
      </w:r>
      <w:r w:rsidRPr="008F029D">
        <w:rPr>
          <w:rFonts w:ascii="Times New Roman"/>
          <w:sz w:val="23"/>
          <w:szCs w:val="23"/>
        </w:rPr>
        <w:t xml:space="preserve"> (</w:t>
      </w:r>
      <w:proofErr w:type="spellStart"/>
      <w:r w:rsidRPr="008F029D">
        <w:rPr>
          <w:rFonts w:ascii="Times New Roman"/>
          <w:sz w:val="23"/>
          <w:szCs w:val="23"/>
        </w:rPr>
        <w:t>i</w:t>
      </w:r>
      <w:proofErr w:type="spellEnd"/>
      <w:r w:rsidRPr="008F029D">
        <w:rPr>
          <w:rFonts w:ascii="Times New Roman" w:hint="eastAsia"/>
          <w:sz w:val="23"/>
          <w:szCs w:val="23"/>
        </w:rPr>
        <w:t>)</w:t>
      </w:r>
      <w:r w:rsidRPr="008F029D">
        <w:rPr>
          <w:rFonts w:ascii="Times New Roman"/>
          <w:sz w:val="23"/>
          <w:szCs w:val="23"/>
        </w:rPr>
        <w:t xml:space="preserve"> </w:t>
      </w:r>
      <w:r w:rsidRPr="008F029D">
        <w:rPr>
          <w:rFonts w:ascii="Times New Roman" w:hint="eastAsia"/>
          <w:sz w:val="23"/>
          <w:szCs w:val="23"/>
        </w:rPr>
        <w:t>매도인이</w:t>
      </w:r>
      <w:r w:rsidRPr="008F029D">
        <w:rPr>
          <w:rFonts w:ascii="Times New Roman" w:hint="eastAsia"/>
          <w:sz w:val="23"/>
          <w:szCs w:val="23"/>
        </w:rPr>
        <w:t xml:space="preserve"> </w:t>
      </w:r>
      <w:r w:rsidRPr="008F029D">
        <w:rPr>
          <w:rFonts w:ascii="Times New Roman" w:hint="eastAsia"/>
          <w:sz w:val="23"/>
          <w:szCs w:val="23"/>
        </w:rPr>
        <w:t>법령에</w:t>
      </w:r>
      <w:r w:rsidRPr="008F029D">
        <w:rPr>
          <w:rFonts w:ascii="Times New Roman" w:hint="eastAsia"/>
          <w:sz w:val="23"/>
          <w:szCs w:val="23"/>
        </w:rPr>
        <w:t xml:space="preserve"> </w:t>
      </w:r>
      <w:r w:rsidRPr="008F029D">
        <w:rPr>
          <w:rFonts w:ascii="Times New Roman" w:hint="eastAsia"/>
          <w:sz w:val="23"/>
          <w:szCs w:val="23"/>
        </w:rPr>
        <w:t>의해</w:t>
      </w:r>
      <w:r w:rsidRPr="008F029D">
        <w:rPr>
          <w:rFonts w:ascii="Times New Roman" w:hint="eastAsia"/>
          <w:sz w:val="23"/>
          <w:szCs w:val="23"/>
        </w:rPr>
        <w:t xml:space="preserve"> </w:t>
      </w:r>
      <w:r w:rsidRPr="008F029D">
        <w:rPr>
          <w:rFonts w:ascii="Times New Roman" w:hint="eastAsia"/>
          <w:sz w:val="23"/>
          <w:szCs w:val="23"/>
        </w:rPr>
        <w:t>요구되거나</w:t>
      </w:r>
      <w:r w:rsidRPr="008F029D">
        <w:rPr>
          <w:rFonts w:ascii="Times New Roman" w:hint="eastAsia"/>
          <w:sz w:val="23"/>
          <w:szCs w:val="23"/>
        </w:rPr>
        <w:t xml:space="preserve">, </w:t>
      </w:r>
      <w:r w:rsidRPr="008F029D">
        <w:rPr>
          <w:rFonts w:ascii="Times New Roman" w:hint="eastAsia"/>
          <w:sz w:val="23"/>
          <w:szCs w:val="23"/>
        </w:rPr>
        <w:t>또는</w:t>
      </w:r>
      <w:r w:rsidRPr="008F029D">
        <w:rPr>
          <w:rFonts w:ascii="Times New Roman" w:hint="eastAsia"/>
          <w:sz w:val="23"/>
          <w:szCs w:val="23"/>
        </w:rPr>
        <w:t xml:space="preserve"> </w:t>
      </w:r>
      <w:r w:rsidRPr="008F029D">
        <w:rPr>
          <w:rFonts w:ascii="Times New Roman" w:hint="eastAsia"/>
          <w:sz w:val="23"/>
          <w:szCs w:val="23"/>
        </w:rPr>
        <w:t>정부기관의</w:t>
      </w:r>
      <w:r w:rsidRPr="008F029D">
        <w:rPr>
          <w:rFonts w:ascii="Times New Roman" w:hint="eastAsia"/>
          <w:sz w:val="23"/>
          <w:szCs w:val="23"/>
        </w:rPr>
        <w:t xml:space="preserve"> </w:t>
      </w:r>
      <w:r w:rsidRPr="008F029D">
        <w:rPr>
          <w:rFonts w:ascii="Times New Roman" w:hint="eastAsia"/>
          <w:sz w:val="23"/>
          <w:szCs w:val="23"/>
        </w:rPr>
        <w:t>조사나</w:t>
      </w:r>
      <w:r w:rsidRPr="008F029D">
        <w:rPr>
          <w:rFonts w:ascii="Times New Roman" w:hint="eastAsia"/>
          <w:sz w:val="23"/>
          <w:szCs w:val="23"/>
        </w:rPr>
        <w:t xml:space="preserve"> </w:t>
      </w:r>
      <w:r w:rsidRPr="008F029D">
        <w:rPr>
          <w:rFonts w:ascii="Times New Roman" w:hint="eastAsia"/>
          <w:sz w:val="23"/>
          <w:szCs w:val="23"/>
        </w:rPr>
        <w:t>법적</w:t>
      </w:r>
      <w:r w:rsidRPr="008F029D">
        <w:rPr>
          <w:rFonts w:ascii="Times New Roman" w:hint="eastAsia"/>
          <w:sz w:val="23"/>
          <w:szCs w:val="23"/>
        </w:rPr>
        <w:t xml:space="preserve"> </w:t>
      </w:r>
      <w:r w:rsidRPr="008F029D">
        <w:rPr>
          <w:rFonts w:ascii="Times New Roman" w:hint="eastAsia"/>
          <w:sz w:val="23"/>
          <w:szCs w:val="23"/>
        </w:rPr>
        <w:t>절차와</w:t>
      </w:r>
      <w:r w:rsidRPr="00966BE3">
        <w:rPr>
          <w:rFonts w:ascii="Times New Roman" w:hint="eastAsia"/>
          <w:sz w:val="23"/>
          <w:szCs w:val="23"/>
        </w:rPr>
        <w:t xml:space="preserve"> </w:t>
      </w:r>
      <w:r w:rsidRPr="00966BE3">
        <w:rPr>
          <w:rFonts w:ascii="Times New Roman" w:hint="eastAsia"/>
          <w:sz w:val="23"/>
          <w:szCs w:val="23"/>
        </w:rPr>
        <w:t>관련하여</w:t>
      </w:r>
      <w:r w:rsidRPr="00966BE3">
        <w:rPr>
          <w:rFonts w:ascii="Times New Roman" w:hint="eastAsia"/>
          <w:sz w:val="23"/>
          <w:szCs w:val="23"/>
        </w:rPr>
        <w:t xml:space="preserve"> </w:t>
      </w:r>
      <w:proofErr w:type="spellStart"/>
      <w:r w:rsidRPr="00966BE3">
        <w:rPr>
          <w:rFonts w:ascii="Times New Roman" w:hint="eastAsia"/>
          <w:sz w:val="23"/>
          <w:szCs w:val="23"/>
        </w:rPr>
        <w:t>방어권을</w:t>
      </w:r>
      <w:proofErr w:type="spellEnd"/>
      <w:r w:rsidRPr="00966BE3">
        <w:rPr>
          <w:rFonts w:ascii="Times New Roman" w:hint="eastAsia"/>
          <w:sz w:val="23"/>
          <w:szCs w:val="23"/>
        </w:rPr>
        <w:t xml:space="preserve"> </w:t>
      </w:r>
      <w:r w:rsidRPr="00966BE3">
        <w:rPr>
          <w:rFonts w:ascii="Times New Roman" w:hint="eastAsia"/>
          <w:sz w:val="23"/>
          <w:szCs w:val="23"/>
        </w:rPr>
        <w:t>행사하거나</w:t>
      </w:r>
      <w:r w:rsidRPr="00966BE3">
        <w:rPr>
          <w:rFonts w:ascii="Times New Roman" w:hint="eastAsia"/>
          <w:sz w:val="23"/>
          <w:szCs w:val="23"/>
        </w:rPr>
        <w:t xml:space="preserve">, </w:t>
      </w:r>
      <w:r w:rsidRPr="00966BE3">
        <w:rPr>
          <w:rFonts w:ascii="Times New Roman" w:hint="eastAsia"/>
          <w:sz w:val="23"/>
          <w:szCs w:val="23"/>
        </w:rPr>
        <w:t>자신이</w:t>
      </w:r>
      <w:r w:rsidRPr="00966BE3">
        <w:rPr>
          <w:rFonts w:ascii="Times New Roman" w:hint="eastAsia"/>
          <w:sz w:val="23"/>
          <w:szCs w:val="23"/>
        </w:rPr>
        <w:t xml:space="preserve"> </w:t>
      </w:r>
      <w:r w:rsidRPr="00966BE3">
        <w:rPr>
          <w:rFonts w:ascii="Times New Roman" w:hint="eastAsia"/>
          <w:sz w:val="23"/>
          <w:szCs w:val="23"/>
        </w:rPr>
        <w:t>당사자인</w:t>
      </w:r>
      <w:r w:rsidRPr="00966BE3">
        <w:rPr>
          <w:rFonts w:ascii="Times New Roman" w:hint="eastAsia"/>
          <w:sz w:val="23"/>
          <w:szCs w:val="23"/>
        </w:rPr>
        <w:t xml:space="preserve"> </w:t>
      </w:r>
      <w:r w:rsidRPr="00966BE3">
        <w:rPr>
          <w:rFonts w:ascii="Times New Roman" w:hint="eastAsia"/>
          <w:sz w:val="23"/>
          <w:szCs w:val="23"/>
        </w:rPr>
        <w:t>소송의</w:t>
      </w:r>
      <w:r w:rsidRPr="00966BE3">
        <w:rPr>
          <w:rFonts w:ascii="Times New Roman" w:hint="eastAsia"/>
          <w:sz w:val="23"/>
          <w:szCs w:val="23"/>
        </w:rPr>
        <w:t xml:space="preserve"> </w:t>
      </w:r>
      <w:r w:rsidRPr="00966BE3">
        <w:rPr>
          <w:rFonts w:ascii="Times New Roman" w:hint="eastAsia"/>
          <w:sz w:val="23"/>
          <w:szCs w:val="23"/>
        </w:rPr>
        <w:t>수행을</w:t>
      </w:r>
      <w:r w:rsidRPr="00966BE3">
        <w:rPr>
          <w:rFonts w:ascii="Times New Roman" w:hint="eastAsia"/>
          <w:sz w:val="23"/>
          <w:szCs w:val="23"/>
        </w:rPr>
        <w:t xml:space="preserve"> </w:t>
      </w:r>
      <w:r w:rsidRPr="00966BE3">
        <w:rPr>
          <w:rFonts w:ascii="Times New Roman" w:hint="eastAsia"/>
          <w:sz w:val="23"/>
          <w:szCs w:val="23"/>
        </w:rPr>
        <w:t>위해</w:t>
      </w:r>
      <w:r w:rsidRPr="00966BE3">
        <w:rPr>
          <w:rFonts w:ascii="Times New Roman" w:hint="eastAsia"/>
          <w:sz w:val="23"/>
          <w:szCs w:val="23"/>
        </w:rPr>
        <w:t xml:space="preserve"> </w:t>
      </w:r>
      <w:r w:rsidRPr="00966BE3">
        <w:rPr>
          <w:rFonts w:ascii="Times New Roman" w:hint="eastAsia"/>
          <w:sz w:val="23"/>
          <w:szCs w:val="23"/>
        </w:rPr>
        <w:t>필요하여</w:t>
      </w:r>
      <w:r w:rsidRPr="00966BE3">
        <w:rPr>
          <w:rFonts w:ascii="Times New Roman" w:hint="eastAsia"/>
          <w:sz w:val="23"/>
          <w:szCs w:val="23"/>
        </w:rPr>
        <w:t xml:space="preserve"> </w:t>
      </w:r>
      <w:r w:rsidRPr="00966BE3">
        <w:rPr>
          <w:rFonts w:ascii="Times New Roman" w:hint="eastAsia"/>
          <w:sz w:val="23"/>
          <w:szCs w:val="23"/>
        </w:rPr>
        <w:t>대상회사의</w:t>
      </w:r>
      <w:r w:rsidRPr="00966BE3">
        <w:rPr>
          <w:rFonts w:ascii="Times New Roman" w:hint="eastAsia"/>
          <w:sz w:val="23"/>
          <w:szCs w:val="23"/>
        </w:rPr>
        <w:t xml:space="preserve"> </w:t>
      </w:r>
      <w:r w:rsidRPr="00966BE3">
        <w:rPr>
          <w:rFonts w:ascii="Times New Roman" w:hint="eastAsia"/>
          <w:sz w:val="23"/>
          <w:szCs w:val="23"/>
        </w:rPr>
        <w:t>장부</w:t>
      </w:r>
      <w:r w:rsidRPr="00966BE3">
        <w:rPr>
          <w:rFonts w:ascii="Times New Roman" w:hint="eastAsia"/>
          <w:sz w:val="23"/>
          <w:szCs w:val="23"/>
        </w:rPr>
        <w:t xml:space="preserve"> </w:t>
      </w:r>
      <w:r w:rsidRPr="00966BE3">
        <w:rPr>
          <w:rFonts w:ascii="Times New Roman" w:hint="eastAsia"/>
          <w:sz w:val="23"/>
          <w:szCs w:val="23"/>
        </w:rPr>
        <w:t>및</w:t>
      </w:r>
      <w:r w:rsidRPr="00966BE3">
        <w:rPr>
          <w:rFonts w:ascii="Times New Roman" w:hint="eastAsia"/>
          <w:sz w:val="23"/>
          <w:szCs w:val="23"/>
        </w:rPr>
        <w:t xml:space="preserve"> </w:t>
      </w:r>
      <w:r w:rsidRPr="00966BE3">
        <w:rPr>
          <w:rFonts w:ascii="Times New Roman" w:hint="eastAsia"/>
          <w:sz w:val="23"/>
          <w:szCs w:val="23"/>
        </w:rPr>
        <w:t>기록의</w:t>
      </w:r>
      <w:r w:rsidRPr="00966BE3">
        <w:rPr>
          <w:rFonts w:ascii="Times New Roman" w:hint="eastAsia"/>
          <w:sz w:val="23"/>
          <w:szCs w:val="23"/>
        </w:rPr>
        <w:t xml:space="preserve"> </w:t>
      </w:r>
      <w:r w:rsidRPr="00966BE3">
        <w:rPr>
          <w:rFonts w:ascii="Times New Roman" w:hint="eastAsia"/>
          <w:sz w:val="23"/>
          <w:szCs w:val="23"/>
        </w:rPr>
        <w:t>열람</w:t>
      </w:r>
      <w:r w:rsidRPr="00966BE3">
        <w:rPr>
          <w:rFonts w:ascii="Times New Roman" w:hint="eastAsia"/>
          <w:sz w:val="23"/>
          <w:szCs w:val="23"/>
        </w:rPr>
        <w:t xml:space="preserve">, </w:t>
      </w:r>
      <w:r w:rsidRPr="00966BE3">
        <w:rPr>
          <w:rFonts w:ascii="Times New Roman" w:hint="eastAsia"/>
          <w:sz w:val="23"/>
          <w:szCs w:val="23"/>
        </w:rPr>
        <w:t>대상회사의</w:t>
      </w:r>
      <w:r w:rsidRPr="00966BE3">
        <w:rPr>
          <w:rFonts w:ascii="Times New Roman" w:hint="eastAsia"/>
          <w:sz w:val="23"/>
          <w:szCs w:val="23"/>
        </w:rPr>
        <w:t xml:space="preserve"> </w:t>
      </w:r>
      <w:r w:rsidRPr="00966BE3">
        <w:rPr>
          <w:rFonts w:ascii="Times New Roman" w:hint="eastAsia"/>
          <w:sz w:val="23"/>
          <w:szCs w:val="23"/>
        </w:rPr>
        <w:t>자료</w:t>
      </w:r>
      <w:r w:rsidRPr="00966BE3">
        <w:rPr>
          <w:rFonts w:ascii="Times New Roman" w:hint="eastAsia"/>
          <w:sz w:val="23"/>
          <w:szCs w:val="23"/>
        </w:rPr>
        <w:t xml:space="preserve"> </w:t>
      </w:r>
      <w:r w:rsidRPr="00966BE3">
        <w:rPr>
          <w:rFonts w:ascii="Times New Roman" w:hint="eastAsia"/>
          <w:sz w:val="23"/>
          <w:szCs w:val="23"/>
        </w:rPr>
        <w:t>및</w:t>
      </w:r>
      <w:r w:rsidRPr="00966BE3">
        <w:rPr>
          <w:rFonts w:ascii="Times New Roman" w:hint="eastAsia"/>
          <w:sz w:val="23"/>
          <w:szCs w:val="23"/>
        </w:rPr>
        <w:t xml:space="preserve"> </w:t>
      </w:r>
      <w:r w:rsidRPr="00966BE3">
        <w:rPr>
          <w:rFonts w:ascii="Times New Roman" w:hint="eastAsia"/>
          <w:sz w:val="23"/>
          <w:szCs w:val="23"/>
        </w:rPr>
        <w:t>정보의</w:t>
      </w:r>
      <w:r w:rsidRPr="00966BE3">
        <w:rPr>
          <w:rFonts w:ascii="Times New Roman" w:hint="eastAsia"/>
          <w:sz w:val="23"/>
          <w:szCs w:val="23"/>
        </w:rPr>
        <w:t xml:space="preserve"> </w:t>
      </w:r>
      <w:r w:rsidRPr="00966BE3">
        <w:rPr>
          <w:rFonts w:ascii="Times New Roman" w:hint="eastAsia"/>
          <w:sz w:val="23"/>
          <w:szCs w:val="23"/>
        </w:rPr>
        <w:t>제공을</w:t>
      </w:r>
      <w:r w:rsidRPr="00966BE3">
        <w:rPr>
          <w:rFonts w:ascii="Times New Roman" w:hint="eastAsia"/>
          <w:sz w:val="23"/>
          <w:szCs w:val="23"/>
        </w:rPr>
        <w:t xml:space="preserve"> </w:t>
      </w:r>
      <w:r w:rsidRPr="00966BE3">
        <w:rPr>
          <w:rFonts w:ascii="Times New Roman" w:hint="eastAsia"/>
          <w:sz w:val="23"/>
          <w:szCs w:val="23"/>
        </w:rPr>
        <w:t>요청하는</w:t>
      </w:r>
      <w:r w:rsidRPr="00966BE3">
        <w:rPr>
          <w:rFonts w:ascii="Times New Roman" w:hint="eastAsia"/>
          <w:sz w:val="23"/>
          <w:szCs w:val="23"/>
        </w:rPr>
        <w:t xml:space="preserve"> </w:t>
      </w:r>
      <w:r w:rsidRPr="00966BE3">
        <w:rPr>
          <w:rFonts w:ascii="Times New Roman" w:hint="eastAsia"/>
          <w:sz w:val="23"/>
          <w:szCs w:val="23"/>
        </w:rPr>
        <w:t>경우</w:t>
      </w:r>
      <w:r w:rsidRPr="00966BE3">
        <w:rPr>
          <w:rFonts w:ascii="Times New Roman" w:hint="eastAsia"/>
          <w:sz w:val="23"/>
          <w:szCs w:val="23"/>
        </w:rPr>
        <w:t xml:space="preserve">, </w:t>
      </w:r>
      <w:r w:rsidRPr="00966BE3">
        <w:rPr>
          <w:rFonts w:ascii="Times New Roman" w:hint="eastAsia"/>
          <w:sz w:val="23"/>
          <w:szCs w:val="23"/>
        </w:rPr>
        <w:t>법령이</w:t>
      </w:r>
      <w:r w:rsidRPr="00966BE3">
        <w:rPr>
          <w:rFonts w:ascii="Times New Roman" w:hint="eastAsia"/>
          <w:sz w:val="23"/>
          <w:szCs w:val="23"/>
        </w:rPr>
        <w:t xml:space="preserve"> </w:t>
      </w:r>
      <w:r w:rsidRPr="00966BE3">
        <w:rPr>
          <w:rFonts w:ascii="Times New Roman" w:hint="eastAsia"/>
          <w:sz w:val="23"/>
          <w:szCs w:val="23"/>
        </w:rPr>
        <w:t>허용하는</w:t>
      </w:r>
      <w:r w:rsidRPr="00966BE3">
        <w:rPr>
          <w:rFonts w:ascii="Times New Roman" w:hint="eastAsia"/>
          <w:sz w:val="23"/>
          <w:szCs w:val="23"/>
        </w:rPr>
        <w:t xml:space="preserve"> </w:t>
      </w:r>
      <w:r w:rsidRPr="00966BE3">
        <w:rPr>
          <w:rFonts w:ascii="Times New Roman" w:hint="eastAsia"/>
          <w:sz w:val="23"/>
          <w:szCs w:val="23"/>
        </w:rPr>
        <w:t>범위</w:t>
      </w:r>
      <w:r w:rsidRPr="00966BE3">
        <w:rPr>
          <w:rFonts w:ascii="Times New Roman" w:hint="eastAsia"/>
          <w:sz w:val="23"/>
          <w:szCs w:val="23"/>
        </w:rPr>
        <w:t xml:space="preserve"> </w:t>
      </w:r>
      <w:r w:rsidRPr="00966BE3">
        <w:rPr>
          <w:rFonts w:ascii="Times New Roman" w:hint="eastAsia"/>
          <w:sz w:val="23"/>
          <w:szCs w:val="23"/>
        </w:rPr>
        <w:t>및</w:t>
      </w:r>
      <w:r w:rsidRPr="00966BE3">
        <w:rPr>
          <w:rFonts w:ascii="Times New Roman" w:hint="eastAsia"/>
          <w:sz w:val="23"/>
          <w:szCs w:val="23"/>
        </w:rPr>
        <w:t xml:space="preserve"> </w:t>
      </w:r>
      <w:r w:rsidRPr="00966BE3">
        <w:rPr>
          <w:rFonts w:ascii="Times New Roman" w:hint="eastAsia"/>
          <w:sz w:val="23"/>
          <w:szCs w:val="23"/>
        </w:rPr>
        <w:t>대상회사의</w:t>
      </w:r>
      <w:r w:rsidRPr="00966BE3">
        <w:rPr>
          <w:rFonts w:ascii="Times New Roman" w:hint="eastAsia"/>
          <w:sz w:val="23"/>
          <w:szCs w:val="23"/>
        </w:rPr>
        <w:t xml:space="preserve"> </w:t>
      </w:r>
      <w:r w:rsidRPr="00966BE3">
        <w:rPr>
          <w:rFonts w:ascii="Times New Roman" w:hint="eastAsia"/>
          <w:sz w:val="23"/>
          <w:szCs w:val="23"/>
        </w:rPr>
        <w:t>정상적인</w:t>
      </w:r>
      <w:r w:rsidRPr="00966BE3">
        <w:rPr>
          <w:rFonts w:ascii="Times New Roman" w:hint="eastAsia"/>
          <w:sz w:val="23"/>
          <w:szCs w:val="23"/>
        </w:rPr>
        <w:t xml:space="preserve"> </w:t>
      </w:r>
      <w:r w:rsidRPr="00966BE3">
        <w:rPr>
          <w:rFonts w:ascii="Times New Roman" w:hint="eastAsia"/>
          <w:sz w:val="23"/>
          <w:szCs w:val="23"/>
        </w:rPr>
        <w:t>영업</w:t>
      </w:r>
      <w:r w:rsidRPr="00966BE3">
        <w:rPr>
          <w:rFonts w:ascii="Times New Roman" w:hint="eastAsia"/>
          <w:sz w:val="23"/>
          <w:szCs w:val="23"/>
        </w:rPr>
        <w:t xml:space="preserve"> </w:t>
      </w:r>
      <w:r w:rsidRPr="00966BE3">
        <w:rPr>
          <w:rFonts w:ascii="Times New Roman" w:hint="eastAsia"/>
          <w:sz w:val="23"/>
          <w:szCs w:val="23"/>
        </w:rPr>
        <w:t>활동이</w:t>
      </w:r>
      <w:r w:rsidRPr="00966BE3">
        <w:rPr>
          <w:rFonts w:ascii="Times New Roman" w:hint="eastAsia"/>
          <w:sz w:val="23"/>
          <w:szCs w:val="23"/>
        </w:rPr>
        <w:t xml:space="preserve"> </w:t>
      </w:r>
      <w:r w:rsidRPr="00966BE3">
        <w:rPr>
          <w:rFonts w:ascii="Times New Roman" w:hint="eastAsia"/>
          <w:sz w:val="23"/>
          <w:szCs w:val="23"/>
        </w:rPr>
        <w:t>불합리하게</w:t>
      </w:r>
      <w:r w:rsidRPr="00966BE3">
        <w:rPr>
          <w:rFonts w:ascii="Times New Roman" w:hint="eastAsia"/>
          <w:sz w:val="23"/>
          <w:szCs w:val="23"/>
        </w:rPr>
        <w:t xml:space="preserve"> </w:t>
      </w:r>
      <w:r w:rsidRPr="00966BE3">
        <w:rPr>
          <w:rFonts w:ascii="Times New Roman" w:hint="eastAsia"/>
          <w:sz w:val="23"/>
          <w:szCs w:val="23"/>
        </w:rPr>
        <w:t>방해</w:t>
      </w:r>
      <w:r w:rsidRPr="00966BE3">
        <w:rPr>
          <w:rFonts w:ascii="Times New Roman" w:hint="eastAsia"/>
          <w:sz w:val="23"/>
          <w:szCs w:val="23"/>
        </w:rPr>
        <w:t xml:space="preserve"> </w:t>
      </w:r>
      <w:r w:rsidRPr="00966BE3">
        <w:rPr>
          <w:rFonts w:ascii="Times New Roman" w:hint="eastAsia"/>
          <w:sz w:val="23"/>
          <w:szCs w:val="23"/>
        </w:rPr>
        <w:t>받지</w:t>
      </w:r>
      <w:r w:rsidRPr="00966BE3">
        <w:rPr>
          <w:rFonts w:ascii="Times New Roman" w:hint="eastAsia"/>
          <w:sz w:val="23"/>
          <w:szCs w:val="23"/>
        </w:rPr>
        <w:t xml:space="preserve"> </w:t>
      </w:r>
      <w:r w:rsidRPr="00966BE3">
        <w:rPr>
          <w:rFonts w:ascii="Times New Roman" w:hint="eastAsia"/>
          <w:sz w:val="23"/>
          <w:szCs w:val="23"/>
        </w:rPr>
        <w:t>않는</w:t>
      </w:r>
      <w:r w:rsidRPr="00966BE3">
        <w:rPr>
          <w:rFonts w:ascii="Times New Roman" w:hint="eastAsia"/>
          <w:sz w:val="23"/>
          <w:szCs w:val="23"/>
        </w:rPr>
        <w:t xml:space="preserve"> </w:t>
      </w:r>
      <w:r w:rsidRPr="00966BE3">
        <w:rPr>
          <w:rFonts w:ascii="Times New Roman" w:hint="eastAsia"/>
          <w:sz w:val="23"/>
          <w:szCs w:val="23"/>
        </w:rPr>
        <w:t>범위</w:t>
      </w:r>
      <w:r w:rsidRPr="00966BE3">
        <w:rPr>
          <w:rFonts w:ascii="Times New Roman" w:hint="eastAsia"/>
          <w:sz w:val="23"/>
          <w:szCs w:val="23"/>
        </w:rPr>
        <w:t xml:space="preserve"> </w:t>
      </w:r>
      <w:r w:rsidRPr="00966BE3">
        <w:rPr>
          <w:rFonts w:ascii="Times New Roman" w:hint="eastAsia"/>
          <w:sz w:val="23"/>
          <w:szCs w:val="23"/>
        </w:rPr>
        <w:t>내에서</w:t>
      </w:r>
      <w:r w:rsidRPr="00966BE3">
        <w:rPr>
          <w:rFonts w:ascii="Times New Roman"/>
          <w:sz w:val="23"/>
          <w:szCs w:val="23"/>
        </w:rPr>
        <w:t xml:space="preserve"> </w:t>
      </w:r>
      <w:proofErr w:type="spellStart"/>
      <w:r w:rsidRPr="00966BE3">
        <w:rPr>
          <w:rFonts w:ascii="Times New Roman" w:hint="eastAsia"/>
          <w:sz w:val="23"/>
          <w:szCs w:val="23"/>
        </w:rPr>
        <w:t>대상회사로</w:t>
      </w:r>
      <w:proofErr w:type="spellEnd"/>
      <w:r w:rsidRPr="00966BE3">
        <w:rPr>
          <w:rFonts w:ascii="Times New Roman"/>
          <w:sz w:val="23"/>
          <w:szCs w:val="23"/>
        </w:rPr>
        <w:t xml:space="preserve"> </w:t>
      </w:r>
      <w:r w:rsidRPr="00966BE3">
        <w:rPr>
          <w:rFonts w:ascii="Times New Roman" w:hint="eastAsia"/>
          <w:sz w:val="23"/>
          <w:szCs w:val="23"/>
        </w:rPr>
        <w:t>하여금</w:t>
      </w:r>
      <w:r w:rsidRPr="00966BE3">
        <w:rPr>
          <w:rFonts w:ascii="Times New Roman" w:hint="eastAsia"/>
          <w:sz w:val="23"/>
          <w:szCs w:val="23"/>
        </w:rPr>
        <w:t xml:space="preserve"> </w:t>
      </w:r>
      <w:r w:rsidRPr="00966BE3">
        <w:rPr>
          <w:rFonts w:ascii="Times New Roman" w:hint="eastAsia"/>
          <w:sz w:val="23"/>
          <w:szCs w:val="23"/>
        </w:rPr>
        <w:t>매도인</w:t>
      </w:r>
      <w:r w:rsidRPr="00966BE3">
        <w:rPr>
          <w:rFonts w:ascii="Times New Roman" w:hint="eastAsia"/>
          <w:sz w:val="23"/>
          <w:szCs w:val="23"/>
        </w:rPr>
        <w:t xml:space="preserve"> </w:t>
      </w:r>
      <w:r w:rsidRPr="00966BE3">
        <w:rPr>
          <w:rFonts w:ascii="Times New Roman" w:hint="eastAsia"/>
          <w:sz w:val="23"/>
          <w:szCs w:val="23"/>
        </w:rPr>
        <w:t>또는</w:t>
      </w:r>
      <w:r w:rsidRPr="00966BE3">
        <w:rPr>
          <w:rFonts w:ascii="Times New Roman" w:hint="eastAsia"/>
          <w:sz w:val="23"/>
          <w:szCs w:val="23"/>
        </w:rPr>
        <w:t xml:space="preserve"> </w:t>
      </w:r>
      <w:r w:rsidRPr="00966BE3">
        <w:rPr>
          <w:rFonts w:ascii="Times New Roman" w:hint="eastAsia"/>
          <w:sz w:val="23"/>
          <w:szCs w:val="23"/>
        </w:rPr>
        <w:t>그</w:t>
      </w:r>
      <w:r w:rsidRPr="00966BE3">
        <w:rPr>
          <w:rFonts w:ascii="Times New Roman" w:hint="eastAsia"/>
          <w:sz w:val="23"/>
          <w:szCs w:val="23"/>
        </w:rPr>
        <w:t xml:space="preserve"> </w:t>
      </w:r>
      <w:r w:rsidRPr="00966BE3">
        <w:rPr>
          <w:rFonts w:ascii="Times New Roman" w:hint="eastAsia"/>
          <w:sz w:val="23"/>
          <w:szCs w:val="23"/>
        </w:rPr>
        <w:t>대리인들에게</w:t>
      </w:r>
      <w:r w:rsidRPr="00966BE3">
        <w:rPr>
          <w:rFonts w:ascii="Times New Roman" w:hint="eastAsia"/>
          <w:sz w:val="23"/>
          <w:szCs w:val="23"/>
        </w:rPr>
        <w:t xml:space="preserve"> </w:t>
      </w:r>
      <w:r w:rsidRPr="00966BE3">
        <w:rPr>
          <w:rFonts w:ascii="Times New Roman" w:hint="eastAsia"/>
          <w:sz w:val="23"/>
          <w:szCs w:val="23"/>
        </w:rPr>
        <w:t>그와</w:t>
      </w:r>
      <w:r w:rsidRPr="00966BE3">
        <w:rPr>
          <w:rFonts w:ascii="Times New Roman" w:hint="eastAsia"/>
          <w:sz w:val="23"/>
          <w:szCs w:val="23"/>
        </w:rPr>
        <w:t xml:space="preserve"> </w:t>
      </w:r>
      <w:r w:rsidRPr="00966BE3">
        <w:rPr>
          <w:rFonts w:ascii="Times New Roman" w:hint="eastAsia"/>
          <w:sz w:val="23"/>
          <w:szCs w:val="23"/>
        </w:rPr>
        <w:t>같은</w:t>
      </w:r>
      <w:r w:rsidRPr="00966BE3">
        <w:rPr>
          <w:rFonts w:ascii="Times New Roman" w:hint="eastAsia"/>
          <w:sz w:val="23"/>
          <w:szCs w:val="23"/>
        </w:rPr>
        <w:t xml:space="preserve"> </w:t>
      </w:r>
      <w:r w:rsidRPr="00966BE3">
        <w:rPr>
          <w:rFonts w:ascii="Times New Roman" w:hint="eastAsia"/>
          <w:sz w:val="23"/>
          <w:szCs w:val="23"/>
        </w:rPr>
        <w:t>장부</w:t>
      </w:r>
      <w:r w:rsidRPr="00966BE3">
        <w:rPr>
          <w:rFonts w:ascii="Times New Roman" w:hint="eastAsia"/>
          <w:sz w:val="23"/>
          <w:szCs w:val="23"/>
        </w:rPr>
        <w:t xml:space="preserve"> </w:t>
      </w:r>
      <w:r w:rsidRPr="00966BE3">
        <w:rPr>
          <w:rFonts w:ascii="Times New Roman" w:hint="eastAsia"/>
          <w:sz w:val="23"/>
          <w:szCs w:val="23"/>
        </w:rPr>
        <w:t>및</w:t>
      </w:r>
      <w:r w:rsidRPr="00966BE3">
        <w:rPr>
          <w:rFonts w:ascii="Times New Roman" w:hint="eastAsia"/>
          <w:sz w:val="23"/>
          <w:szCs w:val="23"/>
        </w:rPr>
        <w:t xml:space="preserve"> </w:t>
      </w:r>
      <w:r w:rsidRPr="00966BE3">
        <w:rPr>
          <w:rFonts w:ascii="Times New Roman" w:hint="eastAsia"/>
          <w:sz w:val="23"/>
          <w:szCs w:val="23"/>
        </w:rPr>
        <w:t>기록의</w:t>
      </w:r>
      <w:r w:rsidRPr="00966BE3">
        <w:rPr>
          <w:rFonts w:ascii="Times New Roman" w:hint="eastAsia"/>
          <w:sz w:val="23"/>
          <w:szCs w:val="23"/>
        </w:rPr>
        <w:t xml:space="preserve"> </w:t>
      </w:r>
      <w:r w:rsidRPr="00966BE3">
        <w:rPr>
          <w:rFonts w:ascii="Times New Roman" w:hint="eastAsia"/>
          <w:sz w:val="23"/>
          <w:szCs w:val="23"/>
        </w:rPr>
        <w:t>열람을</w:t>
      </w:r>
      <w:r w:rsidRPr="00966BE3">
        <w:rPr>
          <w:rFonts w:ascii="Times New Roman" w:hint="eastAsia"/>
          <w:sz w:val="23"/>
          <w:szCs w:val="23"/>
        </w:rPr>
        <w:t xml:space="preserve"> </w:t>
      </w:r>
      <w:r w:rsidRPr="00966BE3">
        <w:rPr>
          <w:rFonts w:ascii="Times New Roman" w:hint="eastAsia"/>
          <w:sz w:val="23"/>
          <w:szCs w:val="23"/>
        </w:rPr>
        <w:t>허용하고</w:t>
      </w:r>
      <w:r w:rsidRPr="00966BE3">
        <w:rPr>
          <w:rFonts w:ascii="Times New Roman" w:hint="eastAsia"/>
          <w:sz w:val="23"/>
          <w:szCs w:val="23"/>
        </w:rPr>
        <w:t xml:space="preserve">, </w:t>
      </w:r>
      <w:r w:rsidRPr="00966BE3">
        <w:rPr>
          <w:rFonts w:ascii="Times New Roman" w:hint="eastAsia"/>
          <w:sz w:val="23"/>
          <w:szCs w:val="23"/>
        </w:rPr>
        <w:t>필요한</w:t>
      </w:r>
      <w:r w:rsidRPr="00966BE3">
        <w:rPr>
          <w:rFonts w:ascii="Times New Roman" w:hint="eastAsia"/>
          <w:sz w:val="23"/>
          <w:szCs w:val="23"/>
        </w:rPr>
        <w:t xml:space="preserve"> </w:t>
      </w:r>
      <w:r w:rsidRPr="00966BE3">
        <w:rPr>
          <w:rFonts w:ascii="Times New Roman" w:hint="eastAsia"/>
          <w:sz w:val="23"/>
          <w:szCs w:val="23"/>
        </w:rPr>
        <w:t>자료</w:t>
      </w:r>
      <w:r w:rsidRPr="00966BE3">
        <w:rPr>
          <w:rFonts w:ascii="Times New Roman" w:hint="eastAsia"/>
          <w:sz w:val="23"/>
          <w:szCs w:val="23"/>
        </w:rPr>
        <w:t xml:space="preserve"> </w:t>
      </w:r>
      <w:r w:rsidRPr="00966BE3">
        <w:rPr>
          <w:rFonts w:ascii="Times New Roman" w:hint="eastAsia"/>
          <w:sz w:val="23"/>
          <w:szCs w:val="23"/>
        </w:rPr>
        <w:t>및</w:t>
      </w:r>
      <w:r w:rsidRPr="00966BE3">
        <w:rPr>
          <w:rFonts w:ascii="Times New Roman" w:hint="eastAsia"/>
          <w:sz w:val="23"/>
          <w:szCs w:val="23"/>
        </w:rPr>
        <w:t xml:space="preserve"> </w:t>
      </w:r>
      <w:r w:rsidRPr="00966BE3">
        <w:rPr>
          <w:rFonts w:ascii="Times New Roman" w:hint="eastAsia"/>
          <w:sz w:val="23"/>
          <w:szCs w:val="23"/>
        </w:rPr>
        <w:t>정보를</w:t>
      </w:r>
      <w:r w:rsidRPr="00966BE3">
        <w:rPr>
          <w:rFonts w:ascii="Times New Roman" w:hint="eastAsia"/>
          <w:sz w:val="23"/>
          <w:szCs w:val="23"/>
        </w:rPr>
        <w:t xml:space="preserve"> </w:t>
      </w:r>
      <w:r w:rsidRPr="00966BE3">
        <w:rPr>
          <w:rFonts w:ascii="Times New Roman" w:hint="eastAsia"/>
          <w:sz w:val="23"/>
          <w:szCs w:val="23"/>
        </w:rPr>
        <w:t>제공하도록</w:t>
      </w:r>
      <w:r w:rsidRPr="00966BE3">
        <w:rPr>
          <w:rFonts w:ascii="Times New Roman" w:hint="eastAsia"/>
          <w:sz w:val="23"/>
          <w:szCs w:val="23"/>
        </w:rPr>
        <w:t xml:space="preserve"> </w:t>
      </w:r>
      <w:r w:rsidRPr="00966BE3">
        <w:rPr>
          <w:rFonts w:ascii="Times New Roman" w:hint="eastAsia"/>
          <w:sz w:val="23"/>
          <w:szCs w:val="23"/>
        </w:rPr>
        <w:t>하여야</w:t>
      </w:r>
      <w:r w:rsidRPr="00966BE3">
        <w:rPr>
          <w:rFonts w:ascii="Times New Roman" w:hint="eastAsia"/>
          <w:sz w:val="23"/>
          <w:szCs w:val="23"/>
        </w:rPr>
        <w:t xml:space="preserve"> </w:t>
      </w:r>
      <w:r w:rsidRPr="00966BE3">
        <w:rPr>
          <w:rFonts w:ascii="Times New Roman" w:hint="eastAsia"/>
          <w:sz w:val="23"/>
          <w:szCs w:val="23"/>
        </w:rPr>
        <w:t>하며</w:t>
      </w:r>
      <w:r w:rsidRPr="00966BE3">
        <w:rPr>
          <w:rFonts w:ascii="Times New Roman" w:hint="eastAsia"/>
          <w:sz w:val="23"/>
          <w:szCs w:val="23"/>
        </w:rPr>
        <w:t>,</w:t>
      </w:r>
      <w:r w:rsidRPr="00966BE3">
        <w:rPr>
          <w:rFonts w:ascii="Times New Roman"/>
          <w:sz w:val="23"/>
          <w:szCs w:val="23"/>
        </w:rPr>
        <w:t xml:space="preserve"> (ii) </w:t>
      </w:r>
      <w:r w:rsidRPr="00966BE3">
        <w:rPr>
          <w:rFonts w:ascii="Times New Roman"/>
          <w:sz w:val="23"/>
          <w:szCs w:val="23"/>
        </w:rPr>
        <w:t>매도인</w:t>
      </w:r>
      <w:r w:rsidRPr="00966BE3">
        <w:rPr>
          <w:rFonts w:ascii="Times New Roman"/>
          <w:sz w:val="23"/>
          <w:szCs w:val="23"/>
        </w:rPr>
        <w:t xml:space="preserve"> </w:t>
      </w:r>
      <w:r w:rsidRPr="00966BE3">
        <w:rPr>
          <w:rFonts w:ascii="Times New Roman"/>
          <w:sz w:val="23"/>
          <w:szCs w:val="23"/>
        </w:rPr>
        <w:t>또는</w:t>
      </w:r>
      <w:r w:rsidRPr="00966BE3">
        <w:rPr>
          <w:rFonts w:ascii="Times New Roman"/>
          <w:sz w:val="23"/>
          <w:szCs w:val="23"/>
        </w:rPr>
        <w:t xml:space="preserve"> </w:t>
      </w:r>
      <w:r w:rsidRPr="00966BE3">
        <w:rPr>
          <w:rFonts w:ascii="Times New Roman"/>
          <w:sz w:val="23"/>
          <w:szCs w:val="23"/>
        </w:rPr>
        <w:t>매도인의</w:t>
      </w:r>
      <w:r w:rsidRPr="00966BE3">
        <w:rPr>
          <w:rFonts w:ascii="Times New Roman"/>
          <w:sz w:val="23"/>
          <w:szCs w:val="23"/>
        </w:rPr>
        <w:t xml:space="preserve"> </w:t>
      </w:r>
      <w:r w:rsidRPr="00966BE3">
        <w:rPr>
          <w:rFonts w:ascii="Times New Roman"/>
          <w:sz w:val="23"/>
          <w:szCs w:val="23"/>
        </w:rPr>
        <w:t>계열회사의</w:t>
      </w:r>
      <w:r w:rsidRPr="00966BE3">
        <w:rPr>
          <w:rFonts w:ascii="Times New Roman"/>
          <w:sz w:val="23"/>
          <w:szCs w:val="23"/>
        </w:rPr>
        <w:t xml:space="preserve"> </w:t>
      </w:r>
      <w:proofErr w:type="spellStart"/>
      <w:r w:rsidRPr="00966BE3">
        <w:rPr>
          <w:rFonts w:ascii="Times New Roman"/>
          <w:sz w:val="23"/>
          <w:szCs w:val="23"/>
        </w:rPr>
        <w:t>거래종결일</w:t>
      </w:r>
      <w:proofErr w:type="spellEnd"/>
      <w:r w:rsidRPr="00966BE3">
        <w:rPr>
          <w:rFonts w:ascii="Times New Roman"/>
          <w:sz w:val="23"/>
          <w:szCs w:val="23"/>
        </w:rPr>
        <w:t xml:space="preserve"> </w:t>
      </w:r>
      <w:r w:rsidRPr="00966BE3">
        <w:rPr>
          <w:rFonts w:ascii="Times New Roman"/>
          <w:sz w:val="23"/>
          <w:szCs w:val="23"/>
        </w:rPr>
        <w:t>이전에</w:t>
      </w:r>
      <w:r w:rsidRPr="00966BE3">
        <w:rPr>
          <w:rFonts w:ascii="Times New Roman"/>
          <w:sz w:val="23"/>
          <w:szCs w:val="23"/>
        </w:rPr>
        <w:t xml:space="preserve"> </w:t>
      </w:r>
      <w:r w:rsidRPr="00966BE3">
        <w:rPr>
          <w:rFonts w:ascii="Times New Roman"/>
          <w:sz w:val="23"/>
          <w:szCs w:val="23"/>
        </w:rPr>
        <w:t>완료된</w:t>
      </w:r>
      <w:r w:rsidRPr="00966BE3">
        <w:rPr>
          <w:rFonts w:ascii="Times New Roman"/>
          <w:sz w:val="23"/>
          <w:szCs w:val="23"/>
        </w:rPr>
        <w:t xml:space="preserve"> </w:t>
      </w:r>
      <w:r w:rsidRPr="00966BE3">
        <w:rPr>
          <w:rFonts w:ascii="Times New Roman"/>
          <w:sz w:val="23"/>
          <w:szCs w:val="23"/>
        </w:rPr>
        <w:t>과세연도</w:t>
      </w:r>
      <w:r w:rsidRPr="00966BE3">
        <w:rPr>
          <w:rFonts w:ascii="Times New Roman"/>
          <w:sz w:val="23"/>
          <w:szCs w:val="23"/>
        </w:rPr>
        <w:t xml:space="preserve"> </w:t>
      </w:r>
      <w:r w:rsidRPr="00966BE3">
        <w:rPr>
          <w:rFonts w:ascii="Times New Roman"/>
          <w:sz w:val="23"/>
          <w:szCs w:val="23"/>
        </w:rPr>
        <w:t>또는</w:t>
      </w:r>
      <w:r w:rsidRPr="00966BE3">
        <w:rPr>
          <w:rFonts w:ascii="Times New Roman"/>
          <w:sz w:val="23"/>
          <w:szCs w:val="23"/>
        </w:rPr>
        <w:t xml:space="preserve"> </w:t>
      </w:r>
      <w:r w:rsidRPr="00966BE3">
        <w:rPr>
          <w:rFonts w:ascii="Times New Roman"/>
          <w:sz w:val="23"/>
          <w:szCs w:val="23"/>
        </w:rPr>
        <w:t>기간에</w:t>
      </w:r>
      <w:r w:rsidRPr="00966BE3">
        <w:rPr>
          <w:rFonts w:ascii="Times New Roman"/>
          <w:sz w:val="23"/>
          <w:szCs w:val="23"/>
        </w:rPr>
        <w:t xml:space="preserve"> </w:t>
      </w:r>
      <w:r w:rsidRPr="00966BE3">
        <w:rPr>
          <w:rFonts w:ascii="Times New Roman"/>
          <w:sz w:val="23"/>
          <w:szCs w:val="23"/>
        </w:rPr>
        <w:t>대한</w:t>
      </w:r>
      <w:r w:rsidRPr="00966BE3">
        <w:rPr>
          <w:rFonts w:ascii="Times New Roman"/>
          <w:sz w:val="23"/>
          <w:szCs w:val="23"/>
        </w:rPr>
        <w:t xml:space="preserve"> </w:t>
      </w:r>
      <w:r w:rsidRPr="00966BE3">
        <w:rPr>
          <w:rFonts w:ascii="Times New Roman"/>
          <w:sz w:val="23"/>
          <w:szCs w:val="23"/>
        </w:rPr>
        <w:t>조세와</w:t>
      </w:r>
      <w:r w:rsidRPr="00966BE3">
        <w:rPr>
          <w:rFonts w:ascii="Times New Roman"/>
          <w:sz w:val="23"/>
          <w:szCs w:val="23"/>
        </w:rPr>
        <w:t xml:space="preserve"> </w:t>
      </w:r>
      <w:r w:rsidRPr="00966BE3">
        <w:rPr>
          <w:rFonts w:ascii="Times New Roman"/>
          <w:sz w:val="23"/>
          <w:szCs w:val="23"/>
        </w:rPr>
        <w:t>관련된</w:t>
      </w:r>
      <w:r w:rsidRPr="00966BE3">
        <w:rPr>
          <w:rFonts w:ascii="Times New Roman"/>
          <w:sz w:val="23"/>
          <w:szCs w:val="23"/>
        </w:rPr>
        <w:t xml:space="preserve"> </w:t>
      </w:r>
      <w:r w:rsidRPr="00966BE3">
        <w:rPr>
          <w:rFonts w:ascii="Times New Roman"/>
          <w:sz w:val="23"/>
          <w:szCs w:val="23"/>
        </w:rPr>
        <w:t>평가</w:t>
      </w:r>
      <w:r w:rsidRPr="00966BE3">
        <w:rPr>
          <w:rFonts w:ascii="Times New Roman"/>
          <w:sz w:val="23"/>
          <w:szCs w:val="23"/>
        </w:rPr>
        <w:t xml:space="preserve"> </w:t>
      </w:r>
      <w:r w:rsidRPr="00966BE3">
        <w:rPr>
          <w:rFonts w:ascii="Times New Roman"/>
          <w:sz w:val="23"/>
          <w:szCs w:val="23"/>
        </w:rPr>
        <w:t>또는</w:t>
      </w:r>
      <w:r w:rsidRPr="00966BE3">
        <w:rPr>
          <w:rFonts w:ascii="Times New Roman"/>
          <w:sz w:val="23"/>
          <w:szCs w:val="23"/>
        </w:rPr>
        <w:t xml:space="preserve"> </w:t>
      </w:r>
      <w:r w:rsidRPr="00966BE3">
        <w:rPr>
          <w:rFonts w:ascii="Times New Roman"/>
          <w:sz w:val="23"/>
          <w:szCs w:val="23"/>
        </w:rPr>
        <w:t>책임에</w:t>
      </w:r>
      <w:r w:rsidRPr="00966BE3">
        <w:rPr>
          <w:rFonts w:ascii="Times New Roman"/>
          <w:sz w:val="23"/>
          <w:szCs w:val="23"/>
        </w:rPr>
        <w:t xml:space="preserve"> </w:t>
      </w:r>
      <w:r w:rsidRPr="00966BE3">
        <w:rPr>
          <w:rFonts w:ascii="Times New Roman"/>
          <w:sz w:val="23"/>
          <w:szCs w:val="23"/>
        </w:rPr>
        <w:t>영향을</w:t>
      </w:r>
      <w:r w:rsidRPr="00966BE3">
        <w:rPr>
          <w:rFonts w:ascii="Times New Roman"/>
          <w:sz w:val="23"/>
          <w:szCs w:val="23"/>
        </w:rPr>
        <w:t xml:space="preserve"> </w:t>
      </w:r>
      <w:r w:rsidRPr="00966BE3">
        <w:rPr>
          <w:rFonts w:ascii="Times New Roman"/>
          <w:sz w:val="23"/>
          <w:szCs w:val="23"/>
        </w:rPr>
        <w:t>미칠</w:t>
      </w:r>
      <w:r w:rsidRPr="00966BE3">
        <w:rPr>
          <w:rFonts w:ascii="Times New Roman"/>
          <w:sz w:val="23"/>
          <w:szCs w:val="23"/>
        </w:rPr>
        <w:t xml:space="preserve"> </w:t>
      </w:r>
      <w:r w:rsidRPr="00966BE3">
        <w:rPr>
          <w:rFonts w:ascii="Times New Roman"/>
          <w:sz w:val="23"/>
          <w:szCs w:val="23"/>
        </w:rPr>
        <w:t>것으로</w:t>
      </w:r>
      <w:r w:rsidRPr="00966BE3">
        <w:rPr>
          <w:rFonts w:ascii="Times New Roman"/>
          <w:sz w:val="23"/>
          <w:szCs w:val="23"/>
        </w:rPr>
        <w:t xml:space="preserve"> </w:t>
      </w:r>
      <w:r w:rsidRPr="00966BE3">
        <w:rPr>
          <w:rFonts w:ascii="Times New Roman"/>
          <w:sz w:val="23"/>
          <w:szCs w:val="23"/>
        </w:rPr>
        <w:t>예상되는</w:t>
      </w:r>
      <w:r w:rsidRPr="00966BE3">
        <w:rPr>
          <w:rFonts w:ascii="Times New Roman"/>
          <w:sz w:val="23"/>
          <w:szCs w:val="23"/>
        </w:rPr>
        <w:t xml:space="preserve"> </w:t>
      </w:r>
      <w:r w:rsidRPr="00966BE3">
        <w:rPr>
          <w:rFonts w:ascii="Times New Roman" w:hint="eastAsia"/>
          <w:sz w:val="23"/>
          <w:szCs w:val="23"/>
        </w:rPr>
        <w:t>행위를</w:t>
      </w:r>
      <w:r w:rsidRPr="00966BE3">
        <w:rPr>
          <w:rFonts w:ascii="Times New Roman" w:hint="eastAsia"/>
          <w:sz w:val="23"/>
          <w:szCs w:val="23"/>
        </w:rPr>
        <w:t xml:space="preserve"> </w:t>
      </w:r>
      <w:r w:rsidRPr="00966BE3">
        <w:rPr>
          <w:rFonts w:ascii="Times New Roman" w:hint="eastAsia"/>
          <w:sz w:val="23"/>
          <w:szCs w:val="23"/>
        </w:rPr>
        <w:t>하려는</w:t>
      </w:r>
      <w:r w:rsidRPr="00966BE3">
        <w:rPr>
          <w:rFonts w:ascii="Times New Roman" w:hint="eastAsia"/>
          <w:sz w:val="23"/>
          <w:szCs w:val="23"/>
        </w:rPr>
        <w:t xml:space="preserve"> </w:t>
      </w:r>
      <w:r w:rsidRPr="00966BE3">
        <w:rPr>
          <w:rFonts w:ascii="Times New Roman" w:hint="eastAsia"/>
          <w:sz w:val="23"/>
          <w:szCs w:val="23"/>
        </w:rPr>
        <w:t>경우에는</w:t>
      </w:r>
      <w:r w:rsidRPr="00966BE3">
        <w:rPr>
          <w:rFonts w:ascii="Times New Roman" w:hint="eastAsia"/>
          <w:sz w:val="23"/>
          <w:szCs w:val="23"/>
        </w:rPr>
        <w:t xml:space="preserve"> </w:t>
      </w:r>
      <w:r w:rsidRPr="00966BE3">
        <w:rPr>
          <w:rFonts w:ascii="Times New Roman" w:hint="eastAsia"/>
          <w:sz w:val="23"/>
          <w:szCs w:val="23"/>
        </w:rPr>
        <w:t>매도인과</w:t>
      </w:r>
      <w:r w:rsidRPr="00966BE3">
        <w:rPr>
          <w:rFonts w:ascii="Times New Roman" w:hint="eastAsia"/>
          <w:sz w:val="23"/>
          <w:szCs w:val="23"/>
        </w:rPr>
        <w:t xml:space="preserve"> </w:t>
      </w:r>
      <w:r w:rsidRPr="00966BE3">
        <w:rPr>
          <w:rFonts w:ascii="Times New Roman" w:hint="eastAsia"/>
          <w:sz w:val="23"/>
          <w:szCs w:val="23"/>
        </w:rPr>
        <w:t>사전</w:t>
      </w:r>
      <w:r w:rsidRPr="00966BE3">
        <w:rPr>
          <w:rFonts w:ascii="Times New Roman" w:hint="eastAsia"/>
          <w:sz w:val="23"/>
          <w:szCs w:val="23"/>
        </w:rPr>
        <w:t xml:space="preserve"> </w:t>
      </w:r>
      <w:r w:rsidRPr="00966BE3">
        <w:rPr>
          <w:rFonts w:ascii="Times New Roman" w:hint="eastAsia"/>
          <w:sz w:val="23"/>
          <w:szCs w:val="23"/>
        </w:rPr>
        <w:t>협의하고</w:t>
      </w:r>
      <w:r w:rsidRPr="00966BE3">
        <w:rPr>
          <w:rFonts w:ascii="Times New Roman" w:hint="eastAsia"/>
          <w:sz w:val="23"/>
          <w:szCs w:val="23"/>
        </w:rPr>
        <w:t xml:space="preserve"> </w:t>
      </w:r>
      <w:r w:rsidRPr="00966BE3">
        <w:rPr>
          <w:rFonts w:ascii="Times New Roman" w:hint="eastAsia"/>
          <w:sz w:val="23"/>
          <w:szCs w:val="23"/>
        </w:rPr>
        <w:t>매도인의</w:t>
      </w:r>
      <w:r w:rsidRPr="00966BE3">
        <w:rPr>
          <w:rFonts w:ascii="Times New Roman" w:hint="eastAsia"/>
          <w:sz w:val="23"/>
          <w:szCs w:val="23"/>
        </w:rPr>
        <w:t xml:space="preserve"> </w:t>
      </w:r>
      <w:r w:rsidRPr="00966BE3">
        <w:rPr>
          <w:rFonts w:ascii="Times New Roman" w:hint="eastAsia"/>
          <w:sz w:val="23"/>
          <w:szCs w:val="23"/>
        </w:rPr>
        <w:t>요청에</w:t>
      </w:r>
      <w:r w:rsidRPr="00966BE3">
        <w:rPr>
          <w:rFonts w:ascii="Times New Roman" w:hint="eastAsia"/>
          <w:sz w:val="23"/>
          <w:szCs w:val="23"/>
        </w:rPr>
        <w:t xml:space="preserve"> </w:t>
      </w:r>
      <w:r w:rsidRPr="00966BE3">
        <w:rPr>
          <w:rFonts w:ascii="Times New Roman" w:hint="eastAsia"/>
          <w:sz w:val="23"/>
          <w:szCs w:val="23"/>
        </w:rPr>
        <w:t>따라</w:t>
      </w:r>
      <w:r w:rsidRPr="00966BE3">
        <w:rPr>
          <w:rFonts w:ascii="Times New Roman" w:hint="eastAsia"/>
          <w:sz w:val="23"/>
          <w:szCs w:val="23"/>
        </w:rPr>
        <w:t xml:space="preserve"> </w:t>
      </w:r>
      <w:r w:rsidRPr="00966BE3">
        <w:rPr>
          <w:rFonts w:ascii="Times New Roman" w:hint="eastAsia"/>
          <w:sz w:val="23"/>
          <w:szCs w:val="23"/>
        </w:rPr>
        <w:t>합리적인</w:t>
      </w:r>
      <w:r w:rsidRPr="00966BE3">
        <w:rPr>
          <w:rFonts w:ascii="Times New Roman" w:hint="eastAsia"/>
          <w:sz w:val="23"/>
          <w:szCs w:val="23"/>
        </w:rPr>
        <w:t xml:space="preserve"> </w:t>
      </w:r>
      <w:r w:rsidRPr="00966BE3">
        <w:rPr>
          <w:rFonts w:ascii="Times New Roman" w:hint="eastAsia"/>
          <w:sz w:val="23"/>
          <w:szCs w:val="23"/>
        </w:rPr>
        <w:t>범위</w:t>
      </w:r>
      <w:r w:rsidRPr="00966BE3">
        <w:rPr>
          <w:rFonts w:ascii="Times New Roman" w:hint="eastAsia"/>
          <w:sz w:val="23"/>
          <w:szCs w:val="23"/>
        </w:rPr>
        <w:t xml:space="preserve"> </w:t>
      </w:r>
      <w:r w:rsidRPr="00966BE3">
        <w:rPr>
          <w:rFonts w:ascii="Times New Roman" w:hint="eastAsia"/>
          <w:sz w:val="23"/>
          <w:szCs w:val="23"/>
        </w:rPr>
        <w:t>내에서</w:t>
      </w:r>
      <w:r w:rsidRPr="00966BE3">
        <w:rPr>
          <w:rFonts w:ascii="Times New Roman" w:hint="eastAsia"/>
          <w:sz w:val="23"/>
          <w:szCs w:val="23"/>
        </w:rPr>
        <w:t xml:space="preserve"> </w:t>
      </w:r>
      <w:r w:rsidRPr="00966BE3">
        <w:rPr>
          <w:rFonts w:ascii="Times New Roman" w:hint="eastAsia"/>
          <w:sz w:val="23"/>
          <w:szCs w:val="23"/>
        </w:rPr>
        <w:t>필요한</w:t>
      </w:r>
      <w:r w:rsidRPr="00966BE3">
        <w:rPr>
          <w:rFonts w:ascii="Times New Roman" w:hint="eastAsia"/>
          <w:sz w:val="23"/>
          <w:szCs w:val="23"/>
        </w:rPr>
        <w:t xml:space="preserve"> </w:t>
      </w:r>
      <w:r w:rsidRPr="00966BE3">
        <w:rPr>
          <w:rFonts w:ascii="Times New Roman" w:hint="eastAsia"/>
          <w:sz w:val="23"/>
          <w:szCs w:val="23"/>
        </w:rPr>
        <w:t>조치를</w:t>
      </w:r>
      <w:r w:rsidRPr="00966BE3">
        <w:rPr>
          <w:rFonts w:ascii="Times New Roman" w:hint="eastAsia"/>
          <w:sz w:val="23"/>
          <w:szCs w:val="23"/>
        </w:rPr>
        <w:t xml:space="preserve"> </w:t>
      </w:r>
      <w:r w:rsidRPr="00966BE3">
        <w:rPr>
          <w:rFonts w:ascii="Times New Roman" w:hint="eastAsia"/>
          <w:sz w:val="23"/>
          <w:szCs w:val="23"/>
        </w:rPr>
        <w:t>취하기로</w:t>
      </w:r>
      <w:r w:rsidRPr="00966BE3">
        <w:rPr>
          <w:rFonts w:ascii="Times New Roman" w:hint="eastAsia"/>
          <w:sz w:val="23"/>
          <w:szCs w:val="23"/>
        </w:rPr>
        <w:t xml:space="preserve"> </w:t>
      </w:r>
      <w:r w:rsidRPr="00966BE3">
        <w:rPr>
          <w:rFonts w:ascii="Times New Roman" w:hint="eastAsia"/>
          <w:sz w:val="23"/>
          <w:szCs w:val="23"/>
        </w:rPr>
        <w:t>한다</w:t>
      </w:r>
      <w:r w:rsidRPr="00966BE3">
        <w:rPr>
          <w:rFonts w:ascii="Times New Roman"/>
          <w:sz w:val="23"/>
          <w:szCs w:val="23"/>
        </w:rPr>
        <w:t>.</w:t>
      </w:r>
    </w:p>
    <w:p w14:paraId="1F868782" w14:textId="76D5AD71" w:rsidR="00BD221E" w:rsidRPr="006E333E" w:rsidRDefault="00BD221E">
      <w:pPr>
        <w:pStyle w:val="ac"/>
        <w:numPr>
          <w:ilvl w:val="1"/>
          <w:numId w:val="9"/>
        </w:numPr>
        <w:snapToGrid w:val="0"/>
        <w:spacing w:before="180" w:after="180" w:line="360" w:lineRule="atLeast"/>
        <w:ind w:leftChars="0"/>
        <w:rPr>
          <w:ins w:id="35" w:author="Yulchon" w:date="2022-07-27T22:43:00Z"/>
          <w:rFonts w:ascii="Times New Roman"/>
          <w:sz w:val="23"/>
          <w:szCs w:val="23"/>
          <w:u w:val="single"/>
          <w:rPrChange w:id="36" w:author="Yulchon" w:date="2022-07-27T22:43:00Z">
            <w:rPr>
              <w:ins w:id="37" w:author="Yulchon" w:date="2022-07-27T22:43:00Z"/>
              <w:rFonts w:ascii="Times New Roman"/>
              <w:sz w:val="23"/>
              <w:szCs w:val="23"/>
            </w:rPr>
          </w:rPrChange>
        </w:rPr>
        <w:pPrChange w:id="38" w:author="Yulchon" w:date="2022-07-27T22:38:00Z">
          <w:pPr>
            <w:numPr>
              <w:ilvl w:val="1"/>
              <w:numId w:val="9"/>
            </w:numPr>
            <w:tabs>
              <w:tab w:val="num" w:pos="851"/>
            </w:tabs>
            <w:snapToGrid w:val="0"/>
            <w:spacing w:before="180" w:after="180" w:line="360" w:lineRule="atLeast"/>
            <w:ind w:left="851" w:hanging="851"/>
          </w:pPr>
        </w:pPrChange>
      </w:pPr>
      <w:ins w:id="39" w:author="Yulchon" w:date="2022-07-27T22:35:00Z">
        <w:r w:rsidRPr="00EE7E25">
          <w:rPr>
            <w:rFonts w:ascii="Times New Roman" w:hint="eastAsia"/>
            <w:sz w:val="23"/>
            <w:szCs w:val="23"/>
            <w:u w:val="single"/>
          </w:rPr>
          <w:t>유형자산에</w:t>
        </w:r>
        <w:r w:rsidRPr="00EE7E25">
          <w:rPr>
            <w:rFonts w:ascii="Times New Roman" w:hint="eastAsia"/>
            <w:sz w:val="23"/>
            <w:szCs w:val="23"/>
            <w:u w:val="single"/>
          </w:rPr>
          <w:t xml:space="preserve"> </w:t>
        </w:r>
        <w:r w:rsidRPr="00EE7E25">
          <w:rPr>
            <w:rFonts w:ascii="Times New Roman" w:hint="eastAsia"/>
            <w:sz w:val="23"/>
            <w:szCs w:val="23"/>
            <w:u w:val="single"/>
          </w:rPr>
          <w:t>대한</w:t>
        </w:r>
        <w:r w:rsidRPr="00EE7E25">
          <w:rPr>
            <w:rFonts w:ascii="Times New Roman" w:hint="eastAsia"/>
            <w:sz w:val="23"/>
            <w:szCs w:val="23"/>
            <w:u w:val="single"/>
          </w:rPr>
          <w:t xml:space="preserve"> </w:t>
        </w:r>
        <w:r w:rsidRPr="00EE7E25">
          <w:rPr>
            <w:rFonts w:ascii="Times New Roman" w:hint="eastAsia"/>
            <w:sz w:val="23"/>
            <w:szCs w:val="23"/>
            <w:u w:val="single"/>
          </w:rPr>
          <w:t>부담</w:t>
        </w:r>
        <w:r w:rsidRPr="00EE7E25">
          <w:rPr>
            <w:rFonts w:ascii="Times New Roman" w:hint="eastAsia"/>
            <w:sz w:val="23"/>
            <w:szCs w:val="23"/>
            <w:u w:val="single"/>
          </w:rPr>
          <w:t xml:space="preserve"> </w:t>
        </w:r>
        <w:r w:rsidRPr="00EE7E25">
          <w:rPr>
            <w:rFonts w:ascii="Times New Roman" w:hint="eastAsia"/>
            <w:sz w:val="23"/>
            <w:szCs w:val="23"/>
            <w:u w:val="single"/>
          </w:rPr>
          <w:t>변경</w:t>
        </w:r>
      </w:ins>
      <w:ins w:id="40" w:author="Yulchon" w:date="2022-07-27T22:36:00Z">
        <w:r>
          <w:rPr>
            <w:rFonts w:ascii="Times New Roman" w:hint="eastAsia"/>
            <w:sz w:val="23"/>
            <w:szCs w:val="23"/>
            <w:u w:val="single"/>
          </w:rPr>
          <w:t>.</w:t>
        </w:r>
      </w:ins>
      <w:ins w:id="41" w:author="Yulchon" w:date="2022-07-27T22:35:00Z">
        <w:r w:rsidRPr="00EE7E25">
          <w:rPr>
            <w:rFonts w:ascii="Times New Roman" w:hint="eastAsia"/>
            <w:sz w:val="23"/>
            <w:szCs w:val="23"/>
          </w:rPr>
          <w:t xml:space="preserve"> </w:t>
        </w:r>
        <w:r w:rsidRPr="00EE7E25">
          <w:rPr>
            <w:rFonts w:ascii="Times New Roman" w:hint="eastAsia"/>
            <w:sz w:val="23"/>
            <w:szCs w:val="23"/>
          </w:rPr>
          <w:t>매도인은</w:t>
        </w:r>
        <w:r w:rsidRPr="00EE7E25">
          <w:rPr>
            <w:rFonts w:ascii="Times New Roman" w:hint="eastAsia"/>
            <w:sz w:val="23"/>
            <w:szCs w:val="23"/>
          </w:rPr>
          <w:t xml:space="preserve"> </w:t>
        </w:r>
        <w:r w:rsidRPr="00EE7E25">
          <w:rPr>
            <w:rFonts w:ascii="Times New Roman" w:hint="eastAsia"/>
            <w:sz w:val="23"/>
            <w:szCs w:val="23"/>
          </w:rPr>
          <w:t>본건</w:t>
        </w:r>
        <w:r w:rsidRPr="00EE7E25">
          <w:rPr>
            <w:rFonts w:ascii="Times New Roman" w:hint="eastAsia"/>
            <w:sz w:val="23"/>
            <w:szCs w:val="23"/>
          </w:rPr>
          <w:t xml:space="preserve"> </w:t>
        </w:r>
        <w:r w:rsidRPr="00EE7E25">
          <w:rPr>
            <w:rFonts w:ascii="Times New Roman" w:hint="eastAsia"/>
            <w:sz w:val="23"/>
            <w:szCs w:val="23"/>
          </w:rPr>
          <w:t>대상회사의</w:t>
        </w:r>
        <w:r w:rsidRPr="00EE7E25">
          <w:rPr>
            <w:rFonts w:ascii="Times New Roman" w:hint="eastAsia"/>
            <w:sz w:val="23"/>
            <w:szCs w:val="23"/>
          </w:rPr>
          <w:t xml:space="preserve"> </w:t>
        </w:r>
        <w:r w:rsidRPr="00EE7E25">
          <w:rPr>
            <w:rFonts w:ascii="Times New Roman" w:hint="eastAsia"/>
            <w:sz w:val="23"/>
            <w:szCs w:val="23"/>
          </w:rPr>
          <w:t>분할기일</w:t>
        </w:r>
        <w:r w:rsidRPr="00EE7E25">
          <w:rPr>
            <w:rFonts w:ascii="Times New Roman" w:hint="eastAsia"/>
            <w:sz w:val="23"/>
            <w:szCs w:val="23"/>
          </w:rPr>
          <w:t xml:space="preserve"> </w:t>
        </w:r>
        <w:r w:rsidRPr="00EE7E25">
          <w:rPr>
            <w:rFonts w:ascii="Times New Roman" w:hint="eastAsia"/>
            <w:sz w:val="23"/>
            <w:szCs w:val="23"/>
          </w:rPr>
          <w:t>이전</w:t>
        </w:r>
        <w:r w:rsidRPr="00EE7E25">
          <w:rPr>
            <w:rFonts w:ascii="Times New Roman" w:hint="eastAsia"/>
            <w:sz w:val="23"/>
            <w:szCs w:val="23"/>
          </w:rPr>
          <w:t xml:space="preserve"> </w:t>
        </w:r>
        <w:proofErr w:type="spellStart"/>
        <w:r w:rsidRPr="00EE7E25">
          <w:rPr>
            <w:rFonts w:ascii="Times New Roman" w:hint="eastAsia"/>
            <w:sz w:val="23"/>
            <w:szCs w:val="23"/>
          </w:rPr>
          <w:t>공개목록</w:t>
        </w:r>
        <w:proofErr w:type="spellEnd"/>
        <w:r w:rsidRPr="00EE7E25">
          <w:rPr>
            <w:rFonts w:ascii="Times New Roman" w:hint="eastAsia"/>
            <w:sz w:val="23"/>
            <w:szCs w:val="23"/>
          </w:rPr>
          <w:t xml:space="preserve"> </w:t>
        </w:r>
        <w:r w:rsidRPr="00EE7E25">
          <w:rPr>
            <w:rFonts w:ascii="Times New Roman"/>
            <w:sz w:val="23"/>
            <w:szCs w:val="23"/>
          </w:rPr>
          <w:t>5.2</w:t>
        </w:r>
        <w:proofErr w:type="gramStart"/>
        <w:r w:rsidRPr="00EE7E25">
          <w:rPr>
            <w:rFonts w:ascii="Times New Roman"/>
            <w:sz w:val="23"/>
            <w:szCs w:val="23"/>
          </w:rPr>
          <w:t>.(</w:t>
        </w:r>
        <w:proofErr w:type="gramEnd"/>
        <w:r w:rsidRPr="00EE7E25">
          <w:rPr>
            <w:rFonts w:ascii="Times New Roman"/>
            <w:sz w:val="23"/>
            <w:szCs w:val="23"/>
          </w:rPr>
          <w:t xml:space="preserve">g) </w:t>
        </w:r>
        <w:r w:rsidRPr="00EE7E25">
          <w:rPr>
            <w:rFonts w:ascii="Times New Roman" w:hint="eastAsia"/>
            <w:sz w:val="23"/>
            <w:szCs w:val="23"/>
          </w:rPr>
          <w:t>담보제공부동산에</w:t>
        </w:r>
        <w:r w:rsidRPr="00EE7E25">
          <w:rPr>
            <w:rFonts w:ascii="Times New Roman" w:hint="eastAsia"/>
            <w:sz w:val="23"/>
            <w:szCs w:val="23"/>
          </w:rPr>
          <w:t xml:space="preserve"> </w:t>
        </w:r>
        <w:r w:rsidRPr="00EE7E25">
          <w:rPr>
            <w:rFonts w:ascii="Times New Roman" w:hint="eastAsia"/>
            <w:sz w:val="23"/>
            <w:szCs w:val="23"/>
          </w:rPr>
          <w:t>포함된</w:t>
        </w:r>
        <w:r w:rsidRPr="00EE7E25">
          <w:rPr>
            <w:rFonts w:ascii="Times New Roman" w:hint="eastAsia"/>
            <w:sz w:val="23"/>
            <w:szCs w:val="23"/>
          </w:rPr>
          <w:t xml:space="preserve"> </w:t>
        </w:r>
        <w:r w:rsidRPr="00EE7E25">
          <w:rPr>
            <w:rFonts w:ascii="Times New Roman" w:hint="eastAsia"/>
            <w:sz w:val="23"/>
            <w:szCs w:val="23"/>
          </w:rPr>
          <w:t>부담을</w:t>
        </w:r>
        <w:r w:rsidRPr="00EE7E25">
          <w:rPr>
            <w:rFonts w:ascii="Times New Roman" w:hint="eastAsia"/>
            <w:sz w:val="23"/>
            <w:szCs w:val="23"/>
          </w:rPr>
          <w:t xml:space="preserve"> </w:t>
        </w:r>
        <w:r w:rsidRPr="00EE7E25">
          <w:rPr>
            <w:rFonts w:ascii="Times New Roman" w:hint="eastAsia"/>
            <w:sz w:val="23"/>
            <w:szCs w:val="23"/>
          </w:rPr>
          <w:t>모두</w:t>
        </w:r>
        <w:r w:rsidRPr="00EE7E25">
          <w:rPr>
            <w:rFonts w:ascii="Times New Roman" w:hint="eastAsia"/>
            <w:sz w:val="23"/>
            <w:szCs w:val="23"/>
          </w:rPr>
          <w:t xml:space="preserve"> </w:t>
        </w:r>
        <w:r w:rsidRPr="00EE7E25">
          <w:rPr>
            <w:rFonts w:ascii="Times New Roman" w:hint="eastAsia"/>
            <w:sz w:val="23"/>
            <w:szCs w:val="23"/>
          </w:rPr>
          <w:t>해제하여야</w:t>
        </w:r>
        <w:r w:rsidRPr="00EE7E25">
          <w:rPr>
            <w:rFonts w:ascii="Times New Roman" w:hint="eastAsia"/>
            <w:sz w:val="23"/>
            <w:szCs w:val="23"/>
          </w:rPr>
          <w:t xml:space="preserve"> </w:t>
        </w:r>
        <w:r w:rsidRPr="00EE7E25">
          <w:rPr>
            <w:rFonts w:ascii="Times New Roman" w:hint="eastAsia"/>
            <w:sz w:val="23"/>
            <w:szCs w:val="23"/>
          </w:rPr>
          <w:t>하고</w:t>
        </w:r>
        <w:r w:rsidRPr="00EE7E25">
          <w:rPr>
            <w:rFonts w:ascii="Times New Roman" w:hint="eastAsia"/>
            <w:sz w:val="23"/>
            <w:szCs w:val="23"/>
          </w:rPr>
          <w:t xml:space="preserve">, </w:t>
        </w:r>
        <w:r w:rsidRPr="00EE7E25">
          <w:rPr>
            <w:rFonts w:ascii="Times New Roman" w:hint="eastAsia"/>
            <w:sz w:val="23"/>
            <w:szCs w:val="23"/>
          </w:rPr>
          <w:t>매수인은</w:t>
        </w:r>
        <w:r w:rsidRPr="00EE7E25">
          <w:rPr>
            <w:rFonts w:ascii="Times New Roman" w:hint="eastAsia"/>
            <w:sz w:val="23"/>
            <w:szCs w:val="23"/>
          </w:rPr>
          <w:t xml:space="preserve"> </w:t>
        </w:r>
        <w:r w:rsidRPr="00EE7E25">
          <w:rPr>
            <w:rFonts w:ascii="Times New Roman" w:hint="eastAsia"/>
            <w:sz w:val="23"/>
            <w:szCs w:val="23"/>
          </w:rPr>
          <w:t>아래</w:t>
        </w:r>
        <w:r w:rsidRPr="00EE7E25">
          <w:rPr>
            <w:rFonts w:ascii="Times New Roman" w:hint="eastAsia"/>
            <w:sz w:val="23"/>
            <w:szCs w:val="23"/>
          </w:rPr>
          <w:t xml:space="preserve"> </w:t>
        </w:r>
        <w:r w:rsidRPr="00EE7E25">
          <w:rPr>
            <w:rFonts w:ascii="Times New Roman" w:hint="eastAsia"/>
            <w:sz w:val="23"/>
            <w:szCs w:val="23"/>
          </w:rPr>
          <w:t>표에</w:t>
        </w:r>
        <w:r w:rsidRPr="00EE7E25">
          <w:rPr>
            <w:rFonts w:ascii="Times New Roman" w:hint="eastAsia"/>
            <w:sz w:val="23"/>
            <w:szCs w:val="23"/>
          </w:rPr>
          <w:t xml:space="preserve"> </w:t>
        </w:r>
        <w:r w:rsidRPr="00EE7E25">
          <w:rPr>
            <w:rFonts w:ascii="Times New Roman" w:hint="eastAsia"/>
            <w:sz w:val="23"/>
            <w:szCs w:val="23"/>
          </w:rPr>
          <w:t>포함된</w:t>
        </w:r>
        <w:r w:rsidRPr="00EE7E25">
          <w:rPr>
            <w:rFonts w:ascii="Times New Roman" w:hint="eastAsia"/>
            <w:sz w:val="23"/>
            <w:szCs w:val="23"/>
          </w:rPr>
          <w:t xml:space="preserve"> </w:t>
        </w:r>
        <w:r w:rsidRPr="00EE7E25">
          <w:rPr>
            <w:rFonts w:ascii="Times New Roman" w:hint="eastAsia"/>
            <w:sz w:val="23"/>
            <w:szCs w:val="23"/>
          </w:rPr>
          <w:t>유형자산에</w:t>
        </w:r>
        <w:r w:rsidRPr="00EE7E25">
          <w:rPr>
            <w:rFonts w:ascii="Times New Roman" w:hint="eastAsia"/>
            <w:sz w:val="23"/>
            <w:szCs w:val="23"/>
          </w:rPr>
          <w:t xml:space="preserve"> </w:t>
        </w:r>
        <w:r w:rsidRPr="00EE7E25">
          <w:rPr>
            <w:rFonts w:ascii="Times New Roman" w:hint="eastAsia"/>
            <w:sz w:val="23"/>
            <w:szCs w:val="23"/>
          </w:rPr>
          <w:t>대하여</w:t>
        </w:r>
        <w:r w:rsidRPr="00EE7E25">
          <w:rPr>
            <w:rFonts w:ascii="Times New Roman" w:hint="eastAsia"/>
            <w:sz w:val="23"/>
            <w:szCs w:val="23"/>
          </w:rPr>
          <w:t xml:space="preserve"> </w:t>
        </w:r>
        <w:r w:rsidRPr="00EE7E25">
          <w:rPr>
            <w:rFonts w:ascii="Times New Roman" w:hint="eastAsia"/>
            <w:sz w:val="23"/>
            <w:szCs w:val="23"/>
          </w:rPr>
          <w:t>매도인이</w:t>
        </w:r>
        <w:r w:rsidRPr="00EE7E25">
          <w:rPr>
            <w:rFonts w:ascii="Times New Roman" w:hint="eastAsia"/>
            <w:sz w:val="23"/>
            <w:szCs w:val="23"/>
          </w:rPr>
          <w:t xml:space="preserve"> </w:t>
        </w:r>
        <w:r w:rsidRPr="00EE7E25">
          <w:rPr>
            <w:rFonts w:ascii="Times New Roman" w:hint="eastAsia"/>
            <w:sz w:val="23"/>
            <w:szCs w:val="23"/>
          </w:rPr>
          <w:t>본건</w:t>
        </w:r>
        <w:r w:rsidRPr="00EE7E25">
          <w:rPr>
            <w:rFonts w:ascii="Times New Roman" w:hint="eastAsia"/>
            <w:sz w:val="23"/>
            <w:szCs w:val="23"/>
          </w:rPr>
          <w:t xml:space="preserve"> </w:t>
        </w:r>
        <w:r w:rsidRPr="00EE7E25">
          <w:rPr>
            <w:rFonts w:ascii="Times New Roman" w:hint="eastAsia"/>
            <w:sz w:val="23"/>
            <w:szCs w:val="23"/>
          </w:rPr>
          <w:t>대상회사의</w:t>
        </w:r>
        <w:r w:rsidRPr="00EE7E25">
          <w:rPr>
            <w:rFonts w:ascii="Times New Roman" w:hint="eastAsia"/>
            <w:sz w:val="23"/>
            <w:szCs w:val="23"/>
          </w:rPr>
          <w:t xml:space="preserve"> </w:t>
        </w:r>
        <w:r w:rsidRPr="00EE7E25">
          <w:rPr>
            <w:rFonts w:ascii="Times New Roman" w:hint="eastAsia"/>
            <w:sz w:val="23"/>
            <w:szCs w:val="23"/>
          </w:rPr>
          <w:t>분할기일</w:t>
        </w:r>
        <w:r w:rsidRPr="00EE7E25">
          <w:rPr>
            <w:rFonts w:ascii="Times New Roman" w:hint="eastAsia"/>
            <w:sz w:val="23"/>
            <w:szCs w:val="23"/>
          </w:rPr>
          <w:t xml:space="preserve"> </w:t>
        </w:r>
        <w:r w:rsidRPr="00EE7E25">
          <w:rPr>
            <w:rFonts w:ascii="Times New Roman" w:hint="eastAsia"/>
            <w:sz w:val="23"/>
            <w:szCs w:val="23"/>
          </w:rPr>
          <w:t>이전</w:t>
        </w:r>
        <w:r w:rsidRPr="00EE7E25">
          <w:rPr>
            <w:rFonts w:ascii="Times New Roman" w:hint="eastAsia"/>
            <w:sz w:val="23"/>
            <w:szCs w:val="23"/>
          </w:rPr>
          <w:t xml:space="preserve"> </w:t>
        </w:r>
        <w:r w:rsidRPr="00EE7E25">
          <w:rPr>
            <w:rFonts w:ascii="Times New Roman" w:hint="eastAsia"/>
            <w:sz w:val="23"/>
            <w:szCs w:val="23"/>
          </w:rPr>
          <w:t>아래</w:t>
        </w:r>
        <w:r w:rsidRPr="00EE7E25">
          <w:rPr>
            <w:rFonts w:ascii="Times New Roman" w:hint="eastAsia"/>
            <w:sz w:val="23"/>
            <w:szCs w:val="23"/>
          </w:rPr>
          <w:t xml:space="preserve"> </w:t>
        </w:r>
        <w:r w:rsidRPr="00EE7E25">
          <w:rPr>
            <w:rFonts w:ascii="Times New Roman" w:hint="eastAsia"/>
            <w:sz w:val="23"/>
            <w:szCs w:val="23"/>
          </w:rPr>
          <w:t>표에</w:t>
        </w:r>
        <w:r w:rsidRPr="00EE7E25">
          <w:rPr>
            <w:rFonts w:ascii="Times New Roman" w:hint="eastAsia"/>
            <w:sz w:val="23"/>
            <w:szCs w:val="23"/>
          </w:rPr>
          <w:t xml:space="preserve"> </w:t>
        </w:r>
        <w:r w:rsidRPr="00EE7E25">
          <w:rPr>
            <w:rFonts w:ascii="Times New Roman" w:hint="eastAsia"/>
            <w:sz w:val="23"/>
            <w:szCs w:val="23"/>
          </w:rPr>
          <w:t>기재된</w:t>
        </w:r>
        <w:r w:rsidRPr="00EE7E25">
          <w:rPr>
            <w:rFonts w:ascii="Times New Roman" w:hint="eastAsia"/>
            <w:sz w:val="23"/>
            <w:szCs w:val="23"/>
          </w:rPr>
          <w:t xml:space="preserve"> </w:t>
        </w:r>
        <w:r w:rsidRPr="00EE7E25">
          <w:rPr>
            <w:rFonts w:ascii="Times New Roman" w:hint="eastAsia"/>
            <w:sz w:val="23"/>
            <w:szCs w:val="23"/>
          </w:rPr>
          <w:t>것과</w:t>
        </w:r>
        <w:r w:rsidRPr="00EE7E25">
          <w:rPr>
            <w:rFonts w:ascii="Times New Roman" w:hint="eastAsia"/>
            <w:sz w:val="23"/>
            <w:szCs w:val="23"/>
          </w:rPr>
          <w:t xml:space="preserve"> </w:t>
        </w:r>
        <w:r w:rsidRPr="00EE7E25">
          <w:rPr>
            <w:rFonts w:ascii="Times New Roman" w:hint="eastAsia"/>
            <w:sz w:val="23"/>
            <w:szCs w:val="23"/>
          </w:rPr>
          <w:t>동일한</w:t>
        </w:r>
        <w:r w:rsidRPr="00EE7E25">
          <w:rPr>
            <w:rFonts w:ascii="Times New Roman" w:hint="eastAsia"/>
            <w:sz w:val="23"/>
            <w:szCs w:val="23"/>
          </w:rPr>
          <w:t xml:space="preserve"> </w:t>
        </w:r>
        <w:r w:rsidRPr="00EE7E25">
          <w:rPr>
            <w:rFonts w:ascii="Times New Roman" w:hint="eastAsia"/>
            <w:sz w:val="23"/>
            <w:szCs w:val="23"/>
          </w:rPr>
          <w:t>내용의</w:t>
        </w:r>
        <w:r w:rsidRPr="00EE7E25">
          <w:rPr>
            <w:rFonts w:ascii="Times New Roman" w:hint="eastAsia"/>
            <w:sz w:val="23"/>
            <w:szCs w:val="23"/>
          </w:rPr>
          <w:t xml:space="preserve"> </w:t>
        </w:r>
        <w:r w:rsidRPr="00EE7E25">
          <w:rPr>
            <w:rFonts w:ascii="Times New Roman" w:hint="eastAsia"/>
            <w:sz w:val="23"/>
            <w:szCs w:val="23"/>
          </w:rPr>
          <w:t>신규</w:t>
        </w:r>
        <w:r w:rsidRPr="00EE7E25">
          <w:rPr>
            <w:rFonts w:ascii="Times New Roman" w:hint="eastAsia"/>
            <w:sz w:val="23"/>
            <w:szCs w:val="23"/>
          </w:rPr>
          <w:t xml:space="preserve"> </w:t>
        </w:r>
        <w:r w:rsidRPr="00EE7E25">
          <w:rPr>
            <w:rFonts w:ascii="Times New Roman" w:hint="eastAsia"/>
            <w:sz w:val="23"/>
            <w:szCs w:val="23"/>
          </w:rPr>
          <w:t>부담을</w:t>
        </w:r>
        <w:r w:rsidRPr="00EE7E25">
          <w:rPr>
            <w:rFonts w:ascii="Times New Roman" w:hint="eastAsia"/>
            <w:sz w:val="23"/>
            <w:szCs w:val="23"/>
          </w:rPr>
          <w:t xml:space="preserve"> </w:t>
        </w:r>
        <w:r w:rsidRPr="00EE7E25">
          <w:rPr>
            <w:rFonts w:ascii="Times New Roman" w:hint="eastAsia"/>
            <w:sz w:val="23"/>
            <w:szCs w:val="23"/>
          </w:rPr>
          <w:t>설정하는</w:t>
        </w:r>
        <w:r w:rsidRPr="00EE7E25">
          <w:rPr>
            <w:rFonts w:ascii="Times New Roman" w:hint="eastAsia"/>
            <w:sz w:val="23"/>
            <w:szCs w:val="23"/>
          </w:rPr>
          <w:t xml:space="preserve"> </w:t>
        </w:r>
        <w:r w:rsidRPr="00EE7E25">
          <w:rPr>
            <w:rFonts w:ascii="Times New Roman" w:hint="eastAsia"/>
            <w:sz w:val="23"/>
            <w:szCs w:val="23"/>
          </w:rPr>
          <w:t>것에</w:t>
        </w:r>
        <w:r w:rsidRPr="00EE7E25">
          <w:rPr>
            <w:rFonts w:ascii="Times New Roman" w:hint="eastAsia"/>
            <w:sz w:val="23"/>
            <w:szCs w:val="23"/>
          </w:rPr>
          <w:t xml:space="preserve"> </w:t>
        </w:r>
        <w:r w:rsidRPr="00EE7E25">
          <w:rPr>
            <w:rFonts w:ascii="Times New Roman" w:hint="eastAsia"/>
            <w:sz w:val="23"/>
            <w:szCs w:val="23"/>
          </w:rPr>
          <w:t>동의한다</w:t>
        </w:r>
        <w:r w:rsidRPr="00EE7E25">
          <w:rPr>
            <w:rFonts w:ascii="Times New Roman" w:hint="eastAsia"/>
            <w:sz w:val="23"/>
            <w:szCs w:val="23"/>
          </w:rPr>
          <w:t>.</w:t>
        </w:r>
      </w:ins>
      <w:ins w:id="42" w:author="Yulchon" w:date="2022-07-27T22:37:00Z">
        <w:r>
          <w:rPr>
            <w:rFonts w:ascii="Times New Roman"/>
            <w:sz w:val="23"/>
            <w:szCs w:val="23"/>
          </w:rPr>
          <w:t xml:space="preserve"> </w:t>
        </w:r>
      </w:ins>
    </w:p>
    <w:tbl>
      <w:tblPr>
        <w:tblStyle w:val="af"/>
        <w:tblW w:w="0" w:type="auto"/>
        <w:jc w:val="center"/>
        <w:tblLook w:val="04A0" w:firstRow="1" w:lastRow="0" w:firstColumn="1" w:lastColumn="0" w:noHBand="0" w:noVBand="1"/>
        <w:tblPrChange w:id="43" w:author="Yulchon" w:date="2022-07-27T22:44:00Z">
          <w:tblPr>
            <w:tblStyle w:val="af"/>
            <w:tblW w:w="0" w:type="auto"/>
            <w:tblInd w:w="137" w:type="dxa"/>
            <w:tblLook w:val="04A0" w:firstRow="1" w:lastRow="0" w:firstColumn="1" w:lastColumn="0" w:noHBand="0" w:noVBand="1"/>
          </w:tblPr>
        </w:tblPrChange>
      </w:tblPr>
      <w:tblGrid>
        <w:gridCol w:w="1276"/>
        <w:gridCol w:w="1417"/>
        <w:gridCol w:w="3544"/>
        <w:gridCol w:w="1276"/>
        <w:gridCol w:w="1276"/>
        <w:tblGridChange w:id="44">
          <w:tblGrid>
            <w:gridCol w:w="1276"/>
            <w:gridCol w:w="1417"/>
            <w:gridCol w:w="3544"/>
            <w:gridCol w:w="1276"/>
            <w:gridCol w:w="1276"/>
          </w:tblGrid>
        </w:tblGridChange>
      </w:tblGrid>
      <w:tr w:rsidR="006E333E" w:rsidRPr="006E333E" w14:paraId="0031C3B2" w14:textId="77777777" w:rsidTr="006E333E">
        <w:trPr>
          <w:cnfStyle w:val="100000000000" w:firstRow="1" w:lastRow="0" w:firstColumn="0" w:lastColumn="0" w:oddVBand="0" w:evenVBand="0" w:oddHBand="0" w:evenHBand="0" w:firstRowFirstColumn="0" w:firstRowLastColumn="0" w:lastRowFirstColumn="0" w:lastRowLastColumn="0"/>
          <w:jc w:val="center"/>
          <w:ins w:id="45" w:author="Yulchon" w:date="2022-07-27T22:43:00Z"/>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Change w:id="46" w:author="Yulchon" w:date="2022-07-27T22:44:00Z">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tcPrChange>
          </w:tcPr>
          <w:p w14:paraId="3DBBE0D2" w14:textId="77777777" w:rsidR="006E333E" w:rsidRPr="006E333E" w:rsidRDefault="006E333E">
            <w:pPr>
              <w:widowControl/>
              <w:spacing w:line="276" w:lineRule="auto"/>
              <w:cnfStyle w:val="101000000000" w:firstRow="1" w:lastRow="0" w:firstColumn="1" w:lastColumn="0" w:oddVBand="0" w:evenVBand="0" w:oddHBand="0" w:evenHBand="0" w:firstRowFirstColumn="0" w:firstRowLastColumn="0" w:lastRowFirstColumn="0" w:lastRowLastColumn="0"/>
              <w:rPr>
                <w:ins w:id="47" w:author="Yulchon" w:date="2022-07-27T22:43:00Z"/>
                <w:rFonts w:ascii="Times New Roman"/>
                <w:kern w:val="0"/>
                <w:szCs w:val="20"/>
                <w:rPrChange w:id="48" w:author="Yulchon" w:date="2022-07-27T22:43:00Z">
                  <w:rPr>
                    <w:ins w:id="49" w:author="Yulchon" w:date="2022-07-27T22:43:00Z"/>
                    <w:rFonts w:ascii="Times New Roman"/>
                    <w:kern w:val="0"/>
                    <w:sz w:val="23"/>
                    <w:szCs w:val="20"/>
                  </w:rPr>
                </w:rPrChange>
              </w:rPr>
            </w:pPr>
            <w:ins w:id="50" w:author="Yulchon" w:date="2022-07-27T22:43:00Z">
              <w:r w:rsidRPr="006E333E">
                <w:rPr>
                  <w:rFonts w:ascii="Times New Roman" w:hint="eastAsia"/>
                  <w:kern w:val="0"/>
                  <w:sz w:val="20"/>
                  <w:szCs w:val="20"/>
                  <w:rPrChange w:id="51" w:author="Yulchon" w:date="2022-07-27T22:43:00Z">
                    <w:rPr>
                      <w:rFonts w:ascii="Times New Roman" w:hint="eastAsia"/>
                      <w:kern w:val="0"/>
                      <w:sz w:val="23"/>
                      <w:szCs w:val="20"/>
                    </w:rPr>
                  </w:rPrChange>
                </w:rPr>
                <w:t>유</w:t>
              </w:r>
              <w:r w:rsidRPr="006E333E">
                <w:rPr>
                  <w:rFonts w:ascii="Times New Roman"/>
                  <w:kern w:val="0"/>
                  <w:sz w:val="20"/>
                  <w:szCs w:val="20"/>
                  <w:rPrChange w:id="52" w:author="Yulchon" w:date="2022-07-27T22:43:00Z">
                    <w:rPr>
                      <w:rFonts w:ascii="Times New Roman"/>
                      <w:kern w:val="0"/>
                      <w:sz w:val="23"/>
                      <w:szCs w:val="20"/>
                    </w:rPr>
                  </w:rPrChange>
                </w:rPr>
                <w:t xml:space="preserve"> </w:t>
              </w:r>
              <w:r w:rsidRPr="006E333E">
                <w:rPr>
                  <w:rFonts w:ascii="Times New Roman" w:hint="eastAsia"/>
                  <w:kern w:val="0"/>
                  <w:sz w:val="20"/>
                  <w:szCs w:val="20"/>
                  <w:rPrChange w:id="53" w:author="Yulchon" w:date="2022-07-27T22:43:00Z">
                    <w:rPr>
                      <w:rFonts w:ascii="Times New Roman" w:hint="eastAsia"/>
                      <w:kern w:val="0"/>
                      <w:sz w:val="23"/>
                      <w:szCs w:val="20"/>
                    </w:rPr>
                  </w:rPrChange>
                </w:rPr>
                <w:t>형</w:t>
              </w:r>
            </w:ins>
          </w:p>
        </w:tc>
        <w:tc>
          <w:tcPr>
            <w:tcW w:w="141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Change w:id="54" w:author="Yulchon" w:date="2022-07-27T22:44:00Z">
              <w:tcPr>
                <w:tcW w:w="141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tcPrChange>
          </w:tcPr>
          <w:p w14:paraId="6BACA9CF" w14:textId="77777777" w:rsidR="006E333E" w:rsidRPr="006E333E" w:rsidRDefault="006E333E">
            <w:pPr>
              <w:widowControl/>
              <w:spacing w:line="276" w:lineRule="auto"/>
              <w:cnfStyle w:val="100000000000" w:firstRow="1" w:lastRow="0" w:firstColumn="0" w:lastColumn="0" w:oddVBand="0" w:evenVBand="0" w:oddHBand="0" w:evenHBand="0" w:firstRowFirstColumn="0" w:firstRowLastColumn="0" w:lastRowFirstColumn="0" w:lastRowLastColumn="0"/>
              <w:rPr>
                <w:ins w:id="55" w:author="Yulchon" w:date="2022-07-27T22:43:00Z"/>
                <w:rFonts w:ascii="Times New Roman"/>
                <w:kern w:val="0"/>
                <w:szCs w:val="20"/>
                <w:rPrChange w:id="56" w:author="Yulchon" w:date="2022-07-27T22:43:00Z">
                  <w:rPr>
                    <w:ins w:id="57" w:author="Yulchon" w:date="2022-07-27T22:43:00Z"/>
                    <w:rFonts w:ascii="Times New Roman"/>
                    <w:kern w:val="0"/>
                    <w:sz w:val="23"/>
                    <w:szCs w:val="20"/>
                  </w:rPr>
                </w:rPrChange>
              </w:rPr>
            </w:pPr>
            <w:ins w:id="58" w:author="Yulchon" w:date="2022-07-27T22:43:00Z">
              <w:r w:rsidRPr="006E333E">
                <w:rPr>
                  <w:rFonts w:ascii="Times New Roman" w:hint="eastAsia"/>
                  <w:kern w:val="0"/>
                  <w:sz w:val="20"/>
                  <w:szCs w:val="20"/>
                  <w:rPrChange w:id="59" w:author="Yulchon" w:date="2022-07-27T22:43:00Z">
                    <w:rPr>
                      <w:rFonts w:ascii="Times New Roman" w:hint="eastAsia"/>
                      <w:kern w:val="0"/>
                      <w:sz w:val="23"/>
                      <w:szCs w:val="20"/>
                    </w:rPr>
                  </w:rPrChange>
                </w:rPr>
                <w:t>면적</w:t>
              </w:r>
              <w:r w:rsidRPr="006E333E">
                <w:rPr>
                  <w:rFonts w:ascii="Times New Roman"/>
                  <w:kern w:val="0"/>
                  <w:sz w:val="20"/>
                  <w:szCs w:val="20"/>
                  <w:rPrChange w:id="60" w:author="Yulchon" w:date="2022-07-27T22:43:00Z">
                    <w:rPr>
                      <w:rFonts w:ascii="Times New Roman"/>
                      <w:kern w:val="0"/>
                      <w:sz w:val="23"/>
                      <w:szCs w:val="20"/>
                    </w:rPr>
                  </w:rPrChange>
                </w:rPr>
                <w:t>(</w:t>
              </w:r>
              <w:r w:rsidRPr="006E333E">
                <w:rPr>
                  <w:rFonts w:hAnsi="바탕" w:hint="eastAsia"/>
                  <w:kern w:val="0"/>
                  <w:sz w:val="20"/>
                  <w:szCs w:val="20"/>
                  <w:rPrChange w:id="61" w:author="Yulchon" w:date="2022-07-27T22:43:00Z">
                    <w:rPr>
                      <w:rFonts w:hAnsi="바탕" w:hint="eastAsia"/>
                      <w:kern w:val="0"/>
                      <w:sz w:val="23"/>
                      <w:szCs w:val="20"/>
                    </w:rPr>
                  </w:rPrChange>
                </w:rPr>
                <w:t>㎡</w:t>
              </w:r>
              <w:r w:rsidRPr="006E333E">
                <w:rPr>
                  <w:rFonts w:ascii="Times New Roman"/>
                  <w:kern w:val="0"/>
                  <w:sz w:val="20"/>
                  <w:szCs w:val="20"/>
                  <w:rPrChange w:id="62" w:author="Yulchon" w:date="2022-07-27T22:43:00Z">
                    <w:rPr>
                      <w:rFonts w:ascii="Times New Roman"/>
                      <w:kern w:val="0"/>
                      <w:sz w:val="23"/>
                      <w:szCs w:val="20"/>
                    </w:rPr>
                  </w:rPrChange>
                </w:rPr>
                <w:t>) /</w:t>
              </w:r>
            </w:ins>
          </w:p>
          <w:p w14:paraId="59FB5C04" w14:textId="77777777" w:rsidR="006E333E" w:rsidRPr="006E333E" w:rsidRDefault="006E333E">
            <w:pPr>
              <w:widowControl/>
              <w:spacing w:line="276" w:lineRule="auto"/>
              <w:cnfStyle w:val="100000000000" w:firstRow="1" w:lastRow="0" w:firstColumn="0" w:lastColumn="0" w:oddVBand="0" w:evenVBand="0" w:oddHBand="0" w:evenHBand="0" w:firstRowFirstColumn="0" w:firstRowLastColumn="0" w:lastRowFirstColumn="0" w:lastRowLastColumn="0"/>
              <w:rPr>
                <w:ins w:id="63" w:author="Yulchon" w:date="2022-07-27T22:43:00Z"/>
                <w:rFonts w:ascii="Times New Roman"/>
                <w:kern w:val="0"/>
                <w:szCs w:val="20"/>
                <w:rPrChange w:id="64" w:author="Yulchon" w:date="2022-07-27T22:43:00Z">
                  <w:rPr>
                    <w:ins w:id="65" w:author="Yulchon" w:date="2022-07-27T22:43:00Z"/>
                    <w:rFonts w:ascii="Times New Roman"/>
                    <w:kern w:val="0"/>
                    <w:sz w:val="23"/>
                    <w:szCs w:val="20"/>
                  </w:rPr>
                </w:rPrChange>
              </w:rPr>
            </w:pPr>
            <w:ins w:id="66" w:author="Yulchon" w:date="2022-07-27T22:43:00Z">
              <w:r w:rsidRPr="006E333E">
                <w:rPr>
                  <w:rFonts w:ascii="Times New Roman" w:hint="eastAsia"/>
                  <w:kern w:val="0"/>
                  <w:sz w:val="20"/>
                  <w:szCs w:val="20"/>
                  <w:rPrChange w:id="67" w:author="Yulchon" w:date="2022-07-27T22:43:00Z">
                    <w:rPr>
                      <w:rFonts w:ascii="Times New Roman" w:hint="eastAsia"/>
                      <w:kern w:val="0"/>
                      <w:sz w:val="23"/>
                      <w:szCs w:val="20"/>
                    </w:rPr>
                  </w:rPrChange>
                </w:rPr>
                <w:t>수량</w:t>
              </w:r>
              <w:r w:rsidRPr="006E333E">
                <w:rPr>
                  <w:rFonts w:ascii="Times New Roman"/>
                  <w:kern w:val="0"/>
                  <w:sz w:val="20"/>
                  <w:szCs w:val="20"/>
                  <w:rPrChange w:id="68" w:author="Yulchon" w:date="2022-07-27T22:43:00Z">
                    <w:rPr>
                      <w:rFonts w:ascii="Times New Roman"/>
                      <w:kern w:val="0"/>
                      <w:sz w:val="23"/>
                      <w:szCs w:val="20"/>
                    </w:rPr>
                  </w:rPrChange>
                </w:rPr>
                <w:t>(</w:t>
              </w:r>
              <w:r w:rsidRPr="006E333E">
                <w:rPr>
                  <w:rFonts w:ascii="Times New Roman" w:hint="eastAsia"/>
                  <w:kern w:val="0"/>
                  <w:sz w:val="20"/>
                  <w:szCs w:val="20"/>
                  <w:rPrChange w:id="69" w:author="Yulchon" w:date="2022-07-27T22:43:00Z">
                    <w:rPr>
                      <w:rFonts w:ascii="Times New Roman" w:hint="eastAsia"/>
                      <w:kern w:val="0"/>
                      <w:sz w:val="23"/>
                      <w:szCs w:val="20"/>
                    </w:rPr>
                  </w:rPrChange>
                </w:rPr>
                <w:t>식</w:t>
              </w:r>
              <w:r w:rsidRPr="006E333E">
                <w:rPr>
                  <w:rFonts w:ascii="Times New Roman"/>
                  <w:kern w:val="0"/>
                  <w:sz w:val="20"/>
                  <w:szCs w:val="20"/>
                  <w:rPrChange w:id="70" w:author="Yulchon" w:date="2022-07-27T22:43:00Z">
                    <w:rPr>
                      <w:rFonts w:ascii="Times New Roman"/>
                      <w:kern w:val="0"/>
                      <w:sz w:val="23"/>
                      <w:szCs w:val="20"/>
                    </w:rPr>
                  </w:rPrChange>
                </w:rPr>
                <w:t>)</w:t>
              </w:r>
            </w:ins>
          </w:p>
        </w:tc>
        <w:tc>
          <w:tcPr>
            <w:tcW w:w="354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Change w:id="71" w:author="Yulchon" w:date="2022-07-27T22:44:00Z">
              <w:tcPr>
                <w:tcW w:w="354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tcPrChange>
          </w:tcPr>
          <w:p w14:paraId="1B05DBFF" w14:textId="77777777" w:rsidR="006E333E" w:rsidRPr="006E333E" w:rsidRDefault="006E333E">
            <w:pPr>
              <w:widowControl/>
              <w:spacing w:line="276" w:lineRule="auto"/>
              <w:cnfStyle w:val="100000000000" w:firstRow="1" w:lastRow="0" w:firstColumn="0" w:lastColumn="0" w:oddVBand="0" w:evenVBand="0" w:oddHBand="0" w:evenHBand="0" w:firstRowFirstColumn="0" w:firstRowLastColumn="0" w:lastRowFirstColumn="0" w:lastRowLastColumn="0"/>
              <w:rPr>
                <w:ins w:id="72" w:author="Yulchon" w:date="2022-07-27T22:43:00Z"/>
                <w:rFonts w:ascii="Times New Roman"/>
                <w:kern w:val="0"/>
                <w:szCs w:val="20"/>
                <w:rPrChange w:id="73" w:author="Yulchon" w:date="2022-07-27T22:43:00Z">
                  <w:rPr>
                    <w:ins w:id="74" w:author="Yulchon" w:date="2022-07-27T22:43:00Z"/>
                    <w:rFonts w:ascii="Times New Roman"/>
                    <w:kern w:val="0"/>
                    <w:sz w:val="23"/>
                    <w:szCs w:val="20"/>
                  </w:rPr>
                </w:rPrChange>
              </w:rPr>
            </w:pPr>
            <w:ins w:id="75" w:author="Yulchon" w:date="2022-07-27T22:43:00Z">
              <w:r w:rsidRPr="006E333E">
                <w:rPr>
                  <w:rFonts w:ascii="Times New Roman" w:hint="eastAsia"/>
                  <w:kern w:val="0"/>
                  <w:sz w:val="20"/>
                  <w:szCs w:val="20"/>
                  <w:rPrChange w:id="76" w:author="Yulchon" w:date="2022-07-27T22:43:00Z">
                    <w:rPr>
                      <w:rFonts w:ascii="Times New Roman" w:hint="eastAsia"/>
                      <w:kern w:val="0"/>
                      <w:sz w:val="23"/>
                      <w:szCs w:val="20"/>
                    </w:rPr>
                  </w:rPrChange>
                </w:rPr>
                <w:t>주</w:t>
              </w:r>
              <w:r w:rsidRPr="006E333E">
                <w:rPr>
                  <w:rFonts w:ascii="Times New Roman"/>
                  <w:kern w:val="0"/>
                  <w:sz w:val="20"/>
                  <w:szCs w:val="20"/>
                  <w:rPrChange w:id="77" w:author="Yulchon" w:date="2022-07-27T22:43:00Z">
                    <w:rPr>
                      <w:rFonts w:ascii="Times New Roman"/>
                      <w:kern w:val="0"/>
                      <w:sz w:val="23"/>
                      <w:szCs w:val="20"/>
                    </w:rPr>
                  </w:rPrChange>
                </w:rPr>
                <w:t xml:space="preserve"> </w:t>
              </w:r>
              <w:r w:rsidRPr="006E333E">
                <w:rPr>
                  <w:rFonts w:ascii="Times New Roman" w:hint="eastAsia"/>
                  <w:kern w:val="0"/>
                  <w:sz w:val="20"/>
                  <w:szCs w:val="20"/>
                  <w:rPrChange w:id="78" w:author="Yulchon" w:date="2022-07-27T22:43:00Z">
                    <w:rPr>
                      <w:rFonts w:ascii="Times New Roman" w:hint="eastAsia"/>
                      <w:kern w:val="0"/>
                      <w:sz w:val="23"/>
                      <w:szCs w:val="20"/>
                    </w:rPr>
                  </w:rPrChange>
                </w:rPr>
                <w:t>소</w:t>
              </w:r>
            </w:ins>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Change w:id="79" w:author="Yulchon" w:date="2022-07-27T22:44:00Z">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tcPrChange>
          </w:tcPr>
          <w:p w14:paraId="4AD5979C" w14:textId="77777777" w:rsidR="006E333E" w:rsidRPr="006E333E" w:rsidRDefault="006E333E">
            <w:pPr>
              <w:widowControl/>
              <w:spacing w:line="276" w:lineRule="auto"/>
              <w:cnfStyle w:val="100000000000" w:firstRow="1" w:lastRow="0" w:firstColumn="0" w:lastColumn="0" w:oddVBand="0" w:evenVBand="0" w:oddHBand="0" w:evenHBand="0" w:firstRowFirstColumn="0" w:firstRowLastColumn="0" w:lastRowFirstColumn="0" w:lastRowLastColumn="0"/>
              <w:rPr>
                <w:ins w:id="80" w:author="Yulchon" w:date="2022-07-27T22:43:00Z"/>
                <w:rFonts w:ascii="Times New Roman"/>
                <w:kern w:val="0"/>
                <w:szCs w:val="20"/>
                <w:rPrChange w:id="81" w:author="Yulchon" w:date="2022-07-27T22:43:00Z">
                  <w:rPr>
                    <w:ins w:id="82" w:author="Yulchon" w:date="2022-07-27T22:43:00Z"/>
                    <w:rFonts w:ascii="Times New Roman"/>
                    <w:kern w:val="0"/>
                    <w:sz w:val="23"/>
                    <w:szCs w:val="20"/>
                  </w:rPr>
                </w:rPrChange>
              </w:rPr>
            </w:pPr>
            <w:proofErr w:type="spellStart"/>
            <w:ins w:id="83" w:author="Yulchon" w:date="2022-07-27T22:43:00Z">
              <w:r w:rsidRPr="006E333E">
                <w:rPr>
                  <w:rFonts w:ascii="Times New Roman" w:hint="eastAsia"/>
                  <w:kern w:val="0"/>
                  <w:sz w:val="20"/>
                  <w:szCs w:val="20"/>
                  <w:rPrChange w:id="84" w:author="Yulchon" w:date="2022-07-27T22:43:00Z">
                    <w:rPr>
                      <w:rFonts w:ascii="Times New Roman" w:hint="eastAsia"/>
                      <w:kern w:val="0"/>
                      <w:sz w:val="23"/>
                      <w:szCs w:val="20"/>
                    </w:rPr>
                  </w:rPrChange>
                </w:rPr>
                <w:t>담보권자</w:t>
              </w:r>
              <w:proofErr w:type="spellEnd"/>
            </w:ins>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Change w:id="85" w:author="Yulchon" w:date="2022-07-27T22:44:00Z">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tcPrChange>
          </w:tcPr>
          <w:p w14:paraId="7F260A91" w14:textId="77777777" w:rsidR="006E333E" w:rsidRPr="006E333E" w:rsidRDefault="006E333E">
            <w:pPr>
              <w:widowControl/>
              <w:spacing w:line="276" w:lineRule="auto"/>
              <w:cnfStyle w:val="100000000000" w:firstRow="1" w:lastRow="0" w:firstColumn="0" w:lastColumn="0" w:oddVBand="0" w:evenVBand="0" w:oddHBand="0" w:evenHBand="0" w:firstRowFirstColumn="0" w:firstRowLastColumn="0" w:lastRowFirstColumn="0" w:lastRowLastColumn="0"/>
              <w:rPr>
                <w:ins w:id="86" w:author="Yulchon" w:date="2022-07-27T22:43:00Z"/>
                <w:rFonts w:ascii="Times New Roman"/>
                <w:kern w:val="0"/>
                <w:szCs w:val="20"/>
                <w:rPrChange w:id="87" w:author="Yulchon" w:date="2022-07-27T22:43:00Z">
                  <w:rPr>
                    <w:ins w:id="88" w:author="Yulchon" w:date="2022-07-27T22:43:00Z"/>
                    <w:rFonts w:ascii="Times New Roman"/>
                    <w:kern w:val="0"/>
                    <w:sz w:val="23"/>
                    <w:szCs w:val="20"/>
                  </w:rPr>
                </w:rPrChange>
              </w:rPr>
            </w:pPr>
            <w:proofErr w:type="spellStart"/>
            <w:ins w:id="89" w:author="Yulchon" w:date="2022-07-27T22:43:00Z">
              <w:r w:rsidRPr="006E333E">
                <w:rPr>
                  <w:rFonts w:ascii="Times New Roman" w:hint="eastAsia"/>
                  <w:kern w:val="0"/>
                  <w:sz w:val="20"/>
                  <w:szCs w:val="20"/>
                  <w:rPrChange w:id="90" w:author="Yulchon" w:date="2022-07-27T22:43:00Z">
                    <w:rPr>
                      <w:rFonts w:ascii="Times New Roman" w:hint="eastAsia"/>
                      <w:kern w:val="0"/>
                      <w:sz w:val="23"/>
                      <w:szCs w:val="20"/>
                    </w:rPr>
                  </w:rPrChange>
                </w:rPr>
                <w:t>설정금액</w:t>
              </w:r>
              <w:proofErr w:type="spellEnd"/>
            </w:ins>
          </w:p>
          <w:p w14:paraId="71706724" w14:textId="77777777" w:rsidR="006E333E" w:rsidRPr="006E333E" w:rsidRDefault="006E333E">
            <w:pPr>
              <w:widowControl/>
              <w:spacing w:line="276" w:lineRule="auto"/>
              <w:cnfStyle w:val="100000000000" w:firstRow="1" w:lastRow="0" w:firstColumn="0" w:lastColumn="0" w:oddVBand="0" w:evenVBand="0" w:oddHBand="0" w:evenHBand="0" w:firstRowFirstColumn="0" w:firstRowLastColumn="0" w:lastRowFirstColumn="0" w:lastRowLastColumn="0"/>
              <w:rPr>
                <w:ins w:id="91" w:author="Yulchon" w:date="2022-07-27T22:43:00Z"/>
                <w:rFonts w:ascii="Times New Roman"/>
                <w:kern w:val="0"/>
                <w:szCs w:val="20"/>
                <w:rPrChange w:id="92" w:author="Yulchon" w:date="2022-07-27T22:43:00Z">
                  <w:rPr>
                    <w:ins w:id="93" w:author="Yulchon" w:date="2022-07-27T22:43:00Z"/>
                    <w:rFonts w:ascii="Times New Roman"/>
                    <w:kern w:val="0"/>
                    <w:sz w:val="23"/>
                    <w:szCs w:val="20"/>
                  </w:rPr>
                </w:rPrChange>
              </w:rPr>
            </w:pPr>
            <w:ins w:id="94" w:author="Yulchon" w:date="2022-07-27T22:43:00Z">
              <w:r w:rsidRPr="006E333E">
                <w:rPr>
                  <w:rFonts w:ascii="Times New Roman"/>
                  <w:kern w:val="0"/>
                  <w:sz w:val="20"/>
                  <w:szCs w:val="20"/>
                  <w:rPrChange w:id="95" w:author="Yulchon" w:date="2022-07-27T22:43:00Z">
                    <w:rPr>
                      <w:rFonts w:ascii="Times New Roman"/>
                      <w:kern w:val="0"/>
                      <w:sz w:val="23"/>
                      <w:szCs w:val="20"/>
                    </w:rPr>
                  </w:rPrChange>
                </w:rPr>
                <w:t>(</w:t>
              </w:r>
              <w:r w:rsidRPr="006E333E">
                <w:rPr>
                  <w:rFonts w:ascii="Times New Roman" w:hint="eastAsia"/>
                  <w:kern w:val="0"/>
                  <w:sz w:val="20"/>
                  <w:szCs w:val="20"/>
                  <w:rPrChange w:id="96" w:author="Yulchon" w:date="2022-07-27T22:43:00Z">
                    <w:rPr>
                      <w:rFonts w:ascii="Times New Roman" w:hint="eastAsia"/>
                      <w:kern w:val="0"/>
                      <w:sz w:val="23"/>
                      <w:szCs w:val="20"/>
                    </w:rPr>
                  </w:rPrChange>
                </w:rPr>
                <w:t>억원</w:t>
              </w:r>
              <w:r w:rsidRPr="006E333E">
                <w:rPr>
                  <w:rFonts w:ascii="Times New Roman"/>
                  <w:kern w:val="0"/>
                  <w:sz w:val="20"/>
                  <w:szCs w:val="20"/>
                  <w:rPrChange w:id="97" w:author="Yulchon" w:date="2022-07-27T22:43:00Z">
                    <w:rPr>
                      <w:rFonts w:ascii="Times New Roman"/>
                      <w:kern w:val="0"/>
                      <w:sz w:val="23"/>
                      <w:szCs w:val="20"/>
                    </w:rPr>
                  </w:rPrChange>
                </w:rPr>
                <w:t>)</w:t>
              </w:r>
            </w:ins>
          </w:p>
        </w:tc>
      </w:tr>
      <w:tr w:rsidR="006E333E" w:rsidRPr="006E333E" w14:paraId="79E42570" w14:textId="77777777" w:rsidTr="006E333E">
        <w:trPr>
          <w:jc w:val="center"/>
          <w:ins w:id="98" w:author="Yulchon" w:date="2022-07-27T22:43:00Z"/>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Change w:id="99" w:author="Yulchon" w:date="2022-07-27T22:44:00Z">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tcPrChange>
          </w:tcPr>
          <w:p w14:paraId="102D41A2" w14:textId="77777777" w:rsidR="006E333E" w:rsidRPr="006E333E" w:rsidRDefault="006E333E">
            <w:pPr>
              <w:widowControl/>
              <w:spacing w:line="276" w:lineRule="auto"/>
              <w:rPr>
                <w:ins w:id="100" w:author="Yulchon" w:date="2022-07-27T22:43:00Z"/>
                <w:rFonts w:ascii="Times New Roman"/>
                <w:kern w:val="0"/>
                <w:szCs w:val="20"/>
                <w:rPrChange w:id="101" w:author="Yulchon" w:date="2022-07-27T22:43:00Z">
                  <w:rPr>
                    <w:ins w:id="102" w:author="Yulchon" w:date="2022-07-27T22:43:00Z"/>
                    <w:rFonts w:ascii="Times New Roman"/>
                    <w:kern w:val="0"/>
                    <w:sz w:val="23"/>
                    <w:szCs w:val="20"/>
                  </w:rPr>
                </w:rPrChange>
              </w:rPr>
            </w:pPr>
            <w:ins w:id="103" w:author="Yulchon" w:date="2022-07-27T22:43:00Z">
              <w:r w:rsidRPr="006E333E">
                <w:rPr>
                  <w:rFonts w:ascii="Times New Roman" w:hint="eastAsia"/>
                  <w:kern w:val="0"/>
                  <w:sz w:val="20"/>
                  <w:szCs w:val="20"/>
                  <w:rPrChange w:id="104" w:author="Yulchon" w:date="2022-07-27T22:43:00Z">
                    <w:rPr>
                      <w:rFonts w:ascii="Times New Roman" w:hint="eastAsia"/>
                      <w:kern w:val="0"/>
                      <w:sz w:val="23"/>
                      <w:szCs w:val="20"/>
                    </w:rPr>
                  </w:rPrChange>
                </w:rPr>
                <w:t>건물</w:t>
              </w:r>
            </w:ins>
          </w:p>
        </w:tc>
        <w:tc>
          <w:tcPr>
            <w:tcW w:w="141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Change w:id="105" w:author="Yulchon" w:date="2022-07-27T22:44:00Z">
              <w:tcPr>
                <w:tcW w:w="141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tcPrChange>
          </w:tcPr>
          <w:p w14:paraId="333B9FA6" w14:textId="77777777" w:rsidR="006E333E" w:rsidRPr="006E333E" w:rsidRDefault="006E333E">
            <w:pPr>
              <w:widowControl/>
              <w:spacing w:line="276" w:lineRule="auto"/>
              <w:jc w:val="center"/>
              <w:cnfStyle w:val="000000000000" w:firstRow="0" w:lastRow="0" w:firstColumn="0" w:lastColumn="0" w:oddVBand="0" w:evenVBand="0" w:oddHBand="0" w:evenHBand="0" w:firstRowFirstColumn="0" w:firstRowLastColumn="0" w:lastRowFirstColumn="0" w:lastRowLastColumn="0"/>
              <w:rPr>
                <w:ins w:id="106" w:author="Yulchon" w:date="2022-07-27T22:43:00Z"/>
                <w:rFonts w:ascii="Times New Roman"/>
                <w:kern w:val="0"/>
                <w:szCs w:val="20"/>
                <w:rPrChange w:id="107" w:author="Yulchon" w:date="2022-07-27T22:43:00Z">
                  <w:rPr>
                    <w:ins w:id="108" w:author="Yulchon" w:date="2022-07-27T22:43:00Z"/>
                    <w:rFonts w:ascii="Times New Roman"/>
                    <w:kern w:val="0"/>
                    <w:sz w:val="23"/>
                    <w:szCs w:val="20"/>
                  </w:rPr>
                </w:rPrChange>
              </w:rPr>
            </w:pPr>
            <w:ins w:id="109" w:author="Yulchon" w:date="2022-07-27T22:43:00Z">
              <w:r w:rsidRPr="006E333E">
                <w:rPr>
                  <w:rFonts w:ascii="Times New Roman"/>
                  <w:kern w:val="0"/>
                  <w:sz w:val="20"/>
                  <w:szCs w:val="20"/>
                  <w:rPrChange w:id="110" w:author="Yulchon" w:date="2022-07-27T22:43:00Z">
                    <w:rPr>
                      <w:rFonts w:ascii="Times New Roman"/>
                      <w:kern w:val="0"/>
                      <w:sz w:val="23"/>
                      <w:szCs w:val="20"/>
                    </w:rPr>
                  </w:rPrChange>
                </w:rPr>
                <w:t>32,544.24</w:t>
              </w:r>
            </w:ins>
          </w:p>
        </w:tc>
        <w:tc>
          <w:tcPr>
            <w:tcW w:w="354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Change w:id="111" w:author="Yulchon" w:date="2022-07-27T22:44:00Z">
              <w:tcPr>
                <w:tcW w:w="354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tcPrChange>
          </w:tcPr>
          <w:p w14:paraId="11686334" w14:textId="77777777" w:rsidR="006E333E" w:rsidRPr="006E333E" w:rsidRDefault="006E333E">
            <w:pPr>
              <w:widowControl/>
              <w:spacing w:line="276" w:lineRule="auto"/>
              <w:jc w:val="center"/>
              <w:cnfStyle w:val="000000000000" w:firstRow="0" w:lastRow="0" w:firstColumn="0" w:lastColumn="0" w:oddVBand="0" w:evenVBand="0" w:oddHBand="0" w:evenHBand="0" w:firstRowFirstColumn="0" w:firstRowLastColumn="0" w:lastRowFirstColumn="0" w:lastRowLastColumn="0"/>
              <w:rPr>
                <w:ins w:id="112" w:author="Yulchon" w:date="2022-07-27T22:43:00Z"/>
                <w:rFonts w:ascii="Times New Roman"/>
                <w:kern w:val="0"/>
                <w:szCs w:val="20"/>
                <w:rPrChange w:id="113" w:author="Yulchon" w:date="2022-07-27T22:43:00Z">
                  <w:rPr>
                    <w:ins w:id="114" w:author="Yulchon" w:date="2022-07-27T22:43:00Z"/>
                    <w:rFonts w:ascii="Times New Roman"/>
                    <w:kern w:val="0"/>
                    <w:sz w:val="23"/>
                    <w:szCs w:val="20"/>
                  </w:rPr>
                </w:rPrChange>
              </w:rPr>
            </w:pPr>
            <w:ins w:id="115" w:author="Yulchon" w:date="2022-07-27T22:43:00Z">
              <w:r w:rsidRPr="006E333E">
                <w:rPr>
                  <w:rFonts w:ascii="Times New Roman" w:hint="eastAsia"/>
                  <w:kern w:val="0"/>
                  <w:sz w:val="20"/>
                  <w:szCs w:val="20"/>
                  <w:rPrChange w:id="116" w:author="Yulchon" w:date="2022-07-27T22:43:00Z">
                    <w:rPr>
                      <w:rFonts w:ascii="Times New Roman" w:hint="eastAsia"/>
                      <w:kern w:val="0"/>
                      <w:sz w:val="23"/>
                      <w:szCs w:val="20"/>
                    </w:rPr>
                  </w:rPrChange>
                </w:rPr>
                <w:t>충북</w:t>
              </w:r>
              <w:r w:rsidRPr="006E333E">
                <w:rPr>
                  <w:rFonts w:ascii="Times New Roman"/>
                  <w:kern w:val="0"/>
                  <w:sz w:val="20"/>
                  <w:szCs w:val="20"/>
                  <w:rPrChange w:id="117" w:author="Yulchon" w:date="2022-07-27T22:43:00Z">
                    <w:rPr>
                      <w:rFonts w:ascii="Times New Roman"/>
                      <w:kern w:val="0"/>
                      <w:sz w:val="23"/>
                      <w:szCs w:val="20"/>
                    </w:rPr>
                  </w:rPrChange>
                </w:rPr>
                <w:t xml:space="preserve"> </w:t>
              </w:r>
              <w:r w:rsidRPr="006E333E">
                <w:rPr>
                  <w:rFonts w:ascii="Times New Roman" w:hint="eastAsia"/>
                  <w:kern w:val="0"/>
                  <w:sz w:val="20"/>
                  <w:szCs w:val="20"/>
                  <w:rPrChange w:id="118" w:author="Yulchon" w:date="2022-07-27T22:43:00Z">
                    <w:rPr>
                      <w:rFonts w:ascii="Times New Roman" w:hint="eastAsia"/>
                      <w:kern w:val="0"/>
                      <w:sz w:val="23"/>
                      <w:szCs w:val="20"/>
                    </w:rPr>
                  </w:rPrChange>
                </w:rPr>
                <w:t>보은군</w:t>
              </w:r>
              <w:r w:rsidRPr="006E333E">
                <w:rPr>
                  <w:rFonts w:ascii="Times New Roman"/>
                  <w:kern w:val="0"/>
                  <w:sz w:val="20"/>
                  <w:szCs w:val="20"/>
                  <w:rPrChange w:id="119" w:author="Yulchon" w:date="2022-07-27T22:43:00Z">
                    <w:rPr>
                      <w:rFonts w:ascii="Times New Roman"/>
                      <w:kern w:val="0"/>
                      <w:sz w:val="23"/>
                      <w:szCs w:val="20"/>
                    </w:rPr>
                  </w:rPrChange>
                </w:rPr>
                <w:t xml:space="preserve"> </w:t>
              </w:r>
              <w:proofErr w:type="spellStart"/>
              <w:r w:rsidRPr="006E333E">
                <w:rPr>
                  <w:rFonts w:ascii="Times New Roman" w:hint="eastAsia"/>
                  <w:kern w:val="0"/>
                  <w:sz w:val="20"/>
                  <w:szCs w:val="20"/>
                  <w:rPrChange w:id="120" w:author="Yulchon" w:date="2022-07-27T22:43:00Z">
                    <w:rPr>
                      <w:rFonts w:ascii="Times New Roman" w:hint="eastAsia"/>
                      <w:kern w:val="0"/>
                      <w:sz w:val="23"/>
                      <w:szCs w:val="20"/>
                    </w:rPr>
                  </w:rPrChange>
                </w:rPr>
                <w:t>내둔면</w:t>
              </w:r>
              <w:proofErr w:type="spellEnd"/>
              <w:r w:rsidRPr="006E333E">
                <w:rPr>
                  <w:rFonts w:ascii="Times New Roman"/>
                  <w:kern w:val="0"/>
                  <w:sz w:val="20"/>
                  <w:szCs w:val="20"/>
                  <w:rPrChange w:id="121" w:author="Yulchon" w:date="2022-07-27T22:43:00Z">
                    <w:rPr>
                      <w:rFonts w:ascii="Times New Roman"/>
                      <w:kern w:val="0"/>
                      <w:sz w:val="23"/>
                      <w:szCs w:val="20"/>
                    </w:rPr>
                  </w:rPrChange>
                </w:rPr>
                <w:t xml:space="preserve"> </w:t>
              </w:r>
            </w:ins>
          </w:p>
          <w:p w14:paraId="6CB27AE9" w14:textId="77777777" w:rsidR="006E333E" w:rsidRPr="006E333E" w:rsidRDefault="006E333E">
            <w:pPr>
              <w:widowControl/>
              <w:spacing w:line="276" w:lineRule="auto"/>
              <w:jc w:val="center"/>
              <w:cnfStyle w:val="000000000000" w:firstRow="0" w:lastRow="0" w:firstColumn="0" w:lastColumn="0" w:oddVBand="0" w:evenVBand="0" w:oddHBand="0" w:evenHBand="0" w:firstRowFirstColumn="0" w:firstRowLastColumn="0" w:lastRowFirstColumn="0" w:lastRowLastColumn="0"/>
              <w:rPr>
                <w:ins w:id="122" w:author="Yulchon" w:date="2022-07-27T22:43:00Z"/>
                <w:rFonts w:ascii="Times New Roman"/>
                <w:kern w:val="0"/>
                <w:szCs w:val="20"/>
                <w:rPrChange w:id="123" w:author="Yulchon" w:date="2022-07-27T22:43:00Z">
                  <w:rPr>
                    <w:ins w:id="124" w:author="Yulchon" w:date="2022-07-27T22:43:00Z"/>
                    <w:rFonts w:ascii="Times New Roman"/>
                    <w:kern w:val="0"/>
                    <w:sz w:val="23"/>
                    <w:szCs w:val="20"/>
                  </w:rPr>
                </w:rPrChange>
              </w:rPr>
            </w:pPr>
            <w:proofErr w:type="spellStart"/>
            <w:ins w:id="125" w:author="Yulchon" w:date="2022-07-27T22:43:00Z">
              <w:r w:rsidRPr="006E333E">
                <w:rPr>
                  <w:rFonts w:ascii="Times New Roman" w:hint="eastAsia"/>
                  <w:kern w:val="0"/>
                  <w:sz w:val="20"/>
                  <w:szCs w:val="20"/>
                  <w:rPrChange w:id="126" w:author="Yulchon" w:date="2022-07-27T22:43:00Z">
                    <w:rPr>
                      <w:rFonts w:ascii="Times New Roman" w:hint="eastAsia"/>
                      <w:kern w:val="0"/>
                      <w:sz w:val="23"/>
                      <w:szCs w:val="20"/>
                    </w:rPr>
                  </w:rPrChange>
                </w:rPr>
                <w:t>염둔리</w:t>
              </w:r>
              <w:proofErr w:type="spellEnd"/>
              <w:r w:rsidRPr="006E333E">
                <w:rPr>
                  <w:rFonts w:ascii="Times New Roman"/>
                  <w:kern w:val="0"/>
                  <w:sz w:val="20"/>
                  <w:szCs w:val="20"/>
                  <w:rPrChange w:id="127" w:author="Yulchon" w:date="2022-07-27T22:43:00Z">
                    <w:rPr>
                      <w:rFonts w:ascii="Times New Roman"/>
                      <w:kern w:val="0"/>
                      <w:sz w:val="23"/>
                      <w:szCs w:val="20"/>
                    </w:rPr>
                  </w:rPrChange>
                </w:rPr>
                <w:t xml:space="preserve"> 111 </w:t>
              </w:r>
              <w:r w:rsidRPr="006E333E">
                <w:rPr>
                  <w:rFonts w:ascii="Times New Roman" w:hint="eastAsia"/>
                  <w:kern w:val="0"/>
                  <w:sz w:val="20"/>
                  <w:szCs w:val="20"/>
                  <w:rPrChange w:id="128" w:author="Yulchon" w:date="2022-07-27T22:43:00Z">
                    <w:rPr>
                      <w:rFonts w:ascii="Times New Roman" w:hint="eastAsia"/>
                      <w:kern w:val="0"/>
                      <w:sz w:val="23"/>
                      <w:szCs w:val="20"/>
                    </w:rPr>
                  </w:rPrChange>
                </w:rPr>
                <w:t>지상</w:t>
              </w:r>
              <w:r w:rsidRPr="006E333E">
                <w:rPr>
                  <w:rFonts w:ascii="Times New Roman"/>
                  <w:kern w:val="0"/>
                  <w:sz w:val="20"/>
                  <w:szCs w:val="20"/>
                  <w:rPrChange w:id="129" w:author="Yulchon" w:date="2022-07-27T22:43:00Z">
                    <w:rPr>
                      <w:rFonts w:ascii="Times New Roman"/>
                      <w:kern w:val="0"/>
                      <w:sz w:val="23"/>
                      <w:szCs w:val="20"/>
                    </w:rPr>
                  </w:rPrChange>
                </w:rPr>
                <w:t xml:space="preserve"> </w:t>
              </w:r>
              <w:r w:rsidRPr="006E333E">
                <w:rPr>
                  <w:rFonts w:ascii="Times New Roman" w:hint="eastAsia"/>
                  <w:kern w:val="0"/>
                  <w:sz w:val="20"/>
                  <w:szCs w:val="20"/>
                  <w:rPrChange w:id="130" w:author="Yulchon" w:date="2022-07-27T22:43:00Z">
                    <w:rPr>
                      <w:rFonts w:ascii="Times New Roman" w:hint="eastAsia"/>
                      <w:kern w:val="0"/>
                      <w:sz w:val="23"/>
                      <w:szCs w:val="20"/>
                    </w:rPr>
                  </w:rPrChange>
                </w:rPr>
                <w:t>일반철골구조</w:t>
              </w:r>
              <w:r w:rsidRPr="006E333E">
                <w:rPr>
                  <w:rFonts w:ascii="Times New Roman"/>
                  <w:kern w:val="0"/>
                  <w:sz w:val="20"/>
                  <w:szCs w:val="20"/>
                  <w:rPrChange w:id="131" w:author="Yulchon" w:date="2022-07-27T22:43:00Z">
                    <w:rPr>
                      <w:rFonts w:ascii="Times New Roman"/>
                      <w:kern w:val="0"/>
                      <w:sz w:val="23"/>
                      <w:szCs w:val="20"/>
                    </w:rPr>
                  </w:rPrChange>
                </w:rPr>
                <w:t xml:space="preserve"> </w:t>
              </w:r>
            </w:ins>
          </w:p>
        </w:tc>
        <w:tc>
          <w:tcPr>
            <w:tcW w:w="1276"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Change w:id="132" w:author="Yulchon" w:date="2022-07-27T22:44:00Z">
              <w:tcPr>
                <w:tcW w:w="1276"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tcPrChange>
          </w:tcPr>
          <w:p w14:paraId="16221F41" w14:textId="77777777" w:rsidR="006E333E" w:rsidRPr="006E333E" w:rsidRDefault="006E333E">
            <w:pPr>
              <w:widowControl/>
              <w:spacing w:line="276" w:lineRule="auto"/>
              <w:jc w:val="center"/>
              <w:cnfStyle w:val="000000000000" w:firstRow="0" w:lastRow="0" w:firstColumn="0" w:lastColumn="0" w:oddVBand="0" w:evenVBand="0" w:oddHBand="0" w:evenHBand="0" w:firstRowFirstColumn="0" w:firstRowLastColumn="0" w:lastRowFirstColumn="0" w:lastRowLastColumn="0"/>
              <w:rPr>
                <w:ins w:id="133" w:author="Yulchon" w:date="2022-07-27T22:43:00Z"/>
                <w:rFonts w:ascii="Times New Roman"/>
                <w:kern w:val="0"/>
                <w:szCs w:val="20"/>
                <w:rPrChange w:id="134" w:author="Yulchon" w:date="2022-07-27T22:43:00Z">
                  <w:rPr>
                    <w:ins w:id="135" w:author="Yulchon" w:date="2022-07-27T22:43:00Z"/>
                    <w:rFonts w:ascii="Times New Roman"/>
                    <w:kern w:val="0"/>
                    <w:sz w:val="23"/>
                    <w:szCs w:val="20"/>
                  </w:rPr>
                </w:rPrChange>
              </w:rPr>
            </w:pPr>
            <w:ins w:id="136" w:author="Yulchon" w:date="2022-07-27T22:43:00Z">
              <w:r w:rsidRPr="006E333E">
                <w:rPr>
                  <w:rFonts w:ascii="Times New Roman" w:hint="eastAsia"/>
                  <w:kern w:val="0"/>
                  <w:sz w:val="20"/>
                  <w:szCs w:val="20"/>
                  <w:rPrChange w:id="137" w:author="Yulchon" w:date="2022-07-27T22:43:00Z">
                    <w:rPr>
                      <w:rFonts w:ascii="Times New Roman" w:hint="eastAsia"/>
                      <w:kern w:val="0"/>
                      <w:sz w:val="23"/>
                      <w:szCs w:val="20"/>
                    </w:rPr>
                  </w:rPrChange>
                </w:rPr>
                <w:t>산업은행</w:t>
              </w:r>
            </w:ins>
          </w:p>
        </w:tc>
        <w:tc>
          <w:tcPr>
            <w:tcW w:w="1276"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Change w:id="138" w:author="Yulchon" w:date="2022-07-27T22:44:00Z">
              <w:tcPr>
                <w:tcW w:w="1276"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tcPrChange>
          </w:tcPr>
          <w:p w14:paraId="3615B597" w14:textId="77777777" w:rsidR="006E333E" w:rsidRPr="006E333E" w:rsidRDefault="006E333E">
            <w:pPr>
              <w:widowControl/>
              <w:spacing w:line="276" w:lineRule="auto"/>
              <w:jc w:val="center"/>
              <w:cnfStyle w:val="000000000000" w:firstRow="0" w:lastRow="0" w:firstColumn="0" w:lastColumn="0" w:oddVBand="0" w:evenVBand="0" w:oddHBand="0" w:evenHBand="0" w:firstRowFirstColumn="0" w:firstRowLastColumn="0" w:lastRowFirstColumn="0" w:lastRowLastColumn="0"/>
              <w:rPr>
                <w:ins w:id="139" w:author="Yulchon" w:date="2022-07-27T22:43:00Z"/>
                <w:rFonts w:ascii="Times New Roman"/>
                <w:kern w:val="0"/>
                <w:szCs w:val="20"/>
                <w:rPrChange w:id="140" w:author="Yulchon" w:date="2022-07-27T22:43:00Z">
                  <w:rPr>
                    <w:ins w:id="141" w:author="Yulchon" w:date="2022-07-27T22:43:00Z"/>
                    <w:rFonts w:ascii="Times New Roman"/>
                    <w:kern w:val="0"/>
                    <w:sz w:val="23"/>
                    <w:szCs w:val="20"/>
                  </w:rPr>
                </w:rPrChange>
              </w:rPr>
            </w:pPr>
            <w:ins w:id="142" w:author="Yulchon" w:date="2022-07-27T22:43:00Z">
              <w:r w:rsidRPr="006E333E">
                <w:rPr>
                  <w:rFonts w:ascii="Times New Roman"/>
                  <w:kern w:val="0"/>
                  <w:sz w:val="20"/>
                  <w:szCs w:val="20"/>
                  <w:rPrChange w:id="143" w:author="Yulchon" w:date="2022-07-27T22:43:00Z">
                    <w:rPr>
                      <w:rFonts w:ascii="Times New Roman"/>
                      <w:kern w:val="0"/>
                      <w:sz w:val="23"/>
                      <w:szCs w:val="20"/>
                    </w:rPr>
                  </w:rPrChange>
                </w:rPr>
                <w:t>1140.8</w:t>
              </w:r>
            </w:ins>
          </w:p>
        </w:tc>
      </w:tr>
      <w:tr w:rsidR="006E333E" w:rsidRPr="006E333E" w14:paraId="1AA56620" w14:textId="77777777" w:rsidTr="006E333E">
        <w:trPr>
          <w:jc w:val="center"/>
          <w:ins w:id="144" w:author="Yulchon" w:date="2022-07-27T22:43:00Z"/>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Change w:id="145" w:author="Yulchon" w:date="2022-07-27T22:44:00Z">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tcPrChange>
          </w:tcPr>
          <w:p w14:paraId="407D33BF" w14:textId="77777777" w:rsidR="006E333E" w:rsidRPr="006E333E" w:rsidRDefault="006E333E">
            <w:pPr>
              <w:widowControl/>
              <w:spacing w:line="276" w:lineRule="auto"/>
              <w:rPr>
                <w:ins w:id="146" w:author="Yulchon" w:date="2022-07-27T22:43:00Z"/>
                <w:rFonts w:ascii="Times New Roman"/>
                <w:kern w:val="0"/>
                <w:szCs w:val="20"/>
                <w:rPrChange w:id="147" w:author="Yulchon" w:date="2022-07-27T22:43:00Z">
                  <w:rPr>
                    <w:ins w:id="148" w:author="Yulchon" w:date="2022-07-27T22:43:00Z"/>
                    <w:rFonts w:ascii="Times New Roman"/>
                    <w:kern w:val="0"/>
                    <w:sz w:val="23"/>
                    <w:szCs w:val="20"/>
                  </w:rPr>
                </w:rPrChange>
              </w:rPr>
            </w:pPr>
            <w:ins w:id="149" w:author="Yulchon" w:date="2022-07-27T22:43:00Z">
              <w:r w:rsidRPr="006E333E">
                <w:rPr>
                  <w:rFonts w:ascii="Times New Roman" w:hint="eastAsia"/>
                  <w:kern w:val="0"/>
                  <w:sz w:val="20"/>
                  <w:szCs w:val="20"/>
                  <w:rPrChange w:id="150" w:author="Yulchon" w:date="2022-07-27T22:43:00Z">
                    <w:rPr>
                      <w:rFonts w:ascii="Times New Roman" w:hint="eastAsia"/>
                      <w:kern w:val="0"/>
                      <w:sz w:val="23"/>
                      <w:szCs w:val="20"/>
                    </w:rPr>
                  </w:rPrChange>
                </w:rPr>
                <w:t>기계기구</w:t>
              </w:r>
            </w:ins>
          </w:p>
        </w:tc>
        <w:tc>
          <w:tcPr>
            <w:tcW w:w="141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Change w:id="151" w:author="Yulchon" w:date="2022-07-27T22:44:00Z">
              <w:tcPr>
                <w:tcW w:w="141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tcPrChange>
          </w:tcPr>
          <w:p w14:paraId="1E36FC2F" w14:textId="77777777" w:rsidR="006E333E" w:rsidRPr="006E333E" w:rsidRDefault="006E333E">
            <w:pPr>
              <w:widowControl/>
              <w:spacing w:line="276" w:lineRule="auto"/>
              <w:jc w:val="center"/>
              <w:cnfStyle w:val="000000000000" w:firstRow="0" w:lastRow="0" w:firstColumn="0" w:lastColumn="0" w:oddVBand="0" w:evenVBand="0" w:oddHBand="0" w:evenHBand="0" w:firstRowFirstColumn="0" w:firstRowLastColumn="0" w:lastRowFirstColumn="0" w:lastRowLastColumn="0"/>
              <w:rPr>
                <w:ins w:id="152" w:author="Yulchon" w:date="2022-07-27T22:43:00Z"/>
                <w:rFonts w:ascii="Times New Roman"/>
                <w:kern w:val="0"/>
                <w:szCs w:val="20"/>
                <w:rPrChange w:id="153" w:author="Yulchon" w:date="2022-07-27T22:43:00Z">
                  <w:rPr>
                    <w:ins w:id="154" w:author="Yulchon" w:date="2022-07-27T22:43:00Z"/>
                    <w:rFonts w:ascii="Times New Roman"/>
                    <w:kern w:val="0"/>
                    <w:sz w:val="23"/>
                    <w:szCs w:val="20"/>
                  </w:rPr>
                </w:rPrChange>
              </w:rPr>
            </w:pPr>
            <w:ins w:id="155" w:author="Yulchon" w:date="2022-07-27T22:43:00Z">
              <w:r w:rsidRPr="006E333E">
                <w:rPr>
                  <w:rFonts w:ascii="Times New Roman"/>
                  <w:kern w:val="0"/>
                  <w:sz w:val="20"/>
                  <w:szCs w:val="20"/>
                  <w:rPrChange w:id="156" w:author="Yulchon" w:date="2022-07-27T22:43:00Z">
                    <w:rPr>
                      <w:rFonts w:ascii="Times New Roman"/>
                      <w:kern w:val="0"/>
                      <w:sz w:val="23"/>
                      <w:szCs w:val="20"/>
                    </w:rPr>
                  </w:rPrChange>
                </w:rPr>
                <w:t>9</w:t>
              </w:r>
            </w:ins>
          </w:p>
        </w:tc>
        <w:tc>
          <w:tcPr>
            <w:tcW w:w="354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Change w:id="157" w:author="Yulchon" w:date="2022-07-27T22:44:00Z">
              <w:tcPr>
                <w:tcW w:w="354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tcPrChange>
          </w:tcPr>
          <w:p w14:paraId="3E7549BA" w14:textId="77777777" w:rsidR="006E333E" w:rsidRPr="006E333E" w:rsidRDefault="006E333E">
            <w:pPr>
              <w:widowControl/>
              <w:spacing w:line="276" w:lineRule="auto"/>
              <w:jc w:val="center"/>
              <w:cnfStyle w:val="000000000000" w:firstRow="0" w:lastRow="0" w:firstColumn="0" w:lastColumn="0" w:oddVBand="0" w:evenVBand="0" w:oddHBand="0" w:evenHBand="0" w:firstRowFirstColumn="0" w:firstRowLastColumn="0" w:lastRowFirstColumn="0" w:lastRowLastColumn="0"/>
              <w:rPr>
                <w:ins w:id="158" w:author="Yulchon" w:date="2022-07-27T22:43:00Z"/>
                <w:rFonts w:ascii="Times New Roman"/>
                <w:kern w:val="0"/>
                <w:szCs w:val="20"/>
                <w:rPrChange w:id="159" w:author="Yulchon" w:date="2022-07-27T22:43:00Z">
                  <w:rPr>
                    <w:ins w:id="160" w:author="Yulchon" w:date="2022-07-27T22:43:00Z"/>
                    <w:rFonts w:ascii="Times New Roman"/>
                    <w:kern w:val="0"/>
                    <w:sz w:val="23"/>
                    <w:szCs w:val="20"/>
                  </w:rPr>
                </w:rPrChange>
              </w:rPr>
            </w:pPr>
            <w:ins w:id="161" w:author="Yulchon" w:date="2022-07-27T22:43:00Z">
              <w:r w:rsidRPr="006E333E">
                <w:rPr>
                  <w:rFonts w:ascii="Times New Roman" w:hint="eastAsia"/>
                  <w:kern w:val="0"/>
                  <w:sz w:val="20"/>
                  <w:szCs w:val="20"/>
                  <w:rPrChange w:id="162" w:author="Yulchon" w:date="2022-07-27T22:43:00Z">
                    <w:rPr>
                      <w:rFonts w:ascii="Times New Roman" w:hint="eastAsia"/>
                      <w:kern w:val="0"/>
                      <w:sz w:val="23"/>
                      <w:szCs w:val="20"/>
                    </w:rPr>
                  </w:rPrChange>
                </w:rPr>
                <w:t>위</w:t>
              </w:r>
              <w:r w:rsidRPr="006E333E">
                <w:rPr>
                  <w:rFonts w:ascii="Times New Roman"/>
                  <w:kern w:val="0"/>
                  <w:sz w:val="20"/>
                  <w:szCs w:val="20"/>
                  <w:rPrChange w:id="163" w:author="Yulchon" w:date="2022-07-27T22:43:00Z">
                    <w:rPr>
                      <w:rFonts w:ascii="Times New Roman"/>
                      <w:kern w:val="0"/>
                      <w:sz w:val="23"/>
                      <w:szCs w:val="20"/>
                    </w:rPr>
                  </w:rPrChange>
                </w:rPr>
                <w:t xml:space="preserve"> </w:t>
              </w:r>
              <w:r w:rsidRPr="006E333E">
                <w:rPr>
                  <w:rFonts w:ascii="Times New Roman" w:hint="eastAsia"/>
                  <w:kern w:val="0"/>
                  <w:sz w:val="20"/>
                  <w:szCs w:val="20"/>
                  <w:rPrChange w:id="164" w:author="Yulchon" w:date="2022-07-27T22:43:00Z">
                    <w:rPr>
                      <w:rFonts w:ascii="Times New Roman" w:hint="eastAsia"/>
                      <w:kern w:val="0"/>
                      <w:sz w:val="23"/>
                      <w:szCs w:val="20"/>
                    </w:rPr>
                  </w:rPrChange>
                </w:rPr>
                <w:t>건물내</w:t>
              </w:r>
            </w:ins>
          </w:p>
        </w:tc>
        <w:tc>
          <w:tcPr>
            <w:tcW w:w="0" w:type="auto"/>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Change w:id="165" w:author="Yulchon" w:date="2022-07-27T22:44:00Z">
              <w:tcPr>
                <w:tcW w:w="0" w:type="auto"/>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tcPrChange>
          </w:tcPr>
          <w:p w14:paraId="349A3651" w14:textId="77777777" w:rsidR="006E333E" w:rsidRPr="006E333E" w:rsidRDefault="006E333E">
            <w:pPr>
              <w:widowControl/>
              <w:wordWrap/>
              <w:autoSpaceDE/>
              <w:autoSpaceDN/>
              <w:cnfStyle w:val="000000000000" w:firstRow="0" w:lastRow="0" w:firstColumn="0" w:lastColumn="0" w:oddVBand="0" w:evenVBand="0" w:oddHBand="0" w:evenHBand="0" w:firstRowFirstColumn="0" w:firstRowLastColumn="0" w:lastRowFirstColumn="0" w:lastRowLastColumn="0"/>
              <w:rPr>
                <w:ins w:id="166" w:author="Yulchon" w:date="2022-07-27T22:43:00Z"/>
                <w:rFonts w:ascii="Times New Roman"/>
                <w:kern w:val="0"/>
                <w:szCs w:val="20"/>
                <w:rPrChange w:id="167" w:author="Yulchon" w:date="2022-07-27T22:43:00Z">
                  <w:rPr>
                    <w:ins w:id="168" w:author="Yulchon" w:date="2022-07-27T22:43:00Z"/>
                    <w:rFonts w:ascii="Times New Roman"/>
                    <w:kern w:val="0"/>
                    <w:sz w:val="23"/>
                    <w:szCs w:val="20"/>
                  </w:rPr>
                </w:rPrChange>
              </w:rPr>
            </w:pPr>
          </w:p>
        </w:tc>
        <w:tc>
          <w:tcPr>
            <w:tcW w:w="0" w:type="auto"/>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Change w:id="169" w:author="Yulchon" w:date="2022-07-27T22:44:00Z">
              <w:tcPr>
                <w:tcW w:w="0" w:type="auto"/>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tcPrChange>
          </w:tcPr>
          <w:p w14:paraId="1B22A1C9" w14:textId="77777777" w:rsidR="006E333E" w:rsidRPr="006E333E" w:rsidRDefault="006E333E">
            <w:pPr>
              <w:widowControl/>
              <w:wordWrap/>
              <w:autoSpaceDE/>
              <w:autoSpaceDN/>
              <w:cnfStyle w:val="000000000000" w:firstRow="0" w:lastRow="0" w:firstColumn="0" w:lastColumn="0" w:oddVBand="0" w:evenVBand="0" w:oddHBand="0" w:evenHBand="0" w:firstRowFirstColumn="0" w:firstRowLastColumn="0" w:lastRowFirstColumn="0" w:lastRowLastColumn="0"/>
              <w:rPr>
                <w:ins w:id="170" w:author="Yulchon" w:date="2022-07-27T22:43:00Z"/>
                <w:rFonts w:ascii="Times New Roman"/>
                <w:kern w:val="0"/>
                <w:szCs w:val="20"/>
                <w:rPrChange w:id="171" w:author="Yulchon" w:date="2022-07-27T22:43:00Z">
                  <w:rPr>
                    <w:ins w:id="172" w:author="Yulchon" w:date="2022-07-27T22:43:00Z"/>
                    <w:rFonts w:ascii="Times New Roman"/>
                    <w:kern w:val="0"/>
                    <w:sz w:val="23"/>
                    <w:szCs w:val="20"/>
                  </w:rPr>
                </w:rPrChange>
              </w:rPr>
            </w:pPr>
          </w:p>
        </w:tc>
      </w:tr>
      <w:tr w:rsidR="006E333E" w:rsidRPr="006E333E" w14:paraId="4A04AA4B" w14:textId="77777777" w:rsidTr="006E333E">
        <w:trPr>
          <w:jc w:val="center"/>
          <w:ins w:id="173" w:author="Yulchon" w:date="2022-07-27T22:43:00Z"/>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Change w:id="174" w:author="Yulchon" w:date="2022-07-27T22:44:00Z">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tcPrChange>
          </w:tcPr>
          <w:p w14:paraId="564BA5C0" w14:textId="77777777" w:rsidR="006E333E" w:rsidRPr="006E333E" w:rsidRDefault="006E333E">
            <w:pPr>
              <w:widowControl/>
              <w:spacing w:line="276" w:lineRule="auto"/>
              <w:rPr>
                <w:ins w:id="175" w:author="Yulchon" w:date="2022-07-27T22:43:00Z"/>
                <w:rFonts w:ascii="Times New Roman"/>
                <w:kern w:val="0"/>
                <w:szCs w:val="20"/>
                <w:rPrChange w:id="176" w:author="Yulchon" w:date="2022-07-27T22:43:00Z">
                  <w:rPr>
                    <w:ins w:id="177" w:author="Yulchon" w:date="2022-07-27T22:43:00Z"/>
                    <w:rFonts w:ascii="Times New Roman"/>
                    <w:kern w:val="0"/>
                    <w:sz w:val="23"/>
                    <w:szCs w:val="20"/>
                  </w:rPr>
                </w:rPrChange>
              </w:rPr>
            </w:pPr>
            <w:ins w:id="178" w:author="Yulchon" w:date="2022-07-27T22:43:00Z">
              <w:r w:rsidRPr="006E333E">
                <w:rPr>
                  <w:rFonts w:ascii="Times New Roman" w:hint="eastAsia"/>
                  <w:kern w:val="0"/>
                  <w:sz w:val="20"/>
                  <w:szCs w:val="20"/>
                  <w:rPrChange w:id="179" w:author="Yulchon" w:date="2022-07-27T22:43:00Z">
                    <w:rPr>
                      <w:rFonts w:ascii="Times New Roman" w:hint="eastAsia"/>
                      <w:kern w:val="0"/>
                      <w:sz w:val="23"/>
                      <w:szCs w:val="20"/>
                    </w:rPr>
                  </w:rPrChange>
                </w:rPr>
                <w:t>구축물</w:t>
              </w:r>
            </w:ins>
          </w:p>
        </w:tc>
        <w:tc>
          <w:tcPr>
            <w:tcW w:w="141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Change w:id="180" w:author="Yulchon" w:date="2022-07-27T22:44:00Z">
              <w:tcPr>
                <w:tcW w:w="141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tcPrChange>
          </w:tcPr>
          <w:p w14:paraId="2F22A592" w14:textId="77777777" w:rsidR="006E333E" w:rsidRPr="006E333E" w:rsidRDefault="006E333E">
            <w:pPr>
              <w:widowControl/>
              <w:spacing w:line="276" w:lineRule="auto"/>
              <w:jc w:val="center"/>
              <w:cnfStyle w:val="000000000000" w:firstRow="0" w:lastRow="0" w:firstColumn="0" w:lastColumn="0" w:oddVBand="0" w:evenVBand="0" w:oddHBand="0" w:evenHBand="0" w:firstRowFirstColumn="0" w:firstRowLastColumn="0" w:lastRowFirstColumn="0" w:lastRowLastColumn="0"/>
              <w:rPr>
                <w:ins w:id="181" w:author="Yulchon" w:date="2022-07-27T22:43:00Z"/>
                <w:rFonts w:ascii="Times New Roman"/>
                <w:kern w:val="0"/>
                <w:szCs w:val="20"/>
                <w:rPrChange w:id="182" w:author="Yulchon" w:date="2022-07-27T22:43:00Z">
                  <w:rPr>
                    <w:ins w:id="183" w:author="Yulchon" w:date="2022-07-27T22:43:00Z"/>
                    <w:rFonts w:ascii="Times New Roman"/>
                    <w:kern w:val="0"/>
                    <w:sz w:val="23"/>
                    <w:szCs w:val="20"/>
                  </w:rPr>
                </w:rPrChange>
              </w:rPr>
            </w:pPr>
            <w:ins w:id="184" w:author="Yulchon" w:date="2022-07-27T22:43:00Z">
              <w:r w:rsidRPr="006E333E">
                <w:rPr>
                  <w:rFonts w:ascii="Times New Roman"/>
                  <w:kern w:val="0"/>
                  <w:sz w:val="20"/>
                  <w:szCs w:val="20"/>
                  <w:rPrChange w:id="185" w:author="Yulchon" w:date="2022-07-27T22:43:00Z">
                    <w:rPr>
                      <w:rFonts w:ascii="Times New Roman"/>
                      <w:kern w:val="0"/>
                      <w:sz w:val="23"/>
                      <w:szCs w:val="20"/>
                    </w:rPr>
                  </w:rPrChange>
                </w:rPr>
                <w:t>23</w:t>
              </w:r>
            </w:ins>
          </w:p>
        </w:tc>
        <w:tc>
          <w:tcPr>
            <w:tcW w:w="354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Change w:id="186" w:author="Yulchon" w:date="2022-07-27T22:44:00Z">
              <w:tcPr>
                <w:tcW w:w="354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tcPrChange>
          </w:tcPr>
          <w:p w14:paraId="5F369E51" w14:textId="77777777" w:rsidR="006E333E" w:rsidRPr="006E333E" w:rsidRDefault="006E333E">
            <w:pPr>
              <w:widowControl/>
              <w:spacing w:line="276" w:lineRule="auto"/>
              <w:jc w:val="center"/>
              <w:cnfStyle w:val="000000000000" w:firstRow="0" w:lastRow="0" w:firstColumn="0" w:lastColumn="0" w:oddVBand="0" w:evenVBand="0" w:oddHBand="0" w:evenHBand="0" w:firstRowFirstColumn="0" w:firstRowLastColumn="0" w:lastRowFirstColumn="0" w:lastRowLastColumn="0"/>
              <w:rPr>
                <w:ins w:id="187" w:author="Yulchon" w:date="2022-07-27T22:43:00Z"/>
                <w:rFonts w:ascii="Times New Roman"/>
                <w:kern w:val="0"/>
                <w:szCs w:val="20"/>
                <w:rPrChange w:id="188" w:author="Yulchon" w:date="2022-07-27T22:43:00Z">
                  <w:rPr>
                    <w:ins w:id="189" w:author="Yulchon" w:date="2022-07-27T22:43:00Z"/>
                    <w:rFonts w:ascii="Times New Roman"/>
                    <w:kern w:val="0"/>
                    <w:sz w:val="23"/>
                    <w:szCs w:val="20"/>
                  </w:rPr>
                </w:rPrChange>
              </w:rPr>
            </w:pPr>
            <w:ins w:id="190" w:author="Yulchon" w:date="2022-07-27T22:43:00Z">
              <w:r w:rsidRPr="006E333E">
                <w:rPr>
                  <w:rFonts w:ascii="Times New Roman" w:hint="eastAsia"/>
                  <w:kern w:val="0"/>
                  <w:sz w:val="20"/>
                  <w:szCs w:val="20"/>
                  <w:rPrChange w:id="191" w:author="Yulchon" w:date="2022-07-27T22:43:00Z">
                    <w:rPr>
                      <w:rFonts w:ascii="Times New Roman" w:hint="eastAsia"/>
                      <w:kern w:val="0"/>
                      <w:sz w:val="23"/>
                      <w:szCs w:val="20"/>
                    </w:rPr>
                  </w:rPrChange>
                </w:rPr>
                <w:t>위</w:t>
              </w:r>
              <w:r w:rsidRPr="006E333E">
                <w:rPr>
                  <w:rFonts w:ascii="Times New Roman"/>
                  <w:kern w:val="0"/>
                  <w:sz w:val="20"/>
                  <w:szCs w:val="20"/>
                  <w:rPrChange w:id="192" w:author="Yulchon" w:date="2022-07-27T22:43:00Z">
                    <w:rPr>
                      <w:rFonts w:ascii="Times New Roman"/>
                      <w:kern w:val="0"/>
                      <w:sz w:val="23"/>
                      <w:szCs w:val="20"/>
                    </w:rPr>
                  </w:rPrChange>
                </w:rPr>
                <w:t xml:space="preserve"> </w:t>
              </w:r>
              <w:r w:rsidRPr="006E333E">
                <w:rPr>
                  <w:rFonts w:ascii="Times New Roman" w:hint="eastAsia"/>
                  <w:kern w:val="0"/>
                  <w:sz w:val="20"/>
                  <w:szCs w:val="20"/>
                  <w:rPrChange w:id="193" w:author="Yulchon" w:date="2022-07-27T22:43:00Z">
                    <w:rPr>
                      <w:rFonts w:ascii="Times New Roman" w:hint="eastAsia"/>
                      <w:kern w:val="0"/>
                      <w:sz w:val="23"/>
                      <w:szCs w:val="20"/>
                    </w:rPr>
                  </w:rPrChange>
                </w:rPr>
                <w:t>건물내</w:t>
              </w:r>
            </w:ins>
          </w:p>
        </w:tc>
        <w:tc>
          <w:tcPr>
            <w:tcW w:w="0" w:type="auto"/>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Change w:id="194" w:author="Yulchon" w:date="2022-07-27T22:44:00Z">
              <w:tcPr>
                <w:tcW w:w="0" w:type="auto"/>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tcPrChange>
          </w:tcPr>
          <w:p w14:paraId="4D645FD1" w14:textId="77777777" w:rsidR="006E333E" w:rsidRPr="006E333E" w:rsidRDefault="006E333E">
            <w:pPr>
              <w:widowControl/>
              <w:wordWrap/>
              <w:autoSpaceDE/>
              <w:autoSpaceDN/>
              <w:cnfStyle w:val="000000000000" w:firstRow="0" w:lastRow="0" w:firstColumn="0" w:lastColumn="0" w:oddVBand="0" w:evenVBand="0" w:oddHBand="0" w:evenHBand="0" w:firstRowFirstColumn="0" w:firstRowLastColumn="0" w:lastRowFirstColumn="0" w:lastRowLastColumn="0"/>
              <w:rPr>
                <w:ins w:id="195" w:author="Yulchon" w:date="2022-07-27T22:43:00Z"/>
                <w:rFonts w:ascii="Times New Roman"/>
                <w:kern w:val="0"/>
                <w:szCs w:val="20"/>
                <w:rPrChange w:id="196" w:author="Yulchon" w:date="2022-07-27T22:43:00Z">
                  <w:rPr>
                    <w:ins w:id="197" w:author="Yulchon" w:date="2022-07-27T22:43:00Z"/>
                    <w:rFonts w:ascii="Times New Roman"/>
                    <w:kern w:val="0"/>
                    <w:sz w:val="23"/>
                    <w:szCs w:val="20"/>
                  </w:rPr>
                </w:rPrChange>
              </w:rPr>
            </w:pPr>
          </w:p>
        </w:tc>
        <w:tc>
          <w:tcPr>
            <w:tcW w:w="0" w:type="auto"/>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Change w:id="198" w:author="Yulchon" w:date="2022-07-27T22:44:00Z">
              <w:tcPr>
                <w:tcW w:w="0" w:type="auto"/>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tcPrChange>
          </w:tcPr>
          <w:p w14:paraId="1EBCBF54" w14:textId="77777777" w:rsidR="006E333E" w:rsidRPr="006E333E" w:rsidRDefault="006E333E">
            <w:pPr>
              <w:widowControl/>
              <w:wordWrap/>
              <w:autoSpaceDE/>
              <w:autoSpaceDN/>
              <w:cnfStyle w:val="000000000000" w:firstRow="0" w:lastRow="0" w:firstColumn="0" w:lastColumn="0" w:oddVBand="0" w:evenVBand="0" w:oddHBand="0" w:evenHBand="0" w:firstRowFirstColumn="0" w:firstRowLastColumn="0" w:lastRowFirstColumn="0" w:lastRowLastColumn="0"/>
              <w:rPr>
                <w:ins w:id="199" w:author="Yulchon" w:date="2022-07-27T22:43:00Z"/>
                <w:rFonts w:ascii="Times New Roman"/>
                <w:kern w:val="0"/>
                <w:szCs w:val="20"/>
                <w:rPrChange w:id="200" w:author="Yulchon" w:date="2022-07-27T22:43:00Z">
                  <w:rPr>
                    <w:ins w:id="201" w:author="Yulchon" w:date="2022-07-27T22:43:00Z"/>
                    <w:rFonts w:ascii="Times New Roman"/>
                    <w:kern w:val="0"/>
                    <w:sz w:val="23"/>
                    <w:szCs w:val="20"/>
                  </w:rPr>
                </w:rPrChange>
              </w:rPr>
            </w:pPr>
          </w:p>
        </w:tc>
      </w:tr>
    </w:tbl>
    <w:p w14:paraId="3005E29A" w14:textId="77777777" w:rsidR="006E333E" w:rsidRPr="006E333E" w:rsidRDefault="006E333E">
      <w:pPr>
        <w:pStyle w:val="ac"/>
        <w:widowControl/>
        <w:spacing w:line="276" w:lineRule="auto"/>
        <w:ind w:leftChars="0" w:left="795" w:right="1610"/>
        <w:rPr>
          <w:ins w:id="202" w:author="Yulchon" w:date="2022-07-27T22:43:00Z"/>
          <w:rFonts w:ascii="Times New Roman"/>
          <w:kern w:val="0"/>
          <w:sz w:val="22"/>
          <w:szCs w:val="20"/>
          <w:rPrChange w:id="203" w:author="Yulchon" w:date="2022-07-27T22:43:00Z">
            <w:rPr>
              <w:ins w:id="204" w:author="Yulchon" w:date="2022-07-27T22:43:00Z"/>
              <w:rFonts w:ascii="Times New Roman"/>
              <w:kern w:val="0"/>
              <w:sz w:val="23"/>
              <w:szCs w:val="20"/>
            </w:rPr>
          </w:rPrChange>
        </w:rPr>
        <w:pPrChange w:id="205" w:author="Yulchon" w:date="2022-07-27T22:43:00Z">
          <w:pPr>
            <w:pStyle w:val="ac"/>
            <w:widowControl/>
            <w:numPr>
              <w:numId w:val="9"/>
            </w:numPr>
            <w:tabs>
              <w:tab w:val="num" w:pos="795"/>
            </w:tabs>
            <w:spacing w:line="276" w:lineRule="auto"/>
            <w:ind w:leftChars="0" w:left="795" w:right="1610" w:hanging="795"/>
          </w:pPr>
        </w:pPrChange>
      </w:pPr>
    </w:p>
    <w:p w14:paraId="4AD9E62D" w14:textId="0497E2F0" w:rsidR="006E333E" w:rsidRPr="00BD221E" w:rsidDel="006E333E" w:rsidRDefault="006E333E">
      <w:pPr>
        <w:pStyle w:val="ac"/>
        <w:snapToGrid w:val="0"/>
        <w:spacing w:before="180" w:after="180" w:line="360" w:lineRule="atLeast"/>
        <w:ind w:leftChars="0" w:left="851"/>
        <w:rPr>
          <w:del w:id="206" w:author="Yulchon" w:date="2022-07-27T22:43:00Z"/>
          <w:rFonts w:ascii="Times New Roman"/>
          <w:sz w:val="23"/>
          <w:szCs w:val="23"/>
          <w:u w:val="single"/>
          <w:rPrChange w:id="207" w:author="Yulchon" w:date="2022-07-27T22:38:00Z">
            <w:rPr>
              <w:del w:id="208" w:author="Yulchon" w:date="2022-07-27T22:43:00Z"/>
            </w:rPr>
          </w:rPrChange>
        </w:rPr>
        <w:pPrChange w:id="209" w:author="Yulchon" w:date="2022-07-27T22:43:00Z">
          <w:pPr>
            <w:numPr>
              <w:ilvl w:val="1"/>
              <w:numId w:val="9"/>
            </w:numPr>
            <w:tabs>
              <w:tab w:val="num" w:pos="851"/>
            </w:tabs>
            <w:snapToGrid w:val="0"/>
            <w:spacing w:before="180" w:after="180" w:line="360" w:lineRule="atLeast"/>
            <w:ind w:left="851" w:hanging="851"/>
          </w:pPr>
        </w:pPrChange>
      </w:pPr>
    </w:p>
    <w:p w14:paraId="650948A8" w14:textId="77777777" w:rsidR="003B5134" w:rsidRPr="00B51FA5" w:rsidRDefault="003B5134" w:rsidP="00B51FA5">
      <w:pPr>
        <w:snapToGrid w:val="0"/>
        <w:spacing w:before="180" w:after="180" w:line="360" w:lineRule="atLeast"/>
        <w:ind w:left="851"/>
        <w:rPr>
          <w:rFonts w:ascii="Times New Roman"/>
          <w:sz w:val="23"/>
          <w:szCs w:val="23"/>
        </w:rPr>
      </w:pPr>
    </w:p>
    <w:p w14:paraId="30354101" w14:textId="77777777" w:rsidR="00786425" w:rsidRPr="00006BBA" w:rsidRDefault="00786425" w:rsidP="00006BBA">
      <w:pPr>
        <w:pStyle w:val="ac"/>
        <w:numPr>
          <w:ilvl w:val="0"/>
          <w:numId w:val="53"/>
        </w:numPr>
        <w:tabs>
          <w:tab w:val="left" w:pos="1560"/>
        </w:tabs>
        <w:adjustRightInd w:val="0"/>
        <w:snapToGrid w:val="0"/>
        <w:spacing w:before="180" w:after="180" w:line="360" w:lineRule="atLeast"/>
        <w:ind w:leftChars="0" w:left="1559" w:hanging="1559"/>
        <w:outlineLvl w:val="0"/>
        <w:rPr>
          <w:rFonts w:ascii="Times New Roman"/>
          <w:b/>
          <w:sz w:val="23"/>
          <w:szCs w:val="23"/>
        </w:rPr>
      </w:pPr>
      <w:proofErr w:type="spellStart"/>
      <w:r w:rsidRPr="00006BBA">
        <w:rPr>
          <w:rFonts w:ascii="Times New Roman" w:hint="eastAsia"/>
          <w:b/>
          <w:sz w:val="23"/>
          <w:szCs w:val="23"/>
        </w:rPr>
        <w:t>거래종결의</w:t>
      </w:r>
      <w:proofErr w:type="spellEnd"/>
      <w:r w:rsidRPr="00006BBA">
        <w:rPr>
          <w:rFonts w:ascii="Times New Roman"/>
          <w:b/>
          <w:sz w:val="23"/>
          <w:szCs w:val="23"/>
        </w:rPr>
        <w:t xml:space="preserve"> </w:t>
      </w:r>
      <w:r w:rsidRPr="00006BBA">
        <w:rPr>
          <w:rFonts w:ascii="Times New Roman" w:hint="eastAsia"/>
          <w:b/>
          <w:sz w:val="23"/>
          <w:szCs w:val="23"/>
        </w:rPr>
        <w:t>선행조건</w:t>
      </w:r>
      <w:r w:rsidRPr="00006BBA">
        <w:rPr>
          <w:rFonts w:ascii="Times New Roman"/>
          <w:b/>
          <w:sz w:val="23"/>
          <w:szCs w:val="23"/>
        </w:rPr>
        <w:t xml:space="preserve"> </w:t>
      </w:r>
    </w:p>
    <w:p w14:paraId="060B9364" w14:textId="77777777" w:rsidR="003B5134" w:rsidRPr="00B51FA5" w:rsidRDefault="003B5134" w:rsidP="00B51FA5">
      <w:pPr>
        <w:pStyle w:val="ac"/>
        <w:tabs>
          <w:tab w:val="left" w:pos="1560"/>
        </w:tabs>
        <w:adjustRightInd w:val="0"/>
        <w:snapToGrid w:val="0"/>
        <w:spacing w:before="180" w:after="180" w:line="360" w:lineRule="atLeast"/>
        <w:ind w:leftChars="0" w:left="1560"/>
        <w:rPr>
          <w:rFonts w:ascii="Times New Roman"/>
          <w:sz w:val="23"/>
          <w:szCs w:val="23"/>
        </w:rPr>
      </w:pPr>
    </w:p>
    <w:p w14:paraId="05221682" w14:textId="77777777" w:rsidR="00786425" w:rsidRPr="00883718" w:rsidRDefault="00786425" w:rsidP="00786425">
      <w:pPr>
        <w:numPr>
          <w:ilvl w:val="1"/>
          <w:numId w:val="10"/>
        </w:numPr>
        <w:snapToGrid w:val="0"/>
        <w:spacing w:before="180" w:after="180" w:line="360" w:lineRule="atLeast"/>
        <w:rPr>
          <w:rFonts w:ascii="Times New Roman"/>
          <w:bCs/>
          <w:sz w:val="23"/>
          <w:szCs w:val="23"/>
        </w:rPr>
      </w:pPr>
      <w:r w:rsidRPr="00883718">
        <w:rPr>
          <w:rFonts w:ascii="Times New Roman" w:hint="eastAsia"/>
          <w:sz w:val="23"/>
          <w:szCs w:val="23"/>
          <w:u w:val="single"/>
        </w:rPr>
        <w:t>매수인의</w:t>
      </w:r>
      <w:r w:rsidRPr="000575B1">
        <w:rPr>
          <w:rFonts w:ascii="Times New Roman" w:hint="eastAsia"/>
          <w:sz w:val="23"/>
          <w:szCs w:val="23"/>
          <w:u w:val="single"/>
        </w:rPr>
        <w:t xml:space="preserve"> </w:t>
      </w:r>
      <w:r w:rsidRPr="00522B89">
        <w:rPr>
          <w:rFonts w:ascii="Times New Roman"/>
          <w:sz w:val="23"/>
          <w:szCs w:val="23"/>
          <w:u w:val="single"/>
        </w:rPr>
        <w:t>거래종결의무의</w:t>
      </w:r>
      <w:r w:rsidRPr="00522B89">
        <w:rPr>
          <w:rFonts w:ascii="Times New Roman"/>
          <w:sz w:val="23"/>
          <w:szCs w:val="23"/>
          <w:u w:val="single"/>
        </w:rPr>
        <w:t xml:space="preserve"> </w:t>
      </w:r>
      <w:r w:rsidRPr="00B51FA5">
        <w:rPr>
          <w:rFonts w:ascii="Times New Roman"/>
          <w:sz w:val="23"/>
          <w:szCs w:val="23"/>
          <w:u w:val="single"/>
        </w:rPr>
        <w:t>선행조건</w:t>
      </w:r>
      <w:r w:rsidRPr="00B51FA5">
        <w:rPr>
          <w:rFonts w:ascii="Times New Roman"/>
          <w:sz w:val="23"/>
          <w:szCs w:val="23"/>
        </w:rPr>
        <w:t xml:space="preserve">. </w:t>
      </w:r>
      <w:r w:rsidRPr="00B51FA5">
        <w:rPr>
          <w:rFonts w:ascii="Times New Roman" w:hint="eastAsia"/>
          <w:sz w:val="23"/>
          <w:szCs w:val="23"/>
        </w:rPr>
        <w:t xml:space="preserve"> </w:t>
      </w:r>
      <w:r w:rsidRPr="00B51FA5">
        <w:rPr>
          <w:rFonts w:ascii="Times New Roman" w:hint="eastAsia"/>
          <w:sz w:val="23"/>
          <w:szCs w:val="23"/>
        </w:rPr>
        <w:t>매수인의</w:t>
      </w:r>
      <w:r w:rsidRPr="00B51FA5">
        <w:rPr>
          <w:rFonts w:ascii="Times New Roman" w:hint="eastAsia"/>
          <w:sz w:val="23"/>
          <w:szCs w:val="23"/>
        </w:rPr>
        <w:t xml:space="preserve"> </w:t>
      </w:r>
      <w:r w:rsidRPr="00B51FA5">
        <w:rPr>
          <w:rFonts w:ascii="Times New Roman"/>
          <w:spacing w:val="3"/>
          <w:sz w:val="23"/>
          <w:szCs w:val="23"/>
        </w:rPr>
        <w:t>본</w:t>
      </w:r>
      <w:r w:rsidRPr="00B51FA5">
        <w:rPr>
          <w:rFonts w:ascii="Times New Roman" w:hint="eastAsia"/>
          <w:spacing w:val="3"/>
          <w:sz w:val="23"/>
          <w:szCs w:val="23"/>
        </w:rPr>
        <w:t xml:space="preserve"> </w:t>
      </w:r>
      <w:r w:rsidRPr="00B51FA5">
        <w:rPr>
          <w:rFonts w:ascii="Times New Roman" w:hint="eastAsia"/>
          <w:spacing w:val="3"/>
          <w:sz w:val="23"/>
          <w:szCs w:val="23"/>
        </w:rPr>
        <w:t>계약상</w:t>
      </w:r>
      <w:r w:rsidRPr="00B51FA5">
        <w:rPr>
          <w:rFonts w:ascii="Times New Roman"/>
          <w:spacing w:val="3"/>
          <w:sz w:val="23"/>
          <w:szCs w:val="23"/>
        </w:rPr>
        <w:t xml:space="preserve"> </w:t>
      </w:r>
      <w:proofErr w:type="spellStart"/>
      <w:r w:rsidRPr="00B51FA5">
        <w:rPr>
          <w:rFonts w:ascii="Times New Roman"/>
          <w:spacing w:val="3"/>
          <w:sz w:val="23"/>
          <w:szCs w:val="23"/>
        </w:rPr>
        <w:t>거래종결</w:t>
      </w:r>
      <w:proofErr w:type="spellEnd"/>
      <w:r w:rsidRPr="00B51FA5">
        <w:rPr>
          <w:rFonts w:ascii="Times New Roman" w:hint="eastAsia"/>
          <w:spacing w:val="3"/>
          <w:sz w:val="23"/>
          <w:szCs w:val="23"/>
        </w:rPr>
        <w:t xml:space="preserve"> </w:t>
      </w:r>
      <w:r w:rsidRPr="00B51FA5">
        <w:rPr>
          <w:rFonts w:ascii="Times New Roman"/>
          <w:spacing w:val="3"/>
          <w:sz w:val="23"/>
          <w:szCs w:val="23"/>
        </w:rPr>
        <w:t>의무는</w:t>
      </w:r>
      <w:r w:rsidRPr="00B51FA5">
        <w:rPr>
          <w:rFonts w:ascii="Times New Roman"/>
          <w:spacing w:val="3"/>
          <w:sz w:val="23"/>
          <w:szCs w:val="23"/>
        </w:rPr>
        <w:t xml:space="preserve"> </w:t>
      </w:r>
      <w:r w:rsidRPr="00B51FA5">
        <w:rPr>
          <w:rFonts w:ascii="Times New Roman"/>
          <w:spacing w:val="3"/>
          <w:sz w:val="23"/>
          <w:szCs w:val="23"/>
        </w:rPr>
        <w:t>다음</w:t>
      </w:r>
      <w:r w:rsidRPr="00B51FA5">
        <w:rPr>
          <w:rFonts w:ascii="Times New Roman"/>
          <w:spacing w:val="3"/>
          <w:sz w:val="23"/>
          <w:szCs w:val="23"/>
        </w:rPr>
        <w:t xml:space="preserve"> </w:t>
      </w:r>
      <w:r w:rsidRPr="00B51FA5">
        <w:rPr>
          <w:rFonts w:ascii="Times New Roman"/>
          <w:spacing w:val="3"/>
          <w:sz w:val="23"/>
          <w:szCs w:val="23"/>
        </w:rPr>
        <w:t>각</w:t>
      </w:r>
      <w:r w:rsidRPr="00B51FA5">
        <w:rPr>
          <w:rFonts w:ascii="Times New Roman" w:hint="eastAsia"/>
          <w:spacing w:val="3"/>
          <w:sz w:val="23"/>
          <w:szCs w:val="23"/>
        </w:rPr>
        <w:t>항</w:t>
      </w:r>
      <w:r w:rsidRPr="00B51FA5">
        <w:rPr>
          <w:rFonts w:ascii="Times New Roman"/>
          <w:spacing w:val="3"/>
          <w:sz w:val="23"/>
          <w:szCs w:val="23"/>
        </w:rPr>
        <w:t>의</w:t>
      </w:r>
      <w:r w:rsidRPr="00B51FA5">
        <w:rPr>
          <w:rFonts w:ascii="Times New Roman"/>
          <w:spacing w:val="3"/>
          <w:sz w:val="23"/>
          <w:szCs w:val="23"/>
        </w:rPr>
        <w:t xml:space="preserve"> </w:t>
      </w:r>
      <w:r w:rsidRPr="00B51FA5">
        <w:rPr>
          <w:rFonts w:ascii="Times New Roman"/>
          <w:spacing w:val="3"/>
          <w:sz w:val="23"/>
          <w:szCs w:val="23"/>
        </w:rPr>
        <w:t>조건이</w:t>
      </w:r>
      <w:r w:rsidRPr="00B51FA5">
        <w:rPr>
          <w:rFonts w:ascii="Times New Roman"/>
          <w:spacing w:val="3"/>
          <w:sz w:val="23"/>
          <w:szCs w:val="23"/>
        </w:rPr>
        <w:t xml:space="preserve"> </w:t>
      </w:r>
      <w:r w:rsidRPr="00B51FA5">
        <w:rPr>
          <w:rFonts w:ascii="Times New Roman"/>
          <w:spacing w:val="3"/>
          <w:sz w:val="23"/>
          <w:szCs w:val="23"/>
        </w:rPr>
        <w:t>모두</w:t>
      </w:r>
      <w:r w:rsidRPr="00B51FA5">
        <w:rPr>
          <w:rFonts w:ascii="Times New Roman"/>
          <w:spacing w:val="3"/>
          <w:sz w:val="23"/>
          <w:szCs w:val="23"/>
        </w:rPr>
        <w:t xml:space="preserve"> </w:t>
      </w:r>
      <w:r w:rsidRPr="00B51FA5">
        <w:rPr>
          <w:rFonts w:ascii="Times New Roman"/>
          <w:spacing w:val="3"/>
          <w:sz w:val="23"/>
          <w:szCs w:val="23"/>
        </w:rPr>
        <w:t>성취되는</w:t>
      </w:r>
      <w:r w:rsidRPr="00B51FA5">
        <w:rPr>
          <w:rFonts w:ascii="Times New Roman"/>
          <w:spacing w:val="3"/>
          <w:sz w:val="23"/>
          <w:szCs w:val="23"/>
        </w:rPr>
        <w:t xml:space="preserve"> </w:t>
      </w:r>
      <w:r w:rsidRPr="00B51FA5">
        <w:rPr>
          <w:rFonts w:ascii="Times New Roman"/>
          <w:spacing w:val="3"/>
          <w:sz w:val="23"/>
          <w:szCs w:val="23"/>
        </w:rPr>
        <w:t>것</w:t>
      </w:r>
      <w:r w:rsidRPr="00B51FA5">
        <w:rPr>
          <w:rFonts w:ascii="Times New Roman"/>
          <w:spacing w:val="3"/>
          <w:sz w:val="23"/>
          <w:szCs w:val="23"/>
        </w:rPr>
        <w:t>(</w:t>
      </w:r>
      <w:r w:rsidRPr="00B51FA5">
        <w:rPr>
          <w:rFonts w:ascii="Times New Roman"/>
          <w:spacing w:val="3"/>
          <w:sz w:val="23"/>
          <w:szCs w:val="23"/>
        </w:rPr>
        <w:t>또는</w:t>
      </w:r>
      <w:r w:rsidRPr="00B51FA5">
        <w:rPr>
          <w:rFonts w:ascii="Times New Roman"/>
          <w:spacing w:val="3"/>
          <w:sz w:val="23"/>
          <w:szCs w:val="23"/>
        </w:rPr>
        <w:t xml:space="preserve"> </w:t>
      </w:r>
      <w:r w:rsidRPr="00B51FA5">
        <w:rPr>
          <w:rFonts w:ascii="Times New Roman" w:hint="eastAsia"/>
          <w:spacing w:val="3"/>
          <w:sz w:val="23"/>
          <w:szCs w:val="23"/>
        </w:rPr>
        <w:t>매수인에</w:t>
      </w:r>
      <w:r w:rsidRPr="00B51FA5">
        <w:rPr>
          <w:rFonts w:ascii="Times New Roman" w:hint="eastAsia"/>
          <w:spacing w:val="3"/>
          <w:sz w:val="23"/>
          <w:szCs w:val="23"/>
        </w:rPr>
        <w:t xml:space="preserve"> </w:t>
      </w:r>
      <w:r w:rsidRPr="00B51FA5">
        <w:rPr>
          <w:rFonts w:ascii="Times New Roman"/>
          <w:spacing w:val="3"/>
          <w:sz w:val="23"/>
          <w:szCs w:val="23"/>
        </w:rPr>
        <w:t>의하여</w:t>
      </w:r>
      <w:r w:rsidRPr="00B51FA5">
        <w:rPr>
          <w:rFonts w:ascii="Times New Roman"/>
          <w:spacing w:val="3"/>
          <w:sz w:val="23"/>
          <w:szCs w:val="23"/>
        </w:rPr>
        <w:t xml:space="preserve"> </w:t>
      </w:r>
      <w:r w:rsidRPr="00B51FA5">
        <w:rPr>
          <w:rFonts w:ascii="Times New Roman"/>
          <w:spacing w:val="3"/>
          <w:sz w:val="23"/>
          <w:szCs w:val="23"/>
        </w:rPr>
        <w:t>포기되는</w:t>
      </w:r>
      <w:r w:rsidRPr="00B51FA5">
        <w:rPr>
          <w:rFonts w:ascii="Times New Roman"/>
          <w:spacing w:val="3"/>
          <w:sz w:val="23"/>
          <w:szCs w:val="23"/>
        </w:rPr>
        <w:t xml:space="preserve"> </w:t>
      </w:r>
      <w:r w:rsidRPr="00B51FA5">
        <w:rPr>
          <w:rFonts w:ascii="Times New Roman"/>
          <w:spacing w:val="3"/>
          <w:sz w:val="23"/>
          <w:szCs w:val="23"/>
        </w:rPr>
        <w:t>것</w:t>
      </w:r>
      <w:r w:rsidRPr="00B51FA5">
        <w:rPr>
          <w:rFonts w:ascii="Times New Roman"/>
          <w:spacing w:val="3"/>
          <w:sz w:val="23"/>
          <w:szCs w:val="23"/>
        </w:rPr>
        <w:t>)</w:t>
      </w:r>
      <w:r w:rsidRPr="00B51FA5">
        <w:rPr>
          <w:rFonts w:ascii="Times New Roman"/>
          <w:spacing w:val="3"/>
          <w:sz w:val="23"/>
          <w:szCs w:val="23"/>
        </w:rPr>
        <w:t>을</w:t>
      </w:r>
      <w:r w:rsidRPr="00B51FA5">
        <w:rPr>
          <w:rFonts w:ascii="Times New Roman"/>
          <w:spacing w:val="3"/>
          <w:sz w:val="23"/>
          <w:szCs w:val="23"/>
        </w:rPr>
        <w:t xml:space="preserve"> </w:t>
      </w:r>
      <w:r w:rsidRPr="00B51FA5">
        <w:rPr>
          <w:rFonts w:ascii="Times New Roman"/>
          <w:spacing w:val="3"/>
          <w:sz w:val="23"/>
          <w:szCs w:val="23"/>
        </w:rPr>
        <w:t>그</w:t>
      </w:r>
      <w:r w:rsidRPr="00B51FA5">
        <w:rPr>
          <w:rFonts w:ascii="Times New Roman"/>
          <w:spacing w:val="3"/>
          <w:sz w:val="23"/>
          <w:szCs w:val="23"/>
        </w:rPr>
        <w:t xml:space="preserve"> </w:t>
      </w:r>
      <w:r w:rsidRPr="00B51FA5">
        <w:rPr>
          <w:rFonts w:ascii="Times New Roman"/>
          <w:spacing w:val="3"/>
          <w:sz w:val="23"/>
          <w:szCs w:val="23"/>
        </w:rPr>
        <w:t>선행조건으로</w:t>
      </w:r>
      <w:r w:rsidRPr="00B51FA5">
        <w:rPr>
          <w:rFonts w:ascii="Times New Roman"/>
          <w:spacing w:val="3"/>
          <w:sz w:val="23"/>
          <w:szCs w:val="23"/>
        </w:rPr>
        <w:t xml:space="preserve"> </w:t>
      </w:r>
      <w:r w:rsidRPr="00B51FA5">
        <w:rPr>
          <w:rFonts w:ascii="Times New Roman"/>
          <w:spacing w:val="3"/>
          <w:sz w:val="23"/>
          <w:szCs w:val="23"/>
        </w:rPr>
        <w:t>한다</w:t>
      </w:r>
      <w:r w:rsidRPr="00B51FA5">
        <w:rPr>
          <w:rFonts w:ascii="Times New Roman"/>
          <w:spacing w:val="3"/>
          <w:sz w:val="23"/>
          <w:szCs w:val="23"/>
        </w:rPr>
        <w:t>.</w:t>
      </w:r>
      <w:r w:rsidRPr="00B51FA5">
        <w:rPr>
          <w:rFonts w:ascii="Times New Roman"/>
          <w:sz w:val="23"/>
          <w:szCs w:val="23"/>
          <w:vertAlign w:val="superscript"/>
        </w:rPr>
        <w:t xml:space="preserve"> </w:t>
      </w:r>
    </w:p>
    <w:p w14:paraId="07C62F07" w14:textId="77777777" w:rsidR="00786425" w:rsidRPr="00B51FA5" w:rsidRDefault="00786425" w:rsidP="00786425">
      <w:pPr>
        <w:numPr>
          <w:ilvl w:val="0"/>
          <w:numId w:val="24"/>
        </w:numPr>
        <w:snapToGrid w:val="0"/>
        <w:spacing w:before="180" w:after="180" w:line="360" w:lineRule="atLeast"/>
        <w:rPr>
          <w:rFonts w:ascii="Times New Roman"/>
          <w:sz w:val="23"/>
          <w:szCs w:val="23"/>
        </w:rPr>
      </w:pPr>
      <w:r w:rsidRPr="000575B1">
        <w:rPr>
          <w:rFonts w:ascii="Times New Roman" w:hint="eastAsia"/>
          <w:sz w:val="23"/>
          <w:szCs w:val="23"/>
        </w:rPr>
        <w:t>본</w:t>
      </w:r>
      <w:r w:rsidRPr="00522B89">
        <w:rPr>
          <w:rFonts w:ascii="Times New Roman" w:hint="eastAsia"/>
          <w:sz w:val="23"/>
          <w:szCs w:val="23"/>
        </w:rPr>
        <w:t xml:space="preserve"> </w:t>
      </w:r>
      <w:r w:rsidRPr="00522B89">
        <w:rPr>
          <w:rFonts w:ascii="Times New Roman" w:hint="eastAsia"/>
          <w:sz w:val="23"/>
          <w:szCs w:val="23"/>
        </w:rPr>
        <w:t>계약</w:t>
      </w:r>
      <w:r w:rsidRPr="00B51FA5">
        <w:rPr>
          <w:rFonts w:ascii="Times New Roman" w:hint="eastAsia"/>
          <w:sz w:val="23"/>
          <w:szCs w:val="23"/>
        </w:rPr>
        <w:t xml:space="preserve"> </w:t>
      </w:r>
      <w:r w:rsidRPr="00B51FA5">
        <w:rPr>
          <w:rFonts w:ascii="Times New Roman" w:hint="eastAsia"/>
          <w:sz w:val="23"/>
          <w:szCs w:val="23"/>
        </w:rPr>
        <w:t>제</w:t>
      </w:r>
      <w:r w:rsidR="003B5134">
        <w:rPr>
          <w:rFonts w:ascii="Times New Roman"/>
          <w:sz w:val="23"/>
          <w:szCs w:val="23"/>
        </w:rPr>
        <w:t>5</w:t>
      </w:r>
      <w:r w:rsidRPr="00883718">
        <w:rPr>
          <w:rFonts w:ascii="Times New Roman" w:hint="eastAsia"/>
          <w:sz w:val="23"/>
          <w:szCs w:val="23"/>
        </w:rPr>
        <w:t>.1</w:t>
      </w:r>
      <w:r w:rsidRPr="000575B1">
        <w:rPr>
          <w:rFonts w:ascii="Times New Roman" w:hint="eastAsia"/>
          <w:sz w:val="23"/>
          <w:szCs w:val="23"/>
        </w:rPr>
        <w:t>조</w:t>
      </w:r>
      <w:r w:rsidRPr="00522B89">
        <w:rPr>
          <w:rFonts w:ascii="Times New Roman" w:hint="eastAsia"/>
          <w:sz w:val="23"/>
          <w:szCs w:val="23"/>
        </w:rPr>
        <w:t xml:space="preserve"> </w:t>
      </w:r>
      <w:r w:rsidRPr="00522B89">
        <w:rPr>
          <w:rFonts w:ascii="Times New Roman" w:hint="eastAsia"/>
          <w:sz w:val="23"/>
          <w:szCs w:val="23"/>
        </w:rPr>
        <w:t>및</w:t>
      </w:r>
      <w:r w:rsidRPr="00B51FA5">
        <w:rPr>
          <w:rFonts w:ascii="Times New Roman" w:hint="eastAsia"/>
          <w:sz w:val="23"/>
          <w:szCs w:val="23"/>
        </w:rPr>
        <w:t xml:space="preserve"> </w:t>
      </w:r>
      <w:r w:rsidRPr="00B51FA5">
        <w:rPr>
          <w:rFonts w:ascii="Times New Roman" w:hint="eastAsia"/>
          <w:sz w:val="23"/>
          <w:szCs w:val="23"/>
        </w:rPr>
        <w:t>제</w:t>
      </w:r>
      <w:r w:rsidR="003B5134">
        <w:rPr>
          <w:rFonts w:ascii="Times New Roman"/>
          <w:sz w:val="23"/>
          <w:szCs w:val="23"/>
        </w:rPr>
        <w:t>5</w:t>
      </w:r>
      <w:r w:rsidRPr="00883718">
        <w:rPr>
          <w:rFonts w:ascii="Times New Roman" w:hint="eastAsia"/>
          <w:sz w:val="23"/>
          <w:szCs w:val="23"/>
        </w:rPr>
        <w:t>.2</w:t>
      </w:r>
      <w:r w:rsidRPr="000575B1">
        <w:rPr>
          <w:rFonts w:ascii="Times New Roman" w:hint="eastAsia"/>
          <w:sz w:val="23"/>
          <w:szCs w:val="23"/>
        </w:rPr>
        <w:t>조에</w:t>
      </w:r>
      <w:r w:rsidRPr="00522B89">
        <w:rPr>
          <w:rFonts w:ascii="Times New Roman" w:hint="eastAsia"/>
          <w:sz w:val="23"/>
          <w:szCs w:val="23"/>
        </w:rPr>
        <w:t xml:space="preserve"> </w:t>
      </w:r>
      <w:r w:rsidRPr="00522B89">
        <w:rPr>
          <w:rFonts w:ascii="Times New Roman" w:hint="eastAsia"/>
          <w:sz w:val="23"/>
          <w:szCs w:val="23"/>
        </w:rPr>
        <w:t>규정된</w:t>
      </w:r>
      <w:r w:rsidRPr="00B51FA5">
        <w:rPr>
          <w:rFonts w:ascii="Times New Roman" w:hint="eastAsia"/>
          <w:sz w:val="23"/>
          <w:szCs w:val="23"/>
        </w:rPr>
        <w:t xml:space="preserve"> </w:t>
      </w:r>
      <w:r w:rsidRPr="00B51FA5">
        <w:rPr>
          <w:rFonts w:ascii="Times New Roman" w:hint="eastAsia"/>
          <w:sz w:val="23"/>
          <w:szCs w:val="23"/>
        </w:rPr>
        <w:t>매도인의</w:t>
      </w:r>
      <w:r w:rsidRPr="00B51FA5">
        <w:rPr>
          <w:rFonts w:ascii="Times New Roman" w:hint="eastAsia"/>
          <w:sz w:val="23"/>
          <w:szCs w:val="23"/>
        </w:rPr>
        <w:t xml:space="preserve"> </w:t>
      </w:r>
      <w:r w:rsidRPr="00B51FA5">
        <w:rPr>
          <w:rFonts w:ascii="Times New Roman" w:hint="eastAsia"/>
          <w:sz w:val="23"/>
          <w:szCs w:val="23"/>
        </w:rPr>
        <w:t>진술</w:t>
      </w:r>
      <w:r w:rsidRPr="00B51FA5">
        <w:rPr>
          <w:rFonts w:ascii="Times New Roman" w:hint="eastAsia"/>
          <w:sz w:val="23"/>
          <w:szCs w:val="23"/>
        </w:rPr>
        <w:t xml:space="preserve"> </w:t>
      </w:r>
      <w:r w:rsidRPr="00B51FA5">
        <w:rPr>
          <w:rFonts w:ascii="Times New Roman" w:hint="eastAsia"/>
          <w:sz w:val="23"/>
          <w:szCs w:val="23"/>
        </w:rPr>
        <w:t>및</w:t>
      </w:r>
      <w:r w:rsidRPr="00B51FA5">
        <w:rPr>
          <w:rFonts w:ascii="Times New Roman" w:hint="eastAsia"/>
          <w:sz w:val="23"/>
          <w:szCs w:val="23"/>
        </w:rPr>
        <w:t xml:space="preserve"> </w:t>
      </w:r>
      <w:r w:rsidRPr="00B51FA5">
        <w:rPr>
          <w:rFonts w:ascii="Times New Roman" w:hint="eastAsia"/>
          <w:sz w:val="23"/>
          <w:szCs w:val="23"/>
        </w:rPr>
        <w:t>보장이</w:t>
      </w:r>
      <w:r w:rsidRPr="00B51FA5">
        <w:rPr>
          <w:rFonts w:ascii="Times New Roman" w:hint="eastAsia"/>
          <w:sz w:val="23"/>
          <w:szCs w:val="23"/>
        </w:rPr>
        <w:t xml:space="preserve"> </w:t>
      </w:r>
      <w:r w:rsidRPr="00B51FA5">
        <w:rPr>
          <w:rFonts w:ascii="Times New Roman" w:hint="eastAsia"/>
          <w:sz w:val="23"/>
          <w:szCs w:val="23"/>
        </w:rPr>
        <w:t>중요한</w:t>
      </w:r>
      <w:r w:rsidRPr="00B51FA5">
        <w:rPr>
          <w:rFonts w:ascii="Times New Roman" w:hint="eastAsia"/>
          <w:sz w:val="23"/>
          <w:szCs w:val="23"/>
        </w:rPr>
        <w:t xml:space="preserve"> </w:t>
      </w:r>
      <w:r w:rsidRPr="00B51FA5">
        <w:rPr>
          <w:rFonts w:ascii="Times New Roman" w:hint="eastAsia"/>
          <w:sz w:val="23"/>
          <w:szCs w:val="23"/>
        </w:rPr>
        <w:t>측면에서</w:t>
      </w:r>
      <w:r w:rsidRPr="00B51FA5">
        <w:rPr>
          <w:rFonts w:ascii="Times New Roman" w:hint="eastAsia"/>
          <w:sz w:val="23"/>
          <w:szCs w:val="23"/>
        </w:rPr>
        <w:t xml:space="preserve"> </w:t>
      </w: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w:t>
      </w:r>
      <w:r w:rsidRPr="00B51FA5">
        <w:rPr>
          <w:rFonts w:ascii="Times New Roman" w:hint="eastAsia"/>
          <w:sz w:val="23"/>
          <w:szCs w:val="23"/>
        </w:rPr>
        <w:t xml:space="preserve"> </w:t>
      </w:r>
      <w:r w:rsidRPr="00B51FA5">
        <w:rPr>
          <w:rFonts w:ascii="Times New Roman" w:hint="eastAsia"/>
          <w:sz w:val="23"/>
          <w:szCs w:val="23"/>
        </w:rPr>
        <w:t>체결일</w:t>
      </w:r>
      <w:r w:rsidRPr="00B51FA5">
        <w:rPr>
          <w:rFonts w:ascii="Times New Roman" w:hint="eastAsia"/>
          <w:sz w:val="23"/>
          <w:szCs w:val="23"/>
        </w:rPr>
        <w:t xml:space="preserve"> </w:t>
      </w:r>
      <w:r w:rsidRPr="00B51FA5">
        <w:rPr>
          <w:rFonts w:ascii="Times New Roman" w:hint="eastAsia"/>
          <w:sz w:val="23"/>
          <w:szCs w:val="23"/>
        </w:rPr>
        <w:t>및</w:t>
      </w:r>
      <w:r w:rsidRPr="00B51FA5">
        <w:rPr>
          <w:rFonts w:ascii="Times New Roman" w:hint="eastAsia"/>
          <w:sz w:val="23"/>
          <w:szCs w:val="23"/>
        </w:rPr>
        <w:t xml:space="preserve"> </w:t>
      </w:r>
      <w:proofErr w:type="spellStart"/>
      <w:r w:rsidRPr="00B51FA5">
        <w:rPr>
          <w:rFonts w:ascii="Times New Roman" w:hint="eastAsia"/>
          <w:sz w:val="23"/>
          <w:szCs w:val="23"/>
        </w:rPr>
        <w:t>거래종결일</w:t>
      </w:r>
      <w:proofErr w:type="spellEnd"/>
      <w:r w:rsidRPr="00B51FA5">
        <w:rPr>
          <w:rFonts w:ascii="Times New Roman" w:hint="eastAsia"/>
          <w:sz w:val="23"/>
          <w:szCs w:val="23"/>
        </w:rPr>
        <w:t xml:space="preserve"> </w:t>
      </w:r>
      <w:r w:rsidRPr="00B51FA5">
        <w:rPr>
          <w:rFonts w:ascii="Times New Roman" w:hint="eastAsia"/>
          <w:sz w:val="23"/>
          <w:szCs w:val="23"/>
        </w:rPr>
        <w:t>현재</w:t>
      </w:r>
      <w:r w:rsidRPr="00B51FA5">
        <w:rPr>
          <w:rFonts w:ascii="Times New Roman" w:hint="eastAsia"/>
          <w:sz w:val="23"/>
          <w:szCs w:val="23"/>
        </w:rPr>
        <w:t>(</w:t>
      </w:r>
      <w:r w:rsidRPr="00B51FA5">
        <w:rPr>
          <w:rFonts w:ascii="Times New Roman" w:hint="eastAsia"/>
          <w:sz w:val="23"/>
          <w:szCs w:val="23"/>
        </w:rPr>
        <w:t>단</w:t>
      </w:r>
      <w:r w:rsidRPr="00B51FA5">
        <w:rPr>
          <w:rFonts w:ascii="Times New Roman" w:hint="eastAsia"/>
          <w:sz w:val="23"/>
          <w:szCs w:val="23"/>
        </w:rPr>
        <w:t>,</w:t>
      </w:r>
      <w:r w:rsidRPr="00B51FA5">
        <w:rPr>
          <w:rFonts w:ascii="Times New Roman"/>
          <w:sz w:val="23"/>
          <w:szCs w:val="23"/>
        </w:rPr>
        <w:t xml:space="preserve"> </w:t>
      </w:r>
      <w:r w:rsidRPr="00B51FA5">
        <w:rPr>
          <w:rFonts w:ascii="Times New Roman" w:hint="eastAsia"/>
          <w:sz w:val="23"/>
          <w:szCs w:val="23"/>
        </w:rPr>
        <w:t>해당</w:t>
      </w:r>
      <w:r w:rsidRPr="00B51FA5">
        <w:rPr>
          <w:rFonts w:ascii="Times New Roman" w:hint="eastAsia"/>
          <w:sz w:val="23"/>
          <w:szCs w:val="23"/>
        </w:rPr>
        <w:t xml:space="preserve"> </w:t>
      </w:r>
      <w:r w:rsidRPr="00B51FA5">
        <w:rPr>
          <w:rFonts w:ascii="Times New Roman" w:hint="eastAsia"/>
          <w:sz w:val="23"/>
          <w:szCs w:val="23"/>
        </w:rPr>
        <w:t>규정에서</w:t>
      </w:r>
      <w:r w:rsidRPr="00B51FA5">
        <w:rPr>
          <w:rFonts w:ascii="Times New Roman" w:hint="eastAsia"/>
          <w:sz w:val="23"/>
          <w:szCs w:val="23"/>
        </w:rPr>
        <w:t xml:space="preserve"> </w:t>
      </w:r>
      <w:r w:rsidRPr="00B51FA5">
        <w:rPr>
          <w:rFonts w:ascii="Times New Roman" w:hint="eastAsia"/>
          <w:sz w:val="23"/>
          <w:szCs w:val="23"/>
        </w:rPr>
        <w:t>별도로</w:t>
      </w:r>
      <w:r w:rsidRPr="00B51FA5">
        <w:rPr>
          <w:rFonts w:ascii="Times New Roman" w:hint="eastAsia"/>
          <w:sz w:val="23"/>
          <w:szCs w:val="23"/>
        </w:rPr>
        <w:t xml:space="preserve"> </w:t>
      </w:r>
      <w:r w:rsidRPr="00B51FA5">
        <w:rPr>
          <w:rFonts w:ascii="Times New Roman" w:hint="eastAsia"/>
          <w:sz w:val="23"/>
          <w:szCs w:val="23"/>
        </w:rPr>
        <w:t>기준</w:t>
      </w:r>
      <w:r w:rsidRPr="00B51FA5">
        <w:rPr>
          <w:rFonts w:ascii="Times New Roman"/>
          <w:sz w:val="23"/>
          <w:szCs w:val="23"/>
        </w:rPr>
        <w:t>일을</w:t>
      </w:r>
      <w:r w:rsidRPr="00B51FA5">
        <w:rPr>
          <w:rFonts w:ascii="Times New Roman"/>
          <w:sz w:val="23"/>
          <w:szCs w:val="23"/>
        </w:rPr>
        <w:t xml:space="preserve"> </w:t>
      </w:r>
      <w:r w:rsidRPr="00B51FA5">
        <w:rPr>
          <w:rFonts w:ascii="Times New Roman"/>
          <w:sz w:val="23"/>
          <w:szCs w:val="23"/>
        </w:rPr>
        <w:t>명시한</w:t>
      </w:r>
      <w:r w:rsidRPr="00B51FA5">
        <w:rPr>
          <w:rFonts w:ascii="Times New Roman"/>
          <w:sz w:val="23"/>
          <w:szCs w:val="23"/>
        </w:rPr>
        <w:t xml:space="preserve"> </w:t>
      </w:r>
      <w:r w:rsidRPr="00B51FA5">
        <w:rPr>
          <w:rFonts w:ascii="Times New Roman"/>
          <w:sz w:val="23"/>
          <w:szCs w:val="23"/>
        </w:rPr>
        <w:t>경우에는</w:t>
      </w:r>
      <w:r w:rsidRPr="00B51FA5">
        <w:rPr>
          <w:rFonts w:ascii="Times New Roman"/>
          <w:sz w:val="23"/>
          <w:szCs w:val="23"/>
        </w:rPr>
        <w:t xml:space="preserve"> </w:t>
      </w:r>
      <w:r w:rsidRPr="00B51FA5">
        <w:rPr>
          <w:rFonts w:ascii="Times New Roman"/>
          <w:sz w:val="23"/>
          <w:szCs w:val="23"/>
        </w:rPr>
        <w:t>그와</w:t>
      </w:r>
      <w:r w:rsidRPr="00B51FA5">
        <w:rPr>
          <w:rFonts w:ascii="Times New Roman"/>
          <w:sz w:val="23"/>
          <w:szCs w:val="23"/>
        </w:rPr>
        <w:t xml:space="preserve"> </w:t>
      </w:r>
      <w:r w:rsidRPr="00B51FA5">
        <w:rPr>
          <w:rFonts w:ascii="Times New Roman"/>
          <w:sz w:val="23"/>
          <w:szCs w:val="23"/>
        </w:rPr>
        <w:t>같은</w:t>
      </w:r>
      <w:r w:rsidRPr="00B51FA5">
        <w:rPr>
          <w:rFonts w:ascii="Times New Roman"/>
          <w:sz w:val="23"/>
          <w:szCs w:val="23"/>
        </w:rPr>
        <w:t xml:space="preserve"> </w:t>
      </w:r>
      <w:r w:rsidRPr="00B51FA5">
        <w:rPr>
          <w:rFonts w:ascii="Times New Roman"/>
          <w:sz w:val="23"/>
          <w:szCs w:val="23"/>
        </w:rPr>
        <w:t>특정일</w:t>
      </w:r>
      <w:r w:rsidRPr="00B51FA5">
        <w:rPr>
          <w:rFonts w:ascii="Times New Roman"/>
          <w:sz w:val="23"/>
          <w:szCs w:val="23"/>
        </w:rPr>
        <w:t xml:space="preserve"> </w:t>
      </w:r>
      <w:r w:rsidRPr="00B51FA5">
        <w:rPr>
          <w:rFonts w:ascii="Times New Roman"/>
          <w:sz w:val="23"/>
          <w:szCs w:val="23"/>
        </w:rPr>
        <w:t>현재</w:t>
      </w:r>
      <w:r w:rsidRPr="00B51FA5">
        <w:rPr>
          <w:rFonts w:ascii="Times New Roman"/>
          <w:sz w:val="23"/>
          <w:szCs w:val="23"/>
        </w:rPr>
        <w:t>)</w:t>
      </w:r>
      <w:r w:rsidRPr="00B51FA5">
        <w:rPr>
          <w:rFonts w:ascii="Times New Roman" w:hint="eastAsia"/>
          <w:sz w:val="23"/>
          <w:szCs w:val="23"/>
        </w:rPr>
        <w:t xml:space="preserve"> </w:t>
      </w:r>
      <w:r w:rsidRPr="00B51FA5">
        <w:rPr>
          <w:rFonts w:ascii="Times New Roman" w:hint="eastAsia"/>
          <w:sz w:val="23"/>
          <w:szCs w:val="23"/>
        </w:rPr>
        <w:t>진실하고</w:t>
      </w:r>
      <w:r w:rsidRPr="00B51FA5">
        <w:rPr>
          <w:rFonts w:ascii="Times New Roman" w:hint="eastAsia"/>
          <w:sz w:val="23"/>
          <w:szCs w:val="23"/>
        </w:rPr>
        <w:t xml:space="preserve"> </w:t>
      </w:r>
      <w:r w:rsidRPr="00B51FA5">
        <w:rPr>
          <w:rFonts w:ascii="Times New Roman" w:hint="eastAsia"/>
          <w:sz w:val="23"/>
          <w:szCs w:val="23"/>
        </w:rPr>
        <w:t>정확할</w:t>
      </w:r>
      <w:r w:rsidRPr="00B51FA5">
        <w:rPr>
          <w:rFonts w:ascii="Times New Roman" w:hint="eastAsia"/>
          <w:sz w:val="23"/>
          <w:szCs w:val="23"/>
        </w:rPr>
        <w:t xml:space="preserve"> </w:t>
      </w:r>
      <w:r w:rsidRPr="00B51FA5">
        <w:rPr>
          <w:rFonts w:ascii="Times New Roman" w:hint="eastAsia"/>
          <w:sz w:val="23"/>
          <w:szCs w:val="23"/>
        </w:rPr>
        <w:t>것</w:t>
      </w:r>
      <w:r w:rsidRPr="00B51FA5">
        <w:rPr>
          <w:rFonts w:ascii="Times New Roman" w:hint="eastAsia"/>
          <w:sz w:val="23"/>
          <w:szCs w:val="23"/>
        </w:rPr>
        <w:t xml:space="preserve">. </w:t>
      </w:r>
    </w:p>
    <w:p w14:paraId="5906E30D" w14:textId="77777777" w:rsidR="00786425" w:rsidRPr="00B51FA5" w:rsidRDefault="00786425" w:rsidP="00786425">
      <w:pPr>
        <w:numPr>
          <w:ilvl w:val="0"/>
          <w:numId w:val="24"/>
        </w:numPr>
        <w:snapToGrid w:val="0"/>
        <w:spacing w:before="180" w:after="180" w:line="360" w:lineRule="atLeast"/>
        <w:rPr>
          <w:rFonts w:ascii="Times New Roman"/>
          <w:sz w:val="23"/>
          <w:szCs w:val="23"/>
        </w:rPr>
      </w:pPr>
      <w:r w:rsidRPr="00B51FA5">
        <w:rPr>
          <w:rFonts w:ascii="Times New Roman" w:hint="eastAsia"/>
          <w:sz w:val="23"/>
          <w:szCs w:val="23"/>
        </w:rPr>
        <w:t>매도인이</w:t>
      </w:r>
      <w:r w:rsidRPr="00B51FA5">
        <w:rPr>
          <w:rFonts w:ascii="Times New Roman" w:hint="eastAsia"/>
          <w:sz w:val="23"/>
          <w:szCs w:val="23"/>
        </w:rPr>
        <w:t xml:space="preserve"> </w:t>
      </w: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계약에</w:t>
      </w:r>
      <w:r w:rsidRPr="00B51FA5">
        <w:rPr>
          <w:rFonts w:ascii="Times New Roman" w:hint="eastAsia"/>
          <w:sz w:val="23"/>
          <w:szCs w:val="23"/>
        </w:rPr>
        <w:t xml:space="preserve"> </w:t>
      </w:r>
      <w:r w:rsidRPr="00B51FA5">
        <w:rPr>
          <w:rFonts w:ascii="Times New Roman" w:hint="eastAsia"/>
          <w:sz w:val="23"/>
          <w:szCs w:val="23"/>
        </w:rPr>
        <w:t>따라</w:t>
      </w:r>
      <w:r w:rsidRPr="00B51FA5">
        <w:rPr>
          <w:rFonts w:ascii="Times New Roman" w:hint="eastAsia"/>
          <w:sz w:val="23"/>
          <w:szCs w:val="23"/>
        </w:rPr>
        <w:t xml:space="preserve"> </w:t>
      </w:r>
      <w:proofErr w:type="spellStart"/>
      <w:r w:rsidRPr="00B51FA5">
        <w:rPr>
          <w:rFonts w:ascii="Times New Roman" w:hint="eastAsia"/>
          <w:sz w:val="23"/>
          <w:szCs w:val="23"/>
        </w:rPr>
        <w:t>거래종결일</w:t>
      </w:r>
      <w:proofErr w:type="spellEnd"/>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그</w:t>
      </w:r>
      <w:r w:rsidRPr="00B51FA5">
        <w:rPr>
          <w:rFonts w:ascii="Times New Roman" w:hint="eastAsia"/>
          <w:sz w:val="23"/>
          <w:szCs w:val="23"/>
        </w:rPr>
        <w:t xml:space="preserve"> </w:t>
      </w:r>
      <w:r w:rsidRPr="00B51FA5">
        <w:rPr>
          <w:rFonts w:ascii="Times New Roman" w:hint="eastAsia"/>
          <w:sz w:val="23"/>
          <w:szCs w:val="23"/>
        </w:rPr>
        <w:t>이전까지</w:t>
      </w:r>
      <w:r w:rsidRPr="00B51FA5">
        <w:rPr>
          <w:rFonts w:ascii="Times New Roman" w:hint="eastAsia"/>
          <w:sz w:val="23"/>
          <w:szCs w:val="23"/>
        </w:rPr>
        <w:t xml:space="preserve"> </w:t>
      </w:r>
      <w:r w:rsidRPr="00B51FA5">
        <w:rPr>
          <w:rFonts w:ascii="Times New Roman" w:hint="eastAsia"/>
          <w:sz w:val="23"/>
          <w:szCs w:val="23"/>
        </w:rPr>
        <w:t>이행하거나</w:t>
      </w:r>
      <w:r w:rsidRPr="00B51FA5">
        <w:rPr>
          <w:rFonts w:ascii="Times New Roman" w:hint="eastAsia"/>
          <w:sz w:val="23"/>
          <w:szCs w:val="23"/>
        </w:rPr>
        <w:t xml:space="preserve"> </w:t>
      </w:r>
      <w:r w:rsidRPr="00B51FA5">
        <w:rPr>
          <w:rFonts w:ascii="Times New Roman" w:hint="eastAsia"/>
          <w:sz w:val="23"/>
          <w:szCs w:val="23"/>
        </w:rPr>
        <w:t>준수하여야</w:t>
      </w:r>
      <w:r w:rsidRPr="00B51FA5">
        <w:rPr>
          <w:rFonts w:ascii="Times New Roman" w:hint="eastAsia"/>
          <w:sz w:val="23"/>
          <w:szCs w:val="23"/>
        </w:rPr>
        <w:t xml:space="preserve"> </w:t>
      </w:r>
      <w:r w:rsidRPr="00B51FA5">
        <w:rPr>
          <w:rFonts w:ascii="Times New Roman" w:hint="eastAsia"/>
          <w:sz w:val="23"/>
          <w:szCs w:val="23"/>
        </w:rPr>
        <w:t>하는</w:t>
      </w:r>
      <w:r w:rsidRPr="00B51FA5">
        <w:rPr>
          <w:rFonts w:ascii="Times New Roman" w:hint="eastAsia"/>
          <w:sz w:val="23"/>
          <w:szCs w:val="23"/>
        </w:rPr>
        <w:t xml:space="preserve"> </w:t>
      </w:r>
      <w:r w:rsidRPr="00B51FA5">
        <w:rPr>
          <w:rFonts w:ascii="Times New Roman" w:hint="eastAsia"/>
          <w:sz w:val="23"/>
          <w:szCs w:val="23"/>
        </w:rPr>
        <w:t>확약과</w:t>
      </w:r>
      <w:r w:rsidRPr="00B51FA5">
        <w:rPr>
          <w:rFonts w:ascii="Times New Roman" w:hint="eastAsia"/>
          <w:sz w:val="23"/>
          <w:szCs w:val="23"/>
        </w:rPr>
        <w:t xml:space="preserve"> </w:t>
      </w:r>
      <w:r w:rsidRPr="00B51FA5">
        <w:rPr>
          <w:rFonts w:ascii="Times New Roman" w:hint="eastAsia"/>
          <w:sz w:val="23"/>
          <w:szCs w:val="23"/>
        </w:rPr>
        <w:t>의무를</w:t>
      </w:r>
      <w:r w:rsidRPr="00B51FA5">
        <w:rPr>
          <w:rFonts w:ascii="Times New Roman" w:hint="eastAsia"/>
          <w:sz w:val="23"/>
          <w:szCs w:val="23"/>
        </w:rPr>
        <w:t xml:space="preserve"> </w:t>
      </w:r>
      <w:r w:rsidRPr="00B51FA5">
        <w:rPr>
          <w:rFonts w:ascii="Times New Roman" w:hint="eastAsia"/>
          <w:sz w:val="23"/>
          <w:szCs w:val="23"/>
        </w:rPr>
        <w:t>중요한</w:t>
      </w:r>
      <w:r w:rsidRPr="00B51FA5">
        <w:rPr>
          <w:rFonts w:ascii="Times New Roman" w:hint="eastAsia"/>
          <w:sz w:val="23"/>
          <w:szCs w:val="23"/>
        </w:rPr>
        <w:t xml:space="preserve"> </w:t>
      </w:r>
      <w:r w:rsidRPr="00B51FA5">
        <w:rPr>
          <w:rFonts w:ascii="Times New Roman" w:hint="eastAsia"/>
          <w:sz w:val="23"/>
          <w:szCs w:val="23"/>
        </w:rPr>
        <w:t>측면에서</w:t>
      </w:r>
      <w:r w:rsidRPr="00B51FA5">
        <w:rPr>
          <w:rFonts w:ascii="Times New Roman" w:hint="eastAsia"/>
          <w:sz w:val="23"/>
          <w:szCs w:val="23"/>
        </w:rPr>
        <w:t xml:space="preserve"> </w:t>
      </w:r>
      <w:r w:rsidRPr="00B51FA5">
        <w:rPr>
          <w:rFonts w:ascii="Times New Roman" w:hint="eastAsia"/>
          <w:sz w:val="23"/>
          <w:szCs w:val="23"/>
        </w:rPr>
        <w:t>모두</w:t>
      </w:r>
      <w:r w:rsidRPr="00B51FA5">
        <w:rPr>
          <w:rFonts w:ascii="Times New Roman" w:hint="eastAsia"/>
          <w:sz w:val="23"/>
          <w:szCs w:val="23"/>
        </w:rPr>
        <w:t xml:space="preserve"> </w:t>
      </w:r>
      <w:r w:rsidRPr="00B51FA5">
        <w:rPr>
          <w:rFonts w:ascii="Times New Roman" w:hint="eastAsia"/>
          <w:sz w:val="23"/>
          <w:szCs w:val="23"/>
        </w:rPr>
        <w:t>이행할</w:t>
      </w:r>
      <w:r w:rsidRPr="00B51FA5">
        <w:rPr>
          <w:rFonts w:ascii="Times New Roman" w:hint="eastAsia"/>
          <w:sz w:val="23"/>
          <w:szCs w:val="23"/>
        </w:rPr>
        <w:t xml:space="preserve"> </w:t>
      </w:r>
      <w:r w:rsidRPr="00B51FA5">
        <w:rPr>
          <w:rFonts w:ascii="Times New Roman" w:hint="eastAsia"/>
          <w:sz w:val="23"/>
          <w:szCs w:val="23"/>
        </w:rPr>
        <w:t>것</w:t>
      </w:r>
      <w:r w:rsidRPr="00B51FA5">
        <w:rPr>
          <w:rFonts w:ascii="Times New Roman" w:hint="eastAsia"/>
          <w:sz w:val="23"/>
          <w:szCs w:val="23"/>
        </w:rPr>
        <w:t xml:space="preserve">. </w:t>
      </w:r>
    </w:p>
    <w:p w14:paraId="78415CCF" w14:textId="77777777" w:rsidR="00786425" w:rsidRPr="009077E0" w:rsidRDefault="00786425" w:rsidP="00786425">
      <w:pPr>
        <w:numPr>
          <w:ilvl w:val="0"/>
          <w:numId w:val="24"/>
        </w:numPr>
        <w:snapToGrid w:val="0"/>
        <w:spacing w:before="180" w:after="180" w:line="360" w:lineRule="atLeast"/>
        <w:rPr>
          <w:rFonts w:ascii="Times New Roman"/>
          <w:sz w:val="23"/>
          <w:szCs w:val="23"/>
        </w:rPr>
      </w:pP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계약에</w:t>
      </w:r>
      <w:r w:rsidRPr="00B51FA5">
        <w:rPr>
          <w:rFonts w:ascii="Times New Roman" w:hint="eastAsia"/>
          <w:sz w:val="23"/>
          <w:szCs w:val="23"/>
        </w:rPr>
        <w:t xml:space="preserve"> </w:t>
      </w:r>
      <w:r w:rsidRPr="00B51FA5">
        <w:rPr>
          <w:rFonts w:ascii="Times New Roman" w:hint="eastAsia"/>
          <w:sz w:val="23"/>
          <w:szCs w:val="23"/>
        </w:rPr>
        <w:t>따른</w:t>
      </w:r>
      <w:r w:rsidRPr="00B51FA5">
        <w:rPr>
          <w:rFonts w:ascii="Times New Roman" w:hint="eastAsia"/>
          <w:sz w:val="23"/>
          <w:szCs w:val="23"/>
        </w:rPr>
        <w:t xml:space="preserve"> </w:t>
      </w:r>
      <w:r w:rsidRPr="00B51FA5">
        <w:rPr>
          <w:rFonts w:ascii="Times New Roman" w:hint="eastAsia"/>
          <w:sz w:val="23"/>
          <w:szCs w:val="23"/>
        </w:rPr>
        <w:t>의무</w:t>
      </w:r>
      <w:r w:rsidRPr="00B51FA5">
        <w:rPr>
          <w:rFonts w:ascii="Times New Roman" w:hint="eastAsia"/>
          <w:sz w:val="23"/>
          <w:szCs w:val="23"/>
        </w:rPr>
        <w:t xml:space="preserve"> </w:t>
      </w:r>
      <w:r w:rsidRPr="00B51FA5">
        <w:rPr>
          <w:rFonts w:ascii="Times New Roman" w:hint="eastAsia"/>
          <w:sz w:val="23"/>
          <w:szCs w:val="23"/>
        </w:rPr>
        <w:t>이행을</w:t>
      </w:r>
      <w:r w:rsidRPr="00B51FA5">
        <w:rPr>
          <w:rFonts w:ascii="Times New Roman" w:hint="eastAsia"/>
          <w:sz w:val="23"/>
          <w:szCs w:val="23"/>
        </w:rPr>
        <w:t xml:space="preserve"> </w:t>
      </w:r>
      <w:r w:rsidRPr="00B51FA5">
        <w:rPr>
          <w:rFonts w:ascii="Times New Roman" w:hint="eastAsia"/>
          <w:sz w:val="23"/>
          <w:szCs w:val="23"/>
        </w:rPr>
        <w:t>제한하거나</w:t>
      </w:r>
      <w:r w:rsidRPr="00B51FA5">
        <w:rPr>
          <w:rFonts w:ascii="Times New Roman" w:hint="eastAsia"/>
          <w:sz w:val="23"/>
          <w:szCs w:val="23"/>
        </w:rPr>
        <w:t xml:space="preserve"> </w:t>
      </w:r>
      <w:r w:rsidRPr="00B51FA5">
        <w:rPr>
          <w:rFonts w:ascii="Times New Roman" w:hint="eastAsia"/>
          <w:sz w:val="23"/>
          <w:szCs w:val="23"/>
        </w:rPr>
        <w:t>금지하는</w:t>
      </w:r>
      <w:r w:rsidRPr="00B51FA5">
        <w:rPr>
          <w:rFonts w:ascii="Times New Roman" w:hint="eastAsia"/>
          <w:sz w:val="23"/>
          <w:szCs w:val="23"/>
        </w:rPr>
        <w:t xml:space="preserve"> </w:t>
      </w:r>
      <w:r w:rsidRPr="00B51FA5">
        <w:rPr>
          <w:rFonts w:ascii="Times New Roman" w:hint="eastAsia"/>
          <w:sz w:val="23"/>
          <w:szCs w:val="23"/>
        </w:rPr>
        <w:t>법원</w:t>
      </w:r>
      <w:r w:rsidRPr="00B51FA5">
        <w:rPr>
          <w:rFonts w:ascii="Times New Roman" w:hint="eastAsia"/>
          <w:sz w:val="23"/>
          <w:szCs w:val="23"/>
        </w:rPr>
        <w:t xml:space="preserve"> </w:t>
      </w:r>
      <w:r w:rsidRPr="00B51FA5">
        <w:rPr>
          <w:rFonts w:ascii="Times New Roman" w:hint="eastAsia"/>
          <w:sz w:val="23"/>
          <w:szCs w:val="23"/>
        </w:rPr>
        <w:t>기타</w:t>
      </w:r>
      <w:r w:rsidRPr="00B51FA5">
        <w:rPr>
          <w:rFonts w:ascii="Times New Roman" w:hint="eastAsia"/>
          <w:sz w:val="23"/>
          <w:szCs w:val="23"/>
        </w:rPr>
        <w:t xml:space="preserve"> </w:t>
      </w:r>
      <w:proofErr w:type="spellStart"/>
      <w:r w:rsidRPr="00B51FA5">
        <w:rPr>
          <w:rFonts w:ascii="Times New Roman" w:hint="eastAsia"/>
          <w:sz w:val="23"/>
          <w:szCs w:val="23"/>
        </w:rPr>
        <w:t>정부기관으로부터의</w:t>
      </w:r>
      <w:proofErr w:type="spellEnd"/>
      <w:r w:rsidRPr="00B51FA5">
        <w:rPr>
          <w:rFonts w:ascii="Times New Roman" w:hint="eastAsia"/>
          <w:sz w:val="23"/>
          <w:szCs w:val="23"/>
        </w:rPr>
        <w:t xml:space="preserve"> </w:t>
      </w:r>
      <w:r w:rsidRPr="00B51FA5">
        <w:rPr>
          <w:rFonts w:ascii="Times New Roman" w:hint="eastAsia"/>
          <w:sz w:val="23"/>
          <w:szCs w:val="23"/>
        </w:rPr>
        <w:t>판결</w:t>
      </w:r>
      <w:r w:rsidRPr="00B51FA5">
        <w:rPr>
          <w:rFonts w:ascii="Times New Roman" w:hint="eastAsia"/>
          <w:sz w:val="23"/>
          <w:szCs w:val="23"/>
        </w:rPr>
        <w:t xml:space="preserve">, </w:t>
      </w:r>
      <w:r w:rsidRPr="00B51FA5">
        <w:rPr>
          <w:rFonts w:ascii="Times New Roman" w:hint="eastAsia"/>
          <w:sz w:val="23"/>
          <w:szCs w:val="23"/>
        </w:rPr>
        <w:t>명령</w:t>
      </w:r>
      <w:r w:rsidRPr="00B51FA5">
        <w:rPr>
          <w:rFonts w:ascii="Times New Roman" w:hint="eastAsia"/>
          <w:sz w:val="23"/>
          <w:szCs w:val="23"/>
        </w:rPr>
        <w:t xml:space="preserve"> </w:t>
      </w:r>
      <w:r w:rsidRPr="00B51FA5">
        <w:rPr>
          <w:rFonts w:ascii="Times New Roman" w:hint="eastAsia"/>
          <w:sz w:val="23"/>
          <w:szCs w:val="23"/>
        </w:rPr>
        <w:t>기타</w:t>
      </w:r>
      <w:r w:rsidRPr="00B51FA5">
        <w:rPr>
          <w:rFonts w:ascii="Times New Roman" w:hint="eastAsia"/>
          <w:sz w:val="23"/>
          <w:szCs w:val="23"/>
        </w:rPr>
        <w:t xml:space="preserve"> </w:t>
      </w:r>
      <w:r w:rsidRPr="00A4035C">
        <w:rPr>
          <w:rFonts w:ascii="Times New Roman" w:hint="eastAsia"/>
          <w:sz w:val="23"/>
          <w:szCs w:val="23"/>
        </w:rPr>
        <w:t>조치가</w:t>
      </w:r>
      <w:r w:rsidRPr="00A4035C">
        <w:rPr>
          <w:rFonts w:ascii="Times New Roman" w:hint="eastAsia"/>
          <w:sz w:val="23"/>
          <w:szCs w:val="23"/>
        </w:rPr>
        <w:t xml:space="preserve"> </w:t>
      </w:r>
      <w:r w:rsidRPr="00A4035C">
        <w:rPr>
          <w:rFonts w:ascii="Times New Roman" w:hint="eastAsia"/>
          <w:sz w:val="23"/>
          <w:szCs w:val="23"/>
        </w:rPr>
        <w:t>존재하지</w:t>
      </w:r>
      <w:r w:rsidRPr="00A4035C">
        <w:rPr>
          <w:rFonts w:ascii="Times New Roman" w:hint="eastAsia"/>
          <w:sz w:val="23"/>
          <w:szCs w:val="23"/>
        </w:rPr>
        <w:t xml:space="preserve"> </w:t>
      </w:r>
      <w:r w:rsidRPr="00A4035C">
        <w:rPr>
          <w:rFonts w:ascii="Times New Roman" w:hint="eastAsia"/>
          <w:sz w:val="23"/>
          <w:szCs w:val="23"/>
        </w:rPr>
        <w:t>아니할</w:t>
      </w:r>
      <w:r w:rsidRPr="00A4035C">
        <w:rPr>
          <w:rFonts w:ascii="Times New Roman" w:hint="eastAsia"/>
          <w:sz w:val="23"/>
          <w:szCs w:val="23"/>
        </w:rPr>
        <w:t xml:space="preserve"> </w:t>
      </w:r>
      <w:r w:rsidRPr="00A4035C">
        <w:rPr>
          <w:rFonts w:ascii="Times New Roman" w:hint="eastAsia"/>
          <w:sz w:val="23"/>
          <w:szCs w:val="23"/>
        </w:rPr>
        <w:t>것</w:t>
      </w:r>
      <w:r w:rsidRPr="009077E0">
        <w:rPr>
          <w:rFonts w:ascii="Times New Roman" w:hint="eastAsia"/>
          <w:sz w:val="23"/>
          <w:szCs w:val="23"/>
        </w:rPr>
        <w:t>.</w:t>
      </w:r>
    </w:p>
    <w:p w14:paraId="7E927166" w14:textId="15A59E78" w:rsidR="00786425" w:rsidRPr="00A4035C" w:rsidRDefault="00786425" w:rsidP="00786425">
      <w:pPr>
        <w:numPr>
          <w:ilvl w:val="0"/>
          <w:numId w:val="24"/>
        </w:numPr>
        <w:snapToGrid w:val="0"/>
        <w:spacing w:before="180" w:after="180" w:line="360" w:lineRule="atLeast"/>
        <w:rPr>
          <w:rFonts w:ascii="Times New Roman"/>
          <w:sz w:val="23"/>
          <w:szCs w:val="23"/>
        </w:rPr>
      </w:pPr>
      <w:r w:rsidRPr="00A4035C">
        <w:rPr>
          <w:rFonts w:ascii="Times New Roman" w:hint="eastAsia"/>
          <w:sz w:val="23"/>
          <w:szCs w:val="23"/>
          <w:u w:val="single"/>
        </w:rPr>
        <w:t>별첨</w:t>
      </w:r>
      <w:r w:rsidRPr="00A4035C">
        <w:rPr>
          <w:rFonts w:ascii="Times New Roman"/>
          <w:sz w:val="23"/>
          <w:szCs w:val="23"/>
          <w:u w:val="single"/>
        </w:rPr>
        <w:t xml:space="preserve"> </w:t>
      </w:r>
      <w:r w:rsidR="003B5134" w:rsidRPr="00A4035C">
        <w:rPr>
          <w:rFonts w:ascii="Times New Roman"/>
          <w:sz w:val="23"/>
          <w:szCs w:val="23"/>
          <w:u w:val="single"/>
        </w:rPr>
        <w:t>5</w:t>
      </w:r>
      <w:r w:rsidRPr="00A4035C">
        <w:rPr>
          <w:rFonts w:ascii="Times New Roman"/>
          <w:sz w:val="23"/>
          <w:szCs w:val="23"/>
          <w:u w:val="single"/>
        </w:rPr>
        <w:t>.1(</w:t>
      </w:r>
      <w:r w:rsidR="008B6C82">
        <w:rPr>
          <w:rFonts w:ascii="Times New Roman"/>
          <w:sz w:val="23"/>
          <w:szCs w:val="23"/>
          <w:u w:val="single"/>
        </w:rPr>
        <w:t>d</w:t>
      </w:r>
      <w:r w:rsidRPr="00A4035C">
        <w:rPr>
          <w:rFonts w:ascii="Times New Roman"/>
          <w:sz w:val="23"/>
          <w:szCs w:val="23"/>
          <w:u w:val="single"/>
        </w:rPr>
        <w:t>)</w:t>
      </w:r>
      <w:r w:rsidRPr="00A4035C">
        <w:rPr>
          <w:rFonts w:ascii="Times New Roman"/>
          <w:sz w:val="23"/>
          <w:szCs w:val="23"/>
        </w:rPr>
        <w:t xml:space="preserve">, </w:t>
      </w:r>
      <w:r w:rsidRPr="00A4035C">
        <w:rPr>
          <w:rFonts w:ascii="Times New Roman" w:hint="eastAsia"/>
          <w:sz w:val="23"/>
          <w:szCs w:val="23"/>
          <w:u w:val="single"/>
        </w:rPr>
        <w:t>별첨</w:t>
      </w:r>
      <w:r w:rsidRPr="00A4035C">
        <w:rPr>
          <w:rFonts w:ascii="Times New Roman"/>
          <w:sz w:val="23"/>
          <w:szCs w:val="23"/>
          <w:u w:val="single"/>
        </w:rPr>
        <w:t xml:space="preserve"> </w:t>
      </w:r>
      <w:r w:rsidR="003B5134" w:rsidRPr="00A4035C">
        <w:rPr>
          <w:rFonts w:ascii="Times New Roman"/>
          <w:sz w:val="23"/>
          <w:szCs w:val="23"/>
          <w:u w:val="single"/>
        </w:rPr>
        <w:t>5</w:t>
      </w:r>
      <w:r w:rsidRPr="00A4035C">
        <w:rPr>
          <w:rFonts w:ascii="Times New Roman"/>
          <w:sz w:val="23"/>
          <w:szCs w:val="23"/>
          <w:u w:val="single"/>
        </w:rPr>
        <w:t>.2(b)</w:t>
      </w:r>
      <w:r w:rsidRPr="00A4035C">
        <w:rPr>
          <w:rFonts w:ascii="Times New Roman"/>
          <w:sz w:val="23"/>
          <w:szCs w:val="23"/>
        </w:rPr>
        <w:t xml:space="preserve"> </w:t>
      </w:r>
      <w:r w:rsidRPr="00A4035C">
        <w:rPr>
          <w:rFonts w:ascii="Times New Roman" w:hint="eastAsia"/>
          <w:sz w:val="23"/>
          <w:szCs w:val="23"/>
        </w:rPr>
        <w:t>및</w:t>
      </w:r>
      <w:r w:rsidRPr="00A4035C">
        <w:rPr>
          <w:rFonts w:ascii="Times New Roman"/>
          <w:sz w:val="23"/>
          <w:szCs w:val="23"/>
        </w:rPr>
        <w:t xml:space="preserve"> </w:t>
      </w:r>
      <w:r w:rsidRPr="00A4035C">
        <w:rPr>
          <w:rFonts w:ascii="Times New Roman" w:hint="eastAsia"/>
          <w:sz w:val="23"/>
          <w:szCs w:val="23"/>
          <w:u w:val="single"/>
        </w:rPr>
        <w:t>별첨</w:t>
      </w:r>
      <w:r w:rsidRPr="00A4035C">
        <w:rPr>
          <w:rFonts w:ascii="Times New Roman"/>
          <w:sz w:val="23"/>
          <w:szCs w:val="23"/>
          <w:u w:val="single"/>
        </w:rPr>
        <w:t xml:space="preserve"> </w:t>
      </w:r>
      <w:r w:rsidR="003B5134" w:rsidRPr="00A4035C">
        <w:rPr>
          <w:rFonts w:ascii="Times New Roman"/>
          <w:sz w:val="23"/>
          <w:szCs w:val="23"/>
          <w:u w:val="single"/>
        </w:rPr>
        <w:t>6</w:t>
      </w:r>
      <w:r w:rsidRPr="00A4035C">
        <w:rPr>
          <w:rFonts w:ascii="Times New Roman"/>
          <w:sz w:val="23"/>
          <w:szCs w:val="23"/>
          <w:u w:val="single"/>
        </w:rPr>
        <w:t>.3(a)</w:t>
      </w:r>
      <w:r w:rsidRPr="00A4035C">
        <w:rPr>
          <w:rFonts w:ascii="Times New Roman" w:hint="eastAsia"/>
          <w:sz w:val="23"/>
          <w:szCs w:val="23"/>
        </w:rPr>
        <w:t>에</w:t>
      </w:r>
      <w:r w:rsidRPr="00A4035C">
        <w:rPr>
          <w:rFonts w:ascii="Times New Roman"/>
          <w:sz w:val="23"/>
          <w:szCs w:val="23"/>
        </w:rPr>
        <w:t xml:space="preserve"> </w:t>
      </w:r>
      <w:r w:rsidRPr="00A4035C">
        <w:rPr>
          <w:rFonts w:ascii="Times New Roman" w:hint="eastAsia"/>
          <w:sz w:val="23"/>
          <w:szCs w:val="23"/>
        </w:rPr>
        <w:t>기재된</w:t>
      </w:r>
      <w:r w:rsidRPr="00A4035C">
        <w:rPr>
          <w:rFonts w:ascii="Times New Roman"/>
          <w:sz w:val="23"/>
          <w:szCs w:val="23"/>
        </w:rPr>
        <w:t xml:space="preserve"> </w:t>
      </w:r>
      <w:r w:rsidRPr="00A4035C">
        <w:rPr>
          <w:rFonts w:ascii="Times New Roman" w:hint="eastAsia"/>
          <w:sz w:val="23"/>
          <w:szCs w:val="23"/>
        </w:rPr>
        <w:t>필요적</w:t>
      </w:r>
      <w:r w:rsidRPr="00A4035C">
        <w:rPr>
          <w:rFonts w:ascii="Times New Roman"/>
          <w:sz w:val="23"/>
          <w:szCs w:val="23"/>
        </w:rPr>
        <w:t xml:space="preserve"> </w:t>
      </w:r>
      <w:proofErr w:type="spellStart"/>
      <w:r w:rsidRPr="00A4035C">
        <w:rPr>
          <w:rFonts w:ascii="Times New Roman" w:hint="eastAsia"/>
          <w:sz w:val="23"/>
          <w:szCs w:val="23"/>
        </w:rPr>
        <w:t>정부승인과</w:t>
      </w:r>
      <w:proofErr w:type="spellEnd"/>
      <w:r w:rsidRPr="00A4035C">
        <w:rPr>
          <w:rFonts w:ascii="Times New Roman"/>
          <w:sz w:val="23"/>
          <w:szCs w:val="23"/>
        </w:rPr>
        <w:t xml:space="preserve"> </w:t>
      </w:r>
      <w:r w:rsidRPr="00A4035C">
        <w:rPr>
          <w:rFonts w:ascii="Times New Roman" w:hint="eastAsia"/>
          <w:sz w:val="23"/>
          <w:szCs w:val="23"/>
        </w:rPr>
        <w:t>필요적</w:t>
      </w:r>
      <w:r w:rsidRPr="00A4035C">
        <w:rPr>
          <w:rFonts w:ascii="Times New Roman"/>
          <w:sz w:val="23"/>
          <w:szCs w:val="23"/>
        </w:rPr>
        <w:t xml:space="preserve"> </w:t>
      </w:r>
      <w:r w:rsidRPr="00A4035C">
        <w:rPr>
          <w:rFonts w:ascii="Times New Roman" w:hint="eastAsia"/>
          <w:sz w:val="23"/>
          <w:szCs w:val="23"/>
        </w:rPr>
        <w:t>제</w:t>
      </w:r>
      <w:r w:rsidRPr="00A4035C">
        <w:rPr>
          <w:rFonts w:ascii="Times New Roman"/>
          <w:sz w:val="23"/>
          <w:szCs w:val="23"/>
        </w:rPr>
        <w:t>3</w:t>
      </w:r>
      <w:r w:rsidRPr="00A4035C">
        <w:rPr>
          <w:rFonts w:ascii="Times New Roman" w:hint="eastAsia"/>
          <w:sz w:val="23"/>
          <w:szCs w:val="23"/>
        </w:rPr>
        <w:t>자승인이</w:t>
      </w:r>
      <w:r w:rsidRPr="00A4035C">
        <w:rPr>
          <w:rFonts w:ascii="Times New Roman"/>
          <w:sz w:val="23"/>
          <w:szCs w:val="23"/>
        </w:rPr>
        <w:t xml:space="preserve"> </w:t>
      </w:r>
      <w:r w:rsidRPr="00A4035C">
        <w:rPr>
          <w:rFonts w:ascii="Times New Roman" w:hint="eastAsia"/>
          <w:sz w:val="23"/>
          <w:szCs w:val="23"/>
        </w:rPr>
        <w:t>완료되었을</w:t>
      </w:r>
      <w:r w:rsidRPr="00A4035C">
        <w:rPr>
          <w:rFonts w:ascii="Times New Roman"/>
          <w:sz w:val="23"/>
          <w:szCs w:val="23"/>
        </w:rPr>
        <w:t xml:space="preserve"> </w:t>
      </w:r>
      <w:r w:rsidRPr="00A4035C">
        <w:rPr>
          <w:rFonts w:ascii="Times New Roman" w:hint="eastAsia"/>
          <w:sz w:val="23"/>
          <w:szCs w:val="23"/>
        </w:rPr>
        <w:t>것</w:t>
      </w:r>
      <w:r w:rsidRPr="00A4035C">
        <w:rPr>
          <w:rFonts w:ascii="Times New Roman"/>
          <w:sz w:val="23"/>
          <w:szCs w:val="23"/>
        </w:rPr>
        <w:t xml:space="preserve">. </w:t>
      </w:r>
    </w:p>
    <w:p w14:paraId="53154E2A" w14:textId="77777777" w:rsidR="00786425" w:rsidRPr="00A4035C" w:rsidRDefault="00786425" w:rsidP="00786425">
      <w:pPr>
        <w:numPr>
          <w:ilvl w:val="0"/>
          <w:numId w:val="24"/>
        </w:numPr>
        <w:snapToGrid w:val="0"/>
        <w:spacing w:before="180" w:after="180" w:line="360" w:lineRule="atLeast"/>
        <w:rPr>
          <w:rFonts w:ascii="Times New Roman"/>
          <w:sz w:val="23"/>
          <w:szCs w:val="23"/>
        </w:rPr>
      </w:pPr>
      <w:r w:rsidRPr="00A4035C">
        <w:rPr>
          <w:rFonts w:ascii="Times New Roman" w:eastAsia="바탕체" w:hint="eastAsia"/>
          <w:sz w:val="23"/>
          <w:szCs w:val="23"/>
        </w:rPr>
        <w:t>본건</w:t>
      </w:r>
      <w:r w:rsidRPr="00A4035C">
        <w:rPr>
          <w:rFonts w:ascii="Times New Roman" w:eastAsia="바탕체"/>
          <w:sz w:val="23"/>
          <w:szCs w:val="23"/>
        </w:rPr>
        <w:t xml:space="preserve"> </w:t>
      </w:r>
      <w:r w:rsidRPr="00A4035C">
        <w:rPr>
          <w:rFonts w:ascii="Times New Roman" w:eastAsia="바탕체" w:hint="eastAsia"/>
          <w:sz w:val="23"/>
          <w:szCs w:val="23"/>
        </w:rPr>
        <w:t>분할이</w:t>
      </w:r>
      <w:r w:rsidRPr="00A4035C">
        <w:rPr>
          <w:rFonts w:ascii="Times New Roman" w:eastAsia="바탕체"/>
          <w:sz w:val="23"/>
          <w:szCs w:val="23"/>
        </w:rPr>
        <w:t xml:space="preserve"> </w:t>
      </w:r>
      <w:r w:rsidR="00FD7681">
        <w:rPr>
          <w:rFonts w:ascii="Times New Roman" w:eastAsia="바탕체" w:hint="eastAsia"/>
          <w:sz w:val="23"/>
          <w:szCs w:val="23"/>
        </w:rPr>
        <w:t>본건</w:t>
      </w:r>
      <w:r w:rsidR="00FD7681">
        <w:rPr>
          <w:rFonts w:ascii="Times New Roman" w:eastAsia="바탕체" w:hint="eastAsia"/>
          <w:sz w:val="23"/>
          <w:szCs w:val="23"/>
        </w:rPr>
        <w:t xml:space="preserve"> </w:t>
      </w:r>
      <w:r w:rsidRPr="00A4035C">
        <w:rPr>
          <w:rFonts w:ascii="Times New Roman" w:eastAsia="바탕체" w:hint="eastAsia"/>
          <w:sz w:val="23"/>
          <w:szCs w:val="23"/>
        </w:rPr>
        <w:t>분할계획서에</w:t>
      </w:r>
      <w:r w:rsidRPr="00A4035C">
        <w:rPr>
          <w:rFonts w:ascii="Times New Roman" w:eastAsia="바탕체"/>
          <w:sz w:val="23"/>
          <w:szCs w:val="23"/>
        </w:rPr>
        <w:t xml:space="preserve"> </w:t>
      </w:r>
      <w:r w:rsidRPr="00A4035C">
        <w:rPr>
          <w:rFonts w:ascii="Times New Roman" w:eastAsia="바탕체" w:hint="eastAsia"/>
          <w:sz w:val="23"/>
          <w:szCs w:val="23"/>
        </w:rPr>
        <w:t>따라</w:t>
      </w:r>
      <w:r w:rsidRPr="00A4035C">
        <w:rPr>
          <w:rFonts w:ascii="Times New Roman" w:eastAsia="바탕체"/>
          <w:sz w:val="23"/>
          <w:szCs w:val="23"/>
        </w:rPr>
        <w:t xml:space="preserve"> </w:t>
      </w:r>
      <w:r w:rsidRPr="00A4035C">
        <w:rPr>
          <w:rFonts w:ascii="Times New Roman" w:eastAsia="바탕체" w:hint="eastAsia"/>
          <w:sz w:val="23"/>
          <w:szCs w:val="23"/>
        </w:rPr>
        <w:t>완료</w:t>
      </w:r>
      <w:r w:rsidRPr="00A4035C">
        <w:rPr>
          <w:rFonts w:ascii="Times New Roman"/>
          <w:sz w:val="23"/>
          <w:szCs w:val="23"/>
        </w:rPr>
        <w:t>(</w:t>
      </w:r>
      <w:r w:rsidRPr="00A4035C">
        <w:rPr>
          <w:rFonts w:ascii="Times New Roman" w:hint="eastAsia"/>
          <w:sz w:val="23"/>
          <w:szCs w:val="23"/>
        </w:rPr>
        <w:t>본건</w:t>
      </w:r>
      <w:r w:rsidRPr="00A4035C">
        <w:rPr>
          <w:rFonts w:ascii="Times New Roman"/>
          <w:sz w:val="23"/>
          <w:szCs w:val="23"/>
        </w:rPr>
        <w:t xml:space="preserve"> </w:t>
      </w:r>
      <w:r w:rsidRPr="00A4035C">
        <w:rPr>
          <w:rFonts w:ascii="Times New Roman" w:hint="eastAsia"/>
          <w:sz w:val="23"/>
          <w:szCs w:val="23"/>
        </w:rPr>
        <w:t>분할에</w:t>
      </w:r>
      <w:r w:rsidRPr="00A4035C">
        <w:rPr>
          <w:rFonts w:ascii="Times New Roman"/>
          <w:sz w:val="23"/>
          <w:szCs w:val="23"/>
        </w:rPr>
        <w:t xml:space="preserve"> </w:t>
      </w:r>
      <w:r w:rsidRPr="00A4035C">
        <w:rPr>
          <w:rFonts w:ascii="Times New Roman" w:hint="eastAsia"/>
          <w:sz w:val="23"/>
          <w:szCs w:val="23"/>
        </w:rPr>
        <w:t>따른</w:t>
      </w:r>
      <w:r w:rsidRPr="00A4035C">
        <w:rPr>
          <w:rFonts w:ascii="Times New Roman"/>
          <w:sz w:val="23"/>
          <w:szCs w:val="23"/>
        </w:rPr>
        <w:t xml:space="preserve"> </w:t>
      </w:r>
      <w:r w:rsidRPr="00A4035C">
        <w:rPr>
          <w:rFonts w:ascii="Times New Roman" w:hint="eastAsia"/>
          <w:sz w:val="23"/>
          <w:szCs w:val="23"/>
        </w:rPr>
        <w:t>대상회사의</w:t>
      </w:r>
      <w:r w:rsidRPr="00A4035C">
        <w:rPr>
          <w:rFonts w:ascii="Times New Roman"/>
          <w:sz w:val="23"/>
          <w:szCs w:val="23"/>
        </w:rPr>
        <w:t xml:space="preserve"> </w:t>
      </w:r>
      <w:r w:rsidRPr="00A4035C">
        <w:rPr>
          <w:rFonts w:ascii="Times New Roman" w:hint="eastAsia"/>
          <w:sz w:val="23"/>
          <w:szCs w:val="23"/>
        </w:rPr>
        <w:t>설립</w:t>
      </w:r>
      <w:r w:rsidRPr="00A4035C">
        <w:rPr>
          <w:rFonts w:ascii="Times New Roman"/>
          <w:sz w:val="23"/>
          <w:szCs w:val="23"/>
        </w:rPr>
        <w:t xml:space="preserve"> </w:t>
      </w:r>
      <w:r w:rsidRPr="00A4035C">
        <w:rPr>
          <w:rFonts w:ascii="Times New Roman" w:hint="eastAsia"/>
          <w:sz w:val="23"/>
          <w:szCs w:val="23"/>
        </w:rPr>
        <w:t>등기가</w:t>
      </w:r>
      <w:r w:rsidRPr="00A4035C">
        <w:rPr>
          <w:rFonts w:ascii="Times New Roman"/>
          <w:sz w:val="23"/>
          <w:szCs w:val="23"/>
        </w:rPr>
        <w:t xml:space="preserve"> </w:t>
      </w:r>
      <w:r w:rsidRPr="00A4035C">
        <w:rPr>
          <w:rFonts w:ascii="Times New Roman" w:hint="eastAsia"/>
          <w:sz w:val="23"/>
          <w:szCs w:val="23"/>
        </w:rPr>
        <w:t>완료되는</w:t>
      </w:r>
      <w:r w:rsidRPr="00A4035C">
        <w:rPr>
          <w:rFonts w:ascii="Times New Roman"/>
          <w:sz w:val="23"/>
          <w:szCs w:val="23"/>
        </w:rPr>
        <w:t xml:space="preserve"> </w:t>
      </w:r>
      <w:r w:rsidRPr="00A4035C">
        <w:rPr>
          <w:rFonts w:ascii="Times New Roman" w:hint="eastAsia"/>
          <w:sz w:val="23"/>
          <w:szCs w:val="23"/>
        </w:rPr>
        <w:t>것을</w:t>
      </w:r>
      <w:r w:rsidRPr="00A4035C">
        <w:rPr>
          <w:rFonts w:ascii="Times New Roman"/>
          <w:sz w:val="23"/>
          <w:szCs w:val="23"/>
        </w:rPr>
        <w:t xml:space="preserve"> </w:t>
      </w:r>
      <w:r w:rsidRPr="00A4035C">
        <w:rPr>
          <w:rFonts w:ascii="Times New Roman" w:hint="eastAsia"/>
          <w:sz w:val="23"/>
          <w:szCs w:val="23"/>
        </w:rPr>
        <w:t>의미함</w:t>
      </w:r>
      <w:r w:rsidRPr="00A4035C">
        <w:rPr>
          <w:rFonts w:ascii="Times New Roman"/>
          <w:sz w:val="23"/>
          <w:szCs w:val="23"/>
        </w:rPr>
        <w:t>)</w:t>
      </w:r>
      <w:r w:rsidRPr="00A4035C">
        <w:rPr>
          <w:rFonts w:ascii="Times New Roman" w:hint="eastAsia"/>
          <w:sz w:val="23"/>
          <w:szCs w:val="23"/>
        </w:rPr>
        <w:t>되어</w:t>
      </w:r>
      <w:r w:rsidRPr="00A4035C">
        <w:rPr>
          <w:rFonts w:ascii="Times New Roman"/>
          <w:sz w:val="23"/>
          <w:szCs w:val="23"/>
        </w:rPr>
        <w:t xml:space="preserve"> </w:t>
      </w:r>
      <w:proofErr w:type="spellStart"/>
      <w:r w:rsidRPr="00A4035C">
        <w:rPr>
          <w:rFonts w:ascii="Times New Roman" w:hint="eastAsia"/>
          <w:sz w:val="23"/>
          <w:szCs w:val="23"/>
        </w:rPr>
        <w:t>대상회사가</w:t>
      </w:r>
      <w:proofErr w:type="spellEnd"/>
      <w:r w:rsidRPr="00A4035C">
        <w:rPr>
          <w:rFonts w:ascii="Times New Roman"/>
          <w:sz w:val="23"/>
          <w:szCs w:val="23"/>
        </w:rPr>
        <w:t xml:space="preserve"> </w:t>
      </w:r>
      <w:r w:rsidRPr="00A4035C">
        <w:rPr>
          <w:rFonts w:ascii="Times New Roman" w:hint="eastAsia"/>
          <w:sz w:val="23"/>
          <w:szCs w:val="23"/>
        </w:rPr>
        <w:t>매도인의</w:t>
      </w:r>
      <w:r w:rsidRPr="00A4035C">
        <w:rPr>
          <w:rFonts w:ascii="Times New Roman"/>
          <w:sz w:val="23"/>
          <w:szCs w:val="23"/>
        </w:rPr>
        <w:t xml:space="preserve"> </w:t>
      </w:r>
      <w:r w:rsidRPr="00A4035C">
        <w:rPr>
          <w:rFonts w:ascii="Times New Roman" w:hint="eastAsia"/>
          <w:sz w:val="23"/>
          <w:szCs w:val="23"/>
        </w:rPr>
        <w:t>완전자회사로</w:t>
      </w:r>
      <w:r w:rsidRPr="00A4035C">
        <w:rPr>
          <w:rFonts w:ascii="Times New Roman"/>
          <w:sz w:val="23"/>
          <w:szCs w:val="23"/>
        </w:rPr>
        <w:t xml:space="preserve"> </w:t>
      </w:r>
      <w:r w:rsidRPr="00A4035C">
        <w:rPr>
          <w:rFonts w:ascii="Times New Roman" w:hint="eastAsia"/>
          <w:sz w:val="23"/>
          <w:szCs w:val="23"/>
        </w:rPr>
        <w:t>적법하게</w:t>
      </w:r>
      <w:r w:rsidRPr="00A4035C">
        <w:rPr>
          <w:rFonts w:ascii="Times New Roman"/>
          <w:sz w:val="23"/>
          <w:szCs w:val="23"/>
        </w:rPr>
        <w:t xml:space="preserve"> </w:t>
      </w:r>
      <w:r w:rsidRPr="00A4035C">
        <w:rPr>
          <w:rFonts w:ascii="Times New Roman" w:hint="eastAsia"/>
          <w:sz w:val="23"/>
          <w:szCs w:val="23"/>
        </w:rPr>
        <w:t>설립되고</w:t>
      </w:r>
      <w:r w:rsidRPr="00A4035C">
        <w:rPr>
          <w:rFonts w:ascii="Times New Roman"/>
          <w:sz w:val="23"/>
          <w:szCs w:val="23"/>
        </w:rPr>
        <w:t>,</w:t>
      </w:r>
      <w:r w:rsidRPr="00EF789E">
        <w:rPr>
          <w:rFonts w:ascii="Times New Roman"/>
          <w:sz w:val="23"/>
          <w:szCs w:val="23"/>
        </w:rPr>
        <w:t xml:space="preserve"> </w:t>
      </w:r>
      <w:r w:rsidRPr="00EF789E">
        <w:rPr>
          <w:rFonts w:ascii="Times New Roman" w:hint="eastAsia"/>
          <w:sz w:val="23"/>
          <w:szCs w:val="23"/>
        </w:rPr>
        <w:t>본건</w:t>
      </w:r>
      <w:r w:rsidRPr="00EF789E">
        <w:rPr>
          <w:rFonts w:ascii="Times New Roman"/>
          <w:sz w:val="23"/>
          <w:szCs w:val="23"/>
        </w:rPr>
        <w:t xml:space="preserve"> </w:t>
      </w:r>
      <w:r w:rsidRPr="00EF789E">
        <w:rPr>
          <w:rFonts w:ascii="Times New Roman" w:hint="eastAsia"/>
          <w:sz w:val="23"/>
          <w:szCs w:val="23"/>
        </w:rPr>
        <w:t>분할계획서의</w:t>
      </w:r>
      <w:r w:rsidRPr="00EF789E">
        <w:rPr>
          <w:rFonts w:ascii="Times New Roman"/>
          <w:sz w:val="23"/>
          <w:szCs w:val="23"/>
        </w:rPr>
        <w:t xml:space="preserve"> </w:t>
      </w:r>
      <w:r w:rsidRPr="00EF789E">
        <w:rPr>
          <w:rFonts w:ascii="Times New Roman" w:hint="eastAsia"/>
          <w:sz w:val="23"/>
          <w:szCs w:val="23"/>
        </w:rPr>
        <w:t>내용에</w:t>
      </w:r>
      <w:r w:rsidRPr="00EF789E">
        <w:rPr>
          <w:rFonts w:ascii="Times New Roman"/>
          <w:sz w:val="23"/>
          <w:szCs w:val="23"/>
        </w:rPr>
        <w:t xml:space="preserve"> </w:t>
      </w:r>
      <w:r w:rsidRPr="00EF789E">
        <w:rPr>
          <w:rFonts w:ascii="Times New Roman" w:hint="eastAsia"/>
          <w:sz w:val="23"/>
          <w:szCs w:val="23"/>
        </w:rPr>
        <w:t>따라</w:t>
      </w:r>
      <w:r w:rsidRPr="00EF789E">
        <w:rPr>
          <w:rFonts w:ascii="Times New Roman"/>
          <w:sz w:val="23"/>
          <w:szCs w:val="23"/>
        </w:rPr>
        <w:t xml:space="preserve"> </w:t>
      </w:r>
      <w:proofErr w:type="spellStart"/>
      <w:r w:rsidRPr="00EF789E">
        <w:rPr>
          <w:rFonts w:ascii="Times New Roman" w:hint="eastAsia"/>
          <w:sz w:val="23"/>
          <w:szCs w:val="23"/>
        </w:rPr>
        <w:t>대상회사에</w:t>
      </w:r>
      <w:proofErr w:type="spellEnd"/>
      <w:r w:rsidRPr="00EF789E">
        <w:rPr>
          <w:rFonts w:ascii="Times New Roman"/>
          <w:sz w:val="23"/>
          <w:szCs w:val="23"/>
        </w:rPr>
        <w:t xml:space="preserve"> </w:t>
      </w:r>
      <w:r w:rsidRPr="00EF789E">
        <w:rPr>
          <w:rFonts w:ascii="Times New Roman" w:hint="eastAsia"/>
          <w:sz w:val="23"/>
          <w:szCs w:val="23"/>
        </w:rPr>
        <w:t>대한</w:t>
      </w:r>
      <w:r w:rsidRPr="00EF789E">
        <w:rPr>
          <w:rFonts w:ascii="Times New Roman"/>
          <w:sz w:val="23"/>
          <w:szCs w:val="23"/>
        </w:rPr>
        <w:t xml:space="preserve"> </w:t>
      </w:r>
      <w:r w:rsidR="0079076C">
        <w:rPr>
          <w:rFonts w:ascii="Times New Roman" w:hint="eastAsia"/>
          <w:sz w:val="23"/>
          <w:szCs w:val="23"/>
        </w:rPr>
        <w:t>분할대상사업</w:t>
      </w:r>
      <w:r w:rsidR="0079076C">
        <w:rPr>
          <w:rFonts w:ascii="Times New Roman" w:hint="eastAsia"/>
          <w:sz w:val="23"/>
          <w:szCs w:val="23"/>
        </w:rPr>
        <w:t xml:space="preserve"> </w:t>
      </w:r>
      <w:r w:rsidR="0079076C">
        <w:rPr>
          <w:rFonts w:ascii="Times New Roman" w:hint="eastAsia"/>
          <w:sz w:val="23"/>
          <w:szCs w:val="23"/>
        </w:rPr>
        <w:t>및</w:t>
      </w:r>
      <w:r w:rsidR="0079076C">
        <w:rPr>
          <w:rFonts w:ascii="Times New Roman" w:hint="eastAsia"/>
          <w:sz w:val="23"/>
          <w:szCs w:val="23"/>
        </w:rPr>
        <w:t xml:space="preserve"> </w:t>
      </w:r>
      <w:proofErr w:type="spellStart"/>
      <w:r w:rsidRPr="00EF789E">
        <w:rPr>
          <w:rFonts w:ascii="Times New Roman" w:hint="eastAsia"/>
          <w:sz w:val="23"/>
          <w:szCs w:val="23"/>
        </w:rPr>
        <w:t>분할대상</w:t>
      </w:r>
      <w:proofErr w:type="spellEnd"/>
      <w:r w:rsidRPr="00EF789E">
        <w:rPr>
          <w:rFonts w:ascii="Times New Roman"/>
          <w:sz w:val="23"/>
          <w:szCs w:val="23"/>
        </w:rPr>
        <w:t xml:space="preserve"> </w:t>
      </w:r>
      <w:proofErr w:type="spellStart"/>
      <w:r w:rsidRPr="00EF789E">
        <w:rPr>
          <w:rFonts w:ascii="Times New Roman" w:hint="eastAsia"/>
          <w:sz w:val="23"/>
          <w:szCs w:val="23"/>
        </w:rPr>
        <w:t>자산부채의</w:t>
      </w:r>
      <w:proofErr w:type="spellEnd"/>
      <w:r w:rsidRPr="00EF789E">
        <w:rPr>
          <w:rFonts w:ascii="Times New Roman"/>
          <w:sz w:val="23"/>
          <w:szCs w:val="23"/>
        </w:rPr>
        <w:t xml:space="preserve"> </w:t>
      </w:r>
      <w:r w:rsidRPr="00EF789E">
        <w:rPr>
          <w:rFonts w:ascii="Times New Roman" w:hint="eastAsia"/>
          <w:sz w:val="23"/>
          <w:szCs w:val="23"/>
        </w:rPr>
        <w:t>이전이</w:t>
      </w:r>
      <w:r w:rsidRPr="00EF789E">
        <w:rPr>
          <w:rFonts w:ascii="Times New Roman"/>
          <w:sz w:val="23"/>
          <w:szCs w:val="23"/>
        </w:rPr>
        <w:t xml:space="preserve"> </w:t>
      </w:r>
      <w:r w:rsidR="00EF789E" w:rsidRPr="00EF789E">
        <w:rPr>
          <w:rFonts w:ascii="Times New Roman" w:hint="eastAsia"/>
          <w:sz w:val="23"/>
          <w:szCs w:val="23"/>
        </w:rPr>
        <w:t>중요한</w:t>
      </w:r>
      <w:r w:rsidR="00EF789E" w:rsidRPr="00EF789E">
        <w:rPr>
          <w:rFonts w:ascii="Times New Roman"/>
          <w:sz w:val="23"/>
          <w:szCs w:val="23"/>
        </w:rPr>
        <w:t xml:space="preserve"> </w:t>
      </w:r>
      <w:r w:rsidR="00EF789E" w:rsidRPr="00EF789E">
        <w:rPr>
          <w:rFonts w:ascii="Times New Roman" w:hint="eastAsia"/>
          <w:sz w:val="23"/>
          <w:szCs w:val="23"/>
        </w:rPr>
        <w:t>부분에서</w:t>
      </w:r>
      <w:r w:rsidR="00EF789E" w:rsidRPr="00EF789E">
        <w:rPr>
          <w:rFonts w:ascii="Times New Roman"/>
          <w:sz w:val="23"/>
          <w:szCs w:val="23"/>
        </w:rPr>
        <w:t xml:space="preserve"> </w:t>
      </w:r>
      <w:r w:rsidRPr="00EF789E">
        <w:rPr>
          <w:rFonts w:ascii="Times New Roman" w:hint="eastAsia"/>
          <w:sz w:val="23"/>
          <w:szCs w:val="23"/>
        </w:rPr>
        <w:t>완료</w:t>
      </w:r>
      <w:r w:rsidRPr="00EF789E">
        <w:rPr>
          <w:rFonts w:ascii="Times New Roman" w:eastAsia="바탕체" w:hint="eastAsia"/>
          <w:sz w:val="23"/>
          <w:szCs w:val="23"/>
        </w:rPr>
        <w:t>되었을</w:t>
      </w:r>
      <w:r w:rsidRPr="00EF789E">
        <w:rPr>
          <w:rFonts w:ascii="Times New Roman" w:eastAsia="바탕체"/>
          <w:sz w:val="23"/>
          <w:szCs w:val="23"/>
        </w:rPr>
        <w:t xml:space="preserve"> </w:t>
      </w:r>
      <w:r w:rsidRPr="00EF789E">
        <w:rPr>
          <w:rFonts w:ascii="Times New Roman" w:eastAsia="바탕체" w:hint="eastAsia"/>
          <w:sz w:val="23"/>
          <w:szCs w:val="23"/>
        </w:rPr>
        <w:t>것</w:t>
      </w:r>
      <w:r w:rsidRPr="00EF789E">
        <w:rPr>
          <w:rFonts w:ascii="Times New Roman" w:eastAsia="바탕체"/>
          <w:sz w:val="23"/>
          <w:szCs w:val="23"/>
        </w:rPr>
        <w:t>.</w:t>
      </w:r>
      <w:r w:rsidR="00EF789E" w:rsidRPr="009416F3">
        <w:rPr>
          <w:rFonts w:ascii="Times New Roman" w:eastAsia="바탕체"/>
          <w:sz w:val="23"/>
          <w:szCs w:val="23"/>
        </w:rPr>
        <w:t xml:space="preserve"> </w:t>
      </w:r>
    </w:p>
    <w:p w14:paraId="736481B0" w14:textId="77777777" w:rsidR="00786425" w:rsidRPr="00B51FA5" w:rsidRDefault="00786425" w:rsidP="00786425">
      <w:pPr>
        <w:numPr>
          <w:ilvl w:val="0"/>
          <w:numId w:val="24"/>
        </w:numPr>
        <w:snapToGrid w:val="0"/>
        <w:spacing w:before="180" w:after="180" w:line="360" w:lineRule="atLeast"/>
        <w:rPr>
          <w:rFonts w:ascii="Times New Roman"/>
          <w:sz w:val="23"/>
          <w:szCs w:val="23"/>
        </w:rPr>
      </w:pPr>
      <w:r w:rsidRPr="00A4035C">
        <w:rPr>
          <w:rFonts w:ascii="Times New Roman" w:hint="eastAsia"/>
          <w:sz w:val="23"/>
          <w:szCs w:val="23"/>
        </w:rPr>
        <w:t>본</w:t>
      </w:r>
      <w:r w:rsidRPr="00A4035C">
        <w:rPr>
          <w:rFonts w:ascii="Times New Roman"/>
          <w:sz w:val="23"/>
          <w:szCs w:val="23"/>
        </w:rPr>
        <w:t xml:space="preserve"> </w:t>
      </w:r>
      <w:r w:rsidRPr="00A4035C">
        <w:rPr>
          <w:rFonts w:ascii="Times New Roman" w:hint="eastAsia"/>
          <w:sz w:val="23"/>
          <w:szCs w:val="23"/>
        </w:rPr>
        <w:t>계약</w:t>
      </w:r>
      <w:r w:rsidRPr="00A4035C">
        <w:rPr>
          <w:rFonts w:ascii="Times New Roman"/>
          <w:sz w:val="23"/>
          <w:szCs w:val="23"/>
        </w:rPr>
        <w:t xml:space="preserve"> </w:t>
      </w:r>
      <w:r w:rsidRPr="00A4035C">
        <w:rPr>
          <w:rFonts w:ascii="Times New Roman" w:hint="eastAsia"/>
          <w:sz w:val="23"/>
          <w:szCs w:val="23"/>
        </w:rPr>
        <w:t>체결일</w:t>
      </w:r>
      <w:r w:rsidRPr="00A4035C">
        <w:rPr>
          <w:rFonts w:ascii="Times New Roman"/>
          <w:sz w:val="23"/>
          <w:szCs w:val="23"/>
        </w:rPr>
        <w:t xml:space="preserve"> </w:t>
      </w:r>
      <w:r w:rsidRPr="00A4035C">
        <w:rPr>
          <w:rFonts w:ascii="Times New Roman" w:hint="eastAsia"/>
          <w:sz w:val="23"/>
          <w:szCs w:val="23"/>
        </w:rPr>
        <w:t>이후</w:t>
      </w:r>
      <w:r w:rsidRPr="00A4035C">
        <w:rPr>
          <w:rFonts w:ascii="Times New Roman"/>
          <w:sz w:val="23"/>
          <w:szCs w:val="23"/>
        </w:rPr>
        <w:t xml:space="preserve"> </w:t>
      </w:r>
      <w:r w:rsidRPr="00A4035C">
        <w:rPr>
          <w:rFonts w:ascii="Times New Roman" w:hint="eastAsia"/>
          <w:sz w:val="23"/>
          <w:szCs w:val="23"/>
        </w:rPr>
        <w:t>중대한</w:t>
      </w:r>
      <w:r w:rsidRPr="00A4035C">
        <w:rPr>
          <w:rFonts w:ascii="Times New Roman"/>
          <w:sz w:val="23"/>
          <w:szCs w:val="23"/>
        </w:rPr>
        <w:t xml:space="preserve"> </w:t>
      </w:r>
      <w:r w:rsidRPr="00A4035C">
        <w:rPr>
          <w:rFonts w:ascii="Times New Roman" w:hint="eastAsia"/>
          <w:sz w:val="23"/>
          <w:szCs w:val="23"/>
        </w:rPr>
        <w:t>부정적인</w:t>
      </w:r>
      <w:r w:rsidRPr="00A4035C">
        <w:rPr>
          <w:rFonts w:ascii="Times New Roman"/>
          <w:sz w:val="23"/>
          <w:szCs w:val="23"/>
        </w:rPr>
        <w:t xml:space="preserve"> </w:t>
      </w:r>
      <w:r w:rsidRPr="00A4035C">
        <w:rPr>
          <w:rFonts w:ascii="Times New Roman" w:hint="eastAsia"/>
          <w:sz w:val="23"/>
          <w:szCs w:val="23"/>
        </w:rPr>
        <w:t>영향이</w:t>
      </w:r>
      <w:r w:rsidRPr="00A4035C">
        <w:rPr>
          <w:rFonts w:ascii="Times New Roman"/>
          <w:sz w:val="23"/>
          <w:szCs w:val="23"/>
        </w:rPr>
        <w:t xml:space="preserve"> </w:t>
      </w:r>
      <w:r w:rsidRPr="00A4035C">
        <w:rPr>
          <w:rFonts w:ascii="Times New Roman" w:hint="eastAsia"/>
          <w:sz w:val="23"/>
          <w:szCs w:val="23"/>
        </w:rPr>
        <w:t>발생하지</w:t>
      </w:r>
      <w:r w:rsidRPr="00A4035C">
        <w:rPr>
          <w:rFonts w:ascii="Times New Roman"/>
          <w:sz w:val="23"/>
          <w:szCs w:val="23"/>
        </w:rPr>
        <w:t xml:space="preserve"> </w:t>
      </w:r>
      <w:r w:rsidRPr="00A4035C">
        <w:rPr>
          <w:rFonts w:ascii="Times New Roman" w:hint="eastAsia"/>
          <w:sz w:val="23"/>
          <w:szCs w:val="23"/>
        </w:rPr>
        <w:t>않았을</w:t>
      </w:r>
      <w:r w:rsidRPr="00A4035C">
        <w:rPr>
          <w:rFonts w:ascii="Times New Roman"/>
          <w:sz w:val="23"/>
          <w:szCs w:val="23"/>
        </w:rPr>
        <w:t xml:space="preserve"> </w:t>
      </w:r>
      <w:r w:rsidRPr="00A4035C">
        <w:rPr>
          <w:rFonts w:ascii="Times New Roman" w:hint="eastAsia"/>
          <w:sz w:val="23"/>
          <w:szCs w:val="23"/>
        </w:rPr>
        <w:t>것</w:t>
      </w:r>
      <w:r w:rsidRPr="00A4035C">
        <w:rPr>
          <w:rFonts w:ascii="Times New Roman"/>
          <w:sz w:val="23"/>
          <w:szCs w:val="23"/>
        </w:rPr>
        <w:t>.</w:t>
      </w:r>
      <w:r w:rsidRPr="00B51FA5">
        <w:rPr>
          <w:rFonts w:ascii="Times New Roman"/>
          <w:sz w:val="23"/>
          <w:szCs w:val="23"/>
        </w:rPr>
        <w:t xml:space="preserve"> </w:t>
      </w:r>
    </w:p>
    <w:p w14:paraId="71D0345F" w14:textId="77777777" w:rsidR="00786425" w:rsidRPr="00883718" w:rsidRDefault="00786425" w:rsidP="00786425">
      <w:pPr>
        <w:numPr>
          <w:ilvl w:val="1"/>
          <w:numId w:val="10"/>
        </w:numPr>
        <w:snapToGrid w:val="0"/>
        <w:spacing w:before="180" w:after="180" w:line="360" w:lineRule="atLeast"/>
        <w:rPr>
          <w:rFonts w:ascii="Times New Roman"/>
          <w:bCs/>
          <w:sz w:val="23"/>
          <w:szCs w:val="23"/>
        </w:rPr>
      </w:pPr>
      <w:r w:rsidRPr="00B51FA5">
        <w:rPr>
          <w:rFonts w:ascii="Times New Roman" w:hint="eastAsia"/>
          <w:sz w:val="23"/>
          <w:szCs w:val="23"/>
          <w:u w:val="single"/>
        </w:rPr>
        <w:t>매도인의</w:t>
      </w:r>
      <w:r w:rsidRPr="00B51FA5">
        <w:rPr>
          <w:rFonts w:ascii="Times New Roman" w:hint="eastAsia"/>
          <w:sz w:val="23"/>
          <w:szCs w:val="23"/>
          <w:u w:val="single"/>
        </w:rPr>
        <w:t xml:space="preserve"> </w:t>
      </w:r>
      <w:r w:rsidRPr="00B51FA5">
        <w:rPr>
          <w:rFonts w:ascii="Times New Roman"/>
          <w:sz w:val="23"/>
          <w:szCs w:val="23"/>
          <w:u w:val="single"/>
        </w:rPr>
        <w:t>거래종결의무의</w:t>
      </w:r>
      <w:r w:rsidRPr="00B51FA5">
        <w:rPr>
          <w:rFonts w:ascii="Times New Roman"/>
          <w:sz w:val="23"/>
          <w:szCs w:val="23"/>
          <w:u w:val="single"/>
        </w:rPr>
        <w:t xml:space="preserve"> </w:t>
      </w:r>
      <w:r w:rsidRPr="00B51FA5">
        <w:rPr>
          <w:rFonts w:ascii="Times New Roman"/>
          <w:sz w:val="23"/>
          <w:szCs w:val="23"/>
          <w:u w:val="single"/>
        </w:rPr>
        <w:t>선행조건</w:t>
      </w:r>
      <w:r w:rsidRPr="00B51FA5">
        <w:rPr>
          <w:rFonts w:ascii="Times New Roman"/>
          <w:sz w:val="23"/>
          <w:szCs w:val="23"/>
        </w:rPr>
        <w:t xml:space="preserve">. </w:t>
      </w:r>
      <w:r w:rsidRPr="00B51FA5">
        <w:rPr>
          <w:rFonts w:ascii="Times New Roman" w:hint="eastAsia"/>
          <w:sz w:val="23"/>
          <w:szCs w:val="23"/>
        </w:rPr>
        <w:t>매도인의</w:t>
      </w:r>
      <w:r w:rsidRPr="00B51FA5">
        <w:rPr>
          <w:rFonts w:ascii="Times New Roman" w:hint="eastAsia"/>
          <w:sz w:val="23"/>
          <w:szCs w:val="23"/>
        </w:rPr>
        <w:t xml:space="preserve"> </w:t>
      </w:r>
      <w:r w:rsidRPr="00B51FA5">
        <w:rPr>
          <w:rFonts w:ascii="Times New Roman"/>
          <w:spacing w:val="3"/>
          <w:sz w:val="23"/>
          <w:szCs w:val="23"/>
        </w:rPr>
        <w:t>본</w:t>
      </w:r>
      <w:r w:rsidRPr="00B51FA5">
        <w:rPr>
          <w:rFonts w:ascii="Times New Roman" w:hint="eastAsia"/>
          <w:spacing w:val="3"/>
          <w:sz w:val="23"/>
          <w:szCs w:val="23"/>
        </w:rPr>
        <w:t xml:space="preserve"> </w:t>
      </w:r>
      <w:r w:rsidRPr="00B51FA5">
        <w:rPr>
          <w:rFonts w:ascii="Times New Roman" w:hint="eastAsia"/>
          <w:spacing w:val="3"/>
          <w:sz w:val="23"/>
          <w:szCs w:val="23"/>
        </w:rPr>
        <w:t>계약상</w:t>
      </w:r>
      <w:r w:rsidRPr="00B51FA5">
        <w:rPr>
          <w:rFonts w:ascii="Times New Roman"/>
          <w:spacing w:val="3"/>
          <w:sz w:val="23"/>
          <w:szCs w:val="23"/>
        </w:rPr>
        <w:t xml:space="preserve"> </w:t>
      </w:r>
      <w:r w:rsidRPr="00B51FA5">
        <w:rPr>
          <w:rFonts w:ascii="Times New Roman"/>
          <w:spacing w:val="3"/>
          <w:sz w:val="23"/>
          <w:szCs w:val="23"/>
        </w:rPr>
        <w:t>거래종결의무는</w:t>
      </w:r>
      <w:r w:rsidRPr="00B51FA5">
        <w:rPr>
          <w:rFonts w:ascii="Times New Roman"/>
          <w:spacing w:val="3"/>
          <w:sz w:val="23"/>
          <w:szCs w:val="23"/>
        </w:rPr>
        <w:t xml:space="preserve"> </w:t>
      </w:r>
      <w:r w:rsidRPr="00B51FA5">
        <w:rPr>
          <w:rFonts w:ascii="Times New Roman"/>
          <w:spacing w:val="3"/>
          <w:sz w:val="23"/>
          <w:szCs w:val="23"/>
        </w:rPr>
        <w:t>다음</w:t>
      </w:r>
      <w:r w:rsidRPr="00B51FA5">
        <w:rPr>
          <w:rFonts w:ascii="Times New Roman"/>
          <w:spacing w:val="3"/>
          <w:sz w:val="23"/>
          <w:szCs w:val="23"/>
        </w:rPr>
        <w:t xml:space="preserve"> </w:t>
      </w:r>
      <w:r w:rsidRPr="00B51FA5">
        <w:rPr>
          <w:rFonts w:ascii="Times New Roman"/>
          <w:spacing w:val="3"/>
          <w:sz w:val="23"/>
          <w:szCs w:val="23"/>
        </w:rPr>
        <w:t>각</w:t>
      </w:r>
      <w:r w:rsidRPr="00B51FA5">
        <w:rPr>
          <w:rFonts w:ascii="Times New Roman" w:hint="eastAsia"/>
          <w:spacing w:val="3"/>
          <w:sz w:val="23"/>
          <w:szCs w:val="23"/>
        </w:rPr>
        <w:t>항</w:t>
      </w:r>
      <w:r w:rsidRPr="00B51FA5">
        <w:rPr>
          <w:rFonts w:ascii="Times New Roman"/>
          <w:spacing w:val="3"/>
          <w:sz w:val="23"/>
          <w:szCs w:val="23"/>
        </w:rPr>
        <w:t>의</w:t>
      </w:r>
      <w:r w:rsidRPr="00B51FA5">
        <w:rPr>
          <w:rFonts w:ascii="Times New Roman"/>
          <w:spacing w:val="3"/>
          <w:sz w:val="23"/>
          <w:szCs w:val="23"/>
        </w:rPr>
        <w:t xml:space="preserve"> </w:t>
      </w:r>
      <w:r w:rsidRPr="00B51FA5">
        <w:rPr>
          <w:rFonts w:ascii="Times New Roman"/>
          <w:spacing w:val="3"/>
          <w:sz w:val="23"/>
          <w:szCs w:val="23"/>
        </w:rPr>
        <w:t>조건이</w:t>
      </w:r>
      <w:r w:rsidRPr="00B51FA5">
        <w:rPr>
          <w:rFonts w:ascii="Times New Roman"/>
          <w:spacing w:val="3"/>
          <w:sz w:val="23"/>
          <w:szCs w:val="23"/>
        </w:rPr>
        <w:t xml:space="preserve"> </w:t>
      </w:r>
      <w:r w:rsidRPr="00B51FA5">
        <w:rPr>
          <w:rFonts w:ascii="Times New Roman"/>
          <w:spacing w:val="3"/>
          <w:sz w:val="23"/>
          <w:szCs w:val="23"/>
        </w:rPr>
        <w:t>모두</w:t>
      </w:r>
      <w:r w:rsidRPr="00B51FA5">
        <w:rPr>
          <w:rFonts w:ascii="Times New Roman"/>
          <w:spacing w:val="3"/>
          <w:sz w:val="23"/>
          <w:szCs w:val="23"/>
        </w:rPr>
        <w:t xml:space="preserve"> </w:t>
      </w:r>
      <w:r w:rsidRPr="00B51FA5">
        <w:rPr>
          <w:rFonts w:ascii="Times New Roman"/>
          <w:spacing w:val="3"/>
          <w:sz w:val="23"/>
          <w:szCs w:val="23"/>
        </w:rPr>
        <w:t>성취되는</w:t>
      </w:r>
      <w:r w:rsidRPr="00B51FA5">
        <w:rPr>
          <w:rFonts w:ascii="Times New Roman"/>
          <w:spacing w:val="3"/>
          <w:sz w:val="23"/>
          <w:szCs w:val="23"/>
        </w:rPr>
        <w:t xml:space="preserve"> </w:t>
      </w:r>
      <w:r w:rsidRPr="00B51FA5">
        <w:rPr>
          <w:rFonts w:ascii="Times New Roman"/>
          <w:spacing w:val="3"/>
          <w:sz w:val="23"/>
          <w:szCs w:val="23"/>
        </w:rPr>
        <w:t>것</w:t>
      </w:r>
      <w:r w:rsidRPr="00B51FA5">
        <w:rPr>
          <w:rFonts w:ascii="Times New Roman"/>
          <w:spacing w:val="3"/>
          <w:sz w:val="23"/>
          <w:szCs w:val="23"/>
        </w:rPr>
        <w:t>(</w:t>
      </w:r>
      <w:r w:rsidRPr="00B51FA5">
        <w:rPr>
          <w:rFonts w:ascii="Times New Roman"/>
          <w:spacing w:val="3"/>
          <w:sz w:val="23"/>
          <w:szCs w:val="23"/>
        </w:rPr>
        <w:t>또는</w:t>
      </w:r>
      <w:r w:rsidRPr="00B51FA5">
        <w:rPr>
          <w:rFonts w:ascii="Times New Roman"/>
          <w:spacing w:val="3"/>
          <w:sz w:val="23"/>
          <w:szCs w:val="23"/>
        </w:rPr>
        <w:t xml:space="preserve"> </w:t>
      </w:r>
      <w:r w:rsidRPr="00B51FA5">
        <w:rPr>
          <w:rFonts w:ascii="Times New Roman" w:hint="eastAsia"/>
          <w:spacing w:val="3"/>
          <w:sz w:val="23"/>
          <w:szCs w:val="23"/>
        </w:rPr>
        <w:t>매도인에</w:t>
      </w:r>
      <w:r w:rsidRPr="00B51FA5">
        <w:rPr>
          <w:rFonts w:ascii="Times New Roman" w:hint="eastAsia"/>
          <w:spacing w:val="3"/>
          <w:sz w:val="23"/>
          <w:szCs w:val="23"/>
        </w:rPr>
        <w:t xml:space="preserve"> </w:t>
      </w:r>
      <w:r w:rsidRPr="00B51FA5">
        <w:rPr>
          <w:rFonts w:ascii="Times New Roman"/>
          <w:spacing w:val="3"/>
          <w:sz w:val="23"/>
          <w:szCs w:val="23"/>
        </w:rPr>
        <w:t>의하여</w:t>
      </w:r>
      <w:r w:rsidRPr="00B51FA5">
        <w:rPr>
          <w:rFonts w:ascii="Times New Roman"/>
          <w:spacing w:val="3"/>
          <w:sz w:val="23"/>
          <w:szCs w:val="23"/>
        </w:rPr>
        <w:t xml:space="preserve"> </w:t>
      </w:r>
      <w:r w:rsidRPr="00B51FA5">
        <w:rPr>
          <w:rFonts w:ascii="Times New Roman"/>
          <w:spacing w:val="3"/>
          <w:sz w:val="23"/>
          <w:szCs w:val="23"/>
        </w:rPr>
        <w:t>포기되는</w:t>
      </w:r>
      <w:r w:rsidRPr="00B51FA5">
        <w:rPr>
          <w:rFonts w:ascii="Times New Roman"/>
          <w:spacing w:val="3"/>
          <w:sz w:val="23"/>
          <w:szCs w:val="23"/>
        </w:rPr>
        <w:t xml:space="preserve"> </w:t>
      </w:r>
      <w:r w:rsidRPr="00B51FA5">
        <w:rPr>
          <w:rFonts w:ascii="Times New Roman"/>
          <w:spacing w:val="3"/>
          <w:sz w:val="23"/>
          <w:szCs w:val="23"/>
        </w:rPr>
        <w:t>것</w:t>
      </w:r>
      <w:r w:rsidRPr="00B51FA5">
        <w:rPr>
          <w:rFonts w:ascii="Times New Roman"/>
          <w:spacing w:val="3"/>
          <w:sz w:val="23"/>
          <w:szCs w:val="23"/>
        </w:rPr>
        <w:t>)</w:t>
      </w:r>
      <w:r w:rsidRPr="00B51FA5">
        <w:rPr>
          <w:rFonts w:ascii="Times New Roman"/>
          <w:spacing w:val="3"/>
          <w:sz w:val="23"/>
          <w:szCs w:val="23"/>
        </w:rPr>
        <w:t>을</w:t>
      </w:r>
      <w:r w:rsidRPr="00B51FA5">
        <w:rPr>
          <w:rFonts w:ascii="Times New Roman"/>
          <w:spacing w:val="3"/>
          <w:sz w:val="23"/>
          <w:szCs w:val="23"/>
        </w:rPr>
        <w:t xml:space="preserve"> </w:t>
      </w:r>
      <w:r w:rsidRPr="00B51FA5">
        <w:rPr>
          <w:rFonts w:ascii="Times New Roman"/>
          <w:spacing w:val="3"/>
          <w:sz w:val="23"/>
          <w:szCs w:val="23"/>
        </w:rPr>
        <w:t>그</w:t>
      </w:r>
      <w:r w:rsidRPr="00B51FA5">
        <w:rPr>
          <w:rFonts w:ascii="Times New Roman"/>
          <w:spacing w:val="3"/>
          <w:sz w:val="23"/>
          <w:szCs w:val="23"/>
        </w:rPr>
        <w:t xml:space="preserve"> </w:t>
      </w:r>
      <w:r w:rsidRPr="00B51FA5">
        <w:rPr>
          <w:rFonts w:ascii="Times New Roman"/>
          <w:spacing w:val="3"/>
          <w:sz w:val="23"/>
          <w:szCs w:val="23"/>
        </w:rPr>
        <w:t>선행조건으로</w:t>
      </w:r>
      <w:r w:rsidRPr="00B51FA5">
        <w:rPr>
          <w:rFonts w:ascii="Times New Roman"/>
          <w:spacing w:val="3"/>
          <w:sz w:val="23"/>
          <w:szCs w:val="23"/>
        </w:rPr>
        <w:t xml:space="preserve"> </w:t>
      </w:r>
      <w:r w:rsidRPr="00B51FA5">
        <w:rPr>
          <w:rFonts w:ascii="Times New Roman"/>
          <w:spacing w:val="3"/>
          <w:sz w:val="23"/>
          <w:szCs w:val="23"/>
        </w:rPr>
        <w:t>한다</w:t>
      </w:r>
      <w:r w:rsidRPr="00B51FA5">
        <w:rPr>
          <w:rFonts w:ascii="Times New Roman"/>
          <w:spacing w:val="3"/>
          <w:sz w:val="23"/>
          <w:szCs w:val="23"/>
        </w:rPr>
        <w:t>.</w:t>
      </w:r>
      <w:r w:rsidRPr="00B51FA5">
        <w:rPr>
          <w:rFonts w:ascii="Times New Roman"/>
          <w:sz w:val="23"/>
          <w:szCs w:val="23"/>
          <w:vertAlign w:val="superscript"/>
        </w:rPr>
        <w:t xml:space="preserve"> </w:t>
      </w:r>
    </w:p>
    <w:p w14:paraId="5B760F08" w14:textId="77777777" w:rsidR="00786425" w:rsidRPr="00B51FA5" w:rsidRDefault="00786425" w:rsidP="00786425">
      <w:pPr>
        <w:numPr>
          <w:ilvl w:val="0"/>
          <w:numId w:val="20"/>
        </w:numPr>
        <w:snapToGrid w:val="0"/>
        <w:spacing w:before="180" w:after="180" w:line="360" w:lineRule="atLeast"/>
        <w:rPr>
          <w:rFonts w:ascii="Times New Roman"/>
          <w:sz w:val="23"/>
          <w:szCs w:val="23"/>
        </w:rPr>
      </w:pPr>
      <w:r w:rsidRPr="00883718">
        <w:rPr>
          <w:rFonts w:ascii="Times New Roman" w:hint="eastAsia"/>
          <w:sz w:val="23"/>
          <w:szCs w:val="23"/>
        </w:rPr>
        <w:t>본</w:t>
      </w:r>
      <w:r w:rsidRPr="000575B1">
        <w:rPr>
          <w:rFonts w:ascii="Times New Roman" w:hint="eastAsia"/>
          <w:sz w:val="23"/>
          <w:szCs w:val="23"/>
        </w:rPr>
        <w:t xml:space="preserve"> </w:t>
      </w:r>
      <w:r w:rsidRPr="00522B89">
        <w:rPr>
          <w:rFonts w:ascii="Times New Roman" w:hint="eastAsia"/>
          <w:sz w:val="23"/>
          <w:szCs w:val="23"/>
        </w:rPr>
        <w:t>계약</w:t>
      </w:r>
      <w:r w:rsidRPr="00522B89">
        <w:rPr>
          <w:rFonts w:ascii="Times New Roman" w:hint="eastAsia"/>
          <w:sz w:val="23"/>
          <w:szCs w:val="23"/>
        </w:rPr>
        <w:t xml:space="preserve"> </w:t>
      </w:r>
      <w:r w:rsidRPr="00B51FA5">
        <w:rPr>
          <w:rFonts w:ascii="Times New Roman" w:hint="eastAsia"/>
          <w:sz w:val="23"/>
          <w:szCs w:val="23"/>
        </w:rPr>
        <w:t>제</w:t>
      </w:r>
      <w:r w:rsidR="00762685">
        <w:rPr>
          <w:rFonts w:ascii="Times New Roman"/>
          <w:sz w:val="23"/>
          <w:szCs w:val="23"/>
        </w:rPr>
        <w:t>6</w:t>
      </w:r>
      <w:r w:rsidRPr="00883718">
        <w:rPr>
          <w:rFonts w:ascii="Times New Roman" w:hint="eastAsia"/>
          <w:sz w:val="23"/>
          <w:szCs w:val="23"/>
        </w:rPr>
        <w:t>조에</w:t>
      </w:r>
      <w:r w:rsidRPr="00883718">
        <w:rPr>
          <w:rFonts w:ascii="Times New Roman" w:hint="eastAsia"/>
          <w:sz w:val="23"/>
          <w:szCs w:val="23"/>
        </w:rPr>
        <w:t xml:space="preserve"> </w:t>
      </w:r>
      <w:r w:rsidRPr="000575B1">
        <w:rPr>
          <w:rFonts w:ascii="Times New Roman" w:hint="eastAsia"/>
          <w:sz w:val="23"/>
          <w:szCs w:val="23"/>
        </w:rPr>
        <w:t>규정된</w:t>
      </w:r>
      <w:r w:rsidRPr="00522B89">
        <w:rPr>
          <w:rFonts w:ascii="Times New Roman" w:hint="eastAsia"/>
          <w:sz w:val="23"/>
          <w:szCs w:val="23"/>
        </w:rPr>
        <w:t xml:space="preserve"> </w:t>
      </w:r>
      <w:r w:rsidRPr="00522B89">
        <w:rPr>
          <w:rFonts w:ascii="Times New Roman" w:hint="eastAsia"/>
          <w:sz w:val="23"/>
          <w:szCs w:val="23"/>
        </w:rPr>
        <w:t>매수인의</w:t>
      </w:r>
      <w:r w:rsidRPr="00B51FA5">
        <w:rPr>
          <w:rFonts w:ascii="Times New Roman" w:hint="eastAsia"/>
          <w:sz w:val="23"/>
          <w:szCs w:val="23"/>
        </w:rPr>
        <w:t xml:space="preserve"> </w:t>
      </w:r>
      <w:r w:rsidRPr="00B51FA5">
        <w:rPr>
          <w:rFonts w:ascii="Times New Roman" w:hint="eastAsia"/>
          <w:sz w:val="23"/>
          <w:szCs w:val="23"/>
        </w:rPr>
        <w:t>진술</w:t>
      </w:r>
      <w:r w:rsidRPr="00B51FA5">
        <w:rPr>
          <w:rFonts w:ascii="Times New Roman" w:hint="eastAsia"/>
          <w:sz w:val="23"/>
          <w:szCs w:val="23"/>
        </w:rPr>
        <w:t xml:space="preserve"> </w:t>
      </w:r>
      <w:r w:rsidRPr="00B51FA5">
        <w:rPr>
          <w:rFonts w:ascii="Times New Roman" w:hint="eastAsia"/>
          <w:sz w:val="23"/>
          <w:szCs w:val="23"/>
        </w:rPr>
        <w:t>및</w:t>
      </w:r>
      <w:r w:rsidRPr="00B51FA5">
        <w:rPr>
          <w:rFonts w:ascii="Times New Roman" w:hint="eastAsia"/>
          <w:sz w:val="23"/>
          <w:szCs w:val="23"/>
        </w:rPr>
        <w:t xml:space="preserve"> </w:t>
      </w:r>
      <w:r w:rsidRPr="00B51FA5">
        <w:rPr>
          <w:rFonts w:ascii="Times New Roman" w:hint="eastAsia"/>
          <w:sz w:val="23"/>
          <w:szCs w:val="23"/>
        </w:rPr>
        <w:t>보장이</w:t>
      </w:r>
      <w:r w:rsidRPr="00B51FA5">
        <w:rPr>
          <w:rFonts w:ascii="Times New Roman" w:hint="eastAsia"/>
          <w:sz w:val="23"/>
          <w:szCs w:val="23"/>
        </w:rPr>
        <w:t xml:space="preserve"> </w:t>
      </w:r>
      <w:r w:rsidRPr="00B51FA5">
        <w:rPr>
          <w:rFonts w:ascii="Times New Roman" w:hint="eastAsia"/>
          <w:sz w:val="23"/>
          <w:szCs w:val="23"/>
        </w:rPr>
        <w:t>중요한</w:t>
      </w:r>
      <w:r w:rsidRPr="00B51FA5">
        <w:rPr>
          <w:rFonts w:ascii="Times New Roman" w:hint="eastAsia"/>
          <w:sz w:val="23"/>
          <w:szCs w:val="23"/>
        </w:rPr>
        <w:t xml:space="preserve"> </w:t>
      </w:r>
      <w:r w:rsidRPr="00B51FA5">
        <w:rPr>
          <w:rFonts w:ascii="Times New Roman" w:hint="eastAsia"/>
          <w:sz w:val="23"/>
          <w:szCs w:val="23"/>
        </w:rPr>
        <w:t>측면에서</w:t>
      </w:r>
      <w:r w:rsidRPr="00B51FA5">
        <w:rPr>
          <w:rFonts w:ascii="Times New Roman" w:hint="eastAsia"/>
          <w:sz w:val="23"/>
          <w:szCs w:val="23"/>
        </w:rPr>
        <w:t xml:space="preserve"> </w:t>
      </w: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w:t>
      </w:r>
      <w:r w:rsidRPr="00B51FA5">
        <w:rPr>
          <w:rFonts w:ascii="Times New Roman" w:hint="eastAsia"/>
          <w:sz w:val="23"/>
          <w:szCs w:val="23"/>
        </w:rPr>
        <w:t xml:space="preserve"> </w:t>
      </w:r>
      <w:r w:rsidRPr="00B51FA5">
        <w:rPr>
          <w:rFonts w:ascii="Times New Roman" w:hint="eastAsia"/>
          <w:sz w:val="23"/>
          <w:szCs w:val="23"/>
        </w:rPr>
        <w:t>체결일</w:t>
      </w:r>
      <w:r w:rsidRPr="00B51FA5">
        <w:rPr>
          <w:rFonts w:ascii="Times New Roman" w:hint="eastAsia"/>
          <w:sz w:val="23"/>
          <w:szCs w:val="23"/>
        </w:rPr>
        <w:t xml:space="preserve"> </w:t>
      </w:r>
      <w:r w:rsidRPr="00B51FA5">
        <w:rPr>
          <w:rFonts w:ascii="Times New Roman" w:hint="eastAsia"/>
          <w:sz w:val="23"/>
          <w:szCs w:val="23"/>
        </w:rPr>
        <w:t>및</w:t>
      </w:r>
      <w:r w:rsidRPr="00B51FA5">
        <w:rPr>
          <w:rFonts w:ascii="Times New Roman" w:hint="eastAsia"/>
          <w:sz w:val="23"/>
          <w:szCs w:val="23"/>
        </w:rPr>
        <w:t xml:space="preserve"> </w:t>
      </w:r>
      <w:proofErr w:type="spellStart"/>
      <w:r w:rsidRPr="00B51FA5">
        <w:rPr>
          <w:rFonts w:ascii="Times New Roman" w:hint="eastAsia"/>
          <w:sz w:val="23"/>
          <w:szCs w:val="23"/>
        </w:rPr>
        <w:t>거래종결일</w:t>
      </w:r>
      <w:proofErr w:type="spellEnd"/>
      <w:r w:rsidRPr="00B51FA5">
        <w:rPr>
          <w:rFonts w:ascii="Times New Roman" w:hint="eastAsia"/>
          <w:sz w:val="23"/>
          <w:szCs w:val="23"/>
        </w:rPr>
        <w:t xml:space="preserve"> </w:t>
      </w:r>
      <w:r w:rsidRPr="00B51FA5">
        <w:rPr>
          <w:rFonts w:ascii="Times New Roman" w:hint="eastAsia"/>
          <w:sz w:val="23"/>
          <w:szCs w:val="23"/>
        </w:rPr>
        <w:t>현재</w:t>
      </w:r>
      <w:r w:rsidRPr="00B51FA5">
        <w:rPr>
          <w:rFonts w:ascii="Times New Roman" w:hint="eastAsia"/>
          <w:sz w:val="23"/>
          <w:szCs w:val="23"/>
        </w:rPr>
        <w:t xml:space="preserve"> </w:t>
      </w:r>
      <w:r w:rsidRPr="00B51FA5">
        <w:rPr>
          <w:rFonts w:ascii="Times New Roman" w:hint="eastAsia"/>
          <w:sz w:val="23"/>
          <w:szCs w:val="23"/>
        </w:rPr>
        <w:t>진실하고</w:t>
      </w:r>
      <w:r w:rsidRPr="00B51FA5">
        <w:rPr>
          <w:rFonts w:ascii="Times New Roman" w:hint="eastAsia"/>
          <w:sz w:val="23"/>
          <w:szCs w:val="23"/>
        </w:rPr>
        <w:t xml:space="preserve"> </w:t>
      </w:r>
      <w:r w:rsidRPr="00B51FA5">
        <w:rPr>
          <w:rFonts w:ascii="Times New Roman" w:hint="eastAsia"/>
          <w:sz w:val="23"/>
          <w:szCs w:val="23"/>
        </w:rPr>
        <w:t>정확할</w:t>
      </w:r>
      <w:r w:rsidRPr="00B51FA5">
        <w:rPr>
          <w:rFonts w:ascii="Times New Roman" w:hint="eastAsia"/>
          <w:sz w:val="23"/>
          <w:szCs w:val="23"/>
        </w:rPr>
        <w:t xml:space="preserve"> </w:t>
      </w:r>
      <w:r w:rsidRPr="00B51FA5">
        <w:rPr>
          <w:rFonts w:ascii="Times New Roman" w:hint="eastAsia"/>
          <w:sz w:val="23"/>
          <w:szCs w:val="23"/>
        </w:rPr>
        <w:t>것</w:t>
      </w:r>
      <w:r w:rsidRPr="00B51FA5">
        <w:rPr>
          <w:rFonts w:ascii="Times New Roman" w:hint="eastAsia"/>
          <w:sz w:val="23"/>
          <w:szCs w:val="23"/>
        </w:rPr>
        <w:t>.</w:t>
      </w:r>
      <w:r w:rsidRPr="00B51FA5">
        <w:rPr>
          <w:rFonts w:ascii="Times New Roman"/>
          <w:sz w:val="23"/>
          <w:szCs w:val="23"/>
        </w:rPr>
        <w:t xml:space="preserve"> </w:t>
      </w:r>
    </w:p>
    <w:p w14:paraId="5B2B7CBF" w14:textId="77777777" w:rsidR="00786425" w:rsidRPr="00B51FA5" w:rsidRDefault="00786425" w:rsidP="00786425">
      <w:pPr>
        <w:numPr>
          <w:ilvl w:val="0"/>
          <w:numId w:val="20"/>
        </w:numPr>
        <w:snapToGrid w:val="0"/>
        <w:spacing w:before="180" w:after="180" w:line="360" w:lineRule="atLeast"/>
        <w:rPr>
          <w:rFonts w:ascii="Times New Roman"/>
          <w:sz w:val="23"/>
          <w:szCs w:val="23"/>
        </w:rPr>
      </w:pPr>
      <w:r w:rsidRPr="00B51FA5">
        <w:rPr>
          <w:rFonts w:ascii="Times New Roman" w:hint="eastAsia"/>
          <w:sz w:val="23"/>
          <w:szCs w:val="23"/>
        </w:rPr>
        <w:t>매수인이</w:t>
      </w:r>
      <w:r w:rsidRPr="00B51FA5">
        <w:rPr>
          <w:rFonts w:ascii="Times New Roman" w:hint="eastAsia"/>
          <w:sz w:val="23"/>
          <w:szCs w:val="23"/>
        </w:rPr>
        <w:t xml:space="preserve"> </w:t>
      </w: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계약에</w:t>
      </w:r>
      <w:r w:rsidRPr="00B51FA5">
        <w:rPr>
          <w:rFonts w:ascii="Times New Roman" w:hint="eastAsia"/>
          <w:sz w:val="23"/>
          <w:szCs w:val="23"/>
        </w:rPr>
        <w:t xml:space="preserve"> </w:t>
      </w:r>
      <w:r w:rsidRPr="00B51FA5">
        <w:rPr>
          <w:rFonts w:ascii="Times New Roman" w:hint="eastAsia"/>
          <w:sz w:val="23"/>
          <w:szCs w:val="23"/>
        </w:rPr>
        <w:t>따라</w:t>
      </w:r>
      <w:r w:rsidRPr="00B51FA5">
        <w:rPr>
          <w:rFonts w:ascii="Times New Roman" w:hint="eastAsia"/>
          <w:sz w:val="23"/>
          <w:szCs w:val="23"/>
        </w:rPr>
        <w:t xml:space="preserve"> </w:t>
      </w:r>
      <w:proofErr w:type="spellStart"/>
      <w:r w:rsidRPr="00B51FA5">
        <w:rPr>
          <w:rFonts w:ascii="Times New Roman" w:hint="eastAsia"/>
          <w:sz w:val="23"/>
          <w:szCs w:val="23"/>
        </w:rPr>
        <w:t>거래종결일</w:t>
      </w:r>
      <w:proofErr w:type="spellEnd"/>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그</w:t>
      </w:r>
      <w:r w:rsidRPr="00B51FA5">
        <w:rPr>
          <w:rFonts w:ascii="Times New Roman" w:hint="eastAsia"/>
          <w:sz w:val="23"/>
          <w:szCs w:val="23"/>
        </w:rPr>
        <w:t xml:space="preserve"> </w:t>
      </w:r>
      <w:r w:rsidRPr="00B51FA5">
        <w:rPr>
          <w:rFonts w:ascii="Times New Roman" w:hint="eastAsia"/>
          <w:sz w:val="23"/>
          <w:szCs w:val="23"/>
        </w:rPr>
        <w:t>이전까지</w:t>
      </w:r>
      <w:r w:rsidRPr="00B51FA5">
        <w:rPr>
          <w:rFonts w:ascii="Times New Roman" w:hint="eastAsia"/>
          <w:sz w:val="23"/>
          <w:szCs w:val="23"/>
        </w:rPr>
        <w:t xml:space="preserve"> </w:t>
      </w:r>
      <w:r w:rsidRPr="00B51FA5">
        <w:rPr>
          <w:rFonts w:ascii="Times New Roman" w:hint="eastAsia"/>
          <w:sz w:val="23"/>
          <w:szCs w:val="23"/>
        </w:rPr>
        <w:t>이행하거나</w:t>
      </w:r>
      <w:r w:rsidRPr="00B51FA5">
        <w:rPr>
          <w:rFonts w:ascii="Times New Roman" w:hint="eastAsia"/>
          <w:sz w:val="23"/>
          <w:szCs w:val="23"/>
        </w:rPr>
        <w:t xml:space="preserve"> </w:t>
      </w:r>
      <w:r w:rsidRPr="00B51FA5">
        <w:rPr>
          <w:rFonts w:ascii="Times New Roman" w:hint="eastAsia"/>
          <w:sz w:val="23"/>
          <w:szCs w:val="23"/>
        </w:rPr>
        <w:t>준수하여야</w:t>
      </w:r>
      <w:r w:rsidRPr="00B51FA5">
        <w:rPr>
          <w:rFonts w:ascii="Times New Roman" w:hint="eastAsia"/>
          <w:sz w:val="23"/>
          <w:szCs w:val="23"/>
        </w:rPr>
        <w:t xml:space="preserve"> </w:t>
      </w:r>
      <w:r w:rsidRPr="00B51FA5">
        <w:rPr>
          <w:rFonts w:ascii="Times New Roman" w:hint="eastAsia"/>
          <w:sz w:val="23"/>
          <w:szCs w:val="23"/>
        </w:rPr>
        <w:t>하는</w:t>
      </w:r>
      <w:r w:rsidRPr="00B51FA5">
        <w:rPr>
          <w:rFonts w:ascii="Times New Roman" w:hint="eastAsia"/>
          <w:sz w:val="23"/>
          <w:szCs w:val="23"/>
        </w:rPr>
        <w:t xml:space="preserve"> </w:t>
      </w:r>
      <w:r w:rsidRPr="00B51FA5">
        <w:rPr>
          <w:rFonts w:ascii="Times New Roman" w:hint="eastAsia"/>
          <w:sz w:val="23"/>
          <w:szCs w:val="23"/>
        </w:rPr>
        <w:t>확약과</w:t>
      </w:r>
      <w:r w:rsidRPr="00B51FA5">
        <w:rPr>
          <w:rFonts w:ascii="Times New Roman" w:hint="eastAsia"/>
          <w:sz w:val="23"/>
          <w:szCs w:val="23"/>
        </w:rPr>
        <w:t xml:space="preserve"> </w:t>
      </w:r>
      <w:r w:rsidRPr="00B51FA5">
        <w:rPr>
          <w:rFonts w:ascii="Times New Roman" w:hint="eastAsia"/>
          <w:sz w:val="23"/>
          <w:szCs w:val="23"/>
        </w:rPr>
        <w:t>의무를</w:t>
      </w:r>
      <w:r w:rsidRPr="00B51FA5">
        <w:rPr>
          <w:rFonts w:ascii="Times New Roman" w:hint="eastAsia"/>
          <w:sz w:val="23"/>
          <w:szCs w:val="23"/>
        </w:rPr>
        <w:t xml:space="preserve"> </w:t>
      </w:r>
      <w:r w:rsidRPr="00B51FA5">
        <w:rPr>
          <w:rFonts w:ascii="Times New Roman" w:hint="eastAsia"/>
          <w:sz w:val="23"/>
          <w:szCs w:val="23"/>
        </w:rPr>
        <w:t>중요한</w:t>
      </w:r>
      <w:r w:rsidRPr="00B51FA5">
        <w:rPr>
          <w:rFonts w:ascii="Times New Roman" w:hint="eastAsia"/>
          <w:sz w:val="23"/>
          <w:szCs w:val="23"/>
        </w:rPr>
        <w:t xml:space="preserve"> </w:t>
      </w:r>
      <w:r w:rsidRPr="00B51FA5">
        <w:rPr>
          <w:rFonts w:ascii="Times New Roman" w:hint="eastAsia"/>
          <w:sz w:val="23"/>
          <w:szCs w:val="23"/>
        </w:rPr>
        <w:t>측면에서</w:t>
      </w:r>
      <w:r w:rsidRPr="00B51FA5">
        <w:rPr>
          <w:rFonts w:ascii="Times New Roman" w:hint="eastAsia"/>
          <w:sz w:val="23"/>
          <w:szCs w:val="23"/>
        </w:rPr>
        <w:t xml:space="preserve"> </w:t>
      </w:r>
      <w:r w:rsidRPr="00B51FA5">
        <w:rPr>
          <w:rFonts w:ascii="Times New Roman" w:hint="eastAsia"/>
          <w:sz w:val="23"/>
          <w:szCs w:val="23"/>
        </w:rPr>
        <w:t>모두</w:t>
      </w:r>
      <w:r w:rsidRPr="00B51FA5">
        <w:rPr>
          <w:rFonts w:ascii="Times New Roman" w:hint="eastAsia"/>
          <w:sz w:val="23"/>
          <w:szCs w:val="23"/>
        </w:rPr>
        <w:t xml:space="preserve"> </w:t>
      </w:r>
      <w:r w:rsidRPr="00B51FA5">
        <w:rPr>
          <w:rFonts w:ascii="Times New Roman" w:hint="eastAsia"/>
          <w:sz w:val="23"/>
          <w:szCs w:val="23"/>
        </w:rPr>
        <w:t>이행할</w:t>
      </w:r>
      <w:r w:rsidRPr="00B51FA5">
        <w:rPr>
          <w:rFonts w:ascii="Times New Roman" w:hint="eastAsia"/>
          <w:sz w:val="23"/>
          <w:szCs w:val="23"/>
        </w:rPr>
        <w:t xml:space="preserve"> </w:t>
      </w:r>
      <w:r w:rsidRPr="00B51FA5">
        <w:rPr>
          <w:rFonts w:ascii="Times New Roman" w:hint="eastAsia"/>
          <w:sz w:val="23"/>
          <w:szCs w:val="23"/>
        </w:rPr>
        <w:t>것</w:t>
      </w:r>
      <w:r w:rsidRPr="00B51FA5">
        <w:rPr>
          <w:rFonts w:ascii="Times New Roman" w:hint="eastAsia"/>
          <w:sz w:val="23"/>
          <w:szCs w:val="23"/>
        </w:rPr>
        <w:t>.</w:t>
      </w:r>
      <w:r w:rsidRPr="00B51FA5">
        <w:rPr>
          <w:rFonts w:ascii="Times New Roman"/>
          <w:sz w:val="23"/>
          <w:szCs w:val="23"/>
        </w:rPr>
        <w:t xml:space="preserve"> </w:t>
      </w:r>
    </w:p>
    <w:p w14:paraId="2E5D993C" w14:textId="77777777" w:rsidR="00786425" w:rsidRPr="00B51FA5" w:rsidRDefault="00786425" w:rsidP="00786425">
      <w:pPr>
        <w:numPr>
          <w:ilvl w:val="0"/>
          <w:numId w:val="20"/>
        </w:numPr>
        <w:snapToGrid w:val="0"/>
        <w:spacing w:before="180" w:after="180" w:line="360" w:lineRule="atLeast"/>
        <w:rPr>
          <w:rFonts w:ascii="Times New Roman"/>
          <w:sz w:val="23"/>
          <w:szCs w:val="23"/>
        </w:rPr>
      </w:pP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계약에</w:t>
      </w:r>
      <w:r w:rsidRPr="00B51FA5">
        <w:rPr>
          <w:rFonts w:ascii="Times New Roman" w:hint="eastAsia"/>
          <w:sz w:val="23"/>
          <w:szCs w:val="23"/>
        </w:rPr>
        <w:t xml:space="preserve"> </w:t>
      </w:r>
      <w:r w:rsidRPr="00B51FA5">
        <w:rPr>
          <w:rFonts w:ascii="Times New Roman" w:hint="eastAsia"/>
          <w:sz w:val="23"/>
          <w:szCs w:val="23"/>
        </w:rPr>
        <w:t>따른</w:t>
      </w:r>
      <w:r w:rsidRPr="00B51FA5">
        <w:rPr>
          <w:rFonts w:ascii="Times New Roman" w:hint="eastAsia"/>
          <w:sz w:val="23"/>
          <w:szCs w:val="23"/>
        </w:rPr>
        <w:t xml:space="preserve"> </w:t>
      </w:r>
      <w:r w:rsidRPr="00B51FA5">
        <w:rPr>
          <w:rFonts w:ascii="Times New Roman" w:hint="eastAsia"/>
          <w:sz w:val="23"/>
          <w:szCs w:val="23"/>
        </w:rPr>
        <w:t>의무</w:t>
      </w:r>
      <w:r w:rsidRPr="00B51FA5">
        <w:rPr>
          <w:rFonts w:ascii="Times New Roman" w:hint="eastAsia"/>
          <w:sz w:val="23"/>
          <w:szCs w:val="23"/>
        </w:rPr>
        <w:t xml:space="preserve"> </w:t>
      </w:r>
      <w:r w:rsidRPr="00B51FA5">
        <w:rPr>
          <w:rFonts w:ascii="Times New Roman" w:hint="eastAsia"/>
          <w:sz w:val="23"/>
          <w:szCs w:val="23"/>
        </w:rPr>
        <w:t>이행을</w:t>
      </w:r>
      <w:r w:rsidRPr="00B51FA5">
        <w:rPr>
          <w:rFonts w:ascii="Times New Roman" w:hint="eastAsia"/>
          <w:sz w:val="23"/>
          <w:szCs w:val="23"/>
        </w:rPr>
        <w:t xml:space="preserve"> </w:t>
      </w:r>
      <w:r w:rsidRPr="00B51FA5">
        <w:rPr>
          <w:rFonts w:ascii="Times New Roman" w:hint="eastAsia"/>
          <w:sz w:val="23"/>
          <w:szCs w:val="23"/>
        </w:rPr>
        <w:t>제한하거나</w:t>
      </w:r>
      <w:r w:rsidRPr="00B51FA5">
        <w:rPr>
          <w:rFonts w:ascii="Times New Roman" w:hint="eastAsia"/>
          <w:sz w:val="23"/>
          <w:szCs w:val="23"/>
        </w:rPr>
        <w:t xml:space="preserve"> </w:t>
      </w:r>
      <w:r w:rsidRPr="00B51FA5">
        <w:rPr>
          <w:rFonts w:ascii="Times New Roman" w:hint="eastAsia"/>
          <w:sz w:val="23"/>
          <w:szCs w:val="23"/>
        </w:rPr>
        <w:t>금지하는</w:t>
      </w:r>
      <w:r w:rsidRPr="00B51FA5">
        <w:rPr>
          <w:rFonts w:ascii="Times New Roman" w:hint="eastAsia"/>
          <w:sz w:val="23"/>
          <w:szCs w:val="23"/>
        </w:rPr>
        <w:t xml:space="preserve"> </w:t>
      </w:r>
      <w:r w:rsidRPr="00B51FA5">
        <w:rPr>
          <w:rFonts w:ascii="Times New Roman" w:hint="eastAsia"/>
          <w:sz w:val="23"/>
          <w:szCs w:val="23"/>
        </w:rPr>
        <w:t>법원</w:t>
      </w:r>
      <w:r w:rsidRPr="00B51FA5">
        <w:rPr>
          <w:rFonts w:ascii="Times New Roman" w:hint="eastAsia"/>
          <w:sz w:val="23"/>
          <w:szCs w:val="23"/>
        </w:rPr>
        <w:t xml:space="preserve"> </w:t>
      </w:r>
      <w:r w:rsidRPr="00B51FA5">
        <w:rPr>
          <w:rFonts w:ascii="Times New Roman" w:hint="eastAsia"/>
          <w:sz w:val="23"/>
          <w:szCs w:val="23"/>
        </w:rPr>
        <w:t>기타</w:t>
      </w:r>
      <w:r w:rsidRPr="00B51FA5">
        <w:rPr>
          <w:rFonts w:ascii="Times New Roman" w:hint="eastAsia"/>
          <w:sz w:val="23"/>
          <w:szCs w:val="23"/>
        </w:rPr>
        <w:t xml:space="preserve"> </w:t>
      </w:r>
      <w:proofErr w:type="spellStart"/>
      <w:r w:rsidRPr="00B51FA5">
        <w:rPr>
          <w:rFonts w:ascii="Times New Roman" w:hint="eastAsia"/>
          <w:sz w:val="23"/>
          <w:szCs w:val="23"/>
        </w:rPr>
        <w:t>정부기관으로부터의</w:t>
      </w:r>
      <w:proofErr w:type="spellEnd"/>
      <w:r w:rsidRPr="00B51FA5">
        <w:rPr>
          <w:rFonts w:ascii="Times New Roman" w:hint="eastAsia"/>
          <w:sz w:val="23"/>
          <w:szCs w:val="23"/>
        </w:rPr>
        <w:t xml:space="preserve"> </w:t>
      </w:r>
      <w:r w:rsidRPr="00B51FA5">
        <w:rPr>
          <w:rFonts w:ascii="Times New Roman" w:hint="eastAsia"/>
          <w:sz w:val="23"/>
          <w:szCs w:val="23"/>
        </w:rPr>
        <w:t>판결</w:t>
      </w:r>
      <w:r w:rsidRPr="00B51FA5">
        <w:rPr>
          <w:rFonts w:ascii="Times New Roman" w:hint="eastAsia"/>
          <w:sz w:val="23"/>
          <w:szCs w:val="23"/>
        </w:rPr>
        <w:t xml:space="preserve">, </w:t>
      </w:r>
      <w:r w:rsidRPr="00B51FA5">
        <w:rPr>
          <w:rFonts w:ascii="Times New Roman" w:hint="eastAsia"/>
          <w:sz w:val="23"/>
          <w:szCs w:val="23"/>
        </w:rPr>
        <w:t>명령</w:t>
      </w:r>
      <w:r w:rsidRPr="00B51FA5">
        <w:rPr>
          <w:rFonts w:ascii="Times New Roman" w:hint="eastAsia"/>
          <w:sz w:val="23"/>
          <w:szCs w:val="23"/>
        </w:rPr>
        <w:t xml:space="preserve"> </w:t>
      </w:r>
      <w:r w:rsidRPr="00B51FA5">
        <w:rPr>
          <w:rFonts w:ascii="Times New Roman" w:hint="eastAsia"/>
          <w:sz w:val="23"/>
          <w:szCs w:val="23"/>
        </w:rPr>
        <w:t>기타</w:t>
      </w:r>
      <w:r w:rsidRPr="00B51FA5">
        <w:rPr>
          <w:rFonts w:ascii="Times New Roman" w:hint="eastAsia"/>
          <w:sz w:val="23"/>
          <w:szCs w:val="23"/>
        </w:rPr>
        <w:t xml:space="preserve"> </w:t>
      </w:r>
      <w:r w:rsidRPr="00B51FA5">
        <w:rPr>
          <w:rFonts w:ascii="Times New Roman" w:hint="eastAsia"/>
          <w:sz w:val="23"/>
          <w:szCs w:val="23"/>
        </w:rPr>
        <w:t>조치가</w:t>
      </w:r>
      <w:r w:rsidRPr="00B51FA5">
        <w:rPr>
          <w:rFonts w:ascii="Times New Roman" w:hint="eastAsia"/>
          <w:sz w:val="23"/>
          <w:szCs w:val="23"/>
        </w:rPr>
        <w:t xml:space="preserve"> </w:t>
      </w:r>
      <w:r w:rsidRPr="00B51FA5">
        <w:rPr>
          <w:rFonts w:ascii="Times New Roman" w:hint="eastAsia"/>
          <w:sz w:val="23"/>
          <w:szCs w:val="23"/>
        </w:rPr>
        <w:t>존재하지</w:t>
      </w:r>
      <w:r w:rsidRPr="00B51FA5">
        <w:rPr>
          <w:rFonts w:ascii="Times New Roman" w:hint="eastAsia"/>
          <w:sz w:val="23"/>
          <w:szCs w:val="23"/>
        </w:rPr>
        <w:t xml:space="preserve"> </w:t>
      </w:r>
      <w:r w:rsidRPr="00B51FA5">
        <w:rPr>
          <w:rFonts w:ascii="Times New Roman" w:hint="eastAsia"/>
          <w:sz w:val="23"/>
          <w:szCs w:val="23"/>
        </w:rPr>
        <w:t>아니할</w:t>
      </w:r>
      <w:r w:rsidRPr="00B51FA5">
        <w:rPr>
          <w:rFonts w:ascii="Times New Roman" w:hint="eastAsia"/>
          <w:sz w:val="23"/>
          <w:szCs w:val="23"/>
        </w:rPr>
        <w:t xml:space="preserve"> </w:t>
      </w:r>
      <w:r w:rsidRPr="00B51FA5">
        <w:rPr>
          <w:rFonts w:ascii="Times New Roman" w:hint="eastAsia"/>
          <w:sz w:val="23"/>
          <w:szCs w:val="23"/>
        </w:rPr>
        <w:t>것</w:t>
      </w:r>
      <w:r w:rsidRPr="00B51FA5">
        <w:rPr>
          <w:rFonts w:ascii="Times New Roman" w:hint="eastAsia"/>
          <w:sz w:val="23"/>
          <w:szCs w:val="23"/>
        </w:rPr>
        <w:t>.</w:t>
      </w:r>
    </w:p>
    <w:p w14:paraId="57CC5136" w14:textId="0DBD14A0" w:rsidR="00FD7681" w:rsidRDefault="00786425" w:rsidP="00786425">
      <w:pPr>
        <w:numPr>
          <w:ilvl w:val="0"/>
          <w:numId w:val="20"/>
        </w:numPr>
        <w:snapToGrid w:val="0"/>
        <w:spacing w:before="180" w:after="180" w:line="360" w:lineRule="atLeast"/>
        <w:rPr>
          <w:rFonts w:ascii="Times New Roman"/>
          <w:sz w:val="23"/>
          <w:szCs w:val="23"/>
        </w:rPr>
      </w:pPr>
      <w:r w:rsidRPr="00B51FA5">
        <w:rPr>
          <w:rFonts w:ascii="Times New Roman" w:hint="eastAsia"/>
          <w:sz w:val="23"/>
          <w:szCs w:val="23"/>
          <w:u w:val="single"/>
        </w:rPr>
        <w:t>별첨</w:t>
      </w:r>
      <w:r w:rsidRPr="00B51FA5">
        <w:rPr>
          <w:rFonts w:ascii="Times New Roman" w:hint="eastAsia"/>
          <w:sz w:val="23"/>
          <w:szCs w:val="23"/>
          <w:u w:val="single"/>
        </w:rPr>
        <w:t xml:space="preserve"> </w:t>
      </w:r>
      <w:r w:rsidR="00762685">
        <w:rPr>
          <w:rFonts w:ascii="Times New Roman"/>
          <w:sz w:val="23"/>
          <w:szCs w:val="23"/>
          <w:u w:val="single"/>
        </w:rPr>
        <w:t>5</w:t>
      </w:r>
      <w:r w:rsidRPr="00883718">
        <w:rPr>
          <w:rFonts w:ascii="Times New Roman" w:hint="eastAsia"/>
          <w:sz w:val="23"/>
          <w:szCs w:val="23"/>
          <w:u w:val="single"/>
        </w:rPr>
        <w:t>.1(</w:t>
      </w:r>
      <w:r w:rsidR="00A214F2">
        <w:rPr>
          <w:rFonts w:ascii="Times New Roman"/>
          <w:sz w:val="23"/>
          <w:szCs w:val="23"/>
          <w:u w:val="single"/>
        </w:rPr>
        <w:t>d</w:t>
      </w:r>
      <w:r w:rsidRPr="00883718">
        <w:rPr>
          <w:rFonts w:ascii="Times New Roman" w:hint="eastAsia"/>
          <w:sz w:val="23"/>
          <w:szCs w:val="23"/>
          <w:u w:val="single"/>
        </w:rPr>
        <w:t>)</w:t>
      </w:r>
      <w:r w:rsidRPr="00883718">
        <w:rPr>
          <w:rFonts w:ascii="Times New Roman"/>
          <w:sz w:val="23"/>
          <w:szCs w:val="23"/>
        </w:rPr>
        <w:t xml:space="preserve">, </w:t>
      </w:r>
      <w:r w:rsidRPr="000575B1">
        <w:rPr>
          <w:rFonts w:ascii="Times New Roman" w:hint="eastAsia"/>
          <w:sz w:val="23"/>
          <w:szCs w:val="23"/>
          <w:u w:val="single"/>
        </w:rPr>
        <w:t>별첨</w:t>
      </w:r>
      <w:r w:rsidRPr="00522B89">
        <w:rPr>
          <w:rFonts w:ascii="Times New Roman" w:hint="eastAsia"/>
          <w:sz w:val="23"/>
          <w:szCs w:val="23"/>
          <w:u w:val="single"/>
        </w:rPr>
        <w:t xml:space="preserve"> </w:t>
      </w:r>
      <w:r w:rsidR="00762685">
        <w:rPr>
          <w:rFonts w:ascii="Times New Roman"/>
          <w:sz w:val="23"/>
          <w:szCs w:val="23"/>
          <w:u w:val="single"/>
        </w:rPr>
        <w:t>5</w:t>
      </w:r>
      <w:r w:rsidRPr="00883718">
        <w:rPr>
          <w:rFonts w:ascii="Times New Roman" w:hint="eastAsia"/>
          <w:sz w:val="23"/>
          <w:szCs w:val="23"/>
          <w:u w:val="single"/>
        </w:rPr>
        <w:t>.2(b)</w:t>
      </w:r>
      <w:r w:rsidRPr="00883718">
        <w:rPr>
          <w:rFonts w:ascii="Times New Roman"/>
          <w:sz w:val="23"/>
          <w:szCs w:val="23"/>
        </w:rPr>
        <w:t xml:space="preserve"> </w:t>
      </w:r>
      <w:r w:rsidRPr="000575B1">
        <w:rPr>
          <w:rFonts w:ascii="Times New Roman" w:hint="eastAsia"/>
          <w:sz w:val="23"/>
          <w:szCs w:val="23"/>
        </w:rPr>
        <w:t>및</w:t>
      </w:r>
      <w:r w:rsidRPr="00522B89">
        <w:rPr>
          <w:rFonts w:ascii="Times New Roman" w:hint="eastAsia"/>
          <w:sz w:val="23"/>
          <w:szCs w:val="23"/>
        </w:rPr>
        <w:t xml:space="preserve"> </w:t>
      </w:r>
      <w:r w:rsidRPr="00522B89">
        <w:rPr>
          <w:rFonts w:ascii="Times New Roman" w:hint="eastAsia"/>
          <w:sz w:val="23"/>
          <w:szCs w:val="23"/>
          <w:u w:val="single"/>
        </w:rPr>
        <w:t>별첨</w:t>
      </w:r>
      <w:r w:rsidRPr="00B51FA5">
        <w:rPr>
          <w:rFonts w:ascii="Times New Roman" w:hint="eastAsia"/>
          <w:sz w:val="23"/>
          <w:szCs w:val="23"/>
          <w:u w:val="single"/>
        </w:rPr>
        <w:t xml:space="preserve"> </w:t>
      </w:r>
      <w:r w:rsidR="00762685">
        <w:rPr>
          <w:rFonts w:ascii="Times New Roman"/>
          <w:sz w:val="23"/>
          <w:szCs w:val="23"/>
          <w:u w:val="single"/>
        </w:rPr>
        <w:t>6</w:t>
      </w:r>
      <w:r w:rsidRPr="00883718">
        <w:rPr>
          <w:rFonts w:ascii="Times New Roman"/>
          <w:sz w:val="23"/>
          <w:szCs w:val="23"/>
          <w:u w:val="single"/>
        </w:rPr>
        <w:t>.3(a)</w:t>
      </w:r>
      <w:r w:rsidRPr="00883718">
        <w:rPr>
          <w:rFonts w:ascii="Times New Roman" w:hint="eastAsia"/>
          <w:sz w:val="23"/>
          <w:szCs w:val="23"/>
        </w:rPr>
        <w:t>에</w:t>
      </w:r>
      <w:r w:rsidRPr="000575B1">
        <w:rPr>
          <w:rFonts w:ascii="Times New Roman" w:hint="eastAsia"/>
          <w:sz w:val="23"/>
          <w:szCs w:val="23"/>
        </w:rPr>
        <w:t xml:space="preserve"> </w:t>
      </w:r>
      <w:r w:rsidRPr="00522B89">
        <w:rPr>
          <w:rFonts w:ascii="Times New Roman" w:hint="eastAsia"/>
          <w:sz w:val="23"/>
          <w:szCs w:val="23"/>
        </w:rPr>
        <w:t>기재된</w:t>
      </w:r>
      <w:r w:rsidRPr="00522B89">
        <w:rPr>
          <w:rFonts w:ascii="Times New Roman" w:hint="eastAsia"/>
          <w:sz w:val="23"/>
          <w:szCs w:val="23"/>
        </w:rPr>
        <w:t xml:space="preserve"> </w:t>
      </w:r>
      <w:r w:rsidRPr="00B51FA5">
        <w:rPr>
          <w:rFonts w:ascii="Times New Roman" w:hint="eastAsia"/>
          <w:sz w:val="23"/>
          <w:szCs w:val="23"/>
        </w:rPr>
        <w:t>필요적</w:t>
      </w:r>
      <w:r w:rsidRPr="00B51FA5">
        <w:rPr>
          <w:rFonts w:ascii="Times New Roman" w:hint="eastAsia"/>
          <w:sz w:val="23"/>
          <w:szCs w:val="23"/>
        </w:rPr>
        <w:t xml:space="preserve"> </w:t>
      </w:r>
      <w:proofErr w:type="spellStart"/>
      <w:r w:rsidRPr="00B51FA5">
        <w:rPr>
          <w:rFonts w:ascii="Times New Roman" w:hint="eastAsia"/>
          <w:sz w:val="23"/>
          <w:szCs w:val="23"/>
        </w:rPr>
        <w:t>정부승인과</w:t>
      </w:r>
      <w:proofErr w:type="spellEnd"/>
      <w:r w:rsidRPr="00B51FA5">
        <w:rPr>
          <w:rFonts w:ascii="Times New Roman" w:hint="eastAsia"/>
          <w:sz w:val="23"/>
          <w:szCs w:val="23"/>
        </w:rPr>
        <w:t xml:space="preserve"> </w:t>
      </w:r>
      <w:r w:rsidRPr="00B51FA5">
        <w:rPr>
          <w:rFonts w:ascii="Times New Roman" w:hint="eastAsia"/>
          <w:sz w:val="23"/>
          <w:szCs w:val="23"/>
        </w:rPr>
        <w:t>필요적</w:t>
      </w:r>
      <w:r w:rsidRPr="00B51FA5">
        <w:rPr>
          <w:rFonts w:ascii="Times New Roman" w:hint="eastAsia"/>
          <w:sz w:val="23"/>
          <w:szCs w:val="23"/>
        </w:rPr>
        <w:t xml:space="preserve"> </w:t>
      </w:r>
      <w:r w:rsidRPr="00B51FA5">
        <w:rPr>
          <w:rFonts w:ascii="Times New Roman" w:hint="eastAsia"/>
          <w:sz w:val="23"/>
          <w:szCs w:val="23"/>
        </w:rPr>
        <w:t>제</w:t>
      </w:r>
      <w:r w:rsidRPr="00B51FA5">
        <w:rPr>
          <w:rFonts w:ascii="Times New Roman" w:hint="eastAsia"/>
          <w:sz w:val="23"/>
          <w:szCs w:val="23"/>
        </w:rPr>
        <w:t>3</w:t>
      </w:r>
      <w:r w:rsidRPr="00B51FA5">
        <w:rPr>
          <w:rFonts w:ascii="Times New Roman" w:hint="eastAsia"/>
          <w:sz w:val="23"/>
          <w:szCs w:val="23"/>
        </w:rPr>
        <w:t>자승인이</w:t>
      </w:r>
      <w:r w:rsidRPr="00B51FA5">
        <w:rPr>
          <w:rFonts w:ascii="Times New Roman" w:hint="eastAsia"/>
          <w:sz w:val="23"/>
          <w:szCs w:val="23"/>
        </w:rPr>
        <w:t xml:space="preserve"> </w:t>
      </w:r>
      <w:r w:rsidRPr="00B51FA5">
        <w:rPr>
          <w:rFonts w:ascii="Times New Roman" w:hint="eastAsia"/>
          <w:sz w:val="23"/>
          <w:szCs w:val="23"/>
        </w:rPr>
        <w:t>완료되었을</w:t>
      </w:r>
      <w:r w:rsidRPr="00B51FA5">
        <w:rPr>
          <w:rFonts w:ascii="Times New Roman" w:hint="eastAsia"/>
          <w:sz w:val="23"/>
          <w:szCs w:val="23"/>
        </w:rPr>
        <w:t xml:space="preserve"> </w:t>
      </w:r>
      <w:r w:rsidRPr="00B51FA5">
        <w:rPr>
          <w:rFonts w:ascii="Times New Roman" w:hint="eastAsia"/>
          <w:sz w:val="23"/>
          <w:szCs w:val="23"/>
        </w:rPr>
        <w:t>것</w:t>
      </w:r>
      <w:r w:rsidRPr="00B51FA5">
        <w:rPr>
          <w:rFonts w:ascii="Times New Roman" w:hint="eastAsia"/>
          <w:sz w:val="23"/>
          <w:szCs w:val="23"/>
        </w:rPr>
        <w:t>.</w:t>
      </w:r>
    </w:p>
    <w:p w14:paraId="54546A38" w14:textId="77777777" w:rsidR="00786425" w:rsidRPr="009326F3" w:rsidRDefault="00FD7681" w:rsidP="00786425">
      <w:pPr>
        <w:numPr>
          <w:ilvl w:val="0"/>
          <w:numId w:val="20"/>
        </w:numPr>
        <w:snapToGrid w:val="0"/>
        <w:spacing w:before="180" w:after="180" w:line="360" w:lineRule="atLeast"/>
        <w:rPr>
          <w:rFonts w:ascii="Times New Roman"/>
          <w:sz w:val="23"/>
          <w:szCs w:val="23"/>
        </w:rPr>
      </w:pPr>
      <w:r w:rsidRPr="009326F3">
        <w:rPr>
          <w:rFonts w:ascii="Times New Roman" w:eastAsia="바탕체" w:hint="eastAsia"/>
          <w:sz w:val="23"/>
          <w:szCs w:val="23"/>
        </w:rPr>
        <w:t>본건</w:t>
      </w:r>
      <w:r w:rsidRPr="009326F3">
        <w:rPr>
          <w:rFonts w:ascii="Times New Roman" w:eastAsia="바탕체"/>
          <w:sz w:val="23"/>
          <w:szCs w:val="23"/>
        </w:rPr>
        <w:t xml:space="preserve"> </w:t>
      </w:r>
      <w:r w:rsidRPr="009326F3">
        <w:rPr>
          <w:rFonts w:ascii="Times New Roman" w:eastAsia="바탕체" w:hint="eastAsia"/>
          <w:sz w:val="23"/>
          <w:szCs w:val="23"/>
        </w:rPr>
        <w:t>분할이</w:t>
      </w:r>
      <w:r w:rsidRPr="003C6577">
        <w:rPr>
          <w:rFonts w:ascii="Times New Roman" w:eastAsia="바탕체"/>
          <w:sz w:val="23"/>
          <w:szCs w:val="23"/>
        </w:rPr>
        <w:t xml:space="preserve"> </w:t>
      </w:r>
      <w:r w:rsidRPr="00352E12">
        <w:rPr>
          <w:rFonts w:ascii="Times New Roman" w:eastAsia="바탕체" w:hint="eastAsia"/>
          <w:sz w:val="23"/>
          <w:szCs w:val="23"/>
        </w:rPr>
        <w:t>본건</w:t>
      </w:r>
      <w:r w:rsidRPr="00352E12">
        <w:rPr>
          <w:rFonts w:ascii="Times New Roman" w:eastAsia="바탕체"/>
          <w:sz w:val="23"/>
          <w:szCs w:val="23"/>
        </w:rPr>
        <w:t xml:space="preserve"> </w:t>
      </w:r>
      <w:r w:rsidRPr="00352E12">
        <w:rPr>
          <w:rFonts w:ascii="Times New Roman" w:eastAsia="바탕체" w:hint="eastAsia"/>
          <w:sz w:val="23"/>
          <w:szCs w:val="23"/>
        </w:rPr>
        <w:t>분할계획서에</w:t>
      </w:r>
      <w:r w:rsidRPr="00FA107D">
        <w:rPr>
          <w:rFonts w:ascii="Times New Roman" w:eastAsia="바탕체"/>
          <w:sz w:val="23"/>
          <w:szCs w:val="23"/>
        </w:rPr>
        <w:t xml:space="preserve"> </w:t>
      </w:r>
      <w:r w:rsidRPr="00FA107D">
        <w:rPr>
          <w:rFonts w:ascii="Times New Roman" w:eastAsia="바탕체" w:hint="eastAsia"/>
          <w:sz w:val="23"/>
          <w:szCs w:val="23"/>
        </w:rPr>
        <w:t>따라</w:t>
      </w:r>
      <w:r w:rsidRPr="009326F3">
        <w:rPr>
          <w:rFonts w:ascii="Times New Roman" w:eastAsia="바탕체"/>
          <w:sz w:val="23"/>
          <w:szCs w:val="23"/>
        </w:rPr>
        <w:t xml:space="preserve"> </w:t>
      </w:r>
      <w:r w:rsidRPr="009326F3">
        <w:rPr>
          <w:rFonts w:ascii="Times New Roman" w:eastAsia="바탕체" w:hint="eastAsia"/>
          <w:sz w:val="23"/>
          <w:szCs w:val="23"/>
        </w:rPr>
        <w:t>완료</w:t>
      </w:r>
      <w:r w:rsidRPr="009326F3">
        <w:rPr>
          <w:rFonts w:ascii="Times New Roman"/>
          <w:sz w:val="23"/>
          <w:szCs w:val="23"/>
        </w:rPr>
        <w:t>(</w:t>
      </w:r>
      <w:r w:rsidRPr="009326F3">
        <w:rPr>
          <w:rFonts w:ascii="Times New Roman" w:hint="eastAsia"/>
          <w:sz w:val="23"/>
          <w:szCs w:val="23"/>
        </w:rPr>
        <w:t>본건</w:t>
      </w:r>
      <w:r w:rsidRPr="009326F3">
        <w:rPr>
          <w:rFonts w:ascii="Times New Roman"/>
          <w:sz w:val="23"/>
          <w:szCs w:val="23"/>
        </w:rPr>
        <w:t xml:space="preserve"> </w:t>
      </w:r>
      <w:r w:rsidRPr="009326F3">
        <w:rPr>
          <w:rFonts w:ascii="Times New Roman" w:hint="eastAsia"/>
          <w:sz w:val="23"/>
          <w:szCs w:val="23"/>
        </w:rPr>
        <w:t>분할에</w:t>
      </w:r>
      <w:r w:rsidRPr="009326F3">
        <w:rPr>
          <w:rFonts w:ascii="Times New Roman"/>
          <w:sz w:val="23"/>
          <w:szCs w:val="23"/>
        </w:rPr>
        <w:t xml:space="preserve"> </w:t>
      </w:r>
      <w:r w:rsidRPr="009326F3">
        <w:rPr>
          <w:rFonts w:ascii="Times New Roman" w:hint="eastAsia"/>
          <w:sz w:val="23"/>
          <w:szCs w:val="23"/>
        </w:rPr>
        <w:t>따른</w:t>
      </w:r>
      <w:r w:rsidRPr="009326F3">
        <w:rPr>
          <w:rFonts w:ascii="Times New Roman"/>
          <w:sz w:val="23"/>
          <w:szCs w:val="23"/>
        </w:rPr>
        <w:t xml:space="preserve"> </w:t>
      </w:r>
      <w:r w:rsidRPr="009326F3">
        <w:rPr>
          <w:rFonts w:ascii="Times New Roman" w:hint="eastAsia"/>
          <w:sz w:val="23"/>
          <w:szCs w:val="23"/>
        </w:rPr>
        <w:t>대상회사의</w:t>
      </w:r>
      <w:r w:rsidRPr="009326F3">
        <w:rPr>
          <w:rFonts w:ascii="Times New Roman"/>
          <w:sz w:val="23"/>
          <w:szCs w:val="23"/>
        </w:rPr>
        <w:t xml:space="preserve"> </w:t>
      </w:r>
      <w:r w:rsidRPr="009326F3">
        <w:rPr>
          <w:rFonts w:ascii="Times New Roman" w:hint="eastAsia"/>
          <w:sz w:val="23"/>
          <w:szCs w:val="23"/>
        </w:rPr>
        <w:t>설립</w:t>
      </w:r>
      <w:r w:rsidRPr="009326F3">
        <w:rPr>
          <w:rFonts w:ascii="Times New Roman"/>
          <w:sz w:val="23"/>
          <w:szCs w:val="23"/>
        </w:rPr>
        <w:t xml:space="preserve"> </w:t>
      </w:r>
      <w:r w:rsidRPr="009326F3">
        <w:rPr>
          <w:rFonts w:ascii="Times New Roman" w:hint="eastAsia"/>
          <w:sz w:val="23"/>
          <w:szCs w:val="23"/>
        </w:rPr>
        <w:t>등기가</w:t>
      </w:r>
      <w:r w:rsidRPr="009326F3">
        <w:rPr>
          <w:rFonts w:ascii="Times New Roman"/>
          <w:sz w:val="23"/>
          <w:szCs w:val="23"/>
        </w:rPr>
        <w:t xml:space="preserve"> </w:t>
      </w:r>
      <w:r w:rsidRPr="009326F3">
        <w:rPr>
          <w:rFonts w:ascii="Times New Roman" w:hint="eastAsia"/>
          <w:sz w:val="23"/>
          <w:szCs w:val="23"/>
        </w:rPr>
        <w:t>완료되는</w:t>
      </w:r>
      <w:r w:rsidRPr="009326F3">
        <w:rPr>
          <w:rFonts w:ascii="Times New Roman"/>
          <w:sz w:val="23"/>
          <w:szCs w:val="23"/>
        </w:rPr>
        <w:t xml:space="preserve"> </w:t>
      </w:r>
      <w:r w:rsidRPr="009326F3">
        <w:rPr>
          <w:rFonts w:ascii="Times New Roman" w:hint="eastAsia"/>
          <w:sz w:val="23"/>
          <w:szCs w:val="23"/>
        </w:rPr>
        <w:t>것을</w:t>
      </w:r>
      <w:r w:rsidRPr="009326F3">
        <w:rPr>
          <w:rFonts w:ascii="Times New Roman"/>
          <w:sz w:val="23"/>
          <w:szCs w:val="23"/>
        </w:rPr>
        <w:t xml:space="preserve"> </w:t>
      </w:r>
      <w:r w:rsidRPr="009326F3">
        <w:rPr>
          <w:rFonts w:ascii="Times New Roman" w:hint="eastAsia"/>
          <w:sz w:val="23"/>
          <w:szCs w:val="23"/>
        </w:rPr>
        <w:t>의미함</w:t>
      </w:r>
      <w:r w:rsidRPr="009326F3">
        <w:rPr>
          <w:rFonts w:ascii="Times New Roman"/>
          <w:sz w:val="23"/>
          <w:szCs w:val="23"/>
        </w:rPr>
        <w:t>)</w:t>
      </w:r>
      <w:r w:rsidRPr="009326F3">
        <w:rPr>
          <w:rFonts w:ascii="Times New Roman" w:hint="eastAsia"/>
          <w:sz w:val="23"/>
          <w:szCs w:val="23"/>
        </w:rPr>
        <w:t>되어</w:t>
      </w:r>
      <w:r w:rsidRPr="009326F3">
        <w:rPr>
          <w:rFonts w:ascii="Times New Roman"/>
          <w:sz w:val="23"/>
          <w:szCs w:val="23"/>
        </w:rPr>
        <w:t xml:space="preserve"> </w:t>
      </w:r>
      <w:proofErr w:type="spellStart"/>
      <w:r w:rsidRPr="009326F3">
        <w:rPr>
          <w:rFonts w:ascii="Times New Roman" w:hint="eastAsia"/>
          <w:sz w:val="23"/>
          <w:szCs w:val="23"/>
        </w:rPr>
        <w:t>대상회사가</w:t>
      </w:r>
      <w:proofErr w:type="spellEnd"/>
      <w:r w:rsidRPr="009326F3">
        <w:rPr>
          <w:rFonts w:ascii="Times New Roman"/>
          <w:sz w:val="23"/>
          <w:szCs w:val="23"/>
        </w:rPr>
        <w:t xml:space="preserve"> </w:t>
      </w:r>
      <w:r w:rsidRPr="009326F3">
        <w:rPr>
          <w:rFonts w:ascii="Times New Roman" w:hint="eastAsia"/>
          <w:sz w:val="23"/>
          <w:szCs w:val="23"/>
        </w:rPr>
        <w:t>매도인의</w:t>
      </w:r>
      <w:r w:rsidRPr="009326F3">
        <w:rPr>
          <w:rFonts w:ascii="Times New Roman"/>
          <w:sz w:val="23"/>
          <w:szCs w:val="23"/>
        </w:rPr>
        <w:t xml:space="preserve"> </w:t>
      </w:r>
      <w:r w:rsidRPr="009326F3">
        <w:rPr>
          <w:rFonts w:ascii="Times New Roman" w:hint="eastAsia"/>
          <w:sz w:val="23"/>
          <w:szCs w:val="23"/>
        </w:rPr>
        <w:t>완전자회사로</w:t>
      </w:r>
      <w:r w:rsidRPr="009326F3">
        <w:rPr>
          <w:rFonts w:ascii="Times New Roman"/>
          <w:sz w:val="23"/>
          <w:szCs w:val="23"/>
        </w:rPr>
        <w:t xml:space="preserve"> </w:t>
      </w:r>
      <w:r w:rsidRPr="009326F3">
        <w:rPr>
          <w:rFonts w:ascii="Times New Roman" w:hint="eastAsia"/>
          <w:sz w:val="23"/>
          <w:szCs w:val="23"/>
        </w:rPr>
        <w:t>적법하게</w:t>
      </w:r>
      <w:r w:rsidRPr="009326F3">
        <w:rPr>
          <w:rFonts w:ascii="Times New Roman"/>
          <w:sz w:val="23"/>
          <w:szCs w:val="23"/>
        </w:rPr>
        <w:t xml:space="preserve"> </w:t>
      </w:r>
      <w:r w:rsidRPr="009326F3">
        <w:rPr>
          <w:rFonts w:ascii="Times New Roman" w:hint="eastAsia"/>
          <w:sz w:val="23"/>
          <w:szCs w:val="23"/>
        </w:rPr>
        <w:t>설립되고</w:t>
      </w:r>
      <w:r w:rsidRPr="009326F3">
        <w:rPr>
          <w:rFonts w:ascii="Times New Roman"/>
          <w:sz w:val="23"/>
          <w:szCs w:val="23"/>
        </w:rPr>
        <w:t xml:space="preserve">, </w:t>
      </w:r>
      <w:r w:rsidRPr="009326F3">
        <w:rPr>
          <w:rFonts w:ascii="Times New Roman" w:hint="eastAsia"/>
          <w:sz w:val="23"/>
          <w:szCs w:val="23"/>
        </w:rPr>
        <w:t>본건</w:t>
      </w:r>
      <w:r w:rsidRPr="009326F3">
        <w:rPr>
          <w:rFonts w:ascii="Times New Roman"/>
          <w:sz w:val="23"/>
          <w:szCs w:val="23"/>
        </w:rPr>
        <w:t xml:space="preserve"> </w:t>
      </w:r>
      <w:r w:rsidRPr="009326F3">
        <w:rPr>
          <w:rFonts w:ascii="Times New Roman" w:hint="eastAsia"/>
          <w:sz w:val="23"/>
          <w:szCs w:val="23"/>
        </w:rPr>
        <w:t>분할계획서의</w:t>
      </w:r>
      <w:r w:rsidRPr="009326F3">
        <w:rPr>
          <w:rFonts w:ascii="Times New Roman"/>
          <w:sz w:val="23"/>
          <w:szCs w:val="23"/>
        </w:rPr>
        <w:t xml:space="preserve"> </w:t>
      </w:r>
      <w:r w:rsidRPr="009326F3">
        <w:rPr>
          <w:rFonts w:ascii="Times New Roman" w:hint="eastAsia"/>
          <w:sz w:val="23"/>
          <w:szCs w:val="23"/>
        </w:rPr>
        <w:t>내용에</w:t>
      </w:r>
      <w:r w:rsidRPr="009326F3">
        <w:rPr>
          <w:rFonts w:ascii="Times New Roman"/>
          <w:sz w:val="23"/>
          <w:szCs w:val="23"/>
        </w:rPr>
        <w:t xml:space="preserve"> </w:t>
      </w:r>
      <w:r w:rsidRPr="009326F3">
        <w:rPr>
          <w:rFonts w:ascii="Times New Roman" w:hint="eastAsia"/>
          <w:sz w:val="23"/>
          <w:szCs w:val="23"/>
        </w:rPr>
        <w:t>따라</w:t>
      </w:r>
      <w:r w:rsidRPr="009326F3">
        <w:rPr>
          <w:rFonts w:ascii="Times New Roman"/>
          <w:sz w:val="23"/>
          <w:szCs w:val="23"/>
        </w:rPr>
        <w:t xml:space="preserve"> </w:t>
      </w:r>
      <w:proofErr w:type="spellStart"/>
      <w:r w:rsidRPr="009326F3">
        <w:rPr>
          <w:rFonts w:ascii="Times New Roman" w:hint="eastAsia"/>
          <w:sz w:val="23"/>
          <w:szCs w:val="23"/>
        </w:rPr>
        <w:t>대상회사에</w:t>
      </w:r>
      <w:proofErr w:type="spellEnd"/>
      <w:r w:rsidRPr="009326F3">
        <w:rPr>
          <w:rFonts w:ascii="Times New Roman"/>
          <w:sz w:val="23"/>
          <w:szCs w:val="23"/>
        </w:rPr>
        <w:t xml:space="preserve"> </w:t>
      </w:r>
      <w:r w:rsidRPr="009326F3">
        <w:rPr>
          <w:rFonts w:ascii="Times New Roman" w:hint="eastAsia"/>
          <w:sz w:val="23"/>
          <w:szCs w:val="23"/>
        </w:rPr>
        <w:t>대한</w:t>
      </w:r>
      <w:r w:rsidRPr="009326F3">
        <w:rPr>
          <w:rFonts w:ascii="Times New Roman"/>
          <w:sz w:val="23"/>
          <w:szCs w:val="23"/>
        </w:rPr>
        <w:t xml:space="preserve"> </w:t>
      </w:r>
      <w:r w:rsidRPr="009326F3">
        <w:rPr>
          <w:rFonts w:ascii="Times New Roman" w:hint="eastAsia"/>
          <w:sz w:val="23"/>
          <w:szCs w:val="23"/>
        </w:rPr>
        <w:t>분할대상사업</w:t>
      </w:r>
      <w:r w:rsidRPr="009326F3">
        <w:rPr>
          <w:rFonts w:ascii="Times New Roman"/>
          <w:sz w:val="23"/>
          <w:szCs w:val="23"/>
        </w:rPr>
        <w:t xml:space="preserve"> </w:t>
      </w:r>
      <w:r w:rsidRPr="009326F3">
        <w:rPr>
          <w:rFonts w:ascii="Times New Roman" w:hint="eastAsia"/>
          <w:sz w:val="23"/>
          <w:szCs w:val="23"/>
        </w:rPr>
        <w:t>및</w:t>
      </w:r>
      <w:r w:rsidRPr="009326F3">
        <w:rPr>
          <w:rFonts w:ascii="Times New Roman"/>
          <w:sz w:val="23"/>
          <w:szCs w:val="23"/>
        </w:rPr>
        <w:t xml:space="preserve"> </w:t>
      </w:r>
      <w:proofErr w:type="spellStart"/>
      <w:r w:rsidRPr="009326F3">
        <w:rPr>
          <w:rFonts w:ascii="Times New Roman" w:hint="eastAsia"/>
          <w:sz w:val="23"/>
          <w:szCs w:val="23"/>
        </w:rPr>
        <w:t>분할대상</w:t>
      </w:r>
      <w:proofErr w:type="spellEnd"/>
      <w:r w:rsidRPr="009326F3">
        <w:rPr>
          <w:rFonts w:ascii="Times New Roman"/>
          <w:sz w:val="23"/>
          <w:szCs w:val="23"/>
        </w:rPr>
        <w:t xml:space="preserve"> </w:t>
      </w:r>
      <w:proofErr w:type="spellStart"/>
      <w:r w:rsidRPr="009326F3">
        <w:rPr>
          <w:rFonts w:ascii="Times New Roman" w:hint="eastAsia"/>
          <w:sz w:val="23"/>
          <w:szCs w:val="23"/>
        </w:rPr>
        <w:t>자산부채의</w:t>
      </w:r>
      <w:proofErr w:type="spellEnd"/>
      <w:r w:rsidRPr="009326F3">
        <w:rPr>
          <w:rFonts w:ascii="Times New Roman"/>
          <w:sz w:val="23"/>
          <w:szCs w:val="23"/>
        </w:rPr>
        <w:t xml:space="preserve"> </w:t>
      </w:r>
      <w:r w:rsidRPr="009326F3">
        <w:rPr>
          <w:rFonts w:ascii="Times New Roman" w:hint="eastAsia"/>
          <w:sz w:val="23"/>
          <w:szCs w:val="23"/>
        </w:rPr>
        <w:t>이전이</w:t>
      </w:r>
      <w:r w:rsidRPr="009326F3">
        <w:rPr>
          <w:rFonts w:ascii="Times New Roman"/>
          <w:sz w:val="23"/>
          <w:szCs w:val="23"/>
        </w:rPr>
        <w:t xml:space="preserve"> </w:t>
      </w:r>
      <w:r w:rsidRPr="009326F3">
        <w:rPr>
          <w:rFonts w:ascii="Times New Roman" w:hint="eastAsia"/>
          <w:sz w:val="23"/>
          <w:szCs w:val="23"/>
        </w:rPr>
        <w:t>완료</w:t>
      </w:r>
      <w:r w:rsidRPr="009326F3">
        <w:rPr>
          <w:rFonts w:ascii="Times New Roman" w:eastAsia="바탕체" w:hint="eastAsia"/>
          <w:sz w:val="23"/>
          <w:szCs w:val="23"/>
        </w:rPr>
        <w:t>되었을</w:t>
      </w:r>
      <w:r w:rsidRPr="009326F3">
        <w:rPr>
          <w:rFonts w:ascii="Times New Roman" w:eastAsia="바탕체"/>
          <w:sz w:val="23"/>
          <w:szCs w:val="23"/>
        </w:rPr>
        <w:t xml:space="preserve"> </w:t>
      </w:r>
      <w:r w:rsidRPr="009326F3">
        <w:rPr>
          <w:rFonts w:ascii="Times New Roman" w:eastAsia="바탕체" w:hint="eastAsia"/>
          <w:sz w:val="23"/>
          <w:szCs w:val="23"/>
        </w:rPr>
        <w:t>것</w:t>
      </w:r>
      <w:r w:rsidRPr="009326F3">
        <w:rPr>
          <w:rFonts w:ascii="Times New Roman" w:eastAsia="바탕체"/>
          <w:sz w:val="23"/>
          <w:szCs w:val="23"/>
        </w:rPr>
        <w:t>.</w:t>
      </w:r>
      <w:r w:rsidR="00786425" w:rsidRPr="009326F3">
        <w:rPr>
          <w:rFonts w:ascii="Times New Roman"/>
          <w:sz w:val="23"/>
          <w:szCs w:val="23"/>
        </w:rPr>
        <w:t xml:space="preserve"> </w:t>
      </w:r>
    </w:p>
    <w:p w14:paraId="457BCBDF" w14:textId="77777777" w:rsidR="00762685" w:rsidRPr="00B51FA5" w:rsidRDefault="00762685" w:rsidP="00B51FA5">
      <w:pPr>
        <w:snapToGrid w:val="0"/>
        <w:spacing w:before="180" w:after="180" w:line="360" w:lineRule="atLeast"/>
        <w:ind w:left="1701"/>
        <w:rPr>
          <w:rFonts w:ascii="Times New Roman"/>
          <w:sz w:val="23"/>
          <w:szCs w:val="23"/>
        </w:rPr>
      </w:pPr>
    </w:p>
    <w:p w14:paraId="39490892" w14:textId="77777777" w:rsidR="00786425" w:rsidRPr="00006BBA" w:rsidRDefault="00786425" w:rsidP="00006BBA">
      <w:pPr>
        <w:pStyle w:val="ac"/>
        <w:numPr>
          <w:ilvl w:val="0"/>
          <w:numId w:val="53"/>
        </w:numPr>
        <w:tabs>
          <w:tab w:val="left" w:pos="1560"/>
        </w:tabs>
        <w:adjustRightInd w:val="0"/>
        <w:snapToGrid w:val="0"/>
        <w:spacing w:before="180" w:after="180" w:line="360" w:lineRule="atLeast"/>
        <w:ind w:leftChars="0" w:left="1559" w:hanging="1559"/>
        <w:outlineLvl w:val="0"/>
        <w:rPr>
          <w:rFonts w:ascii="Times New Roman"/>
          <w:b/>
          <w:sz w:val="23"/>
          <w:szCs w:val="23"/>
        </w:rPr>
      </w:pPr>
      <w:r w:rsidRPr="00006BBA">
        <w:rPr>
          <w:rFonts w:ascii="Times New Roman" w:hint="eastAsia"/>
          <w:b/>
          <w:sz w:val="23"/>
          <w:szCs w:val="23"/>
        </w:rPr>
        <w:t>해제</w:t>
      </w:r>
    </w:p>
    <w:p w14:paraId="41DAABB8" w14:textId="77777777" w:rsidR="00762685" w:rsidRPr="00B51FA5" w:rsidRDefault="00762685" w:rsidP="00B51FA5">
      <w:pPr>
        <w:pStyle w:val="ac"/>
        <w:tabs>
          <w:tab w:val="left" w:pos="1560"/>
        </w:tabs>
        <w:adjustRightInd w:val="0"/>
        <w:snapToGrid w:val="0"/>
        <w:spacing w:before="180" w:after="180" w:line="360" w:lineRule="atLeast"/>
        <w:ind w:leftChars="0" w:left="1560"/>
        <w:rPr>
          <w:rFonts w:ascii="Times New Roman"/>
          <w:sz w:val="23"/>
          <w:szCs w:val="23"/>
        </w:rPr>
      </w:pPr>
    </w:p>
    <w:p w14:paraId="7CFA9425" w14:textId="77777777" w:rsidR="00786425" w:rsidRPr="00B51FA5" w:rsidRDefault="00786425" w:rsidP="00786425">
      <w:pPr>
        <w:numPr>
          <w:ilvl w:val="1"/>
          <w:numId w:val="11"/>
        </w:numPr>
        <w:snapToGrid w:val="0"/>
        <w:spacing w:before="180" w:after="180" w:line="360" w:lineRule="atLeast"/>
        <w:rPr>
          <w:rFonts w:ascii="Times New Roman"/>
          <w:spacing w:val="3"/>
          <w:sz w:val="23"/>
          <w:szCs w:val="23"/>
        </w:rPr>
      </w:pPr>
      <w:r w:rsidRPr="00883718">
        <w:rPr>
          <w:rFonts w:ascii="Times New Roman"/>
          <w:sz w:val="23"/>
          <w:szCs w:val="23"/>
          <w:u w:val="single"/>
        </w:rPr>
        <w:t>계약의</w:t>
      </w:r>
      <w:r w:rsidRPr="00883718">
        <w:rPr>
          <w:rFonts w:ascii="Times New Roman"/>
          <w:sz w:val="23"/>
          <w:szCs w:val="23"/>
          <w:u w:val="single"/>
        </w:rPr>
        <w:t xml:space="preserve"> </w:t>
      </w:r>
      <w:r w:rsidRPr="000575B1">
        <w:rPr>
          <w:rFonts w:ascii="Times New Roman"/>
          <w:sz w:val="23"/>
          <w:szCs w:val="23"/>
          <w:u w:val="single"/>
        </w:rPr>
        <w:t>해제</w:t>
      </w:r>
      <w:r w:rsidRPr="00522B89">
        <w:rPr>
          <w:rFonts w:ascii="Times New Roman"/>
          <w:sz w:val="23"/>
          <w:szCs w:val="23"/>
        </w:rPr>
        <w:t xml:space="preserve">.  </w:t>
      </w:r>
      <w:r w:rsidRPr="00522B89">
        <w:rPr>
          <w:rFonts w:ascii="Times New Roman"/>
          <w:sz w:val="23"/>
          <w:szCs w:val="23"/>
        </w:rPr>
        <w:t>제</w:t>
      </w:r>
      <w:r w:rsidR="00762685">
        <w:rPr>
          <w:rFonts w:ascii="Times New Roman" w:hint="eastAsia"/>
          <w:sz w:val="23"/>
          <w:szCs w:val="23"/>
        </w:rPr>
        <w:t>9</w:t>
      </w:r>
      <w:r w:rsidRPr="000575B1">
        <w:rPr>
          <w:rFonts w:ascii="Times New Roman" w:hint="eastAsia"/>
          <w:sz w:val="23"/>
          <w:szCs w:val="23"/>
        </w:rPr>
        <w:t>.3</w:t>
      </w:r>
      <w:r w:rsidRPr="00522B89">
        <w:rPr>
          <w:rFonts w:ascii="Times New Roman" w:hint="eastAsia"/>
          <w:sz w:val="23"/>
          <w:szCs w:val="23"/>
        </w:rPr>
        <w:t>조</w:t>
      </w:r>
      <w:r w:rsidRPr="00522B89">
        <w:rPr>
          <w:rFonts w:ascii="Times New Roman"/>
          <w:sz w:val="23"/>
          <w:szCs w:val="23"/>
        </w:rPr>
        <w:t>의</w:t>
      </w:r>
      <w:r w:rsidRPr="00B51FA5">
        <w:rPr>
          <w:rFonts w:ascii="Times New Roman"/>
          <w:sz w:val="23"/>
          <w:szCs w:val="23"/>
        </w:rPr>
        <w:t xml:space="preserve"> </w:t>
      </w:r>
      <w:r w:rsidRPr="00B51FA5">
        <w:rPr>
          <w:rFonts w:ascii="Times New Roman"/>
          <w:sz w:val="23"/>
          <w:szCs w:val="23"/>
        </w:rPr>
        <w:t>제한</w:t>
      </w:r>
      <w:r w:rsidRPr="00B51FA5">
        <w:rPr>
          <w:rFonts w:ascii="Times New Roman" w:hint="eastAsia"/>
          <w:sz w:val="23"/>
          <w:szCs w:val="23"/>
        </w:rPr>
        <w:t xml:space="preserve"> </w:t>
      </w:r>
      <w:r w:rsidRPr="00B51FA5">
        <w:rPr>
          <w:rFonts w:ascii="Times New Roman"/>
          <w:sz w:val="23"/>
          <w:szCs w:val="23"/>
        </w:rPr>
        <w:t>하에</w:t>
      </w:r>
      <w:r w:rsidRPr="00B51FA5">
        <w:rPr>
          <w:rFonts w:ascii="Times New Roman"/>
          <w:sz w:val="23"/>
          <w:szCs w:val="23"/>
        </w:rPr>
        <w:t xml:space="preserve">, </w:t>
      </w:r>
      <w:r w:rsidRPr="00B51FA5">
        <w:rPr>
          <w:rFonts w:ascii="Times New Roman"/>
          <w:spacing w:val="3"/>
          <w:sz w:val="23"/>
          <w:szCs w:val="23"/>
        </w:rPr>
        <w:t>본</w:t>
      </w:r>
      <w:r w:rsidRPr="00B51FA5">
        <w:rPr>
          <w:rFonts w:ascii="Times New Roman"/>
          <w:spacing w:val="3"/>
          <w:sz w:val="23"/>
          <w:szCs w:val="23"/>
        </w:rPr>
        <w:t xml:space="preserve"> </w:t>
      </w:r>
      <w:r w:rsidRPr="00B51FA5">
        <w:rPr>
          <w:rFonts w:ascii="Times New Roman"/>
          <w:spacing w:val="3"/>
          <w:sz w:val="23"/>
          <w:szCs w:val="23"/>
        </w:rPr>
        <w:t>계약의</w:t>
      </w:r>
      <w:r w:rsidRPr="00B51FA5">
        <w:rPr>
          <w:rFonts w:ascii="Times New Roman"/>
          <w:spacing w:val="3"/>
          <w:sz w:val="23"/>
          <w:szCs w:val="23"/>
        </w:rPr>
        <w:t xml:space="preserve"> </w:t>
      </w:r>
      <w:r w:rsidRPr="00B51FA5">
        <w:rPr>
          <w:rFonts w:ascii="Times New Roman"/>
          <w:spacing w:val="3"/>
          <w:sz w:val="23"/>
          <w:szCs w:val="23"/>
        </w:rPr>
        <w:t>일방</w:t>
      </w:r>
      <w:r w:rsidRPr="00B51FA5">
        <w:rPr>
          <w:rFonts w:ascii="Times New Roman"/>
          <w:spacing w:val="3"/>
          <w:sz w:val="23"/>
          <w:szCs w:val="23"/>
        </w:rPr>
        <w:t xml:space="preserve"> </w:t>
      </w:r>
      <w:r w:rsidRPr="00B51FA5">
        <w:rPr>
          <w:rFonts w:ascii="Times New Roman"/>
          <w:spacing w:val="3"/>
          <w:sz w:val="23"/>
          <w:szCs w:val="23"/>
        </w:rPr>
        <w:t>당사자는</w:t>
      </w:r>
      <w:r w:rsidRPr="00B51FA5">
        <w:rPr>
          <w:rFonts w:ascii="Times New Roman"/>
          <w:spacing w:val="3"/>
          <w:sz w:val="23"/>
          <w:szCs w:val="23"/>
        </w:rPr>
        <w:t xml:space="preserve"> </w:t>
      </w:r>
      <w:proofErr w:type="spellStart"/>
      <w:r w:rsidRPr="00B51FA5">
        <w:rPr>
          <w:rFonts w:ascii="Times New Roman"/>
          <w:spacing w:val="3"/>
          <w:sz w:val="23"/>
          <w:szCs w:val="23"/>
        </w:rPr>
        <w:t>거래종결</w:t>
      </w:r>
      <w:proofErr w:type="spellEnd"/>
      <w:r w:rsidRPr="00B51FA5">
        <w:rPr>
          <w:rFonts w:ascii="Times New Roman"/>
          <w:spacing w:val="3"/>
          <w:sz w:val="23"/>
          <w:szCs w:val="23"/>
        </w:rPr>
        <w:t xml:space="preserve"> </w:t>
      </w:r>
      <w:r w:rsidRPr="00B51FA5">
        <w:rPr>
          <w:rFonts w:ascii="Times New Roman"/>
          <w:spacing w:val="3"/>
          <w:sz w:val="23"/>
          <w:szCs w:val="23"/>
        </w:rPr>
        <w:t>전에</w:t>
      </w:r>
      <w:r w:rsidRPr="00B51FA5">
        <w:rPr>
          <w:rFonts w:ascii="Times New Roman"/>
          <w:spacing w:val="3"/>
          <w:sz w:val="23"/>
          <w:szCs w:val="23"/>
        </w:rPr>
        <w:t xml:space="preserve"> </w:t>
      </w:r>
      <w:r w:rsidRPr="00B51FA5">
        <w:rPr>
          <w:rFonts w:ascii="Times New Roman"/>
          <w:spacing w:val="3"/>
          <w:sz w:val="23"/>
          <w:szCs w:val="23"/>
        </w:rPr>
        <w:t>다음</w:t>
      </w:r>
      <w:r w:rsidRPr="00B51FA5">
        <w:rPr>
          <w:rFonts w:ascii="Times New Roman"/>
          <w:spacing w:val="3"/>
          <w:sz w:val="23"/>
          <w:szCs w:val="23"/>
        </w:rPr>
        <w:t xml:space="preserve"> </w:t>
      </w:r>
      <w:r w:rsidRPr="00B51FA5">
        <w:rPr>
          <w:rFonts w:ascii="Times New Roman"/>
          <w:spacing w:val="3"/>
          <w:sz w:val="23"/>
          <w:szCs w:val="23"/>
        </w:rPr>
        <w:t>각</w:t>
      </w:r>
      <w:r w:rsidRPr="00B51FA5">
        <w:rPr>
          <w:rFonts w:ascii="Times New Roman" w:hint="eastAsia"/>
          <w:spacing w:val="3"/>
          <w:sz w:val="23"/>
          <w:szCs w:val="23"/>
        </w:rPr>
        <w:t>항</w:t>
      </w:r>
      <w:r w:rsidRPr="00B51FA5">
        <w:rPr>
          <w:rFonts w:ascii="Times New Roman"/>
          <w:spacing w:val="3"/>
          <w:sz w:val="23"/>
          <w:szCs w:val="23"/>
        </w:rPr>
        <w:t>에</w:t>
      </w:r>
      <w:r w:rsidRPr="00B51FA5">
        <w:rPr>
          <w:rFonts w:ascii="Times New Roman"/>
          <w:spacing w:val="3"/>
          <w:sz w:val="23"/>
          <w:szCs w:val="23"/>
        </w:rPr>
        <w:t xml:space="preserve"> </w:t>
      </w:r>
      <w:r w:rsidRPr="00B51FA5">
        <w:rPr>
          <w:rFonts w:ascii="Times New Roman"/>
          <w:spacing w:val="3"/>
          <w:sz w:val="23"/>
          <w:szCs w:val="23"/>
        </w:rPr>
        <w:t>정한</w:t>
      </w:r>
      <w:r w:rsidRPr="00B51FA5">
        <w:rPr>
          <w:rFonts w:ascii="Times New Roman"/>
          <w:spacing w:val="3"/>
          <w:sz w:val="23"/>
          <w:szCs w:val="23"/>
        </w:rPr>
        <w:t xml:space="preserve"> </w:t>
      </w:r>
      <w:r w:rsidRPr="00B51FA5">
        <w:rPr>
          <w:rFonts w:ascii="Times New Roman"/>
          <w:spacing w:val="3"/>
          <w:sz w:val="23"/>
          <w:szCs w:val="23"/>
        </w:rPr>
        <w:t>사유가</w:t>
      </w:r>
      <w:r w:rsidRPr="00B51FA5">
        <w:rPr>
          <w:rFonts w:ascii="Times New Roman"/>
          <w:spacing w:val="3"/>
          <w:sz w:val="23"/>
          <w:szCs w:val="23"/>
        </w:rPr>
        <w:t xml:space="preserve"> </w:t>
      </w:r>
      <w:r w:rsidRPr="00B51FA5">
        <w:rPr>
          <w:rFonts w:ascii="Times New Roman"/>
          <w:spacing w:val="3"/>
          <w:sz w:val="23"/>
          <w:szCs w:val="23"/>
        </w:rPr>
        <w:t>발생하는</w:t>
      </w:r>
      <w:r w:rsidRPr="00B51FA5">
        <w:rPr>
          <w:rFonts w:ascii="Times New Roman"/>
          <w:spacing w:val="3"/>
          <w:sz w:val="23"/>
          <w:szCs w:val="23"/>
        </w:rPr>
        <w:t xml:space="preserve"> </w:t>
      </w:r>
      <w:r w:rsidRPr="00B51FA5">
        <w:rPr>
          <w:rFonts w:ascii="Times New Roman"/>
          <w:spacing w:val="3"/>
          <w:sz w:val="23"/>
          <w:szCs w:val="23"/>
        </w:rPr>
        <w:t>경우에</w:t>
      </w:r>
      <w:r w:rsidRPr="00B51FA5">
        <w:rPr>
          <w:rFonts w:ascii="Times New Roman"/>
          <w:spacing w:val="3"/>
          <w:sz w:val="23"/>
          <w:szCs w:val="23"/>
        </w:rPr>
        <w:t xml:space="preserve"> </w:t>
      </w:r>
      <w:r w:rsidRPr="00B51FA5">
        <w:rPr>
          <w:rFonts w:ascii="Times New Roman"/>
          <w:spacing w:val="3"/>
          <w:sz w:val="23"/>
          <w:szCs w:val="23"/>
        </w:rPr>
        <w:t>한하여</w:t>
      </w:r>
      <w:r w:rsidRPr="00B51FA5">
        <w:rPr>
          <w:rFonts w:ascii="Times New Roman" w:hint="eastAsia"/>
          <w:spacing w:val="3"/>
          <w:sz w:val="23"/>
          <w:szCs w:val="23"/>
        </w:rPr>
        <w:t xml:space="preserve"> </w:t>
      </w:r>
      <w:r w:rsidRPr="00B51FA5">
        <w:rPr>
          <w:rFonts w:ascii="Times New Roman"/>
          <w:spacing w:val="3"/>
          <w:sz w:val="23"/>
          <w:szCs w:val="23"/>
        </w:rPr>
        <w:t>상대방</w:t>
      </w:r>
      <w:r w:rsidRPr="00B51FA5">
        <w:rPr>
          <w:rFonts w:ascii="Times New Roman"/>
          <w:spacing w:val="3"/>
          <w:sz w:val="23"/>
          <w:szCs w:val="23"/>
        </w:rPr>
        <w:t xml:space="preserve"> </w:t>
      </w:r>
      <w:r w:rsidRPr="00B51FA5">
        <w:rPr>
          <w:rFonts w:ascii="Times New Roman"/>
          <w:spacing w:val="3"/>
          <w:sz w:val="23"/>
          <w:szCs w:val="23"/>
        </w:rPr>
        <w:t>당사자에</w:t>
      </w:r>
      <w:r w:rsidRPr="00B51FA5">
        <w:rPr>
          <w:rFonts w:ascii="Times New Roman"/>
          <w:spacing w:val="3"/>
          <w:sz w:val="23"/>
          <w:szCs w:val="23"/>
        </w:rPr>
        <w:t xml:space="preserve"> </w:t>
      </w:r>
      <w:r w:rsidRPr="00B51FA5">
        <w:rPr>
          <w:rFonts w:ascii="Times New Roman"/>
          <w:spacing w:val="3"/>
          <w:sz w:val="23"/>
          <w:szCs w:val="23"/>
        </w:rPr>
        <w:t>대한</w:t>
      </w:r>
      <w:r w:rsidRPr="00B51FA5">
        <w:rPr>
          <w:rFonts w:ascii="Times New Roman"/>
          <w:spacing w:val="3"/>
          <w:sz w:val="23"/>
          <w:szCs w:val="23"/>
        </w:rPr>
        <w:t xml:space="preserve"> </w:t>
      </w:r>
      <w:proofErr w:type="spellStart"/>
      <w:r w:rsidRPr="00B51FA5">
        <w:rPr>
          <w:rFonts w:ascii="Times New Roman"/>
          <w:spacing w:val="3"/>
          <w:sz w:val="23"/>
          <w:szCs w:val="23"/>
        </w:rPr>
        <w:t>서면통지에</w:t>
      </w:r>
      <w:proofErr w:type="spellEnd"/>
      <w:r w:rsidRPr="00B51FA5">
        <w:rPr>
          <w:rFonts w:ascii="Times New Roman"/>
          <w:spacing w:val="3"/>
          <w:sz w:val="23"/>
          <w:szCs w:val="23"/>
        </w:rPr>
        <w:t xml:space="preserve"> </w:t>
      </w:r>
      <w:r w:rsidRPr="00B51FA5">
        <w:rPr>
          <w:rFonts w:ascii="Times New Roman"/>
          <w:spacing w:val="3"/>
          <w:sz w:val="23"/>
          <w:szCs w:val="23"/>
        </w:rPr>
        <w:t>의하여</w:t>
      </w:r>
      <w:r w:rsidRPr="00B51FA5">
        <w:rPr>
          <w:rFonts w:ascii="Times New Roman"/>
          <w:spacing w:val="3"/>
          <w:sz w:val="23"/>
          <w:szCs w:val="23"/>
        </w:rPr>
        <w:t xml:space="preserve"> </w:t>
      </w:r>
      <w:r w:rsidRPr="00B51FA5">
        <w:rPr>
          <w:rFonts w:ascii="Times New Roman"/>
          <w:spacing w:val="3"/>
          <w:sz w:val="23"/>
          <w:szCs w:val="23"/>
        </w:rPr>
        <w:t>본</w:t>
      </w:r>
      <w:r w:rsidRPr="00B51FA5">
        <w:rPr>
          <w:rFonts w:ascii="Times New Roman"/>
          <w:spacing w:val="3"/>
          <w:sz w:val="23"/>
          <w:szCs w:val="23"/>
        </w:rPr>
        <w:t xml:space="preserve"> </w:t>
      </w:r>
      <w:r w:rsidRPr="00B51FA5">
        <w:rPr>
          <w:rFonts w:ascii="Times New Roman"/>
          <w:spacing w:val="3"/>
          <w:sz w:val="23"/>
          <w:szCs w:val="23"/>
        </w:rPr>
        <w:t>계약을</w:t>
      </w:r>
      <w:r w:rsidRPr="00B51FA5">
        <w:rPr>
          <w:rFonts w:ascii="Times New Roman"/>
          <w:spacing w:val="3"/>
          <w:sz w:val="23"/>
          <w:szCs w:val="23"/>
        </w:rPr>
        <w:t xml:space="preserve"> </w:t>
      </w:r>
      <w:r w:rsidRPr="00B51FA5">
        <w:rPr>
          <w:rFonts w:ascii="Times New Roman"/>
          <w:spacing w:val="3"/>
          <w:sz w:val="23"/>
          <w:szCs w:val="23"/>
        </w:rPr>
        <w:t>즉시</w:t>
      </w:r>
      <w:r w:rsidRPr="00B51FA5">
        <w:rPr>
          <w:rFonts w:ascii="Times New Roman"/>
          <w:spacing w:val="3"/>
          <w:sz w:val="23"/>
          <w:szCs w:val="23"/>
        </w:rPr>
        <w:t xml:space="preserve"> </w:t>
      </w:r>
      <w:r w:rsidRPr="00B51FA5">
        <w:rPr>
          <w:rFonts w:ascii="Times New Roman"/>
          <w:spacing w:val="3"/>
          <w:sz w:val="23"/>
          <w:szCs w:val="23"/>
        </w:rPr>
        <w:t>해제할</w:t>
      </w:r>
      <w:r w:rsidRPr="00B51FA5">
        <w:rPr>
          <w:rFonts w:ascii="Times New Roman"/>
          <w:spacing w:val="3"/>
          <w:sz w:val="23"/>
          <w:szCs w:val="23"/>
        </w:rPr>
        <w:t xml:space="preserve"> </w:t>
      </w:r>
      <w:r w:rsidRPr="00B51FA5">
        <w:rPr>
          <w:rFonts w:ascii="Times New Roman"/>
          <w:spacing w:val="3"/>
          <w:sz w:val="23"/>
          <w:szCs w:val="23"/>
        </w:rPr>
        <w:t>수</w:t>
      </w:r>
      <w:r w:rsidRPr="00B51FA5">
        <w:rPr>
          <w:rFonts w:ascii="Times New Roman"/>
          <w:spacing w:val="3"/>
          <w:sz w:val="23"/>
          <w:szCs w:val="23"/>
        </w:rPr>
        <w:t xml:space="preserve"> </w:t>
      </w:r>
      <w:r w:rsidRPr="00B51FA5">
        <w:rPr>
          <w:rFonts w:ascii="Times New Roman"/>
          <w:spacing w:val="3"/>
          <w:sz w:val="23"/>
          <w:szCs w:val="23"/>
        </w:rPr>
        <w:t>있다</w:t>
      </w:r>
      <w:r w:rsidRPr="00B51FA5">
        <w:rPr>
          <w:rFonts w:ascii="Times New Roman"/>
          <w:spacing w:val="3"/>
          <w:sz w:val="23"/>
          <w:szCs w:val="23"/>
        </w:rPr>
        <w:t>.</w:t>
      </w:r>
      <w:r w:rsidRPr="00B51FA5">
        <w:rPr>
          <w:rFonts w:ascii="Times New Roman"/>
          <w:sz w:val="23"/>
          <w:szCs w:val="23"/>
        </w:rPr>
        <w:t xml:space="preserve"> </w:t>
      </w:r>
      <w:r w:rsidRPr="00B51FA5">
        <w:rPr>
          <w:rFonts w:ascii="Times New Roman"/>
          <w:sz w:val="23"/>
          <w:szCs w:val="23"/>
        </w:rPr>
        <w:t>단</w:t>
      </w:r>
      <w:r w:rsidRPr="00B51FA5">
        <w:rPr>
          <w:rFonts w:ascii="Times New Roman"/>
          <w:sz w:val="23"/>
          <w:szCs w:val="23"/>
        </w:rPr>
        <w:t xml:space="preserve">, </w:t>
      </w:r>
      <w:r w:rsidRPr="00B51FA5">
        <w:rPr>
          <w:rFonts w:ascii="Times New Roman" w:hint="eastAsia"/>
          <w:sz w:val="23"/>
          <w:szCs w:val="23"/>
        </w:rPr>
        <w:t>(a)</w:t>
      </w:r>
      <w:r w:rsidRPr="00B51FA5">
        <w:rPr>
          <w:rFonts w:ascii="Times New Roman" w:hint="eastAsia"/>
          <w:sz w:val="23"/>
          <w:szCs w:val="23"/>
        </w:rPr>
        <w:t>항에</w:t>
      </w:r>
      <w:r w:rsidRPr="00B51FA5">
        <w:rPr>
          <w:rFonts w:ascii="Times New Roman" w:hint="eastAsia"/>
          <w:sz w:val="23"/>
          <w:szCs w:val="23"/>
        </w:rPr>
        <w:t xml:space="preserve"> </w:t>
      </w:r>
      <w:r w:rsidRPr="00B51FA5">
        <w:rPr>
          <w:rFonts w:ascii="Times New Roman" w:hint="eastAsia"/>
          <w:sz w:val="23"/>
          <w:szCs w:val="23"/>
        </w:rPr>
        <w:t>정한</w:t>
      </w:r>
      <w:r w:rsidRPr="00B51FA5">
        <w:rPr>
          <w:rFonts w:ascii="Times New Roman" w:hint="eastAsia"/>
          <w:sz w:val="23"/>
          <w:szCs w:val="23"/>
        </w:rPr>
        <w:t xml:space="preserve"> </w:t>
      </w:r>
      <w:r w:rsidRPr="00B51FA5">
        <w:rPr>
          <w:rFonts w:ascii="Times New Roman" w:hint="eastAsia"/>
          <w:sz w:val="23"/>
          <w:szCs w:val="23"/>
        </w:rPr>
        <w:t>사유가</w:t>
      </w:r>
      <w:r w:rsidRPr="00B51FA5">
        <w:rPr>
          <w:rFonts w:ascii="Times New Roman" w:hint="eastAsia"/>
          <w:sz w:val="23"/>
          <w:szCs w:val="23"/>
        </w:rPr>
        <w:t xml:space="preserve"> </w:t>
      </w:r>
      <w:r w:rsidRPr="00B51FA5">
        <w:rPr>
          <w:rFonts w:ascii="Times New Roman" w:hint="eastAsia"/>
          <w:spacing w:val="3"/>
          <w:sz w:val="23"/>
          <w:szCs w:val="23"/>
        </w:rPr>
        <w:t>발생한</w:t>
      </w:r>
      <w:r w:rsidRPr="00B51FA5">
        <w:rPr>
          <w:rFonts w:ascii="Times New Roman" w:hint="eastAsia"/>
          <w:spacing w:val="3"/>
          <w:sz w:val="23"/>
          <w:szCs w:val="23"/>
        </w:rPr>
        <w:t xml:space="preserve"> </w:t>
      </w:r>
      <w:r w:rsidRPr="00B51FA5">
        <w:rPr>
          <w:rFonts w:ascii="Times New Roman" w:hint="eastAsia"/>
          <w:spacing w:val="3"/>
          <w:sz w:val="23"/>
          <w:szCs w:val="23"/>
        </w:rPr>
        <w:t>경우에는</w:t>
      </w:r>
      <w:r w:rsidRPr="00B51FA5">
        <w:rPr>
          <w:rFonts w:ascii="Times New Roman" w:hint="eastAsia"/>
          <w:spacing w:val="3"/>
          <w:sz w:val="23"/>
          <w:szCs w:val="23"/>
        </w:rPr>
        <w:t xml:space="preserve"> </w:t>
      </w:r>
      <w:r w:rsidRPr="00B51FA5">
        <w:rPr>
          <w:rFonts w:ascii="Times New Roman" w:hint="eastAsia"/>
          <w:spacing w:val="3"/>
          <w:sz w:val="23"/>
          <w:szCs w:val="23"/>
        </w:rPr>
        <w:t>그</w:t>
      </w:r>
      <w:r w:rsidRPr="00B51FA5">
        <w:rPr>
          <w:rFonts w:ascii="Times New Roman" w:hint="eastAsia"/>
          <w:spacing w:val="3"/>
          <w:sz w:val="23"/>
          <w:szCs w:val="23"/>
        </w:rPr>
        <w:t xml:space="preserve"> </w:t>
      </w:r>
      <w:r w:rsidRPr="00B51FA5">
        <w:rPr>
          <w:rFonts w:ascii="Times New Roman" w:hint="eastAsia"/>
          <w:spacing w:val="3"/>
          <w:sz w:val="23"/>
          <w:szCs w:val="23"/>
        </w:rPr>
        <w:t>사유</w:t>
      </w:r>
      <w:r w:rsidRPr="00B51FA5">
        <w:rPr>
          <w:rFonts w:ascii="Times New Roman" w:hint="eastAsia"/>
          <w:spacing w:val="3"/>
          <w:sz w:val="23"/>
          <w:szCs w:val="23"/>
        </w:rPr>
        <w:t xml:space="preserve"> </w:t>
      </w:r>
      <w:r w:rsidRPr="00B51FA5">
        <w:rPr>
          <w:rFonts w:ascii="Times New Roman" w:hint="eastAsia"/>
          <w:spacing w:val="3"/>
          <w:sz w:val="23"/>
          <w:szCs w:val="23"/>
        </w:rPr>
        <w:t>발생에</w:t>
      </w:r>
      <w:r w:rsidRPr="00B51FA5">
        <w:rPr>
          <w:rFonts w:ascii="Times New Roman" w:hint="eastAsia"/>
          <w:spacing w:val="3"/>
          <w:sz w:val="23"/>
          <w:szCs w:val="23"/>
        </w:rPr>
        <w:t xml:space="preserve"> </w:t>
      </w:r>
      <w:r w:rsidRPr="00B51FA5">
        <w:rPr>
          <w:rFonts w:ascii="Times New Roman" w:hint="eastAsia"/>
          <w:spacing w:val="3"/>
          <w:sz w:val="23"/>
          <w:szCs w:val="23"/>
        </w:rPr>
        <w:t>귀책사유가</w:t>
      </w:r>
      <w:r w:rsidRPr="00B51FA5">
        <w:rPr>
          <w:rFonts w:ascii="Times New Roman" w:hint="eastAsia"/>
          <w:spacing w:val="3"/>
          <w:sz w:val="23"/>
          <w:szCs w:val="23"/>
        </w:rPr>
        <w:t xml:space="preserve"> </w:t>
      </w:r>
      <w:r w:rsidRPr="00B51FA5">
        <w:rPr>
          <w:rFonts w:ascii="Times New Roman" w:hint="eastAsia"/>
          <w:spacing w:val="3"/>
          <w:sz w:val="23"/>
          <w:szCs w:val="23"/>
        </w:rPr>
        <w:t>없는</w:t>
      </w:r>
      <w:r w:rsidRPr="00B51FA5">
        <w:rPr>
          <w:rFonts w:ascii="Times New Roman" w:hint="eastAsia"/>
          <w:spacing w:val="3"/>
          <w:sz w:val="23"/>
          <w:szCs w:val="23"/>
        </w:rPr>
        <w:t xml:space="preserve"> </w:t>
      </w:r>
      <w:r w:rsidRPr="00B51FA5">
        <w:rPr>
          <w:rFonts w:ascii="Times New Roman" w:hint="eastAsia"/>
          <w:spacing w:val="3"/>
          <w:sz w:val="23"/>
          <w:szCs w:val="23"/>
        </w:rPr>
        <w:t>당사자만이</w:t>
      </w:r>
      <w:r w:rsidRPr="00B51FA5">
        <w:rPr>
          <w:rFonts w:ascii="Times New Roman" w:hint="eastAsia"/>
          <w:spacing w:val="3"/>
          <w:sz w:val="23"/>
          <w:szCs w:val="23"/>
        </w:rPr>
        <w:t xml:space="preserve"> </w:t>
      </w:r>
      <w:r w:rsidRPr="00B51FA5">
        <w:rPr>
          <w:rFonts w:ascii="Times New Roman" w:hint="eastAsia"/>
          <w:spacing w:val="3"/>
          <w:sz w:val="23"/>
          <w:szCs w:val="23"/>
        </w:rPr>
        <w:t>해제할</w:t>
      </w:r>
      <w:r w:rsidRPr="00B51FA5">
        <w:rPr>
          <w:rFonts w:ascii="Times New Roman" w:hint="eastAsia"/>
          <w:spacing w:val="3"/>
          <w:sz w:val="23"/>
          <w:szCs w:val="23"/>
        </w:rPr>
        <w:t xml:space="preserve"> </w:t>
      </w:r>
      <w:r w:rsidRPr="00B51FA5">
        <w:rPr>
          <w:rFonts w:ascii="Times New Roman" w:hint="eastAsia"/>
          <w:spacing w:val="3"/>
          <w:sz w:val="23"/>
          <w:szCs w:val="23"/>
        </w:rPr>
        <w:t>수</w:t>
      </w:r>
      <w:r w:rsidRPr="00B51FA5">
        <w:rPr>
          <w:rFonts w:ascii="Times New Roman" w:hint="eastAsia"/>
          <w:spacing w:val="3"/>
          <w:sz w:val="23"/>
          <w:szCs w:val="23"/>
        </w:rPr>
        <w:t xml:space="preserve"> </w:t>
      </w:r>
      <w:r w:rsidRPr="00B51FA5">
        <w:rPr>
          <w:rFonts w:ascii="Times New Roman" w:hint="eastAsia"/>
          <w:spacing w:val="3"/>
          <w:sz w:val="23"/>
          <w:szCs w:val="23"/>
        </w:rPr>
        <w:t>있고</w:t>
      </w:r>
      <w:r w:rsidRPr="00B51FA5">
        <w:rPr>
          <w:rFonts w:ascii="Times New Roman" w:hint="eastAsia"/>
          <w:spacing w:val="3"/>
          <w:sz w:val="23"/>
          <w:szCs w:val="23"/>
        </w:rPr>
        <w:t>,</w:t>
      </w:r>
      <w:r w:rsidRPr="00B51FA5">
        <w:rPr>
          <w:rFonts w:ascii="Times New Roman"/>
          <w:spacing w:val="3"/>
          <w:sz w:val="23"/>
          <w:szCs w:val="23"/>
        </w:rPr>
        <w:t xml:space="preserve"> </w:t>
      </w:r>
      <w:proofErr w:type="spellStart"/>
      <w:r w:rsidRPr="00B51FA5">
        <w:rPr>
          <w:rFonts w:ascii="Times New Roman" w:eastAsia="바탕체"/>
          <w:spacing w:val="3"/>
          <w:sz w:val="23"/>
          <w:szCs w:val="23"/>
        </w:rPr>
        <w:t>거래종결</w:t>
      </w:r>
      <w:proofErr w:type="spellEnd"/>
      <w:r w:rsidRPr="00B51FA5">
        <w:rPr>
          <w:rFonts w:ascii="Times New Roman" w:eastAsia="바탕체"/>
          <w:spacing w:val="3"/>
          <w:sz w:val="23"/>
          <w:szCs w:val="23"/>
        </w:rPr>
        <w:t xml:space="preserve"> </w:t>
      </w:r>
      <w:r w:rsidRPr="00B51FA5">
        <w:rPr>
          <w:rFonts w:ascii="Times New Roman" w:hint="eastAsia"/>
          <w:spacing w:val="3"/>
          <w:sz w:val="23"/>
          <w:szCs w:val="23"/>
        </w:rPr>
        <w:t>이후에는</w:t>
      </w:r>
      <w:r w:rsidRPr="00B51FA5">
        <w:rPr>
          <w:rFonts w:ascii="Times New Roman"/>
          <w:spacing w:val="3"/>
          <w:sz w:val="23"/>
          <w:szCs w:val="23"/>
        </w:rPr>
        <w:t xml:space="preserve"> </w:t>
      </w:r>
      <w:r w:rsidRPr="00B51FA5">
        <w:rPr>
          <w:rFonts w:ascii="Times New Roman" w:hint="eastAsia"/>
          <w:spacing w:val="3"/>
          <w:sz w:val="23"/>
          <w:szCs w:val="23"/>
        </w:rPr>
        <w:t>어떠한</w:t>
      </w:r>
      <w:r w:rsidRPr="00B51FA5">
        <w:rPr>
          <w:rFonts w:ascii="Times New Roman"/>
          <w:spacing w:val="3"/>
          <w:sz w:val="23"/>
          <w:szCs w:val="23"/>
        </w:rPr>
        <w:t xml:space="preserve"> </w:t>
      </w:r>
      <w:r w:rsidRPr="00B51FA5">
        <w:rPr>
          <w:rFonts w:ascii="Times New Roman" w:hint="eastAsia"/>
          <w:spacing w:val="3"/>
          <w:sz w:val="23"/>
          <w:szCs w:val="23"/>
        </w:rPr>
        <w:t>사유로도</w:t>
      </w:r>
      <w:r w:rsidRPr="00B51FA5">
        <w:rPr>
          <w:rFonts w:ascii="Times New Roman"/>
          <w:spacing w:val="3"/>
          <w:sz w:val="23"/>
          <w:szCs w:val="23"/>
        </w:rPr>
        <w:t xml:space="preserve"> </w:t>
      </w:r>
      <w:r w:rsidRPr="00B51FA5">
        <w:rPr>
          <w:rFonts w:ascii="Times New Roman" w:hint="eastAsia"/>
          <w:spacing w:val="3"/>
          <w:sz w:val="23"/>
          <w:szCs w:val="23"/>
        </w:rPr>
        <w:t>본</w:t>
      </w:r>
      <w:r w:rsidRPr="00B51FA5">
        <w:rPr>
          <w:rFonts w:ascii="Times New Roman"/>
          <w:spacing w:val="3"/>
          <w:sz w:val="23"/>
          <w:szCs w:val="23"/>
        </w:rPr>
        <w:t xml:space="preserve"> </w:t>
      </w:r>
      <w:r w:rsidRPr="00B51FA5">
        <w:rPr>
          <w:rFonts w:ascii="Times New Roman" w:hint="eastAsia"/>
          <w:spacing w:val="3"/>
          <w:sz w:val="23"/>
          <w:szCs w:val="23"/>
        </w:rPr>
        <w:t>계약을</w:t>
      </w:r>
      <w:r w:rsidRPr="00B51FA5">
        <w:rPr>
          <w:rFonts w:ascii="Times New Roman"/>
          <w:spacing w:val="3"/>
          <w:sz w:val="23"/>
          <w:szCs w:val="23"/>
        </w:rPr>
        <w:t xml:space="preserve"> </w:t>
      </w:r>
      <w:r w:rsidRPr="00B51FA5">
        <w:rPr>
          <w:rFonts w:ascii="Times New Roman" w:hint="eastAsia"/>
          <w:spacing w:val="3"/>
          <w:sz w:val="23"/>
          <w:szCs w:val="23"/>
        </w:rPr>
        <w:t>해제할</w:t>
      </w:r>
      <w:r w:rsidRPr="00B51FA5">
        <w:rPr>
          <w:rFonts w:ascii="Times New Roman"/>
          <w:spacing w:val="3"/>
          <w:sz w:val="23"/>
          <w:szCs w:val="23"/>
        </w:rPr>
        <w:t xml:space="preserve"> </w:t>
      </w:r>
      <w:r w:rsidRPr="00B51FA5">
        <w:rPr>
          <w:rFonts w:ascii="Times New Roman" w:hint="eastAsia"/>
          <w:spacing w:val="3"/>
          <w:sz w:val="23"/>
          <w:szCs w:val="23"/>
        </w:rPr>
        <w:t>수</w:t>
      </w:r>
      <w:r w:rsidRPr="00B51FA5">
        <w:rPr>
          <w:rFonts w:ascii="Times New Roman"/>
          <w:spacing w:val="3"/>
          <w:sz w:val="23"/>
          <w:szCs w:val="23"/>
        </w:rPr>
        <w:t xml:space="preserve"> </w:t>
      </w:r>
      <w:r w:rsidRPr="00B51FA5">
        <w:rPr>
          <w:rFonts w:ascii="Times New Roman" w:hint="eastAsia"/>
          <w:spacing w:val="3"/>
          <w:sz w:val="23"/>
          <w:szCs w:val="23"/>
        </w:rPr>
        <w:t>없다</w:t>
      </w:r>
      <w:r w:rsidRPr="00B51FA5">
        <w:rPr>
          <w:rFonts w:ascii="Times New Roman" w:hint="eastAsia"/>
          <w:spacing w:val="3"/>
          <w:sz w:val="23"/>
          <w:szCs w:val="23"/>
        </w:rPr>
        <w:t xml:space="preserve">. </w:t>
      </w:r>
    </w:p>
    <w:p w14:paraId="34125BA2" w14:textId="0C4915F3" w:rsidR="00786425" w:rsidRPr="009326F3" w:rsidRDefault="00786425" w:rsidP="00786425">
      <w:pPr>
        <w:numPr>
          <w:ilvl w:val="0"/>
          <w:numId w:val="19"/>
        </w:numPr>
        <w:snapToGrid w:val="0"/>
        <w:spacing w:before="180" w:after="180" w:line="360" w:lineRule="atLeast"/>
        <w:rPr>
          <w:rFonts w:ascii="Times New Roman"/>
          <w:spacing w:val="3"/>
          <w:sz w:val="23"/>
          <w:szCs w:val="23"/>
        </w:rPr>
      </w:pPr>
      <w:proofErr w:type="spellStart"/>
      <w:r w:rsidRPr="009326F3">
        <w:rPr>
          <w:rFonts w:ascii="Times New Roman" w:hint="eastAsia"/>
          <w:spacing w:val="3"/>
          <w:sz w:val="23"/>
          <w:szCs w:val="23"/>
        </w:rPr>
        <w:t>거래종결이</w:t>
      </w:r>
      <w:proofErr w:type="spellEnd"/>
      <w:r w:rsidRPr="009326F3">
        <w:rPr>
          <w:rFonts w:ascii="Times New Roman"/>
          <w:spacing w:val="3"/>
          <w:sz w:val="23"/>
          <w:szCs w:val="23"/>
        </w:rPr>
        <w:t xml:space="preserve"> </w:t>
      </w:r>
      <w:r w:rsidR="00762685" w:rsidRPr="009326F3">
        <w:rPr>
          <w:rFonts w:ascii="Times New Roman"/>
          <w:spacing w:val="3"/>
          <w:sz w:val="23"/>
          <w:szCs w:val="23"/>
        </w:rPr>
        <w:t>202</w:t>
      </w:r>
      <w:r w:rsidR="00CC3993" w:rsidRPr="004C1D2B">
        <w:rPr>
          <w:rFonts w:ascii="Times New Roman"/>
          <w:spacing w:val="3"/>
          <w:sz w:val="23"/>
          <w:szCs w:val="23"/>
        </w:rPr>
        <w:t>3</w:t>
      </w:r>
      <w:r w:rsidRPr="009326F3">
        <w:rPr>
          <w:rFonts w:ascii="Times New Roman" w:hint="eastAsia"/>
          <w:spacing w:val="3"/>
          <w:sz w:val="23"/>
          <w:szCs w:val="23"/>
        </w:rPr>
        <w:t>년</w:t>
      </w:r>
      <w:r w:rsidRPr="009326F3">
        <w:rPr>
          <w:rFonts w:ascii="Times New Roman"/>
          <w:spacing w:val="3"/>
          <w:sz w:val="23"/>
          <w:szCs w:val="23"/>
        </w:rPr>
        <w:t xml:space="preserve"> </w:t>
      </w:r>
      <w:r w:rsidR="00CC3993" w:rsidRPr="004C1D2B">
        <w:rPr>
          <w:rFonts w:ascii="Times New Roman"/>
          <w:spacing w:val="3"/>
          <w:sz w:val="23"/>
          <w:szCs w:val="23"/>
        </w:rPr>
        <w:t>2</w:t>
      </w:r>
      <w:r w:rsidRPr="009326F3">
        <w:rPr>
          <w:rFonts w:ascii="Times New Roman" w:hint="eastAsia"/>
          <w:spacing w:val="3"/>
          <w:sz w:val="23"/>
          <w:szCs w:val="23"/>
        </w:rPr>
        <w:t>월</w:t>
      </w:r>
      <w:r w:rsidRPr="009326F3">
        <w:rPr>
          <w:rFonts w:ascii="Times New Roman"/>
          <w:spacing w:val="3"/>
          <w:sz w:val="23"/>
          <w:szCs w:val="23"/>
        </w:rPr>
        <w:t xml:space="preserve"> </w:t>
      </w:r>
      <w:r w:rsidR="00CC3993" w:rsidRPr="004C1D2B">
        <w:rPr>
          <w:rFonts w:ascii="Times New Roman"/>
          <w:spacing w:val="3"/>
          <w:sz w:val="23"/>
          <w:szCs w:val="23"/>
        </w:rPr>
        <w:t>28</w:t>
      </w:r>
      <w:r w:rsidRPr="009326F3">
        <w:rPr>
          <w:rFonts w:ascii="Times New Roman" w:hint="eastAsia"/>
          <w:spacing w:val="3"/>
          <w:sz w:val="23"/>
          <w:szCs w:val="23"/>
        </w:rPr>
        <w:t>일까지</w:t>
      </w:r>
      <w:r w:rsidRPr="009326F3">
        <w:rPr>
          <w:rFonts w:ascii="Times New Roman"/>
          <w:spacing w:val="3"/>
          <w:sz w:val="23"/>
          <w:szCs w:val="23"/>
        </w:rPr>
        <w:t xml:space="preserve"> </w:t>
      </w:r>
      <w:r w:rsidRPr="009326F3">
        <w:rPr>
          <w:rFonts w:ascii="Times New Roman" w:hint="eastAsia"/>
          <w:spacing w:val="3"/>
          <w:sz w:val="23"/>
          <w:szCs w:val="23"/>
        </w:rPr>
        <w:t>이루어지지</w:t>
      </w:r>
      <w:r w:rsidRPr="009326F3">
        <w:rPr>
          <w:rFonts w:ascii="Times New Roman"/>
          <w:spacing w:val="3"/>
          <w:sz w:val="23"/>
          <w:szCs w:val="23"/>
        </w:rPr>
        <w:t xml:space="preserve"> </w:t>
      </w:r>
      <w:r w:rsidRPr="009326F3">
        <w:rPr>
          <w:rFonts w:ascii="Times New Roman" w:hint="eastAsia"/>
          <w:spacing w:val="3"/>
          <w:sz w:val="23"/>
          <w:szCs w:val="23"/>
        </w:rPr>
        <w:t>않은</w:t>
      </w:r>
      <w:r w:rsidRPr="003C6577">
        <w:rPr>
          <w:rFonts w:ascii="Times New Roman"/>
          <w:spacing w:val="3"/>
          <w:sz w:val="23"/>
          <w:szCs w:val="23"/>
        </w:rPr>
        <w:t xml:space="preserve"> </w:t>
      </w:r>
      <w:r w:rsidRPr="00352E12">
        <w:rPr>
          <w:rFonts w:ascii="Times New Roman" w:hint="eastAsia"/>
          <w:spacing w:val="3"/>
          <w:sz w:val="23"/>
          <w:szCs w:val="23"/>
        </w:rPr>
        <w:t>경우</w:t>
      </w:r>
      <w:r w:rsidRPr="00352E12">
        <w:rPr>
          <w:rFonts w:ascii="Times New Roman"/>
          <w:spacing w:val="3"/>
          <w:sz w:val="23"/>
          <w:szCs w:val="23"/>
        </w:rPr>
        <w:t xml:space="preserve">. </w:t>
      </w:r>
      <w:bookmarkStart w:id="210" w:name="_DV_M306"/>
      <w:bookmarkStart w:id="211" w:name="_DV_C322"/>
      <w:bookmarkEnd w:id="210"/>
      <w:r w:rsidR="002B6098" w:rsidRPr="00352E12">
        <w:rPr>
          <w:rFonts w:ascii="Times New Roman" w:hint="eastAsia"/>
          <w:spacing w:val="3"/>
          <w:sz w:val="23"/>
          <w:szCs w:val="23"/>
        </w:rPr>
        <w:t>단</w:t>
      </w:r>
      <w:r w:rsidR="002B6098" w:rsidRPr="00FA107D">
        <w:rPr>
          <w:rFonts w:ascii="Times New Roman"/>
          <w:spacing w:val="3"/>
          <w:sz w:val="23"/>
          <w:szCs w:val="23"/>
        </w:rPr>
        <w:t xml:space="preserve">, </w:t>
      </w:r>
      <w:r w:rsidR="00FD7681" w:rsidRPr="009326F3">
        <w:rPr>
          <w:rFonts w:ascii="Times New Roman"/>
          <w:spacing w:val="3"/>
          <w:sz w:val="23"/>
          <w:szCs w:val="23"/>
        </w:rPr>
        <w:t>(</w:t>
      </w:r>
      <w:proofErr w:type="spellStart"/>
      <w:r w:rsidR="00FD7681" w:rsidRPr="009326F3">
        <w:rPr>
          <w:rFonts w:ascii="Times New Roman"/>
          <w:spacing w:val="3"/>
          <w:sz w:val="23"/>
          <w:szCs w:val="23"/>
        </w:rPr>
        <w:t>i</w:t>
      </w:r>
      <w:proofErr w:type="spellEnd"/>
      <w:r w:rsidR="00FD7681" w:rsidRPr="009326F3">
        <w:rPr>
          <w:rFonts w:ascii="Times New Roman"/>
          <w:spacing w:val="3"/>
          <w:sz w:val="23"/>
          <w:szCs w:val="23"/>
        </w:rPr>
        <w:t xml:space="preserve">) </w:t>
      </w:r>
      <w:r w:rsidR="002B6098" w:rsidRPr="009326F3">
        <w:rPr>
          <w:rFonts w:ascii="Times New Roman" w:hint="eastAsia"/>
          <w:spacing w:val="3"/>
          <w:sz w:val="23"/>
          <w:szCs w:val="23"/>
        </w:rPr>
        <w:t>제</w:t>
      </w:r>
      <w:r w:rsidR="002B6098" w:rsidRPr="009326F3">
        <w:rPr>
          <w:rFonts w:ascii="Times New Roman"/>
          <w:spacing w:val="3"/>
          <w:sz w:val="23"/>
          <w:szCs w:val="23"/>
        </w:rPr>
        <w:t>8.1</w:t>
      </w:r>
      <w:r w:rsidR="002B6098" w:rsidRPr="009326F3">
        <w:rPr>
          <w:rFonts w:ascii="Times New Roman" w:hint="eastAsia"/>
          <w:spacing w:val="3"/>
          <w:sz w:val="23"/>
          <w:szCs w:val="23"/>
        </w:rPr>
        <w:t>조</w:t>
      </w:r>
      <w:r w:rsidR="002B6098" w:rsidRPr="009326F3">
        <w:rPr>
          <w:rFonts w:ascii="Times New Roman"/>
          <w:spacing w:val="3"/>
          <w:sz w:val="23"/>
          <w:szCs w:val="23"/>
        </w:rPr>
        <w:t xml:space="preserve"> </w:t>
      </w:r>
      <w:r w:rsidR="002B6098" w:rsidRPr="009326F3">
        <w:rPr>
          <w:rFonts w:ascii="Times New Roman" w:hint="eastAsia"/>
          <w:spacing w:val="3"/>
          <w:sz w:val="23"/>
          <w:szCs w:val="23"/>
        </w:rPr>
        <w:t>제</w:t>
      </w:r>
      <w:r w:rsidR="002B6098" w:rsidRPr="009326F3">
        <w:rPr>
          <w:rFonts w:ascii="Times New Roman"/>
          <w:spacing w:val="3"/>
          <w:sz w:val="23"/>
          <w:szCs w:val="23"/>
        </w:rPr>
        <w:t>(d)</w:t>
      </w:r>
      <w:r w:rsidR="002B6098" w:rsidRPr="009326F3">
        <w:rPr>
          <w:rFonts w:ascii="Times New Roman" w:hint="eastAsia"/>
          <w:spacing w:val="3"/>
          <w:sz w:val="23"/>
          <w:szCs w:val="23"/>
        </w:rPr>
        <w:t>항</w:t>
      </w:r>
      <w:r w:rsidR="00FD7681" w:rsidRPr="009326F3">
        <w:rPr>
          <w:rFonts w:ascii="Times New Roman"/>
          <w:spacing w:val="3"/>
          <w:sz w:val="23"/>
          <w:szCs w:val="23"/>
        </w:rPr>
        <w:t xml:space="preserve"> </w:t>
      </w:r>
      <w:r w:rsidR="00FD7681" w:rsidRPr="009326F3">
        <w:rPr>
          <w:rFonts w:ascii="Times New Roman" w:hint="eastAsia"/>
          <w:spacing w:val="3"/>
          <w:sz w:val="23"/>
          <w:szCs w:val="23"/>
        </w:rPr>
        <w:t>또는</w:t>
      </w:r>
      <w:r w:rsidR="00FD7681" w:rsidRPr="009326F3">
        <w:rPr>
          <w:rFonts w:ascii="Times New Roman"/>
          <w:spacing w:val="3"/>
          <w:sz w:val="23"/>
          <w:szCs w:val="23"/>
        </w:rPr>
        <w:t xml:space="preserve"> </w:t>
      </w:r>
      <w:r w:rsidR="002B6098" w:rsidRPr="009326F3">
        <w:rPr>
          <w:rFonts w:ascii="Times New Roman" w:hint="eastAsia"/>
          <w:spacing w:val="3"/>
          <w:sz w:val="23"/>
          <w:szCs w:val="23"/>
        </w:rPr>
        <w:t>제</w:t>
      </w:r>
      <w:r w:rsidR="002B6098" w:rsidRPr="009326F3">
        <w:rPr>
          <w:rFonts w:ascii="Times New Roman"/>
          <w:spacing w:val="3"/>
          <w:sz w:val="23"/>
          <w:szCs w:val="23"/>
        </w:rPr>
        <w:t>8.2</w:t>
      </w:r>
      <w:r w:rsidR="002B6098" w:rsidRPr="009326F3">
        <w:rPr>
          <w:rFonts w:ascii="Times New Roman" w:hint="eastAsia"/>
          <w:spacing w:val="3"/>
          <w:sz w:val="23"/>
          <w:szCs w:val="23"/>
        </w:rPr>
        <w:t>조</w:t>
      </w:r>
      <w:r w:rsidR="002B6098" w:rsidRPr="009326F3">
        <w:rPr>
          <w:rFonts w:ascii="Times New Roman"/>
          <w:spacing w:val="3"/>
          <w:sz w:val="23"/>
          <w:szCs w:val="23"/>
        </w:rPr>
        <w:t xml:space="preserve"> </w:t>
      </w:r>
      <w:r w:rsidR="002B6098" w:rsidRPr="009326F3">
        <w:rPr>
          <w:rFonts w:ascii="Times New Roman" w:hint="eastAsia"/>
          <w:spacing w:val="3"/>
          <w:sz w:val="23"/>
          <w:szCs w:val="23"/>
        </w:rPr>
        <w:t>제</w:t>
      </w:r>
      <w:r w:rsidR="002B6098" w:rsidRPr="009326F3">
        <w:rPr>
          <w:rFonts w:ascii="Times New Roman"/>
          <w:spacing w:val="3"/>
          <w:sz w:val="23"/>
          <w:szCs w:val="23"/>
        </w:rPr>
        <w:t>(d)</w:t>
      </w:r>
      <w:r w:rsidR="002B6098" w:rsidRPr="009326F3">
        <w:rPr>
          <w:rFonts w:ascii="Times New Roman" w:hint="eastAsia"/>
          <w:spacing w:val="3"/>
          <w:sz w:val="23"/>
          <w:szCs w:val="23"/>
        </w:rPr>
        <w:t>항의</w:t>
      </w:r>
      <w:r w:rsidR="002B6098" w:rsidRPr="009326F3">
        <w:rPr>
          <w:rFonts w:ascii="Times New Roman"/>
          <w:spacing w:val="3"/>
          <w:sz w:val="23"/>
          <w:szCs w:val="23"/>
        </w:rPr>
        <w:t xml:space="preserve"> </w:t>
      </w:r>
      <w:r w:rsidR="002B6098" w:rsidRPr="009326F3">
        <w:rPr>
          <w:rFonts w:ascii="Times New Roman" w:hint="eastAsia"/>
          <w:spacing w:val="3"/>
          <w:sz w:val="23"/>
          <w:szCs w:val="23"/>
        </w:rPr>
        <w:t>필요적</w:t>
      </w:r>
      <w:r w:rsidR="002B6098" w:rsidRPr="009326F3">
        <w:rPr>
          <w:rFonts w:ascii="Times New Roman"/>
          <w:spacing w:val="3"/>
          <w:sz w:val="23"/>
          <w:szCs w:val="23"/>
        </w:rPr>
        <w:t xml:space="preserve"> </w:t>
      </w:r>
      <w:r w:rsidR="002B6098" w:rsidRPr="009326F3">
        <w:rPr>
          <w:rFonts w:ascii="Times New Roman" w:hint="eastAsia"/>
          <w:spacing w:val="3"/>
          <w:sz w:val="23"/>
          <w:szCs w:val="23"/>
        </w:rPr>
        <w:t>정부승인</w:t>
      </w:r>
      <w:r w:rsidR="002B6098" w:rsidRPr="009326F3">
        <w:rPr>
          <w:rFonts w:ascii="Times New Roman"/>
          <w:spacing w:val="3"/>
          <w:sz w:val="23"/>
          <w:szCs w:val="23"/>
        </w:rPr>
        <w:t xml:space="preserve"> </w:t>
      </w:r>
      <w:r w:rsidR="002B6098" w:rsidRPr="009326F3">
        <w:rPr>
          <w:rFonts w:ascii="Times New Roman" w:hint="eastAsia"/>
          <w:spacing w:val="3"/>
          <w:sz w:val="23"/>
          <w:szCs w:val="23"/>
        </w:rPr>
        <w:t>완료</w:t>
      </w:r>
      <w:r w:rsidR="002B6098" w:rsidRPr="009326F3">
        <w:rPr>
          <w:rFonts w:ascii="Times New Roman"/>
          <w:spacing w:val="3"/>
          <w:sz w:val="23"/>
          <w:szCs w:val="23"/>
        </w:rPr>
        <w:t xml:space="preserve"> </w:t>
      </w:r>
      <w:r w:rsidR="002B6098" w:rsidRPr="009326F3">
        <w:rPr>
          <w:rFonts w:ascii="Times New Roman" w:hint="eastAsia"/>
          <w:spacing w:val="3"/>
          <w:sz w:val="23"/>
          <w:szCs w:val="23"/>
        </w:rPr>
        <w:t>선행조건</w:t>
      </w:r>
      <w:r w:rsidR="00FD7681" w:rsidRPr="009326F3">
        <w:rPr>
          <w:rFonts w:ascii="Times New Roman"/>
          <w:spacing w:val="3"/>
          <w:sz w:val="23"/>
          <w:szCs w:val="23"/>
        </w:rPr>
        <w:t xml:space="preserve"> </w:t>
      </w:r>
      <w:proofErr w:type="spellStart"/>
      <w:r w:rsidR="00FD7681" w:rsidRPr="009326F3">
        <w:rPr>
          <w:rFonts w:ascii="Times New Roman" w:hint="eastAsia"/>
          <w:spacing w:val="3"/>
          <w:sz w:val="23"/>
          <w:szCs w:val="23"/>
        </w:rPr>
        <w:t>미충족</w:t>
      </w:r>
      <w:proofErr w:type="spellEnd"/>
      <w:r w:rsidR="00FD7681" w:rsidRPr="009326F3">
        <w:rPr>
          <w:rFonts w:ascii="Times New Roman"/>
          <w:spacing w:val="3"/>
          <w:sz w:val="23"/>
          <w:szCs w:val="23"/>
        </w:rPr>
        <w:t xml:space="preserve">, </w:t>
      </w:r>
      <w:r w:rsidR="00FD7681" w:rsidRPr="009326F3">
        <w:rPr>
          <w:rFonts w:ascii="Times New Roman" w:hint="eastAsia"/>
          <w:spacing w:val="3"/>
          <w:sz w:val="23"/>
          <w:szCs w:val="23"/>
        </w:rPr>
        <w:t>또는</w:t>
      </w:r>
      <w:r w:rsidR="002B6098" w:rsidRPr="009326F3">
        <w:rPr>
          <w:rFonts w:ascii="Times New Roman"/>
          <w:spacing w:val="3"/>
          <w:sz w:val="23"/>
          <w:szCs w:val="23"/>
        </w:rPr>
        <w:t xml:space="preserve"> </w:t>
      </w:r>
      <w:r w:rsidR="00FD7681" w:rsidRPr="009326F3">
        <w:rPr>
          <w:rFonts w:ascii="Times New Roman"/>
          <w:spacing w:val="3"/>
          <w:sz w:val="23"/>
          <w:szCs w:val="23"/>
        </w:rPr>
        <w:t xml:space="preserve">(ii) </w:t>
      </w:r>
      <w:r w:rsidR="00FD7681" w:rsidRPr="009326F3">
        <w:rPr>
          <w:rFonts w:ascii="Times New Roman" w:hint="eastAsia"/>
          <w:spacing w:val="3"/>
          <w:sz w:val="23"/>
          <w:szCs w:val="23"/>
        </w:rPr>
        <w:t>제</w:t>
      </w:r>
      <w:r w:rsidR="00FD7681" w:rsidRPr="009326F3">
        <w:rPr>
          <w:rFonts w:ascii="Times New Roman"/>
          <w:spacing w:val="3"/>
          <w:sz w:val="23"/>
          <w:szCs w:val="23"/>
        </w:rPr>
        <w:t>8.1</w:t>
      </w:r>
      <w:r w:rsidR="00FD7681" w:rsidRPr="009326F3">
        <w:rPr>
          <w:rFonts w:ascii="Times New Roman" w:hint="eastAsia"/>
          <w:spacing w:val="3"/>
          <w:sz w:val="23"/>
          <w:szCs w:val="23"/>
        </w:rPr>
        <w:t>조</w:t>
      </w:r>
      <w:r w:rsidR="00FD7681" w:rsidRPr="009326F3">
        <w:rPr>
          <w:rFonts w:ascii="Times New Roman"/>
          <w:spacing w:val="3"/>
          <w:sz w:val="23"/>
          <w:szCs w:val="23"/>
        </w:rPr>
        <w:t xml:space="preserve"> </w:t>
      </w:r>
      <w:r w:rsidR="00FD7681" w:rsidRPr="009326F3">
        <w:rPr>
          <w:rFonts w:ascii="Times New Roman" w:hint="eastAsia"/>
          <w:spacing w:val="3"/>
          <w:sz w:val="23"/>
          <w:szCs w:val="23"/>
        </w:rPr>
        <w:t>제</w:t>
      </w:r>
      <w:r w:rsidR="00FD7681" w:rsidRPr="009326F3">
        <w:rPr>
          <w:rFonts w:ascii="Times New Roman"/>
          <w:spacing w:val="3"/>
          <w:sz w:val="23"/>
          <w:szCs w:val="23"/>
        </w:rPr>
        <w:t>(e)</w:t>
      </w:r>
      <w:r w:rsidR="00FD7681" w:rsidRPr="009326F3">
        <w:rPr>
          <w:rFonts w:ascii="Times New Roman" w:hint="eastAsia"/>
          <w:spacing w:val="3"/>
          <w:sz w:val="23"/>
          <w:szCs w:val="23"/>
        </w:rPr>
        <w:t>항</w:t>
      </w:r>
      <w:r w:rsidR="00FD7681" w:rsidRPr="009326F3">
        <w:rPr>
          <w:rFonts w:ascii="Times New Roman"/>
          <w:spacing w:val="3"/>
          <w:sz w:val="23"/>
          <w:szCs w:val="23"/>
        </w:rPr>
        <w:t xml:space="preserve"> </w:t>
      </w:r>
      <w:r w:rsidR="00FD7681" w:rsidRPr="009326F3">
        <w:rPr>
          <w:rFonts w:ascii="Times New Roman" w:hint="eastAsia"/>
          <w:spacing w:val="3"/>
          <w:sz w:val="23"/>
          <w:szCs w:val="23"/>
        </w:rPr>
        <w:t>또는</w:t>
      </w:r>
      <w:r w:rsidR="00FD7681" w:rsidRPr="009326F3">
        <w:rPr>
          <w:rFonts w:ascii="Times New Roman"/>
          <w:spacing w:val="3"/>
          <w:sz w:val="23"/>
          <w:szCs w:val="23"/>
        </w:rPr>
        <w:t xml:space="preserve"> </w:t>
      </w:r>
      <w:r w:rsidR="00FD7681" w:rsidRPr="009326F3">
        <w:rPr>
          <w:rFonts w:ascii="Times New Roman" w:hint="eastAsia"/>
          <w:spacing w:val="3"/>
          <w:sz w:val="23"/>
          <w:szCs w:val="23"/>
        </w:rPr>
        <w:t>제</w:t>
      </w:r>
      <w:r w:rsidR="00FD7681" w:rsidRPr="009326F3">
        <w:rPr>
          <w:rFonts w:ascii="Times New Roman"/>
          <w:spacing w:val="3"/>
          <w:sz w:val="23"/>
          <w:szCs w:val="23"/>
        </w:rPr>
        <w:t>8.2</w:t>
      </w:r>
      <w:r w:rsidR="00FD7681" w:rsidRPr="009326F3">
        <w:rPr>
          <w:rFonts w:ascii="Times New Roman" w:hint="eastAsia"/>
          <w:spacing w:val="3"/>
          <w:sz w:val="23"/>
          <w:szCs w:val="23"/>
        </w:rPr>
        <w:t>조</w:t>
      </w:r>
      <w:r w:rsidR="00FD7681" w:rsidRPr="009326F3">
        <w:rPr>
          <w:rFonts w:ascii="Times New Roman"/>
          <w:spacing w:val="3"/>
          <w:sz w:val="23"/>
          <w:szCs w:val="23"/>
        </w:rPr>
        <w:t xml:space="preserve"> </w:t>
      </w:r>
      <w:r w:rsidR="00FD7681" w:rsidRPr="009326F3">
        <w:rPr>
          <w:rFonts w:ascii="Times New Roman" w:hint="eastAsia"/>
          <w:spacing w:val="3"/>
          <w:sz w:val="23"/>
          <w:szCs w:val="23"/>
        </w:rPr>
        <w:t>제</w:t>
      </w:r>
      <w:r w:rsidR="00FD7681" w:rsidRPr="009326F3">
        <w:rPr>
          <w:rFonts w:ascii="Times New Roman"/>
          <w:spacing w:val="3"/>
          <w:sz w:val="23"/>
          <w:szCs w:val="23"/>
        </w:rPr>
        <w:t>(e)</w:t>
      </w:r>
      <w:r w:rsidR="00FD7681" w:rsidRPr="009326F3">
        <w:rPr>
          <w:rFonts w:ascii="Times New Roman" w:hint="eastAsia"/>
          <w:spacing w:val="3"/>
          <w:sz w:val="23"/>
          <w:szCs w:val="23"/>
        </w:rPr>
        <w:t>항의</w:t>
      </w:r>
      <w:r w:rsidR="00FD7681" w:rsidRPr="009326F3">
        <w:rPr>
          <w:rFonts w:ascii="Times New Roman"/>
          <w:spacing w:val="3"/>
          <w:sz w:val="23"/>
          <w:szCs w:val="23"/>
        </w:rPr>
        <w:t xml:space="preserve"> </w:t>
      </w:r>
      <w:r w:rsidR="00FD7681" w:rsidRPr="009326F3">
        <w:rPr>
          <w:rFonts w:ascii="Times New Roman" w:hint="eastAsia"/>
          <w:spacing w:val="3"/>
          <w:sz w:val="23"/>
          <w:szCs w:val="23"/>
        </w:rPr>
        <w:t>선행조건</w:t>
      </w:r>
      <w:r w:rsidR="00FD7681" w:rsidRPr="009326F3">
        <w:rPr>
          <w:rFonts w:ascii="Times New Roman"/>
          <w:spacing w:val="3"/>
          <w:sz w:val="23"/>
          <w:szCs w:val="23"/>
        </w:rPr>
        <w:t xml:space="preserve"> </w:t>
      </w:r>
      <w:proofErr w:type="spellStart"/>
      <w:r w:rsidR="002B6098" w:rsidRPr="009326F3">
        <w:rPr>
          <w:rFonts w:ascii="Times New Roman" w:hint="eastAsia"/>
          <w:spacing w:val="3"/>
          <w:sz w:val="23"/>
          <w:szCs w:val="23"/>
        </w:rPr>
        <w:t>미충족으로</w:t>
      </w:r>
      <w:proofErr w:type="spellEnd"/>
      <w:r w:rsidR="002B6098" w:rsidRPr="009326F3">
        <w:rPr>
          <w:rFonts w:ascii="Times New Roman"/>
          <w:spacing w:val="3"/>
          <w:sz w:val="23"/>
          <w:szCs w:val="23"/>
        </w:rPr>
        <w:t xml:space="preserve"> </w:t>
      </w:r>
      <w:r w:rsidR="002B6098" w:rsidRPr="009326F3">
        <w:rPr>
          <w:rFonts w:ascii="Times New Roman" w:hint="eastAsia"/>
          <w:spacing w:val="3"/>
          <w:sz w:val="23"/>
          <w:szCs w:val="23"/>
        </w:rPr>
        <w:t>인하여</w:t>
      </w:r>
      <w:r w:rsidR="002B6098" w:rsidRPr="009326F3">
        <w:rPr>
          <w:rFonts w:ascii="Times New Roman"/>
          <w:spacing w:val="3"/>
          <w:sz w:val="23"/>
          <w:szCs w:val="23"/>
        </w:rPr>
        <w:t xml:space="preserve"> </w:t>
      </w:r>
      <w:proofErr w:type="spellStart"/>
      <w:r w:rsidR="002B6098" w:rsidRPr="009326F3">
        <w:rPr>
          <w:rFonts w:ascii="Times New Roman" w:hint="eastAsia"/>
          <w:spacing w:val="3"/>
          <w:sz w:val="23"/>
          <w:szCs w:val="23"/>
        </w:rPr>
        <w:t>거래종결이</w:t>
      </w:r>
      <w:proofErr w:type="spellEnd"/>
      <w:r w:rsidR="002B6098" w:rsidRPr="009326F3">
        <w:rPr>
          <w:rFonts w:ascii="Times New Roman"/>
          <w:spacing w:val="3"/>
          <w:sz w:val="23"/>
          <w:szCs w:val="23"/>
        </w:rPr>
        <w:t xml:space="preserve"> </w:t>
      </w:r>
      <w:r w:rsidR="002B6098" w:rsidRPr="009326F3">
        <w:rPr>
          <w:rFonts w:ascii="Times New Roman" w:hint="eastAsia"/>
          <w:spacing w:val="3"/>
          <w:sz w:val="23"/>
          <w:szCs w:val="23"/>
        </w:rPr>
        <w:t>이루어지지</w:t>
      </w:r>
      <w:r w:rsidR="002B6098" w:rsidRPr="009326F3">
        <w:rPr>
          <w:rFonts w:ascii="Times New Roman"/>
          <w:spacing w:val="3"/>
          <w:sz w:val="23"/>
          <w:szCs w:val="23"/>
        </w:rPr>
        <w:t xml:space="preserve"> </w:t>
      </w:r>
      <w:r w:rsidR="002B6098" w:rsidRPr="009326F3">
        <w:rPr>
          <w:rFonts w:ascii="Times New Roman" w:hint="eastAsia"/>
          <w:spacing w:val="3"/>
          <w:sz w:val="23"/>
          <w:szCs w:val="23"/>
        </w:rPr>
        <w:t>않은</w:t>
      </w:r>
      <w:r w:rsidR="002B6098" w:rsidRPr="009326F3">
        <w:rPr>
          <w:rFonts w:ascii="Times New Roman"/>
          <w:spacing w:val="3"/>
          <w:sz w:val="23"/>
          <w:szCs w:val="23"/>
        </w:rPr>
        <w:t xml:space="preserve"> </w:t>
      </w:r>
      <w:r w:rsidR="002B6098" w:rsidRPr="009326F3">
        <w:rPr>
          <w:rFonts w:ascii="Times New Roman" w:hint="eastAsia"/>
          <w:spacing w:val="3"/>
          <w:sz w:val="23"/>
          <w:szCs w:val="23"/>
        </w:rPr>
        <w:t>경우</w:t>
      </w:r>
      <w:r w:rsidR="002B6098" w:rsidRPr="009326F3">
        <w:rPr>
          <w:rFonts w:ascii="Times New Roman"/>
          <w:spacing w:val="3"/>
          <w:sz w:val="23"/>
          <w:szCs w:val="23"/>
        </w:rPr>
        <w:t xml:space="preserve">, </w:t>
      </w:r>
      <w:r w:rsidR="002B6098" w:rsidRPr="009326F3">
        <w:rPr>
          <w:rFonts w:ascii="Times New Roman" w:hint="eastAsia"/>
          <w:spacing w:val="3"/>
          <w:sz w:val="23"/>
          <w:szCs w:val="23"/>
        </w:rPr>
        <w:t>이에</w:t>
      </w:r>
      <w:r w:rsidR="002B6098" w:rsidRPr="009326F3">
        <w:rPr>
          <w:rFonts w:ascii="Times New Roman"/>
          <w:spacing w:val="3"/>
          <w:sz w:val="23"/>
          <w:szCs w:val="23"/>
        </w:rPr>
        <w:t xml:space="preserve"> </w:t>
      </w:r>
      <w:r w:rsidR="002B6098" w:rsidRPr="009326F3">
        <w:rPr>
          <w:rFonts w:ascii="Times New Roman" w:hint="eastAsia"/>
          <w:spacing w:val="3"/>
          <w:sz w:val="23"/>
          <w:szCs w:val="23"/>
        </w:rPr>
        <w:t>대하여</w:t>
      </w:r>
      <w:r w:rsidR="002B6098" w:rsidRPr="009326F3">
        <w:rPr>
          <w:rFonts w:ascii="Times New Roman"/>
          <w:spacing w:val="3"/>
          <w:sz w:val="23"/>
          <w:szCs w:val="23"/>
        </w:rPr>
        <w:t xml:space="preserve"> </w:t>
      </w:r>
      <w:r w:rsidR="002B6098" w:rsidRPr="009326F3">
        <w:rPr>
          <w:rFonts w:ascii="Times New Roman" w:hint="eastAsia"/>
          <w:spacing w:val="3"/>
          <w:sz w:val="23"/>
          <w:szCs w:val="23"/>
        </w:rPr>
        <w:t>매수인이</w:t>
      </w:r>
      <w:r w:rsidR="002B6098" w:rsidRPr="009326F3">
        <w:rPr>
          <w:rFonts w:ascii="Times New Roman"/>
          <w:spacing w:val="3"/>
          <w:sz w:val="23"/>
          <w:szCs w:val="23"/>
        </w:rPr>
        <w:t xml:space="preserve"> </w:t>
      </w:r>
      <w:r w:rsidR="002B6098" w:rsidRPr="009326F3">
        <w:rPr>
          <w:rFonts w:ascii="Times New Roman" w:hint="eastAsia"/>
          <w:spacing w:val="3"/>
          <w:sz w:val="23"/>
          <w:szCs w:val="23"/>
        </w:rPr>
        <w:t>제</w:t>
      </w:r>
      <w:r w:rsidR="002B6098" w:rsidRPr="009326F3">
        <w:rPr>
          <w:rFonts w:ascii="Times New Roman"/>
          <w:spacing w:val="3"/>
          <w:sz w:val="23"/>
          <w:szCs w:val="23"/>
        </w:rPr>
        <w:t>7.1</w:t>
      </w:r>
      <w:r w:rsidR="002B6098" w:rsidRPr="009326F3">
        <w:rPr>
          <w:rFonts w:ascii="Times New Roman" w:hint="eastAsia"/>
          <w:spacing w:val="3"/>
          <w:sz w:val="23"/>
          <w:szCs w:val="23"/>
        </w:rPr>
        <w:t>조에</w:t>
      </w:r>
      <w:r w:rsidR="002B6098" w:rsidRPr="009326F3">
        <w:rPr>
          <w:rFonts w:ascii="Times New Roman"/>
          <w:spacing w:val="3"/>
          <w:sz w:val="23"/>
          <w:szCs w:val="23"/>
        </w:rPr>
        <w:t xml:space="preserve"> </w:t>
      </w:r>
      <w:r w:rsidR="002B6098" w:rsidRPr="009326F3">
        <w:rPr>
          <w:rFonts w:ascii="Times New Roman" w:hint="eastAsia"/>
          <w:spacing w:val="3"/>
          <w:sz w:val="23"/>
          <w:szCs w:val="23"/>
        </w:rPr>
        <w:t>의한</w:t>
      </w:r>
      <w:r w:rsidR="002B6098" w:rsidRPr="009326F3">
        <w:rPr>
          <w:rFonts w:ascii="Times New Roman"/>
          <w:spacing w:val="3"/>
          <w:sz w:val="23"/>
          <w:szCs w:val="23"/>
        </w:rPr>
        <w:t xml:space="preserve"> </w:t>
      </w:r>
      <w:r w:rsidR="002B6098" w:rsidRPr="009326F3">
        <w:rPr>
          <w:rFonts w:ascii="Times New Roman" w:hint="eastAsia"/>
          <w:spacing w:val="3"/>
          <w:sz w:val="23"/>
          <w:szCs w:val="23"/>
        </w:rPr>
        <w:t>의무를</w:t>
      </w:r>
      <w:r w:rsidR="002B6098" w:rsidRPr="009326F3">
        <w:rPr>
          <w:rFonts w:ascii="Times New Roman"/>
          <w:spacing w:val="3"/>
          <w:sz w:val="23"/>
          <w:szCs w:val="23"/>
        </w:rPr>
        <w:t xml:space="preserve"> </w:t>
      </w:r>
      <w:r w:rsidR="002B6098" w:rsidRPr="009326F3">
        <w:rPr>
          <w:rFonts w:ascii="Times New Roman" w:hint="eastAsia"/>
          <w:spacing w:val="3"/>
          <w:sz w:val="23"/>
          <w:szCs w:val="23"/>
        </w:rPr>
        <w:t>위반하지</w:t>
      </w:r>
      <w:r w:rsidR="002B6098" w:rsidRPr="009326F3">
        <w:rPr>
          <w:rFonts w:ascii="Times New Roman"/>
          <w:spacing w:val="3"/>
          <w:sz w:val="23"/>
          <w:szCs w:val="23"/>
        </w:rPr>
        <w:t xml:space="preserve"> </w:t>
      </w:r>
      <w:r w:rsidR="002B6098" w:rsidRPr="009326F3">
        <w:rPr>
          <w:rFonts w:ascii="Times New Roman" w:hint="eastAsia"/>
          <w:spacing w:val="3"/>
          <w:sz w:val="23"/>
          <w:szCs w:val="23"/>
        </w:rPr>
        <w:t>않는</w:t>
      </w:r>
      <w:r w:rsidR="002B6098" w:rsidRPr="009326F3">
        <w:rPr>
          <w:rFonts w:ascii="Times New Roman"/>
          <w:spacing w:val="3"/>
          <w:sz w:val="23"/>
          <w:szCs w:val="23"/>
        </w:rPr>
        <w:t xml:space="preserve"> </w:t>
      </w:r>
      <w:r w:rsidR="002B6098" w:rsidRPr="009326F3">
        <w:rPr>
          <w:rFonts w:ascii="Times New Roman" w:hint="eastAsia"/>
          <w:spacing w:val="3"/>
          <w:sz w:val="23"/>
          <w:szCs w:val="23"/>
        </w:rPr>
        <w:t>이상</w:t>
      </w:r>
      <w:r w:rsidR="002B6098" w:rsidRPr="009326F3">
        <w:rPr>
          <w:rFonts w:ascii="Times New Roman"/>
          <w:spacing w:val="3"/>
          <w:sz w:val="23"/>
          <w:szCs w:val="23"/>
        </w:rPr>
        <w:t xml:space="preserve"> </w:t>
      </w:r>
      <w:r w:rsidR="002B6098" w:rsidRPr="009326F3">
        <w:rPr>
          <w:rFonts w:ascii="Times New Roman" w:hint="eastAsia"/>
          <w:spacing w:val="3"/>
          <w:sz w:val="23"/>
          <w:szCs w:val="23"/>
        </w:rPr>
        <w:t>매수인에게는</w:t>
      </w:r>
      <w:r w:rsidR="002B6098" w:rsidRPr="009326F3">
        <w:rPr>
          <w:rFonts w:ascii="Times New Roman"/>
          <w:spacing w:val="3"/>
          <w:sz w:val="23"/>
          <w:szCs w:val="23"/>
        </w:rPr>
        <w:t xml:space="preserve"> </w:t>
      </w:r>
      <w:r w:rsidR="002B6098" w:rsidRPr="009326F3">
        <w:rPr>
          <w:rFonts w:ascii="Times New Roman" w:hint="eastAsia"/>
          <w:spacing w:val="3"/>
          <w:sz w:val="23"/>
          <w:szCs w:val="23"/>
        </w:rPr>
        <w:t>귀책사유가</w:t>
      </w:r>
      <w:r w:rsidR="002B6098" w:rsidRPr="009326F3">
        <w:rPr>
          <w:rFonts w:ascii="Times New Roman"/>
          <w:spacing w:val="3"/>
          <w:sz w:val="23"/>
          <w:szCs w:val="23"/>
        </w:rPr>
        <w:t xml:space="preserve"> </w:t>
      </w:r>
      <w:r w:rsidR="002B6098" w:rsidRPr="009326F3">
        <w:rPr>
          <w:rFonts w:ascii="Times New Roman" w:hint="eastAsia"/>
          <w:spacing w:val="3"/>
          <w:sz w:val="23"/>
          <w:szCs w:val="23"/>
        </w:rPr>
        <w:t>없는</w:t>
      </w:r>
      <w:r w:rsidR="002B6098" w:rsidRPr="009326F3">
        <w:rPr>
          <w:rFonts w:ascii="Times New Roman"/>
          <w:spacing w:val="3"/>
          <w:sz w:val="23"/>
          <w:szCs w:val="23"/>
        </w:rPr>
        <w:t xml:space="preserve"> </w:t>
      </w:r>
      <w:r w:rsidR="002B6098" w:rsidRPr="009326F3">
        <w:rPr>
          <w:rFonts w:ascii="Times New Roman" w:hint="eastAsia"/>
          <w:spacing w:val="3"/>
          <w:sz w:val="23"/>
          <w:szCs w:val="23"/>
        </w:rPr>
        <w:t>것으로</w:t>
      </w:r>
      <w:r w:rsidR="002B6098" w:rsidRPr="009326F3">
        <w:rPr>
          <w:rFonts w:ascii="Times New Roman"/>
          <w:spacing w:val="3"/>
          <w:sz w:val="23"/>
          <w:szCs w:val="23"/>
        </w:rPr>
        <w:t xml:space="preserve"> </w:t>
      </w:r>
      <w:r w:rsidR="002B6098" w:rsidRPr="009326F3">
        <w:rPr>
          <w:rFonts w:ascii="Times New Roman" w:hint="eastAsia"/>
          <w:spacing w:val="3"/>
          <w:sz w:val="23"/>
          <w:szCs w:val="23"/>
        </w:rPr>
        <w:t>간주하며</w:t>
      </w:r>
      <w:r w:rsidR="002B6098" w:rsidRPr="009326F3">
        <w:rPr>
          <w:rFonts w:ascii="Times New Roman"/>
          <w:spacing w:val="3"/>
          <w:sz w:val="23"/>
          <w:szCs w:val="23"/>
        </w:rPr>
        <w:t xml:space="preserve">, </w:t>
      </w:r>
      <w:r w:rsidR="002B6098" w:rsidRPr="009326F3">
        <w:rPr>
          <w:rFonts w:ascii="Times New Roman" w:hint="eastAsia"/>
          <w:spacing w:val="3"/>
          <w:sz w:val="23"/>
          <w:szCs w:val="23"/>
        </w:rPr>
        <w:t>당사자들은</w:t>
      </w:r>
      <w:r w:rsidR="002B6098" w:rsidRPr="009326F3">
        <w:rPr>
          <w:rFonts w:ascii="Times New Roman"/>
          <w:spacing w:val="3"/>
          <w:sz w:val="23"/>
          <w:szCs w:val="23"/>
        </w:rPr>
        <w:t xml:space="preserve"> </w:t>
      </w:r>
      <w:r w:rsidR="002B6098" w:rsidRPr="009326F3">
        <w:rPr>
          <w:rFonts w:ascii="Times New Roman" w:hint="eastAsia"/>
          <w:spacing w:val="3"/>
          <w:sz w:val="23"/>
          <w:szCs w:val="23"/>
        </w:rPr>
        <w:t>위</w:t>
      </w:r>
      <w:r w:rsidR="002B6098" w:rsidRPr="009326F3">
        <w:rPr>
          <w:rFonts w:ascii="Times New Roman"/>
          <w:spacing w:val="3"/>
          <w:sz w:val="23"/>
          <w:szCs w:val="23"/>
        </w:rPr>
        <w:t xml:space="preserve"> </w:t>
      </w:r>
      <w:r w:rsidR="002B6098" w:rsidRPr="009326F3">
        <w:rPr>
          <w:rFonts w:ascii="Times New Roman" w:hint="eastAsia"/>
          <w:spacing w:val="3"/>
          <w:sz w:val="23"/>
          <w:szCs w:val="23"/>
        </w:rPr>
        <w:t>기간이</w:t>
      </w:r>
      <w:r w:rsidR="002B6098" w:rsidRPr="009326F3">
        <w:rPr>
          <w:rFonts w:ascii="Times New Roman"/>
          <w:spacing w:val="3"/>
          <w:sz w:val="23"/>
          <w:szCs w:val="23"/>
        </w:rPr>
        <w:t xml:space="preserve"> </w:t>
      </w:r>
      <w:r w:rsidR="002B6098" w:rsidRPr="009326F3">
        <w:rPr>
          <w:rFonts w:ascii="Times New Roman" w:hint="eastAsia"/>
          <w:spacing w:val="3"/>
          <w:sz w:val="23"/>
          <w:szCs w:val="23"/>
        </w:rPr>
        <w:t>만료되기</w:t>
      </w:r>
      <w:r w:rsidR="002B6098" w:rsidRPr="009326F3">
        <w:rPr>
          <w:rFonts w:ascii="Times New Roman"/>
          <w:spacing w:val="3"/>
          <w:sz w:val="23"/>
          <w:szCs w:val="23"/>
        </w:rPr>
        <w:t xml:space="preserve"> </w:t>
      </w:r>
      <w:r w:rsidR="002B6098" w:rsidRPr="009326F3">
        <w:rPr>
          <w:rFonts w:ascii="Times New Roman" w:hint="eastAsia"/>
          <w:spacing w:val="3"/>
          <w:sz w:val="23"/>
          <w:szCs w:val="23"/>
        </w:rPr>
        <w:t>전에</w:t>
      </w:r>
      <w:r w:rsidR="002B6098" w:rsidRPr="009326F3">
        <w:rPr>
          <w:rFonts w:ascii="Times New Roman"/>
          <w:spacing w:val="3"/>
          <w:sz w:val="23"/>
          <w:szCs w:val="23"/>
        </w:rPr>
        <w:t xml:space="preserve"> </w:t>
      </w:r>
      <w:r w:rsidR="002B6098" w:rsidRPr="009326F3">
        <w:rPr>
          <w:rFonts w:ascii="Times New Roman" w:hint="eastAsia"/>
          <w:spacing w:val="3"/>
          <w:sz w:val="23"/>
          <w:szCs w:val="23"/>
        </w:rPr>
        <w:t>상호</w:t>
      </w:r>
      <w:r w:rsidR="002B6098" w:rsidRPr="009326F3">
        <w:rPr>
          <w:rFonts w:ascii="Times New Roman"/>
          <w:spacing w:val="3"/>
          <w:sz w:val="23"/>
          <w:szCs w:val="23"/>
        </w:rPr>
        <w:t xml:space="preserve"> </w:t>
      </w:r>
      <w:r w:rsidR="002B6098" w:rsidRPr="009326F3">
        <w:rPr>
          <w:rFonts w:ascii="Times New Roman" w:hint="eastAsia"/>
          <w:spacing w:val="3"/>
          <w:sz w:val="23"/>
          <w:szCs w:val="23"/>
        </w:rPr>
        <w:t>합의에</w:t>
      </w:r>
      <w:r w:rsidR="002B6098" w:rsidRPr="009326F3">
        <w:rPr>
          <w:rFonts w:ascii="Times New Roman"/>
          <w:spacing w:val="3"/>
          <w:sz w:val="23"/>
          <w:szCs w:val="23"/>
        </w:rPr>
        <w:t xml:space="preserve"> </w:t>
      </w:r>
      <w:r w:rsidR="002B6098" w:rsidRPr="009326F3">
        <w:rPr>
          <w:rFonts w:ascii="Times New Roman" w:hint="eastAsia"/>
          <w:spacing w:val="3"/>
          <w:sz w:val="23"/>
          <w:szCs w:val="23"/>
        </w:rPr>
        <w:t>따라</w:t>
      </w:r>
      <w:r w:rsidR="002B6098" w:rsidRPr="009326F3">
        <w:rPr>
          <w:rFonts w:ascii="Times New Roman"/>
          <w:spacing w:val="3"/>
          <w:sz w:val="23"/>
          <w:szCs w:val="23"/>
        </w:rPr>
        <w:t xml:space="preserve"> </w:t>
      </w:r>
      <w:r w:rsidR="002B6098" w:rsidRPr="009326F3">
        <w:rPr>
          <w:rFonts w:ascii="Times New Roman" w:hint="eastAsia"/>
          <w:spacing w:val="3"/>
          <w:sz w:val="23"/>
          <w:szCs w:val="23"/>
        </w:rPr>
        <w:t>위</w:t>
      </w:r>
      <w:bookmarkEnd w:id="211"/>
      <w:r w:rsidR="002B6098" w:rsidRPr="009326F3">
        <w:rPr>
          <w:rFonts w:ascii="Times New Roman"/>
          <w:spacing w:val="3"/>
          <w:sz w:val="23"/>
          <w:szCs w:val="23"/>
        </w:rPr>
        <w:t xml:space="preserve"> </w:t>
      </w:r>
      <w:r w:rsidR="002B6098" w:rsidRPr="009326F3">
        <w:rPr>
          <w:rFonts w:ascii="Times New Roman" w:hint="eastAsia"/>
          <w:spacing w:val="3"/>
          <w:sz w:val="23"/>
          <w:szCs w:val="23"/>
        </w:rPr>
        <w:t>기간을</w:t>
      </w:r>
      <w:r w:rsidR="002B6098" w:rsidRPr="009326F3">
        <w:rPr>
          <w:rFonts w:ascii="Times New Roman"/>
          <w:spacing w:val="3"/>
          <w:sz w:val="23"/>
          <w:szCs w:val="23"/>
        </w:rPr>
        <w:t xml:space="preserve"> </w:t>
      </w:r>
      <w:r w:rsidR="002B6098" w:rsidRPr="009326F3">
        <w:rPr>
          <w:rFonts w:ascii="Times New Roman" w:hint="eastAsia"/>
          <w:spacing w:val="3"/>
          <w:sz w:val="23"/>
          <w:szCs w:val="23"/>
        </w:rPr>
        <w:t>연장할</w:t>
      </w:r>
      <w:r w:rsidR="002B6098" w:rsidRPr="009326F3">
        <w:rPr>
          <w:rFonts w:ascii="Times New Roman"/>
          <w:spacing w:val="3"/>
          <w:sz w:val="23"/>
          <w:szCs w:val="23"/>
        </w:rPr>
        <w:t xml:space="preserve"> </w:t>
      </w:r>
      <w:r w:rsidR="002B6098" w:rsidRPr="009326F3">
        <w:rPr>
          <w:rFonts w:ascii="Times New Roman" w:hint="eastAsia"/>
          <w:spacing w:val="3"/>
          <w:sz w:val="23"/>
          <w:szCs w:val="23"/>
        </w:rPr>
        <w:t>수</w:t>
      </w:r>
      <w:r w:rsidR="002B6098" w:rsidRPr="009326F3">
        <w:rPr>
          <w:rFonts w:ascii="Times New Roman"/>
          <w:spacing w:val="3"/>
          <w:sz w:val="23"/>
          <w:szCs w:val="23"/>
        </w:rPr>
        <w:t xml:space="preserve"> </w:t>
      </w:r>
      <w:r w:rsidR="002B6098" w:rsidRPr="009326F3">
        <w:rPr>
          <w:rFonts w:ascii="Times New Roman" w:hint="eastAsia"/>
          <w:spacing w:val="3"/>
          <w:sz w:val="23"/>
          <w:szCs w:val="23"/>
        </w:rPr>
        <w:t>있다</w:t>
      </w:r>
      <w:r w:rsidR="002B6098" w:rsidRPr="009326F3">
        <w:rPr>
          <w:rFonts w:ascii="Times New Roman"/>
          <w:spacing w:val="3"/>
          <w:sz w:val="23"/>
          <w:szCs w:val="23"/>
        </w:rPr>
        <w:t>.</w:t>
      </w:r>
    </w:p>
    <w:p w14:paraId="3F5229FF" w14:textId="0E1D222A" w:rsidR="00786425" w:rsidRPr="00B51FA5" w:rsidRDefault="00786425" w:rsidP="00786425">
      <w:pPr>
        <w:numPr>
          <w:ilvl w:val="0"/>
          <w:numId w:val="19"/>
        </w:numPr>
        <w:snapToGrid w:val="0"/>
        <w:spacing w:before="180" w:after="180" w:line="360" w:lineRule="atLeast"/>
        <w:rPr>
          <w:rFonts w:ascii="Times New Roman"/>
          <w:spacing w:val="3"/>
          <w:sz w:val="23"/>
          <w:szCs w:val="23"/>
        </w:rPr>
      </w:pPr>
      <w:r w:rsidRPr="00B51FA5">
        <w:rPr>
          <w:rFonts w:ascii="Times New Roman" w:hint="eastAsia"/>
          <w:sz w:val="23"/>
          <w:szCs w:val="23"/>
        </w:rPr>
        <w:t>상대방</w:t>
      </w:r>
      <w:r w:rsidRPr="00B51FA5">
        <w:rPr>
          <w:rFonts w:ascii="Times New Roman"/>
          <w:sz w:val="23"/>
          <w:szCs w:val="23"/>
        </w:rPr>
        <w:t xml:space="preserve"> </w:t>
      </w:r>
      <w:r w:rsidRPr="00B51FA5">
        <w:rPr>
          <w:rFonts w:ascii="Times New Roman"/>
          <w:sz w:val="23"/>
          <w:szCs w:val="23"/>
        </w:rPr>
        <w:t>당사자가</w:t>
      </w:r>
      <w:r w:rsidRPr="00B51FA5">
        <w:rPr>
          <w:rFonts w:ascii="Times New Roman"/>
          <w:sz w:val="23"/>
          <w:szCs w:val="23"/>
        </w:rPr>
        <w:t xml:space="preserve"> </w:t>
      </w: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계약상</w:t>
      </w:r>
      <w:r w:rsidRPr="00B51FA5">
        <w:rPr>
          <w:rFonts w:ascii="Times New Roman"/>
          <w:sz w:val="23"/>
          <w:szCs w:val="23"/>
        </w:rPr>
        <w:t xml:space="preserve"> </w:t>
      </w:r>
      <w:r w:rsidRPr="00B51FA5">
        <w:rPr>
          <w:rFonts w:ascii="Times New Roman"/>
          <w:sz w:val="23"/>
          <w:szCs w:val="23"/>
        </w:rPr>
        <w:t>진술</w:t>
      </w:r>
      <w:r w:rsidRPr="00B51FA5">
        <w:rPr>
          <w:rFonts w:ascii="Times New Roman"/>
          <w:sz w:val="23"/>
          <w:szCs w:val="23"/>
        </w:rPr>
        <w:t xml:space="preserve"> </w:t>
      </w:r>
      <w:r w:rsidRPr="00B51FA5">
        <w:rPr>
          <w:rFonts w:ascii="Times New Roman"/>
          <w:sz w:val="23"/>
          <w:szCs w:val="23"/>
        </w:rPr>
        <w:t>및</w:t>
      </w:r>
      <w:r w:rsidRPr="00B51FA5">
        <w:rPr>
          <w:rFonts w:ascii="Times New Roman"/>
          <w:sz w:val="23"/>
          <w:szCs w:val="23"/>
        </w:rPr>
        <w:t xml:space="preserve"> </w:t>
      </w:r>
      <w:r w:rsidRPr="00B51FA5">
        <w:rPr>
          <w:rFonts w:ascii="Times New Roman"/>
          <w:sz w:val="23"/>
          <w:szCs w:val="23"/>
        </w:rPr>
        <w:t>보장</w:t>
      </w:r>
      <w:r w:rsidRPr="00B51FA5">
        <w:rPr>
          <w:rFonts w:ascii="Times New Roman"/>
          <w:sz w:val="23"/>
          <w:szCs w:val="23"/>
        </w:rPr>
        <w:t xml:space="preserve">, </w:t>
      </w:r>
      <w:r w:rsidRPr="00B51FA5">
        <w:rPr>
          <w:rFonts w:ascii="Times New Roman"/>
          <w:sz w:val="23"/>
          <w:szCs w:val="23"/>
        </w:rPr>
        <w:t>확약</w:t>
      </w:r>
      <w:r w:rsidRPr="00B51FA5">
        <w:rPr>
          <w:rFonts w:ascii="Times New Roman"/>
          <w:sz w:val="23"/>
          <w:szCs w:val="23"/>
        </w:rPr>
        <w:t xml:space="preserve">, </w:t>
      </w:r>
      <w:r w:rsidRPr="00B51FA5">
        <w:rPr>
          <w:rFonts w:ascii="Times New Roman"/>
          <w:sz w:val="23"/>
          <w:szCs w:val="23"/>
        </w:rPr>
        <w:t>기타</w:t>
      </w:r>
      <w:r w:rsidRPr="00B51FA5">
        <w:rPr>
          <w:rFonts w:ascii="Times New Roman"/>
          <w:sz w:val="23"/>
          <w:szCs w:val="23"/>
        </w:rPr>
        <w:t xml:space="preserve"> </w:t>
      </w:r>
      <w:r w:rsidRPr="00B51FA5">
        <w:rPr>
          <w:rFonts w:ascii="Times New Roman"/>
          <w:sz w:val="23"/>
          <w:szCs w:val="23"/>
        </w:rPr>
        <w:t>의무를</w:t>
      </w:r>
      <w:r w:rsidRPr="00B51FA5">
        <w:rPr>
          <w:rFonts w:ascii="Times New Roman"/>
          <w:sz w:val="23"/>
          <w:szCs w:val="23"/>
        </w:rPr>
        <w:t xml:space="preserve"> </w:t>
      </w:r>
      <w:r w:rsidRPr="00B51FA5">
        <w:rPr>
          <w:rFonts w:ascii="Times New Roman"/>
          <w:sz w:val="23"/>
          <w:szCs w:val="23"/>
        </w:rPr>
        <w:t>중요한</w:t>
      </w:r>
      <w:r w:rsidRPr="00B51FA5">
        <w:rPr>
          <w:rFonts w:ascii="Times New Roman"/>
          <w:sz w:val="23"/>
          <w:szCs w:val="23"/>
        </w:rPr>
        <w:t xml:space="preserve"> </w:t>
      </w:r>
      <w:r w:rsidRPr="00B51FA5">
        <w:rPr>
          <w:rFonts w:ascii="Times New Roman"/>
          <w:sz w:val="23"/>
          <w:szCs w:val="23"/>
        </w:rPr>
        <w:t>측면에서</w:t>
      </w:r>
      <w:r w:rsidRPr="00B51FA5">
        <w:rPr>
          <w:rFonts w:ascii="Times New Roman"/>
          <w:sz w:val="23"/>
          <w:szCs w:val="23"/>
        </w:rPr>
        <w:t xml:space="preserve"> </w:t>
      </w:r>
      <w:r w:rsidRPr="00B51FA5">
        <w:rPr>
          <w:rFonts w:ascii="Times New Roman"/>
          <w:sz w:val="23"/>
          <w:szCs w:val="23"/>
        </w:rPr>
        <w:t>위반하고</w:t>
      </w:r>
      <w:r w:rsidRPr="00B51FA5">
        <w:rPr>
          <w:rFonts w:ascii="Times New Roman"/>
          <w:sz w:val="23"/>
          <w:szCs w:val="23"/>
        </w:rPr>
        <w:t xml:space="preserve">, </w:t>
      </w:r>
      <w:r w:rsidRPr="00B51FA5">
        <w:rPr>
          <w:rFonts w:ascii="Times New Roman"/>
          <w:sz w:val="23"/>
          <w:szCs w:val="23"/>
        </w:rPr>
        <w:t>그</w:t>
      </w:r>
      <w:r w:rsidRPr="00B51FA5">
        <w:rPr>
          <w:rFonts w:ascii="Times New Roman"/>
          <w:sz w:val="23"/>
          <w:szCs w:val="23"/>
        </w:rPr>
        <w:t xml:space="preserve"> </w:t>
      </w:r>
      <w:r w:rsidRPr="00B51FA5">
        <w:rPr>
          <w:rFonts w:ascii="Times New Roman" w:hint="eastAsia"/>
          <w:sz w:val="23"/>
          <w:szCs w:val="23"/>
        </w:rPr>
        <w:t>위반이</w:t>
      </w:r>
      <w:r w:rsidRPr="00B51FA5">
        <w:rPr>
          <w:rFonts w:ascii="Times New Roman"/>
          <w:sz w:val="23"/>
          <w:szCs w:val="23"/>
        </w:rPr>
        <w:t xml:space="preserve"> </w:t>
      </w:r>
      <w:r w:rsidRPr="00B51FA5">
        <w:rPr>
          <w:rFonts w:ascii="Times New Roman"/>
          <w:sz w:val="23"/>
          <w:szCs w:val="23"/>
        </w:rPr>
        <w:t>시정</w:t>
      </w:r>
      <w:r w:rsidRPr="00B51FA5">
        <w:rPr>
          <w:rFonts w:ascii="Times New Roman"/>
          <w:sz w:val="23"/>
          <w:szCs w:val="23"/>
        </w:rPr>
        <w:t xml:space="preserve"> </w:t>
      </w:r>
      <w:r w:rsidRPr="00B51FA5">
        <w:rPr>
          <w:rFonts w:ascii="Times New Roman"/>
          <w:sz w:val="23"/>
          <w:szCs w:val="23"/>
        </w:rPr>
        <w:t>불가능하거나</w:t>
      </w:r>
      <w:r w:rsidRPr="00B51FA5">
        <w:rPr>
          <w:rFonts w:ascii="Times New Roman"/>
          <w:sz w:val="23"/>
          <w:szCs w:val="23"/>
        </w:rPr>
        <w:t xml:space="preserve"> </w:t>
      </w:r>
      <w:r w:rsidRPr="00B51FA5">
        <w:rPr>
          <w:rFonts w:ascii="Times New Roman"/>
          <w:sz w:val="23"/>
          <w:szCs w:val="23"/>
        </w:rPr>
        <w:t>또는</w:t>
      </w:r>
      <w:r w:rsidRPr="00B51FA5">
        <w:rPr>
          <w:rFonts w:ascii="Times New Roman"/>
          <w:sz w:val="23"/>
          <w:szCs w:val="23"/>
        </w:rPr>
        <w:t xml:space="preserve"> </w:t>
      </w:r>
      <w:r w:rsidRPr="00B51FA5">
        <w:rPr>
          <w:rFonts w:ascii="Times New Roman"/>
          <w:sz w:val="23"/>
          <w:szCs w:val="23"/>
        </w:rPr>
        <w:t>서면으로</w:t>
      </w:r>
      <w:r w:rsidRPr="00B51FA5">
        <w:rPr>
          <w:rFonts w:ascii="Times New Roman"/>
          <w:sz w:val="23"/>
          <w:szCs w:val="23"/>
        </w:rPr>
        <w:t xml:space="preserve"> </w:t>
      </w:r>
      <w:r w:rsidRPr="00B51FA5">
        <w:rPr>
          <w:rFonts w:ascii="Times New Roman"/>
          <w:sz w:val="23"/>
          <w:szCs w:val="23"/>
        </w:rPr>
        <w:t>그</w:t>
      </w:r>
      <w:r w:rsidRPr="00B51FA5">
        <w:rPr>
          <w:rFonts w:ascii="Times New Roman"/>
          <w:sz w:val="23"/>
          <w:szCs w:val="23"/>
        </w:rPr>
        <w:t xml:space="preserve"> </w:t>
      </w:r>
      <w:r w:rsidRPr="00B51FA5">
        <w:rPr>
          <w:rFonts w:ascii="Times New Roman"/>
          <w:sz w:val="23"/>
          <w:szCs w:val="23"/>
        </w:rPr>
        <w:t>시정을</w:t>
      </w:r>
      <w:r w:rsidRPr="00B51FA5">
        <w:rPr>
          <w:rFonts w:ascii="Times New Roman"/>
          <w:sz w:val="23"/>
          <w:szCs w:val="23"/>
        </w:rPr>
        <w:t xml:space="preserve"> </w:t>
      </w:r>
      <w:r w:rsidRPr="00B51FA5">
        <w:rPr>
          <w:rFonts w:ascii="Times New Roman"/>
          <w:sz w:val="23"/>
          <w:szCs w:val="23"/>
        </w:rPr>
        <w:t>요구</w:t>
      </w:r>
      <w:r w:rsidRPr="00B51FA5">
        <w:rPr>
          <w:rFonts w:ascii="Times New Roman" w:hint="eastAsia"/>
          <w:sz w:val="23"/>
          <w:szCs w:val="23"/>
        </w:rPr>
        <w:t xml:space="preserve"> </w:t>
      </w:r>
      <w:r w:rsidRPr="00B51FA5">
        <w:rPr>
          <w:rFonts w:ascii="Times New Roman" w:hint="eastAsia"/>
          <w:sz w:val="23"/>
          <w:szCs w:val="23"/>
        </w:rPr>
        <w:t>받은</w:t>
      </w:r>
      <w:r w:rsidRPr="00B51FA5">
        <w:rPr>
          <w:rFonts w:ascii="Times New Roman"/>
          <w:sz w:val="23"/>
          <w:szCs w:val="23"/>
        </w:rPr>
        <w:t xml:space="preserve"> </w:t>
      </w:r>
      <w:r w:rsidRPr="00B51FA5">
        <w:rPr>
          <w:rFonts w:ascii="Times New Roman"/>
          <w:sz w:val="23"/>
          <w:szCs w:val="23"/>
        </w:rPr>
        <w:t>날로부터</w:t>
      </w:r>
      <w:r w:rsidRPr="00B51FA5">
        <w:rPr>
          <w:rFonts w:ascii="Times New Roman"/>
          <w:sz w:val="23"/>
          <w:szCs w:val="23"/>
        </w:rPr>
        <w:t xml:space="preserve"> </w:t>
      </w:r>
      <w:r w:rsidR="007C100F">
        <w:rPr>
          <w:rFonts w:ascii="Times New Roman"/>
          <w:sz w:val="23"/>
          <w:szCs w:val="23"/>
        </w:rPr>
        <w:t>10</w:t>
      </w:r>
      <w:r w:rsidRPr="00B51FA5">
        <w:rPr>
          <w:rFonts w:ascii="Times New Roman"/>
          <w:sz w:val="23"/>
          <w:szCs w:val="23"/>
        </w:rPr>
        <w:t>영업일</w:t>
      </w:r>
      <w:r w:rsidRPr="00B51FA5">
        <w:rPr>
          <w:rFonts w:ascii="Times New Roman"/>
          <w:sz w:val="23"/>
          <w:szCs w:val="23"/>
        </w:rPr>
        <w:t xml:space="preserve"> </w:t>
      </w:r>
      <w:r w:rsidRPr="00B51FA5">
        <w:rPr>
          <w:rFonts w:ascii="Times New Roman"/>
          <w:sz w:val="23"/>
          <w:szCs w:val="23"/>
        </w:rPr>
        <w:t>이내에</w:t>
      </w:r>
      <w:r w:rsidRPr="00B51FA5">
        <w:rPr>
          <w:rFonts w:ascii="Times New Roman"/>
          <w:sz w:val="23"/>
          <w:szCs w:val="23"/>
        </w:rPr>
        <w:t xml:space="preserve"> </w:t>
      </w:r>
      <w:r w:rsidRPr="00B51FA5">
        <w:rPr>
          <w:rFonts w:ascii="Times New Roman"/>
          <w:sz w:val="23"/>
          <w:szCs w:val="23"/>
        </w:rPr>
        <w:t>이를</w:t>
      </w:r>
      <w:r w:rsidRPr="00B51FA5">
        <w:rPr>
          <w:rFonts w:ascii="Times New Roman"/>
          <w:sz w:val="23"/>
          <w:szCs w:val="23"/>
        </w:rPr>
        <w:t xml:space="preserve"> </w:t>
      </w:r>
      <w:r w:rsidRPr="00B51FA5">
        <w:rPr>
          <w:rFonts w:ascii="Times New Roman"/>
          <w:sz w:val="23"/>
          <w:szCs w:val="23"/>
        </w:rPr>
        <w:t>시정하지</w:t>
      </w:r>
      <w:r w:rsidRPr="00B51FA5">
        <w:rPr>
          <w:rFonts w:ascii="Times New Roman"/>
          <w:sz w:val="23"/>
          <w:szCs w:val="23"/>
        </w:rPr>
        <w:t xml:space="preserve"> </w:t>
      </w:r>
      <w:r w:rsidRPr="00B51FA5">
        <w:rPr>
          <w:rFonts w:ascii="Times New Roman"/>
          <w:sz w:val="23"/>
          <w:szCs w:val="23"/>
        </w:rPr>
        <w:t>아니하는</w:t>
      </w:r>
      <w:r w:rsidRPr="00B51FA5">
        <w:rPr>
          <w:rFonts w:ascii="Times New Roman"/>
          <w:sz w:val="23"/>
          <w:szCs w:val="23"/>
        </w:rPr>
        <w:t xml:space="preserve"> </w:t>
      </w:r>
      <w:r w:rsidRPr="00B51FA5">
        <w:rPr>
          <w:rFonts w:ascii="Times New Roman"/>
          <w:sz w:val="23"/>
          <w:szCs w:val="23"/>
        </w:rPr>
        <w:t>경우</w:t>
      </w:r>
      <w:r w:rsidRPr="00B51FA5">
        <w:rPr>
          <w:rFonts w:ascii="Times New Roman" w:hint="eastAsia"/>
          <w:sz w:val="23"/>
          <w:szCs w:val="23"/>
        </w:rPr>
        <w:t>.</w:t>
      </w:r>
      <w:r w:rsidRPr="00B51FA5">
        <w:rPr>
          <w:rFonts w:ascii="Times New Roman"/>
          <w:sz w:val="23"/>
          <w:szCs w:val="23"/>
        </w:rPr>
        <w:t xml:space="preserve"> </w:t>
      </w:r>
    </w:p>
    <w:p w14:paraId="4E21F4CD" w14:textId="77777777" w:rsidR="00786425" w:rsidRPr="00B51FA5" w:rsidRDefault="00786425" w:rsidP="00786425">
      <w:pPr>
        <w:numPr>
          <w:ilvl w:val="0"/>
          <w:numId w:val="19"/>
        </w:numPr>
        <w:snapToGrid w:val="0"/>
        <w:spacing w:before="180" w:after="180" w:line="360" w:lineRule="atLeast"/>
        <w:rPr>
          <w:rFonts w:ascii="Times New Roman"/>
          <w:spacing w:val="3"/>
          <w:sz w:val="23"/>
          <w:szCs w:val="23"/>
        </w:rPr>
      </w:pPr>
      <w:r w:rsidRPr="00B51FA5">
        <w:rPr>
          <w:rFonts w:ascii="Times New Roman" w:hint="eastAsia"/>
          <w:spacing w:val="3"/>
          <w:sz w:val="23"/>
          <w:szCs w:val="23"/>
        </w:rPr>
        <w:t>상대방</w:t>
      </w:r>
      <w:r w:rsidRPr="00B51FA5">
        <w:rPr>
          <w:rFonts w:ascii="Times New Roman"/>
          <w:spacing w:val="3"/>
          <w:sz w:val="23"/>
          <w:szCs w:val="23"/>
        </w:rPr>
        <w:t xml:space="preserve"> </w:t>
      </w:r>
      <w:r w:rsidRPr="00B51FA5">
        <w:rPr>
          <w:rFonts w:ascii="Times New Roman" w:hint="eastAsia"/>
          <w:spacing w:val="3"/>
          <w:sz w:val="23"/>
          <w:szCs w:val="23"/>
        </w:rPr>
        <w:t>당사자</w:t>
      </w:r>
      <w:r w:rsidRPr="00B51FA5">
        <w:rPr>
          <w:rFonts w:ascii="Times New Roman"/>
          <w:spacing w:val="3"/>
          <w:sz w:val="23"/>
          <w:szCs w:val="23"/>
        </w:rPr>
        <w:t xml:space="preserve"> </w:t>
      </w:r>
      <w:r w:rsidRPr="00B51FA5">
        <w:rPr>
          <w:rFonts w:ascii="Times New Roman" w:hint="eastAsia"/>
          <w:spacing w:val="3"/>
          <w:sz w:val="23"/>
          <w:szCs w:val="23"/>
        </w:rPr>
        <w:t>또는</w:t>
      </w:r>
      <w:r w:rsidRPr="00B51FA5">
        <w:rPr>
          <w:rFonts w:ascii="Times New Roman"/>
          <w:spacing w:val="3"/>
          <w:sz w:val="23"/>
          <w:szCs w:val="23"/>
        </w:rPr>
        <w:t xml:space="preserve"> </w:t>
      </w:r>
      <w:proofErr w:type="spellStart"/>
      <w:r w:rsidRPr="00B51FA5">
        <w:rPr>
          <w:rFonts w:ascii="Times New Roman" w:hint="eastAsia"/>
          <w:spacing w:val="3"/>
          <w:sz w:val="23"/>
          <w:szCs w:val="23"/>
        </w:rPr>
        <w:t>대상회사에</w:t>
      </w:r>
      <w:proofErr w:type="spellEnd"/>
      <w:r w:rsidRPr="00B51FA5">
        <w:rPr>
          <w:rFonts w:ascii="Times New Roman"/>
          <w:spacing w:val="3"/>
          <w:sz w:val="23"/>
          <w:szCs w:val="23"/>
        </w:rPr>
        <w:t xml:space="preserve"> </w:t>
      </w:r>
      <w:r w:rsidRPr="00B51FA5">
        <w:rPr>
          <w:rFonts w:ascii="Times New Roman" w:hint="eastAsia"/>
          <w:spacing w:val="3"/>
          <w:sz w:val="23"/>
          <w:szCs w:val="23"/>
        </w:rPr>
        <w:t>대하여</w:t>
      </w:r>
      <w:r w:rsidRPr="00B51FA5">
        <w:rPr>
          <w:rFonts w:ascii="Times New Roman"/>
          <w:spacing w:val="3"/>
          <w:sz w:val="23"/>
          <w:szCs w:val="23"/>
        </w:rPr>
        <w:t xml:space="preserve"> </w:t>
      </w:r>
      <w:r w:rsidRPr="00B51FA5">
        <w:rPr>
          <w:rFonts w:ascii="Times New Roman" w:hint="eastAsia"/>
          <w:spacing w:val="3"/>
          <w:sz w:val="23"/>
          <w:szCs w:val="23"/>
        </w:rPr>
        <w:t>채무자</w:t>
      </w:r>
      <w:r w:rsidRPr="00B51FA5">
        <w:rPr>
          <w:rFonts w:ascii="Times New Roman"/>
          <w:spacing w:val="3"/>
          <w:sz w:val="23"/>
          <w:szCs w:val="23"/>
        </w:rPr>
        <w:t xml:space="preserve"> </w:t>
      </w:r>
      <w:r w:rsidRPr="00B51FA5">
        <w:rPr>
          <w:rFonts w:ascii="Times New Roman" w:hint="eastAsia"/>
          <w:spacing w:val="3"/>
          <w:sz w:val="23"/>
          <w:szCs w:val="23"/>
        </w:rPr>
        <w:t>회생</w:t>
      </w:r>
      <w:r w:rsidRPr="00B51FA5">
        <w:rPr>
          <w:rFonts w:ascii="Times New Roman"/>
          <w:spacing w:val="3"/>
          <w:sz w:val="23"/>
          <w:szCs w:val="23"/>
        </w:rPr>
        <w:t xml:space="preserve"> </w:t>
      </w:r>
      <w:r w:rsidRPr="00B51FA5">
        <w:rPr>
          <w:rFonts w:ascii="Times New Roman" w:hint="eastAsia"/>
          <w:spacing w:val="3"/>
          <w:sz w:val="23"/>
          <w:szCs w:val="23"/>
        </w:rPr>
        <w:t>및</w:t>
      </w:r>
      <w:r w:rsidRPr="00B51FA5">
        <w:rPr>
          <w:rFonts w:ascii="Times New Roman"/>
          <w:spacing w:val="3"/>
          <w:sz w:val="23"/>
          <w:szCs w:val="23"/>
        </w:rPr>
        <w:t xml:space="preserve"> </w:t>
      </w:r>
      <w:r w:rsidRPr="00B51FA5">
        <w:rPr>
          <w:rFonts w:ascii="Times New Roman" w:hint="eastAsia"/>
          <w:spacing w:val="3"/>
          <w:sz w:val="23"/>
          <w:szCs w:val="23"/>
        </w:rPr>
        <w:t>파산에</w:t>
      </w:r>
      <w:r w:rsidRPr="00B51FA5">
        <w:rPr>
          <w:rFonts w:ascii="Times New Roman"/>
          <w:spacing w:val="3"/>
          <w:sz w:val="23"/>
          <w:szCs w:val="23"/>
        </w:rPr>
        <w:t xml:space="preserve"> </w:t>
      </w:r>
      <w:r w:rsidRPr="00B51FA5">
        <w:rPr>
          <w:rFonts w:ascii="Times New Roman" w:hint="eastAsia"/>
          <w:spacing w:val="3"/>
          <w:sz w:val="23"/>
          <w:szCs w:val="23"/>
        </w:rPr>
        <w:t>관한</w:t>
      </w:r>
      <w:r w:rsidRPr="00B51FA5">
        <w:rPr>
          <w:rFonts w:ascii="Times New Roman"/>
          <w:spacing w:val="3"/>
          <w:sz w:val="23"/>
          <w:szCs w:val="23"/>
        </w:rPr>
        <w:t xml:space="preserve"> </w:t>
      </w:r>
      <w:r w:rsidRPr="00B51FA5">
        <w:rPr>
          <w:rFonts w:ascii="Times New Roman" w:hint="eastAsia"/>
          <w:spacing w:val="3"/>
          <w:sz w:val="23"/>
          <w:szCs w:val="23"/>
        </w:rPr>
        <w:t>법률에</w:t>
      </w:r>
      <w:r w:rsidRPr="00B51FA5">
        <w:rPr>
          <w:rFonts w:ascii="Times New Roman"/>
          <w:spacing w:val="3"/>
          <w:sz w:val="23"/>
          <w:szCs w:val="23"/>
        </w:rPr>
        <w:t xml:space="preserve"> </w:t>
      </w:r>
      <w:r w:rsidRPr="00B51FA5">
        <w:rPr>
          <w:rFonts w:ascii="Times New Roman" w:hint="eastAsia"/>
          <w:spacing w:val="3"/>
          <w:sz w:val="23"/>
          <w:szCs w:val="23"/>
        </w:rPr>
        <w:t>따른</w:t>
      </w:r>
      <w:r w:rsidRPr="00B51FA5">
        <w:rPr>
          <w:rFonts w:ascii="Times New Roman"/>
          <w:spacing w:val="3"/>
          <w:sz w:val="23"/>
          <w:szCs w:val="23"/>
        </w:rPr>
        <w:t xml:space="preserve"> </w:t>
      </w:r>
      <w:r w:rsidRPr="00B51FA5">
        <w:rPr>
          <w:rFonts w:ascii="Times New Roman" w:hint="eastAsia"/>
          <w:spacing w:val="3"/>
          <w:sz w:val="23"/>
          <w:szCs w:val="23"/>
        </w:rPr>
        <w:t>회생절차</w:t>
      </w:r>
      <w:r w:rsidRPr="00B51FA5">
        <w:rPr>
          <w:rFonts w:ascii="Times New Roman"/>
          <w:spacing w:val="3"/>
          <w:sz w:val="23"/>
          <w:szCs w:val="23"/>
        </w:rPr>
        <w:t xml:space="preserve"> </w:t>
      </w:r>
      <w:r w:rsidRPr="00B51FA5">
        <w:rPr>
          <w:rFonts w:ascii="Times New Roman" w:hint="eastAsia"/>
          <w:spacing w:val="3"/>
          <w:sz w:val="23"/>
          <w:szCs w:val="23"/>
        </w:rPr>
        <w:t>또는</w:t>
      </w:r>
      <w:r w:rsidRPr="00B51FA5">
        <w:rPr>
          <w:rFonts w:ascii="Times New Roman"/>
          <w:spacing w:val="3"/>
          <w:sz w:val="23"/>
          <w:szCs w:val="23"/>
        </w:rPr>
        <w:t xml:space="preserve"> </w:t>
      </w:r>
      <w:r w:rsidRPr="00B51FA5">
        <w:rPr>
          <w:rFonts w:ascii="Times New Roman" w:hint="eastAsia"/>
          <w:spacing w:val="3"/>
          <w:sz w:val="23"/>
          <w:szCs w:val="23"/>
        </w:rPr>
        <w:t>파산절차가</w:t>
      </w:r>
      <w:r w:rsidRPr="00B51FA5">
        <w:rPr>
          <w:rFonts w:ascii="Times New Roman"/>
          <w:spacing w:val="3"/>
          <w:sz w:val="23"/>
          <w:szCs w:val="23"/>
        </w:rPr>
        <w:t xml:space="preserve"> </w:t>
      </w:r>
      <w:r w:rsidRPr="00B51FA5">
        <w:rPr>
          <w:rFonts w:ascii="Times New Roman" w:hint="eastAsia"/>
          <w:spacing w:val="3"/>
          <w:sz w:val="23"/>
          <w:szCs w:val="23"/>
        </w:rPr>
        <w:t>개시되거나</w:t>
      </w:r>
      <w:r w:rsidRPr="00B51FA5">
        <w:rPr>
          <w:rFonts w:ascii="Times New Roman"/>
          <w:spacing w:val="3"/>
          <w:sz w:val="23"/>
          <w:szCs w:val="23"/>
        </w:rPr>
        <w:t xml:space="preserve"> </w:t>
      </w:r>
      <w:r w:rsidRPr="00B51FA5">
        <w:rPr>
          <w:rFonts w:ascii="Times New Roman" w:hint="eastAsia"/>
          <w:spacing w:val="3"/>
          <w:sz w:val="23"/>
          <w:szCs w:val="23"/>
        </w:rPr>
        <w:t>위와</w:t>
      </w:r>
      <w:r w:rsidRPr="00B51FA5">
        <w:rPr>
          <w:rFonts w:ascii="Times New Roman"/>
          <w:spacing w:val="3"/>
          <w:sz w:val="23"/>
          <w:szCs w:val="23"/>
        </w:rPr>
        <w:t xml:space="preserve"> </w:t>
      </w:r>
      <w:r w:rsidRPr="00B51FA5">
        <w:rPr>
          <w:rFonts w:ascii="Times New Roman" w:hint="eastAsia"/>
          <w:spacing w:val="3"/>
          <w:sz w:val="23"/>
          <w:szCs w:val="23"/>
        </w:rPr>
        <w:t>같은</w:t>
      </w:r>
      <w:r w:rsidRPr="00B51FA5">
        <w:rPr>
          <w:rFonts w:ascii="Times New Roman"/>
          <w:spacing w:val="3"/>
          <w:sz w:val="23"/>
          <w:szCs w:val="23"/>
        </w:rPr>
        <w:t xml:space="preserve"> </w:t>
      </w:r>
      <w:r w:rsidRPr="00B51FA5">
        <w:rPr>
          <w:rFonts w:ascii="Times New Roman" w:hint="eastAsia"/>
          <w:spacing w:val="3"/>
          <w:sz w:val="23"/>
          <w:szCs w:val="23"/>
        </w:rPr>
        <w:t>절차의</w:t>
      </w:r>
      <w:r w:rsidRPr="00B51FA5">
        <w:rPr>
          <w:rFonts w:ascii="Times New Roman"/>
          <w:spacing w:val="3"/>
          <w:sz w:val="23"/>
          <w:szCs w:val="23"/>
        </w:rPr>
        <w:t xml:space="preserve"> </w:t>
      </w:r>
      <w:r w:rsidRPr="00B51FA5">
        <w:rPr>
          <w:rFonts w:ascii="Times New Roman" w:hint="eastAsia"/>
          <w:spacing w:val="3"/>
          <w:sz w:val="23"/>
          <w:szCs w:val="23"/>
        </w:rPr>
        <w:t>개시에</w:t>
      </w:r>
      <w:r w:rsidRPr="00B51FA5">
        <w:rPr>
          <w:rFonts w:ascii="Times New Roman"/>
          <w:spacing w:val="3"/>
          <w:sz w:val="23"/>
          <w:szCs w:val="23"/>
        </w:rPr>
        <w:t xml:space="preserve"> </w:t>
      </w:r>
      <w:r w:rsidRPr="00B51FA5">
        <w:rPr>
          <w:rFonts w:ascii="Times New Roman" w:hint="eastAsia"/>
          <w:spacing w:val="3"/>
          <w:sz w:val="23"/>
          <w:szCs w:val="23"/>
        </w:rPr>
        <w:t>관한</w:t>
      </w:r>
      <w:r w:rsidRPr="00B51FA5">
        <w:rPr>
          <w:rFonts w:ascii="Times New Roman"/>
          <w:spacing w:val="3"/>
          <w:sz w:val="23"/>
          <w:szCs w:val="23"/>
        </w:rPr>
        <w:t xml:space="preserve"> </w:t>
      </w:r>
      <w:r w:rsidRPr="00B51FA5">
        <w:rPr>
          <w:rFonts w:ascii="Times New Roman" w:hint="eastAsia"/>
          <w:spacing w:val="3"/>
          <w:sz w:val="23"/>
          <w:szCs w:val="23"/>
        </w:rPr>
        <w:t>신청이</w:t>
      </w:r>
      <w:r w:rsidRPr="00B51FA5">
        <w:rPr>
          <w:rFonts w:ascii="Times New Roman"/>
          <w:spacing w:val="3"/>
          <w:sz w:val="23"/>
          <w:szCs w:val="23"/>
        </w:rPr>
        <w:t xml:space="preserve"> </w:t>
      </w:r>
      <w:r w:rsidRPr="00B51FA5">
        <w:rPr>
          <w:rFonts w:ascii="Times New Roman" w:hint="eastAsia"/>
          <w:spacing w:val="3"/>
          <w:sz w:val="23"/>
          <w:szCs w:val="23"/>
        </w:rPr>
        <w:t>법원에</w:t>
      </w:r>
      <w:r w:rsidRPr="00B51FA5">
        <w:rPr>
          <w:rFonts w:ascii="Times New Roman"/>
          <w:spacing w:val="3"/>
          <w:sz w:val="23"/>
          <w:szCs w:val="23"/>
        </w:rPr>
        <w:t xml:space="preserve"> </w:t>
      </w:r>
      <w:r w:rsidRPr="00B51FA5">
        <w:rPr>
          <w:rFonts w:ascii="Times New Roman" w:hint="eastAsia"/>
          <w:spacing w:val="3"/>
          <w:sz w:val="23"/>
          <w:szCs w:val="23"/>
        </w:rPr>
        <w:t>제기된</w:t>
      </w:r>
      <w:r w:rsidRPr="00B51FA5">
        <w:rPr>
          <w:rFonts w:ascii="Times New Roman"/>
          <w:spacing w:val="3"/>
          <w:sz w:val="23"/>
          <w:szCs w:val="23"/>
        </w:rPr>
        <w:t xml:space="preserve"> </w:t>
      </w:r>
      <w:r w:rsidRPr="00B51FA5">
        <w:rPr>
          <w:rFonts w:ascii="Times New Roman" w:hint="eastAsia"/>
          <w:spacing w:val="3"/>
          <w:sz w:val="23"/>
          <w:szCs w:val="23"/>
        </w:rPr>
        <w:t>경우</w:t>
      </w:r>
      <w:r w:rsidRPr="00B51FA5">
        <w:rPr>
          <w:rFonts w:ascii="Times New Roman" w:hint="eastAsia"/>
          <w:spacing w:val="3"/>
          <w:sz w:val="23"/>
          <w:szCs w:val="23"/>
        </w:rPr>
        <w:t>.</w:t>
      </w:r>
    </w:p>
    <w:p w14:paraId="07B93C29" w14:textId="77777777" w:rsidR="00786425" w:rsidRPr="00B51FA5" w:rsidRDefault="00786425" w:rsidP="00786425">
      <w:pPr>
        <w:numPr>
          <w:ilvl w:val="0"/>
          <w:numId w:val="19"/>
        </w:numPr>
        <w:snapToGrid w:val="0"/>
        <w:spacing w:before="180" w:after="180" w:line="360" w:lineRule="atLeast"/>
        <w:rPr>
          <w:rFonts w:ascii="Times New Roman"/>
          <w:sz w:val="23"/>
          <w:szCs w:val="23"/>
          <w:lang w:val="en-CA"/>
        </w:rPr>
      </w:pPr>
      <w:r w:rsidRPr="00B51FA5">
        <w:rPr>
          <w:rFonts w:ascii="Times New Roman" w:hint="eastAsia"/>
          <w:sz w:val="23"/>
          <w:szCs w:val="23"/>
        </w:rPr>
        <w:t>정부기관이</w:t>
      </w:r>
      <w:r w:rsidRPr="00B51FA5">
        <w:rPr>
          <w:rFonts w:ascii="Times New Roman"/>
          <w:sz w:val="23"/>
          <w:szCs w:val="23"/>
        </w:rPr>
        <w:t xml:space="preserve"> </w:t>
      </w:r>
      <w:proofErr w:type="spellStart"/>
      <w:r w:rsidRPr="00B51FA5">
        <w:rPr>
          <w:rFonts w:ascii="Times New Roman" w:hint="eastAsia"/>
          <w:sz w:val="23"/>
          <w:szCs w:val="23"/>
        </w:rPr>
        <w:t>거래종결을</w:t>
      </w:r>
      <w:proofErr w:type="spellEnd"/>
      <w:r w:rsidRPr="00B51FA5">
        <w:rPr>
          <w:rFonts w:ascii="Times New Roman"/>
          <w:sz w:val="23"/>
          <w:szCs w:val="23"/>
        </w:rPr>
        <w:t xml:space="preserve"> </w:t>
      </w:r>
      <w:r w:rsidRPr="00B51FA5">
        <w:rPr>
          <w:rFonts w:ascii="Times New Roman" w:hint="eastAsia"/>
          <w:sz w:val="23"/>
          <w:szCs w:val="23"/>
        </w:rPr>
        <w:t>금지하는</w:t>
      </w:r>
      <w:r w:rsidRPr="00B51FA5">
        <w:rPr>
          <w:rFonts w:ascii="Times New Roman"/>
          <w:sz w:val="23"/>
          <w:szCs w:val="23"/>
        </w:rPr>
        <w:t xml:space="preserve"> </w:t>
      </w:r>
      <w:r w:rsidRPr="00B51FA5">
        <w:rPr>
          <w:rFonts w:ascii="Times New Roman" w:hint="eastAsia"/>
          <w:sz w:val="23"/>
          <w:szCs w:val="23"/>
        </w:rPr>
        <w:t>조치를</w:t>
      </w:r>
      <w:r w:rsidRPr="00B51FA5">
        <w:rPr>
          <w:rFonts w:ascii="Times New Roman"/>
          <w:sz w:val="23"/>
          <w:szCs w:val="23"/>
        </w:rPr>
        <w:t xml:space="preserve"> </w:t>
      </w:r>
      <w:r w:rsidRPr="00B51FA5">
        <w:rPr>
          <w:rFonts w:ascii="Times New Roman" w:hint="eastAsia"/>
          <w:sz w:val="23"/>
          <w:szCs w:val="23"/>
        </w:rPr>
        <w:t>취하고</w:t>
      </w:r>
      <w:r w:rsidRPr="00B51FA5">
        <w:rPr>
          <w:rFonts w:ascii="Times New Roman"/>
          <w:sz w:val="23"/>
          <w:szCs w:val="23"/>
        </w:rPr>
        <w:t xml:space="preserve">, </w:t>
      </w:r>
      <w:r w:rsidRPr="00B51FA5">
        <w:rPr>
          <w:rFonts w:ascii="Times New Roman" w:hint="eastAsia"/>
          <w:sz w:val="23"/>
          <w:szCs w:val="23"/>
        </w:rPr>
        <w:t>이러한</w:t>
      </w:r>
      <w:r w:rsidRPr="00B51FA5">
        <w:rPr>
          <w:rFonts w:ascii="Times New Roman"/>
          <w:sz w:val="23"/>
          <w:szCs w:val="23"/>
        </w:rPr>
        <w:t xml:space="preserve"> </w:t>
      </w:r>
      <w:r w:rsidRPr="00B51FA5">
        <w:rPr>
          <w:rFonts w:ascii="Times New Roman" w:hint="eastAsia"/>
          <w:sz w:val="23"/>
          <w:szCs w:val="23"/>
        </w:rPr>
        <w:t>조치가</w:t>
      </w:r>
      <w:r w:rsidRPr="00B51FA5">
        <w:rPr>
          <w:rFonts w:ascii="Times New Roman"/>
          <w:sz w:val="23"/>
          <w:szCs w:val="23"/>
        </w:rPr>
        <w:t xml:space="preserve"> </w:t>
      </w:r>
      <w:r w:rsidRPr="00B51FA5">
        <w:rPr>
          <w:rFonts w:ascii="Times New Roman" w:hint="eastAsia"/>
          <w:sz w:val="23"/>
          <w:szCs w:val="23"/>
        </w:rPr>
        <w:t>최종적인</w:t>
      </w:r>
      <w:r w:rsidRPr="00B51FA5">
        <w:rPr>
          <w:rFonts w:ascii="Times New Roman"/>
          <w:sz w:val="23"/>
          <w:szCs w:val="23"/>
        </w:rPr>
        <w:t xml:space="preserve"> </w:t>
      </w:r>
      <w:r w:rsidRPr="00B51FA5">
        <w:rPr>
          <w:rFonts w:ascii="Times New Roman" w:hint="eastAsia"/>
          <w:sz w:val="23"/>
          <w:szCs w:val="23"/>
        </w:rPr>
        <w:t>것으로서</w:t>
      </w:r>
      <w:r w:rsidRPr="00B51FA5">
        <w:rPr>
          <w:rFonts w:ascii="Times New Roman"/>
          <w:sz w:val="23"/>
          <w:szCs w:val="23"/>
        </w:rPr>
        <w:t xml:space="preserve"> </w:t>
      </w:r>
      <w:r w:rsidRPr="00B51FA5">
        <w:rPr>
          <w:rFonts w:ascii="Times New Roman" w:hint="eastAsia"/>
          <w:sz w:val="23"/>
          <w:szCs w:val="23"/>
        </w:rPr>
        <w:t>절차상</w:t>
      </w:r>
      <w:r w:rsidRPr="00B51FA5">
        <w:rPr>
          <w:rFonts w:ascii="Times New Roman"/>
          <w:sz w:val="23"/>
          <w:szCs w:val="23"/>
        </w:rPr>
        <w:t xml:space="preserve"> </w:t>
      </w:r>
      <w:r w:rsidRPr="00B51FA5">
        <w:rPr>
          <w:rFonts w:ascii="Times New Roman" w:hint="eastAsia"/>
          <w:sz w:val="23"/>
          <w:szCs w:val="23"/>
        </w:rPr>
        <w:t>더</w:t>
      </w:r>
      <w:r w:rsidRPr="00B51FA5">
        <w:rPr>
          <w:rFonts w:ascii="Times New Roman"/>
          <w:sz w:val="23"/>
          <w:szCs w:val="23"/>
        </w:rPr>
        <w:t xml:space="preserve"> </w:t>
      </w:r>
      <w:r w:rsidRPr="00B51FA5">
        <w:rPr>
          <w:rFonts w:ascii="Times New Roman" w:hint="eastAsia"/>
          <w:sz w:val="23"/>
          <w:szCs w:val="23"/>
        </w:rPr>
        <w:t>이상</w:t>
      </w:r>
      <w:r w:rsidRPr="00B51FA5">
        <w:rPr>
          <w:rFonts w:ascii="Times New Roman"/>
          <w:sz w:val="23"/>
          <w:szCs w:val="23"/>
        </w:rPr>
        <w:t xml:space="preserve"> </w:t>
      </w:r>
      <w:r w:rsidRPr="00B51FA5">
        <w:rPr>
          <w:rFonts w:ascii="Times New Roman" w:hint="eastAsia"/>
          <w:sz w:val="23"/>
          <w:szCs w:val="23"/>
        </w:rPr>
        <w:t>다툴</w:t>
      </w:r>
      <w:r w:rsidRPr="00B51FA5">
        <w:rPr>
          <w:rFonts w:ascii="Times New Roman"/>
          <w:sz w:val="23"/>
          <w:szCs w:val="23"/>
        </w:rPr>
        <w:t xml:space="preserve"> </w:t>
      </w:r>
      <w:r w:rsidRPr="00B51FA5">
        <w:rPr>
          <w:rFonts w:ascii="Times New Roman" w:hint="eastAsia"/>
          <w:sz w:val="23"/>
          <w:szCs w:val="23"/>
        </w:rPr>
        <w:t>수</w:t>
      </w:r>
      <w:r w:rsidRPr="00B51FA5">
        <w:rPr>
          <w:rFonts w:ascii="Times New Roman"/>
          <w:sz w:val="23"/>
          <w:szCs w:val="23"/>
        </w:rPr>
        <w:t xml:space="preserve"> </w:t>
      </w:r>
      <w:r w:rsidRPr="00B51FA5">
        <w:rPr>
          <w:rFonts w:ascii="Times New Roman" w:hint="eastAsia"/>
          <w:sz w:val="23"/>
          <w:szCs w:val="23"/>
        </w:rPr>
        <w:t>없는</w:t>
      </w:r>
      <w:r w:rsidRPr="00B51FA5">
        <w:rPr>
          <w:rFonts w:ascii="Times New Roman"/>
          <w:sz w:val="23"/>
          <w:szCs w:val="23"/>
        </w:rPr>
        <w:t xml:space="preserve"> </w:t>
      </w:r>
      <w:r w:rsidRPr="00B51FA5">
        <w:rPr>
          <w:rFonts w:ascii="Times New Roman" w:hint="eastAsia"/>
          <w:sz w:val="23"/>
          <w:szCs w:val="23"/>
        </w:rPr>
        <w:t>경우</w:t>
      </w:r>
      <w:r w:rsidRPr="00B51FA5">
        <w:rPr>
          <w:rFonts w:ascii="Times New Roman" w:hint="eastAsia"/>
          <w:sz w:val="23"/>
          <w:szCs w:val="23"/>
        </w:rPr>
        <w:t>.</w:t>
      </w:r>
    </w:p>
    <w:p w14:paraId="6845A2A5" w14:textId="77777777" w:rsidR="00786425" w:rsidRPr="00B51FA5" w:rsidRDefault="00786425" w:rsidP="00786425">
      <w:pPr>
        <w:numPr>
          <w:ilvl w:val="0"/>
          <w:numId w:val="19"/>
        </w:numPr>
        <w:snapToGrid w:val="0"/>
        <w:spacing w:before="180" w:after="180" w:line="360" w:lineRule="atLeast"/>
        <w:rPr>
          <w:rFonts w:ascii="Times New Roman"/>
          <w:sz w:val="23"/>
          <w:szCs w:val="23"/>
          <w:lang w:val="en-CA"/>
        </w:rPr>
      </w:pPr>
      <w:r w:rsidRPr="00B51FA5">
        <w:rPr>
          <w:rFonts w:ascii="Times New Roman" w:hint="eastAsia"/>
          <w:sz w:val="23"/>
          <w:szCs w:val="23"/>
          <w:lang w:val="en-CA"/>
        </w:rPr>
        <w:t>제</w:t>
      </w:r>
      <w:r w:rsidR="00762685">
        <w:rPr>
          <w:rFonts w:ascii="Times New Roman"/>
          <w:sz w:val="23"/>
          <w:szCs w:val="23"/>
          <w:lang w:val="en-CA"/>
        </w:rPr>
        <w:t>8</w:t>
      </w:r>
      <w:r w:rsidRPr="00883718">
        <w:rPr>
          <w:rFonts w:ascii="Times New Roman" w:hint="eastAsia"/>
          <w:sz w:val="23"/>
          <w:szCs w:val="23"/>
          <w:lang w:val="en-CA"/>
        </w:rPr>
        <w:t>조에</w:t>
      </w:r>
      <w:r w:rsidRPr="00883718">
        <w:rPr>
          <w:rFonts w:ascii="Times New Roman"/>
          <w:sz w:val="23"/>
          <w:szCs w:val="23"/>
          <w:lang w:val="en-CA"/>
        </w:rPr>
        <w:t xml:space="preserve"> </w:t>
      </w:r>
      <w:r w:rsidRPr="00883718">
        <w:rPr>
          <w:rFonts w:ascii="Times New Roman" w:hint="eastAsia"/>
          <w:sz w:val="23"/>
          <w:szCs w:val="23"/>
          <w:lang w:val="en-CA"/>
        </w:rPr>
        <w:t>정한</w:t>
      </w:r>
      <w:r w:rsidRPr="000575B1">
        <w:rPr>
          <w:rFonts w:ascii="Times New Roman"/>
          <w:sz w:val="23"/>
          <w:szCs w:val="23"/>
          <w:lang w:val="en-CA"/>
        </w:rPr>
        <w:t xml:space="preserve"> </w:t>
      </w:r>
      <w:r w:rsidRPr="00522B89">
        <w:rPr>
          <w:rFonts w:ascii="Times New Roman" w:hint="eastAsia"/>
          <w:sz w:val="23"/>
          <w:szCs w:val="23"/>
          <w:lang w:val="en-CA"/>
        </w:rPr>
        <w:t>일방</w:t>
      </w:r>
      <w:r w:rsidRPr="00522B89">
        <w:rPr>
          <w:rFonts w:ascii="Times New Roman"/>
          <w:sz w:val="23"/>
          <w:szCs w:val="23"/>
          <w:lang w:val="en-CA"/>
        </w:rPr>
        <w:t xml:space="preserve"> </w:t>
      </w:r>
      <w:r w:rsidRPr="00B51FA5">
        <w:rPr>
          <w:rFonts w:ascii="Times New Roman" w:hint="eastAsia"/>
          <w:sz w:val="23"/>
          <w:szCs w:val="23"/>
          <w:lang w:val="en-CA"/>
        </w:rPr>
        <w:t>당사자의</w:t>
      </w:r>
      <w:r w:rsidRPr="00B51FA5">
        <w:rPr>
          <w:rFonts w:ascii="Times New Roman"/>
          <w:sz w:val="23"/>
          <w:szCs w:val="23"/>
          <w:lang w:val="en-CA"/>
        </w:rPr>
        <w:t xml:space="preserve"> </w:t>
      </w:r>
      <w:r w:rsidRPr="00B51FA5">
        <w:rPr>
          <w:rFonts w:ascii="Times New Roman" w:hint="eastAsia"/>
          <w:sz w:val="23"/>
          <w:szCs w:val="23"/>
          <w:lang w:val="en-CA"/>
        </w:rPr>
        <w:t>거래종결의무의</w:t>
      </w:r>
      <w:r w:rsidRPr="00B51FA5">
        <w:rPr>
          <w:rFonts w:ascii="Times New Roman"/>
          <w:sz w:val="23"/>
          <w:szCs w:val="23"/>
          <w:lang w:val="en-CA"/>
        </w:rPr>
        <w:t xml:space="preserve"> </w:t>
      </w:r>
      <w:r w:rsidRPr="00B51FA5">
        <w:rPr>
          <w:rFonts w:ascii="Times New Roman" w:hint="eastAsia"/>
          <w:sz w:val="23"/>
          <w:szCs w:val="23"/>
          <w:lang w:val="en-CA"/>
        </w:rPr>
        <w:t>선행조건이</w:t>
      </w:r>
      <w:r w:rsidRPr="00B51FA5">
        <w:rPr>
          <w:rFonts w:ascii="Times New Roman"/>
          <w:sz w:val="23"/>
          <w:szCs w:val="23"/>
          <w:lang w:val="en-CA"/>
        </w:rPr>
        <w:t xml:space="preserve"> </w:t>
      </w:r>
      <w:r w:rsidRPr="00B51FA5">
        <w:rPr>
          <w:rFonts w:ascii="Times New Roman" w:hint="eastAsia"/>
          <w:sz w:val="23"/>
          <w:szCs w:val="23"/>
          <w:lang w:val="en-CA"/>
        </w:rPr>
        <w:t>충족되거나</w:t>
      </w:r>
      <w:r w:rsidRPr="00B51FA5">
        <w:rPr>
          <w:rFonts w:ascii="Times New Roman"/>
          <w:sz w:val="23"/>
          <w:szCs w:val="23"/>
          <w:lang w:val="en-CA"/>
        </w:rPr>
        <w:t xml:space="preserve"> </w:t>
      </w:r>
      <w:r w:rsidRPr="00B51FA5">
        <w:rPr>
          <w:rFonts w:ascii="Times New Roman" w:hint="eastAsia"/>
          <w:sz w:val="23"/>
          <w:szCs w:val="23"/>
          <w:lang w:val="en-CA"/>
        </w:rPr>
        <w:t>포기되었음에도</w:t>
      </w:r>
      <w:r w:rsidRPr="00B51FA5">
        <w:rPr>
          <w:rFonts w:ascii="Times New Roman"/>
          <w:sz w:val="23"/>
          <w:szCs w:val="23"/>
          <w:lang w:val="en-CA"/>
        </w:rPr>
        <w:t xml:space="preserve"> </w:t>
      </w:r>
      <w:r w:rsidRPr="00B51FA5">
        <w:rPr>
          <w:rFonts w:ascii="Times New Roman" w:hint="eastAsia"/>
          <w:sz w:val="23"/>
          <w:szCs w:val="23"/>
          <w:lang w:val="en-CA"/>
        </w:rPr>
        <w:t>불구하고</w:t>
      </w:r>
      <w:r w:rsidRPr="00B51FA5">
        <w:rPr>
          <w:rFonts w:ascii="Times New Roman"/>
          <w:sz w:val="23"/>
          <w:szCs w:val="23"/>
          <w:lang w:val="en-CA"/>
        </w:rPr>
        <w:t xml:space="preserve">, </w:t>
      </w:r>
      <w:r w:rsidRPr="00B51FA5">
        <w:rPr>
          <w:rFonts w:ascii="Times New Roman" w:hint="eastAsia"/>
          <w:sz w:val="23"/>
          <w:szCs w:val="23"/>
          <w:lang w:val="en-CA"/>
        </w:rPr>
        <w:t>해당</w:t>
      </w:r>
      <w:r w:rsidRPr="00B51FA5">
        <w:rPr>
          <w:rFonts w:ascii="Times New Roman"/>
          <w:sz w:val="23"/>
          <w:szCs w:val="23"/>
          <w:lang w:val="en-CA"/>
        </w:rPr>
        <w:t xml:space="preserve"> </w:t>
      </w:r>
      <w:r w:rsidRPr="00B51FA5">
        <w:rPr>
          <w:rFonts w:ascii="Times New Roman" w:hint="eastAsia"/>
          <w:sz w:val="23"/>
          <w:szCs w:val="23"/>
          <w:lang w:val="en-CA"/>
        </w:rPr>
        <w:t>당사자가</w:t>
      </w:r>
      <w:r w:rsidRPr="00B51FA5">
        <w:rPr>
          <w:rFonts w:ascii="Times New Roman"/>
          <w:sz w:val="23"/>
          <w:szCs w:val="23"/>
          <w:lang w:val="en-CA"/>
        </w:rPr>
        <w:t xml:space="preserve"> </w:t>
      </w:r>
      <w:r w:rsidRPr="00B51FA5">
        <w:rPr>
          <w:rFonts w:ascii="Times New Roman" w:hint="eastAsia"/>
          <w:sz w:val="23"/>
          <w:szCs w:val="23"/>
          <w:lang w:val="en-CA"/>
        </w:rPr>
        <w:t>자신의</w:t>
      </w:r>
      <w:r w:rsidRPr="00B51FA5">
        <w:rPr>
          <w:rFonts w:ascii="Times New Roman"/>
          <w:sz w:val="23"/>
          <w:szCs w:val="23"/>
          <w:lang w:val="en-CA"/>
        </w:rPr>
        <w:t xml:space="preserve"> </w:t>
      </w:r>
      <w:r w:rsidRPr="00B51FA5">
        <w:rPr>
          <w:rFonts w:ascii="Times New Roman" w:hint="eastAsia"/>
          <w:sz w:val="23"/>
          <w:szCs w:val="23"/>
          <w:lang w:val="en-CA"/>
        </w:rPr>
        <w:t>거래종결의무를</w:t>
      </w:r>
      <w:r w:rsidRPr="00B51FA5">
        <w:rPr>
          <w:rFonts w:ascii="Times New Roman"/>
          <w:sz w:val="23"/>
          <w:szCs w:val="23"/>
          <w:lang w:val="en-CA"/>
        </w:rPr>
        <w:t xml:space="preserve"> </w:t>
      </w:r>
      <w:r w:rsidRPr="00B51FA5">
        <w:rPr>
          <w:rFonts w:ascii="Times New Roman" w:hint="eastAsia"/>
          <w:sz w:val="23"/>
          <w:szCs w:val="23"/>
          <w:lang w:val="en-CA"/>
        </w:rPr>
        <w:t>이행하지</w:t>
      </w:r>
      <w:r w:rsidRPr="00B51FA5">
        <w:rPr>
          <w:rFonts w:ascii="Times New Roman"/>
          <w:sz w:val="23"/>
          <w:szCs w:val="23"/>
          <w:lang w:val="en-CA"/>
        </w:rPr>
        <w:t xml:space="preserve"> </w:t>
      </w:r>
      <w:r w:rsidRPr="00B51FA5">
        <w:rPr>
          <w:rFonts w:ascii="Times New Roman" w:hint="eastAsia"/>
          <w:sz w:val="23"/>
          <w:szCs w:val="23"/>
          <w:lang w:val="en-CA"/>
        </w:rPr>
        <w:t>않는</w:t>
      </w:r>
      <w:r w:rsidRPr="00B51FA5">
        <w:rPr>
          <w:rFonts w:ascii="Times New Roman"/>
          <w:sz w:val="23"/>
          <w:szCs w:val="23"/>
          <w:lang w:val="en-CA"/>
        </w:rPr>
        <w:t xml:space="preserve"> </w:t>
      </w:r>
      <w:r w:rsidRPr="00B51FA5">
        <w:rPr>
          <w:rFonts w:ascii="Times New Roman" w:hint="eastAsia"/>
          <w:sz w:val="23"/>
          <w:szCs w:val="23"/>
          <w:lang w:val="en-CA"/>
        </w:rPr>
        <w:t>경우</w:t>
      </w:r>
      <w:r w:rsidRPr="00B51FA5">
        <w:rPr>
          <w:rFonts w:ascii="Times New Roman" w:hint="eastAsia"/>
          <w:sz w:val="23"/>
          <w:szCs w:val="23"/>
          <w:lang w:val="en-CA"/>
        </w:rPr>
        <w:t>(</w:t>
      </w:r>
      <w:r w:rsidRPr="00B51FA5">
        <w:rPr>
          <w:rFonts w:ascii="Times New Roman" w:hint="eastAsia"/>
          <w:sz w:val="23"/>
          <w:szCs w:val="23"/>
          <w:lang w:val="en-CA"/>
        </w:rPr>
        <w:t>단</w:t>
      </w:r>
      <w:r w:rsidRPr="00B51FA5">
        <w:rPr>
          <w:rFonts w:ascii="Times New Roman" w:hint="eastAsia"/>
          <w:sz w:val="23"/>
          <w:szCs w:val="23"/>
          <w:lang w:val="en-CA"/>
        </w:rPr>
        <w:t xml:space="preserve">, </w:t>
      </w:r>
      <w:r w:rsidRPr="00B51FA5">
        <w:rPr>
          <w:rFonts w:ascii="Times New Roman" w:hint="eastAsia"/>
          <w:sz w:val="23"/>
          <w:szCs w:val="23"/>
          <w:lang w:val="en-CA"/>
        </w:rPr>
        <w:t>본</w:t>
      </w:r>
      <w:r w:rsidRPr="00B51FA5">
        <w:rPr>
          <w:rFonts w:ascii="Times New Roman" w:hint="eastAsia"/>
          <w:sz w:val="23"/>
          <w:szCs w:val="23"/>
          <w:lang w:val="en-CA"/>
        </w:rPr>
        <w:t xml:space="preserve"> </w:t>
      </w:r>
      <w:r w:rsidRPr="00B51FA5">
        <w:rPr>
          <w:rFonts w:ascii="Times New Roman" w:hint="eastAsia"/>
          <w:sz w:val="23"/>
          <w:szCs w:val="23"/>
          <w:lang w:val="en-CA"/>
        </w:rPr>
        <w:t>항에</w:t>
      </w:r>
      <w:r w:rsidRPr="00B51FA5">
        <w:rPr>
          <w:rFonts w:ascii="Times New Roman" w:hint="eastAsia"/>
          <w:sz w:val="23"/>
          <w:szCs w:val="23"/>
          <w:lang w:val="en-CA"/>
        </w:rPr>
        <w:t xml:space="preserve"> </w:t>
      </w:r>
      <w:r w:rsidRPr="00B51FA5">
        <w:rPr>
          <w:rFonts w:ascii="Times New Roman" w:hint="eastAsia"/>
          <w:sz w:val="23"/>
          <w:szCs w:val="23"/>
          <w:lang w:val="en-CA"/>
        </w:rPr>
        <w:t>따른</w:t>
      </w:r>
      <w:r w:rsidRPr="00B51FA5">
        <w:rPr>
          <w:rFonts w:ascii="Times New Roman" w:hint="eastAsia"/>
          <w:sz w:val="23"/>
          <w:szCs w:val="23"/>
          <w:lang w:val="en-CA"/>
        </w:rPr>
        <w:t xml:space="preserve"> </w:t>
      </w:r>
      <w:r w:rsidRPr="00B51FA5">
        <w:rPr>
          <w:rFonts w:ascii="Times New Roman" w:hint="eastAsia"/>
          <w:sz w:val="23"/>
          <w:szCs w:val="23"/>
          <w:lang w:val="en-CA"/>
        </w:rPr>
        <w:t>해제권을</w:t>
      </w:r>
      <w:r w:rsidRPr="00B51FA5">
        <w:rPr>
          <w:rFonts w:ascii="Times New Roman" w:hint="eastAsia"/>
          <w:sz w:val="23"/>
          <w:szCs w:val="23"/>
          <w:lang w:val="en-CA"/>
        </w:rPr>
        <w:t xml:space="preserve"> </w:t>
      </w:r>
      <w:r w:rsidRPr="00B51FA5">
        <w:rPr>
          <w:rFonts w:ascii="Times New Roman" w:hint="eastAsia"/>
          <w:sz w:val="23"/>
          <w:szCs w:val="23"/>
          <w:lang w:val="en-CA"/>
        </w:rPr>
        <w:t>행사하는</w:t>
      </w:r>
      <w:r w:rsidRPr="00B51FA5">
        <w:rPr>
          <w:rFonts w:ascii="Times New Roman" w:hint="eastAsia"/>
          <w:sz w:val="23"/>
          <w:szCs w:val="23"/>
          <w:lang w:val="en-CA"/>
        </w:rPr>
        <w:t xml:space="preserve"> </w:t>
      </w:r>
      <w:r w:rsidRPr="00B51FA5">
        <w:rPr>
          <w:rFonts w:ascii="Times New Roman" w:hint="eastAsia"/>
          <w:sz w:val="23"/>
          <w:szCs w:val="23"/>
          <w:lang w:val="en-CA"/>
        </w:rPr>
        <w:t>당사자는</w:t>
      </w:r>
      <w:r w:rsidRPr="00B51FA5">
        <w:rPr>
          <w:rFonts w:ascii="Times New Roman" w:hint="eastAsia"/>
          <w:sz w:val="23"/>
          <w:szCs w:val="23"/>
          <w:lang w:val="en-CA"/>
        </w:rPr>
        <w:t xml:space="preserve"> </w:t>
      </w:r>
      <w:proofErr w:type="spellStart"/>
      <w:r w:rsidRPr="00B51FA5">
        <w:rPr>
          <w:rFonts w:ascii="Times New Roman" w:hint="eastAsia"/>
          <w:sz w:val="23"/>
          <w:szCs w:val="23"/>
          <w:lang w:val="en-CA"/>
        </w:rPr>
        <w:t>거래종결을</w:t>
      </w:r>
      <w:proofErr w:type="spellEnd"/>
      <w:r w:rsidRPr="00B51FA5">
        <w:rPr>
          <w:rFonts w:ascii="Times New Roman" w:hint="eastAsia"/>
          <w:sz w:val="23"/>
          <w:szCs w:val="23"/>
          <w:lang w:val="en-CA"/>
        </w:rPr>
        <w:t xml:space="preserve"> </w:t>
      </w:r>
      <w:r w:rsidRPr="00B51FA5">
        <w:rPr>
          <w:rFonts w:ascii="Times New Roman" w:hint="eastAsia"/>
          <w:sz w:val="23"/>
          <w:szCs w:val="23"/>
          <w:lang w:val="en-CA"/>
        </w:rPr>
        <w:t>위한</w:t>
      </w:r>
      <w:r w:rsidRPr="00B51FA5">
        <w:rPr>
          <w:rFonts w:ascii="Times New Roman" w:hint="eastAsia"/>
          <w:sz w:val="23"/>
          <w:szCs w:val="23"/>
          <w:lang w:val="en-CA"/>
        </w:rPr>
        <w:t xml:space="preserve"> </w:t>
      </w:r>
      <w:r w:rsidRPr="00B51FA5">
        <w:rPr>
          <w:rFonts w:ascii="Times New Roman" w:hint="eastAsia"/>
          <w:sz w:val="23"/>
          <w:szCs w:val="23"/>
          <w:lang w:val="en-CA"/>
        </w:rPr>
        <w:t>의무</w:t>
      </w:r>
      <w:r w:rsidRPr="00B51FA5">
        <w:rPr>
          <w:rFonts w:ascii="Times New Roman" w:hint="eastAsia"/>
          <w:sz w:val="23"/>
          <w:szCs w:val="23"/>
          <w:lang w:val="en-CA"/>
        </w:rPr>
        <w:t xml:space="preserve"> </w:t>
      </w:r>
      <w:r w:rsidRPr="00B51FA5">
        <w:rPr>
          <w:rFonts w:ascii="Times New Roman" w:hint="eastAsia"/>
          <w:sz w:val="23"/>
          <w:szCs w:val="23"/>
          <w:lang w:val="en-CA"/>
        </w:rPr>
        <w:t>이행의</w:t>
      </w:r>
      <w:r w:rsidRPr="00B51FA5">
        <w:rPr>
          <w:rFonts w:ascii="Times New Roman" w:hint="eastAsia"/>
          <w:sz w:val="23"/>
          <w:szCs w:val="23"/>
          <w:lang w:val="en-CA"/>
        </w:rPr>
        <w:t xml:space="preserve"> </w:t>
      </w:r>
      <w:r w:rsidRPr="00B51FA5">
        <w:rPr>
          <w:rFonts w:ascii="Times New Roman" w:hint="eastAsia"/>
          <w:sz w:val="23"/>
          <w:szCs w:val="23"/>
          <w:lang w:val="en-CA"/>
        </w:rPr>
        <w:t>제공을</w:t>
      </w:r>
      <w:r w:rsidRPr="00B51FA5">
        <w:rPr>
          <w:rFonts w:ascii="Times New Roman" w:hint="eastAsia"/>
          <w:sz w:val="23"/>
          <w:szCs w:val="23"/>
          <w:lang w:val="en-CA"/>
        </w:rPr>
        <w:t xml:space="preserve"> </w:t>
      </w:r>
      <w:r w:rsidRPr="00B51FA5">
        <w:rPr>
          <w:rFonts w:ascii="Times New Roman" w:hint="eastAsia"/>
          <w:sz w:val="23"/>
          <w:szCs w:val="23"/>
          <w:lang w:val="en-CA"/>
        </w:rPr>
        <w:t>완료하여</w:t>
      </w:r>
      <w:r w:rsidRPr="00B51FA5">
        <w:rPr>
          <w:rFonts w:ascii="Times New Roman" w:hint="eastAsia"/>
          <w:sz w:val="23"/>
          <w:szCs w:val="23"/>
          <w:lang w:val="en-CA"/>
        </w:rPr>
        <w:t xml:space="preserve"> </w:t>
      </w:r>
      <w:r w:rsidRPr="00B51FA5">
        <w:rPr>
          <w:rFonts w:ascii="Times New Roman" w:hint="eastAsia"/>
          <w:sz w:val="23"/>
          <w:szCs w:val="23"/>
          <w:lang w:val="en-CA"/>
        </w:rPr>
        <w:t>상대방</w:t>
      </w:r>
      <w:r w:rsidRPr="00B51FA5">
        <w:rPr>
          <w:rFonts w:ascii="Times New Roman" w:hint="eastAsia"/>
          <w:sz w:val="23"/>
          <w:szCs w:val="23"/>
          <w:lang w:val="en-CA"/>
        </w:rPr>
        <w:t xml:space="preserve"> </w:t>
      </w:r>
      <w:r w:rsidRPr="00B51FA5">
        <w:rPr>
          <w:rFonts w:ascii="Times New Roman" w:hint="eastAsia"/>
          <w:sz w:val="23"/>
          <w:szCs w:val="23"/>
          <w:lang w:val="en-CA"/>
        </w:rPr>
        <w:t>당사자의</w:t>
      </w:r>
      <w:r w:rsidRPr="00B51FA5">
        <w:rPr>
          <w:rFonts w:ascii="Times New Roman" w:hint="eastAsia"/>
          <w:sz w:val="23"/>
          <w:szCs w:val="23"/>
          <w:lang w:val="en-CA"/>
        </w:rPr>
        <w:t xml:space="preserve"> </w:t>
      </w:r>
      <w:r w:rsidRPr="00B51FA5">
        <w:rPr>
          <w:rFonts w:ascii="Times New Roman" w:hint="eastAsia"/>
          <w:sz w:val="23"/>
          <w:szCs w:val="23"/>
          <w:lang w:val="en-CA"/>
        </w:rPr>
        <w:t>지체</w:t>
      </w:r>
      <w:r w:rsidRPr="00B51FA5">
        <w:rPr>
          <w:rFonts w:ascii="Times New Roman" w:hint="eastAsia"/>
          <w:sz w:val="23"/>
          <w:szCs w:val="23"/>
          <w:lang w:val="en-CA"/>
        </w:rPr>
        <w:t xml:space="preserve"> </w:t>
      </w:r>
      <w:r w:rsidRPr="00B51FA5">
        <w:rPr>
          <w:rFonts w:ascii="Times New Roman" w:hint="eastAsia"/>
          <w:sz w:val="23"/>
          <w:szCs w:val="23"/>
          <w:lang w:val="en-CA"/>
        </w:rPr>
        <w:t>책임을</w:t>
      </w:r>
      <w:r w:rsidRPr="00B51FA5">
        <w:rPr>
          <w:rFonts w:ascii="Times New Roman" w:hint="eastAsia"/>
          <w:sz w:val="23"/>
          <w:szCs w:val="23"/>
          <w:lang w:val="en-CA"/>
        </w:rPr>
        <w:t xml:space="preserve"> </w:t>
      </w:r>
      <w:r w:rsidRPr="00B51FA5">
        <w:rPr>
          <w:rFonts w:ascii="Times New Roman" w:hint="eastAsia"/>
          <w:sz w:val="23"/>
          <w:szCs w:val="23"/>
          <w:lang w:val="en-CA"/>
        </w:rPr>
        <w:t>발생시킨</w:t>
      </w:r>
      <w:r w:rsidRPr="00B51FA5">
        <w:rPr>
          <w:rFonts w:ascii="Times New Roman" w:hint="eastAsia"/>
          <w:sz w:val="23"/>
          <w:szCs w:val="23"/>
          <w:lang w:val="en-CA"/>
        </w:rPr>
        <w:t xml:space="preserve"> </w:t>
      </w:r>
      <w:r w:rsidRPr="00B51FA5">
        <w:rPr>
          <w:rFonts w:ascii="Times New Roman" w:hint="eastAsia"/>
          <w:sz w:val="23"/>
          <w:szCs w:val="23"/>
          <w:lang w:val="en-CA"/>
        </w:rPr>
        <w:t>상태여야</w:t>
      </w:r>
      <w:r w:rsidRPr="00B51FA5">
        <w:rPr>
          <w:rFonts w:ascii="Times New Roman" w:hint="eastAsia"/>
          <w:sz w:val="23"/>
          <w:szCs w:val="23"/>
          <w:lang w:val="en-CA"/>
        </w:rPr>
        <w:t xml:space="preserve"> </w:t>
      </w:r>
      <w:r w:rsidRPr="00B51FA5">
        <w:rPr>
          <w:rFonts w:ascii="Times New Roman" w:hint="eastAsia"/>
          <w:sz w:val="23"/>
          <w:szCs w:val="23"/>
          <w:lang w:val="en-CA"/>
        </w:rPr>
        <w:t>함</w:t>
      </w:r>
      <w:r w:rsidRPr="00B51FA5">
        <w:rPr>
          <w:rFonts w:ascii="Times New Roman" w:hint="eastAsia"/>
          <w:sz w:val="23"/>
          <w:szCs w:val="23"/>
          <w:lang w:val="en-CA"/>
        </w:rPr>
        <w:t>)</w:t>
      </w:r>
      <w:r w:rsidRPr="00B51FA5">
        <w:rPr>
          <w:rFonts w:ascii="Times New Roman"/>
          <w:sz w:val="23"/>
          <w:szCs w:val="23"/>
          <w:lang w:val="en-CA"/>
        </w:rPr>
        <w:t>.</w:t>
      </w:r>
    </w:p>
    <w:p w14:paraId="527D8528" w14:textId="77777777" w:rsidR="0079076C" w:rsidRPr="009326F3" w:rsidRDefault="0079076C" w:rsidP="0079076C">
      <w:pPr>
        <w:numPr>
          <w:ilvl w:val="1"/>
          <w:numId w:val="11"/>
        </w:numPr>
        <w:snapToGrid w:val="0"/>
        <w:spacing w:before="180" w:after="180" w:line="360" w:lineRule="atLeast"/>
        <w:rPr>
          <w:rFonts w:ascii="Times New Roman"/>
          <w:sz w:val="23"/>
          <w:szCs w:val="23"/>
          <w:u w:val="single"/>
        </w:rPr>
      </w:pPr>
      <w:r w:rsidRPr="009326F3">
        <w:rPr>
          <w:rFonts w:ascii="Times New Roman" w:hint="eastAsia"/>
          <w:sz w:val="23"/>
          <w:szCs w:val="23"/>
          <w:u w:val="single"/>
        </w:rPr>
        <w:t>해제의</w:t>
      </w:r>
      <w:r w:rsidRPr="009326F3">
        <w:rPr>
          <w:rFonts w:ascii="Times New Roman"/>
          <w:sz w:val="23"/>
          <w:szCs w:val="23"/>
          <w:u w:val="single"/>
        </w:rPr>
        <w:t xml:space="preserve"> </w:t>
      </w:r>
      <w:r w:rsidRPr="009326F3">
        <w:rPr>
          <w:rFonts w:ascii="Times New Roman" w:hint="eastAsia"/>
          <w:sz w:val="23"/>
          <w:szCs w:val="23"/>
          <w:u w:val="single"/>
        </w:rPr>
        <w:t>결과</w:t>
      </w:r>
      <w:r w:rsidRPr="00352E12">
        <w:rPr>
          <w:rFonts w:ascii="Times New Roman"/>
          <w:sz w:val="23"/>
          <w:szCs w:val="23"/>
        </w:rPr>
        <w:t xml:space="preserve">. </w:t>
      </w:r>
      <w:r w:rsidRPr="00352E12">
        <w:rPr>
          <w:rFonts w:ascii="Times New Roman" w:hint="eastAsia"/>
          <w:sz w:val="23"/>
          <w:szCs w:val="23"/>
        </w:rPr>
        <w:t>제</w:t>
      </w:r>
      <w:r w:rsidRPr="00352E12">
        <w:rPr>
          <w:rFonts w:ascii="Times New Roman"/>
          <w:sz w:val="23"/>
          <w:szCs w:val="23"/>
        </w:rPr>
        <w:t>9.1</w:t>
      </w:r>
      <w:r w:rsidRPr="00FA107D">
        <w:rPr>
          <w:rFonts w:ascii="Times New Roman" w:hint="eastAsia"/>
          <w:sz w:val="23"/>
          <w:szCs w:val="23"/>
        </w:rPr>
        <w:t>조에</w:t>
      </w:r>
      <w:r w:rsidRPr="00FA107D">
        <w:rPr>
          <w:rFonts w:ascii="Times New Roman"/>
          <w:sz w:val="23"/>
          <w:szCs w:val="23"/>
        </w:rPr>
        <w:t xml:space="preserve"> </w:t>
      </w:r>
      <w:r w:rsidRPr="00FA107D">
        <w:rPr>
          <w:rFonts w:ascii="Times New Roman" w:hint="eastAsia"/>
          <w:sz w:val="23"/>
          <w:szCs w:val="23"/>
        </w:rPr>
        <w:t>따라</w:t>
      </w:r>
      <w:r w:rsidRPr="009326F3">
        <w:rPr>
          <w:rFonts w:ascii="Times New Roman"/>
          <w:sz w:val="23"/>
          <w:szCs w:val="23"/>
        </w:rPr>
        <w:t xml:space="preserve"> </w:t>
      </w:r>
      <w:r w:rsidRPr="009326F3">
        <w:rPr>
          <w:rFonts w:ascii="Times New Roman" w:hint="eastAsia"/>
          <w:sz w:val="23"/>
          <w:szCs w:val="23"/>
        </w:rPr>
        <w:t>본</w:t>
      </w:r>
      <w:r w:rsidRPr="009326F3">
        <w:rPr>
          <w:rFonts w:ascii="Times New Roman"/>
          <w:sz w:val="23"/>
          <w:szCs w:val="23"/>
        </w:rPr>
        <w:t xml:space="preserve"> </w:t>
      </w:r>
      <w:r w:rsidRPr="009326F3">
        <w:rPr>
          <w:rFonts w:ascii="Times New Roman" w:hint="eastAsia"/>
          <w:sz w:val="23"/>
          <w:szCs w:val="23"/>
        </w:rPr>
        <w:t>계약이</w:t>
      </w:r>
      <w:r w:rsidRPr="009326F3">
        <w:rPr>
          <w:rFonts w:ascii="Times New Roman"/>
          <w:sz w:val="23"/>
          <w:szCs w:val="23"/>
        </w:rPr>
        <w:t xml:space="preserve"> </w:t>
      </w:r>
      <w:r w:rsidRPr="009326F3">
        <w:rPr>
          <w:rFonts w:ascii="Times New Roman" w:hint="eastAsia"/>
          <w:sz w:val="23"/>
          <w:szCs w:val="23"/>
        </w:rPr>
        <w:t>해제되는</w:t>
      </w:r>
      <w:r w:rsidRPr="009326F3">
        <w:rPr>
          <w:rFonts w:ascii="Times New Roman"/>
          <w:sz w:val="23"/>
          <w:szCs w:val="23"/>
        </w:rPr>
        <w:t xml:space="preserve"> </w:t>
      </w:r>
      <w:r w:rsidRPr="009326F3">
        <w:rPr>
          <w:rFonts w:ascii="Times New Roman" w:hint="eastAsia"/>
          <w:sz w:val="23"/>
          <w:szCs w:val="23"/>
        </w:rPr>
        <w:t>경우</w:t>
      </w:r>
      <w:r w:rsidRPr="009326F3">
        <w:rPr>
          <w:rFonts w:ascii="Times New Roman"/>
          <w:sz w:val="23"/>
          <w:szCs w:val="23"/>
        </w:rPr>
        <w:t xml:space="preserve">, </w:t>
      </w:r>
      <w:r w:rsidRPr="009326F3">
        <w:rPr>
          <w:rFonts w:ascii="Times New Roman" w:hint="eastAsia"/>
          <w:sz w:val="23"/>
          <w:szCs w:val="23"/>
        </w:rPr>
        <w:t>각</w:t>
      </w:r>
      <w:r w:rsidRPr="009326F3">
        <w:rPr>
          <w:rFonts w:ascii="Times New Roman"/>
          <w:sz w:val="23"/>
          <w:szCs w:val="23"/>
        </w:rPr>
        <w:t xml:space="preserve"> </w:t>
      </w:r>
      <w:r w:rsidRPr="009326F3">
        <w:rPr>
          <w:rFonts w:ascii="Times New Roman" w:hint="eastAsia"/>
          <w:sz w:val="23"/>
          <w:szCs w:val="23"/>
        </w:rPr>
        <w:t>당사자는</w:t>
      </w:r>
      <w:r w:rsidRPr="009326F3">
        <w:rPr>
          <w:rFonts w:ascii="Times New Roman"/>
          <w:sz w:val="23"/>
          <w:szCs w:val="23"/>
        </w:rPr>
        <w:t xml:space="preserve"> </w:t>
      </w:r>
      <w:r w:rsidRPr="009326F3">
        <w:rPr>
          <w:rFonts w:ascii="Times New Roman" w:hint="eastAsia"/>
          <w:sz w:val="23"/>
          <w:szCs w:val="23"/>
        </w:rPr>
        <w:t>본</w:t>
      </w:r>
      <w:r w:rsidRPr="009326F3">
        <w:rPr>
          <w:rFonts w:ascii="Times New Roman"/>
          <w:sz w:val="23"/>
          <w:szCs w:val="23"/>
        </w:rPr>
        <w:t xml:space="preserve"> </w:t>
      </w:r>
      <w:r w:rsidRPr="009326F3">
        <w:rPr>
          <w:rFonts w:ascii="Times New Roman" w:hint="eastAsia"/>
          <w:sz w:val="23"/>
          <w:szCs w:val="23"/>
        </w:rPr>
        <w:t>계약의</w:t>
      </w:r>
      <w:r w:rsidRPr="009326F3">
        <w:rPr>
          <w:rFonts w:ascii="Times New Roman"/>
          <w:sz w:val="23"/>
          <w:szCs w:val="23"/>
        </w:rPr>
        <w:t xml:space="preserve"> </w:t>
      </w:r>
      <w:r w:rsidRPr="009326F3">
        <w:rPr>
          <w:rFonts w:ascii="Times New Roman" w:hint="eastAsia"/>
          <w:sz w:val="23"/>
          <w:szCs w:val="23"/>
        </w:rPr>
        <w:t>체결</w:t>
      </w:r>
      <w:r w:rsidRPr="009326F3">
        <w:rPr>
          <w:rFonts w:ascii="Times New Roman"/>
          <w:sz w:val="23"/>
          <w:szCs w:val="23"/>
        </w:rPr>
        <w:t xml:space="preserve"> </w:t>
      </w:r>
      <w:r w:rsidRPr="009326F3">
        <w:rPr>
          <w:rFonts w:ascii="Times New Roman" w:hint="eastAsia"/>
          <w:sz w:val="23"/>
          <w:szCs w:val="23"/>
        </w:rPr>
        <w:t>전후에</w:t>
      </w:r>
      <w:r w:rsidRPr="009326F3">
        <w:rPr>
          <w:rFonts w:ascii="Times New Roman"/>
          <w:sz w:val="23"/>
          <w:szCs w:val="23"/>
        </w:rPr>
        <w:t xml:space="preserve"> </w:t>
      </w:r>
      <w:r w:rsidRPr="009326F3">
        <w:rPr>
          <w:rFonts w:ascii="Times New Roman" w:hint="eastAsia"/>
          <w:sz w:val="23"/>
          <w:szCs w:val="23"/>
        </w:rPr>
        <w:t>본건</w:t>
      </w:r>
      <w:r w:rsidRPr="009326F3">
        <w:rPr>
          <w:rFonts w:ascii="Times New Roman"/>
          <w:sz w:val="23"/>
          <w:szCs w:val="23"/>
        </w:rPr>
        <w:t xml:space="preserve"> </w:t>
      </w:r>
      <w:r w:rsidRPr="009326F3">
        <w:rPr>
          <w:rFonts w:ascii="Times New Roman" w:hint="eastAsia"/>
          <w:sz w:val="23"/>
          <w:szCs w:val="23"/>
        </w:rPr>
        <w:t>거래와</w:t>
      </w:r>
      <w:r w:rsidRPr="009326F3">
        <w:rPr>
          <w:rFonts w:ascii="Times New Roman"/>
          <w:sz w:val="23"/>
          <w:szCs w:val="23"/>
        </w:rPr>
        <w:t xml:space="preserve"> </w:t>
      </w:r>
      <w:r w:rsidRPr="009326F3">
        <w:rPr>
          <w:rFonts w:ascii="Times New Roman" w:hint="eastAsia"/>
          <w:sz w:val="23"/>
          <w:szCs w:val="23"/>
        </w:rPr>
        <w:t>관련하여</w:t>
      </w:r>
      <w:r w:rsidRPr="009326F3">
        <w:rPr>
          <w:rFonts w:ascii="Times New Roman"/>
          <w:sz w:val="23"/>
          <w:szCs w:val="23"/>
        </w:rPr>
        <w:t xml:space="preserve"> </w:t>
      </w:r>
      <w:r w:rsidRPr="009326F3">
        <w:rPr>
          <w:rFonts w:ascii="Times New Roman" w:hint="eastAsia"/>
          <w:sz w:val="23"/>
          <w:szCs w:val="23"/>
        </w:rPr>
        <w:t>상대방으로부터</w:t>
      </w:r>
      <w:r w:rsidRPr="009326F3">
        <w:rPr>
          <w:rFonts w:ascii="Times New Roman"/>
          <w:sz w:val="23"/>
          <w:szCs w:val="23"/>
        </w:rPr>
        <w:t xml:space="preserve"> </w:t>
      </w:r>
      <w:r w:rsidRPr="009326F3">
        <w:rPr>
          <w:rFonts w:ascii="Times New Roman" w:hint="eastAsia"/>
          <w:sz w:val="23"/>
          <w:szCs w:val="23"/>
        </w:rPr>
        <w:t>제공받은</w:t>
      </w:r>
      <w:r w:rsidRPr="009326F3">
        <w:rPr>
          <w:rFonts w:ascii="Times New Roman"/>
          <w:sz w:val="23"/>
          <w:szCs w:val="23"/>
        </w:rPr>
        <w:t xml:space="preserve"> </w:t>
      </w:r>
      <w:r w:rsidRPr="009326F3">
        <w:rPr>
          <w:rFonts w:ascii="Times New Roman" w:hint="eastAsia"/>
          <w:sz w:val="23"/>
          <w:szCs w:val="23"/>
        </w:rPr>
        <w:t>모든</w:t>
      </w:r>
      <w:r w:rsidRPr="009326F3">
        <w:rPr>
          <w:rFonts w:ascii="Times New Roman"/>
          <w:sz w:val="23"/>
          <w:szCs w:val="23"/>
        </w:rPr>
        <w:t xml:space="preserve"> </w:t>
      </w:r>
      <w:r w:rsidRPr="009326F3">
        <w:rPr>
          <w:rFonts w:ascii="Times New Roman" w:hint="eastAsia"/>
          <w:sz w:val="23"/>
          <w:szCs w:val="23"/>
        </w:rPr>
        <w:t>서류와</w:t>
      </w:r>
      <w:r w:rsidRPr="009326F3">
        <w:rPr>
          <w:rFonts w:ascii="Times New Roman"/>
          <w:sz w:val="23"/>
          <w:szCs w:val="23"/>
        </w:rPr>
        <w:t xml:space="preserve"> </w:t>
      </w:r>
      <w:r w:rsidRPr="009326F3">
        <w:rPr>
          <w:rFonts w:ascii="Times New Roman" w:hint="eastAsia"/>
          <w:sz w:val="23"/>
          <w:szCs w:val="23"/>
        </w:rPr>
        <w:t>본건</w:t>
      </w:r>
      <w:r w:rsidRPr="009326F3">
        <w:rPr>
          <w:rFonts w:ascii="Times New Roman"/>
          <w:sz w:val="23"/>
          <w:szCs w:val="23"/>
        </w:rPr>
        <w:t xml:space="preserve"> </w:t>
      </w:r>
      <w:r w:rsidRPr="009326F3">
        <w:rPr>
          <w:rFonts w:ascii="Times New Roman" w:hint="eastAsia"/>
          <w:sz w:val="23"/>
          <w:szCs w:val="23"/>
        </w:rPr>
        <w:t>거래에</w:t>
      </w:r>
      <w:r w:rsidRPr="009326F3">
        <w:rPr>
          <w:rFonts w:ascii="Times New Roman"/>
          <w:sz w:val="23"/>
          <w:szCs w:val="23"/>
        </w:rPr>
        <w:t xml:space="preserve"> </w:t>
      </w:r>
      <w:r w:rsidRPr="009326F3">
        <w:rPr>
          <w:rFonts w:ascii="Times New Roman" w:hint="eastAsia"/>
          <w:sz w:val="23"/>
          <w:szCs w:val="23"/>
        </w:rPr>
        <w:t>관계된</w:t>
      </w:r>
      <w:r w:rsidRPr="009326F3">
        <w:rPr>
          <w:rFonts w:ascii="Times New Roman"/>
          <w:sz w:val="23"/>
          <w:szCs w:val="23"/>
        </w:rPr>
        <w:t xml:space="preserve"> </w:t>
      </w:r>
      <w:r w:rsidRPr="009326F3">
        <w:rPr>
          <w:rFonts w:ascii="Times New Roman" w:hint="eastAsia"/>
          <w:sz w:val="23"/>
          <w:szCs w:val="23"/>
        </w:rPr>
        <w:t>기타</w:t>
      </w:r>
      <w:r w:rsidRPr="009326F3">
        <w:rPr>
          <w:rFonts w:ascii="Times New Roman"/>
          <w:sz w:val="23"/>
          <w:szCs w:val="23"/>
        </w:rPr>
        <w:t xml:space="preserve"> </w:t>
      </w:r>
      <w:r w:rsidRPr="009326F3">
        <w:rPr>
          <w:rFonts w:ascii="Times New Roman" w:hint="eastAsia"/>
          <w:sz w:val="23"/>
          <w:szCs w:val="23"/>
        </w:rPr>
        <w:t>모든</w:t>
      </w:r>
      <w:r w:rsidRPr="009326F3">
        <w:rPr>
          <w:rFonts w:ascii="Times New Roman"/>
          <w:sz w:val="23"/>
          <w:szCs w:val="23"/>
        </w:rPr>
        <w:t xml:space="preserve"> </w:t>
      </w:r>
      <w:r w:rsidRPr="009326F3">
        <w:rPr>
          <w:rFonts w:ascii="Times New Roman" w:hint="eastAsia"/>
          <w:sz w:val="23"/>
          <w:szCs w:val="23"/>
        </w:rPr>
        <w:t>서류</w:t>
      </w:r>
      <w:r w:rsidRPr="009326F3">
        <w:rPr>
          <w:rFonts w:ascii="Times New Roman"/>
          <w:sz w:val="23"/>
          <w:szCs w:val="23"/>
        </w:rPr>
        <w:t xml:space="preserve">, </w:t>
      </w:r>
      <w:r w:rsidRPr="009326F3">
        <w:rPr>
          <w:rFonts w:ascii="Times New Roman" w:hint="eastAsia"/>
          <w:sz w:val="23"/>
          <w:szCs w:val="23"/>
        </w:rPr>
        <w:t>자료를</w:t>
      </w:r>
      <w:r w:rsidRPr="009326F3">
        <w:rPr>
          <w:rFonts w:ascii="Times New Roman"/>
          <w:sz w:val="23"/>
          <w:szCs w:val="23"/>
        </w:rPr>
        <w:t xml:space="preserve"> </w:t>
      </w:r>
      <w:r w:rsidRPr="009326F3">
        <w:rPr>
          <w:rFonts w:ascii="Times New Roman" w:hint="eastAsia"/>
          <w:sz w:val="23"/>
          <w:szCs w:val="23"/>
        </w:rPr>
        <w:t>해당</w:t>
      </w:r>
      <w:r w:rsidRPr="009326F3">
        <w:rPr>
          <w:rFonts w:ascii="Times New Roman"/>
          <w:sz w:val="23"/>
          <w:szCs w:val="23"/>
        </w:rPr>
        <w:t xml:space="preserve"> </w:t>
      </w:r>
      <w:r w:rsidRPr="009326F3">
        <w:rPr>
          <w:rFonts w:ascii="Times New Roman" w:hint="eastAsia"/>
          <w:sz w:val="23"/>
          <w:szCs w:val="23"/>
        </w:rPr>
        <w:t>상대방에게</w:t>
      </w:r>
      <w:r w:rsidRPr="009326F3">
        <w:rPr>
          <w:rFonts w:ascii="Times New Roman"/>
          <w:sz w:val="23"/>
          <w:szCs w:val="23"/>
        </w:rPr>
        <w:t xml:space="preserve"> </w:t>
      </w:r>
      <w:r w:rsidRPr="009326F3">
        <w:rPr>
          <w:rFonts w:ascii="Times New Roman" w:hint="eastAsia"/>
          <w:sz w:val="23"/>
          <w:szCs w:val="23"/>
        </w:rPr>
        <w:t>반환하거나</w:t>
      </w:r>
      <w:r w:rsidRPr="009326F3">
        <w:rPr>
          <w:rFonts w:ascii="Times New Roman"/>
          <w:sz w:val="23"/>
          <w:szCs w:val="23"/>
        </w:rPr>
        <w:t xml:space="preserve">, </w:t>
      </w:r>
      <w:r w:rsidRPr="009326F3">
        <w:rPr>
          <w:rFonts w:ascii="Times New Roman" w:hint="eastAsia"/>
          <w:sz w:val="23"/>
          <w:szCs w:val="23"/>
        </w:rPr>
        <w:t>또는</w:t>
      </w:r>
      <w:r w:rsidRPr="009326F3">
        <w:rPr>
          <w:rFonts w:ascii="Times New Roman"/>
          <w:sz w:val="23"/>
          <w:szCs w:val="23"/>
        </w:rPr>
        <w:t xml:space="preserve"> </w:t>
      </w:r>
      <w:r w:rsidRPr="009326F3">
        <w:rPr>
          <w:rFonts w:ascii="Times New Roman" w:hint="eastAsia"/>
          <w:sz w:val="23"/>
          <w:szCs w:val="23"/>
        </w:rPr>
        <w:t>이를</w:t>
      </w:r>
      <w:r w:rsidRPr="009326F3">
        <w:rPr>
          <w:rFonts w:ascii="Times New Roman"/>
          <w:sz w:val="23"/>
          <w:szCs w:val="23"/>
        </w:rPr>
        <w:t xml:space="preserve"> </w:t>
      </w:r>
      <w:r w:rsidRPr="009326F3">
        <w:rPr>
          <w:rFonts w:ascii="Times New Roman" w:hint="eastAsia"/>
          <w:sz w:val="23"/>
          <w:szCs w:val="23"/>
        </w:rPr>
        <w:t>폐기하고</w:t>
      </w:r>
      <w:r w:rsidRPr="009326F3">
        <w:rPr>
          <w:rFonts w:ascii="Times New Roman"/>
          <w:sz w:val="23"/>
          <w:szCs w:val="23"/>
        </w:rPr>
        <w:t xml:space="preserve"> </w:t>
      </w:r>
      <w:r w:rsidRPr="009326F3">
        <w:rPr>
          <w:rFonts w:ascii="Times New Roman" w:hint="eastAsia"/>
          <w:sz w:val="23"/>
          <w:szCs w:val="23"/>
        </w:rPr>
        <w:t>폐기된</w:t>
      </w:r>
      <w:r w:rsidRPr="009326F3">
        <w:rPr>
          <w:rFonts w:ascii="Times New Roman"/>
          <w:sz w:val="23"/>
          <w:szCs w:val="23"/>
        </w:rPr>
        <w:t xml:space="preserve"> </w:t>
      </w:r>
      <w:r w:rsidRPr="009326F3">
        <w:rPr>
          <w:rFonts w:ascii="Times New Roman" w:hint="eastAsia"/>
          <w:sz w:val="23"/>
          <w:szCs w:val="23"/>
        </w:rPr>
        <w:t>사실을</w:t>
      </w:r>
      <w:r w:rsidRPr="009326F3">
        <w:rPr>
          <w:rFonts w:ascii="Times New Roman"/>
          <w:sz w:val="23"/>
          <w:szCs w:val="23"/>
        </w:rPr>
        <w:t xml:space="preserve"> </w:t>
      </w:r>
      <w:r w:rsidRPr="009326F3">
        <w:rPr>
          <w:rFonts w:ascii="Times New Roman" w:hint="eastAsia"/>
          <w:sz w:val="23"/>
          <w:szCs w:val="23"/>
        </w:rPr>
        <w:t>해당</w:t>
      </w:r>
      <w:r w:rsidRPr="009326F3">
        <w:rPr>
          <w:rFonts w:ascii="Times New Roman"/>
          <w:sz w:val="23"/>
          <w:szCs w:val="23"/>
        </w:rPr>
        <w:t xml:space="preserve"> </w:t>
      </w:r>
      <w:r w:rsidRPr="009326F3">
        <w:rPr>
          <w:rFonts w:ascii="Times New Roman" w:hint="eastAsia"/>
          <w:sz w:val="23"/>
          <w:szCs w:val="23"/>
        </w:rPr>
        <w:t>상대방에게</w:t>
      </w:r>
      <w:r w:rsidRPr="009326F3">
        <w:rPr>
          <w:rFonts w:ascii="Times New Roman"/>
          <w:sz w:val="23"/>
          <w:szCs w:val="23"/>
        </w:rPr>
        <w:t xml:space="preserve"> </w:t>
      </w:r>
      <w:r w:rsidRPr="009326F3">
        <w:rPr>
          <w:rFonts w:ascii="Times New Roman" w:hint="eastAsia"/>
          <w:sz w:val="23"/>
          <w:szCs w:val="23"/>
        </w:rPr>
        <w:t>서면으로</w:t>
      </w:r>
      <w:r w:rsidRPr="009326F3">
        <w:rPr>
          <w:rFonts w:ascii="Times New Roman"/>
          <w:sz w:val="23"/>
          <w:szCs w:val="23"/>
        </w:rPr>
        <w:t xml:space="preserve"> </w:t>
      </w:r>
      <w:r w:rsidRPr="009326F3">
        <w:rPr>
          <w:rFonts w:ascii="Times New Roman" w:hint="eastAsia"/>
          <w:sz w:val="23"/>
          <w:szCs w:val="23"/>
        </w:rPr>
        <w:t>입증하여야</w:t>
      </w:r>
      <w:r w:rsidRPr="009326F3">
        <w:rPr>
          <w:rFonts w:ascii="Times New Roman"/>
          <w:sz w:val="23"/>
          <w:szCs w:val="23"/>
        </w:rPr>
        <w:t xml:space="preserve"> </w:t>
      </w:r>
      <w:r w:rsidRPr="009326F3">
        <w:rPr>
          <w:rFonts w:ascii="Times New Roman" w:hint="eastAsia"/>
          <w:sz w:val="23"/>
          <w:szCs w:val="23"/>
        </w:rPr>
        <w:t>한다</w:t>
      </w:r>
      <w:r w:rsidRPr="009326F3">
        <w:rPr>
          <w:rFonts w:ascii="Times New Roman"/>
          <w:sz w:val="23"/>
          <w:szCs w:val="23"/>
        </w:rPr>
        <w:t>.</w:t>
      </w:r>
    </w:p>
    <w:p w14:paraId="346A3AFB" w14:textId="714561C3" w:rsidR="00786425" w:rsidRPr="00B51FA5" w:rsidRDefault="00786425" w:rsidP="00786425">
      <w:pPr>
        <w:numPr>
          <w:ilvl w:val="1"/>
          <w:numId w:val="11"/>
        </w:numPr>
        <w:snapToGrid w:val="0"/>
        <w:spacing w:before="180" w:after="180" w:line="360" w:lineRule="atLeast"/>
        <w:rPr>
          <w:rFonts w:ascii="Times New Roman"/>
          <w:sz w:val="23"/>
          <w:szCs w:val="23"/>
        </w:rPr>
      </w:pPr>
      <w:r w:rsidRPr="00B51FA5">
        <w:rPr>
          <w:rFonts w:ascii="Times New Roman"/>
          <w:sz w:val="23"/>
          <w:szCs w:val="23"/>
          <w:u w:val="single"/>
        </w:rPr>
        <w:t>해제의</w:t>
      </w:r>
      <w:r w:rsidRPr="00B51FA5">
        <w:rPr>
          <w:rFonts w:ascii="Times New Roman"/>
          <w:sz w:val="23"/>
          <w:szCs w:val="23"/>
          <w:u w:val="single"/>
        </w:rPr>
        <w:t xml:space="preserve"> </w:t>
      </w:r>
      <w:r w:rsidRPr="00B51FA5">
        <w:rPr>
          <w:rFonts w:ascii="Times New Roman"/>
          <w:sz w:val="23"/>
          <w:szCs w:val="23"/>
          <w:u w:val="single"/>
        </w:rPr>
        <w:t>효력</w:t>
      </w:r>
      <w:r w:rsidRPr="00B51FA5">
        <w:rPr>
          <w:rFonts w:ascii="Times New Roman"/>
          <w:sz w:val="23"/>
          <w:szCs w:val="23"/>
        </w:rPr>
        <w:t xml:space="preserve">.  </w:t>
      </w: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계약이</w:t>
      </w:r>
      <w:r w:rsidRPr="00B51FA5">
        <w:rPr>
          <w:rFonts w:ascii="Times New Roman"/>
          <w:sz w:val="23"/>
          <w:szCs w:val="23"/>
        </w:rPr>
        <w:t xml:space="preserve"> </w:t>
      </w:r>
      <w:r w:rsidRPr="00B51FA5">
        <w:rPr>
          <w:rFonts w:ascii="Times New Roman"/>
          <w:sz w:val="23"/>
          <w:szCs w:val="23"/>
        </w:rPr>
        <w:t>제</w:t>
      </w:r>
      <w:r w:rsidR="00762685">
        <w:rPr>
          <w:rFonts w:ascii="Times New Roman"/>
          <w:sz w:val="23"/>
          <w:szCs w:val="23"/>
        </w:rPr>
        <w:t>9</w:t>
      </w:r>
      <w:r w:rsidRPr="00883718">
        <w:rPr>
          <w:rFonts w:ascii="Times New Roman" w:hint="eastAsia"/>
          <w:sz w:val="23"/>
          <w:szCs w:val="23"/>
        </w:rPr>
        <w:t>.1</w:t>
      </w:r>
      <w:r w:rsidRPr="00883718">
        <w:rPr>
          <w:rFonts w:ascii="Times New Roman"/>
          <w:sz w:val="23"/>
          <w:szCs w:val="23"/>
        </w:rPr>
        <w:t>조에</w:t>
      </w:r>
      <w:r w:rsidRPr="00883718">
        <w:rPr>
          <w:rFonts w:ascii="Times New Roman"/>
          <w:sz w:val="23"/>
          <w:szCs w:val="23"/>
        </w:rPr>
        <w:t xml:space="preserve"> </w:t>
      </w:r>
      <w:r w:rsidRPr="000575B1">
        <w:rPr>
          <w:rFonts w:ascii="Times New Roman"/>
          <w:sz w:val="23"/>
          <w:szCs w:val="23"/>
        </w:rPr>
        <w:t>따라</w:t>
      </w:r>
      <w:r w:rsidRPr="00522B89">
        <w:rPr>
          <w:rFonts w:ascii="Times New Roman"/>
          <w:sz w:val="23"/>
          <w:szCs w:val="23"/>
        </w:rPr>
        <w:t xml:space="preserve"> </w:t>
      </w:r>
      <w:r w:rsidRPr="00522B89">
        <w:rPr>
          <w:rFonts w:ascii="Times New Roman"/>
          <w:sz w:val="23"/>
          <w:szCs w:val="23"/>
        </w:rPr>
        <w:t>해제되어</w:t>
      </w:r>
      <w:r w:rsidRPr="00B51FA5">
        <w:rPr>
          <w:rFonts w:ascii="Times New Roman"/>
          <w:sz w:val="23"/>
          <w:szCs w:val="23"/>
        </w:rPr>
        <w:t xml:space="preserve"> </w:t>
      </w:r>
      <w:proofErr w:type="spellStart"/>
      <w:r w:rsidRPr="00B51FA5">
        <w:rPr>
          <w:rFonts w:ascii="Times New Roman"/>
          <w:sz w:val="23"/>
          <w:szCs w:val="23"/>
        </w:rPr>
        <w:t>거래종결이</w:t>
      </w:r>
      <w:proofErr w:type="spellEnd"/>
      <w:r w:rsidRPr="00B51FA5">
        <w:rPr>
          <w:rFonts w:ascii="Times New Roman"/>
          <w:sz w:val="23"/>
          <w:szCs w:val="23"/>
        </w:rPr>
        <w:t xml:space="preserve"> </w:t>
      </w:r>
      <w:r w:rsidRPr="00B51FA5">
        <w:rPr>
          <w:rFonts w:ascii="Times New Roman"/>
          <w:sz w:val="23"/>
          <w:szCs w:val="23"/>
        </w:rPr>
        <w:t>되지</w:t>
      </w:r>
      <w:r w:rsidRPr="00B51FA5">
        <w:rPr>
          <w:rFonts w:ascii="Times New Roman"/>
          <w:sz w:val="23"/>
          <w:szCs w:val="23"/>
        </w:rPr>
        <w:t xml:space="preserve"> </w:t>
      </w:r>
      <w:r w:rsidRPr="00B51FA5">
        <w:rPr>
          <w:rFonts w:ascii="Times New Roman"/>
          <w:sz w:val="23"/>
          <w:szCs w:val="23"/>
        </w:rPr>
        <w:t>않는</w:t>
      </w:r>
      <w:r w:rsidRPr="00B51FA5">
        <w:rPr>
          <w:rFonts w:ascii="Times New Roman"/>
          <w:sz w:val="23"/>
          <w:szCs w:val="23"/>
        </w:rPr>
        <w:t xml:space="preserve"> </w:t>
      </w:r>
      <w:r w:rsidRPr="00B51FA5">
        <w:rPr>
          <w:rFonts w:ascii="Times New Roman"/>
          <w:sz w:val="23"/>
          <w:szCs w:val="23"/>
        </w:rPr>
        <w:t>경우</w:t>
      </w:r>
      <w:r w:rsidRPr="00B51FA5">
        <w:rPr>
          <w:rFonts w:ascii="Times New Roman"/>
          <w:sz w:val="23"/>
          <w:szCs w:val="23"/>
        </w:rPr>
        <w:t xml:space="preserve">, </w:t>
      </w: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계약은</w:t>
      </w:r>
      <w:r w:rsidRPr="00B51FA5">
        <w:rPr>
          <w:rFonts w:ascii="Times New Roman"/>
          <w:sz w:val="23"/>
          <w:szCs w:val="23"/>
        </w:rPr>
        <w:t xml:space="preserve"> </w:t>
      </w:r>
      <w:r w:rsidRPr="00B51FA5">
        <w:rPr>
          <w:rFonts w:ascii="Times New Roman"/>
          <w:sz w:val="23"/>
          <w:szCs w:val="23"/>
        </w:rPr>
        <w:t>효력을</w:t>
      </w:r>
      <w:r w:rsidRPr="00B51FA5">
        <w:rPr>
          <w:rFonts w:ascii="Times New Roman"/>
          <w:sz w:val="23"/>
          <w:szCs w:val="23"/>
        </w:rPr>
        <w:t xml:space="preserve"> </w:t>
      </w:r>
      <w:r w:rsidRPr="00B51FA5">
        <w:rPr>
          <w:rFonts w:ascii="Times New Roman"/>
          <w:sz w:val="23"/>
          <w:szCs w:val="23"/>
        </w:rPr>
        <w:t>상실한다</w:t>
      </w:r>
      <w:r w:rsidRPr="00B51FA5">
        <w:rPr>
          <w:rFonts w:ascii="Times New Roman"/>
          <w:sz w:val="23"/>
          <w:szCs w:val="23"/>
        </w:rPr>
        <w:t xml:space="preserve">. </w:t>
      </w:r>
      <w:r w:rsidRPr="00B51FA5">
        <w:rPr>
          <w:rFonts w:ascii="Times New Roman" w:hint="eastAsia"/>
          <w:sz w:val="23"/>
          <w:szCs w:val="23"/>
        </w:rPr>
        <w:t>단</w:t>
      </w:r>
      <w:r w:rsidRPr="00B51FA5">
        <w:rPr>
          <w:rFonts w:ascii="Times New Roman" w:hint="eastAsia"/>
          <w:sz w:val="23"/>
          <w:szCs w:val="23"/>
        </w:rPr>
        <w:t>,</w:t>
      </w:r>
      <w:r w:rsidRPr="00B51FA5">
        <w:rPr>
          <w:rFonts w:ascii="Times New Roman"/>
          <w:sz w:val="23"/>
          <w:szCs w:val="23"/>
        </w:rPr>
        <w:t xml:space="preserve"> </w:t>
      </w: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w:t>
      </w:r>
      <w:r w:rsidRPr="00B51FA5">
        <w:rPr>
          <w:rFonts w:ascii="Times New Roman" w:hint="eastAsia"/>
          <w:sz w:val="23"/>
          <w:szCs w:val="23"/>
        </w:rPr>
        <w:t xml:space="preserve"> </w:t>
      </w:r>
      <w:r w:rsidRPr="00B51FA5">
        <w:rPr>
          <w:rFonts w:ascii="Times New Roman" w:hint="eastAsia"/>
          <w:sz w:val="23"/>
          <w:szCs w:val="23"/>
        </w:rPr>
        <w:t>제</w:t>
      </w:r>
      <w:r w:rsidRPr="00B51FA5">
        <w:rPr>
          <w:rFonts w:ascii="Times New Roman" w:hint="eastAsia"/>
          <w:sz w:val="23"/>
          <w:szCs w:val="23"/>
        </w:rPr>
        <w:t>1</w:t>
      </w:r>
      <w:r w:rsidRPr="00B51FA5">
        <w:rPr>
          <w:rFonts w:ascii="Times New Roman" w:hint="eastAsia"/>
          <w:sz w:val="23"/>
          <w:szCs w:val="23"/>
        </w:rPr>
        <w:t>조</w:t>
      </w:r>
      <w:r w:rsidRPr="00B51FA5">
        <w:rPr>
          <w:rFonts w:ascii="Times New Roman" w:hint="eastAsia"/>
          <w:sz w:val="23"/>
          <w:szCs w:val="23"/>
        </w:rPr>
        <w:t xml:space="preserve">, </w:t>
      </w:r>
      <w:r w:rsidRPr="00B51FA5">
        <w:rPr>
          <w:rFonts w:ascii="Times New Roman" w:hint="eastAsia"/>
          <w:sz w:val="23"/>
          <w:szCs w:val="23"/>
        </w:rPr>
        <w:t>제</w:t>
      </w:r>
      <w:r w:rsidR="00762685">
        <w:rPr>
          <w:rFonts w:ascii="Times New Roman"/>
          <w:sz w:val="23"/>
          <w:szCs w:val="23"/>
        </w:rPr>
        <w:t>9</w:t>
      </w:r>
      <w:r w:rsidRPr="00883718">
        <w:rPr>
          <w:rFonts w:ascii="Times New Roman" w:hint="eastAsia"/>
          <w:sz w:val="23"/>
          <w:szCs w:val="23"/>
        </w:rPr>
        <w:t>조</w:t>
      </w:r>
      <w:r w:rsidR="0079076C">
        <w:rPr>
          <w:rFonts w:ascii="Times New Roman" w:hint="eastAsia"/>
          <w:sz w:val="23"/>
          <w:szCs w:val="23"/>
        </w:rPr>
        <w:t xml:space="preserve">, </w:t>
      </w:r>
      <w:r w:rsidR="0079076C">
        <w:rPr>
          <w:rFonts w:ascii="Times New Roman" w:hint="eastAsia"/>
          <w:sz w:val="23"/>
          <w:szCs w:val="23"/>
        </w:rPr>
        <w:t>제</w:t>
      </w:r>
      <w:r w:rsidR="0079076C">
        <w:rPr>
          <w:rFonts w:ascii="Times New Roman" w:hint="eastAsia"/>
          <w:sz w:val="23"/>
          <w:szCs w:val="23"/>
        </w:rPr>
        <w:t>1</w:t>
      </w:r>
      <w:r w:rsidR="0079076C">
        <w:rPr>
          <w:rFonts w:ascii="Times New Roman"/>
          <w:sz w:val="23"/>
          <w:szCs w:val="23"/>
        </w:rPr>
        <w:t>0</w:t>
      </w:r>
      <w:r w:rsidR="0079076C">
        <w:rPr>
          <w:rFonts w:ascii="Times New Roman" w:hint="eastAsia"/>
          <w:sz w:val="23"/>
          <w:szCs w:val="23"/>
        </w:rPr>
        <w:t>조</w:t>
      </w:r>
      <w:r w:rsidRPr="00883718">
        <w:rPr>
          <w:rFonts w:ascii="Times New Roman" w:hint="eastAsia"/>
          <w:sz w:val="23"/>
          <w:szCs w:val="23"/>
        </w:rPr>
        <w:t xml:space="preserve"> </w:t>
      </w:r>
      <w:r w:rsidRPr="00883718">
        <w:rPr>
          <w:rFonts w:ascii="Times New Roman" w:hint="eastAsia"/>
          <w:sz w:val="23"/>
          <w:szCs w:val="23"/>
        </w:rPr>
        <w:t>및</w:t>
      </w:r>
      <w:r w:rsidRPr="000575B1">
        <w:rPr>
          <w:rFonts w:ascii="Times New Roman" w:hint="eastAsia"/>
          <w:sz w:val="23"/>
          <w:szCs w:val="23"/>
        </w:rPr>
        <w:t xml:space="preserve"> </w:t>
      </w:r>
      <w:r w:rsidRPr="00522B89">
        <w:rPr>
          <w:rFonts w:ascii="Times New Roman" w:hint="eastAsia"/>
          <w:sz w:val="23"/>
          <w:szCs w:val="23"/>
        </w:rPr>
        <w:t>제</w:t>
      </w:r>
      <w:r w:rsidR="00762685" w:rsidRPr="00B51FA5">
        <w:rPr>
          <w:rFonts w:ascii="Times New Roman" w:hint="eastAsia"/>
          <w:sz w:val="23"/>
          <w:szCs w:val="23"/>
        </w:rPr>
        <w:t>1</w:t>
      </w:r>
      <w:r w:rsidR="0079076C">
        <w:rPr>
          <w:rFonts w:ascii="Times New Roman"/>
          <w:sz w:val="23"/>
          <w:szCs w:val="23"/>
        </w:rPr>
        <w:t>1</w:t>
      </w:r>
      <w:r w:rsidRPr="00883718">
        <w:rPr>
          <w:rFonts w:ascii="Times New Roman" w:hint="eastAsia"/>
          <w:sz w:val="23"/>
          <w:szCs w:val="23"/>
        </w:rPr>
        <w:t>조의</w:t>
      </w:r>
      <w:r w:rsidRPr="00883718">
        <w:rPr>
          <w:rFonts w:ascii="Times New Roman" w:hint="eastAsia"/>
          <w:sz w:val="23"/>
          <w:szCs w:val="23"/>
        </w:rPr>
        <w:t xml:space="preserve"> </w:t>
      </w:r>
      <w:r w:rsidRPr="000575B1">
        <w:rPr>
          <w:rFonts w:ascii="Times New Roman" w:hint="eastAsia"/>
          <w:sz w:val="23"/>
          <w:szCs w:val="23"/>
        </w:rPr>
        <w:t>규정은</w:t>
      </w:r>
      <w:r w:rsidRPr="00522B89">
        <w:rPr>
          <w:rFonts w:ascii="Times New Roman" w:hint="eastAsia"/>
          <w:sz w:val="23"/>
          <w:szCs w:val="23"/>
        </w:rPr>
        <w:t xml:space="preserve"> </w:t>
      </w:r>
      <w:r w:rsidRPr="00522B89">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계약이</w:t>
      </w:r>
      <w:r w:rsidRPr="00B51FA5">
        <w:rPr>
          <w:rFonts w:ascii="Times New Roman" w:hint="eastAsia"/>
          <w:sz w:val="23"/>
          <w:szCs w:val="23"/>
        </w:rPr>
        <w:t xml:space="preserve"> </w:t>
      </w:r>
      <w:r w:rsidRPr="00B51FA5">
        <w:rPr>
          <w:rFonts w:ascii="Times New Roman" w:hint="eastAsia"/>
          <w:sz w:val="23"/>
          <w:szCs w:val="23"/>
        </w:rPr>
        <w:t>해제되는</w:t>
      </w:r>
      <w:r w:rsidRPr="00B51FA5">
        <w:rPr>
          <w:rFonts w:ascii="Times New Roman" w:hint="eastAsia"/>
          <w:sz w:val="23"/>
          <w:szCs w:val="23"/>
        </w:rPr>
        <w:t xml:space="preserve"> </w:t>
      </w:r>
      <w:r w:rsidRPr="00B51FA5">
        <w:rPr>
          <w:rFonts w:ascii="Times New Roman" w:hint="eastAsia"/>
          <w:sz w:val="23"/>
          <w:szCs w:val="23"/>
        </w:rPr>
        <w:t>경우에도</w:t>
      </w:r>
      <w:r w:rsidRPr="00B51FA5">
        <w:rPr>
          <w:rFonts w:ascii="Times New Roman" w:hint="eastAsia"/>
          <w:sz w:val="23"/>
          <w:szCs w:val="23"/>
        </w:rPr>
        <w:t xml:space="preserve"> </w:t>
      </w:r>
      <w:r w:rsidRPr="00B51FA5">
        <w:rPr>
          <w:rFonts w:ascii="Times New Roman" w:hint="eastAsia"/>
          <w:sz w:val="23"/>
          <w:szCs w:val="23"/>
        </w:rPr>
        <w:t>그</w:t>
      </w:r>
      <w:r w:rsidRPr="00B51FA5">
        <w:rPr>
          <w:rFonts w:ascii="Times New Roman" w:hint="eastAsia"/>
          <w:sz w:val="23"/>
          <w:szCs w:val="23"/>
        </w:rPr>
        <w:t xml:space="preserve"> </w:t>
      </w:r>
      <w:r w:rsidRPr="00B51FA5">
        <w:rPr>
          <w:rFonts w:ascii="Times New Roman" w:hint="eastAsia"/>
          <w:sz w:val="23"/>
          <w:szCs w:val="23"/>
        </w:rPr>
        <w:t>효력을</w:t>
      </w:r>
      <w:r w:rsidRPr="00B51FA5">
        <w:rPr>
          <w:rFonts w:ascii="Times New Roman" w:hint="eastAsia"/>
          <w:sz w:val="23"/>
          <w:szCs w:val="23"/>
        </w:rPr>
        <w:t xml:space="preserve"> </w:t>
      </w:r>
      <w:r w:rsidRPr="00B51FA5">
        <w:rPr>
          <w:rFonts w:ascii="Times New Roman" w:hint="eastAsia"/>
          <w:sz w:val="23"/>
          <w:szCs w:val="23"/>
        </w:rPr>
        <w:t>유지하며</w:t>
      </w:r>
      <w:r w:rsidRPr="00B51FA5">
        <w:rPr>
          <w:rFonts w:ascii="Times New Roman" w:hint="eastAsia"/>
          <w:sz w:val="23"/>
          <w:szCs w:val="23"/>
        </w:rPr>
        <w:t xml:space="preserve">, </w:t>
      </w: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계약의</w:t>
      </w:r>
      <w:r w:rsidRPr="00B51FA5">
        <w:rPr>
          <w:rFonts w:ascii="Times New Roman" w:hint="eastAsia"/>
          <w:sz w:val="23"/>
          <w:szCs w:val="23"/>
        </w:rPr>
        <w:t xml:space="preserve"> </w:t>
      </w:r>
      <w:r w:rsidRPr="00B51FA5">
        <w:rPr>
          <w:rFonts w:ascii="Times New Roman" w:hint="eastAsia"/>
          <w:sz w:val="23"/>
          <w:szCs w:val="23"/>
        </w:rPr>
        <w:t>해제는</w:t>
      </w:r>
      <w:r w:rsidRPr="00B51FA5">
        <w:rPr>
          <w:rFonts w:ascii="Times New Roman" w:hint="eastAsia"/>
          <w:sz w:val="23"/>
          <w:szCs w:val="23"/>
        </w:rPr>
        <w:t xml:space="preserve"> </w:t>
      </w: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계약의</w:t>
      </w:r>
      <w:r w:rsidRPr="00B51FA5">
        <w:rPr>
          <w:rFonts w:ascii="Times New Roman" w:hint="eastAsia"/>
          <w:sz w:val="23"/>
          <w:szCs w:val="23"/>
        </w:rPr>
        <w:t xml:space="preserve"> </w:t>
      </w:r>
      <w:r w:rsidRPr="00B51FA5">
        <w:rPr>
          <w:rFonts w:ascii="Times New Roman" w:hint="eastAsia"/>
          <w:sz w:val="23"/>
          <w:szCs w:val="23"/>
        </w:rPr>
        <w:t>해제</w:t>
      </w:r>
      <w:r w:rsidRPr="00B51FA5">
        <w:rPr>
          <w:rFonts w:ascii="Times New Roman" w:hint="eastAsia"/>
          <w:sz w:val="23"/>
          <w:szCs w:val="23"/>
        </w:rPr>
        <w:t xml:space="preserve"> </w:t>
      </w:r>
      <w:r w:rsidRPr="00B51FA5">
        <w:rPr>
          <w:rFonts w:ascii="Times New Roman" w:hint="eastAsia"/>
          <w:sz w:val="23"/>
          <w:szCs w:val="23"/>
        </w:rPr>
        <w:t>이전에</w:t>
      </w:r>
      <w:r w:rsidRPr="00B51FA5">
        <w:rPr>
          <w:rFonts w:ascii="Times New Roman" w:hint="eastAsia"/>
          <w:sz w:val="23"/>
          <w:szCs w:val="23"/>
        </w:rPr>
        <w:t xml:space="preserve"> </w:t>
      </w: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계약의</w:t>
      </w:r>
      <w:r w:rsidRPr="00B51FA5">
        <w:rPr>
          <w:rFonts w:ascii="Times New Roman" w:hint="eastAsia"/>
          <w:sz w:val="23"/>
          <w:szCs w:val="23"/>
        </w:rPr>
        <w:t xml:space="preserve"> </w:t>
      </w:r>
      <w:r w:rsidRPr="00B51FA5">
        <w:rPr>
          <w:rFonts w:ascii="Times New Roman" w:hint="eastAsia"/>
          <w:sz w:val="23"/>
          <w:szCs w:val="23"/>
        </w:rPr>
        <w:t>위반으로</w:t>
      </w:r>
      <w:r w:rsidRPr="00B51FA5">
        <w:rPr>
          <w:rFonts w:ascii="Times New Roman" w:hint="eastAsia"/>
          <w:sz w:val="23"/>
          <w:szCs w:val="23"/>
        </w:rPr>
        <w:t xml:space="preserve"> </w:t>
      </w:r>
      <w:r w:rsidRPr="00B51FA5">
        <w:rPr>
          <w:rFonts w:ascii="Times New Roman" w:hint="eastAsia"/>
          <w:sz w:val="23"/>
          <w:szCs w:val="23"/>
        </w:rPr>
        <w:t>인하여</w:t>
      </w:r>
      <w:r w:rsidRPr="00B51FA5">
        <w:rPr>
          <w:rFonts w:ascii="Times New Roman" w:hint="eastAsia"/>
          <w:sz w:val="23"/>
          <w:szCs w:val="23"/>
        </w:rPr>
        <w:t xml:space="preserve"> </w:t>
      </w:r>
      <w:r w:rsidRPr="00B51FA5">
        <w:rPr>
          <w:rFonts w:ascii="Times New Roman" w:hint="eastAsia"/>
          <w:sz w:val="23"/>
          <w:szCs w:val="23"/>
        </w:rPr>
        <w:t>당사자가</w:t>
      </w:r>
      <w:r w:rsidRPr="00B51FA5">
        <w:rPr>
          <w:rFonts w:ascii="Times New Roman" w:hint="eastAsia"/>
          <w:sz w:val="23"/>
          <w:szCs w:val="23"/>
        </w:rPr>
        <w:t xml:space="preserve"> </w:t>
      </w:r>
      <w:r w:rsidRPr="00B51FA5">
        <w:rPr>
          <w:rFonts w:ascii="Times New Roman" w:hint="eastAsia"/>
          <w:sz w:val="23"/>
          <w:szCs w:val="23"/>
        </w:rPr>
        <w:t>부담하는</w:t>
      </w:r>
      <w:r w:rsidRPr="00B51FA5">
        <w:rPr>
          <w:rFonts w:ascii="Times New Roman" w:hint="eastAsia"/>
          <w:sz w:val="23"/>
          <w:szCs w:val="23"/>
        </w:rPr>
        <w:t xml:space="preserve"> </w:t>
      </w:r>
      <w:r w:rsidRPr="00B51FA5">
        <w:rPr>
          <w:rFonts w:ascii="Times New Roman" w:hint="eastAsia"/>
          <w:sz w:val="23"/>
          <w:szCs w:val="23"/>
        </w:rPr>
        <w:t>책임에</w:t>
      </w:r>
      <w:r w:rsidRPr="00B51FA5">
        <w:rPr>
          <w:rFonts w:ascii="Times New Roman" w:hint="eastAsia"/>
          <w:sz w:val="23"/>
          <w:szCs w:val="23"/>
        </w:rPr>
        <w:t xml:space="preserve"> </w:t>
      </w:r>
      <w:r w:rsidRPr="00B51FA5">
        <w:rPr>
          <w:rFonts w:ascii="Times New Roman" w:hint="eastAsia"/>
          <w:sz w:val="23"/>
          <w:szCs w:val="23"/>
        </w:rPr>
        <w:t>영향을</w:t>
      </w:r>
      <w:r w:rsidRPr="00B51FA5">
        <w:rPr>
          <w:rFonts w:ascii="Times New Roman" w:hint="eastAsia"/>
          <w:sz w:val="23"/>
          <w:szCs w:val="23"/>
        </w:rPr>
        <w:t xml:space="preserve"> </w:t>
      </w:r>
      <w:r w:rsidRPr="00B51FA5">
        <w:rPr>
          <w:rFonts w:ascii="Times New Roman" w:hint="eastAsia"/>
          <w:sz w:val="23"/>
          <w:szCs w:val="23"/>
        </w:rPr>
        <w:t>미치지</w:t>
      </w:r>
      <w:r w:rsidRPr="00B51FA5">
        <w:rPr>
          <w:rFonts w:ascii="Times New Roman" w:hint="eastAsia"/>
          <w:sz w:val="23"/>
          <w:szCs w:val="23"/>
        </w:rPr>
        <w:t xml:space="preserve"> </w:t>
      </w:r>
      <w:r w:rsidRPr="00B51FA5">
        <w:rPr>
          <w:rFonts w:ascii="Times New Roman" w:hint="eastAsia"/>
          <w:sz w:val="23"/>
          <w:szCs w:val="23"/>
        </w:rPr>
        <w:t>아니한다</w:t>
      </w:r>
      <w:r w:rsidRPr="00B51FA5">
        <w:rPr>
          <w:rFonts w:ascii="Times New Roman"/>
          <w:sz w:val="23"/>
          <w:szCs w:val="23"/>
        </w:rPr>
        <w:t>.</w:t>
      </w:r>
    </w:p>
    <w:p w14:paraId="513E5FC5" w14:textId="77777777" w:rsidR="003A095F" w:rsidRPr="00B51FA5" w:rsidRDefault="003A095F" w:rsidP="00B51FA5">
      <w:pPr>
        <w:snapToGrid w:val="0"/>
        <w:spacing w:before="180" w:after="180" w:line="360" w:lineRule="atLeast"/>
        <w:ind w:left="851"/>
        <w:rPr>
          <w:rFonts w:ascii="Times New Roman"/>
          <w:sz w:val="23"/>
          <w:szCs w:val="23"/>
        </w:rPr>
      </w:pPr>
      <w:bookmarkStart w:id="212" w:name="_DV_M315"/>
      <w:bookmarkEnd w:id="212"/>
    </w:p>
    <w:p w14:paraId="60ECE21B" w14:textId="77777777" w:rsidR="00786425" w:rsidRPr="00006BBA" w:rsidRDefault="00786425" w:rsidP="00006BBA">
      <w:pPr>
        <w:pStyle w:val="ac"/>
        <w:numPr>
          <w:ilvl w:val="0"/>
          <w:numId w:val="53"/>
        </w:numPr>
        <w:tabs>
          <w:tab w:val="left" w:pos="1560"/>
        </w:tabs>
        <w:adjustRightInd w:val="0"/>
        <w:snapToGrid w:val="0"/>
        <w:spacing w:before="180" w:after="180" w:line="360" w:lineRule="atLeast"/>
        <w:ind w:leftChars="0" w:left="1559" w:hanging="1559"/>
        <w:outlineLvl w:val="0"/>
        <w:rPr>
          <w:rFonts w:ascii="Times New Roman"/>
          <w:b/>
          <w:sz w:val="23"/>
          <w:szCs w:val="23"/>
        </w:rPr>
      </w:pPr>
      <w:r w:rsidRPr="00006BBA">
        <w:rPr>
          <w:rFonts w:ascii="Times New Roman" w:hint="eastAsia"/>
          <w:b/>
          <w:sz w:val="23"/>
          <w:szCs w:val="23"/>
        </w:rPr>
        <w:t>손해배상</w:t>
      </w:r>
      <w:r w:rsidRPr="00006BBA">
        <w:rPr>
          <w:rFonts w:ascii="Times New Roman"/>
          <w:b/>
          <w:sz w:val="23"/>
          <w:szCs w:val="23"/>
        </w:rPr>
        <w:t xml:space="preserve"> </w:t>
      </w:r>
    </w:p>
    <w:p w14:paraId="7AAB01F8" w14:textId="77777777" w:rsidR="003A095F" w:rsidRPr="00B51FA5" w:rsidRDefault="003A095F" w:rsidP="00B51FA5">
      <w:pPr>
        <w:pStyle w:val="ac"/>
        <w:tabs>
          <w:tab w:val="left" w:pos="1560"/>
        </w:tabs>
        <w:adjustRightInd w:val="0"/>
        <w:snapToGrid w:val="0"/>
        <w:spacing w:before="180" w:after="180" w:line="360" w:lineRule="atLeast"/>
        <w:ind w:leftChars="0" w:left="1560"/>
        <w:rPr>
          <w:rFonts w:ascii="Times New Roman"/>
          <w:sz w:val="23"/>
        </w:rPr>
      </w:pPr>
    </w:p>
    <w:p w14:paraId="3A35A6E5" w14:textId="561B23E9" w:rsidR="00786425" w:rsidRPr="00E0139D" w:rsidRDefault="00786425" w:rsidP="00006BBA">
      <w:pPr>
        <w:numPr>
          <w:ilvl w:val="1"/>
          <w:numId w:val="12"/>
        </w:numPr>
        <w:snapToGrid w:val="0"/>
        <w:spacing w:before="180" w:after="180" w:line="360" w:lineRule="atLeast"/>
        <w:rPr>
          <w:rFonts w:ascii="Times New Roman"/>
          <w:sz w:val="23"/>
          <w:szCs w:val="23"/>
        </w:rPr>
      </w:pPr>
      <w:r w:rsidRPr="00883718">
        <w:rPr>
          <w:rFonts w:ascii="Times New Roman"/>
          <w:sz w:val="23"/>
          <w:szCs w:val="23"/>
          <w:u w:val="single"/>
        </w:rPr>
        <w:t>손해배상</w:t>
      </w:r>
      <w:r w:rsidRPr="00883718">
        <w:rPr>
          <w:rFonts w:ascii="Times New Roman"/>
          <w:sz w:val="23"/>
          <w:szCs w:val="23"/>
        </w:rPr>
        <w:t>.</w:t>
      </w:r>
      <w:r w:rsidR="00090ABD">
        <w:rPr>
          <w:rFonts w:ascii="Times New Roman"/>
          <w:sz w:val="23"/>
          <w:szCs w:val="23"/>
        </w:rPr>
        <w:t xml:space="preserve"> </w:t>
      </w:r>
      <w:r w:rsidRPr="00090ABD">
        <w:rPr>
          <w:rFonts w:ascii="Times New Roman"/>
          <w:sz w:val="23"/>
          <w:szCs w:val="23"/>
        </w:rPr>
        <w:t>각</w:t>
      </w:r>
      <w:r w:rsidRPr="00090ABD">
        <w:rPr>
          <w:rFonts w:ascii="Times New Roman"/>
          <w:sz w:val="23"/>
          <w:szCs w:val="23"/>
        </w:rPr>
        <w:t xml:space="preserve"> </w:t>
      </w:r>
      <w:r w:rsidRPr="00090ABD">
        <w:rPr>
          <w:rFonts w:ascii="Times New Roman"/>
          <w:sz w:val="23"/>
          <w:szCs w:val="23"/>
        </w:rPr>
        <w:t>당사자는</w:t>
      </w:r>
      <w:r w:rsidRPr="00090ABD">
        <w:rPr>
          <w:rFonts w:ascii="Times New Roman"/>
          <w:sz w:val="23"/>
          <w:szCs w:val="23"/>
        </w:rPr>
        <w:t xml:space="preserve"> </w:t>
      </w:r>
      <w:r w:rsidRPr="00090ABD">
        <w:rPr>
          <w:rFonts w:ascii="Times New Roman" w:hint="eastAsia"/>
          <w:sz w:val="23"/>
          <w:szCs w:val="23"/>
        </w:rPr>
        <w:t>제</w:t>
      </w:r>
      <w:r w:rsidR="00762685" w:rsidRPr="00090ABD">
        <w:rPr>
          <w:rFonts w:ascii="Times New Roman" w:hint="eastAsia"/>
          <w:sz w:val="23"/>
          <w:szCs w:val="23"/>
        </w:rPr>
        <w:t>1</w:t>
      </w:r>
      <w:r w:rsidR="00762685" w:rsidRPr="00090ABD">
        <w:rPr>
          <w:rFonts w:ascii="Times New Roman"/>
          <w:sz w:val="23"/>
          <w:szCs w:val="23"/>
        </w:rPr>
        <w:t>0</w:t>
      </w:r>
      <w:r w:rsidRPr="00090ABD">
        <w:rPr>
          <w:rFonts w:ascii="Times New Roman" w:hint="eastAsia"/>
          <w:sz w:val="23"/>
          <w:szCs w:val="23"/>
        </w:rPr>
        <w:t>.2</w:t>
      </w:r>
      <w:r w:rsidRPr="00090ABD">
        <w:rPr>
          <w:rFonts w:ascii="Times New Roman" w:hint="eastAsia"/>
          <w:sz w:val="23"/>
          <w:szCs w:val="23"/>
        </w:rPr>
        <w:t>조의</w:t>
      </w:r>
      <w:r w:rsidRPr="00090ABD">
        <w:rPr>
          <w:rFonts w:ascii="Times New Roman" w:hint="eastAsia"/>
          <w:sz w:val="23"/>
          <w:szCs w:val="23"/>
        </w:rPr>
        <w:t xml:space="preserve"> </w:t>
      </w:r>
      <w:r w:rsidRPr="00090ABD">
        <w:rPr>
          <w:rFonts w:ascii="Times New Roman" w:hint="eastAsia"/>
          <w:sz w:val="23"/>
          <w:szCs w:val="23"/>
        </w:rPr>
        <w:t>제한</w:t>
      </w:r>
      <w:r w:rsidRPr="00090ABD">
        <w:rPr>
          <w:rFonts w:ascii="Times New Roman" w:hint="eastAsia"/>
          <w:sz w:val="23"/>
          <w:szCs w:val="23"/>
        </w:rPr>
        <w:t xml:space="preserve"> </w:t>
      </w:r>
      <w:r w:rsidRPr="00090ABD">
        <w:rPr>
          <w:rFonts w:ascii="Times New Roman" w:hint="eastAsia"/>
          <w:sz w:val="23"/>
          <w:szCs w:val="23"/>
        </w:rPr>
        <w:t>하에</w:t>
      </w:r>
      <w:r w:rsidRPr="00090ABD">
        <w:rPr>
          <w:rFonts w:ascii="Times New Roman" w:hint="eastAsia"/>
          <w:sz w:val="23"/>
          <w:szCs w:val="23"/>
        </w:rPr>
        <w:t xml:space="preserve">, </w:t>
      </w:r>
      <w:r w:rsidRPr="00090ABD">
        <w:rPr>
          <w:rFonts w:ascii="Times New Roman"/>
          <w:sz w:val="23"/>
          <w:szCs w:val="23"/>
        </w:rPr>
        <w:t>본</w:t>
      </w:r>
      <w:r w:rsidRPr="00090ABD">
        <w:rPr>
          <w:rFonts w:ascii="Times New Roman"/>
          <w:sz w:val="23"/>
          <w:szCs w:val="23"/>
        </w:rPr>
        <w:t xml:space="preserve"> </w:t>
      </w:r>
      <w:r w:rsidRPr="00090ABD">
        <w:rPr>
          <w:rFonts w:ascii="Times New Roman"/>
          <w:sz w:val="23"/>
          <w:szCs w:val="23"/>
        </w:rPr>
        <w:t>계약에</w:t>
      </w:r>
      <w:r w:rsidRPr="00090ABD">
        <w:rPr>
          <w:rFonts w:ascii="Times New Roman"/>
          <w:sz w:val="23"/>
          <w:szCs w:val="23"/>
        </w:rPr>
        <w:t xml:space="preserve"> </w:t>
      </w:r>
      <w:r w:rsidRPr="00090ABD">
        <w:rPr>
          <w:rFonts w:ascii="Times New Roman"/>
          <w:sz w:val="23"/>
          <w:szCs w:val="23"/>
        </w:rPr>
        <w:t>규정된</w:t>
      </w:r>
      <w:r w:rsidRPr="00090ABD">
        <w:rPr>
          <w:rFonts w:ascii="Times New Roman"/>
          <w:sz w:val="23"/>
          <w:szCs w:val="23"/>
        </w:rPr>
        <w:t xml:space="preserve"> </w:t>
      </w:r>
      <w:r w:rsidRPr="00090ABD">
        <w:rPr>
          <w:rFonts w:ascii="Times New Roman"/>
          <w:sz w:val="23"/>
          <w:szCs w:val="23"/>
        </w:rPr>
        <w:t>자신의</w:t>
      </w:r>
      <w:r w:rsidRPr="00090ABD">
        <w:rPr>
          <w:rFonts w:ascii="Times New Roman"/>
          <w:sz w:val="23"/>
          <w:szCs w:val="23"/>
        </w:rPr>
        <w:t xml:space="preserve"> </w:t>
      </w:r>
      <w:r w:rsidRPr="00090ABD">
        <w:rPr>
          <w:rFonts w:ascii="Times New Roman"/>
          <w:sz w:val="23"/>
          <w:szCs w:val="23"/>
        </w:rPr>
        <w:t>진술</w:t>
      </w:r>
      <w:r w:rsidRPr="00090ABD">
        <w:rPr>
          <w:rFonts w:ascii="Times New Roman"/>
          <w:sz w:val="23"/>
          <w:szCs w:val="23"/>
        </w:rPr>
        <w:t xml:space="preserve"> </w:t>
      </w:r>
      <w:r w:rsidRPr="00090ABD">
        <w:rPr>
          <w:rFonts w:ascii="Times New Roman"/>
          <w:sz w:val="23"/>
          <w:szCs w:val="23"/>
        </w:rPr>
        <w:t>및</w:t>
      </w:r>
      <w:r w:rsidRPr="00090ABD">
        <w:rPr>
          <w:rFonts w:ascii="Times New Roman"/>
          <w:sz w:val="23"/>
          <w:szCs w:val="23"/>
        </w:rPr>
        <w:t xml:space="preserve"> </w:t>
      </w:r>
      <w:r w:rsidRPr="00090ABD">
        <w:rPr>
          <w:rFonts w:ascii="Times New Roman"/>
          <w:sz w:val="23"/>
          <w:szCs w:val="23"/>
        </w:rPr>
        <w:t>보장</w:t>
      </w:r>
      <w:r w:rsidRPr="00090ABD">
        <w:rPr>
          <w:rFonts w:ascii="Times New Roman"/>
          <w:sz w:val="23"/>
          <w:szCs w:val="23"/>
        </w:rPr>
        <w:t xml:space="preserve">, </w:t>
      </w:r>
      <w:r w:rsidRPr="00E0139D">
        <w:rPr>
          <w:rFonts w:ascii="Times New Roman"/>
          <w:sz w:val="23"/>
          <w:szCs w:val="23"/>
        </w:rPr>
        <w:t>합의</w:t>
      </w:r>
      <w:r w:rsidRPr="00E0139D">
        <w:rPr>
          <w:rFonts w:ascii="Times New Roman"/>
          <w:sz w:val="23"/>
          <w:szCs w:val="23"/>
        </w:rPr>
        <w:t xml:space="preserve"> </w:t>
      </w:r>
      <w:r w:rsidRPr="00E0139D">
        <w:rPr>
          <w:rFonts w:ascii="Times New Roman"/>
          <w:sz w:val="23"/>
          <w:szCs w:val="23"/>
        </w:rPr>
        <w:t>또는</w:t>
      </w:r>
      <w:r w:rsidRPr="00E0139D">
        <w:rPr>
          <w:rFonts w:ascii="Times New Roman"/>
          <w:sz w:val="23"/>
          <w:szCs w:val="23"/>
        </w:rPr>
        <w:t xml:space="preserve"> </w:t>
      </w:r>
      <w:proofErr w:type="spellStart"/>
      <w:r w:rsidRPr="00E0139D">
        <w:rPr>
          <w:rFonts w:ascii="Times New Roman"/>
          <w:sz w:val="23"/>
          <w:szCs w:val="23"/>
        </w:rPr>
        <w:t>확약사항</w:t>
      </w:r>
      <w:proofErr w:type="spellEnd"/>
      <w:r w:rsidRPr="00E0139D">
        <w:rPr>
          <w:rFonts w:ascii="Times New Roman"/>
          <w:sz w:val="23"/>
          <w:szCs w:val="23"/>
        </w:rPr>
        <w:t xml:space="preserve"> </w:t>
      </w:r>
      <w:r w:rsidRPr="00E0139D">
        <w:rPr>
          <w:rFonts w:ascii="Times New Roman"/>
          <w:sz w:val="23"/>
          <w:szCs w:val="23"/>
        </w:rPr>
        <w:t>기타</w:t>
      </w:r>
      <w:r w:rsidRPr="00E0139D">
        <w:rPr>
          <w:rFonts w:ascii="Times New Roman"/>
          <w:sz w:val="23"/>
          <w:szCs w:val="23"/>
        </w:rPr>
        <w:t xml:space="preserve"> </w:t>
      </w:r>
      <w:r w:rsidRPr="00E0139D">
        <w:rPr>
          <w:rFonts w:ascii="Times New Roman"/>
          <w:sz w:val="23"/>
          <w:szCs w:val="23"/>
        </w:rPr>
        <w:t>의무의</w:t>
      </w:r>
      <w:r w:rsidRPr="00E0139D">
        <w:rPr>
          <w:rFonts w:ascii="Times New Roman"/>
          <w:sz w:val="23"/>
          <w:szCs w:val="23"/>
        </w:rPr>
        <w:t xml:space="preserve"> </w:t>
      </w:r>
      <w:r w:rsidRPr="00E0139D">
        <w:rPr>
          <w:rFonts w:ascii="Times New Roman"/>
          <w:sz w:val="23"/>
          <w:szCs w:val="23"/>
        </w:rPr>
        <w:t>위반으로</w:t>
      </w:r>
      <w:r w:rsidRPr="00E0139D">
        <w:rPr>
          <w:rFonts w:ascii="Times New Roman"/>
          <w:sz w:val="23"/>
          <w:szCs w:val="23"/>
        </w:rPr>
        <w:t xml:space="preserve"> </w:t>
      </w:r>
      <w:r w:rsidRPr="00E0139D">
        <w:rPr>
          <w:rFonts w:ascii="Times New Roman"/>
          <w:sz w:val="23"/>
          <w:szCs w:val="23"/>
        </w:rPr>
        <w:t>인하여</w:t>
      </w:r>
      <w:r w:rsidRPr="00E0139D">
        <w:rPr>
          <w:rFonts w:ascii="Times New Roman"/>
          <w:sz w:val="23"/>
          <w:szCs w:val="23"/>
        </w:rPr>
        <w:t xml:space="preserve"> </w:t>
      </w:r>
      <w:r w:rsidRPr="00E0139D">
        <w:rPr>
          <w:rFonts w:ascii="Times New Roman"/>
          <w:sz w:val="23"/>
          <w:szCs w:val="23"/>
        </w:rPr>
        <w:t>상대방</w:t>
      </w:r>
      <w:r w:rsidRPr="00E0139D">
        <w:rPr>
          <w:rFonts w:ascii="Times New Roman"/>
          <w:sz w:val="23"/>
          <w:szCs w:val="23"/>
        </w:rPr>
        <w:t xml:space="preserve"> </w:t>
      </w:r>
      <w:r w:rsidRPr="00E0139D">
        <w:rPr>
          <w:rFonts w:ascii="Times New Roman"/>
          <w:sz w:val="23"/>
          <w:szCs w:val="23"/>
        </w:rPr>
        <w:t>당사자가</w:t>
      </w:r>
      <w:r w:rsidRPr="00E0139D">
        <w:rPr>
          <w:rFonts w:ascii="Times New Roman"/>
          <w:sz w:val="23"/>
          <w:szCs w:val="23"/>
        </w:rPr>
        <w:t xml:space="preserve"> </w:t>
      </w:r>
      <w:r w:rsidRPr="00E0139D">
        <w:rPr>
          <w:rFonts w:ascii="Times New Roman"/>
          <w:sz w:val="23"/>
          <w:szCs w:val="23"/>
        </w:rPr>
        <w:t>입은</w:t>
      </w:r>
      <w:r w:rsidRPr="00E0139D">
        <w:rPr>
          <w:rFonts w:ascii="Times New Roman"/>
          <w:sz w:val="23"/>
          <w:szCs w:val="23"/>
        </w:rPr>
        <w:t xml:space="preserve"> </w:t>
      </w:r>
      <w:r w:rsidRPr="00E0139D">
        <w:rPr>
          <w:rFonts w:ascii="Times New Roman"/>
          <w:sz w:val="23"/>
          <w:szCs w:val="23"/>
        </w:rPr>
        <w:t>손해를</w:t>
      </w:r>
      <w:r w:rsidRPr="00E0139D">
        <w:rPr>
          <w:rFonts w:ascii="Times New Roman"/>
          <w:sz w:val="23"/>
          <w:szCs w:val="23"/>
        </w:rPr>
        <w:t xml:space="preserve"> </w:t>
      </w:r>
      <w:r w:rsidRPr="00E0139D">
        <w:rPr>
          <w:rFonts w:ascii="Times New Roman"/>
          <w:sz w:val="23"/>
          <w:szCs w:val="23"/>
        </w:rPr>
        <w:t>배상하여야</w:t>
      </w:r>
      <w:r w:rsidRPr="00E0139D">
        <w:rPr>
          <w:rFonts w:ascii="Times New Roman"/>
          <w:sz w:val="23"/>
          <w:szCs w:val="23"/>
        </w:rPr>
        <w:t xml:space="preserve"> </w:t>
      </w:r>
      <w:r w:rsidRPr="00E0139D">
        <w:rPr>
          <w:rFonts w:ascii="Times New Roman"/>
          <w:sz w:val="23"/>
          <w:szCs w:val="23"/>
        </w:rPr>
        <w:t>한다</w:t>
      </w:r>
      <w:r w:rsidRPr="00E0139D">
        <w:rPr>
          <w:rFonts w:ascii="Times New Roman" w:hint="eastAsia"/>
          <w:sz w:val="23"/>
          <w:szCs w:val="23"/>
        </w:rPr>
        <w:t xml:space="preserve">. </w:t>
      </w:r>
      <w:r w:rsidRPr="00E0139D">
        <w:rPr>
          <w:rFonts w:ascii="Times New Roman" w:hint="eastAsia"/>
          <w:sz w:val="23"/>
          <w:szCs w:val="23"/>
        </w:rPr>
        <w:t>이</w:t>
      </w:r>
      <w:r w:rsidRPr="00E0139D">
        <w:rPr>
          <w:rFonts w:ascii="Times New Roman" w:hint="eastAsia"/>
          <w:sz w:val="23"/>
          <w:szCs w:val="23"/>
        </w:rPr>
        <w:t xml:space="preserve"> </w:t>
      </w:r>
      <w:r w:rsidRPr="00E0139D">
        <w:rPr>
          <w:rFonts w:ascii="Times New Roman" w:hint="eastAsia"/>
          <w:sz w:val="23"/>
          <w:szCs w:val="23"/>
        </w:rPr>
        <w:t>경우</w:t>
      </w:r>
      <w:r w:rsidRPr="00E0139D">
        <w:rPr>
          <w:rFonts w:ascii="Times New Roman" w:hint="eastAsia"/>
          <w:sz w:val="23"/>
          <w:szCs w:val="23"/>
        </w:rPr>
        <w:t xml:space="preserve"> </w:t>
      </w:r>
      <w:r w:rsidRPr="00E0139D">
        <w:rPr>
          <w:rFonts w:ascii="Times New Roman" w:hint="eastAsia"/>
          <w:sz w:val="23"/>
          <w:szCs w:val="23"/>
        </w:rPr>
        <w:t>어느</w:t>
      </w:r>
      <w:r w:rsidRPr="00E0139D">
        <w:rPr>
          <w:rFonts w:ascii="Times New Roman" w:hint="eastAsia"/>
          <w:sz w:val="23"/>
          <w:szCs w:val="23"/>
        </w:rPr>
        <w:t xml:space="preserve"> </w:t>
      </w:r>
      <w:r w:rsidRPr="00E0139D">
        <w:rPr>
          <w:rFonts w:ascii="Times New Roman" w:hint="eastAsia"/>
          <w:sz w:val="23"/>
          <w:szCs w:val="23"/>
        </w:rPr>
        <w:t>당사자에게</w:t>
      </w:r>
      <w:r w:rsidRPr="00E0139D">
        <w:rPr>
          <w:rFonts w:ascii="Times New Roman" w:hint="eastAsia"/>
          <w:sz w:val="23"/>
          <w:szCs w:val="23"/>
        </w:rPr>
        <w:t xml:space="preserve"> </w:t>
      </w:r>
      <w:r w:rsidRPr="00E0139D">
        <w:rPr>
          <w:rFonts w:ascii="Times New Roman" w:hint="eastAsia"/>
          <w:sz w:val="23"/>
          <w:szCs w:val="23"/>
        </w:rPr>
        <w:t>발생한</w:t>
      </w:r>
      <w:r w:rsidRPr="00E0139D">
        <w:rPr>
          <w:rFonts w:ascii="Times New Roman" w:hint="eastAsia"/>
          <w:sz w:val="23"/>
          <w:szCs w:val="23"/>
        </w:rPr>
        <w:t xml:space="preserve"> </w:t>
      </w:r>
      <w:r w:rsidRPr="00E0139D">
        <w:rPr>
          <w:rFonts w:ascii="Times New Roman" w:hint="eastAsia"/>
          <w:sz w:val="23"/>
          <w:szCs w:val="23"/>
        </w:rPr>
        <w:t>손해의</w:t>
      </w:r>
      <w:r w:rsidRPr="00E0139D">
        <w:rPr>
          <w:rFonts w:ascii="Times New Roman" w:hint="eastAsia"/>
          <w:sz w:val="23"/>
          <w:szCs w:val="23"/>
        </w:rPr>
        <w:t xml:space="preserve"> </w:t>
      </w:r>
      <w:r w:rsidRPr="00E0139D">
        <w:rPr>
          <w:rFonts w:ascii="Times New Roman" w:hint="eastAsia"/>
          <w:sz w:val="23"/>
          <w:szCs w:val="23"/>
        </w:rPr>
        <w:t>금액을</w:t>
      </w:r>
      <w:r w:rsidRPr="00E0139D">
        <w:rPr>
          <w:rFonts w:ascii="Times New Roman" w:hint="eastAsia"/>
          <w:sz w:val="23"/>
          <w:szCs w:val="23"/>
        </w:rPr>
        <w:t xml:space="preserve"> </w:t>
      </w:r>
      <w:r w:rsidRPr="00E0139D">
        <w:rPr>
          <w:rFonts w:ascii="Times New Roman"/>
          <w:sz w:val="23"/>
          <w:szCs w:val="23"/>
        </w:rPr>
        <w:t>“</w:t>
      </w:r>
      <w:r w:rsidRPr="00E0139D">
        <w:rPr>
          <w:rFonts w:ascii="Times New Roman" w:hint="eastAsia"/>
          <w:sz w:val="23"/>
          <w:szCs w:val="23"/>
          <w:u w:val="single"/>
        </w:rPr>
        <w:t>손해액</w:t>
      </w:r>
      <w:r w:rsidRPr="00E0139D">
        <w:rPr>
          <w:rFonts w:ascii="Times New Roman"/>
          <w:sz w:val="23"/>
          <w:szCs w:val="23"/>
        </w:rPr>
        <w:t>”</w:t>
      </w:r>
      <w:r w:rsidRPr="00E0139D">
        <w:rPr>
          <w:rFonts w:ascii="Times New Roman" w:hint="eastAsia"/>
          <w:sz w:val="23"/>
          <w:szCs w:val="23"/>
        </w:rPr>
        <w:t>이라고</w:t>
      </w:r>
      <w:r w:rsidRPr="00E0139D">
        <w:rPr>
          <w:rFonts w:ascii="Times New Roman" w:hint="eastAsia"/>
          <w:sz w:val="23"/>
          <w:szCs w:val="23"/>
        </w:rPr>
        <w:t xml:space="preserve"> </w:t>
      </w:r>
      <w:r w:rsidRPr="00E0139D">
        <w:rPr>
          <w:rFonts w:ascii="Times New Roman" w:hint="eastAsia"/>
          <w:sz w:val="23"/>
          <w:szCs w:val="23"/>
        </w:rPr>
        <w:t>하고</w:t>
      </w:r>
      <w:r w:rsidRPr="00E0139D">
        <w:rPr>
          <w:rFonts w:ascii="Times New Roman" w:hint="eastAsia"/>
          <w:sz w:val="23"/>
          <w:szCs w:val="23"/>
        </w:rPr>
        <w:t xml:space="preserve">, </w:t>
      </w:r>
      <w:r w:rsidRPr="00E0139D">
        <w:rPr>
          <w:rFonts w:ascii="Times New Roman" w:hint="eastAsia"/>
          <w:sz w:val="23"/>
          <w:szCs w:val="23"/>
        </w:rPr>
        <w:t>손해액에</w:t>
      </w:r>
      <w:r w:rsidRPr="00E0139D">
        <w:rPr>
          <w:rFonts w:ascii="Times New Roman" w:hint="eastAsia"/>
          <w:sz w:val="23"/>
          <w:szCs w:val="23"/>
        </w:rPr>
        <w:t xml:space="preserve"> </w:t>
      </w:r>
      <w:r w:rsidRPr="00E0139D">
        <w:rPr>
          <w:rFonts w:ascii="Times New Roman" w:hint="eastAsia"/>
          <w:sz w:val="23"/>
          <w:szCs w:val="23"/>
        </w:rPr>
        <w:t>대하여</w:t>
      </w:r>
      <w:r w:rsidRPr="00E0139D">
        <w:rPr>
          <w:rFonts w:ascii="Times New Roman" w:hint="eastAsia"/>
          <w:sz w:val="23"/>
          <w:szCs w:val="23"/>
        </w:rPr>
        <w:t xml:space="preserve"> </w:t>
      </w:r>
      <w:r w:rsidRPr="00E0139D">
        <w:rPr>
          <w:rFonts w:ascii="Times New Roman" w:hint="eastAsia"/>
          <w:sz w:val="23"/>
          <w:szCs w:val="23"/>
        </w:rPr>
        <w:t>배상하여야</w:t>
      </w:r>
      <w:r w:rsidRPr="00E0139D">
        <w:rPr>
          <w:rFonts w:ascii="Times New Roman" w:hint="eastAsia"/>
          <w:sz w:val="23"/>
          <w:szCs w:val="23"/>
        </w:rPr>
        <w:t xml:space="preserve"> </w:t>
      </w:r>
      <w:r w:rsidRPr="00E0139D">
        <w:rPr>
          <w:rFonts w:ascii="Times New Roman" w:hint="eastAsia"/>
          <w:sz w:val="23"/>
          <w:szCs w:val="23"/>
        </w:rPr>
        <w:t>하는</w:t>
      </w:r>
      <w:r w:rsidRPr="00E0139D">
        <w:rPr>
          <w:rFonts w:ascii="Times New Roman" w:hint="eastAsia"/>
          <w:sz w:val="23"/>
          <w:szCs w:val="23"/>
        </w:rPr>
        <w:t xml:space="preserve"> </w:t>
      </w:r>
      <w:r w:rsidRPr="00E0139D">
        <w:rPr>
          <w:rFonts w:ascii="Times New Roman" w:hint="eastAsia"/>
          <w:sz w:val="23"/>
          <w:szCs w:val="23"/>
        </w:rPr>
        <w:t>금액을</w:t>
      </w:r>
      <w:r w:rsidRPr="00E0139D">
        <w:rPr>
          <w:rFonts w:ascii="Times New Roman" w:hint="eastAsia"/>
          <w:sz w:val="23"/>
          <w:szCs w:val="23"/>
        </w:rPr>
        <w:t xml:space="preserve"> </w:t>
      </w:r>
      <w:r w:rsidRPr="00E0139D">
        <w:rPr>
          <w:rFonts w:ascii="Times New Roman"/>
          <w:sz w:val="23"/>
          <w:szCs w:val="23"/>
        </w:rPr>
        <w:t>“</w:t>
      </w:r>
      <w:r w:rsidRPr="00E0139D">
        <w:rPr>
          <w:rFonts w:ascii="Times New Roman" w:hint="eastAsia"/>
          <w:sz w:val="23"/>
          <w:szCs w:val="23"/>
          <w:u w:val="single"/>
        </w:rPr>
        <w:t>손해배상액</w:t>
      </w:r>
      <w:r w:rsidRPr="00E0139D">
        <w:rPr>
          <w:rFonts w:ascii="Times New Roman"/>
          <w:sz w:val="23"/>
          <w:szCs w:val="23"/>
        </w:rPr>
        <w:t>”</w:t>
      </w:r>
      <w:r w:rsidRPr="00E0139D">
        <w:rPr>
          <w:rFonts w:ascii="Times New Roman" w:hint="eastAsia"/>
          <w:sz w:val="23"/>
          <w:szCs w:val="23"/>
        </w:rPr>
        <w:t>이라</w:t>
      </w:r>
      <w:r w:rsidRPr="00E0139D">
        <w:rPr>
          <w:rFonts w:ascii="Times New Roman" w:hint="eastAsia"/>
          <w:sz w:val="23"/>
          <w:szCs w:val="23"/>
        </w:rPr>
        <w:t xml:space="preserve"> </w:t>
      </w:r>
      <w:r w:rsidRPr="00E0139D">
        <w:rPr>
          <w:rFonts w:ascii="Times New Roman" w:hint="eastAsia"/>
          <w:sz w:val="23"/>
          <w:szCs w:val="23"/>
        </w:rPr>
        <w:t>하며</w:t>
      </w:r>
      <w:r w:rsidRPr="00E0139D">
        <w:rPr>
          <w:rFonts w:ascii="Times New Roman" w:hint="eastAsia"/>
          <w:sz w:val="23"/>
          <w:szCs w:val="23"/>
        </w:rPr>
        <w:t>,</w:t>
      </w:r>
      <w:r w:rsidRPr="00E0139D">
        <w:rPr>
          <w:rFonts w:ascii="Times New Roman"/>
          <w:sz w:val="23"/>
          <w:szCs w:val="23"/>
        </w:rPr>
        <w:t xml:space="preserve"> </w:t>
      </w:r>
      <w:r w:rsidRPr="00E0139D">
        <w:rPr>
          <w:rFonts w:ascii="Times New Roman" w:hint="eastAsia"/>
          <w:sz w:val="23"/>
          <w:szCs w:val="23"/>
        </w:rPr>
        <w:t>본</w:t>
      </w:r>
      <w:r w:rsidRPr="00E0139D">
        <w:rPr>
          <w:rFonts w:ascii="Times New Roman" w:hint="eastAsia"/>
          <w:sz w:val="23"/>
          <w:szCs w:val="23"/>
        </w:rPr>
        <w:t xml:space="preserve"> </w:t>
      </w:r>
      <w:r w:rsidRPr="00E0139D">
        <w:rPr>
          <w:rFonts w:ascii="Times New Roman" w:hint="eastAsia"/>
          <w:sz w:val="23"/>
          <w:szCs w:val="23"/>
        </w:rPr>
        <w:t>계약에</w:t>
      </w:r>
      <w:r w:rsidRPr="00E0139D">
        <w:rPr>
          <w:rFonts w:ascii="Times New Roman" w:hint="eastAsia"/>
          <w:sz w:val="23"/>
          <w:szCs w:val="23"/>
        </w:rPr>
        <w:t xml:space="preserve"> </w:t>
      </w:r>
      <w:r w:rsidRPr="00E0139D">
        <w:rPr>
          <w:rFonts w:ascii="Times New Roman" w:hint="eastAsia"/>
          <w:sz w:val="23"/>
          <w:szCs w:val="23"/>
        </w:rPr>
        <w:t>따라</w:t>
      </w:r>
      <w:r w:rsidRPr="00E0139D">
        <w:rPr>
          <w:rFonts w:ascii="Times New Roman" w:hint="eastAsia"/>
          <w:sz w:val="23"/>
          <w:szCs w:val="23"/>
        </w:rPr>
        <w:t xml:space="preserve"> </w:t>
      </w:r>
      <w:r w:rsidRPr="00E0139D">
        <w:rPr>
          <w:rFonts w:ascii="Times New Roman" w:hint="eastAsia"/>
          <w:sz w:val="23"/>
          <w:szCs w:val="23"/>
        </w:rPr>
        <w:t>손해배상을</w:t>
      </w:r>
      <w:r w:rsidRPr="00E0139D">
        <w:rPr>
          <w:rFonts w:ascii="Times New Roman" w:hint="eastAsia"/>
          <w:sz w:val="23"/>
          <w:szCs w:val="23"/>
        </w:rPr>
        <w:t xml:space="preserve"> </w:t>
      </w:r>
      <w:r w:rsidRPr="00E0139D">
        <w:rPr>
          <w:rFonts w:ascii="Times New Roman" w:hint="eastAsia"/>
          <w:sz w:val="23"/>
          <w:szCs w:val="23"/>
        </w:rPr>
        <w:t>할</w:t>
      </w:r>
      <w:r w:rsidRPr="00E0139D">
        <w:rPr>
          <w:rFonts w:ascii="Times New Roman" w:hint="eastAsia"/>
          <w:sz w:val="23"/>
          <w:szCs w:val="23"/>
        </w:rPr>
        <w:t xml:space="preserve"> </w:t>
      </w:r>
      <w:r w:rsidRPr="00E0139D">
        <w:rPr>
          <w:rFonts w:ascii="Times New Roman" w:hint="eastAsia"/>
          <w:sz w:val="23"/>
          <w:szCs w:val="23"/>
        </w:rPr>
        <w:t>의무가</w:t>
      </w:r>
      <w:r w:rsidRPr="00E0139D">
        <w:rPr>
          <w:rFonts w:ascii="Times New Roman" w:hint="eastAsia"/>
          <w:sz w:val="23"/>
          <w:szCs w:val="23"/>
        </w:rPr>
        <w:t xml:space="preserve"> </w:t>
      </w:r>
      <w:r w:rsidRPr="00E0139D">
        <w:rPr>
          <w:rFonts w:ascii="Times New Roman" w:hint="eastAsia"/>
          <w:sz w:val="23"/>
          <w:szCs w:val="23"/>
        </w:rPr>
        <w:t>있는</w:t>
      </w:r>
      <w:r w:rsidRPr="00E0139D">
        <w:rPr>
          <w:rFonts w:ascii="Times New Roman" w:hint="eastAsia"/>
          <w:sz w:val="23"/>
          <w:szCs w:val="23"/>
        </w:rPr>
        <w:t xml:space="preserve"> </w:t>
      </w:r>
      <w:r w:rsidRPr="00E0139D">
        <w:rPr>
          <w:rFonts w:ascii="Times New Roman" w:hint="eastAsia"/>
          <w:sz w:val="23"/>
          <w:szCs w:val="23"/>
        </w:rPr>
        <w:t>당사자를</w:t>
      </w:r>
      <w:r w:rsidRPr="00E0139D">
        <w:rPr>
          <w:rFonts w:ascii="Times New Roman" w:hint="eastAsia"/>
          <w:sz w:val="23"/>
          <w:szCs w:val="23"/>
        </w:rPr>
        <w:t xml:space="preserve"> </w:t>
      </w:r>
      <w:r w:rsidRPr="00E0139D">
        <w:rPr>
          <w:rFonts w:ascii="Times New Roman"/>
          <w:sz w:val="23"/>
          <w:szCs w:val="23"/>
        </w:rPr>
        <w:t>“</w:t>
      </w:r>
      <w:proofErr w:type="spellStart"/>
      <w:r w:rsidRPr="00E0139D">
        <w:rPr>
          <w:rFonts w:ascii="Times New Roman" w:hint="eastAsia"/>
          <w:sz w:val="23"/>
          <w:szCs w:val="23"/>
          <w:u w:val="single"/>
        </w:rPr>
        <w:t>배상당사자</w:t>
      </w:r>
      <w:proofErr w:type="spellEnd"/>
      <w:r w:rsidRPr="00E0139D">
        <w:rPr>
          <w:rFonts w:ascii="Times New Roman"/>
          <w:sz w:val="23"/>
          <w:szCs w:val="23"/>
        </w:rPr>
        <w:t xml:space="preserve">”, </w:t>
      </w:r>
      <w:r w:rsidRPr="00E0139D">
        <w:rPr>
          <w:rFonts w:ascii="Times New Roman" w:hint="eastAsia"/>
          <w:sz w:val="23"/>
          <w:szCs w:val="23"/>
        </w:rPr>
        <w:t>손해배상을</w:t>
      </w:r>
      <w:r w:rsidRPr="00E0139D">
        <w:rPr>
          <w:rFonts w:ascii="Times New Roman" w:hint="eastAsia"/>
          <w:sz w:val="23"/>
          <w:szCs w:val="23"/>
        </w:rPr>
        <w:t xml:space="preserve"> </w:t>
      </w:r>
      <w:r w:rsidRPr="00E0139D">
        <w:rPr>
          <w:rFonts w:ascii="Times New Roman" w:hint="eastAsia"/>
          <w:sz w:val="23"/>
          <w:szCs w:val="23"/>
        </w:rPr>
        <w:t>받을</w:t>
      </w:r>
      <w:r w:rsidRPr="00E0139D">
        <w:rPr>
          <w:rFonts w:ascii="Times New Roman" w:hint="eastAsia"/>
          <w:sz w:val="23"/>
          <w:szCs w:val="23"/>
        </w:rPr>
        <w:t xml:space="preserve"> </w:t>
      </w:r>
      <w:r w:rsidRPr="00E0139D">
        <w:rPr>
          <w:rFonts w:ascii="Times New Roman" w:hint="eastAsia"/>
          <w:sz w:val="23"/>
          <w:szCs w:val="23"/>
        </w:rPr>
        <w:t>권리가</w:t>
      </w:r>
      <w:r w:rsidRPr="00E0139D">
        <w:rPr>
          <w:rFonts w:ascii="Times New Roman" w:hint="eastAsia"/>
          <w:sz w:val="23"/>
          <w:szCs w:val="23"/>
        </w:rPr>
        <w:t xml:space="preserve"> </w:t>
      </w:r>
      <w:r w:rsidRPr="00E0139D">
        <w:rPr>
          <w:rFonts w:ascii="Times New Roman" w:hint="eastAsia"/>
          <w:sz w:val="23"/>
          <w:szCs w:val="23"/>
        </w:rPr>
        <w:t>있는</w:t>
      </w:r>
      <w:r w:rsidRPr="00E0139D">
        <w:rPr>
          <w:rFonts w:ascii="Times New Roman" w:hint="eastAsia"/>
          <w:sz w:val="23"/>
          <w:szCs w:val="23"/>
        </w:rPr>
        <w:t xml:space="preserve"> </w:t>
      </w:r>
      <w:r w:rsidRPr="00E0139D">
        <w:rPr>
          <w:rFonts w:ascii="Times New Roman" w:hint="eastAsia"/>
          <w:sz w:val="23"/>
          <w:szCs w:val="23"/>
        </w:rPr>
        <w:t>당사자를</w:t>
      </w:r>
      <w:r w:rsidRPr="00E0139D">
        <w:rPr>
          <w:rFonts w:ascii="Times New Roman" w:hint="eastAsia"/>
          <w:sz w:val="23"/>
          <w:szCs w:val="23"/>
        </w:rPr>
        <w:t xml:space="preserve"> </w:t>
      </w:r>
      <w:r w:rsidRPr="00E0139D">
        <w:rPr>
          <w:rFonts w:ascii="Times New Roman"/>
          <w:sz w:val="23"/>
          <w:szCs w:val="23"/>
        </w:rPr>
        <w:t>“</w:t>
      </w:r>
      <w:r w:rsidRPr="00E0139D">
        <w:rPr>
          <w:rFonts w:ascii="Times New Roman" w:hint="eastAsia"/>
          <w:sz w:val="23"/>
          <w:szCs w:val="23"/>
          <w:u w:val="single"/>
        </w:rPr>
        <w:t>피배상당사자</w:t>
      </w:r>
      <w:r w:rsidRPr="00E0139D">
        <w:rPr>
          <w:rFonts w:ascii="Times New Roman"/>
          <w:sz w:val="23"/>
          <w:szCs w:val="23"/>
        </w:rPr>
        <w:t>”</w:t>
      </w:r>
      <w:r w:rsidRPr="00E0139D">
        <w:rPr>
          <w:rFonts w:ascii="Times New Roman" w:hint="eastAsia"/>
          <w:sz w:val="23"/>
          <w:szCs w:val="23"/>
        </w:rPr>
        <w:t>라</w:t>
      </w:r>
      <w:r w:rsidRPr="00E0139D">
        <w:rPr>
          <w:rFonts w:ascii="Times New Roman" w:hint="eastAsia"/>
          <w:sz w:val="23"/>
          <w:szCs w:val="23"/>
        </w:rPr>
        <w:t xml:space="preserve"> </w:t>
      </w:r>
      <w:r w:rsidRPr="00E0139D">
        <w:rPr>
          <w:rFonts w:ascii="Times New Roman" w:hint="eastAsia"/>
          <w:sz w:val="23"/>
          <w:szCs w:val="23"/>
        </w:rPr>
        <w:t>한다</w:t>
      </w:r>
      <w:r w:rsidRPr="00E0139D">
        <w:rPr>
          <w:rFonts w:ascii="Times New Roman" w:hint="eastAsia"/>
          <w:sz w:val="23"/>
          <w:szCs w:val="23"/>
        </w:rPr>
        <w:t>.</w:t>
      </w:r>
      <w:r w:rsidRPr="00E0139D">
        <w:rPr>
          <w:rFonts w:ascii="Times New Roman"/>
          <w:sz w:val="23"/>
          <w:szCs w:val="23"/>
        </w:rPr>
        <w:t xml:space="preserve"> </w:t>
      </w:r>
      <w:r w:rsidRPr="00E0139D">
        <w:rPr>
          <w:rFonts w:ascii="Times New Roman" w:hint="eastAsia"/>
          <w:sz w:val="23"/>
          <w:szCs w:val="23"/>
        </w:rPr>
        <w:t>명확히</w:t>
      </w:r>
      <w:r w:rsidRPr="00E0139D">
        <w:rPr>
          <w:rFonts w:ascii="Times New Roman" w:hint="eastAsia"/>
          <w:sz w:val="23"/>
          <w:szCs w:val="23"/>
        </w:rPr>
        <w:t xml:space="preserve"> </w:t>
      </w:r>
      <w:r w:rsidRPr="00E0139D">
        <w:rPr>
          <w:rFonts w:ascii="Times New Roman" w:hint="eastAsia"/>
          <w:sz w:val="23"/>
          <w:szCs w:val="23"/>
        </w:rPr>
        <w:t>하면</w:t>
      </w:r>
      <w:r w:rsidRPr="00E0139D">
        <w:rPr>
          <w:rFonts w:ascii="Times New Roman" w:hint="eastAsia"/>
          <w:sz w:val="23"/>
          <w:szCs w:val="23"/>
        </w:rPr>
        <w:t>,</w:t>
      </w:r>
      <w:r w:rsidRPr="00E0139D">
        <w:rPr>
          <w:rFonts w:ascii="Times New Roman"/>
          <w:sz w:val="23"/>
          <w:szCs w:val="23"/>
        </w:rPr>
        <w:t xml:space="preserve"> </w:t>
      </w:r>
      <w:r w:rsidRPr="00E0139D">
        <w:rPr>
          <w:rFonts w:ascii="Times New Roman"/>
          <w:sz w:val="23"/>
          <w:szCs w:val="23"/>
        </w:rPr>
        <w:t>본</w:t>
      </w:r>
      <w:r w:rsidRPr="00E0139D">
        <w:rPr>
          <w:rFonts w:ascii="Times New Roman"/>
          <w:sz w:val="23"/>
          <w:szCs w:val="23"/>
        </w:rPr>
        <w:t xml:space="preserve"> </w:t>
      </w:r>
      <w:r w:rsidRPr="00E0139D">
        <w:rPr>
          <w:rFonts w:ascii="Times New Roman"/>
          <w:sz w:val="23"/>
          <w:szCs w:val="23"/>
        </w:rPr>
        <w:t>계약에서</w:t>
      </w:r>
      <w:r w:rsidRPr="00E0139D">
        <w:rPr>
          <w:rFonts w:ascii="Times New Roman"/>
          <w:sz w:val="23"/>
          <w:szCs w:val="23"/>
        </w:rPr>
        <w:t xml:space="preserve"> </w:t>
      </w:r>
      <w:r w:rsidRPr="00E0139D">
        <w:rPr>
          <w:rFonts w:ascii="Times New Roman"/>
          <w:sz w:val="23"/>
          <w:szCs w:val="23"/>
        </w:rPr>
        <w:t>규정하고</w:t>
      </w:r>
      <w:r w:rsidRPr="00E0139D">
        <w:rPr>
          <w:rFonts w:ascii="Times New Roman"/>
          <w:sz w:val="23"/>
          <w:szCs w:val="23"/>
        </w:rPr>
        <w:t xml:space="preserve"> </w:t>
      </w:r>
      <w:r w:rsidRPr="00E0139D">
        <w:rPr>
          <w:rFonts w:ascii="Times New Roman"/>
          <w:sz w:val="23"/>
          <w:szCs w:val="23"/>
        </w:rPr>
        <w:t>있는</w:t>
      </w:r>
      <w:r w:rsidRPr="00E0139D">
        <w:rPr>
          <w:rFonts w:ascii="Times New Roman"/>
          <w:sz w:val="23"/>
          <w:szCs w:val="23"/>
        </w:rPr>
        <w:t xml:space="preserve"> </w:t>
      </w:r>
      <w:r w:rsidRPr="00E0139D">
        <w:rPr>
          <w:rFonts w:ascii="Times New Roman"/>
          <w:sz w:val="23"/>
          <w:szCs w:val="23"/>
        </w:rPr>
        <w:t>매도인의</w:t>
      </w:r>
      <w:r w:rsidRPr="00E0139D">
        <w:rPr>
          <w:rFonts w:ascii="Times New Roman"/>
          <w:sz w:val="23"/>
          <w:szCs w:val="23"/>
        </w:rPr>
        <w:t xml:space="preserve"> </w:t>
      </w:r>
      <w:r w:rsidRPr="00E0139D">
        <w:rPr>
          <w:rFonts w:ascii="Times New Roman"/>
          <w:sz w:val="23"/>
          <w:szCs w:val="23"/>
        </w:rPr>
        <w:t>진술</w:t>
      </w:r>
      <w:r w:rsidRPr="00E0139D">
        <w:rPr>
          <w:rFonts w:ascii="Times New Roman"/>
          <w:sz w:val="23"/>
          <w:szCs w:val="23"/>
        </w:rPr>
        <w:t xml:space="preserve"> </w:t>
      </w:r>
      <w:r w:rsidRPr="00E0139D">
        <w:rPr>
          <w:rFonts w:ascii="Times New Roman"/>
          <w:sz w:val="23"/>
          <w:szCs w:val="23"/>
        </w:rPr>
        <w:t>및</w:t>
      </w:r>
      <w:r w:rsidRPr="00E0139D">
        <w:rPr>
          <w:rFonts w:ascii="Times New Roman"/>
          <w:sz w:val="23"/>
          <w:szCs w:val="23"/>
        </w:rPr>
        <w:t xml:space="preserve"> </w:t>
      </w:r>
      <w:r w:rsidRPr="00E0139D">
        <w:rPr>
          <w:rFonts w:ascii="Times New Roman"/>
          <w:sz w:val="23"/>
          <w:szCs w:val="23"/>
        </w:rPr>
        <w:t>보장</w:t>
      </w:r>
      <w:r w:rsidRPr="00E0139D">
        <w:rPr>
          <w:rFonts w:ascii="Times New Roman"/>
          <w:sz w:val="23"/>
          <w:szCs w:val="23"/>
        </w:rPr>
        <w:t xml:space="preserve">, </w:t>
      </w:r>
      <w:r w:rsidRPr="00E0139D">
        <w:rPr>
          <w:rFonts w:ascii="Times New Roman"/>
          <w:sz w:val="23"/>
          <w:szCs w:val="23"/>
        </w:rPr>
        <w:t>확약</w:t>
      </w:r>
      <w:r w:rsidRPr="00E0139D">
        <w:rPr>
          <w:rFonts w:ascii="Times New Roman"/>
          <w:sz w:val="23"/>
          <w:szCs w:val="23"/>
        </w:rPr>
        <w:t xml:space="preserve"> </w:t>
      </w:r>
      <w:r w:rsidRPr="00E0139D">
        <w:rPr>
          <w:rFonts w:ascii="Times New Roman"/>
          <w:sz w:val="23"/>
          <w:szCs w:val="23"/>
        </w:rPr>
        <w:t>기타의</w:t>
      </w:r>
      <w:r w:rsidRPr="00E0139D">
        <w:rPr>
          <w:rFonts w:ascii="Times New Roman"/>
          <w:sz w:val="23"/>
          <w:szCs w:val="23"/>
        </w:rPr>
        <w:t xml:space="preserve"> </w:t>
      </w:r>
      <w:r w:rsidRPr="00E0139D">
        <w:rPr>
          <w:rFonts w:ascii="Times New Roman"/>
          <w:sz w:val="23"/>
          <w:szCs w:val="23"/>
        </w:rPr>
        <w:t>의무의</w:t>
      </w:r>
      <w:r w:rsidRPr="00E0139D">
        <w:rPr>
          <w:rFonts w:ascii="Times New Roman"/>
          <w:sz w:val="23"/>
          <w:szCs w:val="23"/>
        </w:rPr>
        <w:t xml:space="preserve"> </w:t>
      </w:r>
      <w:r w:rsidRPr="00E0139D">
        <w:rPr>
          <w:rFonts w:ascii="Times New Roman"/>
          <w:sz w:val="23"/>
          <w:szCs w:val="23"/>
        </w:rPr>
        <w:t>위반으로</w:t>
      </w:r>
      <w:r w:rsidRPr="00E0139D">
        <w:rPr>
          <w:rFonts w:ascii="Times New Roman"/>
          <w:sz w:val="23"/>
          <w:szCs w:val="23"/>
        </w:rPr>
        <w:t xml:space="preserve"> </w:t>
      </w:r>
      <w:r w:rsidRPr="00E0139D">
        <w:rPr>
          <w:rFonts w:ascii="Times New Roman"/>
          <w:sz w:val="23"/>
          <w:szCs w:val="23"/>
        </w:rPr>
        <w:t>인해</w:t>
      </w:r>
      <w:r w:rsidRPr="00E0139D">
        <w:rPr>
          <w:rFonts w:ascii="Times New Roman"/>
          <w:sz w:val="23"/>
          <w:szCs w:val="23"/>
        </w:rPr>
        <w:t xml:space="preserve"> </w:t>
      </w:r>
      <w:proofErr w:type="spellStart"/>
      <w:r w:rsidRPr="00E0139D">
        <w:rPr>
          <w:rFonts w:ascii="Times New Roman"/>
          <w:sz w:val="23"/>
          <w:szCs w:val="23"/>
        </w:rPr>
        <w:t>대상회사에</w:t>
      </w:r>
      <w:proofErr w:type="spellEnd"/>
      <w:r w:rsidRPr="00E0139D">
        <w:rPr>
          <w:rFonts w:ascii="Times New Roman"/>
          <w:sz w:val="23"/>
          <w:szCs w:val="23"/>
        </w:rPr>
        <w:t xml:space="preserve"> </w:t>
      </w:r>
      <w:r w:rsidRPr="00E0139D">
        <w:rPr>
          <w:rFonts w:ascii="Times New Roman"/>
          <w:sz w:val="23"/>
          <w:szCs w:val="23"/>
        </w:rPr>
        <w:t>손해가</w:t>
      </w:r>
      <w:r w:rsidRPr="00E0139D">
        <w:rPr>
          <w:rFonts w:ascii="Times New Roman"/>
          <w:sz w:val="23"/>
          <w:szCs w:val="23"/>
        </w:rPr>
        <w:t xml:space="preserve"> </w:t>
      </w:r>
      <w:r w:rsidRPr="00E0139D">
        <w:rPr>
          <w:rFonts w:ascii="Times New Roman"/>
          <w:sz w:val="23"/>
          <w:szCs w:val="23"/>
        </w:rPr>
        <w:t>발생한</w:t>
      </w:r>
      <w:r w:rsidRPr="00E0139D">
        <w:rPr>
          <w:rFonts w:ascii="Times New Roman"/>
          <w:sz w:val="23"/>
          <w:szCs w:val="23"/>
        </w:rPr>
        <w:t xml:space="preserve"> </w:t>
      </w:r>
      <w:r w:rsidRPr="00E0139D">
        <w:rPr>
          <w:rFonts w:ascii="Times New Roman"/>
          <w:sz w:val="23"/>
          <w:szCs w:val="23"/>
        </w:rPr>
        <w:t>경우</w:t>
      </w:r>
      <w:r w:rsidRPr="00E0139D">
        <w:rPr>
          <w:rFonts w:ascii="Times New Roman" w:hint="eastAsia"/>
          <w:sz w:val="23"/>
          <w:szCs w:val="23"/>
        </w:rPr>
        <w:t>에는</w:t>
      </w:r>
      <w:r w:rsidRPr="00E0139D">
        <w:rPr>
          <w:rFonts w:ascii="Times New Roman"/>
          <w:sz w:val="23"/>
          <w:szCs w:val="23"/>
        </w:rPr>
        <w:t xml:space="preserve"> </w:t>
      </w:r>
      <w:proofErr w:type="spellStart"/>
      <w:r w:rsidRPr="00E0139D">
        <w:rPr>
          <w:rFonts w:ascii="Times New Roman"/>
          <w:sz w:val="23"/>
          <w:szCs w:val="23"/>
        </w:rPr>
        <w:t>대상회사에</w:t>
      </w:r>
      <w:proofErr w:type="spellEnd"/>
      <w:r w:rsidRPr="00E0139D">
        <w:rPr>
          <w:rFonts w:ascii="Times New Roman"/>
          <w:sz w:val="23"/>
          <w:szCs w:val="23"/>
        </w:rPr>
        <w:t xml:space="preserve"> </w:t>
      </w:r>
      <w:r w:rsidRPr="00E0139D">
        <w:rPr>
          <w:rFonts w:ascii="Times New Roman"/>
          <w:sz w:val="23"/>
          <w:szCs w:val="23"/>
        </w:rPr>
        <w:t>발생한</w:t>
      </w:r>
      <w:r w:rsidRPr="00E0139D">
        <w:rPr>
          <w:rFonts w:ascii="Times New Roman"/>
          <w:sz w:val="23"/>
          <w:szCs w:val="23"/>
        </w:rPr>
        <w:t xml:space="preserve"> </w:t>
      </w:r>
      <w:r w:rsidRPr="00E0139D">
        <w:rPr>
          <w:rFonts w:ascii="Times New Roman"/>
          <w:sz w:val="23"/>
          <w:szCs w:val="23"/>
        </w:rPr>
        <w:t>손해액</w:t>
      </w:r>
      <w:r w:rsidRPr="00E0139D">
        <w:rPr>
          <w:rFonts w:ascii="Times New Roman" w:hint="eastAsia"/>
          <w:sz w:val="23"/>
          <w:szCs w:val="23"/>
        </w:rPr>
        <w:t>을</w:t>
      </w:r>
      <w:r w:rsidRPr="00E0139D">
        <w:rPr>
          <w:rFonts w:ascii="Times New Roman"/>
          <w:sz w:val="23"/>
          <w:szCs w:val="23"/>
        </w:rPr>
        <w:t xml:space="preserve"> </w:t>
      </w:r>
      <w:r w:rsidRPr="00E0139D">
        <w:rPr>
          <w:rFonts w:ascii="Times New Roman"/>
          <w:sz w:val="23"/>
          <w:szCs w:val="23"/>
        </w:rPr>
        <w:t>매</w:t>
      </w:r>
      <w:r w:rsidRPr="00E0139D">
        <w:rPr>
          <w:rFonts w:ascii="Times New Roman" w:hint="eastAsia"/>
          <w:sz w:val="23"/>
          <w:szCs w:val="23"/>
        </w:rPr>
        <w:t>수인에게</w:t>
      </w:r>
      <w:r w:rsidRPr="00E0139D">
        <w:rPr>
          <w:rFonts w:ascii="Times New Roman" w:hint="eastAsia"/>
          <w:sz w:val="23"/>
          <w:szCs w:val="23"/>
        </w:rPr>
        <w:t xml:space="preserve"> </w:t>
      </w:r>
      <w:r w:rsidRPr="00E0139D">
        <w:rPr>
          <w:rFonts w:ascii="Times New Roman" w:hint="eastAsia"/>
          <w:sz w:val="23"/>
          <w:szCs w:val="23"/>
        </w:rPr>
        <w:t>발생한</w:t>
      </w:r>
      <w:r w:rsidRPr="00E0139D">
        <w:rPr>
          <w:rFonts w:ascii="Times New Roman" w:hint="eastAsia"/>
          <w:sz w:val="23"/>
          <w:szCs w:val="23"/>
        </w:rPr>
        <w:t xml:space="preserve"> </w:t>
      </w:r>
      <w:r w:rsidRPr="00E0139D">
        <w:rPr>
          <w:rFonts w:ascii="Times New Roman" w:hint="eastAsia"/>
          <w:sz w:val="23"/>
          <w:szCs w:val="23"/>
        </w:rPr>
        <w:t>손해액으로</w:t>
      </w:r>
      <w:r w:rsidRPr="00E0139D">
        <w:rPr>
          <w:rFonts w:ascii="Times New Roman" w:hint="eastAsia"/>
          <w:sz w:val="23"/>
          <w:szCs w:val="23"/>
        </w:rPr>
        <w:t xml:space="preserve"> </w:t>
      </w:r>
      <w:r w:rsidR="00762685" w:rsidRPr="00E0139D">
        <w:rPr>
          <w:rFonts w:ascii="Times New Roman" w:hint="eastAsia"/>
          <w:sz w:val="23"/>
          <w:szCs w:val="23"/>
        </w:rPr>
        <w:t>본다</w:t>
      </w:r>
      <w:r w:rsidRPr="00E0139D">
        <w:rPr>
          <w:rFonts w:ascii="Times New Roman" w:hint="eastAsia"/>
          <w:sz w:val="23"/>
          <w:szCs w:val="23"/>
        </w:rPr>
        <w:t xml:space="preserve">. </w:t>
      </w:r>
      <w:r w:rsidRPr="00E0139D">
        <w:rPr>
          <w:rFonts w:ascii="Times New Roman"/>
          <w:sz w:val="23"/>
          <w:szCs w:val="23"/>
        </w:rPr>
        <w:t xml:space="preserve"> </w:t>
      </w:r>
    </w:p>
    <w:p w14:paraId="264B4D8D" w14:textId="77777777" w:rsidR="00786425" w:rsidRPr="00B51FA5" w:rsidRDefault="00786425" w:rsidP="00786425">
      <w:pPr>
        <w:numPr>
          <w:ilvl w:val="1"/>
          <w:numId w:val="12"/>
        </w:numPr>
        <w:snapToGrid w:val="0"/>
        <w:spacing w:before="180" w:after="180" w:line="360" w:lineRule="atLeast"/>
        <w:rPr>
          <w:rFonts w:ascii="Times New Roman"/>
          <w:sz w:val="23"/>
          <w:szCs w:val="23"/>
        </w:rPr>
      </w:pPr>
      <w:r w:rsidRPr="00B51FA5">
        <w:rPr>
          <w:rFonts w:ascii="Times New Roman"/>
          <w:sz w:val="23"/>
          <w:szCs w:val="23"/>
          <w:u w:val="single"/>
        </w:rPr>
        <w:t>제한</w:t>
      </w:r>
      <w:r w:rsidRPr="00B51FA5">
        <w:rPr>
          <w:rFonts w:ascii="Times New Roman"/>
          <w:sz w:val="23"/>
          <w:szCs w:val="23"/>
        </w:rPr>
        <w:t>.</w:t>
      </w:r>
    </w:p>
    <w:p w14:paraId="31EAF3FD" w14:textId="68FFE7A6" w:rsidR="00786425" w:rsidRPr="00B51FA5" w:rsidRDefault="00786425" w:rsidP="00786425">
      <w:pPr>
        <w:numPr>
          <w:ilvl w:val="0"/>
          <w:numId w:val="14"/>
        </w:numPr>
        <w:snapToGrid w:val="0"/>
        <w:spacing w:before="180" w:after="180" w:line="360" w:lineRule="atLeast"/>
        <w:rPr>
          <w:rFonts w:ascii="Times New Roman"/>
          <w:sz w:val="23"/>
          <w:szCs w:val="23"/>
        </w:rPr>
      </w:pPr>
      <w:r w:rsidRPr="00B51FA5">
        <w:rPr>
          <w:rFonts w:ascii="Times New Roman"/>
          <w:sz w:val="23"/>
          <w:szCs w:val="23"/>
        </w:rPr>
        <w:t>각</w:t>
      </w:r>
      <w:r w:rsidRPr="00B51FA5">
        <w:rPr>
          <w:rFonts w:ascii="Times New Roman"/>
          <w:sz w:val="23"/>
          <w:szCs w:val="23"/>
        </w:rPr>
        <w:t xml:space="preserve"> </w:t>
      </w:r>
      <w:r w:rsidRPr="00B51FA5">
        <w:rPr>
          <w:rFonts w:ascii="Times New Roman"/>
          <w:sz w:val="23"/>
          <w:szCs w:val="23"/>
        </w:rPr>
        <w:t>당사자의</w:t>
      </w:r>
      <w:r w:rsidRPr="00B51FA5">
        <w:rPr>
          <w:rFonts w:ascii="Times New Roman"/>
          <w:sz w:val="23"/>
          <w:szCs w:val="23"/>
        </w:rPr>
        <w:t xml:space="preserve"> </w:t>
      </w: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계약상</w:t>
      </w:r>
      <w:r w:rsidRPr="00B51FA5">
        <w:rPr>
          <w:rFonts w:ascii="Times New Roman"/>
          <w:sz w:val="23"/>
          <w:szCs w:val="23"/>
        </w:rPr>
        <w:t xml:space="preserve"> </w:t>
      </w:r>
      <w:r w:rsidRPr="00B51FA5">
        <w:rPr>
          <w:rFonts w:ascii="Times New Roman"/>
          <w:sz w:val="23"/>
          <w:szCs w:val="23"/>
        </w:rPr>
        <w:t>진술</w:t>
      </w:r>
      <w:r w:rsidRPr="00B51FA5">
        <w:rPr>
          <w:rFonts w:ascii="Times New Roman"/>
          <w:sz w:val="23"/>
          <w:szCs w:val="23"/>
        </w:rPr>
        <w:t xml:space="preserve"> </w:t>
      </w:r>
      <w:r w:rsidRPr="00B51FA5">
        <w:rPr>
          <w:rFonts w:ascii="Times New Roman"/>
          <w:sz w:val="23"/>
          <w:szCs w:val="23"/>
        </w:rPr>
        <w:t>및</w:t>
      </w:r>
      <w:r w:rsidRPr="00B51FA5">
        <w:rPr>
          <w:rFonts w:ascii="Times New Roman"/>
          <w:sz w:val="23"/>
          <w:szCs w:val="23"/>
        </w:rPr>
        <w:t xml:space="preserve"> </w:t>
      </w:r>
      <w:r w:rsidRPr="00B51FA5">
        <w:rPr>
          <w:rFonts w:ascii="Times New Roman"/>
          <w:sz w:val="23"/>
          <w:szCs w:val="23"/>
        </w:rPr>
        <w:t>보장은</w:t>
      </w:r>
      <w:r w:rsidRPr="00B51FA5">
        <w:rPr>
          <w:rFonts w:ascii="Times New Roman"/>
          <w:sz w:val="23"/>
          <w:szCs w:val="23"/>
        </w:rPr>
        <w:t xml:space="preserve"> </w:t>
      </w:r>
      <w:r w:rsidRPr="00B51FA5">
        <w:rPr>
          <w:rFonts w:ascii="Times New Roman" w:hint="eastAsia"/>
          <w:sz w:val="23"/>
          <w:szCs w:val="23"/>
        </w:rPr>
        <w:t>거래종결일로부터</w:t>
      </w:r>
      <w:r w:rsidRPr="00B51FA5">
        <w:rPr>
          <w:rFonts w:ascii="Times New Roman" w:hint="eastAsia"/>
          <w:sz w:val="23"/>
          <w:szCs w:val="23"/>
        </w:rPr>
        <w:t xml:space="preserve"> </w:t>
      </w:r>
      <w:r w:rsidR="00762685" w:rsidRPr="00B51FA5">
        <w:rPr>
          <w:rFonts w:ascii="Times New Roman"/>
          <w:sz w:val="23"/>
          <w:szCs w:val="23"/>
        </w:rPr>
        <w:t>1</w:t>
      </w:r>
      <w:r w:rsidR="00762685">
        <w:rPr>
          <w:rFonts w:ascii="Times New Roman"/>
          <w:sz w:val="23"/>
          <w:szCs w:val="23"/>
        </w:rPr>
        <w:t>2</w:t>
      </w:r>
      <w:r w:rsidRPr="00883718">
        <w:rPr>
          <w:rFonts w:ascii="Times New Roman" w:hint="eastAsia"/>
          <w:sz w:val="23"/>
          <w:szCs w:val="23"/>
        </w:rPr>
        <w:t>개월까지</w:t>
      </w:r>
      <w:r w:rsidRPr="00883718">
        <w:rPr>
          <w:rFonts w:ascii="Times New Roman"/>
          <w:sz w:val="23"/>
          <w:szCs w:val="23"/>
        </w:rPr>
        <w:t xml:space="preserve"> </w:t>
      </w:r>
      <w:r w:rsidRPr="00883718">
        <w:rPr>
          <w:rFonts w:ascii="Times New Roman" w:hint="eastAsia"/>
          <w:sz w:val="23"/>
          <w:szCs w:val="23"/>
        </w:rPr>
        <w:t>유효하나</w:t>
      </w:r>
      <w:r w:rsidRPr="000575B1">
        <w:rPr>
          <w:rFonts w:ascii="Times New Roman" w:hint="eastAsia"/>
          <w:sz w:val="23"/>
          <w:szCs w:val="23"/>
        </w:rPr>
        <w:t>,</w:t>
      </w:r>
      <w:r w:rsidRPr="00522B89">
        <w:rPr>
          <w:rFonts w:ascii="Times New Roman"/>
          <w:sz w:val="23"/>
          <w:szCs w:val="23"/>
        </w:rPr>
        <w:t xml:space="preserve"> </w:t>
      </w:r>
      <w:r w:rsidRPr="00522B89">
        <w:rPr>
          <w:rFonts w:ascii="Times New Roman" w:hint="eastAsia"/>
          <w:sz w:val="23"/>
          <w:szCs w:val="23"/>
        </w:rPr>
        <w:t>제</w:t>
      </w:r>
      <w:r w:rsidR="00762685">
        <w:rPr>
          <w:rFonts w:ascii="Times New Roman"/>
          <w:sz w:val="23"/>
          <w:szCs w:val="23"/>
        </w:rPr>
        <w:t>5</w:t>
      </w:r>
      <w:r w:rsidRPr="00883718">
        <w:rPr>
          <w:rFonts w:ascii="Times New Roman" w:hint="eastAsia"/>
          <w:sz w:val="23"/>
          <w:szCs w:val="23"/>
        </w:rPr>
        <w:t>.1</w:t>
      </w:r>
      <w:r w:rsidRPr="00883718">
        <w:rPr>
          <w:rFonts w:ascii="Times New Roman" w:hint="eastAsia"/>
          <w:sz w:val="23"/>
          <w:szCs w:val="23"/>
        </w:rPr>
        <w:t>조</w:t>
      </w:r>
      <w:r w:rsidRPr="00883718">
        <w:rPr>
          <w:rFonts w:ascii="Times New Roman" w:hint="eastAsia"/>
          <w:sz w:val="23"/>
          <w:szCs w:val="23"/>
        </w:rPr>
        <w:t xml:space="preserve"> (</w:t>
      </w:r>
      <w:r w:rsidR="00155B68">
        <w:rPr>
          <w:rFonts w:ascii="Times New Roman"/>
          <w:sz w:val="23"/>
          <w:szCs w:val="23"/>
        </w:rPr>
        <w:t>b</w:t>
      </w:r>
      <w:r w:rsidRPr="00883718">
        <w:rPr>
          <w:rFonts w:ascii="Times New Roman" w:hint="eastAsia"/>
          <w:sz w:val="23"/>
          <w:szCs w:val="23"/>
        </w:rPr>
        <w:t>)</w:t>
      </w:r>
      <w:r w:rsidRPr="000575B1">
        <w:rPr>
          <w:rFonts w:ascii="Times New Roman" w:hint="eastAsia"/>
          <w:sz w:val="23"/>
          <w:szCs w:val="23"/>
        </w:rPr>
        <w:t>항</w:t>
      </w:r>
      <w:r w:rsidRPr="00522B89">
        <w:rPr>
          <w:rFonts w:ascii="Times New Roman" w:hint="eastAsia"/>
          <w:sz w:val="23"/>
          <w:szCs w:val="23"/>
        </w:rPr>
        <w:t>(</w:t>
      </w:r>
      <w:r w:rsidRPr="00522B89">
        <w:rPr>
          <w:rFonts w:ascii="Times New Roman" w:hint="eastAsia"/>
          <w:sz w:val="23"/>
          <w:szCs w:val="23"/>
        </w:rPr>
        <w:t>주식</w:t>
      </w:r>
      <w:r w:rsidRPr="00B51FA5">
        <w:rPr>
          <w:rFonts w:ascii="Times New Roman" w:hint="eastAsia"/>
          <w:sz w:val="23"/>
          <w:szCs w:val="23"/>
        </w:rPr>
        <w:t xml:space="preserve"> </w:t>
      </w:r>
      <w:r w:rsidRPr="00B51FA5">
        <w:rPr>
          <w:rFonts w:ascii="Times New Roman" w:hint="eastAsia"/>
          <w:sz w:val="23"/>
          <w:szCs w:val="23"/>
        </w:rPr>
        <w:t>소유권</w:t>
      </w:r>
      <w:r w:rsidRPr="00B51FA5">
        <w:rPr>
          <w:rFonts w:ascii="Times New Roman" w:hint="eastAsia"/>
          <w:sz w:val="23"/>
          <w:szCs w:val="23"/>
        </w:rPr>
        <w:t xml:space="preserve">), </w:t>
      </w:r>
      <w:r w:rsidRPr="00B51FA5">
        <w:rPr>
          <w:rFonts w:ascii="Times New Roman" w:hint="eastAsia"/>
          <w:sz w:val="23"/>
          <w:szCs w:val="23"/>
        </w:rPr>
        <w:t>제</w:t>
      </w:r>
      <w:r w:rsidR="00762685">
        <w:rPr>
          <w:rFonts w:ascii="Times New Roman"/>
          <w:sz w:val="23"/>
          <w:szCs w:val="23"/>
        </w:rPr>
        <w:t>5</w:t>
      </w:r>
      <w:r w:rsidRPr="00883718">
        <w:rPr>
          <w:rFonts w:ascii="Times New Roman"/>
          <w:sz w:val="23"/>
          <w:szCs w:val="23"/>
        </w:rPr>
        <w:t>.2</w:t>
      </w:r>
      <w:r w:rsidRPr="00883718">
        <w:rPr>
          <w:rFonts w:ascii="Times New Roman" w:hint="eastAsia"/>
          <w:sz w:val="23"/>
          <w:szCs w:val="23"/>
        </w:rPr>
        <w:t>조</w:t>
      </w:r>
      <w:r w:rsidRPr="00883718">
        <w:rPr>
          <w:rFonts w:ascii="Times New Roman" w:hint="eastAsia"/>
          <w:sz w:val="23"/>
          <w:szCs w:val="23"/>
        </w:rPr>
        <w:t xml:space="preserve"> </w:t>
      </w:r>
      <w:r w:rsidRPr="000575B1">
        <w:rPr>
          <w:rFonts w:ascii="Times New Roman"/>
          <w:sz w:val="23"/>
          <w:szCs w:val="23"/>
        </w:rPr>
        <w:t>(</w:t>
      </w:r>
      <w:r w:rsidRPr="00522B89">
        <w:rPr>
          <w:rFonts w:ascii="Times New Roman" w:hint="eastAsia"/>
          <w:sz w:val="23"/>
          <w:szCs w:val="23"/>
        </w:rPr>
        <w:t>a)</w:t>
      </w:r>
      <w:r w:rsidRPr="00522B89">
        <w:rPr>
          <w:rFonts w:ascii="Times New Roman" w:hint="eastAsia"/>
          <w:sz w:val="23"/>
          <w:szCs w:val="23"/>
        </w:rPr>
        <w:t>항</w:t>
      </w:r>
      <w:r w:rsidRPr="00B51FA5">
        <w:rPr>
          <w:rFonts w:ascii="Times New Roman" w:hint="eastAsia"/>
          <w:sz w:val="23"/>
          <w:szCs w:val="23"/>
        </w:rPr>
        <w:t>(</w:t>
      </w:r>
      <w:r w:rsidRPr="00B51FA5">
        <w:rPr>
          <w:rFonts w:ascii="Times New Roman" w:hint="eastAsia"/>
          <w:sz w:val="23"/>
          <w:szCs w:val="23"/>
        </w:rPr>
        <w:t>회사의</w:t>
      </w:r>
      <w:r w:rsidRPr="00B51FA5">
        <w:rPr>
          <w:rFonts w:ascii="Times New Roman" w:hint="eastAsia"/>
          <w:sz w:val="23"/>
          <w:szCs w:val="23"/>
        </w:rPr>
        <w:t xml:space="preserve"> </w:t>
      </w:r>
      <w:r w:rsidRPr="00B51FA5">
        <w:rPr>
          <w:rFonts w:ascii="Times New Roman" w:hint="eastAsia"/>
          <w:sz w:val="23"/>
          <w:szCs w:val="23"/>
        </w:rPr>
        <w:t>설립</w:t>
      </w:r>
      <w:r w:rsidRPr="00B51FA5">
        <w:rPr>
          <w:rFonts w:ascii="Times New Roman" w:hint="eastAsia"/>
          <w:sz w:val="23"/>
          <w:szCs w:val="23"/>
        </w:rPr>
        <w:t>)</w:t>
      </w:r>
      <w:r w:rsidRPr="00B51FA5">
        <w:rPr>
          <w:rFonts w:ascii="Times New Roman"/>
          <w:sz w:val="23"/>
          <w:szCs w:val="23"/>
        </w:rPr>
        <w:t xml:space="preserve"> </w:t>
      </w:r>
      <w:r w:rsidRPr="00B51FA5">
        <w:rPr>
          <w:rFonts w:ascii="Times New Roman" w:hint="eastAsia"/>
          <w:sz w:val="23"/>
          <w:szCs w:val="23"/>
        </w:rPr>
        <w:t>및</w:t>
      </w:r>
      <w:r w:rsidRPr="00B51FA5">
        <w:rPr>
          <w:rFonts w:ascii="Times New Roman" w:hint="eastAsia"/>
          <w:sz w:val="23"/>
          <w:szCs w:val="23"/>
        </w:rPr>
        <w:t xml:space="preserve"> (</w:t>
      </w:r>
      <w:r w:rsidRPr="00B51FA5">
        <w:rPr>
          <w:rFonts w:ascii="Times New Roman"/>
          <w:sz w:val="23"/>
          <w:szCs w:val="23"/>
        </w:rPr>
        <w:t>c)</w:t>
      </w:r>
      <w:r w:rsidRPr="00B51FA5">
        <w:rPr>
          <w:rFonts w:ascii="Times New Roman" w:hint="eastAsia"/>
          <w:sz w:val="23"/>
          <w:szCs w:val="23"/>
        </w:rPr>
        <w:t>항</w:t>
      </w:r>
      <w:r w:rsidRPr="00B51FA5">
        <w:rPr>
          <w:rFonts w:ascii="Times New Roman" w:hint="eastAsia"/>
          <w:sz w:val="23"/>
          <w:szCs w:val="23"/>
        </w:rPr>
        <w:t>(</w:t>
      </w:r>
      <w:r w:rsidRPr="00B51FA5">
        <w:rPr>
          <w:rFonts w:ascii="Times New Roman" w:hint="eastAsia"/>
          <w:sz w:val="23"/>
          <w:szCs w:val="23"/>
        </w:rPr>
        <w:t>자본구성</w:t>
      </w:r>
      <w:r w:rsidRPr="00B51FA5">
        <w:rPr>
          <w:rFonts w:ascii="Times New Roman" w:hint="eastAsia"/>
          <w:sz w:val="23"/>
          <w:szCs w:val="23"/>
        </w:rPr>
        <w:t>)</w:t>
      </w:r>
      <w:r w:rsidRPr="00B51FA5">
        <w:rPr>
          <w:rFonts w:ascii="Times New Roman" w:hint="eastAsia"/>
          <w:sz w:val="23"/>
          <w:szCs w:val="23"/>
        </w:rPr>
        <w:t>에</w:t>
      </w:r>
      <w:r w:rsidRPr="00B51FA5">
        <w:rPr>
          <w:rFonts w:ascii="Times New Roman" w:hint="eastAsia"/>
          <w:sz w:val="23"/>
          <w:szCs w:val="23"/>
        </w:rPr>
        <w:t xml:space="preserve"> </w:t>
      </w:r>
      <w:r w:rsidRPr="00B51FA5">
        <w:rPr>
          <w:rFonts w:ascii="Times New Roman" w:hint="eastAsia"/>
          <w:sz w:val="23"/>
          <w:szCs w:val="23"/>
        </w:rPr>
        <w:t>규정된</w:t>
      </w:r>
      <w:r w:rsidRPr="00B51FA5">
        <w:rPr>
          <w:rFonts w:ascii="Times New Roman" w:hint="eastAsia"/>
          <w:sz w:val="23"/>
          <w:szCs w:val="23"/>
        </w:rPr>
        <w:t xml:space="preserve"> </w:t>
      </w:r>
      <w:r w:rsidRPr="00B51FA5">
        <w:rPr>
          <w:rFonts w:ascii="Times New Roman" w:hint="eastAsia"/>
          <w:sz w:val="23"/>
          <w:szCs w:val="23"/>
        </w:rPr>
        <w:t>매도인의</w:t>
      </w:r>
      <w:r w:rsidRPr="00B51FA5">
        <w:rPr>
          <w:rFonts w:ascii="Times New Roman" w:hint="eastAsia"/>
          <w:sz w:val="23"/>
          <w:szCs w:val="23"/>
        </w:rPr>
        <w:t xml:space="preserve"> </w:t>
      </w:r>
      <w:r w:rsidRPr="00B51FA5">
        <w:rPr>
          <w:rFonts w:ascii="Times New Roman" w:hint="eastAsia"/>
          <w:sz w:val="23"/>
          <w:szCs w:val="23"/>
        </w:rPr>
        <w:t>진술</w:t>
      </w:r>
      <w:r w:rsidRPr="00B51FA5">
        <w:rPr>
          <w:rFonts w:ascii="Times New Roman" w:hint="eastAsia"/>
          <w:sz w:val="23"/>
          <w:szCs w:val="23"/>
        </w:rPr>
        <w:t xml:space="preserve"> </w:t>
      </w:r>
      <w:r w:rsidRPr="00B51FA5">
        <w:rPr>
          <w:rFonts w:ascii="Times New Roman" w:hint="eastAsia"/>
          <w:sz w:val="23"/>
          <w:szCs w:val="23"/>
        </w:rPr>
        <w:t>및</w:t>
      </w:r>
      <w:r w:rsidRPr="00B51FA5">
        <w:rPr>
          <w:rFonts w:ascii="Times New Roman" w:hint="eastAsia"/>
          <w:sz w:val="23"/>
          <w:szCs w:val="23"/>
        </w:rPr>
        <w:t xml:space="preserve"> </w:t>
      </w:r>
      <w:r w:rsidRPr="00B51FA5">
        <w:rPr>
          <w:rFonts w:ascii="Times New Roman" w:hint="eastAsia"/>
          <w:sz w:val="23"/>
          <w:szCs w:val="23"/>
        </w:rPr>
        <w:t>보장</w:t>
      </w:r>
      <w:r w:rsidRPr="00B51FA5">
        <w:rPr>
          <w:rFonts w:ascii="Times New Roman" w:hint="eastAsia"/>
          <w:sz w:val="23"/>
          <w:szCs w:val="23"/>
        </w:rPr>
        <w:t>(</w:t>
      </w:r>
      <w:r w:rsidRPr="00B51FA5">
        <w:rPr>
          <w:rFonts w:ascii="Times New Roman"/>
          <w:sz w:val="23"/>
          <w:szCs w:val="23"/>
        </w:rPr>
        <w:t>“</w:t>
      </w:r>
      <w:r w:rsidRPr="00B51FA5">
        <w:rPr>
          <w:rFonts w:ascii="Times New Roman" w:hint="eastAsia"/>
          <w:sz w:val="23"/>
          <w:szCs w:val="23"/>
          <w:u w:val="single"/>
        </w:rPr>
        <w:t>근본적</w:t>
      </w:r>
      <w:r w:rsidRPr="00B51FA5">
        <w:rPr>
          <w:rFonts w:ascii="Times New Roman" w:hint="eastAsia"/>
          <w:sz w:val="23"/>
          <w:szCs w:val="23"/>
          <w:u w:val="single"/>
        </w:rPr>
        <w:t xml:space="preserve"> </w:t>
      </w:r>
      <w:proofErr w:type="spellStart"/>
      <w:r w:rsidRPr="00B51FA5">
        <w:rPr>
          <w:rFonts w:ascii="Times New Roman" w:hint="eastAsia"/>
          <w:sz w:val="23"/>
          <w:szCs w:val="23"/>
          <w:u w:val="single"/>
        </w:rPr>
        <w:t>진술보장</w:t>
      </w:r>
      <w:proofErr w:type="spellEnd"/>
      <w:r w:rsidRPr="00883718">
        <w:rPr>
          <w:rFonts w:ascii="Times New Roman"/>
          <w:sz w:val="23"/>
          <w:szCs w:val="23"/>
        </w:rPr>
        <w:t>”)</w:t>
      </w:r>
      <w:r w:rsidRPr="00883718">
        <w:rPr>
          <w:rFonts w:ascii="Times New Roman" w:hint="eastAsia"/>
          <w:sz w:val="23"/>
          <w:szCs w:val="23"/>
        </w:rPr>
        <w:t>은</w:t>
      </w:r>
      <w:r w:rsidRPr="00883718">
        <w:rPr>
          <w:rFonts w:ascii="Times New Roman" w:hint="eastAsia"/>
          <w:sz w:val="23"/>
          <w:szCs w:val="23"/>
        </w:rPr>
        <w:t xml:space="preserve"> </w:t>
      </w:r>
      <w:proofErr w:type="spellStart"/>
      <w:r w:rsidRPr="000575B1">
        <w:rPr>
          <w:rFonts w:ascii="Times New Roman" w:hint="eastAsia"/>
          <w:sz w:val="23"/>
          <w:szCs w:val="23"/>
        </w:rPr>
        <w:t>거래종결일</w:t>
      </w:r>
      <w:proofErr w:type="spellEnd"/>
      <w:r w:rsidRPr="00522B89">
        <w:rPr>
          <w:rFonts w:ascii="Times New Roman" w:hint="eastAsia"/>
          <w:sz w:val="23"/>
          <w:szCs w:val="23"/>
        </w:rPr>
        <w:t xml:space="preserve"> </w:t>
      </w:r>
      <w:r w:rsidRPr="00522B89">
        <w:rPr>
          <w:rFonts w:ascii="Times New Roman" w:hint="eastAsia"/>
          <w:sz w:val="23"/>
          <w:szCs w:val="23"/>
        </w:rPr>
        <w:t>이후에도</w:t>
      </w:r>
      <w:r w:rsidRPr="00B51FA5">
        <w:rPr>
          <w:rFonts w:ascii="Times New Roman" w:hint="eastAsia"/>
          <w:sz w:val="23"/>
          <w:szCs w:val="23"/>
        </w:rPr>
        <w:t xml:space="preserve"> </w:t>
      </w:r>
      <w:r w:rsidRPr="00B51FA5">
        <w:rPr>
          <w:rFonts w:ascii="Times New Roman" w:hint="eastAsia"/>
          <w:sz w:val="23"/>
          <w:szCs w:val="23"/>
        </w:rPr>
        <w:t>계속하여</w:t>
      </w:r>
      <w:r w:rsidRPr="00B51FA5">
        <w:rPr>
          <w:rFonts w:ascii="Times New Roman" w:hint="eastAsia"/>
          <w:sz w:val="23"/>
          <w:szCs w:val="23"/>
        </w:rPr>
        <w:t xml:space="preserve"> </w:t>
      </w:r>
      <w:r w:rsidRPr="00B51FA5">
        <w:rPr>
          <w:rFonts w:ascii="Times New Roman" w:hint="eastAsia"/>
          <w:sz w:val="23"/>
          <w:szCs w:val="23"/>
        </w:rPr>
        <w:t>그</w:t>
      </w:r>
      <w:r w:rsidRPr="00B51FA5">
        <w:rPr>
          <w:rFonts w:ascii="Times New Roman" w:hint="eastAsia"/>
          <w:sz w:val="23"/>
          <w:szCs w:val="23"/>
        </w:rPr>
        <w:t xml:space="preserve"> </w:t>
      </w:r>
      <w:r w:rsidRPr="00B51FA5">
        <w:rPr>
          <w:rFonts w:ascii="Times New Roman" w:hint="eastAsia"/>
          <w:sz w:val="23"/>
          <w:szCs w:val="23"/>
        </w:rPr>
        <w:t>기간의</w:t>
      </w:r>
      <w:r w:rsidRPr="00B51FA5">
        <w:rPr>
          <w:rFonts w:ascii="Times New Roman" w:hint="eastAsia"/>
          <w:sz w:val="23"/>
          <w:szCs w:val="23"/>
        </w:rPr>
        <w:t xml:space="preserve"> </w:t>
      </w:r>
      <w:r w:rsidRPr="00B51FA5">
        <w:rPr>
          <w:rFonts w:ascii="Times New Roman" w:hint="eastAsia"/>
          <w:sz w:val="23"/>
          <w:szCs w:val="23"/>
        </w:rPr>
        <w:t>제한</w:t>
      </w:r>
      <w:r w:rsidRPr="00B51FA5">
        <w:rPr>
          <w:rFonts w:ascii="Times New Roman" w:hint="eastAsia"/>
          <w:sz w:val="23"/>
          <w:szCs w:val="23"/>
        </w:rPr>
        <w:t xml:space="preserve"> </w:t>
      </w:r>
      <w:r w:rsidRPr="00B51FA5">
        <w:rPr>
          <w:rFonts w:ascii="Times New Roman" w:hint="eastAsia"/>
          <w:sz w:val="23"/>
          <w:szCs w:val="23"/>
        </w:rPr>
        <w:t>없이</w:t>
      </w:r>
      <w:r w:rsidRPr="00B51FA5">
        <w:rPr>
          <w:rFonts w:ascii="Times New Roman" w:hint="eastAsia"/>
          <w:sz w:val="23"/>
          <w:szCs w:val="23"/>
        </w:rPr>
        <w:t xml:space="preserve"> </w:t>
      </w:r>
      <w:r w:rsidRPr="00B51FA5">
        <w:rPr>
          <w:rFonts w:ascii="Times New Roman" w:hint="eastAsia"/>
          <w:sz w:val="23"/>
          <w:szCs w:val="23"/>
        </w:rPr>
        <w:t>유효하게</w:t>
      </w:r>
      <w:r w:rsidRPr="00B51FA5">
        <w:rPr>
          <w:rFonts w:ascii="Times New Roman" w:hint="eastAsia"/>
          <w:sz w:val="23"/>
          <w:szCs w:val="23"/>
        </w:rPr>
        <w:t xml:space="preserve"> </w:t>
      </w:r>
      <w:r w:rsidRPr="00B51FA5">
        <w:rPr>
          <w:rFonts w:ascii="Times New Roman"/>
          <w:sz w:val="23"/>
          <w:szCs w:val="23"/>
        </w:rPr>
        <w:t>존속</w:t>
      </w:r>
      <w:r w:rsidRPr="00B51FA5">
        <w:rPr>
          <w:rFonts w:ascii="Times New Roman" w:hint="eastAsia"/>
          <w:sz w:val="23"/>
          <w:szCs w:val="23"/>
        </w:rPr>
        <w:t>하며</w:t>
      </w:r>
      <w:r w:rsidRPr="00B51FA5">
        <w:rPr>
          <w:rFonts w:ascii="Times New Roman" w:hint="eastAsia"/>
          <w:sz w:val="23"/>
          <w:szCs w:val="23"/>
        </w:rPr>
        <w:t>,</w:t>
      </w:r>
      <w:r w:rsidRPr="00B51FA5">
        <w:rPr>
          <w:rFonts w:ascii="Times New Roman"/>
          <w:sz w:val="23"/>
          <w:szCs w:val="23"/>
        </w:rPr>
        <w:t xml:space="preserve"> </w:t>
      </w:r>
      <w:r w:rsidRPr="00B51FA5">
        <w:rPr>
          <w:rFonts w:ascii="Times New Roman" w:hint="eastAsia"/>
          <w:sz w:val="23"/>
          <w:szCs w:val="23"/>
        </w:rPr>
        <w:t>제</w:t>
      </w:r>
      <w:r w:rsidR="00762685">
        <w:rPr>
          <w:rFonts w:ascii="Times New Roman"/>
          <w:sz w:val="23"/>
          <w:szCs w:val="23"/>
        </w:rPr>
        <w:t>5</w:t>
      </w:r>
      <w:r w:rsidRPr="00883718">
        <w:rPr>
          <w:rFonts w:ascii="Times New Roman"/>
          <w:sz w:val="23"/>
          <w:szCs w:val="23"/>
        </w:rPr>
        <w:t>.2</w:t>
      </w:r>
      <w:r w:rsidRPr="00883718">
        <w:rPr>
          <w:rFonts w:ascii="Times New Roman" w:hint="eastAsia"/>
          <w:sz w:val="23"/>
          <w:szCs w:val="23"/>
        </w:rPr>
        <w:t>조</w:t>
      </w:r>
      <w:r w:rsidRPr="00883718">
        <w:rPr>
          <w:rFonts w:ascii="Times New Roman" w:hint="eastAsia"/>
          <w:sz w:val="23"/>
          <w:szCs w:val="23"/>
        </w:rPr>
        <w:t xml:space="preserve"> </w:t>
      </w:r>
      <w:r w:rsidRPr="000575B1">
        <w:rPr>
          <w:rFonts w:ascii="Times New Roman"/>
          <w:sz w:val="23"/>
          <w:szCs w:val="23"/>
        </w:rPr>
        <w:t>(</w:t>
      </w:r>
      <w:r w:rsidR="00762685">
        <w:rPr>
          <w:rFonts w:ascii="Times New Roman" w:hint="eastAsia"/>
          <w:sz w:val="23"/>
          <w:szCs w:val="23"/>
        </w:rPr>
        <w:t>h</w:t>
      </w:r>
      <w:r w:rsidRPr="00883718">
        <w:rPr>
          <w:rFonts w:ascii="Times New Roman"/>
          <w:sz w:val="23"/>
          <w:szCs w:val="23"/>
        </w:rPr>
        <w:t>)</w:t>
      </w:r>
      <w:r w:rsidRPr="00883718">
        <w:rPr>
          <w:rFonts w:ascii="Times New Roman" w:hint="eastAsia"/>
          <w:sz w:val="23"/>
          <w:szCs w:val="23"/>
        </w:rPr>
        <w:t>항</w:t>
      </w:r>
      <w:r w:rsidRPr="00883718">
        <w:rPr>
          <w:rFonts w:ascii="Times New Roman" w:hint="eastAsia"/>
          <w:sz w:val="23"/>
          <w:szCs w:val="23"/>
        </w:rPr>
        <w:t>(</w:t>
      </w:r>
      <w:r w:rsidRPr="000575B1">
        <w:rPr>
          <w:rFonts w:ascii="Times New Roman" w:hint="eastAsia"/>
          <w:sz w:val="23"/>
          <w:szCs w:val="23"/>
        </w:rPr>
        <w:t>조세</w:t>
      </w:r>
      <w:r w:rsidRPr="00522B89">
        <w:rPr>
          <w:rFonts w:ascii="Times New Roman" w:hint="eastAsia"/>
          <w:sz w:val="23"/>
          <w:szCs w:val="23"/>
        </w:rPr>
        <w:t>)</w:t>
      </w:r>
      <w:r w:rsidR="001E68B3">
        <w:rPr>
          <w:rFonts w:ascii="Times New Roman"/>
          <w:sz w:val="23"/>
          <w:szCs w:val="23"/>
        </w:rPr>
        <w:t xml:space="preserve">, </w:t>
      </w:r>
      <w:r w:rsidR="001E68B3">
        <w:rPr>
          <w:rFonts w:ascii="Times New Roman" w:hint="eastAsia"/>
          <w:sz w:val="23"/>
          <w:szCs w:val="23"/>
        </w:rPr>
        <w:t>제</w:t>
      </w:r>
      <w:r w:rsidR="001E68B3">
        <w:rPr>
          <w:rFonts w:ascii="Times New Roman" w:hint="eastAsia"/>
          <w:sz w:val="23"/>
          <w:szCs w:val="23"/>
        </w:rPr>
        <w:t>5</w:t>
      </w:r>
      <w:r w:rsidR="001E68B3">
        <w:rPr>
          <w:rFonts w:ascii="Times New Roman"/>
          <w:sz w:val="23"/>
          <w:szCs w:val="23"/>
        </w:rPr>
        <w:t>.2</w:t>
      </w:r>
      <w:r w:rsidR="001E68B3">
        <w:rPr>
          <w:rFonts w:ascii="Times New Roman" w:hint="eastAsia"/>
          <w:sz w:val="23"/>
          <w:szCs w:val="23"/>
        </w:rPr>
        <w:t>조</w:t>
      </w:r>
      <w:r w:rsidR="001E68B3">
        <w:rPr>
          <w:rFonts w:ascii="Times New Roman" w:hint="eastAsia"/>
          <w:sz w:val="23"/>
          <w:szCs w:val="23"/>
        </w:rPr>
        <w:t xml:space="preserve"> </w:t>
      </w:r>
      <w:r w:rsidR="001E68B3">
        <w:rPr>
          <w:rFonts w:ascii="Times New Roman"/>
          <w:sz w:val="23"/>
          <w:szCs w:val="23"/>
        </w:rPr>
        <w:t>(o)</w:t>
      </w:r>
      <w:r w:rsidR="001E68B3">
        <w:rPr>
          <w:rFonts w:ascii="Times New Roman" w:hint="eastAsia"/>
          <w:sz w:val="23"/>
          <w:szCs w:val="23"/>
        </w:rPr>
        <w:t>항</w:t>
      </w:r>
      <w:r w:rsidR="001E68B3">
        <w:rPr>
          <w:rFonts w:ascii="Times New Roman" w:hint="eastAsia"/>
          <w:sz w:val="23"/>
          <w:szCs w:val="23"/>
        </w:rPr>
        <w:t>(</w:t>
      </w:r>
      <w:r w:rsidR="001E68B3">
        <w:rPr>
          <w:rFonts w:ascii="Times New Roman" w:hint="eastAsia"/>
          <w:sz w:val="23"/>
          <w:szCs w:val="23"/>
        </w:rPr>
        <w:t>환경</w:t>
      </w:r>
      <w:r w:rsidR="001E68B3">
        <w:rPr>
          <w:rFonts w:ascii="Times New Roman" w:hint="eastAsia"/>
          <w:sz w:val="23"/>
          <w:szCs w:val="23"/>
        </w:rPr>
        <w:t>)</w:t>
      </w:r>
      <w:r w:rsidRPr="00522B89">
        <w:rPr>
          <w:rFonts w:ascii="Times New Roman" w:hint="eastAsia"/>
          <w:sz w:val="23"/>
          <w:szCs w:val="23"/>
        </w:rPr>
        <w:t>에</w:t>
      </w:r>
      <w:r w:rsidRPr="00B51FA5">
        <w:rPr>
          <w:rFonts w:ascii="Times New Roman" w:hint="eastAsia"/>
          <w:sz w:val="23"/>
          <w:szCs w:val="23"/>
        </w:rPr>
        <w:t xml:space="preserve"> </w:t>
      </w:r>
      <w:r w:rsidRPr="00B51FA5">
        <w:rPr>
          <w:rFonts w:ascii="Times New Roman" w:hint="eastAsia"/>
          <w:sz w:val="23"/>
          <w:szCs w:val="23"/>
        </w:rPr>
        <w:t>규정된</w:t>
      </w:r>
      <w:r w:rsidRPr="00B51FA5">
        <w:rPr>
          <w:rFonts w:ascii="Times New Roman" w:hint="eastAsia"/>
          <w:sz w:val="23"/>
          <w:szCs w:val="23"/>
        </w:rPr>
        <w:t xml:space="preserve"> </w:t>
      </w:r>
      <w:r w:rsidRPr="00B51FA5">
        <w:rPr>
          <w:rFonts w:ascii="Times New Roman" w:hint="eastAsia"/>
          <w:sz w:val="23"/>
          <w:szCs w:val="23"/>
        </w:rPr>
        <w:t>매도인의</w:t>
      </w:r>
      <w:r w:rsidRPr="00B51FA5">
        <w:rPr>
          <w:rFonts w:ascii="Times New Roman" w:hint="eastAsia"/>
          <w:sz w:val="23"/>
          <w:szCs w:val="23"/>
        </w:rPr>
        <w:t xml:space="preserve"> </w:t>
      </w:r>
      <w:r w:rsidRPr="00B51FA5">
        <w:rPr>
          <w:rFonts w:ascii="Times New Roman" w:hint="eastAsia"/>
          <w:sz w:val="23"/>
          <w:szCs w:val="23"/>
        </w:rPr>
        <w:t>진술</w:t>
      </w:r>
      <w:r w:rsidRPr="00B51FA5">
        <w:rPr>
          <w:rFonts w:ascii="Times New Roman" w:hint="eastAsia"/>
          <w:sz w:val="23"/>
          <w:szCs w:val="23"/>
        </w:rPr>
        <w:t xml:space="preserve"> </w:t>
      </w:r>
      <w:r w:rsidR="009A7F59">
        <w:rPr>
          <w:rFonts w:ascii="Times New Roman" w:hint="eastAsia"/>
          <w:sz w:val="23"/>
          <w:szCs w:val="23"/>
        </w:rPr>
        <w:t>및</w:t>
      </w:r>
      <w:r w:rsidR="009A7F59">
        <w:rPr>
          <w:rFonts w:ascii="Times New Roman" w:hint="eastAsia"/>
          <w:sz w:val="23"/>
          <w:szCs w:val="23"/>
        </w:rPr>
        <w:t xml:space="preserve"> </w:t>
      </w:r>
      <w:r w:rsidRPr="00B51FA5">
        <w:rPr>
          <w:rFonts w:ascii="Times New Roman" w:hint="eastAsia"/>
          <w:sz w:val="23"/>
          <w:szCs w:val="23"/>
        </w:rPr>
        <w:t>보장은</w:t>
      </w:r>
      <w:r w:rsidRPr="00B51FA5">
        <w:rPr>
          <w:rFonts w:ascii="Times New Roman" w:hint="eastAsia"/>
          <w:sz w:val="23"/>
          <w:szCs w:val="23"/>
        </w:rPr>
        <w:t xml:space="preserve"> </w:t>
      </w:r>
      <w:r w:rsidRPr="00B51FA5">
        <w:rPr>
          <w:rFonts w:ascii="Times New Roman" w:hint="eastAsia"/>
          <w:sz w:val="23"/>
          <w:szCs w:val="23"/>
        </w:rPr>
        <w:t>관련</w:t>
      </w:r>
      <w:r w:rsidRPr="00B51FA5">
        <w:rPr>
          <w:rFonts w:ascii="Times New Roman" w:hint="eastAsia"/>
          <w:sz w:val="23"/>
          <w:szCs w:val="23"/>
        </w:rPr>
        <w:t xml:space="preserve"> </w:t>
      </w:r>
      <w:r w:rsidR="001E68B3">
        <w:rPr>
          <w:rFonts w:ascii="Times New Roman" w:hint="eastAsia"/>
          <w:sz w:val="23"/>
          <w:szCs w:val="23"/>
        </w:rPr>
        <w:t>법령</w:t>
      </w:r>
      <w:r w:rsidRPr="00B51FA5">
        <w:rPr>
          <w:rFonts w:ascii="Times New Roman" w:hint="eastAsia"/>
          <w:sz w:val="23"/>
          <w:szCs w:val="23"/>
        </w:rPr>
        <w:t>에</w:t>
      </w:r>
      <w:r w:rsidRPr="00B51FA5">
        <w:rPr>
          <w:rFonts w:ascii="Times New Roman" w:hint="eastAsia"/>
          <w:sz w:val="23"/>
          <w:szCs w:val="23"/>
        </w:rPr>
        <w:t xml:space="preserve"> </w:t>
      </w:r>
      <w:r w:rsidRPr="00B51FA5">
        <w:rPr>
          <w:rFonts w:ascii="Times New Roman" w:hint="eastAsia"/>
          <w:sz w:val="23"/>
          <w:szCs w:val="23"/>
        </w:rPr>
        <w:t>규정된</w:t>
      </w:r>
      <w:r w:rsidRPr="00B51FA5">
        <w:rPr>
          <w:rFonts w:ascii="Times New Roman" w:hint="eastAsia"/>
          <w:sz w:val="23"/>
          <w:szCs w:val="23"/>
        </w:rPr>
        <w:t xml:space="preserve"> </w:t>
      </w:r>
      <w:r w:rsidRPr="00B51FA5">
        <w:rPr>
          <w:rFonts w:ascii="Times New Roman" w:hint="eastAsia"/>
          <w:sz w:val="23"/>
          <w:szCs w:val="23"/>
        </w:rPr>
        <w:t>제척기간</w:t>
      </w:r>
      <w:r w:rsidRPr="00B51FA5">
        <w:rPr>
          <w:rFonts w:ascii="Times New Roman" w:hint="eastAsia"/>
          <w:sz w:val="23"/>
          <w:szCs w:val="23"/>
        </w:rPr>
        <w:t xml:space="preserve"> </w:t>
      </w:r>
      <w:r w:rsidRPr="00B51FA5">
        <w:rPr>
          <w:rFonts w:ascii="Times New Roman" w:hint="eastAsia"/>
          <w:sz w:val="23"/>
          <w:szCs w:val="23"/>
        </w:rPr>
        <w:t>종료일까지</w:t>
      </w:r>
      <w:r w:rsidR="00A63732">
        <w:rPr>
          <w:rFonts w:ascii="Times New Roman" w:hint="eastAsia"/>
          <w:sz w:val="23"/>
          <w:szCs w:val="23"/>
        </w:rPr>
        <w:t>,</w:t>
      </w:r>
      <w:r w:rsidR="00AD71D2" w:rsidRPr="00AD71D2">
        <w:rPr>
          <w:rFonts w:ascii="Times New Roman"/>
          <w:sz w:val="23"/>
          <w:szCs w:val="23"/>
        </w:rPr>
        <w:t xml:space="preserve"> </w:t>
      </w:r>
      <w:r w:rsidR="00A63732" w:rsidRPr="009326F3">
        <w:rPr>
          <w:rFonts w:ascii="Times New Roman" w:hint="eastAsia"/>
          <w:sz w:val="23"/>
          <w:szCs w:val="23"/>
        </w:rPr>
        <w:t>제</w:t>
      </w:r>
      <w:r w:rsidR="00A63732" w:rsidRPr="009326F3">
        <w:rPr>
          <w:rFonts w:ascii="Times New Roman"/>
          <w:sz w:val="23"/>
          <w:szCs w:val="23"/>
        </w:rPr>
        <w:t>5.2</w:t>
      </w:r>
      <w:r w:rsidR="00A63732" w:rsidRPr="009326F3">
        <w:rPr>
          <w:rFonts w:ascii="Times New Roman" w:hint="eastAsia"/>
          <w:sz w:val="23"/>
          <w:szCs w:val="23"/>
        </w:rPr>
        <w:t>조</w:t>
      </w:r>
      <w:r w:rsidR="00A63732" w:rsidRPr="009326F3">
        <w:rPr>
          <w:rFonts w:ascii="Times New Roman"/>
          <w:sz w:val="23"/>
          <w:szCs w:val="23"/>
        </w:rPr>
        <w:t xml:space="preserve"> (f)</w:t>
      </w:r>
      <w:r w:rsidR="00A63732" w:rsidRPr="009326F3">
        <w:rPr>
          <w:rFonts w:ascii="Times New Roman" w:hint="eastAsia"/>
          <w:sz w:val="23"/>
          <w:szCs w:val="23"/>
        </w:rPr>
        <w:t>항</w:t>
      </w:r>
      <w:r w:rsidR="001E68B3">
        <w:rPr>
          <w:rFonts w:ascii="Times New Roman" w:hint="eastAsia"/>
          <w:sz w:val="23"/>
          <w:szCs w:val="23"/>
        </w:rPr>
        <w:t>(</w:t>
      </w:r>
      <w:proofErr w:type="spellStart"/>
      <w:r w:rsidR="001E68B3">
        <w:rPr>
          <w:rFonts w:ascii="Times New Roman" w:hint="eastAsia"/>
          <w:sz w:val="23"/>
          <w:szCs w:val="23"/>
        </w:rPr>
        <w:t>법령준수</w:t>
      </w:r>
      <w:proofErr w:type="spellEnd"/>
      <w:r w:rsidR="001E68B3">
        <w:rPr>
          <w:rFonts w:ascii="Times New Roman" w:hint="eastAsia"/>
          <w:sz w:val="23"/>
          <w:szCs w:val="23"/>
        </w:rPr>
        <w:t>)</w:t>
      </w:r>
      <w:r w:rsidR="00A63732" w:rsidRPr="009326F3">
        <w:rPr>
          <w:rFonts w:ascii="Times New Roman"/>
          <w:sz w:val="23"/>
          <w:szCs w:val="23"/>
        </w:rPr>
        <w:t>, (k)</w:t>
      </w:r>
      <w:r w:rsidR="00A63732" w:rsidRPr="009326F3">
        <w:rPr>
          <w:rFonts w:ascii="Times New Roman" w:hint="eastAsia"/>
          <w:sz w:val="23"/>
          <w:szCs w:val="23"/>
        </w:rPr>
        <w:t>항</w:t>
      </w:r>
      <w:r w:rsidR="001E68B3">
        <w:rPr>
          <w:rFonts w:ascii="Times New Roman" w:hint="eastAsia"/>
          <w:sz w:val="23"/>
          <w:szCs w:val="23"/>
        </w:rPr>
        <w:t>(</w:t>
      </w:r>
      <w:r w:rsidR="001E68B3">
        <w:rPr>
          <w:rFonts w:ascii="Times New Roman" w:hint="eastAsia"/>
          <w:sz w:val="23"/>
          <w:szCs w:val="23"/>
        </w:rPr>
        <w:t>인사</w:t>
      </w:r>
      <w:r w:rsidR="001E68B3">
        <w:rPr>
          <w:rFonts w:ascii="Times New Roman" w:hint="eastAsia"/>
          <w:sz w:val="23"/>
          <w:szCs w:val="23"/>
        </w:rPr>
        <w:t xml:space="preserve"> </w:t>
      </w:r>
      <w:r w:rsidR="001E68B3">
        <w:rPr>
          <w:rFonts w:ascii="Times New Roman" w:hint="eastAsia"/>
          <w:sz w:val="23"/>
          <w:szCs w:val="23"/>
        </w:rPr>
        <w:t>및</w:t>
      </w:r>
      <w:r w:rsidR="001E68B3">
        <w:rPr>
          <w:rFonts w:ascii="Times New Roman" w:hint="eastAsia"/>
          <w:sz w:val="23"/>
          <w:szCs w:val="23"/>
        </w:rPr>
        <w:t xml:space="preserve"> </w:t>
      </w:r>
      <w:r w:rsidR="001E68B3">
        <w:rPr>
          <w:rFonts w:ascii="Times New Roman" w:hint="eastAsia"/>
          <w:sz w:val="23"/>
          <w:szCs w:val="23"/>
        </w:rPr>
        <w:t>노무</w:t>
      </w:r>
      <w:r w:rsidR="001E68B3">
        <w:rPr>
          <w:rFonts w:ascii="Times New Roman" w:hint="eastAsia"/>
          <w:sz w:val="23"/>
          <w:szCs w:val="23"/>
        </w:rPr>
        <w:t>)</w:t>
      </w:r>
      <w:r w:rsidR="00A63732" w:rsidRPr="009326F3">
        <w:rPr>
          <w:rFonts w:ascii="Times New Roman" w:hint="eastAsia"/>
          <w:sz w:val="23"/>
          <w:szCs w:val="23"/>
        </w:rPr>
        <w:t>에</w:t>
      </w:r>
      <w:r w:rsidR="00A63732" w:rsidRPr="009326F3">
        <w:rPr>
          <w:rFonts w:ascii="Times New Roman"/>
          <w:sz w:val="23"/>
          <w:szCs w:val="23"/>
        </w:rPr>
        <w:t xml:space="preserve"> </w:t>
      </w:r>
      <w:r w:rsidR="00A63732" w:rsidRPr="009326F3">
        <w:rPr>
          <w:rFonts w:ascii="Times New Roman" w:hint="eastAsia"/>
          <w:sz w:val="23"/>
          <w:szCs w:val="23"/>
        </w:rPr>
        <w:t>규정된</w:t>
      </w:r>
      <w:r w:rsidR="00A63732" w:rsidRPr="009326F3">
        <w:rPr>
          <w:rFonts w:ascii="Times New Roman"/>
          <w:sz w:val="23"/>
          <w:szCs w:val="23"/>
        </w:rPr>
        <w:t xml:space="preserve"> </w:t>
      </w:r>
      <w:r w:rsidR="00A63732" w:rsidRPr="009326F3">
        <w:rPr>
          <w:rFonts w:ascii="Times New Roman" w:hint="eastAsia"/>
          <w:sz w:val="23"/>
          <w:szCs w:val="23"/>
        </w:rPr>
        <w:t>매도인의</w:t>
      </w:r>
      <w:r w:rsidR="00A63732" w:rsidRPr="009326F3">
        <w:rPr>
          <w:rFonts w:ascii="Times New Roman"/>
          <w:sz w:val="23"/>
          <w:szCs w:val="23"/>
        </w:rPr>
        <w:t xml:space="preserve"> </w:t>
      </w:r>
      <w:r w:rsidR="00A63732" w:rsidRPr="009326F3">
        <w:rPr>
          <w:rFonts w:ascii="Times New Roman" w:hint="eastAsia"/>
          <w:sz w:val="23"/>
          <w:szCs w:val="23"/>
        </w:rPr>
        <w:t>진술</w:t>
      </w:r>
      <w:r w:rsidR="00A63732" w:rsidRPr="009326F3">
        <w:rPr>
          <w:rFonts w:ascii="Times New Roman"/>
          <w:sz w:val="23"/>
          <w:szCs w:val="23"/>
        </w:rPr>
        <w:t xml:space="preserve"> </w:t>
      </w:r>
      <w:r w:rsidR="00A63732" w:rsidRPr="009326F3">
        <w:rPr>
          <w:rFonts w:ascii="Times New Roman" w:hint="eastAsia"/>
          <w:sz w:val="23"/>
          <w:szCs w:val="23"/>
        </w:rPr>
        <w:t>및</w:t>
      </w:r>
      <w:r w:rsidR="00A63732" w:rsidRPr="009326F3">
        <w:rPr>
          <w:rFonts w:ascii="Times New Roman"/>
          <w:sz w:val="23"/>
          <w:szCs w:val="23"/>
        </w:rPr>
        <w:t xml:space="preserve"> </w:t>
      </w:r>
      <w:r w:rsidR="00A63732" w:rsidRPr="009326F3">
        <w:rPr>
          <w:rFonts w:ascii="Times New Roman" w:hint="eastAsia"/>
          <w:sz w:val="23"/>
          <w:szCs w:val="23"/>
        </w:rPr>
        <w:t>보장은</w:t>
      </w:r>
      <w:r w:rsidR="00A63732" w:rsidRPr="009326F3">
        <w:rPr>
          <w:rFonts w:ascii="Times New Roman"/>
          <w:sz w:val="23"/>
          <w:szCs w:val="23"/>
        </w:rPr>
        <w:t xml:space="preserve"> </w:t>
      </w:r>
      <w:r w:rsidR="00A63732" w:rsidRPr="009326F3">
        <w:rPr>
          <w:rFonts w:ascii="Times New Roman" w:hint="eastAsia"/>
          <w:sz w:val="23"/>
          <w:szCs w:val="23"/>
        </w:rPr>
        <w:t>거래종결일로부터</w:t>
      </w:r>
      <w:r w:rsidR="00A63732" w:rsidRPr="009326F3">
        <w:rPr>
          <w:rFonts w:ascii="Times New Roman"/>
          <w:sz w:val="23"/>
          <w:szCs w:val="23"/>
        </w:rPr>
        <w:t xml:space="preserve"> 3</w:t>
      </w:r>
      <w:r w:rsidR="00A63732" w:rsidRPr="009326F3">
        <w:rPr>
          <w:rFonts w:ascii="Times New Roman" w:hint="eastAsia"/>
          <w:sz w:val="23"/>
          <w:szCs w:val="23"/>
        </w:rPr>
        <w:t>년까지</w:t>
      </w:r>
      <w:r w:rsidR="0088401A" w:rsidRPr="009326F3">
        <w:rPr>
          <w:rFonts w:ascii="Times New Roman"/>
          <w:sz w:val="23"/>
          <w:szCs w:val="23"/>
        </w:rPr>
        <w:t xml:space="preserve"> </w:t>
      </w:r>
      <w:r w:rsidRPr="009326F3">
        <w:rPr>
          <w:rFonts w:ascii="Times New Roman" w:hint="eastAsia"/>
          <w:sz w:val="23"/>
          <w:szCs w:val="23"/>
        </w:rPr>
        <w:t>유효하게</w:t>
      </w:r>
      <w:r w:rsidRPr="009326F3">
        <w:rPr>
          <w:rFonts w:ascii="Times New Roman"/>
          <w:sz w:val="23"/>
          <w:szCs w:val="23"/>
        </w:rPr>
        <w:t xml:space="preserve"> </w:t>
      </w:r>
      <w:r w:rsidRPr="009326F3">
        <w:rPr>
          <w:rFonts w:ascii="Times New Roman" w:hint="eastAsia"/>
          <w:sz w:val="23"/>
          <w:szCs w:val="23"/>
        </w:rPr>
        <w:t>존속한다</w:t>
      </w:r>
      <w:r w:rsidRPr="009326F3">
        <w:rPr>
          <w:rFonts w:ascii="Times New Roman" w:hint="eastAsia"/>
          <w:sz w:val="23"/>
          <w:szCs w:val="23"/>
        </w:rPr>
        <w:t>.</w:t>
      </w:r>
      <w:r w:rsidRPr="00B51FA5">
        <w:rPr>
          <w:rFonts w:ascii="Times New Roman" w:hint="eastAsia"/>
          <w:sz w:val="23"/>
          <w:szCs w:val="23"/>
        </w:rPr>
        <w:t xml:space="preserve"> </w:t>
      </w: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계약에</w:t>
      </w:r>
      <w:r w:rsidRPr="00B51FA5">
        <w:rPr>
          <w:rFonts w:ascii="Times New Roman" w:hint="eastAsia"/>
          <w:sz w:val="23"/>
          <w:szCs w:val="23"/>
        </w:rPr>
        <w:t xml:space="preserve"> </w:t>
      </w:r>
      <w:r w:rsidRPr="00B51FA5">
        <w:rPr>
          <w:rFonts w:ascii="Times New Roman" w:hint="eastAsia"/>
          <w:sz w:val="23"/>
          <w:szCs w:val="23"/>
        </w:rPr>
        <w:t>포함된</w:t>
      </w:r>
      <w:r w:rsidRPr="00B51FA5">
        <w:rPr>
          <w:rFonts w:ascii="Times New Roman" w:hint="eastAsia"/>
          <w:sz w:val="23"/>
          <w:szCs w:val="23"/>
        </w:rPr>
        <w:t xml:space="preserve"> </w:t>
      </w:r>
      <w:proofErr w:type="spellStart"/>
      <w:r w:rsidRPr="00B51FA5">
        <w:rPr>
          <w:rFonts w:ascii="Times New Roman" w:hint="eastAsia"/>
          <w:sz w:val="23"/>
          <w:szCs w:val="23"/>
        </w:rPr>
        <w:t>확약사항</w:t>
      </w:r>
      <w:proofErr w:type="spellEnd"/>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기타</w:t>
      </w:r>
      <w:r w:rsidRPr="00B51FA5">
        <w:rPr>
          <w:rFonts w:ascii="Times New Roman" w:hint="eastAsia"/>
          <w:sz w:val="23"/>
          <w:szCs w:val="23"/>
        </w:rPr>
        <w:t xml:space="preserve"> </w:t>
      </w:r>
      <w:r w:rsidRPr="00B51FA5">
        <w:rPr>
          <w:rFonts w:ascii="Times New Roman" w:hint="eastAsia"/>
          <w:sz w:val="23"/>
          <w:szCs w:val="23"/>
        </w:rPr>
        <w:t>합의사항은</w:t>
      </w:r>
      <w:r w:rsidRPr="00B51FA5">
        <w:rPr>
          <w:rFonts w:ascii="Times New Roman" w:hint="eastAsia"/>
          <w:sz w:val="23"/>
          <w:szCs w:val="23"/>
        </w:rPr>
        <w:t xml:space="preserve"> </w:t>
      </w:r>
      <w:proofErr w:type="spellStart"/>
      <w:r w:rsidRPr="00B51FA5">
        <w:rPr>
          <w:rFonts w:ascii="Times New Roman" w:hint="eastAsia"/>
          <w:sz w:val="23"/>
          <w:szCs w:val="23"/>
        </w:rPr>
        <w:t>거래종결일</w:t>
      </w:r>
      <w:proofErr w:type="spellEnd"/>
      <w:r w:rsidRPr="00B51FA5">
        <w:rPr>
          <w:rFonts w:ascii="Times New Roman" w:hint="eastAsia"/>
          <w:sz w:val="23"/>
          <w:szCs w:val="23"/>
        </w:rPr>
        <w:t xml:space="preserve"> </w:t>
      </w:r>
      <w:r w:rsidRPr="00B51FA5">
        <w:rPr>
          <w:rFonts w:ascii="Times New Roman" w:hint="eastAsia"/>
          <w:sz w:val="23"/>
          <w:szCs w:val="23"/>
        </w:rPr>
        <w:t>후에</w:t>
      </w:r>
      <w:r w:rsidRPr="00B51FA5">
        <w:rPr>
          <w:rFonts w:ascii="Times New Roman" w:hint="eastAsia"/>
          <w:sz w:val="23"/>
          <w:szCs w:val="23"/>
        </w:rPr>
        <w:t xml:space="preserve"> </w:t>
      </w:r>
      <w:r w:rsidRPr="00B51FA5">
        <w:rPr>
          <w:rFonts w:ascii="Times New Roman" w:hint="eastAsia"/>
          <w:sz w:val="23"/>
          <w:szCs w:val="23"/>
        </w:rPr>
        <w:t>이행할</w:t>
      </w:r>
      <w:r w:rsidRPr="00B51FA5">
        <w:rPr>
          <w:rFonts w:ascii="Times New Roman" w:hint="eastAsia"/>
          <w:sz w:val="23"/>
          <w:szCs w:val="23"/>
        </w:rPr>
        <w:t xml:space="preserve"> </w:t>
      </w:r>
      <w:r w:rsidRPr="00B51FA5">
        <w:rPr>
          <w:rFonts w:ascii="Times New Roman" w:hint="eastAsia"/>
          <w:sz w:val="23"/>
          <w:szCs w:val="23"/>
        </w:rPr>
        <w:t>것이</w:t>
      </w:r>
      <w:r w:rsidRPr="00B51FA5">
        <w:rPr>
          <w:rFonts w:ascii="Times New Roman" w:hint="eastAsia"/>
          <w:sz w:val="23"/>
          <w:szCs w:val="23"/>
        </w:rPr>
        <w:t xml:space="preserve"> </w:t>
      </w:r>
      <w:r w:rsidRPr="00B51FA5">
        <w:rPr>
          <w:rFonts w:ascii="Times New Roman" w:hint="eastAsia"/>
          <w:sz w:val="23"/>
          <w:szCs w:val="23"/>
        </w:rPr>
        <w:t>규정되어</w:t>
      </w:r>
      <w:r w:rsidRPr="00B51FA5">
        <w:rPr>
          <w:rFonts w:ascii="Times New Roman" w:hint="eastAsia"/>
          <w:sz w:val="23"/>
          <w:szCs w:val="23"/>
        </w:rPr>
        <w:t xml:space="preserve"> </w:t>
      </w:r>
      <w:r w:rsidRPr="00B51FA5">
        <w:rPr>
          <w:rFonts w:ascii="Times New Roman" w:hint="eastAsia"/>
          <w:sz w:val="23"/>
          <w:szCs w:val="23"/>
        </w:rPr>
        <w:t>있지</w:t>
      </w:r>
      <w:r w:rsidRPr="00B51FA5">
        <w:rPr>
          <w:rFonts w:ascii="Times New Roman" w:hint="eastAsia"/>
          <w:sz w:val="23"/>
          <w:szCs w:val="23"/>
        </w:rPr>
        <w:t xml:space="preserve"> </w:t>
      </w:r>
      <w:r w:rsidRPr="00B51FA5">
        <w:rPr>
          <w:rFonts w:ascii="Times New Roman" w:hint="eastAsia"/>
          <w:sz w:val="23"/>
          <w:szCs w:val="23"/>
        </w:rPr>
        <w:t>아니하는</w:t>
      </w:r>
      <w:r w:rsidRPr="00B51FA5">
        <w:rPr>
          <w:rFonts w:ascii="Times New Roman" w:hint="eastAsia"/>
          <w:sz w:val="23"/>
          <w:szCs w:val="23"/>
        </w:rPr>
        <w:t xml:space="preserve"> </w:t>
      </w:r>
      <w:r w:rsidRPr="00B51FA5">
        <w:rPr>
          <w:rFonts w:ascii="Times New Roman" w:hint="eastAsia"/>
          <w:sz w:val="23"/>
          <w:szCs w:val="23"/>
        </w:rPr>
        <w:t>한</w:t>
      </w:r>
      <w:r w:rsidRPr="00B51FA5">
        <w:rPr>
          <w:rFonts w:ascii="Times New Roman" w:hint="eastAsia"/>
          <w:sz w:val="23"/>
          <w:szCs w:val="23"/>
        </w:rPr>
        <w:t xml:space="preserve"> </w:t>
      </w:r>
      <w:proofErr w:type="spellStart"/>
      <w:r w:rsidRPr="00B51FA5">
        <w:rPr>
          <w:rFonts w:ascii="Times New Roman" w:hint="eastAsia"/>
          <w:sz w:val="23"/>
          <w:szCs w:val="23"/>
        </w:rPr>
        <w:t>거래종결</w:t>
      </w:r>
      <w:proofErr w:type="spellEnd"/>
      <w:r w:rsidRPr="00B51FA5">
        <w:rPr>
          <w:rFonts w:ascii="Times New Roman" w:hint="eastAsia"/>
          <w:sz w:val="23"/>
          <w:szCs w:val="23"/>
        </w:rPr>
        <w:t xml:space="preserve"> </w:t>
      </w:r>
      <w:r w:rsidRPr="00B51FA5">
        <w:rPr>
          <w:rFonts w:ascii="Times New Roman" w:hint="eastAsia"/>
          <w:sz w:val="23"/>
          <w:szCs w:val="23"/>
        </w:rPr>
        <w:t>후에</w:t>
      </w:r>
      <w:r w:rsidRPr="00B51FA5">
        <w:rPr>
          <w:rFonts w:ascii="Times New Roman" w:hint="eastAsia"/>
          <w:sz w:val="23"/>
          <w:szCs w:val="23"/>
        </w:rPr>
        <w:t xml:space="preserve"> </w:t>
      </w:r>
      <w:r w:rsidRPr="00B51FA5">
        <w:rPr>
          <w:rFonts w:ascii="Times New Roman" w:hint="eastAsia"/>
          <w:sz w:val="23"/>
          <w:szCs w:val="23"/>
        </w:rPr>
        <w:t>존속하지</w:t>
      </w:r>
      <w:r w:rsidRPr="00B51FA5">
        <w:rPr>
          <w:rFonts w:ascii="Times New Roman" w:hint="eastAsia"/>
          <w:sz w:val="23"/>
          <w:szCs w:val="23"/>
        </w:rPr>
        <w:t xml:space="preserve"> </w:t>
      </w:r>
      <w:r w:rsidRPr="00B51FA5">
        <w:rPr>
          <w:rFonts w:ascii="Times New Roman" w:hint="eastAsia"/>
          <w:sz w:val="23"/>
          <w:szCs w:val="23"/>
        </w:rPr>
        <w:t>아니하며</w:t>
      </w:r>
      <w:r w:rsidRPr="00B51FA5">
        <w:rPr>
          <w:rFonts w:ascii="Times New Roman" w:hint="eastAsia"/>
          <w:sz w:val="23"/>
          <w:szCs w:val="23"/>
        </w:rPr>
        <w:t>(</w:t>
      </w:r>
      <w:r w:rsidRPr="00B51FA5">
        <w:rPr>
          <w:rFonts w:ascii="Times New Roman" w:hint="eastAsia"/>
          <w:sz w:val="23"/>
          <w:szCs w:val="23"/>
        </w:rPr>
        <w:t>단</w:t>
      </w:r>
      <w:r w:rsidRPr="00B51FA5">
        <w:rPr>
          <w:rFonts w:ascii="Times New Roman" w:hint="eastAsia"/>
          <w:sz w:val="23"/>
          <w:szCs w:val="23"/>
        </w:rPr>
        <w:t xml:space="preserve">, </w:t>
      </w:r>
      <w:proofErr w:type="spellStart"/>
      <w:r w:rsidRPr="00B51FA5">
        <w:rPr>
          <w:rFonts w:ascii="Times New Roman" w:hint="eastAsia"/>
          <w:sz w:val="23"/>
          <w:szCs w:val="23"/>
        </w:rPr>
        <w:t>거래종결일</w:t>
      </w:r>
      <w:proofErr w:type="spellEnd"/>
      <w:r w:rsidRPr="00B51FA5">
        <w:rPr>
          <w:rFonts w:ascii="Times New Roman" w:hint="eastAsia"/>
          <w:sz w:val="23"/>
          <w:szCs w:val="23"/>
        </w:rPr>
        <w:t xml:space="preserve"> </w:t>
      </w:r>
      <w:r w:rsidRPr="00B51FA5">
        <w:rPr>
          <w:rFonts w:ascii="Times New Roman" w:hint="eastAsia"/>
          <w:sz w:val="23"/>
          <w:szCs w:val="23"/>
        </w:rPr>
        <w:t>이전에</w:t>
      </w:r>
      <w:r w:rsidRPr="00B51FA5">
        <w:rPr>
          <w:rFonts w:ascii="Times New Roman" w:hint="eastAsia"/>
          <w:sz w:val="23"/>
          <w:szCs w:val="23"/>
        </w:rPr>
        <w:t xml:space="preserve"> </w:t>
      </w:r>
      <w:r w:rsidRPr="00B51FA5">
        <w:rPr>
          <w:rFonts w:ascii="Times New Roman" w:hint="eastAsia"/>
          <w:sz w:val="23"/>
          <w:szCs w:val="23"/>
        </w:rPr>
        <w:t>발생한</w:t>
      </w:r>
      <w:r w:rsidRPr="00B51FA5">
        <w:rPr>
          <w:rFonts w:ascii="Times New Roman" w:hint="eastAsia"/>
          <w:sz w:val="23"/>
          <w:szCs w:val="23"/>
        </w:rPr>
        <w:t xml:space="preserve"> </w:t>
      </w:r>
      <w:proofErr w:type="spellStart"/>
      <w:r w:rsidRPr="00B51FA5">
        <w:rPr>
          <w:rFonts w:ascii="Times New Roman" w:hint="eastAsia"/>
          <w:sz w:val="23"/>
          <w:szCs w:val="23"/>
        </w:rPr>
        <w:t>확약사항</w:t>
      </w:r>
      <w:proofErr w:type="spellEnd"/>
      <w:r w:rsidRPr="00B51FA5">
        <w:rPr>
          <w:rFonts w:ascii="Times New Roman" w:hint="eastAsia"/>
          <w:sz w:val="23"/>
          <w:szCs w:val="23"/>
        </w:rPr>
        <w:t xml:space="preserve"> </w:t>
      </w:r>
      <w:r w:rsidRPr="00B51FA5">
        <w:rPr>
          <w:rFonts w:ascii="Times New Roman" w:hint="eastAsia"/>
          <w:sz w:val="23"/>
          <w:szCs w:val="23"/>
        </w:rPr>
        <w:t>기타</w:t>
      </w:r>
      <w:r w:rsidRPr="00B51FA5">
        <w:rPr>
          <w:rFonts w:ascii="Times New Roman" w:hint="eastAsia"/>
          <w:sz w:val="23"/>
          <w:szCs w:val="23"/>
        </w:rPr>
        <w:t xml:space="preserve"> </w:t>
      </w:r>
      <w:r w:rsidRPr="00B51FA5">
        <w:rPr>
          <w:rFonts w:ascii="Times New Roman" w:hint="eastAsia"/>
          <w:sz w:val="23"/>
          <w:szCs w:val="23"/>
        </w:rPr>
        <w:t>합의사항의</w:t>
      </w:r>
      <w:r w:rsidRPr="00B51FA5">
        <w:rPr>
          <w:rFonts w:ascii="Times New Roman" w:hint="eastAsia"/>
          <w:sz w:val="23"/>
          <w:szCs w:val="23"/>
        </w:rPr>
        <w:t xml:space="preserve"> </w:t>
      </w:r>
      <w:r w:rsidRPr="00B51FA5">
        <w:rPr>
          <w:rFonts w:ascii="Times New Roman" w:hint="eastAsia"/>
          <w:sz w:val="23"/>
          <w:szCs w:val="23"/>
        </w:rPr>
        <w:t>위반에</w:t>
      </w:r>
      <w:r w:rsidRPr="00B51FA5">
        <w:rPr>
          <w:rFonts w:ascii="Times New Roman" w:hint="eastAsia"/>
          <w:sz w:val="23"/>
          <w:szCs w:val="23"/>
        </w:rPr>
        <w:t xml:space="preserve"> </w:t>
      </w:r>
      <w:r w:rsidRPr="00B51FA5">
        <w:rPr>
          <w:rFonts w:ascii="Times New Roman" w:hint="eastAsia"/>
          <w:sz w:val="23"/>
          <w:szCs w:val="23"/>
        </w:rPr>
        <w:t>따른</w:t>
      </w:r>
      <w:r w:rsidRPr="00B51FA5">
        <w:rPr>
          <w:rFonts w:ascii="Times New Roman" w:hint="eastAsia"/>
          <w:sz w:val="23"/>
          <w:szCs w:val="23"/>
        </w:rPr>
        <w:t xml:space="preserve"> </w:t>
      </w:r>
      <w:r w:rsidRPr="00B51FA5">
        <w:rPr>
          <w:rFonts w:ascii="Times New Roman" w:hint="eastAsia"/>
          <w:sz w:val="23"/>
          <w:szCs w:val="23"/>
        </w:rPr>
        <w:t>책임은</w:t>
      </w:r>
      <w:r w:rsidRPr="00B51FA5">
        <w:rPr>
          <w:rFonts w:ascii="Times New Roman" w:hint="eastAsia"/>
          <w:sz w:val="23"/>
          <w:szCs w:val="23"/>
        </w:rPr>
        <w:t xml:space="preserve"> </w:t>
      </w:r>
      <w:proofErr w:type="spellStart"/>
      <w:r w:rsidRPr="00B51FA5">
        <w:rPr>
          <w:rFonts w:ascii="Times New Roman" w:hint="eastAsia"/>
          <w:sz w:val="23"/>
          <w:szCs w:val="23"/>
        </w:rPr>
        <w:t>거래종결일</w:t>
      </w:r>
      <w:proofErr w:type="spellEnd"/>
      <w:r w:rsidRPr="00B51FA5">
        <w:rPr>
          <w:rFonts w:ascii="Times New Roman" w:hint="eastAsia"/>
          <w:sz w:val="23"/>
          <w:szCs w:val="23"/>
        </w:rPr>
        <w:t xml:space="preserve"> </w:t>
      </w:r>
      <w:r w:rsidRPr="00B51FA5">
        <w:rPr>
          <w:rFonts w:ascii="Times New Roman" w:hint="eastAsia"/>
          <w:sz w:val="23"/>
          <w:szCs w:val="23"/>
        </w:rPr>
        <w:t>이후에도</w:t>
      </w:r>
      <w:r w:rsidRPr="00B51FA5">
        <w:rPr>
          <w:rFonts w:ascii="Times New Roman" w:hint="eastAsia"/>
          <w:sz w:val="23"/>
          <w:szCs w:val="23"/>
        </w:rPr>
        <w:t xml:space="preserve"> </w:t>
      </w:r>
      <w:r w:rsidRPr="00B51FA5">
        <w:rPr>
          <w:rFonts w:ascii="Times New Roman" w:hint="eastAsia"/>
          <w:sz w:val="23"/>
          <w:szCs w:val="23"/>
        </w:rPr>
        <w:t>계속하여</w:t>
      </w:r>
      <w:r w:rsidRPr="00B51FA5">
        <w:rPr>
          <w:rFonts w:ascii="Times New Roman" w:hint="eastAsia"/>
          <w:sz w:val="23"/>
          <w:szCs w:val="23"/>
        </w:rPr>
        <w:t xml:space="preserve"> </w:t>
      </w:r>
      <w:r w:rsidRPr="00B51FA5">
        <w:rPr>
          <w:rFonts w:ascii="Times New Roman" w:hint="eastAsia"/>
          <w:sz w:val="23"/>
          <w:szCs w:val="23"/>
        </w:rPr>
        <w:t>그</w:t>
      </w:r>
      <w:r w:rsidRPr="00B51FA5">
        <w:rPr>
          <w:rFonts w:ascii="Times New Roman" w:hint="eastAsia"/>
          <w:sz w:val="23"/>
          <w:szCs w:val="23"/>
        </w:rPr>
        <w:t xml:space="preserve"> </w:t>
      </w:r>
      <w:r w:rsidRPr="00B51FA5">
        <w:rPr>
          <w:rFonts w:ascii="Times New Roman" w:hint="eastAsia"/>
          <w:sz w:val="23"/>
          <w:szCs w:val="23"/>
        </w:rPr>
        <w:t>기간의</w:t>
      </w:r>
      <w:r w:rsidRPr="00B51FA5">
        <w:rPr>
          <w:rFonts w:ascii="Times New Roman" w:hint="eastAsia"/>
          <w:sz w:val="23"/>
          <w:szCs w:val="23"/>
        </w:rPr>
        <w:t xml:space="preserve"> </w:t>
      </w:r>
      <w:r w:rsidRPr="00B51FA5">
        <w:rPr>
          <w:rFonts w:ascii="Times New Roman" w:hint="eastAsia"/>
          <w:sz w:val="23"/>
          <w:szCs w:val="23"/>
        </w:rPr>
        <w:t>제한</w:t>
      </w:r>
      <w:r w:rsidRPr="00B51FA5">
        <w:rPr>
          <w:rFonts w:ascii="Times New Roman" w:hint="eastAsia"/>
          <w:sz w:val="23"/>
          <w:szCs w:val="23"/>
        </w:rPr>
        <w:t xml:space="preserve"> </w:t>
      </w:r>
      <w:r w:rsidRPr="00B51FA5">
        <w:rPr>
          <w:rFonts w:ascii="Times New Roman" w:hint="eastAsia"/>
          <w:sz w:val="23"/>
          <w:szCs w:val="23"/>
        </w:rPr>
        <w:t>없이</w:t>
      </w:r>
      <w:r w:rsidRPr="00B51FA5">
        <w:rPr>
          <w:rFonts w:ascii="Times New Roman" w:hint="eastAsia"/>
          <w:sz w:val="23"/>
          <w:szCs w:val="23"/>
        </w:rPr>
        <w:t xml:space="preserve"> </w:t>
      </w:r>
      <w:r w:rsidRPr="00B51FA5">
        <w:rPr>
          <w:rFonts w:ascii="Times New Roman" w:hint="eastAsia"/>
          <w:sz w:val="23"/>
          <w:szCs w:val="23"/>
        </w:rPr>
        <w:t>유효하게</w:t>
      </w:r>
      <w:r w:rsidRPr="00B51FA5">
        <w:rPr>
          <w:rFonts w:ascii="Times New Roman" w:hint="eastAsia"/>
          <w:sz w:val="23"/>
          <w:szCs w:val="23"/>
        </w:rPr>
        <w:t xml:space="preserve"> </w:t>
      </w:r>
      <w:r w:rsidRPr="00B51FA5">
        <w:rPr>
          <w:rFonts w:ascii="Times New Roman"/>
          <w:sz w:val="23"/>
          <w:szCs w:val="23"/>
        </w:rPr>
        <w:t>존속</w:t>
      </w:r>
      <w:r w:rsidRPr="00B51FA5">
        <w:rPr>
          <w:rFonts w:ascii="Times New Roman" w:hint="eastAsia"/>
          <w:sz w:val="23"/>
          <w:szCs w:val="23"/>
        </w:rPr>
        <w:t>함</w:t>
      </w:r>
      <w:r w:rsidRPr="00B51FA5">
        <w:rPr>
          <w:rFonts w:ascii="Times New Roman" w:hint="eastAsia"/>
          <w:sz w:val="23"/>
          <w:szCs w:val="23"/>
        </w:rPr>
        <w:t xml:space="preserve">), </w:t>
      </w:r>
      <w:proofErr w:type="spellStart"/>
      <w:r w:rsidRPr="00B51FA5">
        <w:rPr>
          <w:rFonts w:ascii="Times New Roman" w:hint="eastAsia"/>
          <w:sz w:val="23"/>
          <w:szCs w:val="23"/>
        </w:rPr>
        <w:t>거래종결</w:t>
      </w:r>
      <w:proofErr w:type="spellEnd"/>
      <w:r w:rsidRPr="00B51FA5">
        <w:rPr>
          <w:rFonts w:ascii="Times New Roman" w:hint="eastAsia"/>
          <w:sz w:val="23"/>
          <w:szCs w:val="23"/>
        </w:rPr>
        <w:t xml:space="preserve"> </w:t>
      </w:r>
      <w:r w:rsidRPr="00B51FA5">
        <w:rPr>
          <w:rFonts w:ascii="Times New Roman" w:hint="eastAsia"/>
          <w:sz w:val="23"/>
          <w:szCs w:val="23"/>
        </w:rPr>
        <w:t>후에도</w:t>
      </w:r>
      <w:r w:rsidRPr="00B51FA5">
        <w:rPr>
          <w:rFonts w:ascii="Times New Roman" w:hint="eastAsia"/>
          <w:sz w:val="23"/>
          <w:szCs w:val="23"/>
        </w:rPr>
        <w:t xml:space="preserve"> </w:t>
      </w:r>
      <w:r w:rsidRPr="00B51FA5">
        <w:rPr>
          <w:rFonts w:ascii="Times New Roman" w:hint="eastAsia"/>
          <w:sz w:val="23"/>
          <w:szCs w:val="23"/>
        </w:rPr>
        <w:t>존속하는</w:t>
      </w:r>
      <w:r w:rsidRPr="00B51FA5">
        <w:rPr>
          <w:rFonts w:ascii="Times New Roman" w:hint="eastAsia"/>
          <w:sz w:val="23"/>
          <w:szCs w:val="23"/>
        </w:rPr>
        <w:t xml:space="preserve"> </w:t>
      </w:r>
      <w:proofErr w:type="spellStart"/>
      <w:r w:rsidRPr="00B51FA5">
        <w:rPr>
          <w:rFonts w:ascii="Times New Roman" w:hint="eastAsia"/>
          <w:sz w:val="23"/>
          <w:szCs w:val="23"/>
        </w:rPr>
        <w:t>확약사항</w:t>
      </w:r>
      <w:proofErr w:type="spellEnd"/>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합의사항은</w:t>
      </w:r>
      <w:r w:rsidRPr="00B51FA5">
        <w:rPr>
          <w:rFonts w:ascii="Times New Roman" w:hint="eastAsia"/>
          <w:sz w:val="23"/>
          <w:szCs w:val="23"/>
        </w:rPr>
        <w:t xml:space="preserve"> </w:t>
      </w:r>
      <w:r w:rsidRPr="00B51FA5">
        <w:rPr>
          <w:rFonts w:ascii="Times New Roman" w:hint="eastAsia"/>
          <w:sz w:val="23"/>
          <w:szCs w:val="23"/>
        </w:rPr>
        <w:t>규정된</w:t>
      </w:r>
      <w:r w:rsidRPr="00B51FA5">
        <w:rPr>
          <w:rFonts w:ascii="Times New Roman" w:hint="eastAsia"/>
          <w:sz w:val="23"/>
          <w:szCs w:val="23"/>
        </w:rPr>
        <w:t xml:space="preserve"> </w:t>
      </w:r>
      <w:r w:rsidRPr="00B51FA5">
        <w:rPr>
          <w:rFonts w:ascii="Times New Roman" w:hint="eastAsia"/>
          <w:sz w:val="23"/>
          <w:szCs w:val="23"/>
        </w:rPr>
        <w:t>기간까지</w:t>
      </w:r>
      <w:r w:rsidRPr="00B51FA5">
        <w:rPr>
          <w:rFonts w:ascii="Times New Roman" w:hint="eastAsia"/>
          <w:sz w:val="23"/>
          <w:szCs w:val="23"/>
        </w:rPr>
        <w:t xml:space="preserve"> </w:t>
      </w:r>
      <w:r w:rsidRPr="00B51FA5">
        <w:rPr>
          <w:rFonts w:ascii="Times New Roman" w:hint="eastAsia"/>
          <w:sz w:val="23"/>
          <w:szCs w:val="23"/>
        </w:rPr>
        <w:t>존속한다</w:t>
      </w:r>
      <w:r w:rsidRPr="00B51FA5">
        <w:rPr>
          <w:rFonts w:ascii="Times New Roman" w:hint="eastAsia"/>
          <w:sz w:val="23"/>
          <w:szCs w:val="23"/>
        </w:rPr>
        <w:t>(</w:t>
      </w:r>
      <w:r w:rsidRPr="00B51FA5">
        <w:rPr>
          <w:rFonts w:ascii="Times New Roman" w:hint="eastAsia"/>
          <w:sz w:val="23"/>
          <w:szCs w:val="23"/>
        </w:rPr>
        <w:t>단</w:t>
      </w:r>
      <w:r w:rsidRPr="00B51FA5">
        <w:rPr>
          <w:rFonts w:ascii="Times New Roman" w:hint="eastAsia"/>
          <w:sz w:val="23"/>
          <w:szCs w:val="23"/>
        </w:rPr>
        <w:t xml:space="preserve">, </w:t>
      </w:r>
      <w:r w:rsidRPr="00B51FA5">
        <w:rPr>
          <w:rFonts w:ascii="Times New Roman" w:hint="eastAsia"/>
          <w:sz w:val="23"/>
          <w:szCs w:val="23"/>
        </w:rPr>
        <w:t>해당</w:t>
      </w:r>
      <w:r w:rsidRPr="00B51FA5">
        <w:rPr>
          <w:rFonts w:ascii="Times New Roman" w:hint="eastAsia"/>
          <w:sz w:val="23"/>
          <w:szCs w:val="23"/>
        </w:rPr>
        <w:t xml:space="preserve"> </w:t>
      </w:r>
      <w:r w:rsidRPr="00B51FA5">
        <w:rPr>
          <w:rFonts w:ascii="Times New Roman" w:hint="eastAsia"/>
          <w:sz w:val="23"/>
          <w:szCs w:val="23"/>
        </w:rPr>
        <w:t>기간의</w:t>
      </w:r>
      <w:r w:rsidRPr="00B51FA5">
        <w:rPr>
          <w:rFonts w:ascii="Times New Roman" w:hint="eastAsia"/>
          <w:sz w:val="23"/>
          <w:szCs w:val="23"/>
        </w:rPr>
        <w:t xml:space="preserve"> </w:t>
      </w:r>
      <w:r w:rsidRPr="00B51FA5">
        <w:rPr>
          <w:rFonts w:ascii="Times New Roman" w:hint="eastAsia"/>
          <w:sz w:val="23"/>
          <w:szCs w:val="23"/>
        </w:rPr>
        <w:t>만료</w:t>
      </w:r>
      <w:r w:rsidRPr="00B51FA5">
        <w:rPr>
          <w:rFonts w:ascii="Times New Roman" w:hint="eastAsia"/>
          <w:sz w:val="23"/>
          <w:szCs w:val="23"/>
        </w:rPr>
        <w:t xml:space="preserve"> </w:t>
      </w:r>
      <w:r w:rsidRPr="00B51FA5">
        <w:rPr>
          <w:rFonts w:ascii="Times New Roman" w:hint="eastAsia"/>
          <w:sz w:val="23"/>
          <w:szCs w:val="23"/>
        </w:rPr>
        <w:t>이전에</w:t>
      </w:r>
      <w:r w:rsidRPr="00B51FA5">
        <w:rPr>
          <w:rFonts w:ascii="Times New Roman" w:hint="eastAsia"/>
          <w:sz w:val="23"/>
          <w:szCs w:val="23"/>
        </w:rPr>
        <w:t xml:space="preserve"> </w:t>
      </w:r>
      <w:r w:rsidRPr="00B51FA5">
        <w:rPr>
          <w:rFonts w:ascii="Times New Roman" w:hint="eastAsia"/>
          <w:sz w:val="23"/>
          <w:szCs w:val="23"/>
        </w:rPr>
        <w:t>발생한</w:t>
      </w:r>
      <w:r w:rsidRPr="00B51FA5">
        <w:rPr>
          <w:rFonts w:ascii="Times New Roman" w:hint="eastAsia"/>
          <w:sz w:val="23"/>
          <w:szCs w:val="23"/>
        </w:rPr>
        <w:t xml:space="preserve"> </w:t>
      </w:r>
      <w:proofErr w:type="spellStart"/>
      <w:r w:rsidRPr="00B51FA5">
        <w:rPr>
          <w:rFonts w:ascii="Times New Roman" w:hint="eastAsia"/>
          <w:sz w:val="23"/>
          <w:szCs w:val="23"/>
        </w:rPr>
        <w:t>확약사항</w:t>
      </w:r>
      <w:proofErr w:type="spellEnd"/>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기타</w:t>
      </w:r>
      <w:r w:rsidRPr="00B51FA5">
        <w:rPr>
          <w:rFonts w:ascii="Times New Roman" w:hint="eastAsia"/>
          <w:sz w:val="23"/>
          <w:szCs w:val="23"/>
        </w:rPr>
        <w:t xml:space="preserve"> </w:t>
      </w:r>
      <w:r w:rsidRPr="00B51FA5">
        <w:rPr>
          <w:rFonts w:ascii="Times New Roman" w:hint="eastAsia"/>
          <w:sz w:val="23"/>
          <w:szCs w:val="23"/>
        </w:rPr>
        <w:t>합의사항의</w:t>
      </w:r>
      <w:r w:rsidRPr="00B51FA5">
        <w:rPr>
          <w:rFonts w:ascii="Times New Roman" w:hint="eastAsia"/>
          <w:sz w:val="23"/>
          <w:szCs w:val="23"/>
        </w:rPr>
        <w:t xml:space="preserve"> </w:t>
      </w:r>
      <w:r w:rsidRPr="00B51FA5">
        <w:rPr>
          <w:rFonts w:ascii="Times New Roman" w:hint="eastAsia"/>
          <w:sz w:val="23"/>
          <w:szCs w:val="23"/>
        </w:rPr>
        <w:t>위반에</w:t>
      </w:r>
      <w:r w:rsidRPr="00B51FA5">
        <w:rPr>
          <w:rFonts w:ascii="Times New Roman" w:hint="eastAsia"/>
          <w:sz w:val="23"/>
          <w:szCs w:val="23"/>
        </w:rPr>
        <w:t xml:space="preserve"> </w:t>
      </w:r>
      <w:r w:rsidRPr="00B51FA5">
        <w:rPr>
          <w:rFonts w:ascii="Times New Roman" w:hint="eastAsia"/>
          <w:sz w:val="23"/>
          <w:szCs w:val="23"/>
        </w:rPr>
        <w:t>따른</w:t>
      </w:r>
      <w:r w:rsidRPr="00B51FA5">
        <w:rPr>
          <w:rFonts w:ascii="Times New Roman" w:hint="eastAsia"/>
          <w:sz w:val="23"/>
          <w:szCs w:val="23"/>
        </w:rPr>
        <w:t xml:space="preserve"> </w:t>
      </w:r>
      <w:r w:rsidRPr="00B51FA5">
        <w:rPr>
          <w:rFonts w:ascii="Times New Roman" w:hint="eastAsia"/>
          <w:sz w:val="23"/>
          <w:szCs w:val="23"/>
        </w:rPr>
        <w:t>책임은</w:t>
      </w:r>
      <w:r w:rsidRPr="00B51FA5">
        <w:rPr>
          <w:rFonts w:ascii="Times New Roman" w:hint="eastAsia"/>
          <w:sz w:val="23"/>
          <w:szCs w:val="23"/>
        </w:rPr>
        <w:t xml:space="preserve"> </w:t>
      </w:r>
      <w:r w:rsidRPr="00B51FA5">
        <w:rPr>
          <w:rFonts w:ascii="Times New Roman" w:hint="eastAsia"/>
          <w:sz w:val="23"/>
          <w:szCs w:val="23"/>
        </w:rPr>
        <w:t>그</w:t>
      </w:r>
      <w:r w:rsidRPr="00B51FA5">
        <w:rPr>
          <w:rFonts w:ascii="Times New Roman" w:hint="eastAsia"/>
          <w:sz w:val="23"/>
          <w:szCs w:val="23"/>
        </w:rPr>
        <w:t xml:space="preserve"> </w:t>
      </w:r>
      <w:r w:rsidRPr="00B51FA5">
        <w:rPr>
          <w:rFonts w:ascii="Times New Roman" w:hint="eastAsia"/>
          <w:sz w:val="23"/>
          <w:szCs w:val="23"/>
        </w:rPr>
        <w:t>기간의</w:t>
      </w:r>
      <w:r w:rsidRPr="00B51FA5">
        <w:rPr>
          <w:rFonts w:ascii="Times New Roman" w:hint="eastAsia"/>
          <w:sz w:val="23"/>
          <w:szCs w:val="23"/>
        </w:rPr>
        <w:t xml:space="preserve"> </w:t>
      </w:r>
      <w:r w:rsidRPr="00B51FA5">
        <w:rPr>
          <w:rFonts w:ascii="Times New Roman" w:hint="eastAsia"/>
          <w:sz w:val="23"/>
          <w:szCs w:val="23"/>
        </w:rPr>
        <w:t>제한</w:t>
      </w:r>
      <w:r w:rsidRPr="00B51FA5">
        <w:rPr>
          <w:rFonts w:ascii="Times New Roman" w:hint="eastAsia"/>
          <w:sz w:val="23"/>
          <w:szCs w:val="23"/>
        </w:rPr>
        <w:t xml:space="preserve"> </w:t>
      </w:r>
      <w:r w:rsidRPr="00B51FA5">
        <w:rPr>
          <w:rFonts w:ascii="Times New Roman" w:hint="eastAsia"/>
          <w:sz w:val="23"/>
          <w:szCs w:val="23"/>
        </w:rPr>
        <w:t>없이</w:t>
      </w:r>
      <w:r w:rsidRPr="00B51FA5">
        <w:rPr>
          <w:rFonts w:ascii="Times New Roman" w:hint="eastAsia"/>
          <w:sz w:val="23"/>
          <w:szCs w:val="23"/>
        </w:rPr>
        <w:t xml:space="preserve"> </w:t>
      </w:r>
      <w:r w:rsidRPr="00B51FA5">
        <w:rPr>
          <w:rFonts w:ascii="Times New Roman" w:hint="eastAsia"/>
          <w:sz w:val="23"/>
          <w:szCs w:val="23"/>
        </w:rPr>
        <w:t>유효하게</w:t>
      </w:r>
      <w:r w:rsidRPr="00B51FA5">
        <w:rPr>
          <w:rFonts w:ascii="Times New Roman" w:hint="eastAsia"/>
          <w:sz w:val="23"/>
          <w:szCs w:val="23"/>
        </w:rPr>
        <w:t xml:space="preserve"> </w:t>
      </w:r>
      <w:r w:rsidRPr="00B51FA5">
        <w:rPr>
          <w:rFonts w:ascii="Times New Roman" w:hint="eastAsia"/>
          <w:sz w:val="23"/>
          <w:szCs w:val="23"/>
        </w:rPr>
        <w:t>존속함</w:t>
      </w:r>
      <w:r w:rsidRPr="00B51FA5">
        <w:rPr>
          <w:rFonts w:ascii="Times New Roman" w:hint="eastAsia"/>
          <w:sz w:val="23"/>
          <w:szCs w:val="23"/>
        </w:rPr>
        <w:t xml:space="preserve">). </w:t>
      </w:r>
    </w:p>
    <w:p w14:paraId="1D9EFB9E" w14:textId="2A4E7997" w:rsidR="00786425" w:rsidRPr="00B51FA5" w:rsidRDefault="00786425" w:rsidP="00786425">
      <w:pPr>
        <w:numPr>
          <w:ilvl w:val="0"/>
          <w:numId w:val="14"/>
        </w:numPr>
        <w:snapToGrid w:val="0"/>
        <w:spacing w:before="180" w:after="180" w:line="360" w:lineRule="atLeast"/>
        <w:rPr>
          <w:rFonts w:ascii="Times New Roman"/>
          <w:sz w:val="23"/>
          <w:szCs w:val="23"/>
        </w:rPr>
      </w:pPr>
      <w:r w:rsidRPr="00B51FA5">
        <w:rPr>
          <w:rFonts w:ascii="Times New Roman" w:hint="eastAsia"/>
          <w:sz w:val="23"/>
          <w:szCs w:val="23"/>
        </w:rPr>
        <w:t>상기</w:t>
      </w:r>
      <w:r w:rsidRPr="00B51FA5">
        <w:rPr>
          <w:rFonts w:ascii="Times New Roman" w:hint="eastAsia"/>
          <w:sz w:val="23"/>
          <w:szCs w:val="23"/>
        </w:rPr>
        <w:t xml:space="preserve"> </w:t>
      </w:r>
      <w:r w:rsidRPr="00B51FA5">
        <w:rPr>
          <w:rFonts w:ascii="Times New Roman" w:hint="eastAsia"/>
          <w:sz w:val="23"/>
          <w:szCs w:val="23"/>
        </w:rPr>
        <w:t>제</w:t>
      </w:r>
      <w:r w:rsidRPr="00B51FA5">
        <w:rPr>
          <w:rFonts w:ascii="Times New Roman" w:hint="eastAsia"/>
          <w:sz w:val="23"/>
          <w:szCs w:val="23"/>
        </w:rPr>
        <w:t>1</w:t>
      </w:r>
      <w:r w:rsidR="00762685">
        <w:rPr>
          <w:rFonts w:ascii="Times New Roman"/>
          <w:sz w:val="23"/>
          <w:szCs w:val="23"/>
        </w:rPr>
        <w:t>0</w:t>
      </w:r>
      <w:r w:rsidRPr="00883718">
        <w:rPr>
          <w:rFonts w:ascii="Times New Roman" w:hint="eastAsia"/>
          <w:sz w:val="23"/>
          <w:szCs w:val="23"/>
        </w:rPr>
        <w:t>.</w:t>
      </w:r>
      <w:r w:rsidR="00BC6978">
        <w:rPr>
          <w:rFonts w:ascii="Times New Roman"/>
          <w:sz w:val="23"/>
          <w:szCs w:val="23"/>
        </w:rPr>
        <w:t>2</w:t>
      </w:r>
      <w:r w:rsidRPr="00883718">
        <w:rPr>
          <w:rFonts w:ascii="Times New Roman" w:hint="eastAsia"/>
          <w:sz w:val="23"/>
          <w:szCs w:val="23"/>
        </w:rPr>
        <w:t>조</w:t>
      </w:r>
      <w:r w:rsidRPr="000575B1">
        <w:rPr>
          <w:rFonts w:ascii="Times New Roman" w:hint="eastAsia"/>
          <w:sz w:val="23"/>
          <w:szCs w:val="23"/>
        </w:rPr>
        <w:t xml:space="preserve"> (a)</w:t>
      </w:r>
      <w:r w:rsidRPr="00522B89">
        <w:rPr>
          <w:rFonts w:ascii="Times New Roman" w:hint="eastAsia"/>
          <w:sz w:val="23"/>
          <w:szCs w:val="23"/>
        </w:rPr>
        <w:t>항의</w:t>
      </w:r>
      <w:r w:rsidRPr="00522B89">
        <w:rPr>
          <w:rFonts w:ascii="Times New Roman" w:hint="eastAsia"/>
          <w:sz w:val="23"/>
          <w:szCs w:val="23"/>
        </w:rPr>
        <w:t xml:space="preserve"> </w:t>
      </w:r>
      <w:r w:rsidRPr="00B51FA5">
        <w:rPr>
          <w:rFonts w:ascii="Times New Roman" w:hint="eastAsia"/>
          <w:sz w:val="23"/>
          <w:szCs w:val="23"/>
        </w:rPr>
        <w:t>진술</w:t>
      </w:r>
      <w:r w:rsidRPr="00B51FA5">
        <w:rPr>
          <w:rFonts w:ascii="Times New Roman" w:hint="eastAsia"/>
          <w:sz w:val="23"/>
          <w:szCs w:val="23"/>
        </w:rPr>
        <w:t xml:space="preserve"> </w:t>
      </w:r>
      <w:r w:rsidRPr="00B51FA5">
        <w:rPr>
          <w:rFonts w:ascii="Times New Roman" w:hint="eastAsia"/>
          <w:sz w:val="23"/>
          <w:szCs w:val="23"/>
        </w:rPr>
        <w:t>및</w:t>
      </w:r>
      <w:r w:rsidRPr="00B51FA5">
        <w:rPr>
          <w:rFonts w:ascii="Times New Roman" w:hint="eastAsia"/>
          <w:sz w:val="23"/>
          <w:szCs w:val="23"/>
        </w:rPr>
        <w:t xml:space="preserve"> </w:t>
      </w:r>
      <w:r w:rsidRPr="00B51FA5">
        <w:rPr>
          <w:rFonts w:ascii="Times New Roman" w:hint="eastAsia"/>
          <w:sz w:val="23"/>
          <w:szCs w:val="23"/>
        </w:rPr>
        <w:t>보장</w:t>
      </w:r>
      <w:r w:rsidRPr="00B51FA5">
        <w:rPr>
          <w:rFonts w:ascii="Times New Roman" w:hint="eastAsia"/>
          <w:sz w:val="23"/>
          <w:szCs w:val="23"/>
        </w:rPr>
        <w:t xml:space="preserve"> </w:t>
      </w:r>
      <w:r w:rsidRPr="00B51FA5">
        <w:rPr>
          <w:rFonts w:ascii="Times New Roman" w:hint="eastAsia"/>
          <w:sz w:val="23"/>
          <w:szCs w:val="23"/>
        </w:rPr>
        <w:t>위반에</w:t>
      </w:r>
      <w:r w:rsidRPr="00B51FA5">
        <w:rPr>
          <w:rFonts w:ascii="Times New Roman" w:hint="eastAsia"/>
          <w:sz w:val="23"/>
          <w:szCs w:val="23"/>
        </w:rPr>
        <w:t xml:space="preserve"> </w:t>
      </w:r>
      <w:r w:rsidRPr="00B51FA5">
        <w:rPr>
          <w:rFonts w:ascii="Times New Roman" w:hint="eastAsia"/>
          <w:sz w:val="23"/>
          <w:szCs w:val="23"/>
        </w:rPr>
        <w:t>따른</w:t>
      </w:r>
      <w:r w:rsidRPr="00B51FA5">
        <w:rPr>
          <w:rFonts w:ascii="Times New Roman" w:hint="eastAsia"/>
          <w:sz w:val="23"/>
          <w:szCs w:val="23"/>
        </w:rPr>
        <w:t xml:space="preserve"> </w:t>
      </w:r>
      <w:r w:rsidRPr="00B51FA5">
        <w:rPr>
          <w:rFonts w:ascii="Times New Roman" w:hint="eastAsia"/>
          <w:sz w:val="23"/>
          <w:szCs w:val="23"/>
        </w:rPr>
        <w:t>손해액을</w:t>
      </w:r>
      <w:r w:rsidRPr="00B51FA5">
        <w:rPr>
          <w:rFonts w:ascii="Times New Roman" w:hint="eastAsia"/>
          <w:sz w:val="23"/>
          <w:szCs w:val="23"/>
        </w:rPr>
        <w:t xml:space="preserve"> </w:t>
      </w:r>
      <w:r w:rsidRPr="00B51FA5">
        <w:rPr>
          <w:rFonts w:ascii="Times New Roman" w:hint="eastAsia"/>
          <w:sz w:val="23"/>
          <w:szCs w:val="23"/>
        </w:rPr>
        <w:t>산정함에</w:t>
      </w:r>
      <w:r w:rsidRPr="00B51FA5">
        <w:rPr>
          <w:rFonts w:ascii="Times New Roman" w:hint="eastAsia"/>
          <w:sz w:val="23"/>
          <w:szCs w:val="23"/>
        </w:rPr>
        <w:t xml:space="preserve"> </w:t>
      </w:r>
      <w:r w:rsidRPr="00B51FA5">
        <w:rPr>
          <w:rFonts w:ascii="Times New Roman" w:hint="eastAsia"/>
          <w:sz w:val="23"/>
          <w:szCs w:val="23"/>
        </w:rPr>
        <w:t>있어서</w:t>
      </w:r>
      <w:r w:rsidRPr="00B51FA5">
        <w:rPr>
          <w:rFonts w:ascii="Times New Roman" w:hint="eastAsia"/>
          <w:sz w:val="23"/>
          <w:szCs w:val="23"/>
        </w:rPr>
        <w:t xml:space="preserve">, </w:t>
      </w:r>
      <w:r w:rsidRPr="00B51FA5">
        <w:rPr>
          <w:rFonts w:ascii="Times New Roman" w:hint="eastAsia"/>
          <w:sz w:val="23"/>
          <w:szCs w:val="23"/>
        </w:rPr>
        <w:t>매수인에게</w:t>
      </w:r>
      <w:r w:rsidRPr="00B51FA5">
        <w:rPr>
          <w:rFonts w:ascii="Times New Roman" w:hint="eastAsia"/>
          <w:sz w:val="23"/>
          <w:szCs w:val="23"/>
        </w:rPr>
        <w:t xml:space="preserve"> </w:t>
      </w:r>
      <w:r w:rsidRPr="00B51FA5">
        <w:rPr>
          <w:rFonts w:ascii="Times New Roman" w:hint="eastAsia"/>
          <w:sz w:val="23"/>
          <w:szCs w:val="23"/>
        </w:rPr>
        <w:t>발생한</w:t>
      </w:r>
      <w:r w:rsidRPr="00B51FA5">
        <w:rPr>
          <w:rFonts w:ascii="Times New Roman" w:hint="eastAsia"/>
          <w:sz w:val="23"/>
          <w:szCs w:val="23"/>
        </w:rPr>
        <w:t xml:space="preserve"> </w:t>
      </w:r>
      <w:r w:rsidRPr="00B51FA5">
        <w:rPr>
          <w:rFonts w:ascii="Times New Roman" w:hint="eastAsia"/>
          <w:sz w:val="23"/>
          <w:szCs w:val="23"/>
        </w:rPr>
        <w:t>개별</w:t>
      </w:r>
      <w:r w:rsidRPr="00B51FA5">
        <w:rPr>
          <w:rFonts w:ascii="Times New Roman" w:hint="eastAsia"/>
          <w:sz w:val="23"/>
          <w:szCs w:val="23"/>
        </w:rPr>
        <w:t xml:space="preserve"> </w:t>
      </w:r>
      <w:r w:rsidRPr="00B51FA5">
        <w:rPr>
          <w:rFonts w:ascii="Times New Roman" w:hint="eastAsia"/>
          <w:sz w:val="23"/>
          <w:szCs w:val="23"/>
        </w:rPr>
        <w:t>항목별</w:t>
      </w:r>
      <w:r w:rsidRPr="00B51FA5">
        <w:rPr>
          <w:rFonts w:ascii="Times New Roman" w:hint="eastAsia"/>
          <w:sz w:val="23"/>
          <w:szCs w:val="23"/>
        </w:rPr>
        <w:t xml:space="preserve"> </w:t>
      </w:r>
      <w:r w:rsidRPr="00B51FA5">
        <w:rPr>
          <w:rFonts w:ascii="Times New Roman" w:hint="eastAsia"/>
          <w:sz w:val="23"/>
          <w:szCs w:val="23"/>
        </w:rPr>
        <w:t>손해액</w:t>
      </w:r>
      <w:r w:rsidRPr="00B51FA5">
        <w:rPr>
          <w:rFonts w:ascii="Times New Roman"/>
          <w:sz w:val="23"/>
          <w:szCs w:val="23"/>
        </w:rPr>
        <w:t>이</w:t>
      </w:r>
      <w:r w:rsidRPr="00B51FA5">
        <w:rPr>
          <w:rFonts w:ascii="Times New Roman"/>
          <w:sz w:val="23"/>
          <w:szCs w:val="23"/>
        </w:rPr>
        <w:t xml:space="preserve"> </w:t>
      </w:r>
      <w:r w:rsidRPr="00B51FA5">
        <w:rPr>
          <w:rFonts w:ascii="Times New Roman"/>
          <w:sz w:val="23"/>
          <w:szCs w:val="23"/>
        </w:rPr>
        <w:t>금</w:t>
      </w:r>
      <w:r w:rsidRPr="00B51FA5">
        <w:rPr>
          <w:rFonts w:ascii="Times New Roman" w:hint="eastAsia"/>
          <w:sz w:val="23"/>
          <w:szCs w:val="23"/>
        </w:rPr>
        <w:t xml:space="preserve"> </w:t>
      </w:r>
      <w:r w:rsidR="00CC3993" w:rsidRPr="004C1D2B">
        <w:rPr>
          <w:rFonts w:ascii="Times New Roman"/>
          <w:sz w:val="23"/>
          <w:szCs w:val="23"/>
        </w:rPr>
        <w:t>1</w:t>
      </w:r>
      <w:r w:rsidR="001A2EC1" w:rsidRPr="004C1D2B">
        <w:rPr>
          <w:rFonts w:ascii="Times New Roman" w:hint="eastAsia"/>
          <w:sz w:val="23"/>
          <w:szCs w:val="23"/>
        </w:rPr>
        <w:t>억</w:t>
      </w:r>
      <w:r w:rsidRPr="003C6577">
        <w:rPr>
          <w:rFonts w:ascii="Times New Roman"/>
          <w:sz w:val="23"/>
          <w:szCs w:val="23"/>
        </w:rPr>
        <w:t>원</w:t>
      </w:r>
      <w:r w:rsidRPr="00883718">
        <w:rPr>
          <w:rFonts w:ascii="Times New Roman"/>
          <w:sz w:val="23"/>
          <w:szCs w:val="23"/>
        </w:rPr>
        <w:t xml:space="preserve"> </w:t>
      </w:r>
      <w:r w:rsidRPr="000575B1">
        <w:rPr>
          <w:rFonts w:ascii="Times New Roman"/>
          <w:sz w:val="23"/>
          <w:szCs w:val="23"/>
        </w:rPr>
        <w:t>미만인</w:t>
      </w:r>
      <w:r w:rsidRPr="00522B89">
        <w:rPr>
          <w:rFonts w:ascii="Times New Roman"/>
          <w:sz w:val="23"/>
          <w:szCs w:val="23"/>
        </w:rPr>
        <w:t xml:space="preserve"> </w:t>
      </w:r>
      <w:r w:rsidRPr="00B51FA5">
        <w:rPr>
          <w:rFonts w:ascii="Times New Roman"/>
          <w:sz w:val="23"/>
          <w:szCs w:val="23"/>
        </w:rPr>
        <w:t>경우에는</w:t>
      </w:r>
      <w:r w:rsidRPr="00B51FA5">
        <w:rPr>
          <w:rFonts w:ascii="Times New Roman"/>
          <w:sz w:val="23"/>
          <w:szCs w:val="23"/>
        </w:rPr>
        <w:t xml:space="preserve"> </w:t>
      </w: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계약상</w:t>
      </w:r>
      <w:r w:rsidRPr="00B51FA5">
        <w:rPr>
          <w:rFonts w:ascii="Times New Roman"/>
          <w:sz w:val="23"/>
          <w:szCs w:val="23"/>
        </w:rPr>
        <w:t xml:space="preserve"> </w:t>
      </w:r>
      <w:r w:rsidRPr="00B51FA5">
        <w:rPr>
          <w:rFonts w:ascii="Times New Roman" w:hint="eastAsia"/>
          <w:sz w:val="23"/>
          <w:szCs w:val="23"/>
        </w:rPr>
        <w:t>매수인에게</w:t>
      </w:r>
      <w:r w:rsidRPr="00B51FA5">
        <w:rPr>
          <w:rFonts w:ascii="Times New Roman" w:hint="eastAsia"/>
          <w:sz w:val="23"/>
          <w:szCs w:val="23"/>
        </w:rPr>
        <w:t xml:space="preserve"> </w:t>
      </w:r>
      <w:r w:rsidRPr="00B51FA5">
        <w:rPr>
          <w:rFonts w:ascii="Times New Roman" w:hint="eastAsia"/>
          <w:sz w:val="23"/>
          <w:szCs w:val="23"/>
        </w:rPr>
        <w:t>발생한</w:t>
      </w:r>
      <w:r w:rsidRPr="00B51FA5">
        <w:rPr>
          <w:rFonts w:ascii="Times New Roman" w:hint="eastAsia"/>
          <w:sz w:val="23"/>
          <w:szCs w:val="23"/>
        </w:rPr>
        <w:t xml:space="preserve"> </w:t>
      </w:r>
      <w:r w:rsidRPr="00B51FA5">
        <w:rPr>
          <w:rFonts w:ascii="Times New Roman" w:hint="eastAsia"/>
          <w:sz w:val="23"/>
          <w:szCs w:val="23"/>
        </w:rPr>
        <w:t>손해액</w:t>
      </w:r>
      <w:r w:rsidRPr="00B51FA5">
        <w:rPr>
          <w:rFonts w:ascii="Times New Roman" w:hint="eastAsia"/>
          <w:sz w:val="23"/>
          <w:szCs w:val="23"/>
        </w:rPr>
        <w:t xml:space="preserve"> </w:t>
      </w:r>
      <w:r w:rsidRPr="00B51FA5">
        <w:rPr>
          <w:rFonts w:ascii="Times New Roman" w:hint="eastAsia"/>
          <w:sz w:val="23"/>
          <w:szCs w:val="23"/>
        </w:rPr>
        <w:t>산정</w:t>
      </w:r>
      <w:r w:rsidRPr="00B51FA5">
        <w:rPr>
          <w:rFonts w:ascii="Times New Roman"/>
          <w:sz w:val="23"/>
          <w:szCs w:val="23"/>
        </w:rPr>
        <w:t>의</w:t>
      </w:r>
      <w:r w:rsidRPr="00B51FA5">
        <w:rPr>
          <w:rFonts w:ascii="Times New Roman"/>
          <w:sz w:val="23"/>
          <w:szCs w:val="23"/>
        </w:rPr>
        <w:t xml:space="preserve"> </w:t>
      </w:r>
      <w:r w:rsidRPr="00B51FA5">
        <w:rPr>
          <w:rFonts w:ascii="Times New Roman"/>
          <w:sz w:val="23"/>
          <w:szCs w:val="23"/>
        </w:rPr>
        <w:t>대상에서</w:t>
      </w:r>
      <w:r w:rsidRPr="00B51FA5">
        <w:rPr>
          <w:rFonts w:ascii="Times New Roman"/>
          <w:sz w:val="23"/>
          <w:szCs w:val="23"/>
        </w:rPr>
        <w:t xml:space="preserve"> </w:t>
      </w:r>
      <w:r w:rsidRPr="00B51FA5">
        <w:rPr>
          <w:rFonts w:ascii="Times New Roman"/>
          <w:sz w:val="23"/>
          <w:szCs w:val="23"/>
        </w:rPr>
        <w:t>제외되</w:t>
      </w:r>
      <w:r w:rsidRPr="00B51FA5">
        <w:rPr>
          <w:rFonts w:ascii="Times New Roman" w:hint="eastAsia"/>
          <w:sz w:val="23"/>
          <w:szCs w:val="23"/>
        </w:rPr>
        <w:t>고</w:t>
      </w:r>
      <w:r w:rsidRPr="00B51FA5">
        <w:rPr>
          <w:rFonts w:ascii="Times New Roman"/>
          <w:sz w:val="23"/>
          <w:szCs w:val="23"/>
        </w:rPr>
        <w:t xml:space="preserve">, </w:t>
      </w:r>
      <w:r w:rsidRPr="00B51FA5">
        <w:rPr>
          <w:rFonts w:ascii="Times New Roman"/>
          <w:sz w:val="23"/>
          <w:szCs w:val="23"/>
        </w:rPr>
        <w:t>개별</w:t>
      </w:r>
      <w:r w:rsidRPr="00B51FA5">
        <w:rPr>
          <w:rFonts w:ascii="Times New Roman"/>
          <w:sz w:val="23"/>
          <w:szCs w:val="23"/>
        </w:rPr>
        <w:t xml:space="preserve"> </w:t>
      </w:r>
      <w:r w:rsidRPr="00B51FA5">
        <w:rPr>
          <w:rFonts w:ascii="Times New Roman"/>
          <w:sz w:val="23"/>
          <w:szCs w:val="23"/>
        </w:rPr>
        <w:t>항목별</w:t>
      </w:r>
      <w:r w:rsidRPr="00B51FA5">
        <w:rPr>
          <w:rFonts w:ascii="Times New Roman"/>
          <w:sz w:val="23"/>
          <w:szCs w:val="23"/>
        </w:rPr>
        <w:t xml:space="preserve"> </w:t>
      </w:r>
      <w:r w:rsidRPr="00B51FA5">
        <w:rPr>
          <w:rFonts w:ascii="Times New Roman"/>
          <w:sz w:val="23"/>
          <w:szCs w:val="23"/>
        </w:rPr>
        <w:t>손해액이</w:t>
      </w:r>
      <w:r w:rsidRPr="00B51FA5">
        <w:rPr>
          <w:rFonts w:ascii="Times New Roman"/>
          <w:sz w:val="23"/>
          <w:szCs w:val="23"/>
        </w:rPr>
        <w:t xml:space="preserve"> </w:t>
      </w:r>
      <w:r w:rsidRPr="00B51FA5">
        <w:rPr>
          <w:rFonts w:ascii="Times New Roman" w:hint="eastAsia"/>
          <w:sz w:val="23"/>
          <w:szCs w:val="23"/>
        </w:rPr>
        <w:t>동</w:t>
      </w:r>
      <w:r w:rsidRPr="00B51FA5">
        <w:rPr>
          <w:rFonts w:ascii="Times New Roman"/>
          <w:sz w:val="23"/>
          <w:szCs w:val="23"/>
        </w:rPr>
        <w:t xml:space="preserve"> </w:t>
      </w:r>
      <w:r w:rsidRPr="00B51FA5">
        <w:rPr>
          <w:rFonts w:ascii="Times New Roman"/>
          <w:sz w:val="23"/>
          <w:szCs w:val="23"/>
        </w:rPr>
        <w:t>금액</w:t>
      </w:r>
      <w:r w:rsidRPr="00B51FA5">
        <w:rPr>
          <w:rFonts w:ascii="Times New Roman"/>
          <w:sz w:val="23"/>
          <w:szCs w:val="23"/>
        </w:rPr>
        <w:t xml:space="preserve"> </w:t>
      </w:r>
      <w:r w:rsidRPr="00B51FA5">
        <w:rPr>
          <w:rFonts w:ascii="Times New Roman"/>
          <w:sz w:val="23"/>
          <w:szCs w:val="23"/>
        </w:rPr>
        <w:t>이상인</w:t>
      </w:r>
      <w:r w:rsidRPr="00B51FA5">
        <w:rPr>
          <w:rFonts w:ascii="Times New Roman"/>
          <w:sz w:val="23"/>
          <w:szCs w:val="23"/>
        </w:rPr>
        <w:t xml:space="preserve"> </w:t>
      </w:r>
      <w:r w:rsidRPr="00B51FA5">
        <w:rPr>
          <w:rFonts w:ascii="Times New Roman"/>
          <w:sz w:val="23"/>
          <w:szCs w:val="23"/>
        </w:rPr>
        <w:t>경우</w:t>
      </w:r>
      <w:r w:rsidRPr="00B51FA5">
        <w:rPr>
          <w:rFonts w:ascii="Times New Roman" w:hint="eastAsia"/>
          <w:sz w:val="23"/>
          <w:szCs w:val="23"/>
        </w:rPr>
        <w:t>에만</w:t>
      </w:r>
      <w:r w:rsidRPr="00B51FA5">
        <w:rPr>
          <w:rFonts w:ascii="Times New Roman" w:hint="eastAsia"/>
          <w:sz w:val="23"/>
          <w:szCs w:val="23"/>
        </w:rPr>
        <w:t xml:space="preserve"> </w:t>
      </w:r>
      <w:r w:rsidRPr="00B51FA5">
        <w:rPr>
          <w:rFonts w:ascii="Times New Roman" w:hint="eastAsia"/>
          <w:sz w:val="23"/>
          <w:szCs w:val="23"/>
        </w:rPr>
        <w:t>당해</w:t>
      </w:r>
      <w:r w:rsidRPr="00B51FA5">
        <w:rPr>
          <w:rFonts w:ascii="Times New Roman" w:hint="eastAsia"/>
          <w:sz w:val="23"/>
          <w:szCs w:val="23"/>
        </w:rPr>
        <w:t xml:space="preserve"> </w:t>
      </w:r>
      <w:r w:rsidRPr="00B51FA5">
        <w:rPr>
          <w:rFonts w:ascii="Times New Roman" w:hint="eastAsia"/>
          <w:sz w:val="23"/>
          <w:szCs w:val="23"/>
        </w:rPr>
        <w:t>손해액을</w:t>
      </w:r>
      <w:r w:rsidRPr="00B51FA5">
        <w:rPr>
          <w:rFonts w:ascii="Times New Roman" w:hint="eastAsia"/>
          <w:sz w:val="23"/>
          <w:szCs w:val="23"/>
        </w:rPr>
        <w:t xml:space="preserve"> </w:t>
      </w: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계약상</w:t>
      </w:r>
      <w:r w:rsidRPr="00B51FA5">
        <w:rPr>
          <w:rFonts w:ascii="Times New Roman" w:hint="eastAsia"/>
          <w:sz w:val="23"/>
          <w:szCs w:val="23"/>
        </w:rPr>
        <w:t xml:space="preserve"> </w:t>
      </w:r>
      <w:r w:rsidRPr="00B51FA5">
        <w:rPr>
          <w:rFonts w:ascii="Times New Roman" w:hint="eastAsia"/>
          <w:sz w:val="23"/>
          <w:szCs w:val="23"/>
        </w:rPr>
        <w:t>매수인에게</w:t>
      </w:r>
      <w:r w:rsidRPr="00B51FA5">
        <w:rPr>
          <w:rFonts w:ascii="Times New Roman" w:hint="eastAsia"/>
          <w:sz w:val="23"/>
          <w:szCs w:val="23"/>
        </w:rPr>
        <w:t xml:space="preserve"> </w:t>
      </w:r>
      <w:r w:rsidRPr="00B51FA5">
        <w:rPr>
          <w:rFonts w:ascii="Times New Roman" w:hint="eastAsia"/>
          <w:sz w:val="23"/>
          <w:szCs w:val="23"/>
        </w:rPr>
        <w:t>발생한</w:t>
      </w:r>
      <w:r w:rsidRPr="00B51FA5">
        <w:rPr>
          <w:rFonts w:ascii="Times New Roman" w:hint="eastAsia"/>
          <w:sz w:val="23"/>
          <w:szCs w:val="23"/>
        </w:rPr>
        <w:t xml:space="preserve"> </w:t>
      </w:r>
      <w:r w:rsidRPr="00B51FA5">
        <w:rPr>
          <w:rFonts w:ascii="Times New Roman"/>
          <w:sz w:val="23"/>
          <w:szCs w:val="23"/>
        </w:rPr>
        <w:t>손해</w:t>
      </w:r>
      <w:r w:rsidRPr="00B51FA5">
        <w:rPr>
          <w:rFonts w:ascii="Times New Roman" w:hint="eastAsia"/>
          <w:sz w:val="23"/>
          <w:szCs w:val="23"/>
        </w:rPr>
        <w:t>액</w:t>
      </w:r>
      <w:r w:rsidRPr="00B51FA5">
        <w:rPr>
          <w:rFonts w:ascii="Times New Roman" w:hint="eastAsia"/>
          <w:sz w:val="23"/>
          <w:szCs w:val="23"/>
        </w:rPr>
        <w:t xml:space="preserve"> </w:t>
      </w:r>
      <w:r w:rsidRPr="00B51FA5">
        <w:rPr>
          <w:rFonts w:ascii="Times New Roman" w:hint="eastAsia"/>
          <w:sz w:val="23"/>
          <w:szCs w:val="23"/>
        </w:rPr>
        <w:t>산정의</w:t>
      </w:r>
      <w:r w:rsidRPr="00B51FA5">
        <w:rPr>
          <w:rFonts w:ascii="Times New Roman" w:hint="eastAsia"/>
          <w:sz w:val="23"/>
          <w:szCs w:val="23"/>
        </w:rPr>
        <w:t xml:space="preserve"> </w:t>
      </w:r>
      <w:r w:rsidRPr="00B51FA5">
        <w:rPr>
          <w:rFonts w:ascii="Times New Roman" w:hint="eastAsia"/>
          <w:sz w:val="23"/>
          <w:szCs w:val="23"/>
        </w:rPr>
        <w:t>대상으로</w:t>
      </w:r>
      <w:r w:rsidRPr="00B51FA5">
        <w:rPr>
          <w:rFonts w:ascii="Times New Roman" w:hint="eastAsia"/>
          <w:sz w:val="23"/>
          <w:szCs w:val="23"/>
        </w:rPr>
        <w:t xml:space="preserve"> </w:t>
      </w:r>
      <w:r w:rsidRPr="00B51FA5">
        <w:rPr>
          <w:rFonts w:ascii="Times New Roman" w:hint="eastAsia"/>
          <w:sz w:val="23"/>
          <w:szCs w:val="23"/>
        </w:rPr>
        <w:t>한다</w:t>
      </w:r>
      <w:r w:rsidRPr="00B51FA5">
        <w:rPr>
          <w:rFonts w:ascii="Times New Roman" w:hint="eastAsia"/>
          <w:sz w:val="23"/>
          <w:szCs w:val="23"/>
        </w:rPr>
        <w:t>.</w:t>
      </w:r>
      <w:r w:rsidRPr="00B51FA5">
        <w:rPr>
          <w:rFonts w:ascii="Times New Roman"/>
          <w:sz w:val="23"/>
          <w:szCs w:val="23"/>
        </w:rPr>
        <w:t xml:space="preserve"> </w:t>
      </w:r>
      <w:r w:rsidRPr="00B51FA5">
        <w:rPr>
          <w:rFonts w:ascii="Times New Roman" w:hint="eastAsia"/>
          <w:sz w:val="23"/>
          <w:szCs w:val="23"/>
        </w:rPr>
        <w:t>이</w:t>
      </w:r>
      <w:r w:rsidRPr="00B51FA5">
        <w:rPr>
          <w:rFonts w:ascii="Times New Roman" w:hint="eastAsia"/>
          <w:sz w:val="23"/>
          <w:szCs w:val="23"/>
        </w:rPr>
        <w:t xml:space="preserve"> </w:t>
      </w:r>
      <w:r w:rsidRPr="00B51FA5">
        <w:rPr>
          <w:rFonts w:ascii="Times New Roman" w:hint="eastAsia"/>
          <w:sz w:val="23"/>
          <w:szCs w:val="23"/>
        </w:rPr>
        <w:t>경우</w:t>
      </w:r>
      <w:r w:rsidRPr="00B51FA5">
        <w:rPr>
          <w:rFonts w:ascii="Times New Roman" w:hint="eastAsia"/>
          <w:sz w:val="23"/>
          <w:szCs w:val="23"/>
        </w:rPr>
        <w:t>,</w:t>
      </w:r>
      <w:r w:rsidRPr="00B51FA5">
        <w:rPr>
          <w:rFonts w:ascii="Times New Roman"/>
          <w:sz w:val="23"/>
          <w:szCs w:val="23"/>
        </w:rPr>
        <w:t xml:space="preserve"> </w:t>
      </w:r>
      <w:r w:rsidRPr="00B51FA5">
        <w:rPr>
          <w:rFonts w:ascii="Times New Roman" w:hint="eastAsia"/>
          <w:sz w:val="23"/>
          <w:szCs w:val="23"/>
        </w:rPr>
        <w:t>각</w:t>
      </w:r>
      <w:r w:rsidRPr="00B51FA5">
        <w:rPr>
          <w:rFonts w:ascii="Times New Roman" w:hint="eastAsia"/>
          <w:sz w:val="23"/>
          <w:szCs w:val="23"/>
        </w:rPr>
        <w:t xml:space="preserve"> </w:t>
      </w:r>
      <w:r w:rsidRPr="00B51FA5">
        <w:rPr>
          <w:rFonts w:ascii="Times New Roman" w:hint="eastAsia"/>
          <w:sz w:val="23"/>
          <w:szCs w:val="23"/>
        </w:rPr>
        <w:t>개별</w:t>
      </w:r>
      <w:r w:rsidRPr="00B51FA5">
        <w:rPr>
          <w:rFonts w:ascii="Times New Roman" w:hint="eastAsia"/>
          <w:sz w:val="23"/>
          <w:szCs w:val="23"/>
        </w:rPr>
        <w:t xml:space="preserve"> </w:t>
      </w:r>
      <w:r w:rsidRPr="00B51FA5">
        <w:rPr>
          <w:rFonts w:ascii="Times New Roman" w:hint="eastAsia"/>
          <w:sz w:val="23"/>
          <w:szCs w:val="23"/>
        </w:rPr>
        <w:t>항목들이</w:t>
      </w:r>
      <w:r w:rsidRPr="00B51FA5">
        <w:rPr>
          <w:rFonts w:ascii="Times New Roman" w:hint="eastAsia"/>
          <w:sz w:val="23"/>
          <w:szCs w:val="23"/>
        </w:rPr>
        <w:t xml:space="preserve"> </w:t>
      </w:r>
      <w:r w:rsidRPr="00B51FA5">
        <w:rPr>
          <w:rFonts w:ascii="Times New Roman" w:hint="eastAsia"/>
          <w:sz w:val="23"/>
          <w:szCs w:val="23"/>
        </w:rPr>
        <w:t>그</w:t>
      </w:r>
      <w:r w:rsidRPr="00B51FA5">
        <w:rPr>
          <w:rFonts w:ascii="Times New Roman" w:hint="eastAsia"/>
          <w:sz w:val="23"/>
          <w:szCs w:val="23"/>
        </w:rPr>
        <w:t xml:space="preserve"> </w:t>
      </w:r>
      <w:r w:rsidRPr="00B51FA5">
        <w:rPr>
          <w:rFonts w:ascii="Times New Roman" w:hint="eastAsia"/>
          <w:sz w:val="23"/>
          <w:szCs w:val="23"/>
        </w:rPr>
        <w:t>청구의</w:t>
      </w:r>
      <w:r w:rsidRPr="00B51FA5">
        <w:rPr>
          <w:rFonts w:ascii="Times New Roman" w:hint="eastAsia"/>
          <w:sz w:val="23"/>
          <w:szCs w:val="23"/>
        </w:rPr>
        <w:t xml:space="preserve"> </w:t>
      </w:r>
      <w:r w:rsidRPr="00B51FA5">
        <w:rPr>
          <w:rFonts w:ascii="Times New Roman" w:hint="eastAsia"/>
          <w:sz w:val="23"/>
          <w:szCs w:val="23"/>
        </w:rPr>
        <w:t>기초가</w:t>
      </w:r>
      <w:r w:rsidRPr="00B51FA5">
        <w:rPr>
          <w:rFonts w:ascii="Times New Roman" w:hint="eastAsia"/>
          <w:sz w:val="23"/>
          <w:szCs w:val="23"/>
        </w:rPr>
        <w:t xml:space="preserve"> </w:t>
      </w:r>
      <w:r w:rsidRPr="00B51FA5">
        <w:rPr>
          <w:rFonts w:ascii="Times New Roman" w:hint="eastAsia"/>
          <w:sz w:val="23"/>
          <w:szCs w:val="23"/>
        </w:rPr>
        <w:t>되는</w:t>
      </w:r>
      <w:r w:rsidRPr="00B51FA5">
        <w:rPr>
          <w:rFonts w:ascii="Times New Roman" w:hint="eastAsia"/>
          <w:sz w:val="23"/>
          <w:szCs w:val="23"/>
        </w:rPr>
        <w:t xml:space="preserve"> </w:t>
      </w:r>
      <w:r w:rsidRPr="00B51FA5">
        <w:rPr>
          <w:rFonts w:ascii="Times New Roman" w:hint="eastAsia"/>
          <w:sz w:val="23"/>
          <w:szCs w:val="23"/>
        </w:rPr>
        <w:t>사유가</w:t>
      </w:r>
      <w:r w:rsidRPr="00B51FA5">
        <w:rPr>
          <w:rFonts w:ascii="Times New Roman" w:hint="eastAsia"/>
          <w:sz w:val="23"/>
          <w:szCs w:val="23"/>
        </w:rPr>
        <w:t xml:space="preserve"> </w:t>
      </w:r>
      <w:r w:rsidRPr="00B51FA5">
        <w:rPr>
          <w:rFonts w:ascii="Times New Roman" w:hint="eastAsia"/>
          <w:sz w:val="23"/>
          <w:szCs w:val="23"/>
        </w:rPr>
        <w:t>동일한</w:t>
      </w:r>
      <w:r w:rsidRPr="00B51FA5">
        <w:rPr>
          <w:rFonts w:ascii="Times New Roman" w:hint="eastAsia"/>
          <w:sz w:val="23"/>
          <w:szCs w:val="23"/>
        </w:rPr>
        <w:t xml:space="preserve"> </w:t>
      </w:r>
      <w:r w:rsidRPr="00B51FA5">
        <w:rPr>
          <w:rFonts w:ascii="Times New Roman" w:hint="eastAsia"/>
          <w:sz w:val="23"/>
          <w:szCs w:val="23"/>
        </w:rPr>
        <w:t>원인으로</w:t>
      </w:r>
      <w:r w:rsidRPr="00B51FA5">
        <w:rPr>
          <w:rFonts w:ascii="Times New Roman" w:hint="eastAsia"/>
          <w:sz w:val="23"/>
          <w:szCs w:val="23"/>
        </w:rPr>
        <w:t xml:space="preserve"> </w:t>
      </w:r>
      <w:r w:rsidRPr="00B51FA5">
        <w:rPr>
          <w:rFonts w:ascii="Times New Roman" w:hint="eastAsia"/>
          <w:sz w:val="23"/>
          <w:szCs w:val="23"/>
        </w:rPr>
        <w:t>발생한</w:t>
      </w:r>
      <w:r w:rsidRPr="00B51FA5">
        <w:rPr>
          <w:rFonts w:ascii="Times New Roman" w:hint="eastAsia"/>
          <w:sz w:val="23"/>
          <w:szCs w:val="23"/>
        </w:rPr>
        <w:t xml:space="preserve"> </w:t>
      </w:r>
      <w:r w:rsidRPr="00B51FA5">
        <w:rPr>
          <w:rFonts w:ascii="Times New Roman" w:hint="eastAsia"/>
          <w:sz w:val="23"/>
          <w:szCs w:val="23"/>
        </w:rPr>
        <w:t>경우에는</w:t>
      </w:r>
      <w:r w:rsidRPr="00B51FA5">
        <w:rPr>
          <w:rFonts w:ascii="Times New Roman" w:hint="eastAsia"/>
          <w:sz w:val="23"/>
          <w:szCs w:val="23"/>
        </w:rPr>
        <w:t xml:space="preserve"> </w:t>
      </w:r>
      <w:r w:rsidRPr="00B51FA5">
        <w:rPr>
          <w:rFonts w:ascii="Times New Roman" w:hint="eastAsia"/>
          <w:sz w:val="23"/>
          <w:szCs w:val="23"/>
        </w:rPr>
        <w:t>이를</w:t>
      </w:r>
      <w:r w:rsidRPr="00B51FA5">
        <w:rPr>
          <w:rFonts w:ascii="Times New Roman" w:hint="eastAsia"/>
          <w:sz w:val="23"/>
          <w:szCs w:val="23"/>
        </w:rPr>
        <w:t xml:space="preserve"> </w:t>
      </w:r>
      <w:r w:rsidRPr="00B51FA5">
        <w:rPr>
          <w:rFonts w:ascii="Times New Roman" w:hint="eastAsia"/>
          <w:sz w:val="23"/>
          <w:szCs w:val="23"/>
        </w:rPr>
        <w:t>합산하여</w:t>
      </w:r>
      <w:r w:rsidRPr="00B51FA5">
        <w:rPr>
          <w:rFonts w:ascii="Times New Roman" w:hint="eastAsia"/>
          <w:sz w:val="23"/>
          <w:szCs w:val="23"/>
        </w:rPr>
        <w:t xml:space="preserve"> </w:t>
      </w:r>
      <w:r w:rsidRPr="00B51FA5">
        <w:rPr>
          <w:rFonts w:ascii="Times New Roman" w:hint="eastAsia"/>
          <w:sz w:val="23"/>
          <w:szCs w:val="23"/>
        </w:rPr>
        <w:t>하나의</w:t>
      </w:r>
      <w:r w:rsidRPr="00B51FA5">
        <w:rPr>
          <w:rFonts w:ascii="Times New Roman" w:hint="eastAsia"/>
          <w:sz w:val="23"/>
          <w:szCs w:val="23"/>
        </w:rPr>
        <w:t xml:space="preserve"> </w:t>
      </w:r>
      <w:r w:rsidRPr="00B51FA5">
        <w:rPr>
          <w:rFonts w:ascii="Times New Roman" w:hint="eastAsia"/>
          <w:sz w:val="23"/>
          <w:szCs w:val="23"/>
        </w:rPr>
        <w:t>항목으로</w:t>
      </w:r>
      <w:r w:rsidRPr="00B51FA5">
        <w:rPr>
          <w:rFonts w:ascii="Times New Roman" w:hint="eastAsia"/>
          <w:sz w:val="23"/>
          <w:szCs w:val="23"/>
        </w:rPr>
        <w:t xml:space="preserve"> </w:t>
      </w:r>
      <w:r w:rsidRPr="00B51FA5">
        <w:rPr>
          <w:rFonts w:ascii="Times New Roman" w:hint="eastAsia"/>
          <w:sz w:val="23"/>
          <w:szCs w:val="23"/>
        </w:rPr>
        <w:t>본다</w:t>
      </w:r>
      <w:r w:rsidRPr="00B51FA5">
        <w:rPr>
          <w:rFonts w:ascii="Times New Roman" w:hint="eastAsia"/>
          <w:sz w:val="23"/>
          <w:szCs w:val="23"/>
        </w:rPr>
        <w:t>.</w:t>
      </w:r>
      <w:r w:rsidRPr="00B51FA5">
        <w:rPr>
          <w:rFonts w:ascii="Times New Roman"/>
          <w:sz w:val="23"/>
          <w:szCs w:val="23"/>
        </w:rPr>
        <w:t xml:space="preserve"> </w:t>
      </w:r>
    </w:p>
    <w:p w14:paraId="7727938B" w14:textId="5B9E1195" w:rsidR="00786425" w:rsidRPr="001E68B3" w:rsidRDefault="00786425" w:rsidP="00786425">
      <w:pPr>
        <w:numPr>
          <w:ilvl w:val="0"/>
          <w:numId w:val="14"/>
        </w:numPr>
        <w:snapToGrid w:val="0"/>
        <w:spacing w:before="180" w:after="180" w:line="360" w:lineRule="atLeast"/>
        <w:rPr>
          <w:rFonts w:ascii="Times New Roman"/>
          <w:sz w:val="23"/>
          <w:szCs w:val="23"/>
        </w:rPr>
      </w:pPr>
      <w:r w:rsidRPr="00B51FA5">
        <w:rPr>
          <w:rFonts w:ascii="Times New Roman" w:hint="eastAsia"/>
          <w:sz w:val="23"/>
          <w:szCs w:val="23"/>
        </w:rPr>
        <w:t>제</w:t>
      </w:r>
      <w:r w:rsidRPr="00B51FA5">
        <w:rPr>
          <w:rFonts w:ascii="Times New Roman" w:hint="eastAsia"/>
          <w:sz w:val="23"/>
          <w:szCs w:val="23"/>
        </w:rPr>
        <w:t>1</w:t>
      </w:r>
      <w:r w:rsidR="00762685">
        <w:rPr>
          <w:rFonts w:ascii="Times New Roman"/>
          <w:sz w:val="23"/>
          <w:szCs w:val="23"/>
        </w:rPr>
        <w:t>0</w:t>
      </w:r>
      <w:r w:rsidRPr="00883718">
        <w:rPr>
          <w:rFonts w:ascii="Times New Roman" w:hint="eastAsia"/>
          <w:sz w:val="23"/>
          <w:szCs w:val="23"/>
        </w:rPr>
        <w:t>.1</w:t>
      </w:r>
      <w:r w:rsidRPr="000575B1">
        <w:rPr>
          <w:rFonts w:ascii="Times New Roman" w:hint="eastAsia"/>
          <w:sz w:val="23"/>
          <w:szCs w:val="23"/>
        </w:rPr>
        <w:t>조의</w:t>
      </w:r>
      <w:r w:rsidRPr="00522B89">
        <w:rPr>
          <w:rFonts w:ascii="Times New Roman" w:hint="eastAsia"/>
          <w:sz w:val="23"/>
          <w:szCs w:val="23"/>
        </w:rPr>
        <w:t xml:space="preserve"> </w:t>
      </w:r>
      <w:r w:rsidRPr="00522B89">
        <w:rPr>
          <w:rFonts w:ascii="Times New Roman" w:hint="eastAsia"/>
          <w:sz w:val="23"/>
          <w:szCs w:val="23"/>
        </w:rPr>
        <w:t>규정에도</w:t>
      </w:r>
      <w:r w:rsidRPr="00B51FA5">
        <w:rPr>
          <w:rFonts w:ascii="Times New Roman" w:hint="eastAsia"/>
          <w:sz w:val="23"/>
          <w:szCs w:val="23"/>
        </w:rPr>
        <w:t xml:space="preserve"> </w:t>
      </w:r>
      <w:r w:rsidRPr="00B51FA5">
        <w:rPr>
          <w:rFonts w:ascii="Times New Roman" w:hint="eastAsia"/>
          <w:sz w:val="23"/>
          <w:szCs w:val="23"/>
        </w:rPr>
        <w:t>불구하고</w:t>
      </w:r>
      <w:r w:rsidRPr="00B51FA5">
        <w:rPr>
          <w:rFonts w:ascii="Times New Roman" w:hint="eastAsia"/>
          <w:sz w:val="23"/>
          <w:szCs w:val="23"/>
        </w:rPr>
        <w:t xml:space="preserve">, </w:t>
      </w: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계약상</w:t>
      </w:r>
      <w:r w:rsidRPr="00B51FA5">
        <w:rPr>
          <w:rFonts w:ascii="Times New Roman" w:hint="eastAsia"/>
          <w:sz w:val="23"/>
          <w:szCs w:val="23"/>
        </w:rPr>
        <w:t xml:space="preserve"> </w:t>
      </w:r>
      <w:r w:rsidRPr="00B51FA5">
        <w:rPr>
          <w:rFonts w:ascii="Times New Roman" w:hint="eastAsia"/>
          <w:sz w:val="23"/>
          <w:szCs w:val="23"/>
        </w:rPr>
        <w:t>매도인의</w:t>
      </w:r>
      <w:r w:rsidRPr="00B51FA5">
        <w:rPr>
          <w:rFonts w:ascii="Times New Roman" w:hint="eastAsia"/>
          <w:sz w:val="23"/>
          <w:szCs w:val="23"/>
        </w:rPr>
        <w:t xml:space="preserve"> </w:t>
      </w:r>
      <w:r w:rsidRPr="00B51FA5">
        <w:rPr>
          <w:rFonts w:ascii="Times New Roman" w:hint="eastAsia"/>
          <w:sz w:val="23"/>
          <w:szCs w:val="23"/>
        </w:rPr>
        <w:t>진술</w:t>
      </w:r>
      <w:r w:rsidRPr="00B51FA5">
        <w:rPr>
          <w:rFonts w:ascii="Times New Roman" w:hint="eastAsia"/>
          <w:sz w:val="23"/>
          <w:szCs w:val="23"/>
        </w:rPr>
        <w:t xml:space="preserve"> </w:t>
      </w:r>
      <w:r w:rsidRPr="00B51FA5">
        <w:rPr>
          <w:rFonts w:ascii="Times New Roman" w:hint="eastAsia"/>
          <w:sz w:val="23"/>
          <w:szCs w:val="23"/>
        </w:rPr>
        <w:t>및</w:t>
      </w:r>
      <w:r w:rsidRPr="00B51FA5">
        <w:rPr>
          <w:rFonts w:ascii="Times New Roman" w:hint="eastAsia"/>
          <w:sz w:val="23"/>
          <w:szCs w:val="23"/>
        </w:rPr>
        <w:t xml:space="preserve"> </w:t>
      </w:r>
      <w:r w:rsidRPr="00B51FA5">
        <w:rPr>
          <w:rFonts w:ascii="Times New Roman" w:hint="eastAsia"/>
          <w:sz w:val="23"/>
          <w:szCs w:val="23"/>
        </w:rPr>
        <w:t>보장</w:t>
      </w:r>
      <w:r w:rsidRPr="00B51FA5">
        <w:rPr>
          <w:rFonts w:ascii="Times New Roman" w:hint="eastAsia"/>
          <w:sz w:val="23"/>
          <w:szCs w:val="23"/>
        </w:rPr>
        <w:t xml:space="preserve"> </w:t>
      </w:r>
      <w:r w:rsidRPr="00B51FA5">
        <w:rPr>
          <w:rFonts w:ascii="Times New Roman" w:hint="eastAsia"/>
          <w:sz w:val="23"/>
          <w:szCs w:val="23"/>
        </w:rPr>
        <w:t>위반으로</w:t>
      </w:r>
      <w:r w:rsidRPr="00B51FA5">
        <w:rPr>
          <w:rFonts w:ascii="Times New Roman" w:hint="eastAsia"/>
          <w:sz w:val="23"/>
          <w:szCs w:val="23"/>
        </w:rPr>
        <w:t xml:space="preserve"> </w:t>
      </w:r>
      <w:r w:rsidRPr="00B51FA5">
        <w:rPr>
          <w:rFonts w:ascii="Times New Roman" w:hint="eastAsia"/>
          <w:sz w:val="23"/>
          <w:szCs w:val="23"/>
        </w:rPr>
        <w:t>인해</w:t>
      </w:r>
      <w:r w:rsidRPr="00B51FA5">
        <w:rPr>
          <w:rFonts w:ascii="Times New Roman" w:hint="eastAsia"/>
          <w:sz w:val="23"/>
          <w:szCs w:val="23"/>
        </w:rPr>
        <w:t xml:space="preserve"> </w:t>
      </w:r>
      <w:r w:rsidRPr="00B51FA5">
        <w:rPr>
          <w:rFonts w:ascii="Times New Roman" w:hint="eastAsia"/>
          <w:sz w:val="23"/>
          <w:szCs w:val="23"/>
        </w:rPr>
        <w:t>매수인에게</w:t>
      </w:r>
      <w:r w:rsidRPr="00B51FA5">
        <w:rPr>
          <w:rFonts w:ascii="Times New Roman" w:hint="eastAsia"/>
          <w:sz w:val="23"/>
          <w:szCs w:val="23"/>
        </w:rPr>
        <w:t xml:space="preserve"> </w:t>
      </w:r>
      <w:r w:rsidRPr="00B51FA5">
        <w:rPr>
          <w:rFonts w:ascii="Times New Roman" w:hint="eastAsia"/>
          <w:sz w:val="23"/>
          <w:szCs w:val="23"/>
        </w:rPr>
        <w:t>발생한</w:t>
      </w:r>
      <w:r w:rsidRPr="00B51FA5">
        <w:rPr>
          <w:rFonts w:ascii="Times New Roman" w:hint="eastAsia"/>
          <w:sz w:val="23"/>
          <w:szCs w:val="23"/>
        </w:rPr>
        <w:t xml:space="preserve"> </w:t>
      </w:r>
      <w:r w:rsidRPr="00B51FA5">
        <w:rPr>
          <w:rFonts w:ascii="Times New Roman" w:hint="eastAsia"/>
          <w:sz w:val="23"/>
          <w:szCs w:val="23"/>
        </w:rPr>
        <w:t>손해액의</w:t>
      </w:r>
      <w:r w:rsidRPr="00B51FA5">
        <w:rPr>
          <w:rFonts w:ascii="Times New Roman"/>
          <w:sz w:val="23"/>
          <w:szCs w:val="23"/>
        </w:rPr>
        <w:t xml:space="preserve"> </w:t>
      </w:r>
      <w:r w:rsidRPr="00B51FA5">
        <w:rPr>
          <w:rFonts w:ascii="Times New Roman"/>
          <w:sz w:val="23"/>
          <w:szCs w:val="23"/>
        </w:rPr>
        <w:t>총액이</w:t>
      </w:r>
      <w:r w:rsidRPr="00B51FA5">
        <w:rPr>
          <w:rFonts w:ascii="Times New Roman" w:hint="eastAsia"/>
          <w:sz w:val="23"/>
          <w:szCs w:val="23"/>
        </w:rPr>
        <w:t xml:space="preserve"> </w:t>
      </w:r>
      <w:r w:rsidRPr="001E68B3">
        <w:rPr>
          <w:rFonts w:ascii="Times New Roman" w:hint="eastAsia"/>
          <w:sz w:val="23"/>
          <w:szCs w:val="23"/>
        </w:rPr>
        <w:t>매매대금의</w:t>
      </w:r>
      <w:r w:rsidRPr="001E68B3">
        <w:rPr>
          <w:rFonts w:ascii="Times New Roman" w:hint="eastAsia"/>
          <w:sz w:val="23"/>
          <w:szCs w:val="23"/>
        </w:rPr>
        <w:t xml:space="preserve"> </w:t>
      </w:r>
      <w:r w:rsidR="00AD71D2" w:rsidRPr="000808BB">
        <w:rPr>
          <w:rFonts w:ascii="Times New Roman"/>
          <w:sz w:val="23"/>
          <w:szCs w:val="23"/>
        </w:rPr>
        <w:t>1</w:t>
      </w:r>
      <w:r w:rsidRPr="001E68B3">
        <w:rPr>
          <w:rFonts w:ascii="Times New Roman" w:hint="eastAsia"/>
          <w:sz w:val="23"/>
          <w:szCs w:val="23"/>
        </w:rPr>
        <w:t>%</w:t>
      </w:r>
      <w:r w:rsidRPr="001E68B3">
        <w:rPr>
          <w:rFonts w:ascii="Times New Roman" w:hint="eastAsia"/>
          <w:sz w:val="23"/>
          <w:szCs w:val="23"/>
        </w:rPr>
        <w:t>에</w:t>
      </w:r>
      <w:r w:rsidRPr="001E68B3">
        <w:rPr>
          <w:rFonts w:ascii="Times New Roman" w:hint="eastAsia"/>
          <w:sz w:val="23"/>
          <w:szCs w:val="23"/>
        </w:rPr>
        <w:t xml:space="preserve"> </w:t>
      </w:r>
      <w:r w:rsidRPr="00C37C6A">
        <w:rPr>
          <w:rFonts w:ascii="Times New Roman" w:hint="eastAsia"/>
          <w:sz w:val="23"/>
          <w:szCs w:val="23"/>
        </w:rPr>
        <w:t>해당하는</w:t>
      </w:r>
      <w:r w:rsidRPr="00C37C6A">
        <w:rPr>
          <w:rFonts w:ascii="Times New Roman" w:hint="eastAsia"/>
          <w:sz w:val="23"/>
          <w:szCs w:val="23"/>
        </w:rPr>
        <w:t xml:space="preserve"> </w:t>
      </w:r>
      <w:r w:rsidRPr="004828DB">
        <w:rPr>
          <w:rFonts w:ascii="Times New Roman" w:hint="eastAsia"/>
          <w:sz w:val="23"/>
          <w:szCs w:val="23"/>
        </w:rPr>
        <w:t>금액을</w:t>
      </w:r>
      <w:r w:rsidRPr="0063768E">
        <w:rPr>
          <w:rFonts w:ascii="Times New Roman" w:hint="eastAsia"/>
          <w:sz w:val="23"/>
          <w:szCs w:val="23"/>
        </w:rPr>
        <w:t xml:space="preserve"> </w:t>
      </w:r>
      <w:r w:rsidRPr="0063768E">
        <w:rPr>
          <w:rFonts w:ascii="Times New Roman"/>
          <w:sz w:val="23"/>
          <w:szCs w:val="23"/>
        </w:rPr>
        <w:t>초과하지</w:t>
      </w:r>
      <w:r w:rsidRPr="001E68B3">
        <w:rPr>
          <w:rFonts w:ascii="Times New Roman"/>
          <w:sz w:val="23"/>
          <w:szCs w:val="23"/>
        </w:rPr>
        <w:t xml:space="preserve"> </w:t>
      </w:r>
      <w:r w:rsidRPr="001E68B3">
        <w:rPr>
          <w:rFonts w:ascii="Times New Roman" w:hint="eastAsia"/>
          <w:sz w:val="23"/>
          <w:szCs w:val="23"/>
        </w:rPr>
        <w:t>아니하는</w:t>
      </w:r>
      <w:r w:rsidRPr="001E68B3">
        <w:rPr>
          <w:rFonts w:ascii="Times New Roman"/>
          <w:sz w:val="23"/>
          <w:szCs w:val="23"/>
        </w:rPr>
        <w:t xml:space="preserve"> </w:t>
      </w:r>
      <w:r w:rsidRPr="001E68B3">
        <w:rPr>
          <w:rFonts w:ascii="Times New Roman" w:hint="eastAsia"/>
          <w:sz w:val="23"/>
          <w:szCs w:val="23"/>
        </w:rPr>
        <w:t>때에는</w:t>
      </w:r>
      <w:r w:rsidRPr="001E68B3">
        <w:rPr>
          <w:rFonts w:ascii="Times New Roman"/>
          <w:sz w:val="23"/>
          <w:szCs w:val="23"/>
        </w:rPr>
        <w:t xml:space="preserve"> </w:t>
      </w:r>
      <w:r w:rsidRPr="001E68B3">
        <w:rPr>
          <w:rFonts w:ascii="Times New Roman" w:hint="eastAsia"/>
          <w:sz w:val="23"/>
          <w:szCs w:val="23"/>
        </w:rPr>
        <w:t>본</w:t>
      </w:r>
      <w:r w:rsidRPr="001E68B3">
        <w:rPr>
          <w:rFonts w:ascii="Times New Roman"/>
          <w:sz w:val="23"/>
          <w:szCs w:val="23"/>
        </w:rPr>
        <w:t xml:space="preserve"> </w:t>
      </w:r>
      <w:r w:rsidRPr="001E68B3">
        <w:rPr>
          <w:rFonts w:ascii="Times New Roman" w:hint="eastAsia"/>
          <w:sz w:val="23"/>
          <w:szCs w:val="23"/>
        </w:rPr>
        <w:t>계약상</w:t>
      </w:r>
      <w:r w:rsidRPr="001E68B3">
        <w:rPr>
          <w:rFonts w:ascii="Times New Roman"/>
          <w:sz w:val="23"/>
          <w:szCs w:val="23"/>
        </w:rPr>
        <w:t xml:space="preserve"> </w:t>
      </w:r>
      <w:r w:rsidRPr="001E68B3">
        <w:rPr>
          <w:rFonts w:ascii="Times New Roman" w:hint="eastAsia"/>
          <w:sz w:val="23"/>
          <w:szCs w:val="23"/>
        </w:rPr>
        <w:t>매수인에게</w:t>
      </w:r>
      <w:r w:rsidRPr="001E68B3">
        <w:rPr>
          <w:rFonts w:ascii="Times New Roman"/>
          <w:sz w:val="23"/>
          <w:szCs w:val="23"/>
        </w:rPr>
        <w:t xml:space="preserve"> </w:t>
      </w:r>
      <w:r w:rsidRPr="001E68B3">
        <w:rPr>
          <w:rFonts w:ascii="Times New Roman" w:hint="eastAsia"/>
          <w:sz w:val="23"/>
          <w:szCs w:val="23"/>
        </w:rPr>
        <w:t>발생한</w:t>
      </w:r>
      <w:r w:rsidRPr="001E68B3">
        <w:rPr>
          <w:rFonts w:ascii="Times New Roman"/>
          <w:sz w:val="23"/>
          <w:szCs w:val="23"/>
        </w:rPr>
        <w:t xml:space="preserve"> </w:t>
      </w:r>
      <w:r w:rsidRPr="001E68B3">
        <w:rPr>
          <w:rFonts w:ascii="Times New Roman" w:hint="eastAsia"/>
          <w:sz w:val="23"/>
          <w:szCs w:val="23"/>
        </w:rPr>
        <w:t>손해액</w:t>
      </w:r>
      <w:r w:rsidRPr="001E68B3">
        <w:rPr>
          <w:rFonts w:ascii="Times New Roman"/>
          <w:sz w:val="23"/>
          <w:szCs w:val="23"/>
        </w:rPr>
        <w:t xml:space="preserve"> </w:t>
      </w:r>
      <w:r w:rsidRPr="001E68B3">
        <w:rPr>
          <w:rFonts w:ascii="Times New Roman" w:hint="eastAsia"/>
          <w:sz w:val="23"/>
          <w:szCs w:val="23"/>
        </w:rPr>
        <w:t>산정의</w:t>
      </w:r>
      <w:r w:rsidRPr="001E68B3">
        <w:rPr>
          <w:rFonts w:ascii="Times New Roman"/>
          <w:sz w:val="23"/>
          <w:szCs w:val="23"/>
        </w:rPr>
        <w:t xml:space="preserve"> </w:t>
      </w:r>
      <w:r w:rsidRPr="001E68B3">
        <w:rPr>
          <w:rFonts w:ascii="Times New Roman" w:hint="eastAsia"/>
          <w:sz w:val="23"/>
          <w:szCs w:val="23"/>
        </w:rPr>
        <w:t>대상에서</w:t>
      </w:r>
      <w:r w:rsidRPr="001E68B3">
        <w:rPr>
          <w:rFonts w:ascii="Times New Roman"/>
          <w:sz w:val="23"/>
          <w:szCs w:val="23"/>
        </w:rPr>
        <w:t xml:space="preserve"> </w:t>
      </w:r>
      <w:r w:rsidRPr="001E68B3">
        <w:rPr>
          <w:rFonts w:ascii="Times New Roman" w:hint="eastAsia"/>
          <w:sz w:val="23"/>
          <w:szCs w:val="23"/>
        </w:rPr>
        <w:t>제외되고</w:t>
      </w:r>
      <w:r w:rsidRPr="001E68B3">
        <w:rPr>
          <w:rFonts w:ascii="Times New Roman"/>
          <w:sz w:val="23"/>
          <w:szCs w:val="23"/>
        </w:rPr>
        <w:t xml:space="preserve">, </w:t>
      </w:r>
      <w:r w:rsidRPr="001E68B3">
        <w:rPr>
          <w:rFonts w:ascii="Times New Roman" w:hint="eastAsia"/>
          <w:sz w:val="23"/>
          <w:szCs w:val="23"/>
        </w:rPr>
        <w:t>이를</w:t>
      </w:r>
      <w:r w:rsidRPr="001E68B3">
        <w:rPr>
          <w:rFonts w:ascii="Times New Roman"/>
          <w:sz w:val="23"/>
          <w:szCs w:val="23"/>
        </w:rPr>
        <w:t xml:space="preserve"> </w:t>
      </w:r>
      <w:r w:rsidRPr="001E68B3">
        <w:rPr>
          <w:rFonts w:ascii="Times New Roman" w:hint="eastAsia"/>
          <w:sz w:val="23"/>
          <w:szCs w:val="23"/>
        </w:rPr>
        <w:t>초과하는</w:t>
      </w:r>
      <w:r w:rsidRPr="001E68B3">
        <w:rPr>
          <w:rFonts w:ascii="Times New Roman"/>
          <w:sz w:val="23"/>
          <w:szCs w:val="23"/>
        </w:rPr>
        <w:t xml:space="preserve"> </w:t>
      </w:r>
      <w:r w:rsidRPr="001E68B3">
        <w:rPr>
          <w:rFonts w:ascii="Times New Roman" w:hint="eastAsia"/>
          <w:sz w:val="23"/>
          <w:szCs w:val="23"/>
        </w:rPr>
        <w:t>때에는</w:t>
      </w:r>
      <w:r w:rsidR="003C6577" w:rsidRPr="001E68B3">
        <w:rPr>
          <w:rFonts w:ascii="Times New Roman"/>
          <w:sz w:val="23"/>
          <w:szCs w:val="23"/>
        </w:rPr>
        <w:t xml:space="preserve"> </w:t>
      </w:r>
      <w:r w:rsidR="003C6577" w:rsidRPr="001E68B3">
        <w:rPr>
          <w:rFonts w:ascii="Times New Roman" w:hint="eastAsia"/>
          <w:sz w:val="23"/>
          <w:szCs w:val="23"/>
        </w:rPr>
        <w:t>그</w:t>
      </w:r>
      <w:r w:rsidR="003C6577" w:rsidRPr="001E68B3">
        <w:rPr>
          <w:rFonts w:ascii="Times New Roman"/>
          <w:sz w:val="23"/>
          <w:szCs w:val="23"/>
        </w:rPr>
        <w:t xml:space="preserve"> </w:t>
      </w:r>
      <w:r w:rsidR="003C6577" w:rsidRPr="001E68B3">
        <w:rPr>
          <w:rFonts w:ascii="Times New Roman" w:hint="eastAsia"/>
          <w:sz w:val="23"/>
          <w:szCs w:val="23"/>
        </w:rPr>
        <w:t>초과하는</w:t>
      </w:r>
      <w:r w:rsidR="003C6577" w:rsidRPr="001E68B3">
        <w:rPr>
          <w:rFonts w:ascii="Times New Roman"/>
          <w:sz w:val="23"/>
          <w:szCs w:val="23"/>
        </w:rPr>
        <w:t xml:space="preserve"> </w:t>
      </w:r>
      <w:r w:rsidR="003C6577" w:rsidRPr="001E68B3">
        <w:rPr>
          <w:rFonts w:ascii="Times New Roman" w:hint="eastAsia"/>
          <w:sz w:val="23"/>
          <w:szCs w:val="23"/>
        </w:rPr>
        <w:t>금액만</w:t>
      </w:r>
      <w:r w:rsidR="003059A2" w:rsidRPr="001E68B3">
        <w:rPr>
          <w:rFonts w:ascii="Times New Roman"/>
          <w:sz w:val="23"/>
          <w:szCs w:val="23"/>
        </w:rPr>
        <w:t xml:space="preserve"> </w:t>
      </w:r>
      <w:r w:rsidRPr="001E68B3">
        <w:rPr>
          <w:rFonts w:ascii="Times New Roman" w:hint="eastAsia"/>
          <w:sz w:val="23"/>
          <w:szCs w:val="23"/>
        </w:rPr>
        <w:t>매수인에게</w:t>
      </w:r>
      <w:r w:rsidRPr="001E68B3">
        <w:rPr>
          <w:rFonts w:ascii="Times New Roman"/>
          <w:sz w:val="23"/>
          <w:szCs w:val="23"/>
        </w:rPr>
        <w:t xml:space="preserve"> </w:t>
      </w:r>
      <w:r w:rsidRPr="001E68B3">
        <w:rPr>
          <w:rFonts w:ascii="Times New Roman" w:hint="eastAsia"/>
          <w:sz w:val="23"/>
          <w:szCs w:val="23"/>
        </w:rPr>
        <w:t>발생한</w:t>
      </w:r>
      <w:r w:rsidRPr="001E68B3">
        <w:rPr>
          <w:rFonts w:ascii="Times New Roman"/>
          <w:sz w:val="23"/>
          <w:szCs w:val="23"/>
        </w:rPr>
        <w:t xml:space="preserve"> </w:t>
      </w:r>
      <w:r w:rsidRPr="001E68B3">
        <w:rPr>
          <w:rFonts w:ascii="Times New Roman" w:hint="eastAsia"/>
          <w:sz w:val="23"/>
          <w:szCs w:val="23"/>
        </w:rPr>
        <w:t>손해액</w:t>
      </w:r>
      <w:r w:rsidRPr="001E68B3">
        <w:rPr>
          <w:rFonts w:ascii="Times New Roman"/>
          <w:sz w:val="23"/>
          <w:szCs w:val="23"/>
        </w:rPr>
        <w:t xml:space="preserve"> </w:t>
      </w:r>
      <w:r w:rsidRPr="001E68B3">
        <w:rPr>
          <w:rFonts w:ascii="Times New Roman" w:hint="eastAsia"/>
          <w:sz w:val="23"/>
          <w:szCs w:val="23"/>
        </w:rPr>
        <w:t>산정의</w:t>
      </w:r>
      <w:r w:rsidRPr="001E68B3">
        <w:rPr>
          <w:rFonts w:ascii="Times New Roman"/>
          <w:sz w:val="23"/>
          <w:szCs w:val="23"/>
        </w:rPr>
        <w:t xml:space="preserve"> </w:t>
      </w:r>
      <w:r w:rsidRPr="001E68B3">
        <w:rPr>
          <w:rFonts w:ascii="Times New Roman" w:hint="eastAsia"/>
          <w:sz w:val="23"/>
          <w:szCs w:val="23"/>
        </w:rPr>
        <w:t>대상이</w:t>
      </w:r>
      <w:r w:rsidRPr="001E68B3">
        <w:rPr>
          <w:rFonts w:ascii="Times New Roman"/>
          <w:sz w:val="23"/>
          <w:szCs w:val="23"/>
        </w:rPr>
        <w:t xml:space="preserve"> </w:t>
      </w:r>
      <w:r w:rsidRPr="001E68B3">
        <w:rPr>
          <w:rFonts w:ascii="Times New Roman" w:hint="eastAsia"/>
          <w:sz w:val="23"/>
          <w:szCs w:val="23"/>
        </w:rPr>
        <w:t>된다</w:t>
      </w:r>
      <w:r w:rsidRPr="001E68B3">
        <w:rPr>
          <w:rFonts w:ascii="Times New Roman"/>
          <w:sz w:val="23"/>
          <w:szCs w:val="23"/>
        </w:rPr>
        <w:t>.</w:t>
      </w:r>
      <w:r w:rsidR="00B66B53" w:rsidRPr="001E68B3">
        <w:rPr>
          <w:rFonts w:ascii="Times New Roman"/>
          <w:sz w:val="23"/>
          <w:szCs w:val="23"/>
        </w:rPr>
        <w:t xml:space="preserve"> </w:t>
      </w:r>
    </w:p>
    <w:p w14:paraId="44542FB6" w14:textId="019FFEA3" w:rsidR="00786425" w:rsidRPr="00184795" w:rsidRDefault="00786425" w:rsidP="00786425">
      <w:pPr>
        <w:numPr>
          <w:ilvl w:val="0"/>
          <w:numId w:val="14"/>
        </w:numPr>
        <w:snapToGrid w:val="0"/>
        <w:spacing w:before="180" w:after="180" w:line="360" w:lineRule="atLeast"/>
        <w:rPr>
          <w:rFonts w:ascii="Times New Roman"/>
          <w:szCs w:val="23"/>
        </w:rPr>
      </w:pPr>
      <w:r w:rsidRPr="001E68B3">
        <w:rPr>
          <w:rFonts w:ascii="Times New Roman" w:hint="eastAsia"/>
          <w:sz w:val="23"/>
          <w:szCs w:val="23"/>
        </w:rPr>
        <w:t>본</w:t>
      </w:r>
      <w:r w:rsidRPr="001E68B3">
        <w:rPr>
          <w:rFonts w:ascii="Times New Roman"/>
          <w:sz w:val="23"/>
          <w:szCs w:val="23"/>
        </w:rPr>
        <w:t xml:space="preserve"> </w:t>
      </w:r>
      <w:r w:rsidRPr="001E68B3">
        <w:rPr>
          <w:rFonts w:ascii="Times New Roman" w:hint="eastAsia"/>
          <w:sz w:val="23"/>
          <w:szCs w:val="23"/>
        </w:rPr>
        <w:t>제</w:t>
      </w:r>
      <w:r w:rsidR="00762685" w:rsidRPr="001E68B3">
        <w:rPr>
          <w:rFonts w:ascii="Times New Roman"/>
          <w:sz w:val="23"/>
          <w:szCs w:val="23"/>
        </w:rPr>
        <w:t>10</w:t>
      </w:r>
      <w:r w:rsidRPr="001E68B3">
        <w:rPr>
          <w:rFonts w:ascii="Times New Roman" w:hint="eastAsia"/>
          <w:sz w:val="23"/>
          <w:szCs w:val="23"/>
        </w:rPr>
        <w:t>조의</w:t>
      </w:r>
      <w:r w:rsidRPr="001E68B3">
        <w:rPr>
          <w:rFonts w:ascii="Times New Roman"/>
          <w:sz w:val="23"/>
          <w:szCs w:val="23"/>
        </w:rPr>
        <w:t xml:space="preserve"> </w:t>
      </w:r>
      <w:r w:rsidRPr="001E68B3">
        <w:rPr>
          <w:rFonts w:ascii="Times New Roman" w:hint="eastAsia"/>
          <w:sz w:val="23"/>
          <w:szCs w:val="23"/>
        </w:rPr>
        <w:t>규정에</w:t>
      </w:r>
      <w:r w:rsidRPr="001E68B3">
        <w:rPr>
          <w:rFonts w:ascii="Times New Roman"/>
          <w:sz w:val="23"/>
          <w:szCs w:val="23"/>
        </w:rPr>
        <w:t xml:space="preserve"> </w:t>
      </w:r>
      <w:r w:rsidRPr="001E68B3">
        <w:rPr>
          <w:rFonts w:ascii="Times New Roman" w:hint="eastAsia"/>
          <w:sz w:val="23"/>
          <w:szCs w:val="23"/>
        </w:rPr>
        <w:t>따라</w:t>
      </w:r>
      <w:r w:rsidRPr="001E68B3">
        <w:rPr>
          <w:rFonts w:ascii="Times New Roman"/>
          <w:sz w:val="23"/>
          <w:szCs w:val="23"/>
        </w:rPr>
        <w:t xml:space="preserve"> </w:t>
      </w:r>
      <w:r w:rsidRPr="001E68B3">
        <w:rPr>
          <w:rFonts w:ascii="Times New Roman" w:hint="eastAsia"/>
          <w:sz w:val="23"/>
          <w:szCs w:val="23"/>
        </w:rPr>
        <w:t>매도인이</w:t>
      </w:r>
      <w:r w:rsidRPr="001E68B3">
        <w:rPr>
          <w:rFonts w:ascii="Times New Roman"/>
          <w:sz w:val="23"/>
          <w:szCs w:val="23"/>
        </w:rPr>
        <w:t xml:space="preserve"> </w:t>
      </w:r>
      <w:r w:rsidRPr="001E68B3">
        <w:rPr>
          <w:rFonts w:ascii="Times New Roman" w:hint="eastAsia"/>
          <w:sz w:val="23"/>
          <w:szCs w:val="23"/>
        </w:rPr>
        <w:t>자신의</w:t>
      </w:r>
      <w:r w:rsidRPr="001E68B3">
        <w:rPr>
          <w:rFonts w:ascii="Times New Roman"/>
          <w:sz w:val="23"/>
          <w:szCs w:val="23"/>
        </w:rPr>
        <w:t xml:space="preserve"> </w:t>
      </w:r>
      <w:r w:rsidRPr="001E68B3">
        <w:rPr>
          <w:rFonts w:ascii="Times New Roman" w:hint="eastAsia"/>
          <w:sz w:val="23"/>
          <w:szCs w:val="23"/>
        </w:rPr>
        <w:t>진술</w:t>
      </w:r>
      <w:r w:rsidRPr="001E68B3">
        <w:rPr>
          <w:rFonts w:ascii="Times New Roman"/>
          <w:sz w:val="23"/>
          <w:szCs w:val="23"/>
        </w:rPr>
        <w:t xml:space="preserve"> </w:t>
      </w:r>
      <w:r w:rsidRPr="001E68B3">
        <w:rPr>
          <w:rFonts w:ascii="Times New Roman" w:hint="eastAsia"/>
          <w:sz w:val="23"/>
          <w:szCs w:val="23"/>
        </w:rPr>
        <w:t>및</w:t>
      </w:r>
      <w:r w:rsidRPr="001E68B3">
        <w:rPr>
          <w:rFonts w:ascii="Times New Roman"/>
          <w:sz w:val="23"/>
          <w:szCs w:val="23"/>
        </w:rPr>
        <w:t xml:space="preserve"> </w:t>
      </w:r>
      <w:r w:rsidRPr="001E68B3">
        <w:rPr>
          <w:rFonts w:ascii="Times New Roman" w:hint="eastAsia"/>
          <w:sz w:val="23"/>
          <w:szCs w:val="23"/>
        </w:rPr>
        <w:t>보장</w:t>
      </w:r>
      <w:r w:rsidRPr="001E68B3">
        <w:rPr>
          <w:rFonts w:ascii="Times New Roman"/>
          <w:sz w:val="23"/>
          <w:szCs w:val="23"/>
        </w:rPr>
        <w:t xml:space="preserve"> </w:t>
      </w:r>
      <w:r w:rsidRPr="001E68B3">
        <w:rPr>
          <w:rFonts w:ascii="Times New Roman" w:hint="eastAsia"/>
          <w:sz w:val="23"/>
          <w:szCs w:val="23"/>
        </w:rPr>
        <w:t>위반으로</w:t>
      </w:r>
      <w:r w:rsidRPr="001E68B3">
        <w:rPr>
          <w:rFonts w:ascii="Times New Roman"/>
          <w:sz w:val="23"/>
          <w:szCs w:val="23"/>
        </w:rPr>
        <w:t xml:space="preserve"> </w:t>
      </w:r>
      <w:r w:rsidRPr="001E68B3">
        <w:rPr>
          <w:rFonts w:ascii="Times New Roman" w:hint="eastAsia"/>
          <w:sz w:val="23"/>
          <w:szCs w:val="23"/>
        </w:rPr>
        <w:t>인해</w:t>
      </w:r>
      <w:r w:rsidRPr="001E68B3">
        <w:rPr>
          <w:rFonts w:ascii="Times New Roman"/>
          <w:sz w:val="23"/>
          <w:szCs w:val="23"/>
        </w:rPr>
        <w:t xml:space="preserve"> </w:t>
      </w:r>
      <w:r w:rsidRPr="001E68B3">
        <w:rPr>
          <w:rFonts w:ascii="Times New Roman" w:hint="eastAsia"/>
          <w:sz w:val="23"/>
          <w:szCs w:val="23"/>
        </w:rPr>
        <w:t>매수인에게</w:t>
      </w:r>
      <w:r w:rsidRPr="001E68B3">
        <w:rPr>
          <w:rFonts w:ascii="Times New Roman"/>
          <w:sz w:val="23"/>
          <w:szCs w:val="23"/>
        </w:rPr>
        <w:t xml:space="preserve"> </w:t>
      </w:r>
      <w:r w:rsidRPr="001E68B3">
        <w:rPr>
          <w:rFonts w:ascii="Times New Roman" w:hint="eastAsia"/>
          <w:sz w:val="23"/>
          <w:szCs w:val="23"/>
        </w:rPr>
        <w:t>배상하여야</w:t>
      </w:r>
      <w:r w:rsidRPr="001E68B3">
        <w:rPr>
          <w:rFonts w:ascii="Times New Roman"/>
          <w:sz w:val="23"/>
          <w:szCs w:val="23"/>
        </w:rPr>
        <w:t xml:space="preserve"> </w:t>
      </w:r>
      <w:r w:rsidRPr="001E68B3">
        <w:rPr>
          <w:rFonts w:ascii="Times New Roman" w:hint="eastAsia"/>
          <w:sz w:val="23"/>
          <w:szCs w:val="23"/>
        </w:rPr>
        <w:t>하는</w:t>
      </w:r>
      <w:r w:rsidRPr="001E68B3">
        <w:rPr>
          <w:rFonts w:ascii="Times New Roman"/>
          <w:sz w:val="23"/>
          <w:szCs w:val="23"/>
        </w:rPr>
        <w:t xml:space="preserve"> </w:t>
      </w:r>
      <w:r w:rsidRPr="001E68B3">
        <w:rPr>
          <w:rFonts w:ascii="Times New Roman" w:hint="eastAsia"/>
          <w:sz w:val="23"/>
          <w:szCs w:val="23"/>
        </w:rPr>
        <w:t>손해배상액의</w:t>
      </w:r>
      <w:r w:rsidRPr="001E68B3">
        <w:rPr>
          <w:rFonts w:ascii="Times New Roman"/>
          <w:sz w:val="23"/>
          <w:szCs w:val="23"/>
        </w:rPr>
        <w:t xml:space="preserve"> </w:t>
      </w:r>
      <w:r w:rsidRPr="001E68B3">
        <w:rPr>
          <w:rFonts w:ascii="Times New Roman" w:hint="eastAsia"/>
          <w:sz w:val="23"/>
          <w:szCs w:val="23"/>
        </w:rPr>
        <w:t>총액은</w:t>
      </w:r>
      <w:r w:rsidRPr="001E68B3">
        <w:rPr>
          <w:rFonts w:ascii="Times New Roman"/>
          <w:sz w:val="23"/>
          <w:szCs w:val="23"/>
        </w:rPr>
        <w:t xml:space="preserve"> </w:t>
      </w:r>
      <w:r w:rsidRPr="001E68B3">
        <w:rPr>
          <w:rFonts w:ascii="Times New Roman" w:hint="eastAsia"/>
          <w:sz w:val="23"/>
          <w:szCs w:val="23"/>
        </w:rPr>
        <w:t>매매대금의</w:t>
      </w:r>
      <w:r w:rsidRPr="001E68B3">
        <w:rPr>
          <w:rFonts w:ascii="Times New Roman"/>
          <w:sz w:val="23"/>
          <w:szCs w:val="23"/>
        </w:rPr>
        <w:t xml:space="preserve"> </w:t>
      </w:r>
      <w:r w:rsidR="003C6577" w:rsidRPr="000808BB">
        <w:rPr>
          <w:rFonts w:ascii="Times New Roman"/>
          <w:sz w:val="23"/>
          <w:szCs w:val="23"/>
        </w:rPr>
        <w:t>1</w:t>
      </w:r>
      <w:r w:rsidR="00AD71D2" w:rsidRPr="000808BB">
        <w:rPr>
          <w:rFonts w:ascii="Times New Roman"/>
          <w:sz w:val="23"/>
          <w:szCs w:val="23"/>
        </w:rPr>
        <w:t>5</w:t>
      </w:r>
      <w:r w:rsidRPr="001E68B3">
        <w:rPr>
          <w:rFonts w:ascii="Times New Roman" w:hint="eastAsia"/>
          <w:sz w:val="23"/>
          <w:szCs w:val="23"/>
        </w:rPr>
        <w:t>%</w:t>
      </w:r>
      <w:r w:rsidRPr="001E68B3">
        <w:rPr>
          <w:rFonts w:ascii="Times New Roman" w:hint="eastAsia"/>
          <w:sz w:val="23"/>
          <w:szCs w:val="23"/>
        </w:rPr>
        <w:t>에</w:t>
      </w:r>
      <w:r w:rsidRPr="001E68B3">
        <w:rPr>
          <w:rFonts w:ascii="Times New Roman" w:hint="eastAsia"/>
          <w:sz w:val="23"/>
          <w:szCs w:val="23"/>
        </w:rPr>
        <w:t xml:space="preserve"> </w:t>
      </w:r>
      <w:r w:rsidRPr="00184795">
        <w:rPr>
          <w:rFonts w:ascii="Times New Roman" w:hint="eastAsia"/>
          <w:sz w:val="23"/>
          <w:szCs w:val="23"/>
        </w:rPr>
        <w:t>해당하는</w:t>
      </w:r>
      <w:r w:rsidRPr="00184795">
        <w:rPr>
          <w:rFonts w:ascii="Times New Roman" w:hint="eastAsia"/>
          <w:sz w:val="23"/>
          <w:szCs w:val="23"/>
        </w:rPr>
        <w:t xml:space="preserve"> </w:t>
      </w:r>
      <w:r w:rsidRPr="00184795">
        <w:rPr>
          <w:rFonts w:ascii="Times New Roman" w:hint="eastAsia"/>
          <w:sz w:val="23"/>
          <w:szCs w:val="23"/>
        </w:rPr>
        <w:t>금액을</w:t>
      </w:r>
      <w:r w:rsidRPr="00184795">
        <w:rPr>
          <w:rFonts w:ascii="Times New Roman"/>
          <w:sz w:val="23"/>
          <w:szCs w:val="23"/>
        </w:rPr>
        <w:t xml:space="preserve"> </w:t>
      </w:r>
      <w:r w:rsidRPr="00184795">
        <w:rPr>
          <w:rFonts w:ascii="Times New Roman"/>
          <w:sz w:val="23"/>
          <w:szCs w:val="23"/>
        </w:rPr>
        <w:t>초과할</w:t>
      </w:r>
      <w:r w:rsidRPr="00184795">
        <w:rPr>
          <w:rFonts w:ascii="Times New Roman"/>
          <w:sz w:val="23"/>
          <w:szCs w:val="23"/>
        </w:rPr>
        <w:t xml:space="preserve"> </w:t>
      </w:r>
      <w:r w:rsidRPr="00184795">
        <w:rPr>
          <w:rFonts w:ascii="Times New Roman"/>
          <w:sz w:val="23"/>
          <w:szCs w:val="23"/>
        </w:rPr>
        <w:t>수</w:t>
      </w:r>
      <w:r w:rsidRPr="00184795">
        <w:rPr>
          <w:rFonts w:ascii="Times New Roman"/>
          <w:sz w:val="23"/>
          <w:szCs w:val="23"/>
        </w:rPr>
        <w:t xml:space="preserve"> </w:t>
      </w:r>
      <w:r w:rsidRPr="00184795">
        <w:rPr>
          <w:rFonts w:ascii="Times New Roman"/>
          <w:sz w:val="23"/>
          <w:szCs w:val="23"/>
        </w:rPr>
        <w:t>없다</w:t>
      </w:r>
      <w:r w:rsidRPr="00184795">
        <w:rPr>
          <w:rFonts w:ascii="Times New Roman" w:hint="eastAsia"/>
          <w:sz w:val="23"/>
          <w:szCs w:val="23"/>
        </w:rPr>
        <w:t>.</w:t>
      </w:r>
      <w:r w:rsidRPr="00184795">
        <w:rPr>
          <w:rFonts w:ascii="Times New Roman"/>
          <w:sz w:val="23"/>
          <w:szCs w:val="23"/>
        </w:rPr>
        <w:t xml:space="preserve"> </w:t>
      </w:r>
    </w:p>
    <w:p w14:paraId="6CB72877" w14:textId="56777E71" w:rsidR="006F52F0" w:rsidRPr="00B51FA5" w:rsidRDefault="006F52F0" w:rsidP="00786425">
      <w:pPr>
        <w:numPr>
          <w:ilvl w:val="0"/>
          <w:numId w:val="14"/>
        </w:numPr>
        <w:snapToGrid w:val="0"/>
        <w:spacing w:before="180" w:after="180" w:line="360" w:lineRule="atLeast"/>
        <w:rPr>
          <w:rFonts w:ascii="Times New Roman"/>
          <w:szCs w:val="23"/>
        </w:rPr>
      </w:pPr>
      <w:r>
        <w:rPr>
          <w:rFonts w:ascii="Times New Roman" w:eastAsia="바탕체" w:hint="eastAsia"/>
          <w:sz w:val="23"/>
          <w:szCs w:val="23"/>
        </w:rPr>
        <w:t>매도인의</w:t>
      </w:r>
      <w:r>
        <w:rPr>
          <w:rFonts w:ascii="Times New Roman" w:eastAsia="바탕체" w:hint="eastAsia"/>
          <w:sz w:val="23"/>
          <w:szCs w:val="23"/>
        </w:rPr>
        <w:t xml:space="preserve"> </w:t>
      </w:r>
      <w:r>
        <w:rPr>
          <w:rFonts w:ascii="Times New Roman" w:eastAsia="바탕체" w:hint="eastAsia"/>
          <w:sz w:val="23"/>
          <w:szCs w:val="23"/>
        </w:rPr>
        <w:t>손해배상책임은</w:t>
      </w:r>
      <w:r>
        <w:rPr>
          <w:rFonts w:ascii="Times New Roman" w:eastAsia="바탕체" w:hint="eastAsia"/>
          <w:sz w:val="23"/>
          <w:szCs w:val="23"/>
        </w:rPr>
        <w:t xml:space="preserve"> </w:t>
      </w:r>
      <w:r>
        <w:rPr>
          <w:rFonts w:ascii="Times New Roman" w:eastAsia="바탕체" w:hint="eastAsia"/>
          <w:sz w:val="23"/>
          <w:szCs w:val="23"/>
        </w:rPr>
        <w:t>매수인이</w:t>
      </w:r>
      <w:r>
        <w:rPr>
          <w:rFonts w:ascii="Times New Roman" w:eastAsia="바탕체" w:hint="eastAsia"/>
          <w:sz w:val="23"/>
          <w:szCs w:val="23"/>
        </w:rPr>
        <w:t xml:space="preserve"> </w:t>
      </w:r>
      <w:r>
        <w:rPr>
          <w:rFonts w:ascii="Times New Roman" w:eastAsia="바탕체" w:hint="eastAsia"/>
          <w:sz w:val="23"/>
          <w:szCs w:val="23"/>
        </w:rPr>
        <w:t>매도인의</w:t>
      </w:r>
      <w:r>
        <w:rPr>
          <w:rFonts w:ascii="Times New Roman" w:eastAsia="바탕체" w:hint="eastAsia"/>
          <w:sz w:val="23"/>
          <w:szCs w:val="23"/>
        </w:rPr>
        <w:t xml:space="preserve"> </w:t>
      </w:r>
      <w:r>
        <w:rPr>
          <w:rFonts w:ascii="Times New Roman" w:eastAsia="바탕체" w:hint="eastAsia"/>
          <w:sz w:val="23"/>
          <w:szCs w:val="23"/>
        </w:rPr>
        <w:t>진술</w:t>
      </w:r>
      <w:r>
        <w:rPr>
          <w:rFonts w:ascii="Times New Roman" w:eastAsia="바탕체" w:hint="eastAsia"/>
          <w:sz w:val="23"/>
          <w:szCs w:val="23"/>
        </w:rPr>
        <w:t xml:space="preserve"> </w:t>
      </w:r>
      <w:r>
        <w:rPr>
          <w:rFonts w:ascii="Times New Roman" w:eastAsia="바탕체" w:hint="eastAsia"/>
          <w:sz w:val="23"/>
          <w:szCs w:val="23"/>
        </w:rPr>
        <w:t>및</w:t>
      </w:r>
      <w:r>
        <w:rPr>
          <w:rFonts w:ascii="Times New Roman" w:eastAsia="바탕체" w:hint="eastAsia"/>
          <w:sz w:val="23"/>
          <w:szCs w:val="23"/>
        </w:rPr>
        <w:t xml:space="preserve"> </w:t>
      </w:r>
      <w:r>
        <w:rPr>
          <w:rFonts w:ascii="Times New Roman" w:eastAsia="바탕체" w:hint="eastAsia"/>
          <w:sz w:val="23"/>
          <w:szCs w:val="23"/>
        </w:rPr>
        <w:t>보장</w:t>
      </w:r>
      <w:r w:rsidR="009A7F59">
        <w:rPr>
          <w:rFonts w:ascii="Times New Roman" w:eastAsia="바탕체" w:hint="eastAsia"/>
          <w:sz w:val="23"/>
          <w:szCs w:val="23"/>
        </w:rPr>
        <w:t xml:space="preserve"> </w:t>
      </w:r>
      <w:r w:rsidR="009A7F59">
        <w:rPr>
          <w:rFonts w:ascii="Times New Roman" w:eastAsia="바탕체" w:hint="eastAsia"/>
          <w:sz w:val="23"/>
          <w:szCs w:val="23"/>
        </w:rPr>
        <w:t>기타</w:t>
      </w:r>
      <w:r w:rsidR="009A7F59">
        <w:rPr>
          <w:rFonts w:ascii="Times New Roman" w:eastAsia="바탕체" w:hint="eastAsia"/>
          <w:sz w:val="23"/>
          <w:szCs w:val="23"/>
        </w:rPr>
        <w:t xml:space="preserve"> </w:t>
      </w:r>
      <w:r w:rsidR="009A7F59">
        <w:rPr>
          <w:rFonts w:ascii="Times New Roman" w:eastAsia="바탕체" w:hint="eastAsia"/>
          <w:sz w:val="23"/>
          <w:szCs w:val="23"/>
        </w:rPr>
        <w:t>의무</w:t>
      </w:r>
      <w:r>
        <w:rPr>
          <w:rFonts w:ascii="Times New Roman" w:eastAsia="바탕체" w:hint="eastAsia"/>
          <w:sz w:val="23"/>
          <w:szCs w:val="23"/>
        </w:rPr>
        <w:t>의</w:t>
      </w:r>
      <w:r>
        <w:rPr>
          <w:rFonts w:ascii="Times New Roman" w:eastAsia="바탕체" w:hint="eastAsia"/>
          <w:sz w:val="23"/>
          <w:szCs w:val="23"/>
        </w:rPr>
        <w:t xml:space="preserve"> </w:t>
      </w:r>
      <w:r>
        <w:rPr>
          <w:rFonts w:ascii="Times New Roman" w:eastAsia="바탕체" w:hint="eastAsia"/>
          <w:sz w:val="23"/>
          <w:szCs w:val="23"/>
        </w:rPr>
        <w:t>위반사항을</w:t>
      </w:r>
      <w:r>
        <w:rPr>
          <w:rFonts w:ascii="Times New Roman" w:eastAsia="바탕체" w:hint="eastAsia"/>
          <w:sz w:val="23"/>
          <w:szCs w:val="23"/>
        </w:rPr>
        <w:t xml:space="preserve"> </w:t>
      </w:r>
      <w:r>
        <w:rPr>
          <w:rFonts w:ascii="Times New Roman" w:eastAsia="바탕체" w:hint="eastAsia"/>
          <w:sz w:val="23"/>
          <w:szCs w:val="23"/>
        </w:rPr>
        <w:t>알고</w:t>
      </w:r>
      <w:r>
        <w:rPr>
          <w:rFonts w:ascii="Times New Roman" w:eastAsia="바탕체" w:hint="eastAsia"/>
          <w:sz w:val="23"/>
          <w:szCs w:val="23"/>
        </w:rPr>
        <w:t xml:space="preserve"> </w:t>
      </w:r>
      <w:r>
        <w:rPr>
          <w:rFonts w:ascii="Times New Roman" w:eastAsia="바탕체" w:hint="eastAsia"/>
          <w:sz w:val="23"/>
          <w:szCs w:val="23"/>
        </w:rPr>
        <w:t>있었던</w:t>
      </w:r>
      <w:r>
        <w:rPr>
          <w:rFonts w:ascii="Times New Roman" w:eastAsia="바탕체" w:hint="eastAsia"/>
          <w:sz w:val="23"/>
          <w:szCs w:val="23"/>
        </w:rPr>
        <w:t xml:space="preserve"> </w:t>
      </w:r>
      <w:r>
        <w:rPr>
          <w:rFonts w:ascii="Times New Roman" w:eastAsia="바탕체" w:hint="eastAsia"/>
          <w:sz w:val="23"/>
          <w:szCs w:val="23"/>
        </w:rPr>
        <w:t>경우에는</w:t>
      </w:r>
      <w:r>
        <w:rPr>
          <w:rFonts w:ascii="Times New Roman" w:eastAsia="바탕체" w:hint="eastAsia"/>
          <w:sz w:val="23"/>
          <w:szCs w:val="23"/>
        </w:rPr>
        <w:t xml:space="preserve"> </w:t>
      </w:r>
      <w:r>
        <w:rPr>
          <w:rFonts w:ascii="Times New Roman" w:eastAsia="바탕체" w:hint="eastAsia"/>
          <w:sz w:val="23"/>
          <w:szCs w:val="23"/>
        </w:rPr>
        <w:t>인정되지</w:t>
      </w:r>
      <w:r>
        <w:rPr>
          <w:rFonts w:ascii="Times New Roman" w:eastAsia="바탕체" w:hint="eastAsia"/>
          <w:sz w:val="23"/>
          <w:szCs w:val="23"/>
        </w:rPr>
        <w:t xml:space="preserve"> </w:t>
      </w:r>
      <w:r>
        <w:rPr>
          <w:rFonts w:ascii="Times New Roman" w:eastAsia="바탕체" w:hint="eastAsia"/>
          <w:sz w:val="23"/>
          <w:szCs w:val="23"/>
        </w:rPr>
        <w:t>아니한다</w:t>
      </w:r>
      <w:r>
        <w:rPr>
          <w:rFonts w:ascii="Times New Roman" w:eastAsia="바탕체" w:hint="eastAsia"/>
          <w:sz w:val="23"/>
          <w:szCs w:val="23"/>
        </w:rPr>
        <w:t>.</w:t>
      </w:r>
    </w:p>
    <w:p w14:paraId="499844C8" w14:textId="77777777" w:rsidR="00EF2080" w:rsidRPr="00090ABD" w:rsidRDefault="00090ABD" w:rsidP="00006BBA">
      <w:pPr>
        <w:numPr>
          <w:ilvl w:val="1"/>
          <w:numId w:val="12"/>
        </w:numPr>
        <w:snapToGrid w:val="0"/>
        <w:spacing w:before="180" w:after="180" w:line="360" w:lineRule="atLeast"/>
        <w:rPr>
          <w:rFonts w:ascii="Times New Roman" w:eastAsia="바탕체"/>
          <w:sz w:val="23"/>
          <w:szCs w:val="23"/>
          <w:u w:val="single"/>
        </w:rPr>
      </w:pPr>
      <w:bookmarkStart w:id="213" w:name="_DV_C342"/>
      <w:proofErr w:type="spellStart"/>
      <w:r w:rsidRPr="00EE3D47">
        <w:rPr>
          <w:rFonts w:ascii="Times New Roman" w:eastAsia="바탕체" w:hint="eastAsia"/>
          <w:sz w:val="23"/>
          <w:szCs w:val="23"/>
          <w:u w:val="single"/>
        </w:rPr>
        <w:t>특별면책</w:t>
      </w:r>
      <w:bookmarkEnd w:id="213"/>
      <w:proofErr w:type="spellEnd"/>
      <w:r w:rsidRPr="00EE3D47">
        <w:rPr>
          <w:rFonts w:ascii="Times New Roman" w:eastAsia="바탕체" w:hint="eastAsia"/>
          <w:sz w:val="23"/>
          <w:szCs w:val="23"/>
        </w:rPr>
        <w:t>.</w:t>
      </w:r>
      <w:bookmarkStart w:id="214" w:name="_DV_C343"/>
    </w:p>
    <w:p w14:paraId="719387B1" w14:textId="2304F777" w:rsidR="006E77C6" w:rsidRPr="00352E12" w:rsidRDefault="00090ABD" w:rsidP="007745ED">
      <w:pPr>
        <w:numPr>
          <w:ilvl w:val="0"/>
          <w:numId w:val="71"/>
        </w:numPr>
        <w:snapToGrid w:val="0"/>
        <w:spacing w:before="180" w:after="180" w:line="360" w:lineRule="atLeast"/>
        <w:rPr>
          <w:rFonts w:ascii="Times New Roman" w:eastAsia="바탕체"/>
          <w:sz w:val="23"/>
          <w:szCs w:val="23"/>
        </w:rPr>
      </w:pPr>
      <w:bookmarkStart w:id="215" w:name="_DV_C344"/>
      <w:bookmarkStart w:id="216" w:name="_DV_C345"/>
      <w:bookmarkStart w:id="217" w:name="_DV_C354"/>
      <w:bookmarkEnd w:id="214"/>
      <w:r w:rsidRPr="00EE3D47">
        <w:rPr>
          <w:rFonts w:ascii="Times New Roman" w:eastAsia="바탕체" w:hint="eastAsia"/>
          <w:sz w:val="23"/>
          <w:szCs w:val="23"/>
        </w:rPr>
        <w:t>제</w:t>
      </w:r>
      <w:r w:rsidRPr="00EE3D47">
        <w:rPr>
          <w:rFonts w:ascii="Times New Roman" w:eastAsia="바탕체"/>
          <w:sz w:val="23"/>
          <w:szCs w:val="23"/>
        </w:rPr>
        <w:t>10.2</w:t>
      </w:r>
      <w:r w:rsidRPr="00EE3D47">
        <w:rPr>
          <w:rFonts w:ascii="Times New Roman" w:eastAsia="바탕체" w:hint="eastAsia"/>
          <w:sz w:val="23"/>
          <w:szCs w:val="23"/>
        </w:rPr>
        <w:t>조</w:t>
      </w:r>
      <w:r w:rsidRPr="00EE3D47">
        <w:rPr>
          <w:rFonts w:ascii="Times New Roman" w:eastAsia="바탕체"/>
          <w:sz w:val="23"/>
          <w:szCs w:val="23"/>
        </w:rPr>
        <w:t xml:space="preserve"> (a)</w:t>
      </w:r>
      <w:r w:rsidRPr="00EE3D47">
        <w:rPr>
          <w:rFonts w:ascii="Times New Roman" w:eastAsia="바탕체" w:hint="eastAsia"/>
          <w:sz w:val="23"/>
          <w:szCs w:val="23"/>
        </w:rPr>
        <w:t>항</w:t>
      </w:r>
      <w:r w:rsidRPr="00EE3D47">
        <w:rPr>
          <w:rFonts w:ascii="Times New Roman" w:eastAsia="바탕체"/>
          <w:sz w:val="23"/>
          <w:szCs w:val="23"/>
        </w:rPr>
        <w:t xml:space="preserve"> </w:t>
      </w:r>
      <w:r w:rsidRPr="00EE3D47">
        <w:rPr>
          <w:rFonts w:ascii="Times New Roman" w:eastAsia="바탕체" w:hint="eastAsia"/>
          <w:sz w:val="23"/>
          <w:szCs w:val="23"/>
        </w:rPr>
        <w:t>내지</w:t>
      </w:r>
      <w:r w:rsidRPr="00EE3D47">
        <w:rPr>
          <w:rFonts w:ascii="Times New Roman" w:eastAsia="바탕체"/>
          <w:sz w:val="23"/>
          <w:szCs w:val="23"/>
        </w:rPr>
        <w:t xml:space="preserve"> (d)</w:t>
      </w:r>
      <w:r w:rsidRPr="00EE3D47">
        <w:rPr>
          <w:rFonts w:ascii="Times New Roman" w:eastAsia="바탕체" w:hint="eastAsia"/>
          <w:sz w:val="23"/>
          <w:szCs w:val="23"/>
        </w:rPr>
        <w:t>항에도</w:t>
      </w:r>
      <w:r w:rsidRPr="00EE3D47">
        <w:rPr>
          <w:rFonts w:ascii="Times New Roman" w:eastAsia="바탕체"/>
          <w:sz w:val="23"/>
          <w:szCs w:val="23"/>
        </w:rPr>
        <w:t xml:space="preserve"> </w:t>
      </w:r>
      <w:r w:rsidRPr="00EE3D47">
        <w:rPr>
          <w:rFonts w:ascii="Times New Roman" w:eastAsia="바탕체" w:hint="eastAsia"/>
          <w:sz w:val="23"/>
          <w:szCs w:val="23"/>
        </w:rPr>
        <w:t>불구하고</w:t>
      </w:r>
      <w:r w:rsidRPr="00EE3D47">
        <w:rPr>
          <w:rFonts w:ascii="Times New Roman" w:eastAsia="바탕체"/>
          <w:sz w:val="23"/>
          <w:szCs w:val="23"/>
        </w:rPr>
        <w:t xml:space="preserve">, </w:t>
      </w:r>
      <w:r w:rsidRPr="00EE3D47">
        <w:rPr>
          <w:rFonts w:ascii="Times New Roman" w:eastAsia="바탕체" w:hint="eastAsia"/>
          <w:sz w:val="23"/>
          <w:szCs w:val="23"/>
        </w:rPr>
        <w:t>다음</w:t>
      </w:r>
      <w:r w:rsidRPr="00EE3D47">
        <w:rPr>
          <w:rFonts w:ascii="Times New Roman" w:eastAsia="바탕체"/>
          <w:sz w:val="23"/>
          <w:szCs w:val="23"/>
        </w:rPr>
        <w:t xml:space="preserve"> </w:t>
      </w:r>
      <w:r w:rsidRPr="00EE3D47">
        <w:rPr>
          <w:rFonts w:ascii="Times New Roman" w:eastAsia="바탕체" w:hint="eastAsia"/>
          <w:sz w:val="23"/>
          <w:szCs w:val="23"/>
        </w:rPr>
        <w:t>각</w:t>
      </w:r>
      <w:r w:rsidRPr="00EE3D47">
        <w:rPr>
          <w:rFonts w:ascii="Times New Roman" w:eastAsia="바탕체"/>
          <w:sz w:val="23"/>
          <w:szCs w:val="23"/>
        </w:rPr>
        <w:t xml:space="preserve"> </w:t>
      </w:r>
      <w:r w:rsidRPr="00EE3D47">
        <w:rPr>
          <w:rFonts w:ascii="Times New Roman" w:eastAsia="바탕체" w:hint="eastAsia"/>
          <w:sz w:val="23"/>
          <w:szCs w:val="23"/>
        </w:rPr>
        <w:t>호의</w:t>
      </w:r>
      <w:r w:rsidRPr="00EE3D47">
        <w:rPr>
          <w:rFonts w:ascii="Times New Roman" w:eastAsia="바탕체"/>
          <w:sz w:val="23"/>
          <w:szCs w:val="23"/>
        </w:rPr>
        <w:t xml:space="preserve"> </w:t>
      </w:r>
      <w:r w:rsidRPr="00EE3D47">
        <w:rPr>
          <w:rFonts w:ascii="Times New Roman" w:eastAsia="바탕체" w:hint="eastAsia"/>
          <w:sz w:val="23"/>
          <w:szCs w:val="23"/>
        </w:rPr>
        <w:t>어느</w:t>
      </w:r>
      <w:r w:rsidRPr="00EE3D47">
        <w:rPr>
          <w:rFonts w:ascii="Times New Roman" w:eastAsia="바탕체"/>
          <w:sz w:val="23"/>
          <w:szCs w:val="23"/>
        </w:rPr>
        <w:t xml:space="preserve"> </w:t>
      </w:r>
      <w:r w:rsidRPr="00EE3D47">
        <w:rPr>
          <w:rFonts w:ascii="Times New Roman" w:eastAsia="바탕체" w:hint="eastAsia"/>
          <w:sz w:val="23"/>
          <w:szCs w:val="23"/>
        </w:rPr>
        <w:t>하나와</w:t>
      </w:r>
      <w:r w:rsidRPr="00EE3D47">
        <w:rPr>
          <w:rFonts w:ascii="Times New Roman" w:eastAsia="바탕체"/>
          <w:sz w:val="23"/>
          <w:szCs w:val="23"/>
        </w:rPr>
        <w:t xml:space="preserve"> </w:t>
      </w:r>
      <w:r w:rsidRPr="00EE3D47">
        <w:rPr>
          <w:rFonts w:ascii="Times New Roman" w:eastAsia="바탕체" w:hint="eastAsia"/>
          <w:sz w:val="23"/>
          <w:szCs w:val="23"/>
        </w:rPr>
        <w:t>관련하여</w:t>
      </w:r>
      <w:r w:rsidRPr="00EE3D47">
        <w:rPr>
          <w:rFonts w:ascii="Times New Roman" w:eastAsia="바탕체"/>
          <w:sz w:val="23"/>
          <w:szCs w:val="23"/>
        </w:rPr>
        <w:t xml:space="preserve"> </w:t>
      </w:r>
      <w:r w:rsidRPr="00EE3D47">
        <w:rPr>
          <w:rFonts w:ascii="Times New Roman" w:eastAsia="바탕체" w:hint="eastAsia"/>
          <w:sz w:val="23"/>
          <w:szCs w:val="23"/>
        </w:rPr>
        <w:t>발생하는</w:t>
      </w:r>
      <w:r w:rsidRPr="00EE3D47">
        <w:rPr>
          <w:rFonts w:ascii="Times New Roman" w:eastAsia="바탕체"/>
          <w:sz w:val="23"/>
          <w:szCs w:val="23"/>
        </w:rPr>
        <w:t xml:space="preserve"> </w:t>
      </w:r>
      <w:r w:rsidRPr="00EE3D47">
        <w:rPr>
          <w:rFonts w:ascii="Times New Roman" w:eastAsia="바탕체" w:hint="eastAsia"/>
          <w:sz w:val="23"/>
          <w:szCs w:val="23"/>
        </w:rPr>
        <w:t>매도인의</w:t>
      </w:r>
      <w:r w:rsidRPr="00EE3D47">
        <w:rPr>
          <w:rFonts w:ascii="Times New Roman" w:eastAsia="바탕체"/>
          <w:sz w:val="23"/>
          <w:szCs w:val="23"/>
        </w:rPr>
        <w:t xml:space="preserve"> </w:t>
      </w:r>
      <w:r w:rsidRPr="00EE3D47">
        <w:rPr>
          <w:rFonts w:ascii="Times New Roman" w:eastAsia="바탕체" w:hint="eastAsia"/>
          <w:sz w:val="23"/>
          <w:szCs w:val="23"/>
        </w:rPr>
        <w:t>매수인에</w:t>
      </w:r>
      <w:r w:rsidRPr="00EE3D47">
        <w:rPr>
          <w:rFonts w:ascii="Times New Roman" w:eastAsia="바탕체"/>
          <w:sz w:val="23"/>
          <w:szCs w:val="23"/>
        </w:rPr>
        <w:t xml:space="preserve"> </w:t>
      </w:r>
      <w:r w:rsidRPr="00EE3D47">
        <w:rPr>
          <w:rFonts w:ascii="Times New Roman" w:eastAsia="바탕체" w:hint="eastAsia"/>
          <w:sz w:val="23"/>
          <w:szCs w:val="23"/>
        </w:rPr>
        <w:t>대한</w:t>
      </w:r>
      <w:r w:rsidRPr="00EE3D47">
        <w:rPr>
          <w:rFonts w:ascii="Times New Roman" w:eastAsia="바탕체"/>
          <w:sz w:val="23"/>
          <w:szCs w:val="23"/>
        </w:rPr>
        <w:t xml:space="preserve"> </w:t>
      </w:r>
      <w:r w:rsidRPr="00EE3D47">
        <w:rPr>
          <w:rFonts w:ascii="Times New Roman" w:eastAsia="바탕체" w:hint="eastAsia"/>
          <w:sz w:val="23"/>
          <w:szCs w:val="23"/>
        </w:rPr>
        <w:t>손해배상책임</w:t>
      </w:r>
      <w:r w:rsidRPr="00EE3D47">
        <w:rPr>
          <w:rFonts w:ascii="Times New Roman" w:eastAsia="바탕체"/>
          <w:sz w:val="23"/>
          <w:szCs w:val="23"/>
        </w:rPr>
        <w:t>(“</w:t>
      </w:r>
      <w:r w:rsidRPr="00EE3D47">
        <w:rPr>
          <w:rFonts w:ascii="Times New Roman" w:eastAsia="바탕체" w:hint="eastAsia"/>
          <w:sz w:val="23"/>
          <w:szCs w:val="23"/>
        </w:rPr>
        <w:t>특별손해배상책임</w:t>
      </w:r>
      <w:r w:rsidRPr="00EE3D47">
        <w:rPr>
          <w:rFonts w:ascii="Times New Roman" w:eastAsia="바탕체"/>
          <w:sz w:val="23"/>
          <w:szCs w:val="23"/>
        </w:rPr>
        <w:t>”)</w:t>
      </w:r>
      <w:r w:rsidRPr="00EE3D47">
        <w:rPr>
          <w:rFonts w:ascii="Times New Roman" w:eastAsia="바탕체" w:hint="eastAsia"/>
          <w:sz w:val="23"/>
          <w:szCs w:val="23"/>
        </w:rPr>
        <w:t>에</w:t>
      </w:r>
      <w:r w:rsidRPr="00EE3D47">
        <w:rPr>
          <w:rFonts w:ascii="Times New Roman" w:eastAsia="바탕체"/>
          <w:sz w:val="23"/>
          <w:szCs w:val="23"/>
        </w:rPr>
        <w:t xml:space="preserve"> </w:t>
      </w:r>
      <w:r w:rsidRPr="00EE3D47">
        <w:rPr>
          <w:rFonts w:ascii="Times New Roman" w:eastAsia="바탕체" w:hint="eastAsia"/>
          <w:sz w:val="23"/>
          <w:szCs w:val="23"/>
        </w:rPr>
        <w:t>관해서는</w:t>
      </w:r>
      <w:r w:rsidRPr="00EE3D47">
        <w:rPr>
          <w:rFonts w:ascii="Times New Roman" w:eastAsia="바탕체"/>
          <w:sz w:val="23"/>
          <w:szCs w:val="23"/>
        </w:rPr>
        <w:t xml:space="preserve"> </w:t>
      </w:r>
      <w:r w:rsidRPr="00EE3D47">
        <w:rPr>
          <w:rFonts w:ascii="Times New Roman" w:eastAsia="바탕체" w:hint="eastAsia"/>
          <w:sz w:val="23"/>
          <w:szCs w:val="23"/>
        </w:rPr>
        <w:t>본</w:t>
      </w:r>
      <w:r w:rsidRPr="00EE3D47">
        <w:rPr>
          <w:rFonts w:ascii="Times New Roman" w:eastAsia="바탕체"/>
          <w:sz w:val="23"/>
          <w:szCs w:val="23"/>
        </w:rPr>
        <w:t xml:space="preserve"> </w:t>
      </w:r>
      <w:r w:rsidRPr="00EE3D47">
        <w:rPr>
          <w:rFonts w:ascii="Times New Roman" w:eastAsia="바탕체" w:hint="eastAsia"/>
          <w:sz w:val="23"/>
          <w:szCs w:val="23"/>
        </w:rPr>
        <w:t>제</w:t>
      </w:r>
      <w:r w:rsidRPr="00EE3D47">
        <w:rPr>
          <w:rFonts w:ascii="Times New Roman" w:eastAsia="바탕체"/>
          <w:sz w:val="23"/>
          <w:szCs w:val="23"/>
        </w:rPr>
        <w:t>10.2</w:t>
      </w:r>
      <w:r w:rsidRPr="00EE3D47">
        <w:rPr>
          <w:rFonts w:ascii="Times New Roman" w:eastAsia="바탕체" w:hint="eastAsia"/>
          <w:sz w:val="23"/>
          <w:szCs w:val="23"/>
        </w:rPr>
        <w:t>조</w:t>
      </w:r>
      <w:r w:rsidRPr="00EE3D47">
        <w:rPr>
          <w:rFonts w:ascii="Times New Roman" w:eastAsia="바탕체"/>
          <w:sz w:val="23"/>
          <w:szCs w:val="23"/>
        </w:rPr>
        <w:t xml:space="preserve"> (a)</w:t>
      </w:r>
      <w:r w:rsidR="006C11CE">
        <w:rPr>
          <w:rFonts w:ascii="Times New Roman" w:eastAsia="바탕체" w:hint="eastAsia"/>
          <w:sz w:val="23"/>
          <w:szCs w:val="23"/>
        </w:rPr>
        <w:t>항</w:t>
      </w:r>
      <w:r w:rsidR="006C11CE" w:rsidRPr="00EE3D47">
        <w:rPr>
          <w:rFonts w:ascii="Times New Roman" w:eastAsia="바탕체"/>
          <w:sz w:val="23"/>
          <w:szCs w:val="23"/>
        </w:rPr>
        <w:t xml:space="preserve"> </w:t>
      </w:r>
      <w:r w:rsidRPr="00EE3D47">
        <w:rPr>
          <w:rFonts w:ascii="Times New Roman" w:eastAsia="바탕체" w:hint="eastAsia"/>
          <w:sz w:val="23"/>
          <w:szCs w:val="23"/>
        </w:rPr>
        <w:t>내지</w:t>
      </w:r>
      <w:r w:rsidRPr="00EE3D47">
        <w:rPr>
          <w:rFonts w:ascii="Times New Roman" w:eastAsia="바탕체"/>
          <w:sz w:val="23"/>
          <w:szCs w:val="23"/>
        </w:rPr>
        <w:t xml:space="preserve"> (d)</w:t>
      </w:r>
      <w:r w:rsidR="006C11CE">
        <w:rPr>
          <w:rFonts w:ascii="Times New Roman" w:eastAsia="바탕체" w:hint="eastAsia"/>
          <w:sz w:val="23"/>
          <w:szCs w:val="23"/>
        </w:rPr>
        <w:t>항을</w:t>
      </w:r>
      <w:r w:rsidR="006C11CE" w:rsidRPr="00EE3D47">
        <w:rPr>
          <w:rFonts w:ascii="Times New Roman" w:eastAsia="바탕체"/>
          <w:sz w:val="23"/>
          <w:szCs w:val="23"/>
        </w:rPr>
        <w:t xml:space="preserve"> </w:t>
      </w:r>
      <w:r w:rsidRPr="00EE3D47">
        <w:rPr>
          <w:rFonts w:ascii="Times New Roman" w:eastAsia="바탕체" w:hint="eastAsia"/>
          <w:sz w:val="23"/>
          <w:szCs w:val="23"/>
        </w:rPr>
        <w:t>적용하지</w:t>
      </w:r>
      <w:r w:rsidRPr="00EE3D47">
        <w:rPr>
          <w:rFonts w:ascii="Times New Roman" w:eastAsia="바탕체"/>
          <w:sz w:val="23"/>
          <w:szCs w:val="23"/>
        </w:rPr>
        <w:t xml:space="preserve"> </w:t>
      </w:r>
      <w:r w:rsidRPr="00EE3D47">
        <w:rPr>
          <w:rFonts w:ascii="Times New Roman" w:eastAsia="바탕체" w:hint="eastAsia"/>
          <w:sz w:val="23"/>
          <w:szCs w:val="23"/>
        </w:rPr>
        <w:t>아니한다</w:t>
      </w:r>
      <w:r w:rsidRPr="00352E12">
        <w:rPr>
          <w:rFonts w:ascii="Times New Roman" w:eastAsia="바탕체"/>
          <w:sz w:val="23"/>
          <w:szCs w:val="23"/>
        </w:rPr>
        <w:t>.</w:t>
      </w:r>
      <w:bookmarkEnd w:id="215"/>
    </w:p>
    <w:p w14:paraId="43C985BD" w14:textId="3F542B72" w:rsidR="00CC3993" w:rsidRPr="004669DF" w:rsidRDefault="00090ABD" w:rsidP="004C1D2B">
      <w:pPr>
        <w:numPr>
          <w:ilvl w:val="0"/>
          <w:numId w:val="73"/>
        </w:numPr>
        <w:snapToGrid w:val="0"/>
        <w:spacing w:before="180" w:after="180" w:line="360" w:lineRule="atLeast"/>
        <w:rPr>
          <w:rFonts w:ascii="Times New Roman" w:eastAsia="바탕체"/>
          <w:sz w:val="23"/>
          <w:szCs w:val="23"/>
        </w:rPr>
      </w:pPr>
      <w:bookmarkStart w:id="218" w:name="_DV_C348"/>
      <w:bookmarkEnd w:id="216"/>
      <w:proofErr w:type="spellStart"/>
      <w:r w:rsidRPr="00352E12">
        <w:rPr>
          <w:rFonts w:ascii="Times New Roman" w:eastAsia="바탕체" w:hint="eastAsia"/>
          <w:sz w:val="23"/>
          <w:szCs w:val="23"/>
        </w:rPr>
        <w:t>화순</w:t>
      </w:r>
      <w:r w:rsidR="00A47CCB">
        <w:rPr>
          <w:rFonts w:ascii="Times New Roman" w:eastAsia="바탕체" w:hint="eastAsia"/>
          <w:sz w:val="23"/>
          <w:szCs w:val="23"/>
        </w:rPr>
        <w:t>시험</w:t>
      </w:r>
      <w:r w:rsidRPr="00352E12">
        <w:rPr>
          <w:rFonts w:ascii="Times New Roman" w:eastAsia="바탕체" w:hint="eastAsia"/>
          <w:sz w:val="23"/>
          <w:szCs w:val="23"/>
        </w:rPr>
        <w:t>장</w:t>
      </w:r>
      <w:proofErr w:type="spellEnd"/>
      <w:r w:rsidRPr="00352E12">
        <w:rPr>
          <w:rFonts w:ascii="Times New Roman" w:eastAsia="바탕체"/>
          <w:sz w:val="23"/>
          <w:szCs w:val="23"/>
        </w:rPr>
        <w:t xml:space="preserve"> </w:t>
      </w:r>
      <w:r w:rsidRPr="00352E12">
        <w:rPr>
          <w:rFonts w:ascii="Times New Roman" w:eastAsia="바탕체" w:hint="eastAsia"/>
          <w:sz w:val="23"/>
          <w:szCs w:val="23"/>
        </w:rPr>
        <w:t>무기제조시설</w:t>
      </w:r>
      <w:r w:rsidRPr="00FA107D">
        <w:rPr>
          <w:rFonts w:ascii="Times New Roman" w:eastAsia="바탕체"/>
          <w:sz w:val="23"/>
          <w:szCs w:val="23"/>
        </w:rPr>
        <w:t xml:space="preserve"> </w:t>
      </w:r>
      <w:r w:rsidRPr="00FA107D">
        <w:rPr>
          <w:rFonts w:ascii="Times New Roman" w:eastAsia="바탕체" w:hint="eastAsia"/>
          <w:sz w:val="23"/>
          <w:szCs w:val="23"/>
        </w:rPr>
        <w:t>철거</w:t>
      </w:r>
      <w:r w:rsidRPr="00352E12">
        <w:rPr>
          <w:rFonts w:ascii="Times New Roman" w:eastAsia="바탕체"/>
          <w:sz w:val="23"/>
          <w:szCs w:val="23"/>
        </w:rPr>
        <w:t xml:space="preserve"> </w:t>
      </w:r>
      <w:r w:rsidRPr="00352E12">
        <w:rPr>
          <w:rFonts w:ascii="Times New Roman" w:eastAsia="바탕체" w:hint="eastAsia"/>
          <w:sz w:val="23"/>
          <w:szCs w:val="23"/>
        </w:rPr>
        <w:t>시정명령</w:t>
      </w:r>
      <w:r w:rsidRPr="00352E12">
        <w:rPr>
          <w:rFonts w:ascii="Times New Roman" w:eastAsia="바탕체"/>
          <w:sz w:val="23"/>
          <w:szCs w:val="23"/>
        </w:rPr>
        <w:t xml:space="preserve">: </w:t>
      </w:r>
      <w:r w:rsidRPr="00352E12">
        <w:rPr>
          <w:rFonts w:ascii="Times New Roman" w:eastAsia="바탕체" w:hint="eastAsia"/>
          <w:sz w:val="23"/>
          <w:szCs w:val="23"/>
        </w:rPr>
        <w:t>분할대상사업</w:t>
      </w:r>
      <w:r w:rsidR="00DC10D3" w:rsidRPr="004C1D2B">
        <w:rPr>
          <w:rFonts w:ascii="Times New Roman" w:eastAsia="바탕체"/>
          <w:sz w:val="23"/>
          <w:szCs w:val="23"/>
        </w:rPr>
        <w:t xml:space="preserve"> </w:t>
      </w:r>
      <w:r w:rsidRPr="00352E12">
        <w:rPr>
          <w:rFonts w:ascii="Times New Roman" w:eastAsia="바탕체" w:hint="eastAsia"/>
          <w:sz w:val="23"/>
          <w:szCs w:val="23"/>
        </w:rPr>
        <w:t>관련</w:t>
      </w:r>
      <w:r w:rsidRPr="00352E12">
        <w:rPr>
          <w:rFonts w:ascii="Times New Roman" w:eastAsia="바탕체"/>
          <w:sz w:val="23"/>
          <w:szCs w:val="23"/>
        </w:rPr>
        <w:t xml:space="preserve">, </w:t>
      </w:r>
      <w:r w:rsidRPr="00352E12">
        <w:rPr>
          <w:rFonts w:ascii="Times New Roman" w:eastAsia="바탕체" w:hint="eastAsia"/>
          <w:sz w:val="23"/>
          <w:szCs w:val="23"/>
        </w:rPr>
        <w:t>화순군</w:t>
      </w:r>
      <w:r w:rsidRPr="00352E12">
        <w:rPr>
          <w:rFonts w:ascii="Times New Roman" w:eastAsia="바탕체"/>
          <w:sz w:val="23"/>
          <w:szCs w:val="23"/>
        </w:rPr>
        <w:t xml:space="preserve"> </w:t>
      </w:r>
      <w:r w:rsidRPr="00352E12">
        <w:rPr>
          <w:rFonts w:ascii="Times New Roman" w:eastAsia="바탕체" w:hint="eastAsia"/>
          <w:sz w:val="23"/>
          <w:szCs w:val="23"/>
        </w:rPr>
        <w:t>소재</w:t>
      </w:r>
      <w:r w:rsidRPr="00352E12">
        <w:rPr>
          <w:rFonts w:ascii="Times New Roman" w:eastAsia="바탕체"/>
          <w:sz w:val="23"/>
          <w:szCs w:val="23"/>
        </w:rPr>
        <w:t xml:space="preserve"> </w:t>
      </w:r>
      <w:r w:rsidRPr="00352E12">
        <w:rPr>
          <w:rFonts w:ascii="Times New Roman" w:eastAsia="바탕체" w:hint="eastAsia"/>
          <w:sz w:val="23"/>
          <w:szCs w:val="23"/>
        </w:rPr>
        <w:t>부지에</w:t>
      </w:r>
      <w:r w:rsidRPr="00352E12">
        <w:rPr>
          <w:rFonts w:ascii="Times New Roman" w:eastAsia="바탕체"/>
          <w:sz w:val="23"/>
          <w:szCs w:val="23"/>
        </w:rPr>
        <w:t xml:space="preserve"> </w:t>
      </w:r>
      <w:r w:rsidRPr="00352E12">
        <w:rPr>
          <w:rFonts w:ascii="Times New Roman" w:eastAsia="바탕체" w:hint="eastAsia"/>
          <w:sz w:val="23"/>
          <w:szCs w:val="23"/>
        </w:rPr>
        <w:t>건설한</w:t>
      </w:r>
      <w:r w:rsidRPr="00352E12">
        <w:rPr>
          <w:rFonts w:ascii="Times New Roman" w:eastAsia="바탕체"/>
          <w:sz w:val="23"/>
          <w:szCs w:val="23"/>
        </w:rPr>
        <w:t xml:space="preserve"> </w:t>
      </w:r>
      <w:r w:rsidRPr="00352E12">
        <w:rPr>
          <w:rFonts w:ascii="Times New Roman" w:eastAsia="바탕체" w:hint="eastAsia"/>
          <w:sz w:val="23"/>
          <w:szCs w:val="23"/>
        </w:rPr>
        <w:t>방산</w:t>
      </w:r>
      <w:r w:rsidRPr="00352E12">
        <w:rPr>
          <w:rFonts w:ascii="Times New Roman" w:eastAsia="바탕체"/>
          <w:sz w:val="23"/>
          <w:szCs w:val="23"/>
        </w:rPr>
        <w:t xml:space="preserve"> </w:t>
      </w:r>
      <w:proofErr w:type="spellStart"/>
      <w:r w:rsidRPr="00352E12">
        <w:rPr>
          <w:rFonts w:ascii="Times New Roman" w:eastAsia="바탕체" w:hint="eastAsia"/>
          <w:sz w:val="23"/>
          <w:szCs w:val="23"/>
        </w:rPr>
        <w:t>공압시험</w:t>
      </w:r>
      <w:proofErr w:type="spellEnd"/>
      <w:r w:rsidRPr="00352E12">
        <w:rPr>
          <w:rFonts w:ascii="Times New Roman" w:eastAsia="바탕체"/>
          <w:sz w:val="23"/>
          <w:szCs w:val="23"/>
        </w:rPr>
        <w:t xml:space="preserve"> </w:t>
      </w:r>
      <w:r w:rsidRPr="00352E12">
        <w:rPr>
          <w:rFonts w:ascii="Times New Roman" w:eastAsia="바탕체" w:hint="eastAsia"/>
          <w:sz w:val="23"/>
          <w:szCs w:val="23"/>
        </w:rPr>
        <w:t>및</w:t>
      </w:r>
      <w:r w:rsidRPr="00352E12">
        <w:rPr>
          <w:rFonts w:ascii="Times New Roman" w:eastAsia="바탕체"/>
          <w:sz w:val="23"/>
          <w:szCs w:val="23"/>
        </w:rPr>
        <w:t xml:space="preserve"> </w:t>
      </w:r>
      <w:r w:rsidRPr="00352E12">
        <w:rPr>
          <w:rFonts w:ascii="Times New Roman" w:eastAsia="바탕체" w:hint="eastAsia"/>
          <w:sz w:val="23"/>
          <w:szCs w:val="23"/>
        </w:rPr>
        <w:t>지상연소시험용</w:t>
      </w:r>
      <w:r w:rsidRPr="00352E12">
        <w:rPr>
          <w:rFonts w:ascii="Times New Roman" w:eastAsia="바탕체"/>
          <w:sz w:val="23"/>
          <w:szCs w:val="23"/>
        </w:rPr>
        <w:t xml:space="preserve"> </w:t>
      </w:r>
      <w:r w:rsidRPr="00352E12">
        <w:rPr>
          <w:rFonts w:ascii="Times New Roman" w:eastAsia="바탕체" w:hint="eastAsia"/>
          <w:sz w:val="23"/>
          <w:szCs w:val="23"/>
        </w:rPr>
        <w:t>시설</w:t>
      </w:r>
      <w:r w:rsidRPr="00352E12">
        <w:rPr>
          <w:rFonts w:ascii="Times New Roman" w:eastAsia="바탕체"/>
          <w:sz w:val="23"/>
          <w:szCs w:val="23"/>
        </w:rPr>
        <w:t xml:space="preserve"> </w:t>
      </w:r>
      <w:r w:rsidRPr="00352E12">
        <w:rPr>
          <w:rFonts w:ascii="Times New Roman" w:eastAsia="바탕체" w:hint="eastAsia"/>
          <w:sz w:val="23"/>
          <w:szCs w:val="23"/>
        </w:rPr>
        <w:t>등</w:t>
      </w:r>
      <w:r w:rsidRPr="00352E12">
        <w:rPr>
          <w:rFonts w:ascii="Times New Roman" w:eastAsia="바탕체"/>
          <w:sz w:val="23"/>
          <w:szCs w:val="23"/>
        </w:rPr>
        <w:t xml:space="preserve"> </w:t>
      </w:r>
      <w:r w:rsidRPr="00352E12">
        <w:rPr>
          <w:rFonts w:ascii="Times New Roman" w:eastAsia="바탕체" w:hint="eastAsia"/>
          <w:sz w:val="23"/>
          <w:szCs w:val="23"/>
        </w:rPr>
        <w:t>관련</w:t>
      </w:r>
      <w:r w:rsidRPr="00352E12">
        <w:rPr>
          <w:rFonts w:ascii="Times New Roman" w:eastAsia="바탕체"/>
          <w:sz w:val="23"/>
          <w:szCs w:val="23"/>
        </w:rPr>
        <w:t xml:space="preserve"> </w:t>
      </w:r>
      <w:r w:rsidRPr="00352E12">
        <w:rPr>
          <w:rFonts w:ascii="Times New Roman" w:eastAsia="바탕체" w:hint="eastAsia"/>
          <w:sz w:val="23"/>
          <w:szCs w:val="23"/>
        </w:rPr>
        <w:t>시설에</w:t>
      </w:r>
      <w:r w:rsidRPr="00352E12">
        <w:rPr>
          <w:rFonts w:ascii="Times New Roman" w:eastAsia="바탕체"/>
          <w:sz w:val="23"/>
          <w:szCs w:val="23"/>
        </w:rPr>
        <w:t xml:space="preserve"> </w:t>
      </w:r>
      <w:r w:rsidRPr="00352E12">
        <w:rPr>
          <w:rFonts w:ascii="Times New Roman" w:eastAsia="바탕체" w:hint="eastAsia"/>
          <w:sz w:val="23"/>
          <w:szCs w:val="23"/>
        </w:rPr>
        <w:t>대하여</w:t>
      </w:r>
      <w:r w:rsidRPr="00352E12">
        <w:rPr>
          <w:rFonts w:ascii="Times New Roman" w:eastAsia="바탕체"/>
          <w:sz w:val="23"/>
          <w:szCs w:val="23"/>
        </w:rPr>
        <w:t xml:space="preserve"> </w:t>
      </w:r>
      <w:r w:rsidRPr="00352E12">
        <w:rPr>
          <w:rFonts w:ascii="Times New Roman" w:eastAsia="바탕체" w:hint="eastAsia"/>
          <w:sz w:val="23"/>
          <w:szCs w:val="23"/>
        </w:rPr>
        <w:t>화순군이</w:t>
      </w:r>
      <w:r w:rsidRPr="00352E12">
        <w:rPr>
          <w:rFonts w:ascii="Times New Roman" w:eastAsia="바탕체"/>
          <w:sz w:val="23"/>
          <w:szCs w:val="23"/>
        </w:rPr>
        <w:t xml:space="preserve"> </w:t>
      </w:r>
      <w:r w:rsidRPr="00352E12">
        <w:rPr>
          <w:rFonts w:ascii="Times New Roman" w:eastAsia="바탕체" w:hint="eastAsia"/>
          <w:sz w:val="23"/>
          <w:szCs w:val="23"/>
        </w:rPr>
        <w:t>부과한</w:t>
      </w:r>
      <w:r w:rsidRPr="00352E12">
        <w:rPr>
          <w:rFonts w:ascii="Times New Roman" w:eastAsia="바탕체"/>
          <w:sz w:val="23"/>
          <w:szCs w:val="23"/>
        </w:rPr>
        <w:t xml:space="preserve"> </w:t>
      </w:r>
      <w:r w:rsidRPr="00352E12">
        <w:rPr>
          <w:rFonts w:ascii="Times New Roman" w:eastAsia="바탕체" w:hint="eastAsia"/>
          <w:sz w:val="23"/>
          <w:szCs w:val="23"/>
        </w:rPr>
        <w:t>철거</w:t>
      </w:r>
      <w:r w:rsidRPr="00352E12">
        <w:rPr>
          <w:rFonts w:ascii="Times New Roman" w:eastAsia="바탕체"/>
          <w:sz w:val="23"/>
          <w:szCs w:val="23"/>
        </w:rPr>
        <w:t xml:space="preserve"> </w:t>
      </w:r>
      <w:r w:rsidRPr="00352E12">
        <w:rPr>
          <w:rFonts w:ascii="Times New Roman" w:eastAsia="바탕체" w:hint="eastAsia"/>
          <w:sz w:val="23"/>
          <w:szCs w:val="23"/>
        </w:rPr>
        <w:t>시정명령을</w:t>
      </w:r>
      <w:r w:rsidRPr="00352E12">
        <w:rPr>
          <w:rFonts w:ascii="Times New Roman" w:eastAsia="바탕체"/>
          <w:sz w:val="23"/>
          <w:szCs w:val="23"/>
        </w:rPr>
        <w:t xml:space="preserve"> </w:t>
      </w:r>
      <w:r w:rsidRPr="00352E12">
        <w:rPr>
          <w:rFonts w:ascii="Times New Roman" w:eastAsia="바탕체" w:hint="eastAsia"/>
          <w:sz w:val="23"/>
          <w:szCs w:val="23"/>
        </w:rPr>
        <w:t>이행하게</w:t>
      </w:r>
      <w:r w:rsidRPr="00352E12">
        <w:rPr>
          <w:rFonts w:ascii="Times New Roman" w:eastAsia="바탕체"/>
          <w:sz w:val="23"/>
          <w:szCs w:val="23"/>
        </w:rPr>
        <w:t xml:space="preserve"> </w:t>
      </w:r>
      <w:r w:rsidRPr="00352E12">
        <w:rPr>
          <w:rFonts w:ascii="Times New Roman" w:eastAsia="바탕체" w:hint="eastAsia"/>
          <w:sz w:val="23"/>
          <w:szCs w:val="23"/>
        </w:rPr>
        <w:t>되는</w:t>
      </w:r>
      <w:r w:rsidRPr="00352E12">
        <w:rPr>
          <w:rFonts w:ascii="Times New Roman" w:eastAsia="바탕체"/>
          <w:sz w:val="23"/>
          <w:szCs w:val="23"/>
        </w:rPr>
        <w:t xml:space="preserve"> </w:t>
      </w:r>
      <w:r w:rsidRPr="00352E12">
        <w:rPr>
          <w:rFonts w:ascii="Times New Roman" w:eastAsia="바탕체" w:hint="eastAsia"/>
          <w:sz w:val="23"/>
          <w:szCs w:val="23"/>
        </w:rPr>
        <w:t>경우</w:t>
      </w:r>
      <w:r w:rsidRPr="00352E12">
        <w:rPr>
          <w:rFonts w:ascii="Times New Roman" w:eastAsia="바탕체"/>
          <w:sz w:val="23"/>
          <w:szCs w:val="23"/>
        </w:rPr>
        <w:t xml:space="preserve"> </w:t>
      </w:r>
      <w:proofErr w:type="spellStart"/>
      <w:r w:rsidRPr="00352E12">
        <w:rPr>
          <w:rFonts w:ascii="Times New Roman" w:eastAsia="바탕체" w:hint="eastAsia"/>
          <w:sz w:val="23"/>
          <w:szCs w:val="23"/>
        </w:rPr>
        <w:t>대상회사에게</w:t>
      </w:r>
      <w:proofErr w:type="spellEnd"/>
      <w:r w:rsidRPr="00352E12">
        <w:rPr>
          <w:rFonts w:ascii="Times New Roman" w:eastAsia="바탕체"/>
          <w:sz w:val="23"/>
          <w:szCs w:val="23"/>
        </w:rPr>
        <w:t xml:space="preserve"> </w:t>
      </w:r>
      <w:r w:rsidRPr="00352E12">
        <w:rPr>
          <w:rFonts w:ascii="Times New Roman" w:eastAsia="바탕체" w:hint="eastAsia"/>
          <w:sz w:val="23"/>
          <w:szCs w:val="23"/>
        </w:rPr>
        <w:t>발생하는</w:t>
      </w:r>
      <w:r w:rsidRPr="00352E12">
        <w:rPr>
          <w:rFonts w:ascii="Times New Roman" w:eastAsia="바탕체"/>
          <w:sz w:val="23"/>
          <w:szCs w:val="23"/>
        </w:rPr>
        <w:t xml:space="preserve"> </w:t>
      </w:r>
      <w:r w:rsidRPr="00352E12">
        <w:rPr>
          <w:rFonts w:ascii="Times New Roman" w:eastAsia="바탕체" w:hint="eastAsia"/>
          <w:sz w:val="23"/>
          <w:szCs w:val="23"/>
        </w:rPr>
        <w:t>모든</w:t>
      </w:r>
      <w:r w:rsidRPr="00352E12">
        <w:rPr>
          <w:rFonts w:ascii="Times New Roman" w:eastAsia="바탕체"/>
          <w:sz w:val="23"/>
          <w:szCs w:val="23"/>
        </w:rPr>
        <w:t xml:space="preserve"> </w:t>
      </w:r>
      <w:r w:rsidRPr="00352E12">
        <w:rPr>
          <w:rFonts w:ascii="Times New Roman" w:eastAsia="바탕체" w:hint="eastAsia"/>
          <w:sz w:val="23"/>
          <w:szCs w:val="23"/>
        </w:rPr>
        <w:t>손해</w:t>
      </w:r>
      <w:r w:rsidRPr="00352E12">
        <w:rPr>
          <w:rFonts w:ascii="Times New Roman" w:eastAsia="바탕체"/>
          <w:sz w:val="23"/>
          <w:szCs w:val="23"/>
        </w:rPr>
        <w:t>.</w:t>
      </w:r>
      <w:r w:rsidR="00A47CCB">
        <w:rPr>
          <w:rFonts w:ascii="Times New Roman" w:eastAsia="바탕체"/>
          <w:sz w:val="23"/>
          <w:szCs w:val="23"/>
        </w:rPr>
        <w:t xml:space="preserve"> </w:t>
      </w:r>
      <w:r w:rsidR="00A47CCB">
        <w:rPr>
          <w:rFonts w:ascii="Times New Roman" w:eastAsia="바탕체" w:hint="eastAsia"/>
          <w:sz w:val="23"/>
          <w:szCs w:val="23"/>
        </w:rPr>
        <w:t>단</w:t>
      </w:r>
      <w:r w:rsidR="00A47CCB">
        <w:rPr>
          <w:rFonts w:ascii="Times New Roman" w:eastAsia="바탕체" w:hint="eastAsia"/>
          <w:sz w:val="23"/>
          <w:szCs w:val="23"/>
        </w:rPr>
        <w:t>,</w:t>
      </w:r>
      <w:r w:rsidR="00A47CCB">
        <w:rPr>
          <w:rFonts w:ascii="Times New Roman" w:eastAsia="바탕체"/>
          <w:sz w:val="23"/>
          <w:szCs w:val="23"/>
        </w:rPr>
        <w:t xml:space="preserve"> </w:t>
      </w:r>
      <w:proofErr w:type="spellStart"/>
      <w:r w:rsidR="00A47CCB">
        <w:rPr>
          <w:rFonts w:ascii="Times New Roman" w:eastAsia="바탕체" w:hint="eastAsia"/>
          <w:sz w:val="23"/>
          <w:szCs w:val="23"/>
        </w:rPr>
        <w:t>화순시험장</w:t>
      </w:r>
      <w:proofErr w:type="spellEnd"/>
      <w:r w:rsidR="00A47CCB">
        <w:rPr>
          <w:rFonts w:ascii="Times New Roman" w:eastAsia="바탕체" w:hint="eastAsia"/>
          <w:sz w:val="23"/>
          <w:szCs w:val="23"/>
        </w:rPr>
        <w:t xml:space="preserve"> </w:t>
      </w:r>
      <w:r w:rsidR="00A47CCB">
        <w:rPr>
          <w:rFonts w:ascii="Times New Roman" w:eastAsia="바탕체" w:hint="eastAsia"/>
          <w:sz w:val="23"/>
          <w:szCs w:val="23"/>
        </w:rPr>
        <w:t>무기제조시설에</w:t>
      </w:r>
      <w:r w:rsidR="00A47CCB">
        <w:rPr>
          <w:rFonts w:ascii="Times New Roman" w:eastAsia="바탕체" w:hint="eastAsia"/>
          <w:sz w:val="23"/>
          <w:szCs w:val="23"/>
        </w:rPr>
        <w:t xml:space="preserve"> </w:t>
      </w:r>
      <w:r w:rsidR="00A47CCB">
        <w:rPr>
          <w:rFonts w:ascii="Times New Roman" w:eastAsia="바탕체" w:hint="eastAsia"/>
          <w:sz w:val="23"/>
          <w:szCs w:val="23"/>
        </w:rPr>
        <w:t>대한</w:t>
      </w:r>
      <w:r w:rsidR="00A47CCB">
        <w:rPr>
          <w:rFonts w:ascii="Times New Roman" w:eastAsia="바탕체" w:hint="eastAsia"/>
          <w:sz w:val="23"/>
          <w:szCs w:val="23"/>
        </w:rPr>
        <w:t xml:space="preserve"> </w:t>
      </w:r>
      <w:r w:rsidR="00A47CCB">
        <w:rPr>
          <w:rFonts w:ascii="Times New Roman" w:eastAsia="바탕체" w:hint="eastAsia"/>
          <w:sz w:val="23"/>
          <w:szCs w:val="23"/>
        </w:rPr>
        <w:t>시정명령으로</w:t>
      </w:r>
      <w:r w:rsidR="00A47CCB">
        <w:rPr>
          <w:rFonts w:ascii="Times New Roman" w:eastAsia="바탕체" w:hint="eastAsia"/>
          <w:sz w:val="23"/>
          <w:szCs w:val="23"/>
        </w:rPr>
        <w:t xml:space="preserve"> </w:t>
      </w:r>
      <w:r w:rsidR="00A47CCB">
        <w:rPr>
          <w:rFonts w:ascii="Times New Roman" w:eastAsia="바탕체" w:hint="eastAsia"/>
          <w:sz w:val="23"/>
          <w:szCs w:val="23"/>
        </w:rPr>
        <w:t>인한</w:t>
      </w:r>
      <w:r w:rsidR="00A47CCB">
        <w:rPr>
          <w:rFonts w:ascii="Times New Roman" w:eastAsia="바탕체" w:hint="eastAsia"/>
          <w:sz w:val="23"/>
          <w:szCs w:val="23"/>
        </w:rPr>
        <w:t xml:space="preserve"> </w:t>
      </w:r>
      <w:r w:rsidR="00A76B17" w:rsidRPr="004669DF">
        <w:rPr>
          <w:rFonts w:ascii="Times New Roman" w:eastAsia="바탕체" w:hint="eastAsia"/>
          <w:sz w:val="23"/>
          <w:szCs w:val="23"/>
        </w:rPr>
        <w:t>단순</w:t>
      </w:r>
      <w:r w:rsidR="00A76B17" w:rsidRPr="004669DF">
        <w:rPr>
          <w:rFonts w:ascii="Times New Roman" w:eastAsia="바탕체" w:hint="eastAsia"/>
          <w:sz w:val="23"/>
          <w:szCs w:val="23"/>
        </w:rPr>
        <w:t xml:space="preserve"> </w:t>
      </w:r>
      <w:r w:rsidR="00A47CCB" w:rsidRPr="000419AA">
        <w:rPr>
          <w:rFonts w:ascii="Times New Roman" w:eastAsia="바탕체" w:hint="eastAsia"/>
          <w:sz w:val="23"/>
          <w:szCs w:val="23"/>
        </w:rPr>
        <w:t>회계처리</w:t>
      </w:r>
      <w:r w:rsidR="00A47CCB" w:rsidRPr="000419AA">
        <w:rPr>
          <w:rFonts w:ascii="Times New Roman" w:eastAsia="바탕체" w:hint="eastAsia"/>
          <w:sz w:val="23"/>
          <w:szCs w:val="23"/>
        </w:rPr>
        <w:t xml:space="preserve"> </w:t>
      </w:r>
      <w:r w:rsidR="00A47CCB" w:rsidRPr="000419AA">
        <w:rPr>
          <w:rFonts w:ascii="Times New Roman" w:eastAsia="바탕체" w:hint="eastAsia"/>
          <w:sz w:val="23"/>
          <w:szCs w:val="23"/>
        </w:rPr>
        <w:t>목적상</w:t>
      </w:r>
      <w:r w:rsidR="00A76B17" w:rsidRPr="000419AA">
        <w:rPr>
          <w:rFonts w:ascii="Times New Roman" w:eastAsia="바탕체" w:hint="eastAsia"/>
          <w:sz w:val="23"/>
          <w:szCs w:val="23"/>
        </w:rPr>
        <w:t>의</w:t>
      </w:r>
      <w:r w:rsidR="00A47CCB" w:rsidRPr="000419AA">
        <w:rPr>
          <w:rFonts w:ascii="Times New Roman" w:eastAsia="바탕체" w:hint="eastAsia"/>
          <w:sz w:val="23"/>
          <w:szCs w:val="23"/>
        </w:rPr>
        <w:t xml:space="preserve"> </w:t>
      </w:r>
      <w:proofErr w:type="spellStart"/>
      <w:r w:rsidR="00A47CCB" w:rsidRPr="000419AA">
        <w:rPr>
          <w:rFonts w:ascii="Times New Roman" w:eastAsia="바탕체" w:hint="eastAsia"/>
          <w:sz w:val="23"/>
          <w:szCs w:val="23"/>
        </w:rPr>
        <w:t>자산</w:t>
      </w:r>
      <w:r w:rsidR="00A76B17" w:rsidRPr="00B92FB8">
        <w:rPr>
          <w:rFonts w:ascii="Times New Roman" w:eastAsia="바탕체" w:hint="eastAsia"/>
          <w:sz w:val="23"/>
          <w:szCs w:val="23"/>
        </w:rPr>
        <w:t>손상</w:t>
      </w:r>
      <w:proofErr w:type="spellEnd"/>
      <w:r w:rsidR="00A76B17" w:rsidRPr="00285335">
        <w:rPr>
          <w:rFonts w:ascii="Times New Roman" w:eastAsia="바탕체" w:hint="eastAsia"/>
          <w:sz w:val="23"/>
          <w:szCs w:val="23"/>
        </w:rPr>
        <w:t xml:space="preserve"> </w:t>
      </w:r>
      <w:r w:rsidR="00A76B17" w:rsidRPr="00F23FA8">
        <w:rPr>
          <w:rFonts w:ascii="Times New Roman" w:eastAsia="바탕체" w:hint="eastAsia"/>
          <w:sz w:val="23"/>
          <w:szCs w:val="23"/>
        </w:rPr>
        <w:t>처리</w:t>
      </w:r>
      <w:r w:rsidR="00A47CCB" w:rsidRPr="00F23FA8">
        <w:rPr>
          <w:rFonts w:ascii="Times New Roman" w:eastAsia="바탕체" w:hint="eastAsia"/>
          <w:sz w:val="23"/>
          <w:szCs w:val="23"/>
        </w:rPr>
        <w:t>는</w:t>
      </w:r>
      <w:r w:rsidR="00A47CCB" w:rsidRPr="00F23FA8">
        <w:rPr>
          <w:rFonts w:ascii="Times New Roman" w:eastAsia="바탕체" w:hint="eastAsia"/>
          <w:sz w:val="23"/>
          <w:szCs w:val="23"/>
        </w:rPr>
        <w:t xml:space="preserve"> </w:t>
      </w:r>
      <w:r w:rsidR="00A47CCB" w:rsidRPr="004669DF">
        <w:rPr>
          <w:rFonts w:ascii="Times New Roman" w:eastAsia="바탕체" w:hint="eastAsia"/>
          <w:sz w:val="23"/>
          <w:szCs w:val="23"/>
        </w:rPr>
        <w:t>손해로</w:t>
      </w:r>
      <w:r w:rsidR="00A47CCB" w:rsidRPr="004669DF">
        <w:rPr>
          <w:rFonts w:ascii="Times New Roman" w:eastAsia="바탕체"/>
          <w:sz w:val="23"/>
          <w:szCs w:val="23"/>
        </w:rPr>
        <w:t xml:space="preserve"> </w:t>
      </w:r>
      <w:r w:rsidR="00A47CCB" w:rsidRPr="004669DF">
        <w:rPr>
          <w:rFonts w:ascii="Times New Roman" w:eastAsia="바탕체" w:hint="eastAsia"/>
          <w:sz w:val="23"/>
          <w:szCs w:val="23"/>
        </w:rPr>
        <w:t>보지</w:t>
      </w:r>
      <w:r w:rsidR="00A47CCB" w:rsidRPr="004669DF">
        <w:rPr>
          <w:rFonts w:ascii="Times New Roman" w:eastAsia="바탕체"/>
          <w:sz w:val="23"/>
          <w:szCs w:val="23"/>
        </w:rPr>
        <w:t xml:space="preserve"> </w:t>
      </w:r>
      <w:r w:rsidR="00A47CCB" w:rsidRPr="004669DF">
        <w:rPr>
          <w:rFonts w:ascii="Times New Roman" w:eastAsia="바탕체" w:hint="eastAsia"/>
          <w:sz w:val="23"/>
          <w:szCs w:val="23"/>
        </w:rPr>
        <w:t>아니한다</w:t>
      </w:r>
      <w:r w:rsidR="00A47CCB" w:rsidRPr="004669DF">
        <w:rPr>
          <w:rFonts w:ascii="Times New Roman" w:eastAsia="바탕체"/>
          <w:sz w:val="23"/>
          <w:szCs w:val="23"/>
        </w:rPr>
        <w:t>.</w:t>
      </w:r>
    </w:p>
    <w:p w14:paraId="251C87FE" w14:textId="627ACF1A" w:rsidR="00A7177F" w:rsidRPr="00BD221E" w:rsidRDefault="00C76DF7" w:rsidP="00CC3993">
      <w:pPr>
        <w:numPr>
          <w:ilvl w:val="0"/>
          <w:numId w:val="73"/>
        </w:numPr>
        <w:snapToGrid w:val="0"/>
        <w:spacing w:before="180" w:after="180" w:line="360" w:lineRule="atLeast"/>
        <w:rPr>
          <w:rFonts w:ascii="Times New Roman" w:eastAsia="바탕체"/>
          <w:sz w:val="23"/>
          <w:szCs w:val="23"/>
        </w:rPr>
      </w:pPr>
      <w:r w:rsidRPr="00BD221E">
        <w:rPr>
          <w:rFonts w:ascii="Times New Roman" w:hint="eastAsia"/>
          <w:sz w:val="23"/>
          <w:szCs w:val="23"/>
        </w:rPr>
        <w:t>국가를</w:t>
      </w:r>
      <w:r w:rsidRPr="00BD221E">
        <w:rPr>
          <w:rFonts w:ascii="Times New Roman"/>
          <w:sz w:val="23"/>
          <w:szCs w:val="23"/>
        </w:rPr>
        <w:t xml:space="preserve"> </w:t>
      </w:r>
      <w:r w:rsidRPr="00BD221E">
        <w:rPr>
          <w:rFonts w:ascii="Times New Roman" w:hint="eastAsia"/>
          <w:sz w:val="23"/>
          <w:szCs w:val="23"/>
        </w:rPr>
        <w:t>당사자로</w:t>
      </w:r>
      <w:r w:rsidRPr="00BD221E">
        <w:rPr>
          <w:rFonts w:ascii="Times New Roman"/>
          <w:sz w:val="23"/>
          <w:szCs w:val="23"/>
        </w:rPr>
        <w:t xml:space="preserve"> </w:t>
      </w:r>
      <w:r w:rsidRPr="00BD221E">
        <w:rPr>
          <w:rFonts w:ascii="Times New Roman" w:hint="eastAsia"/>
          <w:sz w:val="23"/>
          <w:szCs w:val="23"/>
        </w:rPr>
        <w:t>하는</w:t>
      </w:r>
      <w:r w:rsidRPr="00BD221E">
        <w:rPr>
          <w:rFonts w:ascii="Times New Roman"/>
          <w:sz w:val="23"/>
          <w:szCs w:val="23"/>
        </w:rPr>
        <w:t xml:space="preserve"> </w:t>
      </w:r>
      <w:r w:rsidRPr="00BD221E">
        <w:rPr>
          <w:rFonts w:ascii="Times New Roman" w:hint="eastAsia"/>
          <w:sz w:val="23"/>
          <w:szCs w:val="23"/>
        </w:rPr>
        <w:t>계약에</w:t>
      </w:r>
      <w:r w:rsidRPr="00BD221E">
        <w:rPr>
          <w:rFonts w:ascii="Times New Roman"/>
          <w:sz w:val="23"/>
          <w:szCs w:val="23"/>
        </w:rPr>
        <w:t xml:space="preserve"> </w:t>
      </w:r>
      <w:r w:rsidRPr="00BD221E">
        <w:rPr>
          <w:rFonts w:ascii="Times New Roman" w:hint="eastAsia"/>
          <w:sz w:val="23"/>
          <w:szCs w:val="23"/>
        </w:rPr>
        <w:t>관한</w:t>
      </w:r>
      <w:r w:rsidRPr="00BD221E">
        <w:rPr>
          <w:rFonts w:ascii="Times New Roman"/>
          <w:sz w:val="23"/>
          <w:szCs w:val="23"/>
        </w:rPr>
        <w:t xml:space="preserve"> </w:t>
      </w:r>
      <w:r w:rsidRPr="00BD221E">
        <w:rPr>
          <w:rFonts w:ascii="Times New Roman" w:hint="eastAsia"/>
          <w:sz w:val="23"/>
          <w:szCs w:val="23"/>
        </w:rPr>
        <w:t>법률</w:t>
      </w:r>
      <w:r w:rsidRPr="00BD221E">
        <w:rPr>
          <w:rFonts w:ascii="Times New Roman"/>
          <w:sz w:val="23"/>
          <w:szCs w:val="23"/>
        </w:rPr>
        <w:t xml:space="preserve"> </w:t>
      </w:r>
      <w:r w:rsidRPr="00BD221E">
        <w:rPr>
          <w:rFonts w:ascii="Times New Roman" w:hint="eastAsia"/>
          <w:sz w:val="23"/>
          <w:szCs w:val="23"/>
        </w:rPr>
        <w:t>제</w:t>
      </w:r>
      <w:r w:rsidRPr="00BD221E">
        <w:rPr>
          <w:rFonts w:ascii="Times New Roman"/>
          <w:sz w:val="23"/>
          <w:szCs w:val="23"/>
        </w:rPr>
        <w:t>27</w:t>
      </w:r>
      <w:r w:rsidRPr="00BD221E">
        <w:rPr>
          <w:rFonts w:ascii="Times New Roman" w:hint="eastAsia"/>
          <w:sz w:val="23"/>
          <w:szCs w:val="23"/>
        </w:rPr>
        <w:t>조에</w:t>
      </w:r>
      <w:r w:rsidRPr="00BD221E">
        <w:rPr>
          <w:rFonts w:ascii="Times New Roman"/>
          <w:sz w:val="23"/>
          <w:szCs w:val="23"/>
        </w:rPr>
        <w:t xml:space="preserve"> </w:t>
      </w:r>
      <w:r w:rsidRPr="00BD221E">
        <w:rPr>
          <w:rFonts w:ascii="Times New Roman" w:hint="eastAsia"/>
          <w:sz w:val="23"/>
          <w:szCs w:val="23"/>
        </w:rPr>
        <w:t>따른</w:t>
      </w:r>
      <w:r w:rsidRPr="00BD221E">
        <w:rPr>
          <w:rFonts w:ascii="Times New Roman"/>
          <w:sz w:val="23"/>
          <w:szCs w:val="23"/>
        </w:rPr>
        <w:t xml:space="preserve"> </w:t>
      </w:r>
      <w:r w:rsidRPr="00BD221E">
        <w:rPr>
          <w:rFonts w:ascii="Times New Roman" w:hint="eastAsia"/>
          <w:sz w:val="23"/>
          <w:szCs w:val="23"/>
        </w:rPr>
        <w:t>부정당업자의</w:t>
      </w:r>
      <w:r w:rsidRPr="00BD221E">
        <w:rPr>
          <w:rFonts w:ascii="Times New Roman"/>
          <w:sz w:val="23"/>
          <w:szCs w:val="23"/>
        </w:rPr>
        <w:t xml:space="preserve"> </w:t>
      </w:r>
      <w:r w:rsidRPr="00BD221E">
        <w:rPr>
          <w:rFonts w:ascii="Times New Roman" w:hint="eastAsia"/>
          <w:sz w:val="23"/>
          <w:szCs w:val="23"/>
        </w:rPr>
        <w:t>입찰</w:t>
      </w:r>
      <w:r w:rsidRPr="00BD221E">
        <w:rPr>
          <w:rFonts w:ascii="Times New Roman"/>
          <w:sz w:val="23"/>
          <w:szCs w:val="23"/>
        </w:rPr>
        <w:t xml:space="preserve"> </w:t>
      </w:r>
      <w:r w:rsidRPr="00BD221E">
        <w:rPr>
          <w:rFonts w:ascii="Times New Roman" w:hint="eastAsia"/>
          <w:sz w:val="23"/>
          <w:szCs w:val="23"/>
        </w:rPr>
        <w:t>참가자격</w:t>
      </w:r>
      <w:r w:rsidRPr="00BD221E">
        <w:rPr>
          <w:rFonts w:ascii="Times New Roman"/>
          <w:sz w:val="23"/>
          <w:szCs w:val="23"/>
        </w:rPr>
        <w:t xml:space="preserve"> </w:t>
      </w:r>
      <w:r w:rsidRPr="00BD221E">
        <w:rPr>
          <w:rFonts w:ascii="Times New Roman" w:hint="eastAsia"/>
          <w:sz w:val="23"/>
          <w:szCs w:val="23"/>
        </w:rPr>
        <w:t>제한</w:t>
      </w:r>
      <w:r w:rsidR="00090ABD" w:rsidRPr="00BD221E">
        <w:rPr>
          <w:rFonts w:ascii="Times New Roman" w:eastAsia="바탕체"/>
          <w:sz w:val="23"/>
          <w:szCs w:val="23"/>
        </w:rPr>
        <w:t xml:space="preserve">: </w:t>
      </w:r>
      <w:r w:rsidR="00090ABD" w:rsidRPr="00BD221E">
        <w:rPr>
          <w:rFonts w:ascii="Times New Roman" w:eastAsia="바탕체" w:hint="eastAsia"/>
          <w:sz w:val="23"/>
          <w:szCs w:val="23"/>
        </w:rPr>
        <w:t>본건</w:t>
      </w:r>
      <w:r w:rsidR="00090ABD" w:rsidRPr="00BD221E">
        <w:rPr>
          <w:rFonts w:ascii="Times New Roman" w:eastAsia="바탕체"/>
          <w:sz w:val="23"/>
          <w:szCs w:val="23"/>
        </w:rPr>
        <w:t xml:space="preserve"> </w:t>
      </w:r>
      <w:r w:rsidR="00090ABD" w:rsidRPr="00BD221E">
        <w:rPr>
          <w:rFonts w:ascii="Times New Roman" w:eastAsia="바탕체" w:hint="eastAsia"/>
          <w:sz w:val="23"/>
          <w:szCs w:val="23"/>
        </w:rPr>
        <w:t>분할효력발생일</w:t>
      </w:r>
      <w:r w:rsidR="00090ABD" w:rsidRPr="00BD221E">
        <w:rPr>
          <w:rFonts w:ascii="Times New Roman" w:eastAsia="바탕체"/>
          <w:sz w:val="23"/>
          <w:szCs w:val="23"/>
        </w:rPr>
        <w:t xml:space="preserve"> </w:t>
      </w:r>
      <w:r w:rsidR="00090ABD" w:rsidRPr="00BD221E">
        <w:rPr>
          <w:rFonts w:ascii="Times New Roman" w:eastAsia="바탕체" w:hint="eastAsia"/>
          <w:sz w:val="23"/>
          <w:szCs w:val="23"/>
        </w:rPr>
        <w:t>전</w:t>
      </w:r>
      <w:r w:rsidR="00090ABD" w:rsidRPr="00BD221E">
        <w:rPr>
          <w:rFonts w:ascii="Times New Roman" w:eastAsia="바탕체"/>
          <w:sz w:val="23"/>
          <w:szCs w:val="23"/>
        </w:rPr>
        <w:t xml:space="preserve"> </w:t>
      </w:r>
      <w:r w:rsidR="00B749E8" w:rsidRPr="00BD221E">
        <w:rPr>
          <w:rFonts w:ascii="Times New Roman" w:eastAsia="바탕체" w:hint="eastAsia"/>
          <w:sz w:val="23"/>
          <w:szCs w:val="23"/>
        </w:rPr>
        <w:t>분할대상사업의</w:t>
      </w:r>
      <w:r w:rsidR="00B749E8" w:rsidRPr="00BD221E">
        <w:rPr>
          <w:rFonts w:ascii="Times New Roman" w:eastAsia="바탕체"/>
          <w:sz w:val="23"/>
          <w:szCs w:val="23"/>
        </w:rPr>
        <w:t xml:space="preserve"> </w:t>
      </w:r>
      <w:r w:rsidR="00B749E8" w:rsidRPr="00BD221E">
        <w:rPr>
          <w:rFonts w:ascii="Times New Roman" w:eastAsia="바탕체" w:hint="eastAsia"/>
          <w:sz w:val="23"/>
          <w:szCs w:val="23"/>
        </w:rPr>
        <w:t>수행으로</w:t>
      </w:r>
      <w:r w:rsidR="00B749E8" w:rsidRPr="00BD221E">
        <w:rPr>
          <w:rFonts w:ascii="Times New Roman" w:eastAsia="바탕체"/>
          <w:sz w:val="23"/>
          <w:szCs w:val="23"/>
        </w:rPr>
        <w:t xml:space="preserve"> </w:t>
      </w:r>
      <w:r w:rsidR="00B749E8" w:rsidRPr="00BD221E">
        <w:rPr>
          <w:rFonts w:ascii="Times New Roman" w:eastAsia="바탕체" w:hint="eastAsia"/>
          <w:sz w:val="23"/>
          <w:szCs w:val="23"/>
        </w:rPr>
        <w:t>인하여</w:t>
      </w:r>
      <w:r w:rsidR="00B749E8" w:rsidRPr="00BD221E">
        <w:rPr>
          <w:rFonts w:ascii="Times New Roman" w:eastAsia="바탕체"/>
          <w:color w:val="548DD4" w:themeColor="text2" w:themeTint="99"/>
          <w:sz w:val="23"/>
          <w:szCs w:val="23"/>
        </w:rPr>
        <w:t xml:space="preserve"> </w:t>
      </w:r>
      <w:r w:rsidR="00090ABD" w:rsidRPr="00BD221E">
        <w:rPr>
          <w:rFonts w:ascii="Times New Roman" w:eastAsia="바탕체" w:hint="eastAsia"/>
          <w:sz w:val="23"/>
          <w:szCs w:val="23"/>
        </w:rPr>
        <w:t>매도인에게</w:t>
      </w:r>
      <w:r w:rsidR="00090ABD" w:rsidRPr="00BD221E">
        <w:rPr>
          <w:rFonts w:ascii="Times New Roman" w:eastAsia="바탕체"/>
          <w:sz w:val="23"/>
          <w:szCs w:val="23"/>
        </w:rPr>
        <w:t xml:space="preserve"> </w:t>
      </w:r>
      <w:r w:rsidRPr="00BD221E">
        <w:rPr>
          <w:rFonts w:ascii="Times New Roman" w:hint="eastAsia"/>
          <w:sz w:val="23"/>
          <w:szCs w:val="23"/>
        </w:rPr>
        <w:t>국가를</w:t>
      </w:r>
      <w:r w:rsidRPr="00BD221E">
        <w:rPr>
          <w:rFonts w:ascii="Times New Roman"/>
          <w:sz w:val="23"/>
          <w:szCs w:val="23"/>
        </w:rPr>
        <w:t xml:space="preserve"> </w:t>
      </w:r>
      <w:r w:rsidRPr="00BD221E">
        <w:rPr>
          <w:rFonts w:ascii="Times New Roman" w:hint="eastAsia"/>
          <w:sz w:val="23"/>
          <w:szCs w:val="23"/>
        </w:rPr>
        <w:t>당사자로</w:t>
      </w:r>
      <w:r w:rsidRPr="00BD221E">
        <w:rPr>
          <w:rFonts w:ascii="Times New Roman"/>
          <w:sz w:val="23"/>
          <w:szCs w:val="23"/>
        </w:rPr>
        <w:t xml:space="preserve"> </w:t>
      </w:r>
      <w:r w:rsidRPr="00BD221E">
        <w:rPr>
          <w:rFonts w:ascii="Times New Roman" w:hint="eastAsia"/>
          <w:sz w:val="23"/>
          <w:szCs w:val="23"/>
        </w:rPr>
        <w:t>하는</w:t>
      </w:r>
      <w:r w:rsidRPr="00BD221E">
        <w:rPr>
          <w:rFonts w:ascii="Times New Roman"/>
          <w:sz w:val="23"/>
          <w:szCs w:val="23"/>
        </w:rPr>
        <w:t xml:space="preserve"> </w:t>
      </w:r>
      <w:r w:rsidRPr="00BD221E">
        <w:rPr>
          <w:rFonts w:ascii="Times New Roman" w:hint="eastAsia"/>
          <w:sz w:val="23"/>
          <w:szCs w:val="23"/>
        </w:rPr>
        <w:t>계약에</w:t>
      </w:r>
      <w:r w:rsidRPr="00BD221E">
        <w:rPr>
          <w:rFonts w:ascii="Times New Roman"/>
          <w:sz w:val="23"/>
          <w:szCs w:val="23"/>
        </w:rPr>
        <w:t xml:space="preserve"> </w:t>
      </w:r>
      <w:r w:rsidRPr="00BD221E">
        <w:rPr>
          <w:rFonts w:ascii="Times New Roman" w:hint="eastAsia"/>
          <w:sz w:val="23"/>
          <w:szCs w:val="23"/>
        </w:rPr>
        <w:t>관한</w:t>
      </w:r>
      <w:r w:rsidRPr="00BD221E">
        <w:rPr>
          <w:rFonts w:ascii="Times New Roman"/>
          <w:sz w:val="23"/>
          <w:szCs w:val="23"/>
        </w:rPr>
        <w:t xml:space="preserve"> </w:t>
      </w:r>
      <w:r w:rsidRPr="00BD221E">
        <w:rPr>
          <w:rFonts w:ascii="Times New Roman" w:hint="eastAsia"/>
          <w:sz w:val="23"/>
          <w:szCs w:val="23"/>
        </w:rPr>
        <w:t>법률</w:t>
      </w:r>
      <w:r w:rsidRPr="00BD221E">
        <w:rPr>
          <w:rFonts w:ascii="Times New Roman"/>
          <w:sz w:val="23"/>
          <w:szCs w:val="23"/>
        </w:rPr>
        <w:t xml:space="preserve"> </w:t>
      </w:r>
      <w:r w:rsidRPr="00BD221E">
        <w:rPr>
          <w:rFonts w:ascii="Times New Roman" w:hint="eastAsia"/>
          <w:sz w:val="23"/>
          <w:szCs w:val="23"/>
        </w:rPr>
        <w:t>제</w:t>
      </w:r>
      <w:r w:rsidRPr="00BD221E">
        <w:rPr>
          <w:rFonts w:ascii="Times New Roman"/>
          <w:sz w:val="23"/>
          <w:szCs w:val="23"/>
        </w:rPr>
        <w:t>27</w:t>
      </w:r>
      <w:r w:rsidRPr="00BD221E">
        <w:rPr>
          <w:rFonts w:ascii="Times New Roman" w:hint="eastAsia"/>
          <w:sz w:val="23"/>
          <w:szCs w:val="23"/>
        </w:rPr>
        <w:t>조에</w:t>
      </w:r>
      <w:r w:rsidRPr="00BD221E">
        <w:rPr>
          <w:rFonts w:ascii="Times New Roman"/>
          <w:sz w:val="23"/>
          <w:szCs w:val="23"/>
        </w:rPr>
        <w:t xml:space="preserve"> </w:t>
      </w:r>
      <w:r w:rsidRPr="00BD221E">
        <w:rPr>
          <w:rFonts w:ascii="Times New Roman" w:hint="eastAsia"/>
          <w:sz w:val="23"/>
          <w:szCs w:val="23"/>
        </w:rPr>
        <w:t>따른</w:t>
      </w:r>
      <w:r w:rsidRPr="00BD221E">
        <w:rPr>
          <w:rFonts w:ascii="Times New Roman"/>
          <w:sz w:val="23"/>
          <w:szCs w:val="23"/>
        </w:rPr>
        <w:t xml:space="preserve"> </w:t>
      </w:r>
      <w:r w:rsidRPr="00BD221E">
        <w:rPr>
          <w:rFonts w:ascii="Times New Roman" w:hint="eastAsia"/>
          <w:sz w:val="23"/>
          <w:szCs w:val="23"/>
        </w:rPr>
        <w:t>부정당업자의</w:t>
      </w:r>
      <w:r w:rsidRPr="00BD221E">
        <w:rPr>
          <w:rFonts w:ascii="Times New Roman"/>
          <w:sz w:val="23"/>
          <w:szCs w:val="23"/>
        </w:rPr>
        <w:t xml:space="preserve"> </w:t>
      </w:r>
      <w:r w:rsidRPr="00BD221E">
        <w:rPr>
          <w:rFonts w:ascii="Times New Roman" w:hint="eastAsia"/>
          <w:sz w:val="23"/>
          <w:szCs w:val="23"/>
        </w:rPr>
        <w:t>입찰</w:t>
      </w:r>
      <w:r w:rsidRPr="00BD221E">
        <w:rPr>
          <w:rFonts w:ascii="Times New Roman"/>
          <w:sz w:val="23"/>
          <w:szCs w:val="23"/>
        </w:rPr>
        <w:t xml:space="preserve"> </w:t>
      </w:r>
      <w:r w:rsidRPr="00BD221E">
        <w:rPr>
          <w:rFonts w:ascii="Times New Roman" w:hint="eastAsia"/>
          <w:sz w:val="23"/>
          <w:szCs w:val="23"/>
        </w:rPr>
        <w:t>참가자격</w:t>
      </w:r>
      <w:r w:rsidRPr="00BD221E">
        <w:rPr>
          <w:rFonts w:ascii="Times New Roman"/>
          <w:sz w:val="23"/>
          <w:szCs w:val="23"/>
        </w:rPr>
        <w:t xml:space="preserve"> </w:t>
      </w:r>
      <w:r w:rsidRPr="00BD221E">
        <w:rPr>
          <w:rFonts w:ascii="Times New Roman" w:hint="eastAsia"/>
          <w:sz w:val="23"/>
          <w:szCs w:val="23"/>
        </w:rPr>
        <w:t>제한</w:t>
      </w:r>
      <w:r w:rsidR="00090ABD" w:rsidRPr="00BD221E">
        <w:rPr>
          <w:rFonts w:ascii="Times New Roman" w:eastAsia="바탕체"/>
          <w:sz w:val="23"/>
          <w:szCs w:val="23"/>
        </w:rPr>
        <w:t xml:space="preserve"> </w:t>
      </w:r>
      <w:r w:rsidR="00090ABD" w:rsidRPr="00BD221E">
        <w:rPr>
          <w:rFonts w:ascii="Times New Roman" w:eastAsia="바탕체" w:hint="eastAsia"/>
          <w:sz w:val="23"/>
          <w:szCs w:val="23"/>
        </w:rPr>
        <w:t>처분</w:t>
      </w:r>
      <w:r w:rsidR="00A76B17" w:rsidRPr="00BD221E">
        <w:rPr>
          <w:rFonts w:ascii="Times New Roman" w:eastAsia="바탕체"/>
          <w:sz w:val="23"/>
          <w:szCs w:val="23"/>
        </w:rPr>
        <w:t xml:space="preserve"> </w:t>
      </w:r>
      <w:r w:rsidR="00A76B17" w:rsidRPr="00BD221E">
        <w:rPr>
          <w:rFonts w:ascii="Times New Roman" w:eastAsia="바탕체" w:hint="eastAsia"/>
          <w:sz w:val="23"/>
          <w:szCs w:val="23"/>
        </w:rPr>
        <w:t>또는</w:t>
      </w:r>
      <w:r w:rsidR="00A76B17" w:rsidRPr="00BD221E">
        <w:rPr>
          <w:rFonts w:ascii="Times New Roman" w:eastAsia="바탕체"/>
          <w:sz w:val="23"/>
          <w:szCs w:val="23"/>
        </w:rPr>
        <w:t xml:space="preserve"> </w:t>
      </w:r>
      <w:r w:rsidR="00A76B17" w:rsidRPr="00BD221E">
        <w:rPr>
          <w:rFonts w:ascii="Times New Roman" w:eastAsia="바탕체" w:hint="eastAsia"/>
          <w:sz w:val="23"/>
          <w:szCs w:val="23"/>
        </w:rPr>
        <w:t>제</w:t>
      </w:r>
      <w:r w:rsidR="00A76B17" w:rsidRPr="00BD221E">
        <w:rPr>
          <w:rFonts w:ascii="Times New Roman" w:eastAsia="바탕체"/>
          <w:sz w:val="23"/>
          <w:szCs w:val="23"/>
        </w:rPr>
        <w:t>27</w:t>
      </w:r>
      <w:r w:rsidR="00A76B17" w:rsidRPr="00BD221E">
        <w:rPr>
          <w:rFonts w:ascii="Times New Roman" w:eastAsia="바탕체" w:hint="eastAsia"/>
          <w:sz w:val="23"/>
          <w:szCs w:val="23"/>
        </w:rPr>
        <w:t>조의</w:t>
      </w:r>
      <w:r w:rsidR="00A76B17" w:rsidRPr="00BD221E">
        <w:rPr>
          <w:rFonts w:ascii="Times New Roman" w:eastAsia="바탕체"/>
          <w:sz w:val="23"/>
          <w:szCs w:val="23"/>
        </w:rPr>
        <w:t xml:space="preserve"> 2</w:t>
      </w:r>
      <w:r w:rsidR="00A76B17" w:rsidRPr="00BD221E">
        <w:rPr>
          <w:rFonts w:ascii="Times New Roman" w:eastAsia="바탕체" w:hint="eastAsia"/>
          <w:sz w:val="23"/>
          <w:szCs w:val="23"/>
        </w:rPr>
        <w:t>에</w:t>
      </w:r>
      <w:r w:rsidR="00A76B17" w:rsidRPr="00BD221E">
        <w:rPr>
          <w:rFonts w:ascii="Times New Roman" w:eastAsia="바탕체"/>
          <w:sz w:val="23"/>
          <w:szCs w:val="23"/>
        </w:rPr>
        <w:t xml:space="preserve"> </w:t>
      </w:r>
      <w:r w:rsidR="00A76B17" w:rsidRPr="00BD221E">
        <w:rPr>
          <w:rFonts w:ascii="Times New Roman" w:eastAsia="바탕체" w:hint="eastAsia"/>
          <w:sz w:val="23"/>
          <w:szCs w:val="23"/>
        </w:rPr>
        <w:t>따른</w:t>
      </w:r>
      <w:r w:rsidR="00A76B17" w:rsidRPr="00BD221E">
        <w:rPr>
          <w:rFonts w:ascii="Times New Roman" w:eastAsia="바탕체"/>
          <w:sz w:val="23"/>
          <w:szCs w:val="23"/>
        </w:rPr>
        <w:t xml:space="preserve"> </w:t>
      </w:r>
      <w:r w:rsidR="00A76B17" w:rsidRPr="00BD221E">
        <w:rPr>
          <w:rFonts w:ascii="Times New Roman" w:eastAsia="바탕체" w:hint="eastAsia"/>
          <w:sz w:val="23"/>
          <w:szCs w:val="23"/>
        </w:rPr>
        <w:t>과징금</w:t>
      </w:r>
      <w:r w:rsidR="00090ABD" w:rsidRPr="00BD221E">
        <w:rPr>
          <w:rFonts w:ascii="Times New Roman" w:eastAsia="바탕체" w:hint="eastAsia"/>
          <w:sz w:val="23"/>
          <w:szCs w:val="23"/>
        </w:rPr>
        <w:t>이</w:t>
      </w:r>
      <w:r w:rsidR="00090ABD" w:rsidRPr="00BD221E">
        <w:rPr>
          <w:rFonts w:ascii="Times New Roman" w:eastAsia="바탕체"/>
          <w:sz w:val="23"/>
          <w:szCs w:val="23"/>
        </w:rPr>
        <w:t xml:space="preserve"> </w:t>
      </w:r>
      <w:r w:rsidR="00090ABD" w:rsidRPr="00BD221E">
        <w:rPr>
          <w:rFonts w:ascii="Times New Roman" w:eastAsia="바탕체" w:hint="eastAsia"/>
          <w:sz w:val="23"/>
          <w:szCs w:val="23"/>
        </w:rPr>
        <w:t>부과되고</w:t>
      </w:r>
      <w:r w:rsidR="00090ABD" w:rsidRPr="00BD221E">
        <w:rPr>
          <w:rFonts w:ascii="Times New Roman" w:eastAsia="바탕체"/>
          <w:sz w:val="23"/>
          <w:szCs w:val="23"/>
        </w:rPr>
        <w:t xml:space="preserve"> </w:t>
      </w:r>
      <w:r w:rsidR="00090ABD" w:rsidRPr="00BD221E">
        <w:rPr>
          <w:rFonts w:ascii="Times New Roman" w:eastAsia="바탕체" w:hint="eastAsia"/>
          <w:sz w:val="23"/>
          <w:szCs w:val="23"/>
        </w:rPr>
        <w:t>그</w:t>
      </w:r>
      <w:r w:rsidR="00090ABD" w:rsidRPr="00BD221E">
        <w:rPr>
          <w:rFonts w:ascii="Times New Roman" w:eastAsia="바탕체"/>
          <w:sz w:val="23"/>
          <w:szCs w:val="23"/>
        </w:rPr>
        <w:t xml:space="preserve"> </w:t>
      </w:r>
      <w:r w:rsidR="00090ABD" w:rsidRPr="00BD221E">
        <w:rPr>
          <w:rFonts w:ascii="Times New Roman" w:eastAsia="바탕체" w:hint="eastAsia"/>
          <w:sz w:val="23"/>
          <w:szCs w:val="23"/>
        </w:rPr>
        <w:t>처분이</w:t>
      </w:r>
      <w:r w:rsidR="00090ABD" w:rsidRPr="00BD221E">
        <w:rPr>
          <w:rFonts w:ascii="Times New Roman" w:eastAsia="바탕체"/>
          <w:sz w:val="23"/>
          <w:szCs w:val="23"/>
        </w:rPr>
        <w:t xml:space="preserve"> </w:t>
      </w:r>
      <w:proofErr w:type="spellStart"/>
      <w:r w:rsidR="00090ABD" w:rsidRPr="00BD221E">
        <w:rPr>
          <w:rFonts w:ascii="Times New Roman" w:eastAsia="바탕체" w:hint="eastAsia"/>
          <w:sz w:val="23"/>
          <w:szCs w:val="23"/>
        </w:rPr>
        <w:t>대상회사에</w:t>
      </w:r>
      <w:proofErr w:type="spellEnd"/>
      <w:r w:rsidR="00090ABD" w:rsidRPr="00BD221E">
        <w:rPr>
          <w:rFonts w:ascii="Times New Roman" w:eastAsia="바탕체"/>
          <w:sz w:val="23"/>
          <w:szCs w:val="23"/>
        </w:rPr>
        <w:t xml:space="preserve"> </w:t>
      </w:r>
      <w:r w:rsidR="00090ABD" w:rsidRPr="00BD221E">
        <w:rPr>
          <w:rFonts w:ascii="Times New Roman" w:eastAsia="바탕체" w:hint="eastAsia"/>
          <w:sz w:val="23"/>
          <w:szCs w:val="23"/>
        </w:rPr>
        <w:t>승계됨으로써</w:t>
      </w:r>
      <w:r w:rsidR="00090ABD" w:rsidRPr="00BD221E">
        <w:rPr>
          <w:rFonts w:ascii="Times New Roman" w:eastAsia="바탕체"/>
          <w:sz w:val="23"/>
          <w:szCs w:val="23"/>
        </w:rPr>
        <w:t xml:space="preserve"> </w:t>
      </w:r>
      <w:proofErr w:type="spellStart"/>
      <w:r w:rsidR="00090ABD" w:rsidRPr="00BD221E">
        <w:rPr>
          <w:rFonts w:ascii="Times New Roman" w:eastAsia="바탕체" w:hint="eastAsia"/>
          <w:sz w:val="23"/>
          <w:szCs w:val="23"/>
        </w:rPr>
        <w:t>대상회사에게</w:t>
      </w:r>
      <w:proofErr w:type="spellEnd"/>
      <w:r w:rsidR="00090ABD" w:rsidRPr="00BD221E">
        <w:rPr>
          <w:rFonts w:ascii="Times New Roman" w:eastAsia="바탕체"/>
          <w:sz w:val="23"/>
          <w:szCs w:val="23"/>
        </w:rPr>
        <w:t xml:space="preserve"> </w:t>
      </w:r>
      <w:r w:rsidR="00090ABD" w:rsidRPr="00BD221E">
        <w:rPr>
          <w:rFonts w:ascii="Times New Roman" w:eastAsia="바탕체" w:hint="eastAsia"/>
          <w:sz w:val="23"/>
          <w:szCs w:val="23"/>
        </w:rPr>
        <w:t>발생하는</w:t>
      </w:r>
      <w:r w:rsidR="00090ABD" w:rsidRPr="00BD221E">
        <w:rPr>
          <w:rFonts w:ascii="Times New Roman" w:eastAsia="바탕체"/>
          <w:sz w:val="23"/>
          <w:szCs w:val="23"/>
        </w:rPr>
        <w:t xml:space="preserve"> </w:t>
      </w:r>
      <w:r w:rsidR="00090ABD" w:rsidRPr="00BD221E">
        <w:rPr>
          <w:rFonts w:ascii="Times New Roman" w:eastAsia="바탕체" w:hint="eastAsia"/>
          <w:sz w:val="23"/>
          <w:szCs w:val="23"/>
        </w:rPr>
        <w:t>모든</w:t>
      </w:r>
      <w:r w:rsidR="00090ABD" w:rsidRPr="00BD221E">
        <w:rPr>
          <w:rFonts w:ascii="Times New Roman" w:eastAsia="바탕체"/>
          <w:sz w:val="23"/>
          <w:szCs w:val="23"/>
        </w:rPr>
        <w:t xml:space="preserve"> </w:t>
      </w:r>
      <w:r w:rsidR="00090ABD" w:rsidRPr="00BD221E">
        <w:rPr>
          <w:rFonts w:ascii="Times New Roman" w:eastAsia="바탕체" w:hint="eastAsia"/>
          <w:sz w:val="23"/>
          <w:szCs w:val="23"/>
        </w:rPr>
        <w:t>손해</w:t>
      </w:r>
      <w:r w:rsidR="00090ABD" w:rsidRPr="00BD221E">
        <w:rPr>
          <w:rFonts w:ascii="Times New Roman" w:eastAsia="바탕체"/>
          <w:sz w:val="23"/>
          <w:szCs w:val="23"/>
        </w:rPr>
        <w:t>.</w:t>
      </w:r>
    </w:p>
    <w:p w14:paraId="5299D711" w14:textId="3DF577F1" w:rsidR="00CC3993" w:rsidRDefault="00CC3993" w:rsidP="00CC3993">
      <w:pPr>
        <w:numPr>
          <w:ilvl w:val="0"/>
          <w:numId w:val="73"/>
        </w:numPr>
        <w:snapToGrid w:val="0"/>
        <w:spacing w:before="180" w:after="180" w:line="360" w:lineRule="atLeast"/>
        <w:rPr>
          <w:rFonts w:ascii="Times New Roman" w:eastAsia="바탕체"/>
          <w:sz w:val="23"/>
          <w:szCs w:val="23"/>
        </w:rPr>
      </w:pPr>
      <w:r w:rsidRPr="00352E12">
        <w:rPr>
          <w:rFonts w:ascii="Times New Roman" w:eastAsia="바탕체" w:hint="eastAsia"/>
          <w:sz w:val="23"/>
          <w:szCs w:val="23"/>
        </w:rPr>
        <w:t>방위사업청의</w:t>
      </w:r>
      <w:r w:rsidRPr="00352E12">
        <w:rPr>
          <w:rFonts w:ascii="Times New Roman" w:eastAsia="바탕체"/>
          <w:sz w:val="23"/>
          <w:szCs w:val="23"/>
        </w:rPr>
        <w:t xml:space="preserve"> </w:t>
      </w:r>
      <w:r w:rsidRPr="00352E12">
        <w:rPr>
          <w:rFonts w:ascii="Times New Roman" w:eastAsia="바탕체" w:hint="eastAsia"/>
          <w:sz w:val="23"/>
          <w:szCs w:val="23"/>
        </w:rPr>
        <w:t>하자보수변상금</w:t>
      </w:r>
      <w:r w:rsidRPr="00352E12">
        <w:rPr>
          <w:rFonts w:ascii="Times New Roman" w:eastAsia="바탕체"/>
          <w:sz w:val="23"/>
          <w:szCs w:val="23"/>
        </w:rPr>
        <w:t xml:space="preserve"> </w:t>
      </w:r>
      <w:r w:rsidRPr="00352E12">
        <w:rPr>
          <w:rFonts w:ascii="Times New Roman" w:eastAsia="바탕체" w:hint="eastAsia"/>
          <w:sz w:val="23"/>
          <w:szCs w:val="23"/>
        </w:rPr>
        <w:t>청구</w:t>
      </w:r>
      <w:r w:rsidRPr="00352E12">
        <w:rPr>
          <w:rFonts w:ascii="Times New Roman" w:eastAsia="바탕체"/>
          <w:sz w:val="23"/>
          <w:szCs w:val="23"/>
        </w:rPr>
        <w:t xml:space="preserve">(2022. 5. </w:t>
      </w:r>
      <w:r w:rsidRPr="00352E12">
        <w:rPr>
          <w:rFonts w:ascii="Times New Roman" w:eastAsia="바탕체" w:hint="eastAsia"/>
          <w:sz w:val="23"/>
          <w:szCs w:val="23"/>
        </w:rPr>
        <w:t>접수</w:t>
      </w:r>
      <w:r w:rsidRPr="00352E12">
        <w:rPr>
          <w:rFonts w:ascii="Times New Roman" w:eastAsia="바탕체"/>
          <w:sz w:val="23"/>
          <w:szCs w:val="23"/>
        </w:rPr>
        <w:t xml:space="preserve"> </w:t>
      </w:r>
      <w:proofErr w:type="spellStart"/>
      <w:r w:rsidRPr="00352E12">
        <w:rPr>
          <w:rFonts w:ascii="Times New Roman" w:eastAsia="바탕체" w:hint="eastAsia"/>
          <w:sz w:val="23"/>
          <w:szCs w:val="23"/>
        </w:rPr>
        <w:t>방위사업청</w:t>
      </w:r>
      <w:proofErr w:type="spellEnd"/>
      <w:r w:rsidRPr="00352E12">
        <w:rPr>
          <w:rFonts w:ascii="Times New Roman" w:eastAsia="바탕체"/>
          <w:sz w:val="23"/>
          <w:szCs w:val="23"/>
        </w:rPr>
        <w:t xml:space="preserve"> </w:t>
      </w:r>
      <w:proofErr w:type="spellStart"/>
      <w:r w:rsidRPr="00352E12">
        <w:rPr>
          <w:rFonts w:ascii="Times New Roman" w:eastAsia="바탕체" w:hint="eastAsia"/>
          <w:sz w:val="23"/>
          <w:szCs w:val="23"/>
        </w:rPr>
        <w:t>옴부즈만</w:t>
      </w:r>
      <w:proofErr w:type="spellEnd"/>
      <w:r w:rsidRPr="00352E12">
        <w:rPr>
          <w:rFonts w:ascii="Times New Roman" w:eastAsia="바탕체"/>
          <w:sz w:val="23"/>
          <w:szCs w:val="23"/>
        </w:rPr>
        <w:t xml:space="preserve"> </w:t>
      </w:r>
      <w:r w:rsidRPr="00352E12">
        <w:rPr>
          <w:rFonts w:ascii="Times New Roman" w:eastAsia="바탕체" w:hint="eastAsia"/>
          <w:sz w:val="23"/>
          <w:szCs w:val="23"/>
        </w:rPr>
        <w:t>건</w:t>
      </w:r>
      <w:r w:rsidRPr="00352E12">
        <w:rPr>
          <w:rFonts w:ascii="Times New Roman" w:eastAsia="바탕체"/>
          <w:sz w:val="23"/>
          <w:szCs w:val="23"/>
        </w:rPr>
        <w:t xml:space="preserve">): </w:t>
      </w:r>
      <w:r w:rsidRPr="00352E12">
        <w:rPr>
          <w:rFonts w:ascii="Times New Roman" w:eastAsia="바탕체" w:hint="eastAsia"/>
          <w:sz w:val="23"/>
          <w:szCs w:val="23"/>
        </w:rPr>
        <w:t>방위사업청에</w:t>
      </w:r>
      <w:r w:rsidRPr="00352E12">
        <w:rPr>
          <w:rFonts w:ascii="Times New Roman" w:eastAsia="바탕체"/>
          <w:sz w:val="23"/>
          <w:szCs w:val="23"/>
        </w:rPr>
        <w:t xml:space="preserve"> </w:t>
      </w:r>
      <w:proofErr w:type="spellStart"/>
      <w:r w:rsidRPr="00352E12">
        <w:rPr>
          <w:rFonts w:ascii="Times New Roman" w:eastAsia="바탕체" w:hint="eastAsia"/>
          <w:sz w:val="23"/>
          <w:szCs w:val="23"/>
        </w:rPr>
        <w:t>기납품한</w:t>
      </w:r>
      <w:proofErr w:type="spellEnd"/>
      <w:r w:rsidRPr="00352E12">
        <w:rPr>
          <w:rFonts w:ascii="Times New Roman" w:eastAsia="바탕체"/>
          <w:sz w:val="23"/>
          <w:szCs w:val="23"/>
        </w:rPr>
        <w:t xml:space="preserve"> </w:t>
      </w:r>
      <w:proofErr w:type="spellStart"/>
      <w:r w:rsidRPr="00352E12">
        <w:rPr>
          <w:rFonts w:ascii="Times New Roman" w:eastAsia="바탕체" w:hint="eastAsia"/>
          <w:sz w:val="23"/>
          <w:szCs w:val="23"/>
        </w:rPr>
        <w:t>탄약류</w:t>
      </w:r>
      <w:proofErr w:type="spellEnd"/>
      <w:r w:rsidRPr="00352E12">
        <w:rPr>
          <w:rFonts w:ascii="Times New Roman" w:eastAsia="바탕체"/>
          <w:sz w:val="23"/>
          <w:szCs w:val="23"/>
        </w:rPr>
        <w:t xml:space="preserve"> </w:t>
      </w:r>
      <w:r w:rsidRPr="00352E12">
        <w:rPr>
          <w:rFonts w:ascii="Times New Roman" w:eastAsia="바탕체" w:hint="eastAsia"/>
          <w:sz w:val="23"/>
          <w:szCs w:val="23"/>
        </w:rPr>
        <w:t>중</w:t>
      </w:r>
      <w:r w:rsidRPr="00352E12">
        <w:rPr>
          <w:rFonts w:ascii="Times New Roman" w:eastAsia="바탕체"/>
          <w:sz w:val="23"/>
          <w:szCs w:val="23"/>
        </w:rPr>
        <w:t xml:space="preserve">, </w:t>
      </w:r>
      <w:proofErr w:type="spellStart"/>
      <w:r w:rsidRPr="00352E12">
        <w:rPr>
          <w:rFonts w:ascii="Times New Roman" w:eastAsia="바탕체" w:hint="eastAsia"/>
          <w:sz w:val="23"/>
          <w:szCs w:val="23"/>
        </w:rPr>
        <w:t>탄약포장용</w:t>
      </w:r>
      <w:proofErr w:type="spellEnd"/>
      <w:r w:rsidRPr="00352E12">
        <w:rPr>
          <w:rFonts w:ascii="Times New Roman" w:eastAsia="바탕체"/>
          <w:sz w:val="23"/>
          <w:szCs w:val="23"/>
        </w:rPr>
        <w:t xml:space="preserve"> </w:t>
      </w:r>
      <w:proofErr w:type="spellStart"/>
      <w:r w:rsidRPr="00352E12">
        <w:rPr>
          <w:rFonts w:ascii="Times New Roman" w:eastAsia="바탕체" w:hint="eastAsia"/>
          <w:sz w:val="23"/>
          <w:szCs w:val="23"/>
        </w:rPr>
        <w:t>지환통</w:t>
      </w:r>
      <w:proofErr w:type="spellEnd"/>
      <w:r w:rsidRPr="00352E12">
        <w:rPr>
          <w:rFonts w:ascii="Times New Roman" w:eastAsia="바탕체"/>
          <w:sz w:val="23"/>
          <w:szCs w:val="23"/>
        </w:rPr>
        <w:t xml:space="preserve"> </w:t>
      </w:r>
      <w:r w:rsidRPr="00352E12">
        <w:rPr>
          <w:rFonts w:ascii="Times New Roman" w:eastAsia="바탕체" w:hint="eastAsia"/>
          <w:sz w:val="23"/>
          <w:szCs w:val="23"/>
        </w:rPr>
        <w:t>규격불일치로</w:t>
      </w:r>
      <w:r w:rsidRPr="00352E12">
        <w:rPr>
          <w:rFonts w:ascii="Times New Roman" w:eastAsia="바탕체"/>
          <w:sz w:val="23"/>
          <w:szCs w:val="23"/>
        </w:rPr>
        <w:t xml:space="preserve"> </w:t>
      </w:r>
      <w:r w:rsidRPr="00352E12">
        <w:rPr>
          <w:rFonts w:ascii="Times New Roman" w:eastAsia="바탕체" w:hint="eastAsia"/>
          <w:sz w:val="23"/>
          <w:szCs w:val="23"/>
        </w:rPr>
        <w:t>인한</w:t>
      </w:r>
      <w:r w:rsidRPr="00352E12">
        <w:rPr>
          <w:rFonts w:ascii="Times New Roman" w:eastAsia="바탕체"/>
          <w:sz w:val="23"/>
          <w:szCs w:val="23"/>
        </w:rPr>
        <w:t xml:space="preserve"> </w:t>
      </w:r>
      <w:r w:rsidRPr="00352E12">
        <w:rPr>
          <w:rFonts w:ascii="Times New Roman" w:eastAsia="바탕체" w:hint="eastAsia"/>
          <w:sz w:val="23"/>
          <w:szCs w:val="23"/>
        </w:rPr>
        <w:t>하자와</w:t>
      </w:r>
      <w:r w:rsidRPr="00352E12">
        <w:rPr>
          <w:rFonts w:ascii="Times New Roman" w:eastAsia="바탕체"/>
          <w:sz w:val="23"/>
          <w:szCs w:val="23"/>
        </w:rPr>
        <w:t xml:space="preserve"> </w:t>
      </w:r>
      <w:r w:rsidRPr="00352E12">
        <w:rPr>
          <w:rFonts w:ascii="Times New Roman" w:eastAsia="바탕체" w:hint="eastAsia"/>
          <w:sz w:val="23"/>
          <w:szCs w:val="23"/>
        </w:rPr>
        <w:t>관련하여</w:t>
      </w:r>
      <w:r w:rsidRPr="00352E12">
        <w:rPr>
          <w:rFonts w:ascii="Times New Roman" w:eastAsia="바탕체"/>
          <w:sz w:val="23"/>
          <w:szCs w:val="23"/>
        </w:rPr>
        <w:t xml:space="preserve"> </w:t>
      </w:r>
      <w:proofErr w:type="spellStart"/>
      <w:r w:rsidRPr="00352E12">
        <w:rPr>
          <w:rFonts w:ascii="Times New Roman" w:eastAsia="바탕체" w:hint="eastAsia"/>
          <w:sz w:val="23"/>
          <w:szCs w:val="23"/>
        </w:rPr>
        <w:t>방위사업청으로부터</w:t>
      </w:r>
      <w:proofErr w:type="spellEnd"/>
      <w:r w:rsidRPr="00352E12">
        <w:rPr>
          <w:rFonts w:ascii="Times New Roman" w:eastAsia="바탕체"/>
          <w:sz w:val="23"/>
          <w:szCs w:val="23"/>
        </w:rPr>
        <w:t xml:space="preserve"> </w:t>
      </w:r>
      <w:r w:rsidRPr="00352E12">
        <w:rPr>
          <w:rFonts w:ascii="Times New Roman" w:eastAsia="바탕체" w:hint="eastAsia"/>
          <w:sz w:val="23"/>
          <w:szCs w:val="23"/>
        </w:rPr>
        <w:t>제기된</w:t>
      </w:r>
      <w:r w:rsidRPr="00352E12">
        <w:rPr>
          <w:rFonts w:ascii="Times New Roman" w:eastAsia="바탕체"/>
          <w:sz w:val="23"/>
          <w:szCs w:val="23"/>
        </w:rPr>
        <w:t xml:space="preserve"> </w:t>
      </w:r>
      <w:r w:rsidRPr="00352E12">
        <w:rPr>
          <w:rFonts w:ascii="Times New Roman" w:eastAsia="바탕체" w:hint="eastAsia"/>
          <w:sz w:val="23"/>
          <w:szCs w:val="23"/>
        </w:rPr>
        <w:t>하자보수에</w:t>
      </w:r>
      <w:r w:rsidRPr="00352E12">
        <w:rPr>
          <w:rFonts w:ascii="Times New Roman" w:eastAsia="바탕체"/>
          <w:sz w:val="23"/>
          <w:szCs w:val="23"/>
        </w:rPr>
        <w:t xml:space="preserve"> </w:t>
      </w:r>
      <w:r w:rsidRPr="00352E12">
        <w:rPr>
          <w:rFonts w:ascii="Times New Roman" w:eastAsia="바탕체" w:hint="eastAsia"/>
          <w:sz w:val="23"/>
          <w:szCs w:val="23"/>
        </w:rPr>
        <w:t>갈음한</w:t>
      </w:r>
      <w:r w:rsidRPr="00352E12">
        <w:rPr>
          <w:rFonts w:ascii="Times New Roman" w:eastAsia="바탕체"/>
          <w:sz w:val="23"/>
          <w:szCs w:val="23"/>
        </w:rPr>
        <w:t xml:space="preserve"> </w:t>
      </w:r>
      <w:r w:rsidRPr="00352E12">
        <w:rPr>
          <w:rFonts w:ascii="Times New Roman" w:eastAsia="바탕체" w:hint="eastAsia"/>
          <w:sz w:val="23"/>
          <w:szCs w:val="23"/>
        </w:rPr>
        <w:t>손해배상청구로</w:t>
      </w:r>
      <w:r w:rsidRPr="00352E12">
        <w:rPr>
          <w:rFonts w:ascii="Times New Roman" w:eastAsia="바탕체"/>
          <w:sz w:val="23"/>
          <w:szCs w:val="23"/>
        </w:rPr>
        <w:t xml:space="preserve"> </w:t>
      </w:r>
      <w:r w:rsidRPr="00352E12">
        <w:rPr>
          <w:rFonts w:ascii="Times New Roman" w:eastAsia="바탕체" w:hint="eastAsia"/>
          <w:sz w:val="23"/>
          <w:szCs w:val="23"/>
        </w:rPr>
        <w:t>인한</w:t>
      </w:r>
      <w:r w:rsidRPr="00352E12">
        <w:rPr>
          <w:rFonts w:ascii="Times New Roman" w:eastAsia="바탕체"/>
          <w:sz w:val="23"/>
          <w:szCs w:val="23"/>
        </w:rPr>
        <w:t xml:space="preserve"> </w:t>
      </w:r>
      <w:r w:rsidRPr="00352E12">
        <w:rPr>
          <w:rFonts w:ascii="Times New Roman" w:eastAsia="바탕체" w:hint="eastAsia"/>
          <w:sz w:val="23"/>
          <w:szCs w:val="23"/>
        </w:rPr>
        <w:t>손해를</w:t>
      </w:r>
      <w:r w:rsidRPr="00352E12">
        <w:rPr>
          <w:rFonts w:ascii="Times New Roman" w:eastAsia="바탕체"/>
          <w:sz w:val="23"/>
          <w:szCs w:val="23"/>
        </w:rPr>
        <w:t xml:space="preserve"> </w:t>
      </w:r>
      <w:r w:rsidRPr="00352E12">
        <w:rPr>
          <w:rFonts w:ascii="Times New Roman" w:eastAsia="바탕체" w:hint="eastAsia"/>
          <w:sz w:val="23"/>
          <w:szCs w:val="23"/>
        </w:rPr>
        <w:t>포함하여</w:t>
      </w:r>
      <w:r w:rsidRPr="00352E12">
        <w:rPr>
          <w:rFonts w:ascii="Times New Roman" w:eastAsia="바탕체"/>
          <w:sz w:val="23"/>
          <w:szCs w:val="23"/>
        </w:rPr>
        <w:t xml:space="preserve"> </w:t>
      </w:r>
      <w:r w:rsidRPr="00352E12">
        <w:rPr>
          <w:rFonts w:ascii="Times New Roman" w:eastAsia="바탕체" w:hint="eastAsia"/>
          <w:sz w:val="23"/>
          <w:szCs w:val="23"/>
        </w:rPr>
        <w:t>해당</w:t>
      </w:r>
      <w:r w:rsidRPr="00352E12">
        <w:rPr>
          <w:rFonts w:ascii="Times New Roman" w:eastAsia="바탕체"/>
          <w:sz w:val="23"/>
          <w:szCs w:val="23"/>
        </w:rPr>
        <w:t xml:space="preserve"> </w:t>
      </w:r>
      <w:r w:rsidRPr="00352E12">
        <w:rPr>
          <w:rFonts w:ascii="Times New Roman" w:eastAsia="바탕체" w:hint="eastAsia"/>
          <w:sz w:val="23"/>
          <w:szCs w:val="23"/>
        </w:rPr>
        <w:t>하자로</w:t>
      </w:r>
      <w:r w:rsidRPr="00352E12">
        <w:rPr>
          <w:rFonts w:ascii="Times New Roman" w:eastAsia="바탕체"/>
          <w:sz w:val="23"/>
          <w:szCs w:val="23"/>
        </w:rPr>
        <w:t xml:space="preserve"> </w:t>
      </w:r>
      <w:r w:rsidRPr="00352E12">
        <w:rPr>
          <w:rFonts w:ascii="Times New Roman" w:eastAsia="바탕체" w:hint="eastAsia"/>
          <w:sz w:val="23"/>
          <w:szCs w:val="23"/>
        </w:rPr>
        <w:t>인해</w:t>
      </w:r>
      <w:r w:rsidRPr="00352E12">
        <w:rPr>
          <w:rFonts w:ascii="Times New Roman" w:eastAsia="바탕체"/>
          <w:sz w:val="23"/>
          <w:szCs w:val="23"/>
        </w:rPr>
        <w:t xml:space="preserve"> </w:t>
      </w:r>
      <w:proofErr w:type="spellStart"/>
      <w:r w:rsidRPr="00352E12">
        <w:rPr>
          <w:rFonts w:ascii="Times New Roman" w:eastAsia="바탕체" w:hint="eastAsia"/>
          <w:sz w:val="23"/>
          <w:szCs w:val="23"/>
        </w:rPr>
        <w:t>대상회사에게</w:t>
      </w:r>
      <w:proofErr w:type="spellEnd"/>
      <w:r w:rsidRPr="00352E12">
        <w:rPr>
          <w:rFonts w:ascii="Times New Roman" w:eastAsia="바탕체"/>
          <w:sz w:val="23"/>
          <w:szCs w:val="23"/>
        </w:rPr>
        <w:t xml:space="preserve"> </w:t>
      </w:r>
      <w:r w:rsidRPr="00352E12">
        <w:rPr>
          <w:rFonts w:ascii="Times New Roman" w:eastAsia="바탕체" w:hint="eastAsia"/>
          <w:sz w:val="23"/>
          <w:szCs w:val="23"/>
        </w:rPr>
        <w:t>발생하는</w:t>
      </w:r>
      <w:r w:rsidRPr="00352E12">
        <w:rPr>
          <w:rFonts w:ascii="Times New Roman" w:eastAsia="바탕체"/>
          <w:sz w:val="23"/>
          <w:szCs w:val="23"/>
        </w:rPr>
        <w:t xml:space="preserve"> </w:t>
      </w:r>
      <w:r w:rsidRPr="00352E12">
        <w:rPr>
          <w:rFonts w:ascii="Times New Roman" w:eastAsia="바탕체" w:hint="eastAsia"/>
          <w:sz w:val="23"/>
          <w:szCs w:val="23"/>
        </w:rPr>
        <w:t>모든</w:t>
      </w:r>
      <w:r w:rsidRPr="00352E12">
        <w:rPr>
          <w:rFonts w:ascii="Times New Roman" w:eastAsia="바탕체"/>
          <w:sz w:val="23"/>
          <w:szCs w:val="23"/>
        </w:rPr>
        <w:t xml:space="preserve"> </w:t>
      </w:r>
      <w:r w:rsidRPr="00352E12">
        <w:rPr>
          <w:rFonts w:ascii="Times New Roman" w:eastAsia="바탕체" w:hint="eastAsia"/>
          <w:sz w:val="23"/>
          <w:szCs w:val="23"/>
        </w:rPr>
        <w:t>손해</w:t>
      </w:r>
    </w:p>
    <w:p w14:paraId="2A7D13BA" w14:textId="0D140D0C" w:rsidR="00AB08E2" w:rsidRPr="00F23FA8" w:rsidRDefault="000419AA" w:rsidP="00F23FA8">
      <w:pPr>
        <w:numPr>
          <w:ilvl w:val="0"/>
          <w:numId w:val="73"/>
        </w:numPr>
        <w:snapToGrid w:val="0"/>
        <w:spacing w:before="180" w:after="180" w:line="360" w:lineRule="atLeast"/>
        <w:rPr>
          <w:rFonts w:ascii="Times New Roman" w:eastAsia="바탕체"/>
          <w:sz w:val="23"/>
          <w:szCs w:val="23"/>
        </w:rPr>
      </w:pPr>
      <w:proofErr w:type="spellStart"/>
      <w:r w:rsidRPr="00F23FA8">
        <w:rPr>
          <w:rFonts w:ascii="Times New Roman" w:eastAsia="바탕체" w:hint="eastAsia"/>
          <w:sz w:val="23"/>
          <w:szCs w:val="23"/>
        </w:rPr>
        <w:t>공개목록</w:t>
      </w:r>
      <w:proofErr w:type="spellEnd"/>
      <w:r w:rsidRPr="00F23FA8">
        <w:rPr>
          <w:rFonts w:ascii="Times New Roman" w:eastAsia="바탕체" w:hint="eastAsia"/>
          <w:sz w:val="23"/>
          <w:szCs w:val="23"/>
        </w:rPr>
        <w:t xml:space="preserve"> </w:t>
      </w:r>
      <w:r w:rsidR="00B92FB8" w:rsidRPr="00F23FA8">
        <w:rPr>
          <w:rFonts w:ascii="Times New Roman" w:eastAsia="바탕체"/>
          <w:sz w:val="23"/>
          <w:szCs w:val="23"/>
        </w:rPr>
        <w:t>5.2</w:t>
      </w:r>
      <w:proofErr w:type="gramStart"/>
      <w:r w:rsidR="00B92FB8" w:rsidRPr="00F23FA8">
        <w:rPr>
          <w:rFonts w:ascii="Times New Roman" w:eastAsia="바탕체"/>
          <w:sz w:val="23"/>
          <w:szCs w:val="23"/>
        </w:rPr>
        <w:t>.(</w:t>
      </w:r>
      <w:proofErr w:type="gramEnd"/>
      <w:r w:rsidR="00B92FB8" w:rsidRPr="00F23FA8">
        <w:rPr>
          <w:rFonts w:ascii="Times New Roman" w:eastAsia="바탕체"/>
          <w:sz w:val="23"/>
          <w:szCs w:val="23"/>
        </w:rPr>
        <w:t>m) (</w:t>
      </w:r>
      <w:proofErr w:type="spellStart"/>
      <w:r w:rsidR="00B92FB8" w:rsidRPr="00F23FA8">
        <w:rPr>
          <w:rFonts w:ascii="Times New Roman" w:eastAsia="바탕체"/>
          <w:sz w:val="23"/>
          <w:szCs w:val="23"/>
        </w:rPr>
        <w:t>i</w:t>
      </w:r>
      <w:proofErr w:type="spellEnd"/>
      <w:r w:rsidR="00B92FB8" w:rsidRPr="00F23FA8">
        <w:rPr>
          <w:rFonts w:ascii="Times New Roman" w:eastAsia="바탕체"/>
          <w:sz w:val="23"/>
          <w:szCs w:val="23"/>
        </w:rPr>
        <w:t>)</w:t>
      </w:r>
      <w:r w:rsidR="00B92FB8" w:rsidRPr="00F23FA8">
        <w:rPr>
          <w:rFonts w:ascii="Times New Roman" w:eastAsia="바탕체" w:hint="eastAsia"/>
          <w:sz w:val="23"/>
          <w:szCs w:val="23"/>
        </w:rPr>
        <w:t>의</w:t>
      </w:r>
      <w:r w:rsidR="006A48CE" w:rsidRPr="00F23FA8">
        <w:rPr>
          <w:rFonts w:ascii="Times New Roman" w:eastAsia="바탕체"/>
          <w:sz w:val="23"/>
          <w:szCs w:val="23"/>
        </w:rPr>
        <w:t xml:space="preserve">, </w:t>
      </w:r>
      <w:r w:rsidR="00B92FB8" w:rsidRPr="00F23FA8">
        <w:rPr>
          <w:rFonts w:ascii="Times New Roman" w:eastAsia="바탕체" w:hint="eastAsia"/>
          <w:sz w:val="23"/>
          <w:szCs w:val="23"/>
        </w:rPr>
        <w:t>순번</w:t>
      </w:r>
      <w:r w:rsidR="00B92FB8" w:rsidRPr="00F23FA8">
        <w:rPr>
          <w:rFonts w:ascii="Times New Roman" w:eastAsia="바탕체"/>
          <w:sz w:val="23"/>
          <w:szCs w:val="23"/>
        </w:rPr>
        <w:t xml:space="preserve"> 1, 2 </w:t>
      </w:r>
      <w:r w:rsidR="00B92FB8" w:rsidRPr="00F23FA8">
        <w:rPr>
          <w:rFonts w:ascii="Times New Roman" w:eastAsia="바탕체" w:hint="eastAsia"/>
          <w:sz w:val="23"/>
          <w:szCs w:val="23"/>
        </w:rPr>
        <w:t>소송이</w:t>
      </w:r>
      <w:r w:rsidR="00B92FB8" w:rsidRPr="00F23FA8">
        <w:rPr>
          <w:rFonts w:ascii="Times New Roman" w:eastAsia="바탕체"/>
          <w:sz w:val="23"/>
          <w:szCs w:val="23"/>
        </w:rPr>
        <w:t xml:space="preserve"> </w:t>
      </w:r>
      <w:r w:rsidR="00B92FB8" w:rsidRPr="00F23FA8">
        <w:rPr>
          <w:rFonts w:ascii="Times New Roman" w:eastAsia="바탕체" w:hint="eastAsia"/>
          <w:sz w:val="23"/>
          <w:szCs w:val="23"/>
        </w:rPr>
        <w:t>패소</w:t>
      </w:r>
      <w:r w:rsidR="00B92FB8" w:rsidRPr="00F23FA8">
        <w:rPr>
          <w:rFonts w:ascii="Times New Roman" w:eastAsia="바탕체"/>
          <w:sz w:val="23"/>
          <w:szCs w:val="23"/>
        </w:rPr>
        <w:t xml:space="preserve"> </w:t>
      </w:r>
      <w:r w:rsidR="00B92FB8" w:rsidRPr="00F23FA8">
        <w:rPr>
          <w:rFonts w:ascii="Times New Roman" w:eastAsia="바탕체" w:hint="eastAsia"/>
          <w:sz w:val="23"/>
          <w:szCs w:val="23"/>
        </w:rPr>
        <w:t>확정될</w:t>
      </w:r>
      <w:r w:rsidR="00B92FB8" w:rsidRPr="00F23FA8">
        <w:rPr>
          <w:rFonts w:ascii="Times New Roman" w:eastAsia="바탕체"/>
          <w:sz w:val="23"/>
          <w:szCs w:val="23"/>
        </w:rPr>
        <w:t xml:space="preserve"> </w:t>
      </w:r>
      <w:r w:rsidR="00B92FB8" w:rsidRPr="00F23FA8">
        <w:rPr>
          <w:rFonts w:ascii="Times New Roman" w:eastAsia="바탕체" w:hint="eastAsia"/>
          <w:sz w:val="23"/>
          <w:szCs w:val="23"/>
        </w:rPr>
        <w:t>경우</w:t>
      </w:r>
      <w:r w:rsidR="00B92FB8" w:rsidRPr="00F23FA8">
        <w:rPr>
          <w:rFonts w:ascii="Times New Roman" w:eastAsia="바탕체"/>
          <w:sz w:val="23"/>
          <w:szCs w:val="23"/>
        </w:rPr>
        <w:t xml:space="preserve"> </w:t>
      </w:r>
      <w:proofErr w:type="spellStart"/>
      <w:r w:rsidR="00B92FB8" w:rsidRPr="00F23FA8">
        <w:rPr>
          <w:rFonts w:ascii="Times New Roman" w:eastAsia="바탕체" w:hint="eastAsia"/>
          <w:sz w:val="23"/>
          <w:szCs w:val="23"/>
        </w:rPr>
        <w:t>대상회사에게</w:t>
      </w:r>
      <w:proofErr w:type="spellEnd"/>
      <w:r w:rsidR="00B92FB8" w:rsidRPr="00F23FA8">
        <w:rPr>
          <w:rFonts w:ascii="Times New Roman" w:eastAsia="바탕체"/>
          <w:sz w:val="23"/>
          <w:szCs w:val="23"/>
        </w:rPr>
        <w:t xml:space="preserve"> </w:t>
      </w:r>
      <w:r w:rsidR="00B92FB8" w:rsidRPr="00F23FA8">
        <w:rPr>
          <w:rFonts w:ascii="Times New Roman" w:eastAsia="바탕체" w:hint="eastAsia"/>
          <w:sz w:val="23"/>
          <w:szCs w:val="23"/>
        </w:rPr>
        <w:t>발생하는</w:t>
      </w:r>
      <w:r w:rsidR="00B92FB8" w:rsidRPr="00F23FA8">
        <w:rPr>
          <w:rFonts w:ascii="Times New Roman" w:eastAsia="바탕체"/>
          <w:sz w:val="23"/>
          <w:szCs w:val="23"/>
        </w:rPr>
        <w:t xml:space="preserve"> </w:t>
      </w:r>
      <w:r w:rsidR="00B92FB8" w:rsidRPr="00F23FA8">
        <w:rPr>
          <w:rFonts w:ascii="Times New Roman" w:eastAsia="바탕체" w:hint="eastAsia"/>
          <w:sz w:val="23"/>
          <w:szCs w:val="23"/>
        </w:rPr>
        <w:t>모든</w:t>
      </w:r>
      <w:r w:rsidR="00B92FB8" w:rsidRPr="00F23FA8">
        <w:rPr>
          <w:rFonts w:ascii="Times New Roman" w:eastAsia="바탕체"/>
          <w:sz w:val="23"/>
          <w:szCs w:val="23"/>
        </w:rPr>
        <w:t xml:space="preserve"> </w:t>
      </w:r>
      <w:r w:rsidR="00B92FB8" w:rsidRPr="00F23FA8">
        <w:rPr>
          <w:rFonts w:ascii="Times New Roman" w:eastAsia="바탕체" w:hint="eastAsia"/>
          <w:sz w:val="23"/>
          <w:szCs w:val="23"/>
        </w:rPr>
        <w:t>손</w:t>
      </w:r>
      <w:r w:rsidR="006A48CE" w:rsidRPr="00F23FA8">
        <w:rPr>
          <w:rFonts w:ascii="Times New Roman" w:eastAsia="바탕체" w:hint="eastAsia"/>
          <w:sz w:val="23"/>
          <w:szCs w:val="23"/>
        </w:rPr>
        <w:t>해</w:t>
      </w:r>
      <w:r w:rsidR="006A48CE" w:rsidRPr="00F23FA8">
        <w:rPr>
          <w:rFonts w:ascii="Times New Roman" w:eastAsia="바탕체"/>
          <w:sz w:val="23"/>
          <w:szCs w:val="23"/>
        </w:rPr>
        <w:t>;</w:t>
      </w:r>
      <w:del w:id="219" w:author="Yulchon" w:date="2022-07-27T23:04:00Z">
        <w:r w:rsidR="006A48CE" w:rsidRPr="00F23FA8" w:rsidDel="006B7B13">
          <w:rPr>
            <w:rFonts w:ascii="Times New Roman" w:eastAsia="바탕체"/>
            <w:sz w:val="23"/>
            <w:szCs w:val="23"/>
          </w:rPr>
          <w:delText xml:space="preserve"> </w:delText>
        </w:r>
        <w:r w:rsidR="00F23FA8" w:rsidRPr="00F23FA8" w:rsidDel="006B7B13">
          <w:rPr>
            <w:rFonts w:ascii="Times New Roman" w:eastAsia="바탕체" w:hint="eastAsia"/>
            <w:sz w:val="23"/>
            <w:szCs w:val="23"/>
          </w:rPr>
          <w:delText>순번</w:delText>
        </w:r>
        <w:r w:rsidR="00F23FA8" w:rsidRPr="00F23FA8" w:rsidDel="006B7B13">
          <w:rPr>
            <w:rFonts w:ascii="Times New Roman" w:eastAsia="바탕체"/>
            <w:sz w:val="23"/>
            <w:szCs w:val="23"/>
          </w:rPr>
          <w:delText xml:space="preserve"> 4</w:delText>
        </w:r>
        <w:r w:rsidR="00F23FA8" w:rsidRPr="00F23FA8" w:rsidDel="006B7B13">
          <w:rPr>
            <w:rFonts w:ascii="Times New Roman" w:eastAsia="바탕체" w:hint="eastAsia"/>
            <w:sz w:val="23"/>
            <w:szCs w:val="23"/>
          </w:rPr>
          <w:delText>의</w:delText>
        </w:r>
        <w:r w:rsidR="00F23FA8" w:rsidRPr="00F23FA8" w:rsidDel="006B7B13">
          <w:rPr>
            <w:rFonts w:ascii="Times New Roman" w:eastAsia="바탕체"/>
            <w:sz w:val="23"/>
            <w:szCs w:val="23"/>
          </w:rPr>
          <w:delText xml:space="preserve"> </w:delText>
        </w:r>
        <w:r w:rsidR="00F23FA8" w:rsidRPr="00F23FA8" w:rsidDel="006B7B13">
          <w:rPr>
            <w:rFonts w:ascii="Times New Roman" w:eastAsia="바탕체" w:hint="eastAsia"/>
            <w:sz w:val="23"/>
            <w:szCs w:val="23"/>
          </w:rPr>
          <w:delText>화학물질관리법</w:delText>
        </w:r>
        <w:r w:rsidR="00F23FA8" w:rsidRPr="00F23FA8" w:rsidDel="006B7B13">
          <w:rPr>
            <w:rFonts w:ascii="Times New Roman" w:eastAsia="바탕체"/>
            <w:sz w:val="23"/>
            <w:szCs w:val="23"/>
          </w:rPr>
          <w:delText xml:space="preserve"> </w:delText>
        </w:r>
        <w:r w:rsidR="00F23FA8" w:rsidRPr="00F23FA8" w:rsidDel="006B7B13">
          <w:rPr>
            <w:rFonts w:ascii="Times New Roman" w:eastAsia="바탕체" w:hint="eastAsia"/>
            <w:sz w:val="23"/>
            <w:szCs w:val="23"/>
          </w:rPr>
          <w:delText>위반</w:delText>
        </w:r>
        <w:r w:rsidR="00F23FA8" w:rsidRPr="00F23FA8" w:rsidDel="006B7B13">
          <w:rPr>
            <w:rFonts w:ascii="Times New Roman" w:eastAsia="바탕체"/>
            <w:sz w:val="23"/>
            <w:szCs w:val="23"/>
          </w:rPr>
          <w:delText xml:space="preserve"> </w:delText>
        </w:r>
        <w:r w:rsidR="00F23FA8" w:rsidRPr="00F23FA8" w:rsidDel="006B7B13">
          <w:rPr>
            <w:rFonts w:ascii="Times New Roman" w:eastAsia="바탕체" w:hint="eastAsia"/>
            <w:sz w:val="23"/>
            <w:szCs w:val="23"/>
          </w:rPr>
          <w:delText>확정으로</w:delText>
        </w:r>
        <w:r w:rsidR="00F23FA8" w:rsidRPr="00F23FA8" w:rsidDel="006B7B13">
          <w:rPr>
            <w:rFonts w:ascii="Times New Roman" w:eastAsia="바탕체"/>
            <w:sz w:val="23"/>
            <w:szCs w:val="23"/>
          </w:rPr>
          <w:delText xml:space="preserve"> </w:delText>
        </w:r>
        <w:r w:rsidR="00F23FA8" w:rsidRPr="00F23FA8" w:rsidDel="006B7B13">
          <w:rPr>
            <w:rFonts w:ascii="Times New Roman" w:eastAsia="바탕체" w:hint="eastAsia"/>
            <w:sz w:val="23"/>
            <w:szCs w:val="23"/>
          </w:rPr>
          <w:delText>인하여</w:delText>
        </w:r>
        <w:r w:rsidR="00F23FA8" w:rsidRPr="00F23FA8" w:rsidDel="006B7B13">
          <w:rPr>
            <w:rFonts w:ascii="Times New Roman" w:eastAsia="바탕체"/>
            <w:sz w:val="23"/>
            <w:szCs w:val="23"/>
          </w:rPr>
          <w:delText xml:space="preserve"> </w:delText>
        </w:r>
        <w:r w:rsidR="00F23FA8" w:rsidRPr="00F23FA8" w:rsidDel="006B7B13">
          <w:rPr>
            <w:rFonts w:ascii="Times New Roman" w:eastAsia="바탕체" w:hint="eastAsia"/>
            <w:sz w:val="23"/>
            <w:szCs w:val="23"/>
          </w:rPr>
          <w:delText>대상회사에게</w:delText>
        </w:r>
        <w:r w:rsidR="00F23FA8" w:rsidRPr="00F23FA8" w:rsidDel="006B7B13">
          <w:rPr>
            <w:rFonts w:ascii="Times New Roman" w:eastAsia="바탕체"/>
            <w:sz w:val="23"/>
            <w:szCs w:val="23"/>
          </w:rPr>
          <w:delText xml:space="preserve"> </w:delText>
        </w:r>
        <w:r w:rsidR="00F23FA8" w:rsidRPr="00F23FA8" w:rsidDel="006B7B13">
          <w:rPr>
            <w:rFonts w:ascii="Times New Roman" w:eastAsia="바탕체" w:hint="eastAsia"/>
            <w:sz w:val="23"/>
            <w:szCs w:val="23"/>
          </w:rPr>
          <w:delText>발생하는</w:delText>
        </w:r>
        <w:r w:rsidR="00F23FA8" w:rsidDel="006B7B13">
          <w:rPr>
            <w:rFonts w:ascii="Times New Roman" w:eastAsia="바탕체"/>
            <w:sz w:val="23"/>
            <w:szCs w:val="23"/>
          </w:rPr>
          <w:delText xml:space="preserve"> </w:delText>
        </w:r>
        <w:r w:rsidR="00F23FA8" w:rsidDel="006B7B13">
          <w:rPr>
            <w:rFonts w:ascii="Times New Roman" w:eastAsia="바탕체" w:hint="eastAsia"/>
            <w:sz w:val="23"/>
            <w:szCs w:val="23"/>
          </w:rPr>
          <w:delText>모든</w:delText>
        </w:r>
        <w:r w:rsidR="00F23FA8" w:rsidDel="006B7B13">
          <w:rPr>
            <w:rFonts w:ascii="Times New Roman" w:eastAsia="바탕체" w:hint="eastAsia"/>
            <w:sz w:val="23"/>
            <w:szCs w:val="23"/>
          </w:rPr>
          <w:delText xml:space="preserve"> </w:delText>
        </w:r>
        <w:r w:rsidR="00F23FA8" w:rsidDel="006B7B13">
          <w:rPr>
            <w:rFonts w:ascii="Times New Roman" w:eastAsia="바탕체" w:hint="eastAsia"/>
            <w:sz w:val="23"/>
            <w:szCs w:val="23"/>
          </w:rPr>
          <w:delText>손해</w:delText>
        </w:r>
        <w:r w:rsidR="00F23FA8" w:rsidDel="006B7B13">
          <w:rPr>
            <w:rFonts w:ascii="Times New Roman" w:eastAsia="바탕체" w:hint="eastAsia"/>
            <w:sz w:val="23"/>
            <w:szCs w:val="23"/>
          </w:rPr>
          <w:delText>(</w:delText>
        </w:r>
        <w:r w:rsidR="00F23FA8" w:rsidDel="006B7B13">
          <w:rPr>
            <w:rFonts w:ascii="Times New Roman" w:eastAsia="바탕체" w:hint="eastAsia"/>
            <w:sz w:val="23"/>
            <w:szCs w:val="23"/>
          </w:rPr>
          <w:delText>민사상</w:delText>
        </w:r>
        <w:r w:rsidR="00F23FA8" w:rsidDel="006B7B13">
          <w:rPr>
            <w:rFonts w:ascii="Times New Roman" w:eastAsia="바탕체" w:hint="eastAsia"/>
            <w:sz w:val="23"/>
            <w:szCs w:val="23"/>
          </w:rPr>
          <w:delText xml:space="preserve"> </w:delText>
        </w:r>
        <w:r w:rsidR="00F23FA8" w:rsidDel="006B7B13">
          <w:rPr>
            <w:rFonts w:ascii="Times New Roman" w:eastAsia="바탕체" w:hint="eastAsia"/>
            <w:sz w:val="23"/>
            <w:szCs w:val="23"/>
          </w:rPr>
          <w:delText>손해배상청구</w:delText>
        </w:r>
        <w:r w:rsidR="00F23FA8" w:rsidDel="006B7B13">
          <w:rPr>
            <w:rFonts w:ascii="Times New Roman" w:eastAsia="바탕체" w:hint="eastAsia"/>
            <w:sz w:val="23"/>
            <w:szCs w:val="23"/>
          </w:rPr>
          <w:delText>,</w:delText>
        </w:r>
        <w:r w:rsidR="00F23FA8" w:rsidDel="006B7B13">
          <w:rPr>
            <w:rFonts w:ascii="Times New Roman" w:eastAsia="바탕체"/>
            <w:sz w:val="23"/>
            <w:szCs w:val="23"/>
          </w:rPr>
          <w:delText xml:space="preserve"> </w:delText>
        </w:r>
        <w:r w:rsidR="00F23FA8" w:rsidDel="006B7B13">
          <w:rPr>
            <w:rFonts w:ascii="Times New Roman" w:eastAsia="바탕체" w:hint="eastAsia"/>
            <w:sz w:val="23"/>
            <w:szCs w:val="23"/>
          </w:rPr>
          <w:delText>시정조치</w:delText>
        </w:r>
        <w:r w:rsidR="00F23FA8" w:rsidDel="006B7B13">
          <w:rPr>
            <w:rFonts w:ascii="Times New Roman" w:eastAsia="바탕체" w:hint="eastAsia"/>
            <w:sz w:val="23"/>
            <w:szCs w:val="23"/>
          </w:rPr>
          <w:delText xml:space="preserve"> </w:delText>
        </w:r>
        <w:r w:rsidR="00F23FA8" w:rsidDel="006B7B13">
          <w:rPr>
            <w:rFonts w:ascii="Times New Roman" w:eastAsia="바탕체" w:hint="eastAsia"/>
            <w:sz w:val="23"/>
            <w:szCs w:val="23"/>
          </w:rPr>
          <w:delText>명령등을</w:delText>
        </w:r>
        <w:r w:rsidR="00F23FA8" w:rsidDel="006B7B13">
          <w:rPr>
            <w:rFonts w:ascii="Times New Roman" w:eastAsia="바탕체" w:hint="eastAsia"/>
            <w:sz w:val="23"/>
            <w:szCs w:val="23"/>
          </w:rPr>
          <w:delText xml:space="preserve"> </w:delText>
        </w:r>
        <w:r w:rsidR="00F23FA8" w:rsidDel="006B7B13">
          <w:rPr>
            <w:rFonts w:ascii="Times New Roman" w:eastAsia="바탕체" w:hint="eastAsia"/>
            <w:sz w:val="23"/>
            <w:szCs w:val="23"/>
          </w:rPr>
          <w:delText>포함함</w:delText>
        </w:r>
        <w:r w:rsidR="00F23FA8" w:rsidDel="006B7B13">
          <w:rPr>
            <w:rFonts w:ascii="Times New Roman" w:eastAsia="바탕체" w:hint="eastAsia"/>
            <w:sz w:val="23"/>
            <w:szCs w:val="23"/>
          </w:rPr>
          <w:delText>)</w:delText>
        </w:r>
      </w:del>
      <w:del w:id="220" w:author="Yulchon" w:date="2022-07-27T23:05:00Z">
        <w:r w:rsidR="00F23FA8" w:rsidRPr="00F23FA8" w:rsidDel="00AD0638">
          <w:rPr>
            <w:rFonts w:ascii="Times New Roman" w:eastAsia="바탕체" w:hint="eastAsia"/>
            <w:sz w:val="23"/>
            <w:szCs w:val="23"/>
          </w:rPr>
          <w:delText>;</w:delText>
        </w:r>
      </w:del>
      <w:r w:rsidR="00F23FA8" w:rsidRPr="00F23FA8">
        <w:rPr>
          <w:rFonts w:ascii="Times New Roman" w:eastAsia="바탕체"/>
          <w:sz w:val="23"/>
          <w:szCs w:val="23"/>
        </w:rPr>
        <w:t xml:space="preserve"> </w:t>
      </w:r>
      <w:r w:rsidR="00B92FB8" w:rsidRPr="00F23FA8">
        <w:rPr>
          <w:rFonts w:ascii="Times New Roman" w:eastAsia="바탕체" w:hint="eastAsia"/>
          <w:sz w:val="23"/>
          <w:szCs w:val="23"/>
        </w:rPr>
        <w:t>순번</w:t>
      </w:r>
      <w:r w:rsidR="00B92FB8" w:rsidRPr="00F23FA8">
        <w:rPr>
          <w:rFonts w:ascii="Times New Roman" w:eastAsia="바탕체" w:hint="eastAsia"/>
          <w:sz w:val="23"/>
          <w:szCs w:val="23"/>
        </w:rPr>
        <w:t xml:space="preserve"> </w:t>
      </w:r>
      <w:del w:id="221" w:author="Yulchon" w:date="2022-07-27T23:05:00Z">
        <w:r w:rsidR="00D1653A" w:rsidRPr="00F23FA8" w:rsidDel="00AD0638">
          <w:rPr>
            <w:rFonts w:ascii="Times New Roman" w:eastAsia="바탕체"/>
            <w:sz w:val="23"/>
            <w:szCs w:val="23"/>
          </w:rPr>
          <w:delText xml:space="preserve">6, </w:delText>
        </w:r>
      </w:del>
      <w:r w:rsidR="00D1653A" w:rsidRPr="00F23FA8">
        <w:rPr>
          <w:rFonts w:ascii="Times New Roman" w:eastAsia="바탕체"/>
          <w:sz w:val="23"/>
          <w:szCs w:val="23"/>
        </w:rPr>
        <w:t>7</w:t>
      </w:r>
      <w:r w:rsidR="00D1653A" w:rsidRPr="00F23FA8">
        <w:rPr>
          <w:rFonts w:ascii="Times New Roman" w:eastAsia="바탕체" w:hint="eastAsia"/>
          <w:sz w:val="23"/>
          <w:szCs w:val="23"/>
        </w:rPr>
        <w:t>의</w:t>
      </w:r>
      <w:r w:rsidR="00D1653A" w:rsidRPr="00F23FA8">
        <w:rPr>
          <w:rFonts w:ascii="Times New Roman" w:eastAsia="바탕체"/>
          <w:sz w:val="23"/>
          <w:szCs w:val="23"/>
        </w:rPr>
        <w:t xml:space="preserve"> </w:t>
      </w:r>
      <w:r w:rsidR="00D1653A" w:rsidRPr="00F23FA8">
        <w:rPr>
          <w:rFonts w:ascii="Times New Roman" w:eastAsia="바탕체" w:hint="eastAsia"/>
          <w:sz w:val="23"/>
          <w:szCs w:val="23"/>
        </w:rPr>
        <w:t>군사기밀보호법</w:t>
      </w:r>
      <w:r w:rsidR="00D1653A" w:rsidRPr="00F23FA8">
        <w:rPr>
          <w:rFonts w:ascii="Times New Roman" w:eastAsia="바탕체"/>
          <w:sz w:val="23"/>
          <w:szCs w:val="23"/>
        </w:rPr>
        <w:t xml:space="preserve"> </w:t>
      </w:r>
      <w:r w:rsidR="00D1653A" w:rsidRPr="00F23FA8">
        <w:rPr>
          <w:rFonts w:ascii="Times New Roman" w:eastAsia="바탕체" w:hint="eastAsia"/>
          <w:sz w:val="23"/>
          <w:szCs w:val="23"/>
        </w:rPr>
        <w:t>위반</w:t>
      </w:r>
      <w:r w:rsidR="00AB08E2" w:rsidRPr="00F23FA8">
        <w:rPr>
          <w:rFonts w:ascii="Times New Roman" w:eastAsia="바탕체" w:hint="eastAsia"/>
          <w:sz w:val="23"/>
          <w:szCs w:val="23"/>
        </w:rPr>
        <w:t>의</w:t>
      </w:r>
      <w:r w:rsidR="00AB08E2" w:rsidRPr="00F23FA8">
        <w:rPr>
          <w:rFonts w:ascii="Times New Roman" w:eastAsia="바탕체"/>
          <w:sz w:val="23"/>
          <w:szCs w:val="23"/>
        </w:rPr>
        <w:t xml:space="preserve"> </w:t>
      </w:r>
      <w:r w:rsidR="00AB08E2" w:rsidRPr="00F23FA8">
        <w:rPr>
          <w:rFonts w:ascii="Times New Roman" w:eastAsia="바탕체" w:hint="eastAsia"/>
          <w:sz w:val="23"/>
          <w:szCs w:val="23"/>
        </w:rPr>
        <w:t>유죄확정</w:t>
      </w:r>
      <w:r w:rsidR="00AB08E2" w:rsidRPr="00F23FA8">
        <w:rPr>
          <w:rFonts w:ascii="Times New Roman" w:eastAsia="바탕체"/>
          <w:sz w:val="23"/>
          <w:szCs w:val="23"/>
        </w:rPr>
        <w:t xml:space="preserve"> </w:t>
      </w:r>
      <w:r w:rsidR="00AB08E2" w:rsidRPr="00F23FA8">
        <w:rPr>
          <w:rFonts w:ascii="Times New Roman" w:eastAsia="바탕체" w:hint="eastAsia"/>
          <w:sz w:val="23"/>
          <w:szCs w:val="23"/>
        </w:rPr>
        <w:t>판결로</w:t>
      </w:r>
      <w:r w:rsidR="00AB08E2" w:rsidRPr="00F23FA8">
        <w:rPr>
          <w:rFonts w:ascii="Times New Roman" w:eastAsia="바탕체"/>
          <w:sz w:val="23"/>
          <w:szCs w:val="23"/>
        </w:rPr>
        <w:t xml:space="preserve"> </w:t>
      </w:r>
      <w:r w:rsidR="00AB08E2" w:rsidRPr="00F23FA8">
        <w:rPr>
          <w:rFonts w:ascii="Times New Roman" w:eastAsia="바탕체" w:hint="eastAsia"/>
          <w:sz w:val="23"/>
          <w:szCs w:val="23"/>
        </w:rPr>
        <w:t>인해</w:t>
      </w:r>
      <w:r w:rsidR="00AB08E2" w:rsidRPr="00F23FA8">
        <w:rPr>
          <w:rFonts w:ascii="Times New Roman" w:eastAsia="바탕체"/>
          <w:sz w:val="23"/>
          <w:szCs w:val="23"/>
        </w:rPr>
        <w:t xml:space="preserve"> </w:t>
      </w:r>
      <w:proofErr w:type="spellStart"/>
      <w:r w:rsidR="00AB08E2" w:rsidRPr="00F23FA8">
        <w:rPr>
          <w:rFonts w:ascii="Times New Roman" w:eastAsia="바탕체" w:hint="eastAsia"/>
          <w:sz w:val="23"/>
          <w:szCs w:val="23"/>
        </w:rPr>
        <w:t>대상회사에게</w:t>
      </w:r>
      <w:proofErr w:type="spellEnd"/>
      <w:r w:rsidR="00AB08E2" w:rsidRPr="00F23FA8">
        <w:rPr>
          <w:rFonts w:ascii="Times New Roman" w:eastAsia="바탕체"/>
          <w:sz w:val="23"/>
          <w:szCs w:val="23"/>
        </w:rPr>
        <w:t xml:space="preserve"> </w:t>
      </w:r>
      <w:r w:rsidR="00AB08E2" w:rsidRPr="00F23FA8">
        <w:rPr>
          <w:rFonts w:ascii="Times New Roman" w:eastAsia="바탕체" w:hint="eastAsia"/>
          <w:sz w:val="23"/>
          <w:szCs w:val="23"/>
        </w:rPr>
        <w:t>발생하는</w:t>
      </w:r>
      <w:r w:rsidR="00AB08E2" w:rsidRPr="00F23FA8">
        <w:rPr>
          <w:rFonts w:ascii="Times New Roman" w:eastAsia="바탕체"/>
          <w:sz w:val="23"/>
          <w:szCs w:val="23"/>
        </w:rPr>
        <w:t xml:space="preserve"> </w:t>
      </w:r>
      <w:r w:rsidR="00AB08E2" w:rsidRPr="00F23FA8">
        <w:rPr>
          <w:rFonts w:ascii="Times New Roman" w:eastAsia="바탕체" w:hint="eastAsia"/>
          <w:sz w:val="23"/>
          <w:szCs w:val="23"/>
        </w:rPr>
        <w:t>모든</w:t>
      </w:r>
      <w:r w:rsidR="00AB08E2" w:rsidRPr="00F23FA8">
        <w:rPr>
          <w:rFonts w:ascii="Times New Roman" w:eastAsia="바탕체"/>
          <w:sz w:val="23"/>
          <w:szCs w:val="23"/>
        </w:rPr>
        <w:t xml:space="preserve"> </w:t>
      </w:r>
      <w:r w:rsidR="00AB08E2" w:rsidRPr="00F23FA8">
        <w:rPr>
          <w:rFonts w:ascii="Times New Roman" w:eastAsia="바탕체" w:hint="eastAsia"/>
          <w:sz w:val="23"/>
          <w:szCs w:val="23"/>
        </w:rPr>
        <w:t>손해</w:t>
      </w:r>
      <w:r w:rsidR="00285335" w:rsidRPr="00F23FA8">
        <w:rPr>
          <w:rFonts w:ascii="Times New Roman" w:eastAsia="바탕체"/>
          <w:sz w:val="23"/>
          <w:szCs w:val="23"/>
        </w:rPr>
        <w:t xml:space="preserve"> </w:t>
      </w:r>
      <w:del w:id="222" w:author="Yulchon" w:date="2022-07-27T22:34:00Z">
        <w:r w:rsidR="00285335" w:rsidRPr="00F23FA8" w:rsidDel="00BD221E">
          <w:rPr>
            <w:rFonts w:ascii="Times New Roman" w:eastAsia="바탕체"/>
            <w:sz w:val="23"/>
            <w:szCs w:val="23"/>
          </w:rPr>
          <w:delText>[</w:delText>
        </w:r>
        <w:r w:rsidR="00285335" w:rsidRPr="00BD221E" w:rsidDel="00BD221E">
          <w:rPr>
            <w:rFonts w:ascii="Times New Roman" w:eastAsia="바탕체"/>
            <w:sz w:val="23"/>
            <w:szCs w:val="23"/>
            <w:shd w:val="pct15" w:color="auto" w:fill="FFFFFF"/>
          </w:rPr>
          <w:delText xml:space="preserve">note to </w:delText>
        </w:r>
        <w:r w:rsidR="00285335" w:rsidRPr="00BD221E" w:rsidDel="00BD221E">
          <w:rPr>
            <w:rFonts w:ascii="Times New Roman" w:eastAsia="바탕체" w:hint="eastAsia"/>
            <w:sz w:val="23"/>
            <w:szCs w:val="23"/>
            <w:shd w:val="pct15" w:color="auto" w:fill="FFFFFF"/>
          </w:rPr>
          <w:delText>에어로</w:delText>
        </w:r>
        <w:r w:rsidR="00285335" w:rsidRPr="00BD221E" w:rsidDel="00BD221E">
          <w:rPr>
            <w:rFonts w:ascii="Times New Roman" w:eastAsia="바탕체"/>
            <w:sz w:val="23"/>
            <w:szCs w:val="23"/>
            <w:shd w:val="pct15" w:color="auto" w:fill="FFFFFF"/>
          </w:rPr>
          <w:delText xml:space="preserve">: </w:delText>
        </w:r>
        <w:r w:rsidR="00285335" w:rsidRPr="00BD221E" w:rsidDel="00BD221E">
          <w:rPr>
            <w:rFonts w:ascii="Times New Roman" w:eastAsia="바탕체" w:hint="eastAsia"/>
            <w:sz w:val="23"/>
            <w:szCs w:val="23"/>
            <w:shd w:val="pct15" w:color="auto" w:fill="FFFFFF"/>
          </w:rPr>
          <w:delText>순번</w:delText>
        </w:r>
        <w:r w:rsidR="00285335" w:rsidRPr="00BD221E" w:rsidDel="00BD221E">
          <w:rPr>
            <w:rFonts w:ascii="Times New Roman" w:eastAsia="바탕체"/>
            <w:sz w:val="23"/>
            <w:szCs w:val="23"/>
            <w:shd w:val="pct15" w:color="auto" w:fill="FFFFFF"/>
          </w:rPr>
          <w:delText xml:space="preserve"> 3</w:delText>
        </w:r>
        <w:r w:rsidR="00285335" w:rsidRPr="00BD221E" w:rsidDel="00BD221E">
          <w:rPr>
            <w:rFonts w:ascii="Times New Roman" w:eastAsia="바탕체" w:hint="eastAsia"/>
            <w:sz w:val="23"/>
            <w:szCs w:val="23"/>
            <w:shd w:val="pct15" w:color="auto" w:fill="FFFFFF"/>
          </w:rPr>
          <w:delText>의</w:delText>
        </w:r>
        <w:r w:rsidR="00285335" w:rsidRPr="00BD221E" w:rsidDel="00BD221E">
          <w:rPr>
            <w:rFonts w:ascii="Times New Roman" w:eastAsia="바탕체"/>
            <w:sz w:val="23"/>
            <w:szCs w:val="23"/>
            <w:shd w:val="pct15" w:color="auto" w:fill="FFFFFF"/>
          </w:rPr>
          <w:delText xml:space="preserve"> </w:delText>
        </w:r>
        <w:r w:rsidR="00285335" w:rsidRPr="00BD221E" w:rsidDel="00BD221E">
          <w:rPr>
            <w:rFonts w:ascii="Times New Roman" w:eastAsia="바탕체" w:hint="eastAsia"/>
            <w:sz w:val="23"/>
            <w:szCs w:val="23"/>
            <w:shd w:val="pct15" w:color="auto" w:fill="FFFFFF"/>
          </w:rPr>
          <w:delText>경우</w:delText>
        </w:r>
        <w:r w:rsidR="00285335" w:rsidRPr="00BD221E" w:rsidDel="00BD221E">
          <w:rPr>
            <w:rFonts w:ascii="Times New Roman" w:eastAsia="바탕체"/>
            <w:sz w:val="23"/>
            <w:szCs w:val="23"/>
            <w:shd w:val="pct15" w:color="auto" w:fill="FFFFFF"/>
          </w:rPr>
          <w:delText xml:space="preserve"> </w:delText>
        </w:r>
        <w:r w:rsidR="00285335" w:rsidRPr="00BD221E" w:rsidDel="00BD221E">
          <w:rPr>
            <w:rFonts w:ascii="Times New Roman" w:eastAsia="바탕체" w:hint="eastAsia"/>
            <w:sz w:val="23"/>
            <w:szCs w:val="23"/>
            <w:shd w:val="pct15" w:color="auto" w:fill="FFFFFF"/>
          </w:rPr>
          <w:delText>부정당업자</w:delText>
        </w:r>
        <w:r w:rsidR="00285335" w:rsidRPr="00BD221E" w:rsidDel="00BD221E">
          <w:rPr>
            <w:rFonts w:ascii="Times New Roman" w:eastAsia="바탕체"/>
            <w:sz w:val="23"/>
            <w:szCs w:val="23"/>
            <w:shd w:val="pct15" w:color="auto" w:fill="FFFFFF"/>
          </w:rPr>
          <w:delText xml:space="preserve"> </w:delText>
        </w:r>
        <w:r w:rsidR="00285335" w:rsidRPr="00BD221E" w:rsidDel="00BD221E">
          <w:rPr>
            <w:rFonts w:ascii="Times New Roman" w:eastAsia="바탕체" w:hint="eastAsia"/>
            <w:sz w:val="23"/>
            <w:szCs w:val="23"/>
            <w:shd w:val="pct15" w:color="auto" w:fill="FFFFFF"/>
          </w:rPr>
          <w:delText>제재처분</w:delText>
        </w:r>
        <w:r w:rsidR="00285335" w:rsidRPr="00BD221E" w:rsidDel="00BD221E">
          <w:rPr>
            <w:rFonts w:ascii="Times New Roman" w:eastAsia="바탕체"/>
            <w:sz w:val="23"/>
            <w:szCs w:val="23"/>
            <w:shd w:val="pct15" w:color="auto" w:fill="FFFFFF"/>
          </w:rPr>
          <w:delText>(</w:delText>
        </w:r>
        <w:r w:rsidR="00285335" w:rsidRPr="00BD221E" w:rsidDel="00BD221E">
          <w:rPr>
            <w:rFonts w:ascii="Times New Roman" w:eastAsia="바탕체" w:hint="eastAsia"/>
            <w:sz w:val="23"/>
            <w:szCs w:val="23"/>
            <w:shd w:val="pct15" w:color="auto" w:fill="FFFFFF"/>
          </w:rPr>
          <w:delText>입찰참가제한</w:delText>
        </w:r>
        <w:r w:rsidR="00285335" w:rsidRPr="00BD221E" w:rsidDel="00BD221E">
          <w:rPr>
            <w:rFonts w:ascii="Times New Roman" w:eastAsia="바탕체"/>
            <w:sz w:val="23"/>
            <w:szCs w:val="23"/>
            <w:shd w:val="pct15" w:color="auto" w:fill="FFFFFF"/>
          </w:rPr>
          <w:delText xml:space="preserve">, </w:delText>
        </w:r>
        <w:r w:rsidR="00285335" w:rsidRPr="00BD221E" w:rsidDel="00BD221E">
          <w:rPr>
            <w:rFonts w:ascii="Times New Roman" w:eastAsia="바탕체" w:hint="eastAsia"/>
            <w:sz w:val="23"/>
            <w:szCs w:val="23"/>
            <w:shd w:val="pct15" w:color="auto" w:fill="FFFFFF"/>
          </w:rPr>
          <w:delText>과장금</w:delText>
        </w:r>
        <w:r w:rsidR="00285335" w:rsidRPr="00BD221E" w:rsidDel="00BD221E">
          <w:rPr>
            <w:rFonts w:ascii="Times New Roman" w:eastAsia="바탕체"/>
            <w:sz w:val="23"/>
            <w:szCs w:val="23"/>
            <w:shd w:val="pct15" w:color="auto" w:fill="FFFFFF"/>
          </w:rPr>
          <w:delText>)</w:delText>
        </w:r>
        <w:r w:rsidR="00285335" w:rsidRPr="00BD221E" w:rsidDel="00BD221E">
          <w:rPr>
            <w:rFonts w:ascii="Times New Roman" w:eastAsia="바탕체" w:hint="eastAsia"/>
            <w:sz w:val="23"/>
            <w:szCs w:val="23"/>
            <w:shd w:val="pct15" w:color="auto" w:fill="FFFFFF"/>
          </w:rPr>
          <w:delText>이</w:delText>
        </w:r>
        <w:r w:rsidR="00285335" w:rsidRPr="00BD221E" w:rsidDel="00BD221E">
          <w:rPr>
            <w:rFonts w:ascii="Times New Roman" w:eastAsia="바탕체"/>
            <w:sz w:val="23"/>
            <w:szCs w:val="23"/>
            <w:shd w:val="pct15" w:color="auto" w:fill="FFFFFF"/>
          </w:rPr>
          <w:delText xml:space="preserve"> </w:delText>
        </w:r>
        <w:r w:rsidR="00285335" w:rsidRPr="00BD221E" w:rsidDel="00BD221E">
          <w:rPr>
            <w:rFonts w:ascii="Times New Roman" w:eastAsia="바탕체" w:hint="eastAsia"/>
            <w:sz w:val="23"/>
            <w:szCs w:val="23"/>
            <w:shd w:val="pct15" w:color="auto" w:fill="FFFFFF"/>
          </w:rPr>
          <w:delText>가능하나</w:delText>
        </w:r>
        <w:r w:rsidR="00285335" w:rsidRPr="00BD221E" w:rsidDel="00BD221E">
          <w:rPr>
            <w:rFonts w:ascii="Times New Roman" w:eastAsia="바탕체"/>
            <w:sz w:val="23"/>
            <w:szCs w:val="23"/>
            <w:shd w:val="pct15" w:color="auto" w:fill="FFFFFF"/>
          </w:rPr>
          <w:delText xml:space="preserve"> </w:delText>
        </w:r>
        <w:r w:rsidR="00285335" w:rsidRPr="00BD221E" w:rsidDel="00BD221E">
          <w:rPr>
            <w:rFonts w:ascii="Times New Roman" w:eastAsia="바탕체" w:hint="eastAsia"/>
            <w:sz w:val="23"/>
            <w:szCs w:val="23"/>
            <w:shd w:val="pct15" w:color="auto" w:fill="FFFFFF"/>
          </w:rPr>
          <w:delText>이미</w:delText>
        </w:r>
        <w:r w:rsidR="00285335" w:rsidRPr="00BD221E" w:rsidDel="00BD221E">
          <w:rPr>
            <w:rFonts w:ascii="Times New Roman" w:eastAsia="바탕체"/>
            <w:sz w:val="23"/>
            <w:szCs w:val="23"/>
            <w:shd w:val="pct15" w:color="auto" w:fill="FFFFFF"/>
          </w:rPr>
          <w:delText xml:space="preserve"> (ii)</w:delText>
        </w:r>
        <w:r w:rsidR="00285335" w:rsidRPr="00BD221E" w:rsidDel="00BD221E">
          <w:rPr>
            <w:rFonts w:ascii="Times New Roman" w:eastAsia="바탕체" w:hint="eastAsia"/>
            <w:sz w:val="23"/>
            <w:szCs w:val="23"/>
            <w:shd w:val="pct15" w:color="auto" w:fill="FFFFFF"/>
          </w:rPr>
          <w:delText>에</w:delText>
        </w:r>
        <w:r w:rsidR="00285335" w:rsidRPr="00BD221E" w:rsidDel="00BD221E">
          <w:rPr>
            <w:rFonts w:ascii="Times New Roman" w:eastAsia="바탕체"/>
            <w:sz w:val="23"/>
            <w:szCs w:val="23"/>
            <w:shd w:val="pct15" w:color="auto" w:fill="FFFFFF"/>
          </w:rPr>
          <w:delText xml:space="preserve"> </w:delText>
        </w:r>
        <w:r w:rsidR="00285335" w:rsidRPr="00BD221E" w:rsidDel="00BD221E">
          <w:rPr>
            <w:rFonts w:ascii="Times New Roman" w:eastAsia="바탕체" w:hint="eastAsia"/>
            <w:sz w:val="23"/>
            <w:szCs w:val="23"/>
            <w:shd w:val="pct15" w:color="auto" w:fill="FFFFFF"/>
          </w:rPr>
          <w:delText>내용이</w:delText>
        </w:r>
        <w:r w:rsidR="00285335" w:rsidRPr="00BD221E" w:rsidDel="00BD221E">
          <w:rPr>
            <w:rFonts w:ascii="Times New Roman" w:eastAsia="바탕체"/>
            <w:sz w:val="23"/>
            <w:szCs w:val="23"/>
            <w:shd w:val="pct15" w:color="auto" w:fill="FFFFFF"/>
          </w:rPr>
          <w:delText xml:space="preserve"> </w:delText>
        </w:r>
        <w:r w:rsidR="00285335" w:rsidRPr="00BD221E" w:rsidDel="00BD221E">
          <w:rPr>
            <w:rFonts w:ascii="Times New Roman" w:eastAsia="바탕체" w:hint="eastAsia"/>
            <w:sz w:val="23"/>
            <w:szCs w:val="23"/>
            <w:shd w:val="pct15" w:color="auto" w:fill="FFFFFF"/>
          </w:rPr>
          <w:delText>있</w:delText>
        </w:r>
        <w:r w:rsidR="00F23FA8" w:rsidRPr="00BD221E" w:rsidDel="00BD221E">
          <w:rPr>
            <w:rFonts w:ascii="Times New Roman" w:eastAsia="바탕체" w:hint="eastAsia"/>
            <w:sz w:val="23"/>
            <w:szCs w:val="23"/>
            <w:shd w:val="pct15" w:color="auto" w:fill="FFFFFF"/>
          </w:rPr>
          <w:delText>어</w:delText>
        </w:r>
        <w:r w:rsidR="00F23FA8" w:rsidRPr="00BD221E" w:rsidDel="00BD221E">
          <w:rPr>
            <w:rFonts w:ascii="Times New Roman" w:eastAsia="바탕체"/>
            <w:sz w:val="23"/>
            <w:szCs w:val="23"/>
            <w:shd w:val="pct15" w:color="auto" w:fill="FFFFFF"/>
          </w:rPr>
          <w:delText xml:space="preserve"> </w:delText>
        </w:r>
        <w:r w:rsidR="00F23FA8" w:rsidRPr="00BD221E" w:rsidDel="00BD221E">
          <w:rPr>
            <w:rFonts w:ascii="Times New Roman" w:eastAsia="바탕체" w:hint="eastAsia"/>
            <w:sz w:val="23"/>
            <w:szCs w:val="23"/>
            <w:shd w:val="pct15" w:color="auto" w:fill="FFFFFF"/>
          </w:rPr>
          <w:delText>반영하지</w:delText>
        </w:r>
        <w:r w:rsidR="00F23FA8" w:rsidRPr="00BD221E" w:rsidDel="00BD221E">
          <w:rPr>
            <w:rFonts w:ascii="Times New Roman" w:eastAsia="바탕체"/>
            <w:sz w:val="23"/>
            <w:szCs w:val="23"/>
            <w:shd w:val="pct15" w:color="auto" w:fill="FFFFFF"/>
          </w:rPr>
          <w:delText xml:space="preserve"> </w:delText>
        </w:r>
        <w:r w:rsidR="00F23FA8" w:rsidRPr="00BD221E" w:rsidDel="00BD221E">
          <w:rPr>
            <w:rFonts w:ascii="Times New Roman" w:eastAsia="바탕체" w:hint="eastAsia"/>
            <w:sz w:val="23"/>
            <w:szCs w:val="23"/>
            <w:shd w:val="pct15" w:color="auto" w:fill="FFFFFF"/>
          </w:rPr>
          <w:delText>않았습니다</w:delText>
        </w:r>
        <w:r w:rsidR="00F23FA8" w:rsidRPr="00F23FA8" w:rsidDel="00BD221E">
          <w:rPr>
            <w:rFonts w:ascii="Times New Roman" w:eastAsia="바탕체" w:hint="eastAsia"/>
            <w:sz w:val="23"/>
            <w:szCs w:val="23"/>
          </w:rPr>
          <w:delText>]</w:delText>
        </w:r>
        <w:r w:rsidR="00285335" w:rsidRPr="00F23FA8" w:rsidDel="00BD221E">
          <w:rPr>
            <w:rFonts w:ascii="Times New Roman" w:eastAsia="바탕체" w:hint="eastAsia"/>
            <w:sz w:val="23"/>
            <w:szCs w:val="23"/>
          </w:rPr>
          <w:delText xml:space="preserve"> </w:delText>
        </w:r>
      </w:del>
    </w:p>
    <w:p w14:paraId="0D073EAE" w14:textId="7747FE80" w:rsidR="000419AA" w:rsidRPr="006A48CE" w:rsidDel="00AD0638" w:rsidRDefault="00AB08E2" w:rsidP="006A48CE">
      <w:pPr>
        <w:numPr>
          <w:ilvl w:val="0"/>
          <w:numId w:val="73"/>
        </w:numPr>
        <w:snapToGrid w:val="0"/>
        <w:spacing w:before="180" w:after="180" w:line="360" w:lineRule="atLeast"/>
        <w:rPr>
          <w:del w:id="223" w:author="Yulchon" w:date="2022-07-27T23:05:00Z"/>
          <w:rFonts w:ascii="Times New Roman" w:eastAsia="바탕체"/>
          <w:sz w:val="23"/>
          <w:szCs w:val="23"/>
        </w:rPr>
      </w:pPr>
      <w:del w:id="224" w:author="Yulchon" w:date="2022-07-27T23:05:00Z">
        <w:r w:rsidDel="00AD0638">
          <w:rPr>
            <w:rFonts w:ascii="Times New Roman" w:eastAsia="바탕체" w:hint="eastAsia"/>
            <w:sz w:val="23"/>
            <w:szCs w:val="23"/>
          </w:rPr>
          <w:delText>공개목록</w:delText>
        </w:r>
        <w:r w:rsidDel="00AD0638">
          <w:rPr>
            <w:rFonts w:ascii="Times New Roman" w:eastAsia="바탕체" w:hint="eastAsia"/>
            <w:sz w:val="23"/>
            <w:szCs w:val="23"/>
          </w:rPr>
          <w:delText xml:space="preserve"> </w:delText>
        </w:r>
        <w:r w:rsidDel="00AD0638">
          <w:rPr>
            <w:rFonts w:ascii="Times New Roman" w:eastAsia="바탕체"/>
            <w:sz w:val="23"/>
            <w:szCs w:val="23"/>
          </w:rPr>
          <w:delText>5.2.(m) (</w:delText>
        </w:r>
        <w:r w:rsidDel="00AD0638">
          <w:rPr>
            <w:rFonts w:ascii="Times New Roman" w:eastAsia="바탕체" w:hint="eastAsia"/>
            <w:sz w:val="23"/>
            <w:szCs w:val="23"/>
          </w:rPr>
          <w:delText>ii)</w:delText>
        </w:r>
        <w:r w:rsidDel="00AD0638">
          <w:rPr>
            <w:rFonts w:ascii="Times New Roman" w:eastAsia="바탕체" w:hint="eastAsia"/>
            <w:sz w:val="23"/>
            <w:szCs w:val="23"/>
          </w:rPr>
          <w:delText>의</w:delText>
        </w:r>
        <w:r w:rsidDel="00AD0638">
          <w:rPr>
            <w:rFonts w:ascii="Times New Roman" w:eastAsia="바탕체" w:hint="eastAsia"/>
            <w:sz w:val="23"/>
            <w:szCs w:val="23"/>
          </w:rPr>
          <w:delText>,</w:delText>
        </w:r>
        <w:r w:rsidDel="00AD0638">
          <w:rPr>
            <w:rFonts w:ascii="Times New Roman" w:eastAsia="바탕체"/>
            <w:sz w:val="23"/>
            <w:szCs w:val="23"/>
          </w:rPr>
          <w:delText xml:space="preserve"> </w:delText>
        </w:r>
        <w:r w:rsidDel="00AD0638">
          <w:rPr>
            <w:rFonts w:ascii="Times New Roman" w:eastAsia="바탕체" w:hint="eastAsia"/>
            <w:sz w:val="23"/>
            <w:szCs w:val="23"/>
          </w:rPr>
          <w:delText>순번</w:delText>
        </w:r>
        <w:r w:rsidDel="00AD0638">
          <w:rPr>
            <w:rFonts w:ascii="Times New Roman" w:eastAsia="바탕체" w:hint="eastAsia"/>
            <w:sz w:val="23"/>
            <w:szCs w:val="23"/>
          </w:rPr>
          <w:delText xml:space="preserve"> </w:delText>
        </w:r>
      </w:del>
      <w:del w:id="225" w:author="Yulchon" w:date="2022-07-27T23:04:00Z">
        <w:r w:rsidDel="006B7B13">
          <w:rPr>
            <w:rFonts w:ascii="Times New Roman" w:eastAsia="바탕체"/>
            <w:sz w:val="23"/>
            <w:szCs w:val="23"/>
          </w:rPr>
          <w:delText>1, 3, 4</w:delText>
        </w:r>
      </w:del>
      <w:del w:id="226" w:author="Yulchon" w:date="2022-07-27T23:05:00Z">
        <w:r w:rsidDel="00AD0638">
          <w:rPr>
            <w:rFonts w:ascii="Times New Roman" w:eastAsia="바탕체"/>
            <w:sz w:val="23"/>
            <w:szCs w:val="23"/>
          </w:rPr>
          <w:delText xml:space="preserve"> </w:delText>
        </w:r>
        <w:r w:rsidDel="00AD0638">
          <w:rPr>
            <w:rFonts w:ascii="Times New Roman" w:eastAsia="바탕체" w:hint="eastAsia"/>
            <w:sz w:val="23"/>
            <w:szCs w:val="23"/>
          </w:rPr>
          <w:delText>손해배상</w:delText>
        </w:r>
        <w:r w:rsidDel="00AD0638">
          <w:rPr>
            <w:rFonts w:ascii="Times New Roman" w:eastAsia="바탕체" w:hint="eastAsia"/>
            <w:sz w:val="23"/>
            <w:szCs w:val="23"/>
          </w:rPr>
          <w:delText xml:space="preserve"> </w:delText>
        </w:r>
        <w:r w:rsidDel="00AD0638">
          <w:rPr>
            <w:rFonts w:ascii="Times New Roman" w:eastAsia="바탕체" w:hint="eastAsia"/>
            <w:sz w:val="23"/>
            <w:szCs w:val="23"/>
          </w:rPr>
          <w:delText>청구</w:delText>
        </w:r>
        <w:r w:rsidDel="00AD0638">
          <w:rPr>
            <w:rFonts w:ascii="Times New Roman" w:eastAsia="바탕체" w:hint="eastAsia"/>
            <w:sz w:val="23"/>
            <w:szCs w:val="23"/>
          </w:rPr>
          <w:delText xml:space="preserve"> </w:delText>
        </w:r>
        <w:r w:rsidDel="00AD0638">
          <w:rPr>
            <w:rFonts w:ascii="Times New Roman" w:eastAsia="바탕체" w:hint="eastAsia"/>
            <w:sz w:val="23"/>
            <w:szCs w:val="23"/>
          </w:rPr>
          <w:delText>소송의</w:delText>
        </w:r>
        <w:r w:rsidDel="00AD0638">
          <w:rPr>
            <w:rFonts w:ascii="Times New Roman" w:eastAsia="바탕체" w:hint="eastAsia"/>
            <w:sz w:val="23"/>
            <w:szCs w:val="23"/>
          </w:rPr>
          <w:delText xml:space="preserve"> </w:delText>
        </w:r>
        <w:r w:rsidDel="00AD0638">
          <w:rPr>
            <w:rFonts w:ascii="Times New Roman" w:eastAsia="바탕체" w:hint="eastAsia"/>
            <w:sz w:val="23"/>
            <w:szCs w:val="23"/>
          </w:rPr>
          <w:delText>패소확정으로</w:delText>
        </w:r>
        <w:r w:rsidDel="00AD0638">
          <w:rPr>
            <w:rFonts w:ascii="Times New Roman" w:eastAsia="바탕체" w:hint="eastAsia"/>
            <w:sz w:val="23"/>
            <w:szCs w:val="23"/>
          </w:rPr>
          <w:delText xml:space="preserve"> </w:delText>
        </w:r>
        <w:r w:rsidDel="00AD0638">
          <w:rPr>
            <w:rFonts w:ascii="Times New Roman" w:eastAsia="바탕체" w:hint="eastAsia"/>
            <w:sz w:val="23"/>
            <w:szCs w:val="23"/>
          </w:rPr>
          <w:delText>인해</w:delText>
        </w:r>
        <w:r w:rsidDel="00AD0638">
          <w:rPr>
            <w:rFonts w:ascii="Times New Roman" w:eastAsia="바탕체" w:hint="eastAsia"/>
            <w:sz w:val="23"/>
            <w:szCs w:val="23"/>
          </w:rPr>
          <w:delText xml:space="preserve"> </w:delText>
        </w:r>
        <w:r w:rsidDel="00AD0638">
          <w:rPr>
            <w:rFonts w:ascii="Times New Roman" w:eastAsia="바탕체" w:hint="eastAsia"/>
            <w:sz w:val="23"/>
            <w:szCs w:val="23"/>
          </w:rPr>
          <w:delText>발생하는</w:delText>
        </w:r>
        <w:r w:rsidDel="00AD0638">
          <w:rPr>
            <w:rFonts w:ascii="Times New Roman" w:eastAsia="바탕체" w:hint="eastAsia"/>
            <w:sz w:val="23"/>
            <w:szCs w:val="23"/>
          </w:rPr>
          <w:delText xml:space="preserve"> </w:delText>
        </w:r>
        <w:r w:rsidDel="00AD0638">
          <w:rPr>
            <w:rFonts w:ascii="Times New Roman" w:eastAsia="바탕체" w:hint="eastAsia"/>
            <w:sz w:val="23"/>
            <w:szCs w:val="23"/>
          </w:rPr>
          <w:delText>손해</w:delText>
        </w:r>
        <w:r w:rsidDel="00AD0638">
          <w:rPr>
            <w:rFonts w:ascii="Times New Roman" w:eastAsia="바탕체" w:hint="eastAsia"/>
            <w:sz w:val="23"/>
            <w:szCs w:val="23"/>
          </w:rPr>
          <w:delText xml:space="preserve"> </w:delText>
        </w:r>
        <w:r w:rsidDel="00AD0638">
          <w:rPr>
            <w:rFonts w:ascii="Times New Roman" w:eastAsia="바탕체" w:hint="eastAsia"/>
            <w:sz w:val="23"/>
            <w:szCs w:val="23"/>
          </w:rPr>
          <w:delText>중</w:delText>
        </w:r>
        <w:r w:rsidDel="00AD0638">
          <w:rPr>
            <w:rFonts w:ascii="Times New Roman" w:eastAsia="바탕체" w:hint="eastAsia"/>
            <w:sz w:val="23"/>
            <w:szCs w:val="23"/>
          </w:rPr>
          <w:delText xml:space="preserve"> </w:delText>
        </w:r>
        <w:r w:rsidR="00285335" w:rsidDel="00AD0638">
          <w:rPr>
            <w:rFonts w:ascii="Times New Roman" w:eastAsia="바탕체" w:hint="eastAsia"/>
            <w:sz w:val="23"/>
            <w:szCs w:val="23"/>
          </w:rPr>
          <w:delText>충당금을</w:delText>
        </w:r>
        <w:r w:rsidR="00285335" w:rsidDel="00AD0638">
          <w:rPr>
            <w:rFonts w:ascii="Times New Roman" w:eastAsia="바탕체" w:hint="eastAsia"/>
            <w:sz w:val="23"/>
            <w:szCs w:val="23"/>
          </w:rPr>
          <w:delText xml:space="preserve"> </w:delText>
        </w:r>
        <w:r w:rsidR="00285335" w:rsidDel="00AD0638">
          <w:rPr>
            <w:rFonts w:ascii="Times New Roman" w:eastAsia="바탕체" w:hint="eastAsia"/>
            <w:sz w:val="23"/>
            <w:szCs w:val="23"/>
          </w:rPr>
          <w:delText>초과하는</w:delText>
        </w:r>
        <w:r w:rsidR="00285335" w:rsidDel="00AD0638">
          <w:rPr>
            <w:rFonts w:ascii="Times New Roman" w:eastAsia="바탕체" w:hint="eastAsia"/>
            <w:sz w:val="23"/>
            <w:szCs w:val="23"/>
          </w:rPr>
          <w:delText xml:space="preserve"> </w:delText>
        </w:r>
        <w:r w:rsidR="00285335" w:rsidDel="00AD0638">
          <w:rPr>
            <w:rFonts w:ascii="Times New Roman" w:eastAsia="바탕체" w:hint="eastAsia"/>
            <w:sz w:val="23"/>
            <w:szCs w:val="23"/>
          </w:rPr>
          <w:delText>모든</w:delText>
        </w:r>
        <w:r w:rsidR="00285335" w:rsidDel="00AD0638">
          <w:rPr>
            <w:rFonts w:ascii="Times New Roman" w:eastAsia="바탕체" w:hint="eastAsia"/>
            <w:sz w:val="23"/>
            <w:szCs w:val="23"/>
          </w:rPr>
          <w:delText xml:space="preserve"> </w:delText>
        </w:r>
        <w:r w:rsidR="00285335" w:rsidDel="00AD0638">
          <w:rPr>
            <w:rFonts w:ascii="Times New Roman" w:eastAsia="바탕체" w:hint="eastAsia"/>
            <w:sz w:val="23"/>
            <w:szCs w:val="23"/>
          </w:rPr>
          <w:delText>손해</w:delText>
        </w:r>
        <w:r w:rsidDel="00AD0638">
          <w:rPr>
            <w:rFonts w:ascii="Times New Roman" w:eastAsia="바탕체" w:hint="eastAsia"/>
            <w:sz w:val="23"/>
            <w:szCs w:val="23"/>
          </w:rPr>
          <w:delText xml:space="preserve"> </w:delText>
        </w:r>
        <w:r w:rsidR="00B92FB8" w:rsidRPr="006A48CE" w:rsidDel="00AD0638">
          <w:rPr>
            <w:rFonts w:ascii="Times New Roman" w:eastAsia="바탕체" w:hint="eastAsia"/>
            <w:sz w:val="23"/>
            <w:szCs w:val="23"/>
          </w:rPr>
          <w:delText xml:space="preserve"> </w:delText>
        </w:r>
      </w:del>
    </w:p>
    <w:p w14:paraId="72DC7F10" w14:textId="7FBAF402" w:rsidR="00090ABD" w:rsidRPr="006E77C6" w:rsidRDefault="00090ABD" w:rsidP="00090ABD">
      <w:pPr>
        <w:numPr>
          <w:ilvl w:val="0"/>
          <w:numId w:val="71"/>
        </w:numPr>
        <w:snapToGrid w:val="0"/>
        <w:spacing w:before="180" w:after="180" w:line="360" w:lineRule="atLeast"/>
        <w:rPr>
          <w:rFonts w:ascii="Times New Roman" w:eastAsia="바탕체"/>
          <w:sz w:val="23"/>
          <w:szCs w:val="23"/>
        </w:rPr>
      </w:pPr>
      <w:bookmarkStart w:id="227" w:name="_DV_C351"/>
      <w:bookmarkEnd w:id="218"/>
      <w:r w:rsidRPr="00EE3D47">
        <w:rPr>
          <w:rFonts w:ascii="Times New Roman" w:eastAsia="바탕체" w:hint="eastAsia"/>
          <w:sz w:val="23"/>
          <w:szCs w:val="23"/>
        </w:rPr>
        <w:t>매도인의</w:t>
      </w:r>
      <w:r w:rsidRPr="00EE3D47">
        <w:rPr>
          <w:rFonts w:ascii="Times New Roman" w:eastAsia="바탕체"/>
          <w:sz w:val="23"/>
          <w:szCs w:val="23"/>
        </w:rPr>
        <w:t xml:space="preserve"> </w:t>
      </w:r>
      <w:r w:rsidRPr="00EE3D47">
        <w:rPr>
          <w:rFonts w:ascii="Times New Roman" w:eastAsia="바탕체" w:hint="eastAsia"/>
          <w:sz w:val="23"/>
          <w:szCs w:val="23"/>
        </w:rPr>
        <w:t>특별손해배상책임은</w:t>
      </w:r>
      <w:r w:rsidRPr="00EE3D47">
        <w:rPr>
          <w:rFonts w:ascii="Times New Roman" w:eastAsia="바탕체"/>
          <w:sz w:val="23"/>
          <w:szCs w:val="23"/>
        </w:rPr>
        <w:t xml:space="preserve"> </w:t>
      </w:r>
      <w:r w:rsidRPr="00EE3D47">
        <w:rPr>
          <w:rFonts w:ascii="Times New Roman" w:eastAsia="바탕체" w:hint="eastAsia"/>
          <w:sz w:val="23"/>
          <w:szCs w:val="23"/>
        </w:rPr>
        <w:t>거래종결일로부터</w:t>
      </w:r>
      <w:r w:rsidRPr="00EE3D47">
        <w:rPr>
          <w:rFonts w:ascii="Times New Roman" w:eastAsia="바탕체"/>
          <w:sz w:val="23"/>
          <w:szCs w:val="23"/>
        </w:rPr>
        <w:t xml:space="preserve"> 5</w:t>
      </w:r>
      <w:r w:rsidRPr="00EE3D47">
        <w:rPr>
          <w:rFonts w:ascii="Times New Roman" w:eastAsia="바탕체" w:hint="eastAsia"/>
          <w:sz w:val="23"/>
          <w:szCs w:val="23"/>
        </w:rPr>
        <w:t>년까지</w:t>
      </w:r>
      <w:r w:rsidRPr="00EE3D47">
        <w:rPr>
          <w:rFonts w:ascii="Times New Roman" w:eastAsia="바탕체"/>
          <w:sz w:val="23"/>
          <w:szCs w:val="23"/>
        </w:rPr>
        <w:t xml:space="preserve"> </w:t>
      </w:r>
      <w:r w:rsidRPr="00EE3D47">
        <w:rPr>
          <w:rFonts w:ascii="Times New Roman" w:eastAsia="바탕체" w:hint="eastAsia"/>
          <w:sz w:val="23"/>
          <w:szCs w:val="23"/>
        </w:rPr>
        <w:t>존속한다</w:t>
      </w:r>
      <w:r w:rsidRPr="00EE3D47">
        <w:rPr>
          <w:rFonts w:ascii="Times New Roman" w:eastAsia="바탕체"/>
          <w:sz w:val="23"/>
          <w:szCs w:val="23"/>
        </w:rPr>
        <w:t xml:space="preserve">. </w:t>
      </w:r>
      <w:bookmarkStart w:id="228" w:name="_DV_C352"/>
      <w:bookmarkEnd w:id="227"/>
    </w:p>
    <w:p w14:paraId="10038B7E" w14:textId="77777777" w:rsidR="009F4702" w:rsidRDefault="00090ABD" w:rsidP="00006BBA">
      <w:pPr>
        <w:numPr>
          <w:ilvl w:val="0"/>
          <w:numId w:val="71"/>
        </w:numPr>
        <w:snapToGrid w:val="0"/>
        <w:spacing w:before="180" w:after="180" w:line="360" w:lineRule="atLeast"/>
        <w:rPr>
          <w:rFonts w:ascii="Times New Roman" w:eastAsia="바탕체"/>
          <w:sz w:val="23"/>
          <w:szCs w:val="23"/>
        </w:rPr>
      </w:pPr>
      <w:bookmarkStart w:id="229" w:name="_DV_C353"/>
      <w:bookmarkEnd w:id="228"/>
      <w:r w:rsidRPr="00EE3D47">
        <w:rPr>
          <w:rFonts w:ascii="Times New Roman" w:eastAsia="바탕체" w:hint="eastAsia"/>
          <w:sz w:val="23"/>
          <w:szCs w:val="23"/>
        </w:rPr>
        <w:t>본</w:t>
      </w:r>
      <w:r w:rsidRPr="00EE3D47">
        <w:rPr>
          <w:rFonts w:ascii="Times New Roman" w:eastAsia="바탕체"/>
          <w:sz w:val="23"/>
          <w:szCs w:val="23"/>
        </w:rPr>
        <w:t xml:space="preserve"> </w:t>
      </w:r>
      <w:r w:rsidRPr="00EE3D47">
        <w:rPr>
          <w:rFonts w:ascii="Times New Roman" w:eastAsia="바탕체" w:hint="eastAsia"/>
          <w:sz w:val="23"/>
          <w:szCs w:val="23"/>
        </w:rPr>
        <w:t>계약상</w:t>
      </w:r>
      <w:r w:rsidRPr="00EE3D47">
        <w:rPr>
          <w:rFonts w:ascii="Times New Roman" w:eastAsia="바탕체"/>
          <w:sz w:val="23"/>
          <w:szCs w:val="23"/>
        </w:rPr>
        <w:t xml:space="preserve"> </w:t>
      </w:r>
      <w:r w:rsidRPr="00EE3D47">
        <w:rPr>
          <w:rFonts w:ascii="Times New Roman" w:eastAsia="바탕체" w:hint="eastAsia"/>
          <w:sz w:val="23"/>
          <w:szCs w:val="23"/>
        </w:rPr>
        <w:t>어떠한</w:t>
      </w:r>
      <w:r w:rsidRPr="00EE3D47">
        <w:rPr>
          <w:rFonts w:ascii="Times New Roman" w:eastAsia="바탕체"/>
          <w:sz w:val="23"/>
          <w:szCs w:val="23"/>
        </w:rPr>
        <w:t xml:space="preserve"> </w:t>
      </w:r>
      <w:r w:rsidRPr="00EE3D47">
        <w:rPr>
          <w:rFonts w:ascii="Times New Roman" w:eastAsia="바탕체" w:hint="eastAsia"/>
          <w:sz w:val="23"/>
          <w:szCs w:val="23"/>
        </w:rPr>
        <w:t>조항에도</w:t>
      </w:r>
      <w:r w:rsidRPr="00EE3D47">
        <w:rPr>
          <w:rFonts w:ascii="Times New Roman" w:eastAsia="바탕체"/>
          <w:sz w:val="23"/>
          <w:szCs w:val="23"/>
        </w:rPr>
        <w:t xml:space="preserve"> </w:t>
      </w:r>
      <w:r w:rsidRPr="00EE3D47">
        <w:rPr>
          <w:rFonts w:ascii="Times New Roman" w:eastAsia="바탕체" w:hint="eastAsia"/>
          <w:sz w:val="23"/>
          <w:szCs w:val="23"/>
        </w:rPr>
        <w:t>불구하고</w:t>
      </w:r>
      <w:r w:rsidRPr="00EE3D47">
        <w:rPr>
          <w:rFonts w:ascii="Times New Roman" w:eastAsia="바탕체"/>
          <w:sz w:val="23"/>
          <w:szCs w:val="23"/>
        </w:rPr>
        <w:t xml:space="preserve">, </w:t>
      </w:r>
      <w:r w:rsidRPr="00EE3D47">
        <w:rPr>
          <w:rFonts w:ascii="Times New Roman" w:eastAsia="바탕체" w:hint="eastAsia"/>
          <w:sz w:val="23"/>
          <w:szCs w:val="23"/>
        </w:rPr>
        <w:t>매도인은</w:t>
      </w:r>
      <w:r w:rsidRPr="00EE3D47">
        <w:rPr>
          <w:rFonts w:ascii="Times New Roman" w:eastAsia="바탕체"/>
          <w:sz w:val="23"/>
          <w:szCs w:val="23"/>
        </w:rPr>
        <w:t xml:space="preserve"> </w:t>
      </w:r>
      <w:r w:rsidRPr="00EE3D47">
        <w:rPr>
          <w:rFonts w:ascii="Times New Roman" w:eastAsia="바탕체" w:hint="eastAsia"/>
          <w:sz w:val="23"/>
          <w:szCs w:val="23"/>
        </w:rPr>
        <w:t>특별손해배상책임에</w:t>
      </w:r>
      <w:r w:rsidRPr="00EE3D47">
        <w:rPr>
          <w:rFonts w:ascii="Times New Roman" w:eastAsia="바탕체"/>
          <w:sz w:val="23"/>
          <w:szCs w:val="23"/>
        </w:rPr>
        <w:t xml:space="preserve"> </w:t>
      </w:r>
      <w:r w:rsidRPr="00EE3D47">
        <w:rPr>
          <w:rFonts w:ascii="Times New Roman" w:eastAsia="바탕체" w:hint="eastAsia"/>
          <w:sz w:val="23"/>
          <w:szCs w:val="23"/>
        </w:rPr>
        <w:t>관한</w:t>
      </w:r>
      <w:r w:rsidRPr="00EE3D47">
        <w:rPr>
          <w:rFonts w:ascii="Times New Roman" w:eastAsia="바탕체"/>
          <w:sz w:val="23"/>
          <w:szCs w:val="23"/>
        </w:rPr>
        <w:t xml:space="preserve"> </w:t>
      </w:r>
      <w:r w:rsidRPr="00EE3D47">
        <w:rPr>
          <w:rFonts w:ascii="Times New Roman" w:eastAsia="바탕체" w:hint="eastAsia"/>
          <w:sz w:val="23"/>
          <w:szCs w:val="23"/>
        </w:rPr>
        <w:t>사항에</w:t>
      </w:r>
      <w:r w:rsidRPr="00EE3D47">
        <w:rPr>
          <w:rFonts w:ascii="Times New Roman" w:eastAsia="바탕체"/>
          <w:sz w:val="23"/>
          <w:szCs w:val="23"/>
        </w:rPr>
        <w:t xml:space="preserve"> </w:t>
      </w:r>
      <w:r w:rsidRPr="00EE3D47">
        <w:rPr>
          <w:rFonts w:ascii="Times New Roman" w:eastAsia="바탕체" w:hint="eastAsia"/>
          <w:sz w:val="23"/>
          <w:szCs w:val="23"/>
        </w:rPr>
        <w:t>대해서는</w:t>
      </w:r>
      <w:r w:rsidRPr="00EE3D47">
        <w:rPr>
          <w:rFonts w:ascii="Times New Roman" w:eastAsia="바탕체"/>
          <w:sz w:val="23"/>
          <w:szCs w:val="23"/>
        </w:rPr>
        <w:t xml:space="preserve"> </w:t>
      </w:r>
      <w:r w:rsidRPr="00EE3D47">
        <w:rPr>
          <w:rFonts w:ascii="Times New Roman" w:eastAsia="바탕체" w:hint="eastAsia"/>
          <w:sz w:val="23"/>
          <w:szCs w:val="23"/>
        </w:rPr>
        <w:t>본</w:t>
      </w:r>
      <w:r w:rsidRPr="00EE3D47">
        <w:rPr>
          <w:rFonts w:ascii="Times New Roman" w:eastAsia="바탕체"/>
          <w:sz w:val="23"/>
          <w:szCs w:val="23"/>
        </w:rPr>
        <w:t xml:space="preserve"> </w:t>
      </w:r>
      <w:r w:rsidRPr="00EE3D47">
        <w:rPr>
          <w:rFonts w:ascii="Times New Roman" w:eastAsia="바탕체" w:hint="eastAsia"/>
          <w:sz w:val="23"/>
          <w:szCs w:val="23"/>
        </w:rPr>
        <w:t>계약상</w:t>
      </w:r>
      <w:r w:rsidRPr="00EE3D47">
        <w:rPr>
          <w:rFonts w:ascii="Times New Roman" w:eastAsia="바탕체"/>
          <w:sz w:val="23"/>
          <w:szCs w:val="23"/>
        </w:rPr>
        <w:t xml:space="preserve"> </w:t>
      </w:r>
      <w:proofErr w:type="spellStart"/>
      <w:r w:rsidRPr="00EE3D47">
        <w:rPr>
          <w:rFonts w:ascii="Times New Roman" w:eastAsia="바탕체" w:hint="eastAsia"/>
          <w:sz w:val="23"/>
          <w:szCs w:val="23"/>
        </w:rPr>
        <w:t>공개목록</w:t>
      </w:r>
      <w:proofErr w:type="spellEnd"/>
      <w:r w:rsidRPr="00EE3D47">
        <w:rPr>
          <w:rFonts w:ascii="Times New Roman" w:eastAsia="바탕체"/>
          <w:sz w:val="23"/>
          <w:szCs w:val="23"/>
        </w:rPr>
        <w:t xml:space="preserve"> </w:t>
      </w:r>
      <w:r w:rsidRPr="00EE3D47">
        <w:rPr>
          <w:rFonts w:ascii="Times New Roman" w:eastAsia="바탕체" w:hint="eastAsia"/>
          <w:sz w:val="23"/>
          <w:szCs w:val="23"/>
        </w:rPr>
        <w:t>등에</w:t>
      </w:r>
      <w:r w:rsidRPr="00EE3D47">
        <w:rPr>
          <w:rFonts w:ascii="Times New Roman" w:eastAsia="바탕체"/>
          <w:sz w:val="23"/>
          <w:szCs w:val="23"/>
        </w:rPr>
        <w:t xml:space="preserve"> </w:t>
      </w:r>
      <w:r w:rsidRPr="00EE3D47">
        <w:rPr>
          <w:rFonts w:ascii="Times New Roman" w:eastAsia="바탕체" w:hint="eastAsia"/>
          <w:sz w:val="23"/>
          <w:szCs w:val="23"/>
        </w:rPr>
        <w:t>의한</w:t>
      </w:r>
      <w:r w:rsidRPr="00EE3D47">
        <w:rPr>
          <w:rFonts w:ascii="Times New Roman" w:eastAsia="바탕체"/>
          <w:sz w:val="23"/>
          <w:szCs w:val="23"/>
        </w:rPr>
        <w:t xml:space="preserve"> </w:t>
      </w:r>
      <w:r w:rsidRPr="00EE3D47">
        <w:rPr>
          <w:rFonts w:ascii="Times New Roman" w:eastAsia="바탕체" w:hint="eastAsia"/>
          <w:sz w:val="23"/>
          <w:szCs w:val="23"/>
        </w:rPr>
        <w:t>공개</w:t>
      </w:r>
      <w:r w:rsidRPr="00EE3D47">
        <w:rPr>
          <w:rFonts w:ascii="Times New Roman" w:eastAsia="바탕체"/>
          <w:sz w:val="23"/>
          <w:szCs w:val="23"/>
        </w:rPr>
        <w:t xml:space="preserve"> </w:t>
      </w:r>
      <w:r w:rsidRPr="00EE3D47">
        <w:rPr>
          <w:rFonts w:ascii="Times New Roman" w:eastAsia="바탕체" w:hint="eastAsia"/>
          <w:sz w:val="23"/>
          <w:szCs w:val="23"/>
        </w:rPr>
        <w:t>여부</w:t>
      </w:r>
      <w:r w:rsidRPr="00EE3D47">
        <w:rPr>
          <w:rFonts w:ascii="Times New Roman" w:eastAsia="바탕체"/>
          <w:sz w:val="23"/>
          <w:szCs w:val="23"/>
        </w:rPr>
        <w:t xml:space="preserve"> </w:t>
      </w:r>
      <w:r w:rsidRPr="00EE3D47">
        <w:rPr>
          <w:rFonts w:ascii="Times New Roman" w:eastAsia="바탕체" w:hint="eastAsia"/>
          <w:sz w:val="23"/>
          <w:szCs w:val="23"/>
        </w:rPr>
        <w:t>및</w:t>
      </w:r>
      <w:r w:rsidRPr="00EE3D47">
        <w:rPr>
          <w:rFonts w:ascii="Times New Roman" w:eastAsia="바탕체"/>
          <w:sz w:val="23"/>
          <w:szCs w:val="23"/>
        </w:rPr>
        <w:t xml:space="preserve"> </w:t>
      </w:r>
      <w:r w:rsidRPr="00EE3D47">
        <w:rPr>
          <w:rFonts w:ascii="Times New Roman" w:eastAsia="바탕체" w:hint="eastAsia"/>
          <w:sz w:val="23"/>
          <w:szCs w:val="23"/>
        </w:rPr>
        <w:t>매수인이</w:t>
      </w:r>
      <w:r w:rsidRPr="00EE3D47">
        <w:rPr>
          <w:rFonts w:ascii="Times New Roman" w:eastAsia="바탕체"/>
          <w:sz w:val="23"/>
          <w:szCs w:val="23"/>
        </w:rPr>
        <w:t xml:space="preserve"> </w:t>
      </w:r>
      <w:r w:rsidRPr="00EE3D47">
        <w:rPr>
          <w:rFonts w:ascii="Times New Roman" w:eastAsia="바탕체" w:hint="eastAsia"/>
          <w:sz w:val="23"/>
          <w:szCs w:val="23"/>
        </w:rPr>
        <w:t>알았는지</w:t>
      </w:r>
      <w:r w:rsidRPr="00EE3D47">
        <w:rPr>
          <w:rFonts w:ascii="Times New Roman" w:eastAsia="바탕체"/>
          <w:sz w:val="23"/>
          <w:szCs w:val="23"/>
        </w:rPr>
        <w:t xml:space="preserve"> </w:t>
      </w:r>
      <w:r w:rsidRPr="00EE3D47">
        <w:rPr>
          <w:rFonts w:ascii="Times New Roman" w:eastAsia="바탕체" w:hint="eastAsia"/>
          <w:sz w:val="23"/>
          <w:szCs w:val="23"/>
        </w:rPr>
        <w:t>여부와</w:t>
      </w:r>
      <w:r w:rsidRPr="00EE3D47">
        <w:rPr>
          <w:rFonts w:ascii="Times New Roman" w:eastAsia="바탕체"/>
          <w:sz w:val="23"/>
          <w:szCs w:val="23"/>
        </w:rPr>
        <w:t xml:space="preserve"> </w:t>
      </w:r>
      <w:r w:rsidRPr="00EE3D47">
        <w:rPr>
          <w:rFonts w:ascii="Times New Roman" w:eastAsia="바탕체" w:hint="eastAsia"/>
          <w:sz w:val="23"/>
          <w:szCs w:val="23"/>
        </w:rPr>
        <w:t>무관하게</w:t>
      </w:r>
      <w:r w:rsidRPr="00EE3D47">
        <w:rPr>
          <w:rFonts w:ascii="Times New Roman" w:eastAsia="바탕체"/>
          <w:sz w:val="23"/>
          <w:szCs w:val="23"/>
        </w:rPr>
        <w:t xml:space="preserve"> </w:t>
      </w:r>
      <w:r w:rsidRPr="00EE3D47">
        <w:rPr>
          <w:rFonts w:ascii="Times New Roman" w:eastAsia="바탕체" w:hint="eastAsia"/>
          <w:sz w:val="23"/>
          <w:szCs w:val="23"/>
        </w:rPr>
        <w:t>손해배상책임을</w:t>
      </w:r>
      <w:r w:rsidRPr="00EE3D47">
        <w:rPr>
          <w:rFonts w:ascii="Times New Roman" w:eastAsia="바탕체"/>
          <w:sz w:val="23"/>
          <w:szCs w:val="23"/>
        </w:rPr>
        <w:t xml:space="preserve"> </w:t>
      </w:r>
      <w:r w:rsidRPr="00EE3D47">
        <w:rPr>
          <w:rFonts w:ascii="Times New Roman" w:eastAsia="바탕체" w:hint="eastAsia"/>
          <w:sz w:val="23"/>
          <w:szCs w:val="23"/>
        </w:rPr>
        <w:t>진다</w:t>
      </w:r>
      <w:r w:rsidRPr="00EE3D47">
        <w:rPr>
          <w:rFonts w:ascii="Times New Roman" w:eastAsia="바탕체"/>
          <w:sz w:val="23"/>
          <w:szCs w:val="23"/>
        </w:rPr>
        <w:t>.</w:t>
      </w:r>
      <w:bookmarkEnd w:id="229"/>
    </w:p>
    <w:p w14:paraId="730B0BDB" w14:textId="5515B405" w:rsidR="00EF2080" w:rsidRPr="00006BBA" w:rsidRDefault="00090ABD" w:rsidP="00006BBA">
      <w:pPr>
        <w:numPr>
          <w:ilvl w:val="1"/>
          <w:numId w:val="12"/>
        </w:numPr>
        <w:snapToGrid w:val="0"/>
        <w:spacing w:before="180" w:after="180" w:line="360" w:lineRule="atLeast"/>
        <w:rPr>
          <w:rFonts w:ascii="Times New Roman"/>
          <w:sz w:val="23"/>
          <w:szCs w:val="23"/>
          <w:u w:val="single"/>
        </w:rPr>
      </w:pPr>
      <w:bookmarkStart w:id="230" w:name="_DV_C355"/>
      <w:bookmarkEnd w:id="217"/>
      <w:r w:rsidRPr="007273AE">
        <w:rPr>
          <w:rFonts w:ascii="Times New Roman" w:hint="eastAsia"/>
          <w:sz w:val="23"/>
          <w:szCs w:val="23"/>
          <w:u w:val="single"/>
        </w:rPr>
        <w:t>제한의</w:t>
      </w:r>
      <w:r w:rsidRPr="007273AE">
        <w:rPr>
          <w:rFonts w:ascii="Times New Roman"/>
          <w:sz w:val="23"/>
          <w:szCs w:val="23"/>
          <w:u w:val="single"/>
        </w:rPr>
        <w:t xml:space="preserve"> </w:t>
      </w:r>
      <w:r w:rsidRPr="007273AE">
        <w:rPr>
          <w:rFonts w:ascii="Times New Roman" w:hint="eastAsia"/>
          <w:sz w:val="23"/>
          <w:szCs w:val="23"/>
          <w:u w:val="single"/>
        </w:rPr>
        <w:t>예외</w:t>
      </w:r>
      <w:r w:rsidRPr="00EE3D47">
        <w:rPr>
          <w:rFonts w:ascii="Times New Roman"/>
          <w:sz w:val="23"/>
          <w:szCs w:val="23"/>
        </w:rPr>
        <w:t xml:space="preserve">.  </w:t>
      </w:r>
      <w:r w:rsidRPr="00EE3D47">
        <w:rPr>
          <w:rFonts w:ascii="Times New Roman" w:hint="eastAsia"/>
          <w:sz w:val="23"/>
          <w:szCs w:val="23"/>
        </w:rPr>
        <w:t>제</w:t>
      </w:r>
      <w:r w:rsidRPr="00EE3D47">
        <w:rPr>
          <w:rFonts w:ascii="Times New Roman"/>
          <w:sz w:val="23"/>
          <w:szCs w:val="23"/>
        </w:rPr>
        <w:t>10.2</w:t>
      </w:r>
      <w:r w:rsidRPr="00EE3D47">
        <w:rPr>
          <w:rFonts w:ascii="Times New Roman" w:hint="eastAsia"/>
          <w:sz w:val="23"/>
          <w:szCs w:val="23"/>
        </w:rPr>
        <w:t>조</w:t>
      </w:r>
      <w:r w:rsidRPr="00EE3D47">
        <w:rPr>
          <w:rFonts w:ascii="Times New Roman"/>
          <w:sz w:val="23"/>
          <w:szCs w:val="23"/>
        </w:rPr>
        <w:t xml:space="preserve"> (a)</w:t>
      </w:r>
      <w:r w:rsidRPr="00EE3D47">
        <w:rPr>
          <w:rFonts w:ascii="Times New Roman" w:hint="eastAsia"/>
          <w:sz w:val="23"/>
          <w:szCs w:val="23"/>
        </w:rPr>
        <w:t>항</w:t>
      </w:r>
      <w:r w:rsidRPr="00EE3D47">
        <w:rPr>
          <w:rFonts w:ascii="Times New Roman"/>
          <w:sz w:val="23"/>
          <w:szCs w:val="23"/>
        </w:rPr>
        <w:t xml:space="preserve"> </w:t>
      </w:r>
      <w:r w:rsidRPr="00EE3D47">
        <w:rPr>
          <w:rFonts w:ascii="Times New Roman" w:hint="eastAsia"/>
          <w:sz w:val="23"/>
          <w:szCs w:val="23"/>
        </w:rPr>
        <w:t>내지</w:t>
      </w:r>
      <w:r w:rsidRPr="00EE3D47">
        <w:rPr>
          <w:rFonts w:ascii="Times New Roman"/>
          <w:sz w:val="23"/>
          <w:szCs w:val="23"/>
        </w:rPr>
        <w:t xml:space="preserve"> (</w:t>
      </w:r>
      <w:r w:rsidR="00A76B17">
        <w:rPr>
          <w:rFonts w:ascii="Times New Roman"/>
          <w:sz w:val="23"/>
          <w:szCs w:val="23"/>
        </w:rPr>
        <w:t>e</w:t>
      </w:r>
      <w:r w:rsidRPr="00EE3D47">
        <w:rPr>
          <w:rFonts w:ascii="Times New Roman"/>
          <w:sz w:val="23"/>
          <w:szCs w:val="23"/>
        </w:rPr>
        <w:t>)</w:t>
      </w:r>
      <w:r w:rsidRPr="00EE3D47">
        <w:rPr>
          <w:rFonts w:ascii="Times New Roman" w:hint="eastAsia"/>
          <w:sz w:val="23"/>
          <w:szCs w:val="23"/>
        </w:rPr>
        <w:t>항</w:t>
      </w:r>
      <w:r w:rsidRPr="00EE3D47">
        <w:rPr>
          <w:rFonts w:ascii="Times New Roman"/>
          <w:sz w:val="23"/>
          <w:szCs w:val="23"/>
        </w:rPr>
        <w:t xml:space="preserve"> </w:t>
      </w:r>
      <w:r w:rsidRPr="00EE3D47">
        <w:rPr>
          <w:rFonts w:ascii="Times New Roman" w:hint="eastAsia"/>
          <w:sz w:val="23"/>
          <w:szCs w:val="23"/>
        </w:rPr>
        <w:t>및</w:t>
      </w:r>
      <w:r w:rsidRPr="00EE3D47">
        <w:rPr>
          <w:rFonts w:ascii="Times New Roman"/>
          <w:sz w:val="23"/>
          <w:szCs w:val="23"/>
        </w:rPr>
        <w:t>/</w:t>
      </w:r>
      <w:r w:rsidRPr="00EE3D47">
        <w:rPr>
          <w:rFonts w:ascii="Times New Roman" w:hint="eastAsia"/>
          <w:sz w:val="23"/>
          <w:szCs w:val="23"/>
        </w:rPr>
        <w:t>또는</w:t>
      </w:r>
      <w:r w:rsidRPr="00EE3D47">
        <w:rPr>
          <w:rFonts w:ascii="Times New Roman"/>
          <w:sz w:val="23"/>
          <w:szCs w:val="23"/>
        </w:rPr>
        <w:t xml:space="preserve"> </w:t>
      </w:r>
      <w:r w:rsidRPr="00EE3D47">
        <w:rPr>
          <w:rFonts w:ascii="Times New Roman" w:hint="eastAsia"/>
          <w:sz w:val="23"/>
          <w:szCs w:val="23"/>
        </w:rPr>
        <w:t>제</w:t>
      </w:r>
      <w:r w:rsidRPr="00EE3D47">
        <w:rPr>
          <w:rFonts w:ascii="Times New Roman"/>
          <w:sz w:val="23"/>
          <w:szCs w:val="23"/>
        </w:rPr>
        <w:t>10.3</w:t>
      </w:r>
      <w:r w:rsidRPr="00EE3D47">
        <w:rPr>
          <w:rFonts w:ascii="Times New Roman" w:hint="eastAsia"/>
          <w:sz w:val="23"/>
          <w:szCs w:val="23"/>
        </w:rPr>
        <w:t>조</w:t>
      </w:r>
      <w:r w:rsidRPr="00EE3D47">
        <w:rPr>
          <w:rFonts w:ascii="Times New Roman"/>
          <w:sz w:val="23"/>
          <w:szCs w:val="23"/>
        </w:rPr>
        <w:t xml:space="preserve"> (</w:t>
      </w:r>
      <w:r w:rsidR="00A76B17">
        <w:rPr>
          <w:rFonts w:ascii="Times New Roman"/>
          <w:sz w:val="23"/>
          <w:szCs w:val="23"/>
        </w:rPr>
        <w:t>b</w:t>
      </w:r>
      <w:r w:rsidRPr="00EE3D47">
        <w:rPr>
          <w:rFonts w:ascii="Times New Roman"/>
          <w:sz w:val="23"/>
          <w:szCs w:val="23"/>
        </w:rPr>
        <w:t>)</w:t>
      </w:r>
      <w:r w:rsidRPr="00EE3D47">
        <w:rPr>
          <w:rFonts w:ascii="Times New Roman" w:hint="eastAsia"/>
          <w:sz w:val="23"/>
          <w:szCs w:val="23"/>
        </w:rPr>
        <w:t>항에</w:t>
      </w:r>
      <w:r w:rsidRPr="00EE3D47">
        <w:rPr>
          <w:rFonts w:ascii="Times New Roman"/>
          <w:sz w:val="23"/>
          <w:szCs w:val="23"/>
        </w:rPr>
        <w:t xml:space="preserve"> </w:t>
      </w:r>
      <w:r w:rsidRPr="00EE3D47">
        <w:rPr>
          <w:rFonts w:ascii="Times New Roman" w:hint="eastAsia"/>
          <w:sz w:val="23"/>
          <w:szCs w:val="23"/>
        </w:rPr>
        <w:t>의한</w:t>
      </w:r>
      <w:r w:rsidRPr="00EE3D47">
        <w:rPr>
          <w:rFonts w:ascii="Times New Roman"/>
          <w:sz w:val="23"/>
          <w:szCs w:val="23"/>
        </w:rPr>
        <w:t xml:space="preserve"> </w:t>
      </w:r>
      <w:r w:rsidRPr="00EE3D47">
        <w:rPr>
          <w:rFonts w:ascii="Times New Roman" w:hint="eastAsia"/>
          <w:sz w:val="23"/>
          <w:szCs w:val="23"/>
        </w:rPr>
        <w:t>매도인의</w:t>
      </w:r>
      <w:r w:rsidRPr="00EE3D47">
        <w:rPr>
          <w:rFonts w:ascii="Times New Roman"/>
          <w:sz w:val="23"/>
          <w:szCs w:val="23"/>
        </w:rPr>
        <w:t xml:space="preserve"> </w:t>
      </w:r>
      <w:r w:rsidRPr="00EE3D47">
        <w:rPr>
          <w:rFonts w:ascii="Times New Roman" w:hint="eastAsia"/>
          <w:sz w:val="23"/>
          <w:szCs w:val="23"/>
        </w:rPr>
        <w:t>손해배상책임</w:t>
      </w:r>
      <w:r w:rsidRPr="00EE3D47">
        <w:rPr>
          <w:rFonts w:ascii="Times New Roman"/>
          <w:sz w:val="23"/>
          <w:szCs w:val="23"/>
        </w:rPr>
        <w:t xml:space="preserve"> </w:t>
      </w:r>
      <w:r w:rsidRPr="00EE3D47">
        <w:rPr>
          <w:rFonts w:ascii="Times New Roman" w:hint="eastAsia"/>
          <w:sz w:val="23"/>
          <w:szCs w:val="23"/>
        </w:rPr>
        <w:t>제한은</w:t>
      </w:r>
      <w:r w:rsidRPr="00EE3D47">
        <w:rPr>
          <w:rFonts w:ascii="Times New Roman"/>
          <w:sz w:val="23"/>
          <w:szCs w:val="23"/>
        </w:rPr>
        <w:t>, (</w:t>
      </w:r>
      <w:proofErr w:type="spellStart"/>
      <w:r w:rsidRPr="00EE3D47">
        <w:rPr>
          <w:rFonts w:ascii="Times New Roman"/>
          <w:sz w:val="23"/>
          <w:szCs w:val="23"/>
        </w:rPr>
        <w:t>i</w:t>
      </w:r>
      <w:proofErr w:type="spellEnd"/>
      <w:r w:rsidRPr="00EE3D47">
        <w:rPr>
          <w:rFonts w:ascii="Times New Roman"/>
          <w:sz w:val="23"/>
          <w:szCs w:val="23"/>
        </w:rPr>
        <w:t xml:space="preserve">) </w:t>
      </w:r>
      <w:r w:rsidRPr="00EE3D47">
        <w:rPr>
          <w:rFonts w:ascii="Times New Roman" w:hint="eastAsia"/>
          <w:sz w:val="23"/>
          <w:szCs w:val="23"/>
        </w:rPr>
        <w:t>제</w:t>
      </w:r>
      <w:r w:rsidRPr="00EE3D47">
        <w:rPr>
          <w:rFonts w:ascii="Times New Roman"/>
          <w:sz w:val="23"/>
          <w:szCs w:val="23"/>
        </w:rPr>
        <w:t>5.1</w:t>
      </w:r>
      <w:r w:rsidRPr="00EE3D47">
        <w:rPr>
          <w:rFonts w:ascii="Times New Roman" w:hint="eastAsia"/>
          <w:sz w:val="23"/>
          <w:szCs w:val="23"/>
        </w:rPr>
        <w:t>조</w:t>
      </w:r>
      <w:r w:rsidRPr="00EE3D47">
        <w:rPr>
          <w:rFonts w:ascii="Times New Roman"/>
          <w:sz w:val="23"/>
          <w:szCs w:val="23"/>
        </w:rPr>
        <w:t xml:space="preserve"> (a)</w:t>
      </w:r>
      <w:r w:rsidRPr="00EE3D47">
        <w:rPr>
          <w:rFonts w:ascii="Times New Roman" w:hint="eastAsia"/>
          <w:sz w:val="23"/>
          <w:szCs w:val="23"/>
        </w:rPr>
        <w:t>항</w:t>
      </w:r>
      <w:r w:rsidRPr="00EE3D47">
        <w:rPr>
          <w:rFonts w:ascii="Times New Roman"/>
          <w:sz w:val="23"/>
          <w:szCs w:val="23"/>
        </w:rPr>
        <w:t>, (b)</w:t>
      </w:r>
      <w:r w:rsidRPr="00EE3D47">
        <w:rPr>
          <w:rFonts w:ascii="Times New Roman" w:hint="eastAsia"/>
          <w:sz w:val="23"/>
          <w:szCs w:val="23"/>
        </w:rPr>
        <w:t>항</w:t>
      </w:r>
      <w:r w:rsidRPr="00EE3D47">
        <w:rPr>
          <w:rFonts w:ascii="Times New Roman"/>
          <w:sz w:val="23"/>
          <w:szCs w:val="23"/>
        </w:rPr>
        <w:t xml:space="preserve"> </w:t>
      </w:r>
      <w:r w:rsidRPr="00EE3D47">
        <w:rPr>
          <w:rFonts w:ascii="Times New Roman" w:hint="eastAsia"/>
          <w:sz w:val="23"/>
          <w:szCs w:val="23"/>
        </w:rPr>
        <w:t>및</w:t>
      </w:r>
      <w:r w:rsidRPr="00EE3D47">
        <w:rPr>
          <w:rFonts w:ascii="Times New Roman"/>
          <w:sz w:val="23"/>
          <w:szCs w:val="23"/>
        </w:rPr>
        <w:t xml:space="preserve"> </w:t>
      </w:r>
      <w:r w:rsidRPr="00EE3D47">
        <w:rPr>
          <w:rFonts w:ascii="Times New Roman" w:hint="eastAsia"/>
          <w:sz w:val="23"/>
          <w:szCs w:val="23"/>
        </w:rPr>
        <w:t>제</w:t>
      </w:r>
      <w:r w:rsidRPr="00EE3D47">
        <w:rPr>
          <w:rFonts w:ascii="Times New Roman"/>
          <w:sz w:val="23"/>
          <w:szCs w:val="23"/>
        </w:rPr>
        <w:t>5.2</w:t>
      </w:r>
      <w:r w:rsidRPr="00EE3D47">
        <w:rPr>
          <w:rFonts w:ascii="Times New Roman" w:hint="eastAsia"/>
          <w:sz w:val="23"/>
          <w:szCs w:val="23"/>
        </w:rPr>
        <w:t>조</w:t>
      </w:r>
      <w:r w:rsidRPr="00EE3D47">
        <w:rPr>
          <w:rFonts w:ascii="Times New Roman"/>
          <w:sz w:val="23"/>
          <w:szCs w:val="23"/>
        </w:rPr>
        <w:t xml:space="preserve"> (a)</w:t>
      </w:r>
      <w:r w:rsidRPr="00EE3D47">
        <w:rPr>
          <w:rFonts w:ascii="Times New Roman" w:hint="eastAsia"/>
          <w:sz w:val="23"/>
          <w:szCs w:val="23"/>
        </w:rPr>
        <w:t>항에</w:t>
      </w:r>
      <w:r w:rsidRPr="00EE3D47">
        <w:rPr>
          <w:rFonts w:ascii="Times New Roman"/>
          <w:sz w:val="23"/>
          <w:szCs w:val="23"/>
        </w:rPr>
        <w:t xml:space="preserve"> </w:t>
      </w:r>
      <w:r w:rsidRPr="00EE3D47">
        <w:rPr>
          <w:rFonts w:ascii="Times New Roman" w:hint="eastAsia"/>
          <w:sz w:val="23"/>
          <w:szCs w:val="23"/>
        </w:rPr>
        <w:t>관련된</w:t>
      </w:r>
      <w:r w:rsidRPr="00EE3D47">
        <w:rPr>
          <w:rFonts w:ascii="Times New Roman"/>
          <w:sz w:val="23"/>
          <w:szCs w:val="23"/>
        </w:rPr>
        <w:t xml:space="preserve"> </w:t>
      </w:r>
      <w:r w:rsidRPr="00EE3D47">
        <w:rPr>
          <w:rFonts w:ascii="Times New Roman" w:hint="eastAsia"/>
          <w:sz w:val="23"/>
          <w:szCs w:val="23"/>
        </w:rPr>
        <w:t>진술</w:t>
      </w:r>
      <w:r w:rsidRPr="00EE3D47">
        <w:rPr>
          <w:rFonts w:ascii="Times New Roman"/>
          <w:sz w:val="23"/>
          <w:szCs w:val="23"/>
        </w:rPr>
        <w:t xml:space="preserve"> </w:t>
      </w:r>
      <w:r w:rsidRPr="00EE3D47">
        <w:rPr>
          <w:rFonts w:ascii="Times New Roman" w:hint="eastAsia"/>
          <w:sz w:val="23"/>
          <w:szCs w:val="23"/>
        </w:rPr>
        <w:t>및</w:t>
      </w:r>
      <w:r w:rsidRPr="00EE3D47">
        <w:rPr>
          <w:rFonts w:ascii="Times New Roman"/>
          <w:sz w:val="23"/>
          <w:szCs w:val="23"/>
        </w:rPr>
        <w:t xml:space="preserve"> </w:t>
      </w:r>
      <w:r w:rsidRPr="00EE3D47">
        <w:rPr>
          <w:rFonts w:ascii="Times New Roman" w:hint="eastAsia"/>
          <w:sz w:val="23"/>
          <w:szCs w:val="23"/>
        </w:rPr>
        <w:t>보장</w:t>
      </w:r>
      <w:r w:rsidRPr="00EE3D47">
        <w:rPr>
          <w:rFonts w:ascii="Times New Roman"/>
          <w:sz w:val="23"/>
          <w:szCs w:val="23"/>
        </w:rPr>
        <w:t xml:space="preserve"> </w:t>
      </w:r>
      <w:r w:rsidRPr="00EE3D47">
        <w:rPr>
          <w:rFonts w:ascii="Times New Roman" w:hint="eastAsia"/>
          <w:sz w:val="23"/>
          <w:szCs w:val="23"/>
        </w:rPr>
        <w:t>위반에</w:t>
      </w:r>
      <w:r w:rsidRPr="00EE3D47">
        <w:rPr>
          <w:rFonts w:ascii="Times New Roman"/>
          <w:sz w:val="23"/>
          <w:szCs w:val="23"/>
        </w:rPr>
        <w:t xml:space="preserve"> </w:t>
      </w:r>
      <w:r w:rsidRPr="00EE3D47">
        <w:rPr>
          <w:rFonts w:ascii="Times New Roman" w:hint="eastAsia"/>
          <w:sz w:val="23"/>
          <w:szCs w:val="23"/>
        </w:rPr>
        <w:t>의하여</w:t>
      </w:r>
      <w:r w:rsidRPr="00EE3D47">
        <w:rPr>
          <w:rFonts w:ascii="Times New Roman"/>
          <w:sz w:val="23"/>
          <w:szCs w:val="23"/>
        </w:rPr>
        <w:t xml:space="preserve"> </w:t>
      </w:r>
      <w:r w:rsidRPr="00EE3D47">
        <w:rPr>
          <w:rFonts w:ascii="Times New Roman" w:hint="eastAsia"/>
          <w:sz w:val="23"/>
          <w:szCs w:val="23"/>
        </w:rPr>
        <w:t>매수인</w:t>
      </w:r>
      <w:r w:rsidRPr="00EE3D47">
        <w:rPr>
          <w:rFonts w:ascii="Times New Roman"/>
          <w:sz w:val="23"/>
          <w:szCs w:val="23"/>
        </w:rPr>
        <w:t xml:space="preserve"> </w:t>
      </w:r>
      <w:r w:rsidRPr="00EE3D47">
        <w:rPr>
          <w:rFonts w:ascii="Times New Roman" w:hint="eastAsia"/>
          <w:sz w:val="23"/>
          <w:szCs w:val="23"/>
        </w:rPr>
        <w:t>및</w:t>
      </w:r>
      <w:r w:rsidRPr="00EE3D47">
        <w:rPr>
          <w:rFonts w:ascii="Times New Roman"/>
          <w:sz w:val="23"/>
          <w:szCs w:val="23"/>
        </w:rPr>
        <w:t>/</w:t>
      </w:r>
      <w:r w:rsidRPr="00EE3D47">
        <w:rPr>
          <w:rFonts w:ascii="Times New Roman" w:hint="eastAsia"/>
          <w:sz w:val="23"/>
          <w:szCs w:val="23"/>
        </w:rPr>
        <w:t>또는</w:t>
      </w:r>
      <w:r w:rsidRPr="00EE3D47">
        <w:rPr>
          <w:rFonts w:ascii="Times New Roman"/>
          <w:sz w:val="23"/>
          <w:szCs w:val="23"/>
        </w:rPr>
        <w:t xml:space="preserve"> </w:t>
      </w:r>
      <w:proofErr w:type="spellStart"/>
      <w:r w:rsidRPr="00EE3D47">
        <w:rPr>
          <w:rFonts w:ascii="Times New Roman" w:hint="eastAsia"/>
          <w:sz w:val="23"/>
          <w:szCs w:val="23"/>
        </w:rPr>
        <w:t>대상회사에게</w:t>
      </w:r>
      <w:proofErr w:type="spellEnd"/>
      <w:r w:rsidRPr="00EE3D47">
        <w:rPr>
          <w:rFonts w:ascii="Times New Roman"/>
          <w:sz w:val="23"/>
          <w:szCs w:val="23"/>
        </w:rPr>
        <w:t xml:space="preserve"> </w:t>
      </w:r>
      <w:r w:rsidRPr="00EE3D47">
        <w:rPr>
          <w:rFonts w:ascii="Times New Roman" w:hint="eastAsia"/>
          <w:sz w:val="23"/>
          <w:szCs w:val="23"/>
        </w:rPr>
        <w:t>발생하는</w:t>
      </w:r>
      <w:r w:rsidRPr="00EE3D47">
        <w:rPr>
          <w:rFonts w:ascii="Times New Roman"/>
          <w:sz w:val="23"/>
          <w:szCs w:val="23"/>
        </w:rPr>
        <w:t xml:space="preserve"> </w:t>
      </w:r>
      <w:r w:rsidRPr="00EE3D47">
        <w:rPr>
          <w:rFonts w:ascii="Times New Roman" w:hint="eastAsia"/>
          <w:sz w:val="23"/>
          <w:szCs w:val="23"/>
        </w:rPr>
        <w:t>모든</w:t>
      </w:r>
      <w:r w:rsidRPr="00EE3D47">
        <w:rPr>
          <w:rFonts w:ascii="Times New Roman"/>
          <w:sz w:val="23"/>
          <w:szCs w:val="23"/>
        </w:rPr>
        <w:t xml:space="preserve"> </w:t>
      </w:r>
      <w:r w:rsidRPr="00EE3D47">
        <w:rPr>
          <w:rFonts w:ascii="Times New Roman" w:hint="eastAsia"/>
          <w:sz w:val="23"/>
          <w:szCs w:val="23"/>
        </w:rPr>
        <w:t>손해</w:t>
      </w:r>
      <w:r>
        <w:rPr>
          <w:rFonts w:ascii="Times New Roman"/>
          <w:sz w:val="23"/>
          <w:szCs w:val="23"/>
        </w:rPr>
        <w:t xml:space="preserve"> </w:t>
      </w:r>
      <w:r w:rsidRPr="00EE3D47">
        <w:rPr>
          <w:rFonts w:ascii="Times New Roman" w:hint="eastAsia"/>
          <w:sz w:val="23"/>
          <w:szCs w:val="23"/>
        </w:rPr>
        <w:t>및</w:t>
      </w:r>
      <w:r w:rsidRPr="00EE3D47">
        <w:rPr>
          <w:rFonts w:ascii="Times New Roman"/>
          <w:sz w:val="23"/>
          <w:szCs w:val="23"/>
        </w:rPr>
        <w:t xml:space="preserve"> (ii) </w:t>
      </w:r>
      <w:r w:rsidRPr="00EE3D47">
        <w:rPr>
          <w:rFonts w:ascii="Times New Roman" w:hint="eastAsia"/>
          <w:sz w:val="23"/>
          <w:szCs w:val="23"/>
        </w:rPr>
        <w:t>매수인에게</w:t>
      </w:r>
      <w:r w:rsidRPr="00EE3D47">
        <w:rPr>
          <w:rFonts w:ascii="Times New Roman"/>
          <w:sz w:val="23"/>
          <w:szCs w:val="23"/>
        </w:rPr>
        <w:t xml:space="preserve"> </w:t>
      </w:r>
      <w:r w:rsidRPr="00EE3D47">
        <w:rPr>
          <w:rFonts w:ascii="Times New Roman" w:hint="eastAsia"/>
          <w:sz w:val="23"/>
          <w:szCs w:val="23"/>
        </w:rPr>
        <w:t>발생한</w:t>
      </w:r>
      <w:r w:rsidRPr="00EE3D47">
        <w:rPr>
          <w:rFonts w:ascii="Times New Roman"/>
          <w:sz w:val="23"/>
          <w:szCs w:val="23"/>
        </w:rPr>
        <w:t xml:space="preserve"> </w:t>
      </w:r>
      <w:r w:rsidRPr="00EE3D47">
        <w:rPr>
          <w:rFonts w:ascii="Times New Roman" w:hint="eastAsia"/>
          <w:sz w:val="23"/>
          <w:szCs w:val="23"/>
        </w:rPr>
        <w:t>손해가</w:t>
      </w:r>
      <w:r w:rsidRPr="00EE3D47">
        <w:rPr>
          <w:rFonts w:ascii="Times New Roman"/>
          <w:sz w:val="23"/>
          <w:szCs w:val="23"/>
        </w:rPr>
        <w:t xml:space="preserve"> </w:t>
      </w:r>
      <w:r w:rsidRPr="00EE3D47">
        <w:rPr>
          <w:rFonts w:ascii="Times New Roman" w:hint="eastAsia"/>
          <w:sz w:val="23"/>
          <w:szCs w:val="23"/>
        </w:rPr>
        <w:t>매도인의</w:t>
      </w:r>
      <w:r w:rsidRPr="00EE3D47">
        <w:rPr>
          <w:rFonts w:ascii="Times New Roman"/>
          <w:sz w:val="23"/>
          <w:szCs w:val="23"/>
        </w:rPr>
        <w:t xml:space="preserve"> </w:t>
      </w:r>
      <w:r w:rsidRPr="00EE3D47">
        <w:rPr>
          <w:rFonts w:ascii="Times New Roman" w:hint="eastAsia"/>
          <w:sz w:val="23"/>
          <w:szCs w:val="23"/>
        </w:rPr>
        <w:t>고의</w:t>
      </w:r>
      <w:r>
        <w:rPr>
          <w:rFonts w:ascii="Times New Roman" w:hint="eastAsia"/>
          <w:sz w:val="23"/>
          <w:szCs w:val="23"/>
        </w:rPr>
        <w:t xml:space="preserve">, </w:t>
      </w:r>
      <w:r>
        <w:rPr>
          <w:rFonts w:ascii="Times New Roman" w:hint="eastAsia"/>
          <w:sz w:val="23"/>
          <w:szCs w:val="23"/>
        </w:rPr>
        <w:t>기망으</w:t>
      </w:r>
      <w:r w:rsidRPr="00EE3D47">
        <w:rPr>
          <w:rFonts w:ascii="Times New Roman" w:hint="eastAsia"/>
          <w:sz w:val="23"/>
          <w:szCs w:val="23"/>
        </w:rPr>
        <w:t>로</w:t>
      </w:r>
      <w:r w:rsidRPr="00EE3D47">
        <w:rPr>
          <w:rFonts w:ascii="Times New Roman"/>
          <w:sz w:val="23"/>
          <w:szCs w:val="23"/>
        </w:rPr>
        <w:t xml:space="preserve"> </w:t>
      </w:r>
      <w:r w:rsidRPr="00EE3D47">
        <w:rPr>
          <w:rFonts w:ascii="Times New Roman" w:hint="eastAsia"/>
          <w:sz w:val="23"/>
          <w:szCs w:val="23"/>
        </w:rPr>
        <w:t>인하여</w:t>
      </w:r>
      <w:r w:rsidRPr="00EE3D47">
        <w:rPr>
          <w:rFonts w:ascii="Times New Roman"/>
          <w:sz w:val="23"/>
          <w:szCs w:val="23"/>
        </w:rPr>
        <w:t xml:space="preserve"> </w:t>
      </w:r>
      <w:r w:rsidRPr="00EE3D47">
        <w:rPr>
          <w:rFonts w:ascii="Times New Roman" w:hint="eastAsia"/>
          <w:sz w:val="23"/>
          <w:szCs w:val="23"/>
        </w:rPr>
        <w:t>발생한</w:t>
      </w:r>
      <w:r w:rsidRPr="00EE3D47">
        <w:rPr>
          <w:rFonts w:ascii="Times New Roman"/>
          <w:sz w:val="23"/>
          <w:szCs w:val="23"/>
        </w:rPr>
        <w:t xml:space="preserve"> </w:t>
      </w:r>
      <w:r w:rsidRPr="00EE3D47">
        <w:rPr>
          <w:rFonts w:ascii="Times New Roman" w:hint="eastAsia"/>
          <w:sz w:val="23"/>
          <w:szCs w:val="23"/>
        </w:rPr>
        <w:t>경우에는</w:t>
      </w:r>
      <w:r w:rsidRPr="00EE3D47">
        <w:rPr>
          <w:rFonts w:ascii="Times New Roman"/>
          <w:sz w:val="23"/>
          <w:szCs w:val="23"/>
        </w:rPr>
        <w:t xml:space="preserve"> </w:t>
      </w:r>
      <w:r w:rsidRPr="00EE3D47">
        <w:rPr>
          <w:rFonts w:ascii="Times New Roman" w:hint="eastAsia"/>
          <w:sz w:val="23"/>
          <w:szCs w:val="23"/>
        </w:rPr>
        <w:t>적용하지</w:t>
      </w:r>
      <w:r w:rsidRPr="00EE3D47">
        <w:rPr>
          <w:rFonts w:ascii="Times New Roman"/>
          <w:sz w:val="23"/>
          <w:szCs w:val="23"/>
        </w:rPr>
        <w:t xml:space="preserve"> </w:t>
      </w:r>
      <w:r w:rsidRPr="00EE3D47">
        <w:rPr>
          <w:rFonts w:ascii="Times New Roman" w:hint="eastAsia"/>
          <w:sz w:val="23"/>
          <w:szCs w:val="23"/>
        </w:rPr>
        <w:t>아니한다</w:t>
      </w:r>
      <w:r w:rsidRPr="00EE3D47">
        <w:rPr>
          <w:rFonts w:ascii="Times New Roman"/>
          <w:sz w:val="23"/>
          <w:szCs w:val="23"/>
        </w:rPr>
        <w:t>.</w:t>
      </w:r>
      <w:bookmarkEnd w:id="230"/>
    </w:p>
    <w:p w14:paraId="09D2BB69" w14:textId="77777777" w:rsidR="00786425" w:rsidRPr="00B51FA5" w:rsidRDefault="00786425" w:rsidP="00786425">
      <w:pPr>
        <w:numPr>
          <w:ilvl w:val="1"/>
          <w:numId w:val="12"/>
        </w:numPr>
        <w:snapToGrid w:val="0"/>
        <w:spacing w:before="180" w:after="180" w:line="360" w:lineRule="atLeast"/>
        <w:rPr>
          <w:rFonts w:ascii="Times New Roman"/>
          <w:sz w:val="23"/>
          <w:szCs w:val="23"/>
          <w:u w:val="single"/>
        </w:rPr>
      </w:pPr>
      <w:r w:rsidRPr="00B51FA5">
        <w:rPr>
          <w:rFonts w:ascii="Times New Roman"/>
          <w:sz w:val="23"/>
          <w:szCs w:val="23"/>
          <w:u w:val="single"/>
        </w:rPr>
        <w:t>예외</w:t>
      </w:r>
      <w:r w:rsidRPr="00B51FA5">
        <w:rPr>
          <w:rFonts w:ascii="Times New Roman"/>
          <w:sz w:val="23"/>
          <w:szCs w:val="23"/>
          <w:u w:val="single"/>
        </w:rPr>
        <w:t xml:space="preserve">; </w:t>
      </w:r>
      <w:r w:rsidRPr="00B51FA5">
        <w:rPr>
          <w:rFonts w:ascii="Times New Roman"/>
          <w:sz w:val="23"/>
          <w:szCs w:val="23"/>
          <w:u w:val="single"/>
        </w:rPr>
        <w:t>이중으로</w:t>
      </w:r>
      <w:r w:rsidRPr="00B51FA5">
        <w:rPr>
          <w:rFonts w:ascii="Times New Roman"/>
          <w:sz w:val="23"/>
          <w:szCs w:val="23"/>
          <w:u w:val="single"/>
        </w:rPr>
        <w:t xml:space="preserve"> </w:t>
      </w:r>
      <w:r w:rsidRPr="00B51FA5">
        <w:rPr>
          <w:rFonts w:ascii="Times New Roman"/>
          <w:sz w:val="23"/>
          <w:szCs w:val="23"/>
          <w:u w:val="single"/>
        </w:rPr>
        <w:t>배상하지</w:t>
      </w:r>
      <w:r w:rsidRPr="00B51FA5">
        <w:rPr>
          <w:rFonts w:ascii="Times New Roman"/>
          <w:sz w:val="23"/>
          <w:szCs w:val="23"/>
          <w:u w:val="single"/>
        </w:rPr>
        <w:t xml:space="preserve"> </w:t>
      </w:r>
      <w:r w:rsidRPr="00B51FA5">
        <w:rPr>
          <w:rFonts w:ascii="Times New Roman"/>
          <w:sz w:val="23"/>
          <w:szCs w:val="23"/>
          <w:u w:val="single"/>
        </w:rPr>
        <w:t>않음</w:t>
      </w:r>
      <w:r w:rsidRPr="00B51FA5">
        <w:rPr>
          <w:rFonts w:ascii="Times New Roman"/>
          <w:sz w:val="23"/>
          <w:szCs w:val="23"/>
          <w:u w:val="single"/>
        </w:rPr>
        <w:t xml:space="preserve">; </w:t>
      </w:r>
      <w:r w:rsidRPr="00B51FA5">
        <w:rPr>
          <w:rFonts w:ascii="Times New Roman"/>
          <w:sz w:val="23"/>
          <w:szCs w:val="23"/>
          <w:u w:val="single"/>
        </w:rPr>
        <w:t>유일한</w:t>
      </w:r>
      <w:r w:rsidRPr="00B51FA5">
        <w:rPr>
          <w:rFonts w:ascii="Times New Roman"/>
          <w:sz w:val="23"/>
          <w:szCs w:val="23"/>
          <w:u w:val="single"/>
        </w:rPr>
        <w:t xml:space="preserve"> </w:t>
      </w:r>
      <w:r w:rsidRPr="00B51FA5">
        <w:rPr>
          <w:rFonts w:ascii="Times New Roman"/>
          <w:sz w:val="23"/>
          <w:szCs w:val="23"/>
          <w:u w:val="single"/>
        </w:rPr>
        <w:t>구제수단</w:t>
      </w:r>
      <w:r w:rsidRPr="00B51FA5">
        <w:rPr>
          <w:rFonts w:ascii="Times New Roman"/>
          <w:sz w:val="23"/>
          <w:szCs w:val="23"/>
        </w:rPr>
        <w:t>.</w:t>
      </w:r>
    </w:p>
    <w:p w14:paraId="746C5F84" w14:textId="77777777" w:rsidR="00786425" w:rsidRPr="00B51FA5" w:rsidRDefault="00786425" w:rsidP="00786425">
      <w:pPr>
        <w:snapToGrid w:val="0"/>
        <w:spacing w:before="180" w:after="180" w:line="360" w:lineRule="atLeast"/>
        <w:ind w:left="851"/>
        <w:rPr>
          <w:rFonts w:ascii="Times New Roman"/>
          <w:sz w:val="23"/>
          <w:szCs w:val="23"/>
        </w:rPr>
      </w:pP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계약의</w:t>
      </w:r>
      <w:r w:rsidRPr="00B51FA5">
        <w:rPr>
          <w:rFonts w:ascii="Times New Roman" w:hint="eastAsia"/>
          <w:sz w:val="23"/>
          <w:szCs w:val="23"/>
        </w:rPr>
        <w:t xml:space="preserve"> </w:t>
      </w:r>
      <w:r w:rsidRPr="00B51FA5">
        <w:rPr>
          <w:rFonts w:ascii="Times New Roman" w:hint="eastAsia"/>
          <w:sz w:val="23"/>
          <w:szCs w:val="23"/>
        </w:rPr>
        <w:t>다른</w:t>
      </w:r>
      <w:r w:rsidRPr="00B51FA5">
        <w:rPr>
          <w:rFonts w:ascii="Times New Roman" w:hint="eastAsia"/>
          <w:sz w:val="23"/>
          <w:szCs w:val="23"/>
        </w:rPr>
        <w:t xml:space="preserve"> </w:t>
      </w:r>
      <w:r w:rsidRPr="00B51FA5">
        <w:rPr>
          <w:rFonts w:ascii="Times New Roman" w:hint="eastAsia"/>
          <w:sz w:val="23"/>
          <w:szCs w:val="23"/>
        </w:rPr>
        <w:t>조항에도</w:t>
      </w:r>
      <w:r w:rsidRPr="00B51FA5">
        <w:rPr>
          <w:rFonts w:ascii="Times New Roman" w:hint="eastAsia"/>
          <w:sz w:val="23"/>
          <w:szCs w:val="23"/>
        </w:rPr>
        <w:t xml:space="preserve"> </w:t>
      </w:r>
      <w:r w:rsidRPr="00B51FA5">
        <w:rPr>
          <w:rFonts w:ascii="Times New Roman" w:hint="eastAsia"/>
          <w:sz w:val="23"/>
          <w:szCs w:val="23"/>
        </w:rPr>
        <w:t>불구하고</w:t>
      </w:r>
      <w:r w:rsidRPr="00B51FA5">
        <w:rPr>
          <w:rFonts w:ascii="Times New Roman" w:hint="eastAsia"/>
          <w:sz w:val="23"/>
          <w:szCs w:val="23"/>
        </w:rPr>
        <w:t>,</w:t>
      </w:r>
    </w:p>
    <w:p w14:paraId="7C9949E1" w14:textId="77777777" w:rsidR="00786425" w:rsidRPr="00B51FA5" w:rsidRDefault="00786425" w:rsidP="00786425">
      <w:pPr>
        <w:numPr>
          <w:ilvl w:val="0"/>
          <w:numId w:val="18"/>
        </w:numPr>
        <w:snapToGrid w:val="0"/>
        <w:spacing w:before="180" w:after="180" w:line="360" w:lineRule="atLeast"/>
        <w:rPr>
          <w:rFonts w:ascii="Times New Roman"/>
          <w:sz w:val="23"/>
          <w:szCs w:val="23"/>
        </w:rPr>
      </w:pPr>
      <w:r w:rsidRPr="00B51FA5">
        <w:rPr>
          <w:rFonts w:ascii="Times New Roman" w:hint="eastAsia"/>
          <w:sz w:val="23"/>
          <w:szCs w:val="23"/>
        </w:rPr>
        <w:t>매도인은</w:t>
      </w:r>
      <w:r w:rsidRPr="00B51FA5">
        <w:rPr>
          <w:rFonts w:ascii="Times New Roman"/>
          <w:sz w:val="23"/>
          <w:szCs w:val="23"/>
        </w:rPr>
        <w:t xml:space="preserve"> </w:t>
      </w:r>
      <w:r w:rsidRPr="00B51FA5">
        <w:rPr>
          <w:rFonts w:ascii="Times New Roman"/>
          <w:sz w:val="23"/>
          <w:szCs w:val="23"/>
        </w:rPr>
        <w:t>어떤</w:t>
      </w:r>
      <w:r w:rsidRPr="00B51FA5">
        <w:rPr>
          <w:rFonts w:ascii="Times New Roman"/>
          <w:sz w:val="23"/>
          <w:szCs w:val="23"/>
        </w:rPr>
        <w:t xml:space="preserve"> </w:t>
      </w:r>
      <w:r w:rsidRPr="00B51FA5">
        <w:rPr>
          <w:rFonts w:ascii="Times New Roman"/>
          <w:sz w:val="23"/>
          <w:szCs w:val="23"/>
        </w:rPr>
        <w:t>경우에도</w:t>
      </w:r>
      <w:r w:rsidRPr="00B51FA5">
        <w:rPr>
          <w:rFonts w:ascii="Times New Roman"/>
          <w:sz w:val="23"/>
          <w:szCs w:val="23"/>
        </w:rPr>
        <w:t xml:space="preserve"> </w:t>
      </w: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w:t>
      </w:r>
      <w:r w:rsidRPr="00B51FA5">
        <w:rPr>
          <w:rFonts w:ascii="Times New Roman"/>
          <w:sz w:val="23"/>
          <w:szCs w:val="23"/>
        </w:rPr>
        <w:t xml:space="preserve"> </w:t>
      </w:r>
      <w:r w:rsidRPr="00B51FA5">
        <w:rPr>
          <w:rFonts w:ascii="Times New Roman"/>
          <w:sz w:val="23"/>
          <w:szCs w:val="23"/>
        </w:rPr>
        <w:t>또는</w:t>
      </w:r>
      <w:r w:rsidRPr="00B51FA5">
        <w:rPr>
          <w:rFonts w:ascii="Times New Roman"/>
          <w:sz w:val="23"/>
          <w:szCs w:val="23"/>
        </w:rPr>
        <w:t xml:space="preserve"> </w:t>
      </w:r>
      <w:r w:rsidRPr="00B51FA5">
        <w:rPr>
          <w:rFonts w:ascii="Times New Roman" w:hint="eastAsia"/>
          <w:sz w:val="23"/>
          <w:szCs w:val="23"/>
        </w:rPr>
        <w:t>본건</w:t>
      </w:r>
      <w:r w:rsidRPr="00B51FA5">
        <w:rPr>
          <w:rFonts w:ascii="Times New Roman" w:hint="eastAsia"/>
          <w:sz w:val="23"/>
          <w:szCs w:val="23"/>
        </w:rPr>
        <w:t xml:space="preserve"> </w:t>
      </w:r>
      <w:proofErr w:type="spellStart"/>
      <w:r w:rsidRPr="00B51FA5">
        <w:rPr>
          <w:rFonts w:ascii="Times New Roman"/>
          <w:sz w:val="23"/>
          <w:szCs w:val="23"/>
        </w:rPr>
        <w:t>거래로부터</w:t>
      </w:r>
      <w:proofErr w:type="spellEnd"/>
      <w:r w:rsidRPr="00B51FA5">
        <w:rPr>
          <w:rFonts w:ascii="Times New Roman"/>
          <w:sz w:val="23"/>
          <w:szCs w:val="23"/>
        </w:rPr>
        <w:t xml:space="preserve"> </w:t>
      </w:r>
      <w:r w:rsidRPr="00B51FA5">
        <w:rPr>
          <w:rFonts w:ascii="Times New Roman"/>
          <w:sz w:val="23"/>
          <w:szCs w:val="23"/>
        </w:rPr>
        <w:t>또는</w:t>
      </w:r>
      <w:r w:rsidRPr="00B51FA5">
        <w:rPr>
          <w:rFonts w:ascii="Times New Roman"/>
          <w:sz w:val="23"/>
          <w:szCs w:val="23"/>
        </w:rPr>
        <w:t xml:space="preserve"> </w:t>
      </w:r>
      <w:r w:rsidRPr="00B51FA5">
        <w:rPr>
          <w:rFonts w:ascii="Times New Roman"/>
          <w:sz w:val="23"/>
          <w:szCs w:val="23"/>
        </w:rPr>
        <w:t>이와</w:t>
      </w:r>
      <w:r w:rsidRPr="00B51FA5">
        <w:rPr>
          <w:rFonts w:ascii="Times New Roman"/>
          <w:sz w:val="23"/>
          <w:szCs w:val="23"/>
        </w:rPr>
        <w:t xml:space="preserve"> </w:t>
      </w:r>
      <w:r w:rsidRPr="00B51FA5">
        <w:rPr>
          <w:rFonts w:ascii="Times New Roman"/>
          <w:sz w:val="23"/>
          <w:szCs w:val="23"/>
        </w:rPr>
        <w:t>관련하여</w:t>
      </w:r>
      <w:r w:rsidRPr="00B51FA5">
        <w:rPr>
          <w:rFonts w:ascii="Times New Roman"/>
          <w:sz w:val="23"/>
          <w:szCs w:val="23"/>
        </w:rPr>
        <w:t xml:space="preserve"> </w:t>
      </w:r>
      <w:r w:rsidRPr="00B51FA5">
        <w:rPr>
          <w:rFonts w:ascii="Times New Roman"/>
          <w:sz w:val="23"/>
          <w:szCs w:val="23"/>
        </w:rPr>
        <w:t>발생하는</w:t>
      </w:r>
      <w:r w:rsidRPr="00B51FA5">
        <w:rPr>
          <w:rFonts w:ascii="Times New Roman"/>
          <w:sz w:val="23"/>
          <w:szCs w:val="23"/>
        </w:rPr>
        <w:t xml:space="preserve"> </w:t>
      </w:r>
      <w:proofErr w:type="spellStart"/>
      <w:r w:rsidRPr="00B51FA5">
        <w:rPr>
          <w:rFonts w:ascii="Times New Roman"/>
          <w:sz w:val="23"/>
          <w:szCs w:val="23"/>
        </w:rPr>
        <w:t>특별손해는</w:t>
      </w:r>
      <w:proofErr w:type="spellEnd"/>
      <w:r w:rsidRPr="00B51FA5">
        <w:rPr>
          <w:rFonts w:ascii="Times New Roman"/>
          <w:sz w:val="23"/>
          <w:szCs w:val="23"/>
        </w:rPr>
        <w:t xml:space="preserve"> </w:t>
      </w:r>
      <w:r w:rsidRPr="00B51FA5">
        <w:rPr>
          <w:rFonts w:ascii="Times New Roman"/>
          <w:sz w:val="23"/>
          <w:szCs w:val="23"/>
        </w:rPr>
        <w:t>책임지지</w:t>
      </w:r>
      <w:r w:rsidRPr="00B51FA5">
        <w:rPr>
          <w:rFonts w:ascii="Times New Roman"/>
          <w:sz w:val="23"/>
          <w:szCs w:val="23"/>
        </w:rPr>
        <w:t xml:space="preserve"> </w:t>
      </w:r>
      <w:r w:rsidRPr="00B51FA5">
        <w:rPr>
          <w:rFonts w:ascii="Times New Roman"/>
          <w:sz w:val="23"/>
          <w:szCs w:val="23"/>
        </w:rPr>
        <w:t>아니한다</w:t>
      </w:r>
      <w:r w:rsidRPr="00B51FA5">
        <w:rPr>
          <w:rFonts w:ascii="Times New Roman" w:hint="eastAsia"/>
          <w:sz w:val="23"/>
          <w:szCs w:val="23"/>
        </w:rPr>
        <w:t>(</w:t>
      </w:r>
      <w:r w:rsidRPr="00B51FA5">
        <w:rPr>
          <w:rFonts w:ascii="Times New Roman" w:hint="eastAsia"/>
          <w:sz w:val="23"/>
          <w:szCs w:val="23"/>
        </w:rPr>
        <w:t>이러한</w:t>
      </w:r>
      <w:r w:rsidRPr="00B51FA5">
        <w:rPr>
          <w:rFonts w:ascii="Times New Roman" w:hint="eastAsia"/>
          <w:sz w:val="23"/>
          <w:szCs w:val="23"/>
        </w:rPr>
        <w:t xml:space="preserve"> </w:t>
      </w:r>
      <w:r w:rsidRPr="00B51FA5">
        <w:rPr>
          <w:rFonts w:ascii="Times New Roman" w:hint="eastAsia"/>
          <w:sz w:val="23"/>
          <w:szCs w:val="23"/>
        </w:rPr>
        <w:t>특별손해에는</w:t>
      </w:r>
      <w:r w:rsidRPr="00B51FA5">
        <w:rPr>
          <w:rFonts w:ascii="Times New Roman" w:hint="eastAsia"/>
          <w:sz w:val="23"/>
          <w:szCs w:val="23"/>
        </w:rPr>
        <w:t xml:space="preserve"> </w:t>
      </w:r>
      <w:r w:rsidRPr="00B51FA5">
        <w:rPr>
          <w:rFonts w:ascii="Times New Roman" w:hint="eastAsia"/>
          <w:sz w:val="23"/>
          <w:szCs w:val="23"/>
        </w:rPr>
        <w:t>매수인에</w:t>
      </w:r>
      <w:r w:rsidRPr="00B51FA5">
        <w:rPr>
          <w:rFonts w:ascii="Times New Roman" w:hint="eastAsia"/>
          <w:sz w:val="23"/>
          <w:szCs w:val="23"/>
        </w:rPr>
        <w:t xml:space="preserve"> </w:t>
      </w:r>
      <w:r w:rsidRPr="00B51FA5">
        <w:rPr>
          <w:rFonts w:ascii="Times New Roman" w:hint="eastAsia"/>
          <w:sz w:val="23"/>
          <w:szCs w:val="23"/>
        </w:rPr>
        <w:t>의한</w:t>
      </w:r>
      <w:r w:rsidRPr="00B51FA5">
        <w:rPr>
          <w:rFonts w:ascii="Times New Roman" w:hint="eastAsia"/>
          <w:sz w:val="23"/>
          <w:szCs w:val="23"/>
        </w:rPr>
        <w:t xml:space="preserve"> </w:t>
      </w:r>
      <w:r w:rsidRPr="00B51FA5">
        <w:rPr>
          <w:rFonts w:ascii="Times New Roman" w:hint="eastAsia"/>
          <w:sz w:val="23"/>
          <w:szCs w:val="23"/>
        </w:rPr>
        <w:t>분할대상사업</w:t>
      </w:r>
      <w:r w:rsidRPr="00B51FA5">
        <w:rPr>
          <w:rFonts w:ascii="Times New Roman" w:hint="eastAsia"/>
          <w:sz w:val="23"/>
          <w:szCs w:val="23"/>
        </w:rPr>
        <w:t xml:space="preserve"> </w:t>
      </w:r>
      <w:r w:rsidRPr="00B51FA5">
        <w:rPr>
          <w:rFonts w:ascii="Times New Roman" w:hint="eastAsia"/>
          <w:sz w:val="23"/>
          <w:szCs w:val="23"/>
        </w:rPr>
        <w:t>및</w:t>
      </w:r>
      <w:r w:rsidRPr="00B51FA5">
        <w:rPr>
          <w:rFonts w:ascii="Times New Roman" w:hint="eastAsia"/>
          <w:sz w:val="23"/>
          <w:szCs w:val="23"/>
        </w:rPr>
        <w:t xml:space="preserve"> </w:t>
      </w:r>
      <w:proofErr w:type="spellStart"/>
      <w:r w:rsidRPr="00B51FA5">
        <w:rPr>
          <w:rFonts w:ascii="Times New Roman" w:hint="eastAsia"/>
          <w:sz w:val="23"/>
          <w:szCs w:val="23"/>
        </w:rPr>
        <w:t>대상회사에</w:t>
      </w:r>
      <w:proofErr w:type="spellEnd"/>
      <w:r w:rsidRPr="00B51FA5">
        <w:rPr>
          <w:rFonts w:ascii="Times New Roman" w:hint="eastAsia"/>
          <w:sz w:val="23"/>
          <w:szCs w:val="23"/>
        </w:rPr>
        <w:t xml:space="preserve"> </w:t>
      </w:r>
      <w:r w:rsidRPr="00B51FA5">
        <w:rPr>
          <w:rFonts w:ascii="Times New Roman" w:hint="eastAsia"/>
          <w:sz w:val="23"/>
          <w:szCs w:val="23"/>
        </w:rPr>
        <w:t>대한</w:t>
      </w:r>
      <w:r w:rsidRPr="00B51FA5">
        <w:rPr>
          <w:rFonts w:ascii="Times New Roman" w:hint="eastAsia"/>
          <w:sz w:val="23"/>
          <w:szCs w:val="23"/>
        </w:rPr>
        <w:t xml:space="preserve"> </w:t>
      </w:r>
      <w:r w:rsidRPr="00B51FA5">
        <w:rPr>
          <w:rFonts w:ascii="Times New Roman" w:hint="eastAsia"/>
          <w:sz w:val="23"/>
          <w:szCs w:val="23"/>
        </w:rPr>
        <w:t>가치평가의</w:t>
      </w:r>
      <w:r w:rsidRPr="00B51FA5">
        <w:rPr>
          <w:rFonts w:ascii="Times New Roman" w:hint="eastAsia"/>
          <w:sz w:val="23"/>
          <w:szCs w:val="23"/>
        </w:rPr>
        <w:t xml:space="preserve"> </w:t>
      </w:r>
      <w:r w:rsidRPr="00B51FA5">
        <w:rPr>
          <w:rFonts w:ascii="Times New Roman" w:hint="eastAsia"/>
          <w:sz w:val="23"/>
          <w:szCs w:val="23"/>
        </w:rPr>
        <w:t>차이도</w:t>
      </w:r>
      <w:r w:rsidRPr="00B51FA5">
        <w:rPr>
          <w:rFonts w:ascii="Times New Roman" w:hint="eastAsia"/>
          <w:sz w:val="23"/>
          <w:szCs w:val="23"/>
        </w:rPr>
        <w:t xml:space="preserve"> </w:t>
      </w:r>
      <w:r w:rsidRPr="00B51FA5">
        <w:rPr>
          <w:rFonts w:ascii="Times New Roman" w:hint="eastAsia"/>
          <w:sz w:val="23"/>
          <w:szCs w:val="23"/>
        </w:rPr>
        <w:t>포함됨</w:t>
      </w:r>
      <w:r w:rsidRPr="00B51FA5">
        <w:rPr>
          <w:rFonts w:ascii="Times New Roman" w:hint="eastAsia"/>
          <w:sz w:val="23"/>
          <w:szCs w:val="23"/>
        </w:rPr>
        <w:t>)</w:t>
      </w:r>
      <w:r w:rsidRPr="00B51FA5">
        <w:rPr>
          <w:rFonts w:ascii="Times New Roman"/>
          <w:sz w:val="23"/>
          <w:szCs w:val="23"/>
        </w:rPr>
        <w:t xml:space="preserve">. </w:t>
      </w:r>
      <w:r w:rsidRPr="00B51FA5">
        <w:rPr>
          <w:rFonts w:ascii="Times New Roman"/>
          <w:sz w:val="23"/>
          <w:szCs w:val="23"/>
        </w:rPr>
        <w:t>피배상당사자는</w:t>
      </w:r>
      <w:r w:rsidRPr="00B51FA5">
        <w:rPr>
          <w:rFonts w:ascii="Times New Roman"/>
          <w:sz w:val="23"/>
          <w:szCs w:val="23"/>
        </w:rPr>
        <w:t xml:space="preserve"> </w:t>
      </w:r>
      <w:r w:rsidRPr="00B51FA5">
        <w:rPr>
          <w:rFonts w:ascii="Times New Roman"/>
          <w:sz w:val="23"/>
          <w:szCs w:val="23"/>
        </w:rPr>
        <w:t>합리적으로</w:t>
      </w:r>
      <w:r w:rsidRPr="00B51FA5">
        <w:rPr>
          <w:rFonts w:ascii="Times New Roman"/>
          <w:sz w:val="23"/>
          <w:szCs w:val="23"/>
        </w:rPr>
        <w:t xml:space="preserve"> </w:t>
      </w:r>
      <w:r w:rsidRPr="00B51FA5">
        <w:rPr>
          <w:rFonts w:ascii="Times New Roman"/>
          <w:sz w:val="23"/>
          <w:szCs w:val="23"/>
        </w:rPr>
        <w:t>판단하여</w:t>
      </w:r>
      <w:r w:rsidRPr="00B51FA5">
        <w:rPr>
          <w:rFonts w:ascii="Times New Roman"/>
          <w:sz w:val="23"/>
          <w:szCs w:val="23"/>
        </w:rPr>
        <w:t xml:space="preserve"> </w:t>
      </w:r>
      <w:r w:rsidRPr="00B51FA5">
        <w:rPr>
          <w:rFonts w:ascii="Times New Roman"/>
          <w:sz w:val="23"/>
          <w:szCs w:val="23"/>
        </w:rPr>
        <w:t>손해를</w:t>
      </w:r>
      <w:r w:rsidRPr="00B51FA5">
        <w:rPr>
          <w:rFonts w:ascii="Times New Roman"/>
          <w:sz w:val="23"/>
          <w:szCs w:val="23"/>
        </w:rPr>
        <w:t xml:space="preserve"> </w:t>
      </w:r>
      <w:r w:rsidRPr="00B51FA5">
        <w:rPr>
          <w:rFonts w:ascii="Times New Roman"/>
          <w:sz w:val="23"/>
          <w:szCs w:val="23"/>
        </w:rPr>
        <w:t>발생시킬</w:t>
      </w:r>
      <w:r w:rsidRPr="00B51FA5">
        <w:rPr>
          <w:rFonts w:ascii="Times New Roman"/>
          <w:sz w:val="23"/>
          <w:szCs w:val="23"/>
        </w:rPr>
        <w:t xml:space="preserve"> </w:t>
      </w:r>
      <w:r w:rsidRPr="00B51FA5">
        <w:rPr>
          <w:rFonts w:ascii="Times New Roman"/>
          <w:sz w:val="23"/>
          <w:szCs w:val="23"/>
        </w:rPr>
        <w:t>수</w:t>
      </w:r>
      <w:r w:rsidRPr="00B51FA5">
        <w:rPr>
          <w:rFonts w:ascii="Times New Roman"/>
          <w:sz w:val="23"/>
          <w:szCs w:val="23"/>
        </w:rPr>
        <w:t xml:space="preserve"> </w:t>
      </w:r>
      <w:r w:rsidRPr="00B51FA5">
        <w:rPr>
          <w:rFonts w:ascii="Times New Roman"/>
          <w:sz w:val="23"/>
          <w:szCs w:val="23"/>
        </w:rPr>
        <w:t>있는</w:t>
      </w:r>
      <w:r w:rsidRPr="00B51FA5">
        <w:rPr>
          <w:rFonts w:ascii="Times New Roman"/>
          <w:sz w:val="23"/>
          <w:szCs w:val="23"/>
        </w:rPr>
        <w:t xml:space="preserve"> </w:t>
      </w:r>
      <w:r w:rsidRPr="00B51FA5">
        <w:rPr>
          <w:rFonts w:ascii="Times New Roman"/>
          <w:sz w:val="23"/>
          <w:szCs w:val="23"/>
        </w:rPr>
        <w:t>사유가</w:t>
      </w:r>
      <w:r w:rsidRPr="00B51FA5">
        <w:rPr>
          <w:rFonts w:ascii="Times New Roman"/>
          <w:sz w:val="23"/>
          <w:szCs w:val="23"/>
        </w:rPr>
        <w:t xml:space="preserve"> </w:t>
      </w:r>
      <w:r w:rsidRPr="00B51FA5">
        <w:rPr>
          <w:rFonts w:ascii="Times New Roman"/>
          <w:sz w:val="23"/>
          <w:szCs w:val="23"/>
        </w:rPr>
        <w:t>있음을</w:t>
      </w:r>
      <w:r w:rsidRPr="00B51FA5">
        <w:rPr>
          <w:rFonts w:ascii="Times New Roman"/>
          <w:sz w:val="23"/>
          <w:szCs w:val="23"/>
        </w:rPr>
        <w:t xml:space="preserve"> </w:t>
      </w:r>
      <w:r w:rsidRPr="00B51FA5">
        <w:rPr>
          <w:rFonts w:ascii="Times New Roman"/>
          <w:sz w:val="23"/>
          <w:szCs w:val="23"/>
        </w:rPr>
        <w:t>인지한</w:t>
      </w:r>
      <w:r w:rsidRPr="00B51FA5">
        <w:rPr>
          <w:rFonts w:ascii="Times New Roman"/>
          <w:sz w:val="23"/>
          <w:szCs w:val="23"/>
        </w:rPr>
        <w:t xml:space="preserve"> </w:t>
      </w:r>
      <w:r w:rsidRPr="00B51FA5">
        <w:rPr>
          <w:rFonts w:ascii="Times New Roman"/>
          <w:sz w:val="23"/>
          <w:szCs w:val="23"/>
        </w:rPr>
        <w:t>때에는</w:t>
      </w:r>
      <w:r w:rsidRPr="00B51FA5">
        <w:rPr>
          <w:rFonts w:ascii="Times New Roman"/>
          <w:sz w:val="23"/>
          <w:szCs w:val="23"/>
        </w:rPr>
        <w:t xml:space="preserve"> </w:t>
      </w:r>
      <w:r w:rsidRPr="00B51FA5">
        <w:rPr>
          <w:rFonts w:ascii="Times New Roman"/>
          <w:sz w:val="23"/>
          <w:szCs w:val="23"/>
        </w:rPr>
        <w:t>그로</w:t>
      </w:r>
      <w:r w:rsidRPr="00B51FA5">
        <w:rPr>
          <w:rFonts w:ascii="Times New Roman"/>
          <w:sz w:val="23"/>
          <w:szCs w:val="23"/>
        </w:rPr>
        <w:t xml:space="preserve"> </w:t>
      </w:r>
      <w:r w:rsidRPr="00B51FA5">
        <w:rPr>
          <w:rFonts w:ascii="Times New Roman"/>
          <w:sz w:val="23"/>
          <w:szCs w:val="23"/>
        </w:rPr>
        <w:t>인한</w:t>
      </w:r>
      <w:r w:rsidRPr="00B51FA5">
        <w:rPr>
          <w:rFonts w:ascii="Times New Roman"/>
          <w:sz w:val="23"/>
          <w:szCs w:val="23"/>
        </w:rPr>
        <w:t xml:space="preserve"> </w:t>
      </w:r>
      <w:r w:rsidRPr="00B51FA5">
        <w:rPr>
          <w:rFonts w:ascii="Times New Roman"/>
          <w:sz w:val="23"/>
          <w:szCs w:val="23"/>
        </w:rPr>
        <w:t>손해를</w:t>
      </w:r>
      <w:r w:rsidRPr="00B51FA5">
        <w:rPr>
          <w:rFonts w:ascii="Times New Roman"/>
          <w:sz w:val="23"/>
          <w:szCs w:val="23"/>
        </w:rPr>
        <w:t xml:space="preserve"> </w:t>
      </w:r>
      <w:r w:rsidRPr="00B51FA5">
        <w:rPr>
          <w:rFonts w:ascii="Times New Roman"/>
          <w:sz w:val="23"/>
          <w:szCs w:val="23"/>
        </w:rPr>
        <w:t>최소화하기</w:t>
      </w:r>
      <w:r w:rsidRPr="00B51FA5">
        <w:rPr>
          <w:rFonts w:ascii="Times New Roman"/>
          <w:sz w:val="23"/>
          <w:szCs w:val="23"/>
        </w:rPr>
        <w:t xml:space="preserve"> </w:t>
      </w:r>
      <w:r w:rsidRPr="00B51FA5">
        <w:rPr>
          <w:rFonts w:ascii="Times New Roman"/>
          <w:sz w:val="23"/>
          <w:szCs w:val="23"/>
        </w:rPr>
        <w:t>위하여</w:t>
      </w:r>
      <w:r w:rsidRPr="00B51FA5">
        <w:rPr>
          <w:rFonts w:ascii="Times New Roman"/>
          <w:sz w:val="23"/>
          <w:szCs w:val="23"/>
        </w:rPr>
        <w:t xml:space="preserve"> </w:t>
      </w:r>
      <w:r w:rsidRPr="00B51FA5">
        <w:rPr>
          <w:rFonts w:ascii="Times New Roman"/>
          <w:sz w:val="23"/>
          <w:szCs w:val="23"/>
        </w:rPr>
        <w:t>모든</w:t>
      </w:r>
      <w:r w:rsidRPr="00B51FA5">
        <w:rPr>
          <w:rFonts w:ascii="Times New Roman"/>
          <w:sz w:val="23"/>
          <w:szCs w:val="23"/>
        </w:rPr>
        <w:t xml:space="preserve"> </w:t>
      </w:r>
      <w:r w:rsidRPr="00B51FA5">
        <w:rPr>
          <w:rFonts w:ascii="Times New Roman"/>
          <w:sz w:val="23"/>
          <w:szCs w:val="23"/>
        </w:rPr>
        <w:t>합리적인</w:t>
      </w:r>
      <w:r w:rsidRPr="00B51FA5">
        <w:rPr>
          <w:rFonts w:ascii="Times New Roman"/>
          <w:sz w:val="23"/>
          <w:szCs w:val="23"/>
        </w:rPr>
        <w:t xml:space="preserve"> </w:t>
      </w:r>
      <w:r w:rsidRPr="00B51FA5">
        <w:rPr>
          <w:rFonts w:ascii="Times New Roman"/>
          <w:sz w:val="23"/>
          <w:szCs w:val="23"/>
        </w:rPr>
        <w:t>조치를</w:t>
      </w:r>
      <w:r w:rsidRPr="00B51FA5">
        <w:rPr>
          <w:rFonts w:ascii="Times New Roman"/>
          <w:sz w:val="23"/>
          <w:szCs w:val="23"/>
        </w:rPr>
        <w:t xml:space="preserve"> </w:t>
      </w:r>
      <w:r w:rsidRPr="00B51FA5">
        <w:rPr>
          <w:rFonts w:ascii="Times New Roman"/>
          <w:sz w:val="23"/>
          <w:szCs w:val="23"/>
        </w:rPr>
        <w:t>취해야</w:t>
      </w:r>
      <w:r w:rsidRPr="00B51FA5">
        <w:rPr>
          <w:rFonts w:ascii="Times New Roman"/>
          <w:sz w:val="23"/>
          <w:szCs w:val="23"/>
        </w:rPr>
        <w:t xml:space="preserve"> </w:t>
      </w:r>
      <w:r w:rsidRPr="00B51FA5">
        <w:rPr>
          <w:rFonts w:ascii="Times New Roman"/>
          <w:sz w:val="23"/>
          <w:szCs w:val="23"/>
        </w:rPr>
        <w:t>한다</w:t>
      </w:r>
      <w:r w:rsidRPr="00B51FA5">
        <w:rPr>
          <w:rFonts w:ascii="Times New Roman"/>
          <w:sz w:val="23"/>
          <w:szCs w:val="23"/>
        </w:rPr>
        <w:t>.</w:t>
      </w:r>
    </w:p>
    <w:p w14:paraId="1FB4318E" w14:textId="77777777" w:rsidR="00786425" w:rsidRPr="00B51FA5" w:rsidRDefault="00786425" w:rsidP="00786425">
      <w:pPr>
        <w:numPr>
          <w:ilvl w:val="0"/>
          <w:numId w:val="18"/>
        </w:numPr>
        <w:snapToGrid w:val="0"/>
        <w:spacing w:before="180" w:after="180" w:line="360" w:lineRule="atLeast"/>
        <w:rPr>
          <w:rFonts w:ascii="Times New Roman"/>
          <w:sz w:val="23"/>
          <w:szCs w:val="23"/>
        </w:rPr>
      </w:pP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계약에</w:t>
      </w:r>
      <w:r w:rsidRPr="00B51FA5">
        <w:rPr>
          <w:rFonts w:ascii="Times New Roman"/>
          <w:sz w:val="23"/>
          <w:szCs w:val="23"/>
        </w:rPr>
        <w:t xml:space="preserve"> </w:t>
      </w:r>
      <w:r w:rsidRPr="00B51FA5">
        <w:rPr>
          <w:rFonts w:ascii="Times New Roman"/>
          <w:sz w:val="23"/>
          <w:szCs w:val="23"/>
        </w:rPr>
        <w:t>따른</w:t>
      </w:r>
      <w:r w:rsidRPr="00B51FA5">
        <w:rPr>
          <w:rFonts w:ascii="Times New Roman"/>
          <w:sz w:val="23"/>
          <w:szCs w:val="23"/>
        </w:rPr>
        <w:t xml:space="preserve"> </w:t>
      </w:r>
      <w:r w:rsidRPr="00B51FA5">
        <w:rPr>
          <w:rFonts w:ascii="Times New Roman"/>
          <w:sz w:val="23"/>
          <w:szCs w:val="23"/>
        </w:rPr>
        <w:t>배상에</w:t>
      </w:r>
      <w:r w:rsidRPr="00B51FA5">
        <w:rPr>
          <w:rFonts w:ascii="Times New Roman"/>
          <w:sz w:val="23"/>
          <w:szCs w:val="23"/>
        </w:rPr>
        <w:t xml:space="preserve"> </w:t>
      </w:r>
      <w:r w:rsidRPr="00B51FA5">
        <w:rPr>
          <w:rFonts w:ascii="Times New Roman"/>
          <w:sz w:val="23"/>
          <w:szCs w:val="23"/>
        </w:rPr>
        <w:t>대한</w:t>
      </w:r>
      <w:r w:rsidRPr="00B51FA5">
        <w:rPr>
          <w:rFonts w:ascii="Times New Roman"/>
          <w:sz w:val="23"/>
          <w:szCs w:val="23"/>
        </w:rPr>
        <w:t xml:space="preserve"> </w:t>
      </w:r>
      <w:r w:rsidRPr="00B51FA5">
        <w:rPr>
          <w:rFonts w:ascii="Times New Roman"/>
          <w:sz w:val="23"/>
          <w:szCs w:val="23"/>
        </w:rPr>
        <w:t>책임은</w:t>
      </w:r>
      <w:r w:rsidRPr="00B51FA5">
        <w:rPr>
          <w:rFonts w:ascii="Times New Roman"/>
          <w:sz w:val="23"/>
          <w:szCs w:val="23"/>
        </w:rPr>
        <w:t xml:space="preserve"> </w:t>
      </w:r>
      <w:r w:rsidRPr="00B51FA5">
        <w:rPr>
          <w:rFonts w:ascii="Times New Roman"/>
          <w:sz w:val="23"/>
          <w:szCs w:val="23"/>
        </w:rPr>
        <w:t>배상을</w:t>
      </w:r>
      <w:r w:rsidRPr="00B51FA5">
        <w:rPr>
          <w:rFonts w:ascii="Times New Roman"/>
          <w:sz w:val="23"/>
          <w:szCs w:val="23"/>
        </w:rPr>
        <w:t xml:space="preserve"> </w:t>
      </w:r>
      <w:r w:rsidRPr="00B51FA5">
        <w:rPr>
          <w:rFonts w:ascii="Times New Roman"/>
          <w:sz w:val="23"/>
          <w:szCs w:val="23"/>
        </w:rPr>
        <w:t>초래하는</w:t>
      </w:r>
      <w:r w:rsidRPr="00B51FA5">
        <w:rPr>
          <w:rFonts w:ascii="Times New Roman"/>
          <w:sz w:val="23"/>
          <w:szCs w:val="23"/>
        </w:rPr>
        <w:t xml:space="preserve"> </w:t>
      </w:r>
      <w:r w:rsidRPr="00B51FA5">
        <w:rPr>
          <w:rFonts w:ascii="Times New Roman"/>
          <w:sz w:val="23"/>
          <w:szCs w:val="23"/>
        </w:rPr>
        <w:t>사실관계가</w:t>
      </w:r>
      <w:r w:rsidRPr="00B51FA5">
        <w:rPr>
          <w:rFonts w:ascii="Times New Roman"/>
          <w:sz w:val="23"/>
          <w:szCs w:val="23"/>
        </w:rPr>
        <w:t xml:space="preserve"> </w:t>
      </w:r>
      <w:r w:rsidRPr="00B51FA5">
        <w:rPr>
          <w:rFonts w:ascii="Times New Roman"/>
          <w:sz w:val="23"/>
          <w:szCs w:val="23"/>
        </w:rPr>
        <w:t>하나</w:t>
      </w:r>
      <w:r w:rsidRPr="00B51FA5">
        <w:rPr>
          <w:rFonts w:ascii="Times New Roman"/>
          <w:sz w:val="23"/>
          <w:szCs w:val="23"/>
        </w:rPr>
        <w:t xml:space="preserve"> </w:t>
      </w:r>
      <w:r w:rsidRPr="00B51FA5">
        <w:rPr>
          <w:rFonts w:ascii="Times New Roman"/>
          <w:sz w:val="23"/>
          <w:szCs w:val="23"/>
        </w:rPr>
        <w:t>이상의</w:t>
      </w:r>
      <w:r w:rsidRPr="00B51FA5">
        <w:rPr>
          <w:rFonts w:ascii="Times New Roman"/>
          <w:sz w:val="23"/>
          <w:szCs w:val="23"/>
        </w:rPr>
        <w:t xml:space="preserve"> </w:t>
      </w:r>
      <w:r w:rsidRPr="00B51FA5">
        <w:rPr>
          <w:rFonts w:ascii="Times New Roman"/>
          <w:sz w:val="23"/>
          <w:szCs w:val="23"/>
        </w:rPr>
        <w:t>진술</w:t>
      </w:r>
      <w:r w:rsidRPr="00B51FA5">
        <w:rPr>
          <w:rFonts w:ascii="Times New Roman" w:hint="eastAsia"/>
          <w:sz w:val="23"/>
          <w:szCs w:val="23"/>
        </w:rPr>
        <w:t xml:space="preserve"> </w:t>
      </w:r>
      <w:r w:rsidRPr="00B51FA5">
        <w:rPr>
          <w:rFonts w:ascii="Times New Roman" w:hint="eastAsia"/>
          <w:sz w:val="23"/>
          <w:szCs w:val="23"/>
        </w:rPr>
        <w:t>및</w:t>
      </w:r>
      <w:r w:rsidRPr="00B51FA5">
        <w:rPr>
          <w:rFonts w:ascii="Times New Roman"/>
          <w:sz w:val="23"/>
          <w:szCs w:val="23"/>
        </w:rPr>
        <w:t xml:space="preserve"> </w:t>
      </w:r>
      <w:r w:rsidRPr="00B51FA5">
        <w:rPr>
          <w:rFonts w:ascii="Times New Roman"/>
          <w:sz w:val="23"/>
          <w:szCs w:val="23"/>
        </w:rPr>
        <w:t>보</w:t>
      </w:r>
      <w:r w:rsidRPr="00B51FA5">
        <w:rPr>
          <w:rFonts w:ascii="Times New Roman" w:hint="eastAsia"/>
          <w:sz w:val="23"/>
          <w:szCs w:val="23"/>
        </w:rPr>
        <w:t>장</w:t>
      </w:r>
      <w:r w:rsidRPr="00B51FA5">
        <w:rPr>
          <w:rFonts w:ascii="Times New Roman"/>
          <w:sz w:val="23"/>
          <w:szCs w:val="23"/>
        </w:rPr>
        <w:t xml:space="preserve">, </w:t>
      </w:r>
      <w:r w:rsidRPr="00B51FA5">
        <w:rPr>
          <w:rFonts w:ascii="Times New Roman"/>
          <w:sz w:val="23"/>
          <w:szCs w:val="23"/>
        </w:rPr>
        <w:t>확약</w:t>
      </w:r>
      <w:r w:rsidRPr="00B51FA5">
        <w:rPr>
          <w:rFonts w:ascii="Times New Roman"/>
          <w:sz w:val="23"/>
          <w:szCs w:val="23"/>
        </w:rPr>
        <w:t xml:space="preserve"> </w:t>
      </w:r>
      <w:r w:rsidRPr="00B51FA5">
        <w:rPr>
          <w:rFonts w:ascii="Times New Roman"/>
          <w:sz w:val="23"/>
          <w:szCs w:val="23"/>
        </w:rPr>
        <w:t>또는</w:t>
      </w:r>
      <w:r w:rsidRPr="00B51FA5">
        <w:rPr>
          <w:rFonts w:ascii="Times New Roman"/>
          <w:sz w:val="23"/>
          <w:szCs w:val="23"/>
        </w:rPr>
        <w:t xml:space="preserve"> </w:t>
      </w:r>
      <w:r w:rsidRPr="00B51FA5">
        <w:rPr>
          <w:rFonts w:ascii="Times New Roman"/>
          <w:sz w:val="23"/>
          <w:szCs w:val="23"/>
        </w:rPr>
        <w:t>합의의</w:t>
      </w:r>
      <w:r w:rsidRPr="00B51FA5">
        <w:rPr>
          <w:rFonts w:ascii="Times New Roman"/>
          <w:sz w:val="23"/>
          <w:szCs w:val="23"/>
        </w:rPr>
        <w:t xml:space="preserve"> </w:t>
      </w:r>
      <w:r w:rsidRPr="00B51FA5">
        <w:rPr>
          <w:rFonts w:ascii="Times New Roman"/>
          <w:sz w:val="23"/>
          <w:szCs w:val="23"/>
        </w:rPr>
        <w:t>위반을</w:t>
      </w:r>
      <w:r w:rsidRPr="00B51FA5">
        <w:rPr>
          <w:rFonts w:ascii="Times New Roman"/>
          <w:sz w:val="23"/>
          <w:szCs w:val="23"/>
        </w:rPr>
        <w:t xml:space="preserve"> </w:t>
      </w:r>
      <w:r w:rsidRPr="00B51FA5">
        <w:rPr>
          <w:rFonts w:ascii="Times New Roman"/>
          <w:sz w:val="23"/>
          <w:szCs w:val="23"/>
        </w:rPr>
        <w:t>구성한다는</w:t>
      </w:r>
      <w:r w:rsidRPr="00B51FA5">
        <w:rPr>
          <w:rFonts w:ascii="Times New Roman"/>
          <w:sz w:val="23"/>
          <w:szCs w:val="23"/>
        </w:rPr>
        <w:t xml:space="preserve"> </w:t>
      </w:r>
      <w:r w:rsidRPr="00B51FA5">
        <w:rPr>
          <w:rFonts w:ascii="Times New Roman"/>
          <w:sz w:val="23"/>
          <w:szCs w:val="23"/>
        </w:rPr>
        <w:t>이유로</w:t>
      </w:r>
      <w:r w:rsidRPr="00B51FA5">
        <w:rPr>
          <w:rFonts w:ascii="Times New Roman"/>
          <w:sz w:val="23"/>
          <w:szCs w:val="23"/>
        </w:rPr>
        <w:t xml:space="preserve"> </w:t>
      </w:r>
      <w:r w:rsidRPr="00B51FA5">
        <w:rPr>
          <w:rFonts w:ascii="Times New Roman"/>
          <w:sz w:val="23"/>
          <w:szCs w:val="23"/>
        </w:rPr>
        <w:t>이중으로</w:t>
      </w:r>
      <w:r w:rsidRPr="00B51FA5">
        <w:rPr>
          <w:rFonts w:ascii="Times New Roman"/>
          <w:sz w:val="23"/>
          <w:szCs w:val="23"/>
        </w:rPr>
        <w:t xml:space="preserve"> </w:t>
      </w:r>
      <w:r w:rsidRPr="00B51FA5">
        <w:rPr>
          <w:rFonts w:ascii="Times New Roman"/>
          <w:sz w:val="23"/>
          <w:szCs w:val="23"/>
        </w:rPr>
        <w:t>발생되지</w:t>
      </w:r>
      <w:r w:rsidRPr="00B51FA5">
        <w:rPr>
          <w:rFonts w:ascii="Times New Roman"/>
          <w:sz w:val="23"/>
          <w:szCs w:val="23"/>
        </w:rPr>
        <w:t xml:space="preserve"> </w:t>
      </w:r>
      <w:r w:rsidRPr="00B51FA5">
        <w:rPr>
          <w:rFonts w:ascii="Times New Roman"/>
          <w:sz w:val="23"/>
          <w:szCs w:val="23"/>
        </w:rPr>
        <w:t>아니한다</w:t>
      </w:r>
      <w:r w:rsidRPr="00B51FA5">
        <w:rPr>
          <w:rFonts w:ascii="Times New Roman"/>
          <w:sz w:val="23"/>
          <w:szCs w:val="23"/>
        </w:rPr>
        <w:t>.</w:t>
      </w:r>
    </w:p>
    <w:p w14:paraId="5EDDCEF4" w14:textId="77777777" w:rsidR="00786425" w:rsidRPr="00B51FA5" w:rsidRDefault="00786425" w:rsidP="00786425">
      <w:pPr>
        <w:numPr>
          <w:ilvl w:val="0"/>
          <w:numId w:val="18"/>
        </w:numPr>
        <w:snapToGrid w:val="0"/>
        <w:spacing w:before="180" w:after="180" w:line="360" w:lineRule="atLeast"/>
        <w:rPr>
          <w:rFonts w:ascii="Times New Roman"/>
          <w:sz w:val="23"/>
          <w:szCs w:val="23"/>
        </w:rPr>
      </w:pPr>
      <w:r w:rsidRPr="00B51FA5">
        <w:rPr>
          <w:rFonts w:ascii="Times New Roman"/>
          <w:sz w:val="23"/>
          <w:szCs w:val="23"/>
        </w:rPr>
        <w:t>제</w:t>
      </w:r>
      <w:r w:rsidRPr="00B51FA5">
        <w:rPr>
          <w:rFonts w:ascii="Times New Roman"/>
          <w:sz w:val="23"/>
          <w:szCs w:val="23"/>
        </w:rPr>
        <w:t>1</w:t>
      </w:r>
      <w:r w:rsidR="005E4DD1">
        <w:rPr>
          <w:rFonts w:ascii="Times New Roman"/>
          <w:sz w:val="23"/>
          <w:szCs w:val="23"/>
        </w:rPr>
        <w:t>0</w:t>
      </w:r>
      <w:r w:rsidRPr="000575B1">
        <w:rPr>
          <w:rFonts w:ascii="Times New Roman" w:hint="eastAsia"/>
          <w:sz w:val="23"/>
          <w:szCs w:val="23"/>
        </w:rPr>
        <w:t>.1</w:t>
      </w:r>
      <w:r w:rsidRPr="00522B89">
        <w:rPr>
          <w:rFonts w:ascii="Times New Roman"/>
          <w:sz w:val="23"/>
          <w:szCs w:val="23"/>
        </w:rPr>
        <w:t>조에</w:t>
      </w:r>
      <w:r w:rsidRPr="00522B89">
        <w:rPr>
          <w:rFonts w:ascii="Times New Roman"/>
          <w:sz w:val="23"/>
          <w:szCs w:val="23"/>
        </w:rPr>
        <w:t xml:space="preserve"> </w:t>
      </w:r>
      <w:r w:rsidRPr="00B51FA5">
        <w:rPr>
          <w:rFonts w:ascii="Times New Roman"/>
          <w:sz w:val="23"/>
          <w:szCs w:val="23"/>
        </w:rPr>
        <w:t>명시된</w:t>
      </w:r>
      <w:r w:rsidRPr="00B51FA5">
        <w:rPr>
          <w:rFonts w:ascii="Times New Roman"/>
          <w:sz w:val="23"/>
          <w:szCs w:val="23"/>
        </w:rPr>
        <w:t xml:space="preserve"> </w:t>
      </w:r>
      <w:r w:rsidRPr="00B51FA5">
        <w:rPr>
          <w:rFonts w:ascii="Times New Roman"/>
          <w:sz w:val="23"/>
          <w:szCs w:val="23"/>
        </w:rPr>
        <w:t>피배상당사자의</w:t>
      </w:r>
      <w:r w:rsidRPr="00B51FA5">
        <w:rPr>
          <w:rFonts w:ascii="Times New Roman"/>
          <w:sz w:val="23"/>
          <w:szCs w:val="23"/>
        </w:rPr>
        <w:t xml:space="preserve"> </w:t>
      </w:r>
      <w:r w:rsidRPr="00B51FA5">
        <w:rPr>
          <w:rFonts w:ascii="Times New Roman"/>
          <w:sz w:val="23"/>
          <w:szCs w:val="23"/>
        </w:rPr>
        <w:t>배상을</w:t>
      </w:r>
      <w:r w:rsidRPr="00B51FA5">
        <w:rPr>
          <w:rFonts w:ascii="Times New Roman"/>
          <w:sz w:val="23"/>
          <w:szCs w:val="23"/>
        </w:rPr>
        <w:t xml:space="preserve"> </w:t>
      </w:r>
      <w:r w:rsidRPr="00B51FA5">
        <w:rPr>
          <w:rFonts w:ascii="Times New Roman"/>
          <w:sz w:val="23"/>
          <w:szCs w:val="23"/>
        </w:rPr>
        <w:t>받을</w:t>
      </w:r>
      <w:r w:rsidRPr="00B51FA5">
        <w:rPr>
          <w:rFonts w:ascii="Times New Roman"/>
          <w:sz w:val="23"/>
          <w:szCs w:val="23"/>
        </w:rPr>
        <w:t xml:space="preserve"> </w:t>
      </w:r>
      <w:r w:rsidRPr="00B51FA5">
        <w:rPr>
          <w:rFonts w:ascii="Times New Roman"/>
          <w:sz w:val="23"/>
          <w:szCs w:val="23"/>
        </w:rPr>
        <w:t>권리는</w:t>
      </w:r>
      <w:r w:rsidRPr="00B51FA5">
        <w:rPr>
          <w:rFonts w:ascii="Times New Roman"/>
          <w:sz w:val="23"/>
          <w:szCs w:val="23"/>
        </w:rPr>
        <w:t xml:space="preserve"> </w:t>
      </w: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계약에서</w:t>
      </w:r>
      <w:r w:rsidRPr="00B51FA5">
        <w:rPr>
          <w:rFonts w:ascii="Times New Roman"/>
          <w:sz w:val="23"/>
          <w:szCs w:val="23"/>
        </w:rPr>
        <w:t xml:space="preserve"> </w:t>
      </w:r>
      <w:r w:rsidRPr="00B51FA5">
        <w:rPr>
          <w:rFonts w:ascii="Times New Roman"/>
          <w:sz w:val="23"/>
          <w:szCs w:val="23"/>
        </w:rPr>
        <w:t>명시적으로</w:t>
      </w:r>
      <w:r w:rsidRPr="00B51FA5">
        <w:rPr>
          <w:rFonts w:ascii="Times New Roman"/>
          <w:sz w:val="23"/>
          <w:szCs w:val="23"/>
        </w:rPr>
        <w:t xml:space="preserve"> </w:t>
      </w:r>
      <w:r w:rsidRPr="00B51FA5">
        <w:rPr>
          <w:rFonts w:ascii="Times New Roman"/>
          <w:sz w:val="23"/>
          <w:szCs w:val="23"/>
        </w:rPr>
        <w:t>규정하고</w:t>
      </w:r>
      <w:r w:rsidRPr="00B51FA5">
        <w:rPr>
          <w:rFonts w:ascii="Times New Roman"/>
          <w:sz w:val="23"/>
          <w:szCs w:val="23"/>
        </w:rPr>
        <w:t xml:space="preserve"> </w:t>
      </w:r>
      <w:r w:rsidRPr="00B51FA5">
        <w:rPr>
          <w:rFonts w:ascii="Times New Roman"/>
          <w:sz w:val="23"/>
          <w:szCs w:val="23"/>
        </w:rPr>
        <w:t>있는</w:t>
      </w:r>
      <w:r w:rsidRPr="00B51FA5">
        <w:rPr>
          <w:rFonts w:ascii="Times New Roman"/>
          <w:sz w:val="23"/>
          <w:szCs w:val="23"/>
        </w:rPr>
        <w:t xml:space="preserve"> </w:t>
      </w:r>
      <w:r w:rsidRPr="00B51FA5">
        <w:rPr>
          <w:rFonts w:ascii="Times New Roman"/>
          <w:sz w:val="23"/>
          <w:szCs w:val="23"/>
        </w:rPr>
        <w:t>경우를</w:t>
      </w:r>
      <w:r w:rsidRPr="00B51FA5">
        <w:rPr>
          <w:rFonts w:ascii="Times New Roman"/>
          <w:sz w:val="23"/>
          <w:szCs w:val="23"/>
        </w:rPr>
        <w:t xml:space="preserve"> </w:t>
      </w:r>
      <w:r w:rsidRPr="00B51FA5">
        <w:rPr>
          <w:rFonts w:ascii="Times New Roman"/>
          <w:sz w:val="23"/>
          <w:szCs w:val="23"/>
        </w:rPr>
        <w:t>제외하고</w:t>
      </w:r>
      <w:r w:rsidRPr="00B51FA5">
        <w:rPr>
          <w:rFonts w:ascii="Times New Roman"/>
          <w:sz w:val="23"/>
          <w:szCs w:val="23"/>
        </w:rPr>
        <w:t xml:space="preserve">, </w:t>
      </w:r>
      <w:r w:rsidRPr="00B51FA5">
        <w:rPr>
          <w:rFonts w:ascii="Times New Roman"/>
          <w:sz w:val="23"/>
          <w:szCs w:val="23"/>
        </w:rPr>
        <w:t>피배상당사자의</w:t>
      </w:r>
      <w:r w:rsidRPr="00B51FA5">
        <w:rPr>
          <w:rFonts w:ascii="Times New Roman"/>
          <w:sz w:val="23"/>
          <w:szCs w:val="23"/>
        </w:rPr>
        <w:t xml:space="preserve"> </w:t>
      </w:r>
      <w:r w:rsidRPr="00B51FA5">
        <w:rPr>
          <w:rFonts w:ascii="Times New Roman"/>
          <w:sz w:val="23"/>
          <w:szCs w:val="23"/>
        </w:rPr>
        <w:t>유일하고</w:t>
      </w:r>
      <w:r w:rsidRPr="00B51FA5">
        <w:rPr>
          <w:rFonts w:ascii="Times New Roman"/>
          <w:sz w:val="23"/>
          <w:szCs w:val="23"/>
        </w:rPr>
        <w:t xml:space="preserve"> </w:t>
      </w:r>
      <w:r w:rsidRPr="00B51FA5">
        <w:rPr>
          <w:rFonts w:ascii="Times New Roman"/>
          <w:sz w:val="23"/>
          <w:szCs w:val="23"/>
        </w:rPr>
        <w:t>배타적인</w:t>
      </w:r>
      <w:r w:rsidRPr="00B51FA5">
        <w:rPr>
          <w:rFonts w:ascii="Times New Roman"/>
          <w:sz w:val="23"/>
          <w:szCs w:val="23"/>
        </w:rPr>
        <w:t xml:space="preserve"> </w:t>
      </w:r>
      <w:r w:rsidRPr="00B51FA5">
        <w:rPr>
          <w:rFonts w:ascii="Times New Roman"/>
          <w:sz w:val="23"/>
          <w:szCs w:val="23"/>
        </w:rPr>
        <w:t>구제수단을</w:t>
      </w:r>
      <w:r w:rsidRPr="00B51FA5">
        <w:rPr>
          <w:rFonts w:ascii="Times New Roman"/>
          <w:sz w:val="23"/>
          <w:szCs w:val="23"/>
        </w:rPr>
        <w:t xml:space="preserve"> </w:t>
      </w:r>
      <w:r w:rsidRPr="00B51FA5">
        <w:rPr>
          <w:rFonts w:ascii="Times New Roman"/>
          <w:sz w:val="23"/>
          <w:szCs w:val="23"/>
        </w:rPr>
        <w:t>구성</w:t>
      </w:r>
      <w:r w:rsidRPr="00B51FA5">
        <w:rPr>
          <w:rFonts w:ascii="Times New Roman" w:hint="eastAsia"/>
          <w:sz w:val="23"/>
          <w:szCs w:val="23"/>
        </w:rPr>
        <w:t>한</w:t>
      </w:r>
      <w:r w:rsidRPr="00B51FA5">
        <w:rPr>
          <w:rFonts w:ascii="Times New Roman"/>
          <w:sz w:val="23"/>
          <w:szCs w:val="23"/>
        </w:rPr>
        <w:t>다</w:t>
      </w:r>
      <w:r w:rsidRPr="00B51FA5">
        <w:rPr>
          <w:rFonts w:ascii="Times New Roman"/>
          <w:sz w:val="23"/>
          <w:szCs w:val="23"/>
        </w:rPr>
        <w:t xml:space="preserve">. </w:t>
      </w: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계약에서</w:t>
      </w:r>
      <w:r w:rsidRPr="00B51FA5">
        <w:rPr>
          <w:rFonts w:ascii="Times New Roman"/>
          <w:sz w:val="23"/>
          <w:szCs w:val="23"/>
        </w:rPr>
        <w:t xml:space="preserve"> </w:t>
      </w:r>
      <w:r w:rsidRPr="00B51FA5">
        <w:rPr>
          <w:rFonts w:ascii="Times New Roman"/>
          <w:sz w:val="23"/>
          <w:szCs w:val="23"/>
        </w:rPr>
        <w:t>명시적으로</w:t>
      </w:r>
      <w:r w:rsidRPr="00B51FA5">
        <w:rPr>
          <w:rFonts w:ascii="Times New Roman"/>
          <w:sz w:val="23"/>
          <w:szCs w:val="23"/>
        </w:rPr>
        <w:t xml:space="preserve"> </w:t>
      </w:r>
      <w:r w:rsidRPr="00B51FA5">
        <w:rPr>
          <w:rFonts w:ascii="Times New Roman"/>
          <w:sz w:val="23"/>
          <w:szCs w:val="23"/>
        </w:rPr>
        <w:t>규정하고</w:t>
      </w:r>
      <w:r w:rsidRPr="00B51FA5">
        <w:rPr>
          <w:rFonts w:ascii="Times New Roman"/>
          <w:sz w:val="23"/>
          <w:szCs w:val="23"/>
        </w:rPr>
        <w:t xml:space="preserve"> </w:t>
      </w:r>
      <w:r w:rsidRPr="00B51FA5">
        <w:rPr>
          <w:rFonts w:ascii="Times New Roman"/>
          <w:sz w:val="23"/>
          <w:szCs w:val="23"/>
        </w:rPr>
        <w:t>있는</w:t>
      </w:r>
      <w:r w:rsidRPr="00B51FA5">
        <w:rPr>
          <w:rFonts w:ascii="Times New Roman"/>
          <w:sz w:val="23"/>
          <w:szCs w:val="23"/>
        </w:rPr>
        <w:t xml:space="preserve"> </w:t>
      </w:r>
      <w:r w:rsidRPr="00B51FA5">
        <w:rPr>
          <w:rFonts w:ascii="Times New Roman"/>
          <w:sz w:val="23"/>
          <w:szCs w:val="23"/>
        </w:rPr>
        <w:t>경우를</w:t>
      </w:r>
      <w:r w:rsidRPr="00B51FA5">
        <w:rPr>
          <w:rFonts w:ascii="Times New Roman"/>
          <w:sz w:val="23"/>
          <w:szCs w:val="23"/>
        </w:rPr>
        <w:t xml:space="preserve"> </w:t>
      </w:r>
      <w:r w:rsidRPr="00B51FA5">
        <w:rPr>
          <w:rFonts w:ascii="Times New Roman"/>
          <w:sz w:val="23"/>
          <w:szCs w:val="23"/>
        </w:rPr>
        <w:t>제외하</w:t>
      </w:r>
      <w:r w:rsidRPr="00B51FA5">
        <w:rPr>
          <w:rFonts w:ascii="Times New Roman" w:hint="eastAsia"/>
          <w:sz w:val="23"/>
          <w:szCs w:val="23"/>
        </w:rPr>
        <w:t>고</w:t>
      </w:r>
      <w:r w:rsidRPr="00B51FA5">
        <w:rPr>
          <w:rFonts w:ascii="Times New Roman"/>
          <w:sz w:val="23"/>
          <w:szCs w:val="23"/>
        </w:rPr>
        <w:t xml:space="preserve">, </w:t>
      </w:r>
      <w:r w:rsidRPr="00B51FA5">
        <w:rPr>
          <w:rFonts w:ascii="Times New Roman" w:hint="eastAsia"/>
          <w:sz w:val="23"/>
          <w:szCs w:val="23"/>
        </w:rPr>
        <w:t>피</w:t>
      </w:r>
      <w:r w:rsidRPr="00B51FA5">
        <w:rPr>
          <w:rFonts w:ascii="Times New Roman"/>
          <w:sz w:val="23"/>
          <w:szCs w:val="23"/>
        </w:rPr>
        <w:t>배상</w:t>
      </w:r>
      <w:r w:rsidRPr="00B51FA5">
        <w:rPr>
          <w:rFonts w:ascii="Times New Roman" w:hint="eastAsia"/>
          <w:sz w:val="23"/>
          <w:szCs w:val="23"/>
        </w:rPr>
        <w:t>당사</w:t>
      </w:r>
      <w:r w:rsidRPr="00B51FA5">
        <w:rPr>
          <w:rFonts w:ascii="Times New Roman"/>
          <w:sz w:val="23"/>
          <w:szCs w:val="23"/>
        </w:rPr>
        <w:t>자는</w:t>
      </w:r>
      <w:r w:rsidRPr="00B51FA5">
        <w:rPr>
          <w:rFonts w:ascii="Times New Roman" w:hint="eastAsia"/>
          <w:sz w:val="23"/>
          <w:szCs w:val="23"/>
        </w:rPr>
        <w:t xml:space="preserve"> </w:t>
      </w:r>
      <w:proofErr w:type="spellStart"/>
      <w:r w:rsidRPr="00B51FA5">
        <w:rPr>
          <w:rFonts w:ascii="Times New Roman" w:hint="eastAsia"/>
          <w:sz w:val="23"/>
          <w:szCs w:val="23"/>
        </w:rPr>
        <w:t>거래종결</w:t>
      </w:r>
      <w:proofErr w:type="spellEnd"/>
      <w:r w:rsidRPr="00B51FA5">
        <w:rPr>
          <w:rFonts w:ascii="Times New Roman" w:hint="eastAsia"/>
          <w:sz w:val="23"/>
          <w:szCs w:val="23"/>
        </w:rPr>
        <w:t xml:space="preserve"> </w:t>
      </w:r>
      <w:r w:rsidRPr="00B51FA5">
        <w:rPr>
          <w:rFonts w:ascii="Times New Roman" w:hint="eastAsia"/>
          <w:sz w:val="23"/>
          <w:szCs w:val="23"/>
        </w:rPr>
        <w:t>여부를</w:t>
      </w:r>
      <w:r w:rsidRPr="00B51FA5">
        <w:rPr>
          <w:rFonts w:ascii="Times New Roman" w:hint="eastAsia"/>
          <w:sz w:val="23"/>
          <w:szCs w:val="23"/>
        </w:rPr>
        <w:t xml:space="preserve"> </w:t>
      </w:r>
      <w:r w:rsidRPr="00B51FA5">
        <w:rPr>
          <w:rFonts w:ascii="Times New Roman" w:hint="eastAsia"/>
          <w:sz w:val="23"/>
          <w:szCs w:val="23"/>
        </w:rPr>
        <w:t>불문하고</w:t>
      </w:r>
      <w:r w:rsidRPr="00B51FA5">
        <w:rPr>
          <w:rFonts w:ascii="Times New Roman"/>
          <w:sz w:val="23"/>
          <w:szCs w:val="23"/>
        </w:rPr>
        <w:t xml:space="preserve"> </w:t>
      </w: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계약과</w:t>
      </w:r>
      <w:r w:rsidRPr="00B51FA5">
        <w:rPr>
          <w:rFonts w:ascii="Times New Roman"/>
          <w:sz w:val="23"/>
          <w:szCs w:val="23"/>
        </w:rPr>
        <w:t xml:space="preserve"> </w:t>
      </w:r>
      <w:r w:rsidRPr="00B51FA5">
        <w:rPr>
          <w:rFonts w:ascii="Times New Roman"/>
          <w:sz w:val="23"/>
          <w:szCs w:val="23"/>
        </w:rPr>
        <w:t>관련하여</w:t>
      </w:r>
      <w:r w:rsidRPr="00B51FA5">
        <w:rPr>
          <w:rFonts w:ascii="Times New Roman"/>
          <w:sz w:val="23"/>
          <w:szCs w:val="23"/>
        </w:rPr>
        <w:t xml:space="preserve"> </w:t>
      </w:r>
      <w:r w:rsidRPr="00B51FA5">
        <w:rPr>
          <w:rFonts w:ascii="Times New Roman" w:hint="eastAsia"/>
          <w:sz w:val="23"/>
          <w:szCs w:val="23"/>
        </w:rPr>
        <w:t>배상당사자</w:t>
      </w:r>
      <w:r w:rsidRPr="00B51FA5">
        <w:rPr>
          <w:rFonts w:ascii="Times New Roman"/>
          <w:sz w:val="23"/>
          <w:szCs w:val="23"/>
        </w:rPr>
        <w:t>에게</w:t>
      </w:r>
      <w:r w:rsidRPr="00B51FA5">
        <w:rPr>
          <w:rFonts w:ascii="Times New Roman"/>
          <w:sz w:val="23"/>
          <w:szCs w:val="23"/>
        </w:rPr>
        <w:t xml:space="preserve"> </w:t>
      </w:r>
      <w:r w:rsidRPr="00B51FA5">
        <w:rPr>
          <w:rFonts w:ascii="Times New Roman"/>
          <w:sz w:val="23"/>
          <w:szCs w:val="23"/>
        </w:rPr>
        <w:t>본</w:t>
      </w:r>
      <w:r w:rsidRPr="00B51FA5">
        <w:rPr>
          <w:rFonts w:ascii="Times New Roman"/>
          <w:sz w:val="23"/>
          <w:szCs w:val="23"/>
        </w:rPr>
        <w:t xml:space="preserve"> </w:t>
      </w:r>
      <w:r w:rsidRPr="00B51FA5">
        <w:rPr>
          <w:rFonts w:ascii="Times New Roman"/>
          <w:sz w:val="23"/>
          <w:szCs w:val="23"/>
        </w:rPr>
        <w:t>계약</w:t>
      </w:r>
      <w:r w:rsidRPr="00B51FA5">
        <w:rPr>
          <w:rFonts w:ascii="Times New Roman"/>
          <w:sz w:val="23"/>
          <w:szCs w:val="23"/>
        </w:rPr>
        <w:t xml:space="preserve"> </w:t>
      </w:r>
      <w:r w:rsidRPr="00B51FA5">
        <w:rPr>
          <w:rFonts w:ascii="Times New Roman"/>
          <w:sz w:val="23"/>
          <w:szCs w:val="23"/>
        </w:rPr>
        <w:t>제</w:t>
      </w:r>
      <w:r w:rsidR="005E4DD1" w:rsidRPr="00B51FA5">
        <w:rPr>
          <w:rFonts w:ascii="Times New Roman"/>
          <w:sz w:val="23"/>
          <w:szCs w:val="23"/>
        </w:rPr>
        <w:t>1</w:t>
      </w:r>
      <w:r w:rsidR="005E4DD1">
        <w:rPr>
          <w:rFonts w:ascii="Times New Roman"/>
          <w:sz w:val="23"/>
          <w:szCs w:val="23"/>
        </w:rPr>
        <w:t>0</w:t>
      </w:r>
      <w:r w:rsidRPr="00883718">
        <w:rPr>
          <w:rFonts w:ascii="Times New Roman"/>
          <w:sz w:val="23"/>
          <w:szCs w:val="23"/>
        </w:rPr>
        <w:t>조에서</w:t>
      </w:r>
      <w:r w:rsidRPr="000575B1">
        <w:rPr>
          <w:rFonts w:ascii="Times New Roman"/>
          <w:sz w:val="23"/>
          <w:szCs w:val="23"/>
        </w:rPr>
        <w:t xml:space="preserve"> </w:t>
      </w:r>
      <w:r w:rsidRPr="00522B89">
        <w:rPr>
          <w:rFonts w:ascii="Times New Roman"/>
          <w:sz w:val="23"/>
          <w:szCs w:val="23"/>
        </w:rPr>
        <w:t>규정</w:t>
      </w:r>
      <w:r w:rsidRPr="00522B89">
        <w:rPr>
          <w:rFonts w:ascii="Times New Roman" w:hint="eastAsia"/>
          <w:sz w:val="23"/>
          <w:szCs w:val="23"/>
        </w:rPr>
        <w:t>된</w:t>
      </w:r>
      <w:r w:rsidRPr="00B51FA5">
        <w:rPr>
          <w:rFonts w:ascii="Times New Roman"/>
          <w:sz w:val="23"/>
          <w:szCs w:val="23"/>
        </w:rPr>
        <w:t xml:space="preserve"> </w:t>
      </w:r>
      <w:r w:rsidRPr="00B51FA5">
        <w:rPr>
          <w:rFonts w:ascii="Times New Roman"/>
          <w:sz w:val="23"/>
          <w:szCs w:val="23"/>
        </w:rPr>
        <w:t>것</w:t>
      </w:r>
      <w:r w:rsidRPr="00B51FA5">
        <w:rPr>
          <w:rFonts w:ascii="Times New Roman"/>
          <w:sz w:val="23"/>
          <w:szCs w:val="23"/>
        </w:rPr>
        <w:t xml:space="preserve"> </w:t>
      </w:r>
      <w:r w:rsidRPr="00B51FA5">
        <w:rPr>
          <w:rFonts w:ascii="Times New Roman"/>
          <w:sz w:val="23"/>
          <w:szCs w:val="23"/>
        </w:rPr>
        <w:t>이외의</w:t>
      </w:r>
      <w:r w:rsidRPr="00B51FA5">
        <w:rPr>
          <w:rFonts w:ascii="Times New Roman"/>
          <w:sz w:val="23"/>
          <w:szCs w:val="23"/>
        </w:rPr>
        <w:t xml:space="preserve"> </w:t>
      </w:r>
      <w:r w:rsidRPr="00B51FA5">
        <w:rPr>
          <w:rFonts w:ascii="Times New Roman"/>
          <w:sz w:val="23"/>
          <w:szCs w:val="23"/>
        </w:rPr>
        <w:t>방법으로</w:t>
      </w:r>
      <w:r w:rsidRPr="00B51FA5">
        <w:rPr>
          <w:rFonts w:ascii="Times New Roman"/>
          <w:sz w:val="23"/>
          <w:szCs w:val="23"/>
        </w:rPr>
        <w:t xml:space="preserve"> </w:t>
      </w:r>
      <w:r w:rsidRPr="00B51FA5">
        <w:rPr>
          <w:rFonts w:ascii="Times New Roman"/>
          <w:sz w:val="23"/>
          <w:szCs w:val="23"/>
        </w:rPr>
        <w:t>여하한</w:t>
      </w:r>
      <w:r w:rsidRPr="00B51FA5">
        <w:rPr>
          <w:rFonts w:ascii="Times New Roman"/>
          <w:sz w:val="23"/>
          <w:szCs w:val="23"/>
        </w:rPr>
        <w:t xml:space="preserve"> </w:t>
      </w:r>
      <w:r w:rsidRPr="00B51FA5">
        <w:rPr>
          <w:rFonts w:ascii="Times New Roman"/>
          <w:sz w:val="23"/>
          <w:szCs w:val="23"/>
        </w:rPr>
        <w:t>민사상</w:t>
      </w:r>
      <w:r w:rsidRPr="00B51FA5">
        <w:rPr>
          <w:rFonts w:ascii="Times New Roman"/>
          <w:sz w:val="23"/>
          <w:szCs w:val="23"/>
        </w:rPr>
        <w:t xml:space="preserve">, </w:t>
      </w:r>
      <w:r w:rsidRPr="00B51FA5">
        <w:rPr>
          <w:rFonts w:ascii="Times New Roman"/>
          <w:sz w:val="23"/>
          <w:szCs w:val="23"/>
        </w:rPr>
        <w:t>형사상의</w:t>
      </w:r>
      <w:r w:rsidRPr="00B51FA5">
        <w:rPr>
          <w:rFonts w:ascii="Times New Roman"/>
          <w:sz w:val="23"/>
          <w:szCs w:val="23"/>
        </w:rPr>
        <w:t xml:space="preserve"> </w:t>
      </w:r>
      <w:r w:rsidRPr="00B51FA5">
        <w:rPr>
          <w:rFonts w:ascii="Times New Roman"/>
          <w:sz w:val="23"/>
          <w:szCs w:val="23"/>
        </w:rPr>
        <w:t>책임을</w:t>
      </w:r>
      <w:r w:rsidRPr="00B51FA5">
        <w:rPr>
          <w:rFonts w:ascii="Times New Roman"/>
          <w:sz w:val="23"/>
          <w:szCs w:val="23"/>
        </w:rPr>
        <w:t xml:space="preserve"> </w:t>
      </w:r>
      <w:r w:rsidRPr="00B51FA5">
        <w:rPr>
          <w:rFonts w:ascii="Times New Roman"/>
          <w:sz w:val="23"/>
          <w:szCs w:val="23"/>
        </w:rPr>
        <w:t>물을</w:t>
      </w:r>
      <w:r w:rsidRPr="00B51FA5">
        <w:rPr>
          <w:rFonts w:ascii="Times New Roman"/>
          <w:sz w:val="23"/>
          <w:szCs w:val="23"/>
        </w:rPr>
        <w:t xml:space="preserve"> </w:t>
      </w:r>
      <w:r w:rsidRPr="00B51FA5">
        <w:rPr>
          <w:rFonts w:ascii="Times New Roman"/>
          <w:sz w:val="23"/>
          <w:szCs w:val="23"/>
        </w:rPr>
        <w:t>수</w:t>
      </w:r>
      <w:r w:rsidRPr="00B51FA5">
        <w:rPr>
          <w:rFonts w:ascii="Times New Roman"/>
          <w:sz w:val="23"/>
          <w:szCs w:val="23"/>
        </w:rPr>
        <w:t xml:space="preserve"> </w:t>
      </w:r>
      <w:r w:rsidRPr="00B51FA5">
        <w:rPr>
          <w:rFonts w:ascii="Times New Roman"/>
          <w:sz w:val="23"/>
          <w:szCs w:val="23"/>
        </w:rPr>
        <w:t>없다</w:t>
      </w:r>
      <w:r w:rsidRPr="00B51FA5">
        <w:rPr>
          <w:rFonts w:ascii="Times New Roman" w:hint="eastAsia"/>
          <w:sz w:val="23"/>
          <w:szCs w:val="23"/>
        </w:rPr>
        <w:t>.</w:t>
      </w:r>
    </w:p>
    <w:p w14:paraId="7E595395" w14:textId="77777777" w:rsidR="00786425" w:rsidRPr="00B51FA5" w:rsidRDefault="00786425" w:rsidP="00786425">
      <w:pPr>
        <w:numPr>
          <w:ilvl w:val="0"/>
          <w:numId w:val="18"/>
        </w:numPr>
        <w:snapToGrid w:val="0"/>
        <w:spacing w:before="180" w:after="180" w:line="360" w:lineRule="atLeast"/>
        <w:rPr>
          <w:rFonts w:ascii="Times New Roman"/>
          <w:sz w:val="23"/>
          <w:szCs w:val="23"/>
        </w:rPr>
      </w:pPr>
      <w:r w:rsidRPr="00B51FA5">
        <w:rPr>
          <w:rFonts w:ascii="Times New Roman" w:hint="eastAsia"/>
          <w:sz w:val="23"/>
          <w:szCs w:val="23"/>
        </w:rPr>
        <w:t>피</w:t>
      </w:r>
      <w:r w:rsidRPr="00B51FA5">
        <w:rPr>
          <w:rFonts w:ascii="Times New Roman"/>
          <w:sz w:val="23"/>
          <w:szCs w:val="23"/>
        </w:rPr>
        <w:t>배상당사자가</w:t>
      </w:r>
      <w:r w:rsidRPr="00B51FA5">
        <w:rPr>
          <w:rFonts w:ascii="Times New Roman"/>
          <w:sz w:val="23"/>
          <w:szCs w:val="23"/>
        </w:rPr>
        <w:t xml:space="preserve"> </w:t>
      </w: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계약에</w:t>
      </w:r>
      <w:r w:rsidRPr="00B51FA5">
        <w:rPr>
          <w:rFonts w:ascii="Times New Roman" w:hint="eastAsia"/>
          <w:sz w:val="23"/>
          <w:szCs w:val="23"/>
        </w:rPr>
        <w:t xml:space="preserve"> </w:t>
      </w:r>
      <w:r w:rsidRPr="00B51FA5">
        <w:rPr>
          <w:rFonts w:ascii="Times New Roman" w:hint="eastAsia"/>
          <w:sz w:val="23"/>
          <w:szCs w:val="23"/>
        </w:rPr>
        <w:t>따라</w:t>
      </w:r>
      <w:r w:rsidRPr="00B51FA5">
        <w:rPr>
          <w:rFonts w:ascii="Times New Roman" w:hint="eastAsia"/>
          <w:sz w:val="23"/>
          <w:szCs w:val="23"/>
        </w:rPr>
        <w:t xml:space="preserve"> </w:t>
      </w:r>
      <w:proofErr w:type="spellStart"/>
      <w:r w:rsidRPr="00B51FA5">
        <w:rPr>
          <w:rFonts w:ascii="Times New Roman" w:hint="eastAsia"/>
          <w:sz w:val="23"/>
          <w:szCs w:val="23"/>
        </w:rPr>
        <w:t>배상되는</w:t>
      </w:r>
      <w:proofErr w:type="spellEnd"/>
      <w:r w:rsidRPr="00B51FA5">
        <w:rPr>
          <w:rFonts w:ascii="Times New Roman" w:hint="eastAsia"/>
          <w:sz w:val="23"/>
          <w:szCs w:val="23"/>
        </w:rPr>
        <w:t xml:space="preserve"> </w:t>
      </w:r>
      <w:r w:rsidRPr="00B51FA5">
        <w:rPr>
          <w:rFonts w:ascii="Times New Roman" w:hint="eastAsia"/>
          <w:sz w:val="23"/>
          <w:szCs w:val="23"/>
        </w:rPr>
        <w:t>손해에</w:t>
      </w:r>
      <w:r w:rsidRPr="00B51FA5">
        <w:rPr>
          <w:rFonts w:ascii="Times New Roman" w:hint="eastAsia"/>
          <w:sz w:val="23"/>
          <w:szCs w:val="23"/>
        </w:rPr>
        <w:t xml:space="preserve"> </w:t>
      </w:r>
      <w:r w:rsidRPr="00B51FA5">
        <w:rPr>
          <w:rFonts w:ascii="Times New Roman" w:hint="eastAsia"/>
          <w:sz w:val="23"/>
          <w:szCs w:val="23"/>
        </w:rPr>
        <w:t>대하여</w:t>
      </w:r>
      <w:r w:rsidRPr="00B51FA5">
        <w:rPr>
          <w:rFonts w:ascii="Times New Roman" w:hint="eastAsia"/>
          <w:sz w:val="23"/>
          <w:szCs w:val="23"/>
        </w:rPr>
        <w:t xml:space="preserve"> </w:t>
      </w:r>
      <w:r w:rsidRPr="00B51FA5">
        <w:rPr>
          <w:rFonts w:ascii="Times New Roman" w:hint="eastAsia"/>
          <w:sz w:val="23"/>
          <w:szCs w:val="23"/>
        </w:rPr>
        <w:t>제</w:t>
      </w:r>
      <w:r w:rsidRPr="00B51FA5">
        <w:rPr>
          <w:rFonts w:ascii="Times New Roman" w:hint="eastAsia"/>
          <w:sz w:val="23"/>
          <w:szCs w:val="23"/>
        </w:rPr>
        <w:t>3</w:t>
      </w:r>
      <w:r w:rsidRPr="00B51FA5">
        <w:rPr>
          <w:rFonts w:ascii="Times New Roman" w:hint="eastAsia"/>
          <w:sz w:val="23"/>
          <w:szCs w:val="23"/>
        </w:rPr>
        <w:t>자로부터</w:t>
      </w:r>
      <w:r w:rsidRPr="00B51FA5">
        <w:rPr>
          <w:rFonts w:ascii="Times New Roman" w:hint="eastAsia"/>
          <w:sz w:val="23"/>
          <w:szCs w:val="23"/>
        </w:rPr>
        <w:t xml:space="preserve"> </w:t>
      </w:r>
      <w:r w:rsidRPr="00B51FA5">
        <w:rPr>
          <w:rFonts w:ascii="Times New Roman" w:hint="eastAsia"/>
          <w:sz w:val="23"/>
          <w:szCs w:val="23"/>
        </w:rPr>
        <w:t>보험금</w:t>
      </w:r>
      <w:r w:rsidRPr="00B51FA5">
        <w:rPr>
          <w:rFonts w:ascii="Times New Roman" w:hint="eastAsia"/>
          <w:sz w:val="23"/>
          <w:szCs w:val="23"/>
        </w:rPr>
        <w:t xml:space="preserve"> </w:t>
      </w:r>
      <w:r w:rsidRPr="00B51FA5">
        <w:rPr>
          <w:rFonts w:ascii="Times New Roman" w:hint="eastAsia"/>
          <w:sz w:val="23"/>
          <w:szCs w:val="23"/>
        </w:rPr>
        <w:t>등의</w:t>
      </w:r>
      <w:r w:rsidRPr="00B51FA5">
        <w:rPr>
          <w:rFonts w:ascii="Times New Roman" w:hint="eastAsia"/>
          <w:sz w:val="23"/>
          <w:szCs w:val="23"/>
        </w:rPr>
        <w:t xml:space="preserve"> </w:t>
      </w:r>
      <w:r w:rsidRPr="00B51FA5">
        <w:rPr>
          <w:rFonts w:ascii="Times New Roman" w:hint="eastAsia"/>
          <w:sz w:val="23"/>
          <w:szCs w:val="23"/>
        </w:rPr>
        <w:t>금전이나</w:t>
      </w:r>
      <w:r w:rsidRPr="00B51FA5">
        <w:rPr>
          <w:rFonts w:ascii="Times New Roman" w:hint="eastAsia"/>
          <w:sz w:val="23"/>
          <w:szCs w:val="23"/>
        </w:rPr>
        <w:t xml:space="preserve"> </w:t>
      </w:r>
      <w:r w:rsidRPr="00B51FA5">
        <w:rPr>
          <w:rFonts w:ascii="Times New Roman" w:hint="eastAsia"/>
          <w:sz w:val="23"/>
          <w:szCs w:val="23"/>
        </w:rPr>
        <w:t>이익을</w:t>
      </w:r>
      <w:r w:rsidRPr="00B51FA5">
        <w:rPr>
          <w:rFonts w:ascii="Times New Roman" w:hint="eastAsia"/>
          <w:sz w:val="23"/>
          <w:szCs w:val="23"/>
        </w:rPr>
        <w:t xml:space="preserve"> </w:t>
      </w:r>
      <w:r w:rsidRPr="00B51FA5">
        <w:rPr>
          <w:rFonts w:ascii="Times New Roman" w:hint="eastAsia"/>
          <w:sz w:val="23"/>
          <w:szCs w:val="23"/>
        </w:rPr>
        <w:t>지급</w:t>
      </w:r>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제공받거나</w:t>
      </w:r>
      <w:r w:rsidRPr="00B51FA5">
        <w:rPr>
          <w:rFonts w:ascii="Times New Roman" w:hint="eastAsia"/>
          <w:sz w:val="23"/>
          <w:szCs w:val="23"/>
        </w:rPr>
        <w:t xml:space="preserve"> </w:t>
      </w:r>
      <w:r w:rsidRPr="00B51FA5">
        <w:rPr>
          <w:rFonts w:ascii="Times New Roman" w:hint="eastAsia"/>
          <w:sz w:val="23"/>
          <w:szCs w:val="23"/>
        </w:rPr>
        <w:t>그러한</w:t>
      </w:r>
      <w:r w:rsidRPr="00B51FA5">
        <w:rPr>
          <w:rFonts w:ascii="Times New Roman" w:hint="eastAsia"/>
          <w:sz w:val="23"/>
          <w:szCs w:val="23"/>
        </w:rPr>
        <w:t xml:space="preserve"> </w:t>
      </w:r>
      <w:r w:rsidRPr="00B51FA5">
        <w:rPr>
          <w:rFonts w:ascii="Times New Roman" w:hint="eastAsia"/>
          <w:sz w:val="23"/>
          <w:szCs w:val="23"/>
        </w:rPr>
        <w:t>금전이나</w:t>
      </w:r>
      <w:r w:rsidRPr="00B51FA5">
        <w:rPr>
          <w:rFonts w:ascii="Times New Roman" w:hint="eastAsia"/>
          <w:sz w:val="23"/>
          <w:szCs w:val="23"/>
        </w:rPr>
        <w:t xml:space="preserve"> </w:t>
      </w:r>
      <w:r w:rsidRPr="00B51FA5">
        <w:rPr>
          <w:rFonts w:ascii="Times New Roman" w:hint="eastAsia"/>
          <w:sz w:val="23"/>
          <w:szCs w:val="23"/>
        </w:rPr>
        <w:t>이익을</w:t>
      </w:r>
      <w:r w:rsidRPr="00B51FA5">
        <w:rPr>
          <w:rFonts w:ascii="Times New Roman" w:hint="eastAsia"/>
          <w:sz w:val="23"/>
          <w:szCs w:val="23"/>
        </w:rPr>
        <w:t xml:space="preserve"> </w:t>
      </w:r>
      <w:r w:rsidRPr="00B51FA5">
        <w:rPr>
          <w:rFonts w:ascii="Times New Roman" w:hint="eastAsia"/>
          <w:sz w:val="23"/>
          <w:szCs w:val="23"/>
        </w:rPr>
        <w:t>지급</w:t>
      </w:r>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제공받을</w:t>
      </w:r>
      <w:r w:rsidRPr="00B51FA5">
        <w:rPr>
          <w:rFonts w:ascii="Times New Roman" w:hint="eastAsia"/>
          <w:sz w:val="23"/>
          <w:szCs w:val="23"/>
        </w:rPr>
        <w:t xml:space="preserve"> </w:t>
      </w:r>
      <w:r w:rsidRPr="00B51FA5">
        <w:rPr>
          <w:rFonts w:ascii="Times New Roman" w:hint="eastAsia"/>
          <w:sz w:val="23"/>
          <w:szCs w:val="23"/>
        </w:rPr>
        <w:t>권리를</w:t>
      </w:r>
      <w:r w:rsidRPr="00B51FA5">
        <w:rPr>
          <w:rFonts w:ascii="Times New Roman" w:hint="eastAsia"/>
          <w:sz w:val="23"/>
          <w:szCs w:val="23"/>
        </w:rPr>
        <w:t xml:space="preserve"> </w:t>
      </w:r>
      <w:r w:rsidRPr="00B51FA5">
        <w:rPr>
          <w:rFonts w:ascii="Times New Roman" w:hint="eastAsia"/>
          <w:sz w:val="23"/>
          <w:szCs w:val="23"/>
        </w:rPr>
        <w:t>갖게</w:t>
      </w:r>
      <w:r w:rsidRPr="00B51FA5">
        <w:rPr>
          <w:rFonts w:ascii="Times New Roman" w:hint="eastAsia"/>
          <w:sz w:val="23"/>
          <w:szCs w:val="23"/>
        </w:rPr>
        <w:t xml:space="preserve"> </w:t>
      </w:r>
      <w:r w:rsidRPr="00B51FA5">
        <w:rPr>
          <w:rFonts w:ascii="Times New Roman" w:hint="eastAsia"/>
          <w:sz w:val="23"/>
          <w:szCs w:val="23"/>
        </w:rPr>
        <w:t>되는</w:t>
      </w:r>
      <w:r w:rsidRPr="00B51FA5">
        <w:rPr>
          <w:rFonts w:ascii="Times New Roman" w:hint="eastAsia"/>
          <w:sz w:val="23"/>
          <w:szCs w:val="23"/>
        </w:rPr>
        <w:t xml:space="preserve"> </w:t>
      </w:r>
      <w:r w:rsidRPr="00B51FA5">
        <w:rPr>
          <w:rFonts w:ascii="Times New Roman" w:hint="eastAsia"/>
          <w:sz w:val="23"/>
          <w:szCs w:val="23"/>
        </w:rPr>
        <w:t>경우</w:t>
      </w:r>
      <w:r w:rsidRPr="00B51FA5">
        <w:rPr>
          <w:rFonts w:ascii="Times New Roman" w:hint="eastAsia"/>
          <w:sz w:val="23"/>
          <w:szCs w:val="23"/>
        </w:rPr>
        <w:t xml:space="preserve">, </w:t>
      </w:r>
      <w:r w:rsidRPr="00B51FA5">
        <w:rPr>
          <w:rFonts w:ascii="Times New Roman" w:hint="eastAsia"/>
          <w:sz w:val="23"/>
          <w:szCs w:val="23"/>
        </w:rPr>
        <w:t>그러한</w:t>
      </w:r>
      <w:r w:rsidRPr="00B51FA5">
        <w:rPr>
          <w:rFonts w:ascii="Times New Roman" w:hint="eastAsia"/>
          <w:sz w:val="23"/>
          <w:szCs w:val="23"/>
        </w:rPr>
        <w:t xml:space="preserve"> </w:t>
      </w:r>
      <w:r w:rsidRPr="00B51FA5">
        <w:rPr>
          <w:rFonts w:ascii="Times New Roman" w:hint="eastAsia"/>
          <w:sz w:val="23"/>
          <w:szCs w:val="23"/>
        </w:rPr>
        <w:t>금전이나</w:t>
      </w:r>
      <w:r w:rsidRPr="00B51FA5">
        <w:rPr>
          <w:rFonts w:ascii="Times New Roman" w:hint="eastAsia"/>
          <w:sz w:val="23"/>
          <w:szCs w:val="23"/>
        </w:rPr>
        <w:t xml:space="preserve"> </w:t>
      </w:r>
      <w:r w:rsidRPr="00B51FA5">
        <w:rPr>
          <w:rFonts w:ascii="Times New Roman" w:hint="eastAsia"/>
          <w:sz w:val="23"/>
          <w:szCs w:val="23"/>
        </w:rPr>
        <w:t>이익의</w:t>
      </w:r>
      <w:r w:rsidRPr="00B51FA5">
        <w:rPr>
          <w:rFonts w:ascii="Times New Roman" w:hint="eastAsia"/>
          <w:sz w:val="23"/>
          <w:szCs w:val="23"/>
        </w:rPr>
        <w:t xml:space="preserve"> </w:t>
      </w:r>
      <w:r w:rsidRPr="00B51FA5">
        <w:rPr>
          <w:rFonts w:ascii="Times New Roman" w:hint="eastAsia"/>
          <w:sz w:val="23"/>
          <w:szCs w:val="23"/>
        </w:rPr>
        <w:t>액수</w:t>
      </w:r>
      <w:r w:rsidRPr="00B51FA5">
        <w:rPr>
          <w:rFonts w:ascii="Times New Roman" w:hint="eastAsia"/>
          <w:sz w:val="23"/>
          <w:szCs w:val="23"/>
        </w:rPr>
        <w:t>(</w:t>
      </w:r>
      <w:r w:rsidRPr="00B51FA5">
        <w:rPr>
          <w:rFonts w:ascii="Times New Roman" w:hint="eastAsia"/>
          <w:sz w:val="23"/>
          <w:szCs w:val="23"/>
        </w:rPr>
        <w:t>단</w:t>
      </w:r>
      <w:r w:rsidRPr="00B51FA5">
        <w:rPr>
          <w:rFonts w:ascii="Times New Roman" w:hint="eastAsia"/>
          <w:sz w:val="23"/>
          <w:szCs w:val="23"/>
        </w:rPr>
        <w:t>,</w:t>
      </w:r>
      <w:r w:rsidRPr="00B51FA5">
        <w:rPr>
          <w:rFonts w:ascii="Times New Roman"/>
          <w:sz w:val="23"/>
          <w:szCs w:val="23"/>
        </w:rPr>
        <w:t xml:space="preserve"> </w:t>
      </w:r>
      <w:r w:rsidRPr="00B51FA5">
        <w:rPr>
          <w:rFonts w:ascii="Times New Roman" w:hint="eastAsia"/>
          <w:sz w:val="23"/>
          <w:szCs w:val="23"/>
        </w:rPr>
        <w:t>피배상당사자가</w:t>
      </w:r>
      <w:r w:rsidRPr="00B51FA5">
        <w:rPr>
          <w:rFonts w:ascii="Times New Roman" w:hint="eastAsia"/>
          <w:sz w:val="23"/>
          <w:szCs w:val="23"/>
        </w:rPr>
        <w:t xml:space="preserve"> </w:t>
      </w:r>
      <w:r w:rsidRPr="00B51FA5">
        <w:rPr>
          <w:rFonts w:ascii="Times New Roman" w:hint="eastAsia"/>
          <w:sz w:val="23"/>
          <w:szCs w:val="23"/>
        </w:rPr>
        <w:t>보험금을</w:t>
      </w:r>
      <w:r w:rsidRPr="00B51FA5">
        <w:rPr>
          <w:rFonts w:ascii="Times New Roman" w:hint="eastAsia"/>
          <w:sz w:val="23"/>
          <w:szCs w:val="23"/>
        </w:rPr>
        <w:t xml:space="preserve"> </w:t>
      </w:r>
      <w:r w:rsidRPr="00B51FA5">
        <w:rPr>
          <w:rFonts w:ascii="Times New Roman" w:hint="eastAsia"/>
          <w:sz w:val="23"/>
          <w:szCs w:val="23"/>
        </w:rPr>
        <w:t>지급받기</w:t>
      </w:r>
      <w:r w:rsidRPr="00B51FA5">
        <w:rPr>
          <w:rFonts w:ascii="Times New Roman" w:hint="eastAsia"/>
          <w:sz w:val="23"/>
          <w:szCs w:val="23"/>
        </w:rPr>
        <w:t xml:space="preserve"> </w:t>
      </w:r>
      <w:r w:rsidRPr="00B51FA5">
        <w:rPr>
          <w:rFonts w:ascii="Times New Roman" w:hint="eastAsia"/>
          <w:sz w:val="23"/>
          <w:szCs w:val="23"/>
        </w:rPr>
        <w:t>위하여</w:t>
      </w:r>
      <w:r w:rsidRPr="00B51FA5">
        <w:rPr>
          <w:rFonts w:ascii="Times New Roman" w:hint="eastAsia"/>
          <w:sz w:val="23"/>
          <w:szCs w:val="23"/>
        </w:rPr>
        <w:t xml:space="preserve"> </w:t>
      </w:r>
      <w:r w:rsidRPr="00B51FA5">
        <w:rPr>
          <w:rFonts w:ascii="Times New Roman" w:hint="eastAsia"/>
          <w:sz w:val="23"/>
          <w:szCs w:val="23"/>
        </w:rPr>
        <w:t>소요된</w:t>
      </w:r>
      <w:r w:rsidRPr="00B51FA5">
        <w:rPr>
          <w:rFonts w:ascii="Times New Roman" w:hint="eastAsia"/>
          <w:sz w:val="23"/>
          <w:szCs w:val="23"/>
        </w:rPr>
        <w:t xml:space="preserve"> </w:t>
      </w:r>
      <w:r w:rsidRPr="00B51FA5">
        <w:rPr>
          <w:rFonts w:ascii="Times New Roman" w:hint="eastAsia"/>
          <w:sz w:val="23"/>
          <w:szCs w:val="23"/>
        </w:rPr>
        <w:t>보험료</w:t>
      </w:r>
      <w:r w:rsidRPr="00B51FA5">
        <w:rPr>
          <w:rFonts w:ascii="Times New Roman" w:hint="eastAsia"/>
          <w:sz w:val="23"/>
          <w:szCs w:val="23"/>
        </w:rPr>
        <w:t>,</w:t>
      </w:r>
      <w:r w:rsidRPr="00B51FA5">
        <w:rPr>
          <w:rFonts w:ascii="Times New Roman"/>
          <w:sz w:val="23"/>
          <w:szCs w:val="23"/>
        </w:rPr>
        <w:t xml:space="preserve"> </w:t>
      </w:r>
      <w:r w:rsidRPr="00B51FA5">
        <w:rPr>
          <w:rFonts w:ascii="Times New Roman" w:hint="eastAsia"/>
          <w:sz w:val="23"/>
          <w:szCs w:val="23"/>
        </w:rPr>
        <w:t>법률자문비용</w:t>
      </w:r>
      <w:r w:rsidRPr="00B51FA5">
        <w:rPr>
          <w:rFonts w:ascii="Times New Roman" w:hint="eastAsia"/>
          <w:sz w:val="23"/>
          <w:szCs w:val="23"/>
        </w:rPr>
        <w:t xml:space="preserve">, </w:t>
      </w:r>
      <w:r w:rsidRPr="00B51FA5">
        <w:rPr>
          <w:rFonts w:ascii="Times New Roman" w:hint="eastAsia"/>
          <w:sz w:val="23"/>
          <w:szCs w:val="23"/>
        </w:rPr>
        <w:t>소송비용</w:t>
      </w:r>
      <w:r w:rsidRPr="00B51FA5">
        <w:rPr>
          <w:rFonts w:ascii="Times New Roman" w:hint="eastAsia"/>
          <w:sz w:val="23"/>
          <w:szCs w:val="23"/>
        </w:rPr>
        <w:t xml:space="preserve"> </w:t>
      </w:r>
      <w:r w:rsidRPr="00B51FA5">
        <w:rPr>
          <w:rFonts w:ascii="Times New Roman" w:hint="eastAsia"/>
          <w:sz w:val="23"/>
          <w:szCs w:val="23"/>
        </w:rPr>
        <w:t>기타</w:t>
      </w:r>
      <w:r w:rsidRPr="00B51FA5">
        <w:rPr>
          <w:rFonts w:ascii="Times New Roman" w:hint="eastAsia"/>
          <w:sz w:val="23"/>
          <w:szCs w:val="23"/>
        </w:rPr>
        <w:t xml:space="preserve"> </w:t>
      </w:r>
      <w:r w:rsidRPr="00B51FA5">
        <w:rPr>
          <w:rFonts w:ascii="Times New Roman" w:hint="eastAsia"/>
          <w:sz w:val="23"/>
          <w:szCs w:val="23"/>
        </w:rPr>
        <w:t>합리적인</w:t>
      </w:r>
      <w:r w:rsidRPr="00B51FA5">
        <w:rPr>
          <w:rFonts w:ascii="Times New Roman" w:hint="eastAsia"/>
          <w:sz w:val="23"/>
          <w:szCs w:val="23"/>
        </w:rPr>
        <w:t xml:space="preserve"> </w:t>
      </w:r>
      <w:r w:rsidRPr="00B51FA5">
        <w:rPr>
          <w:rFonts w:ascii="Times New Roman" w:hint="eastAsia"/>
          <w:sz w:val="23"/>
          <w:szCs w:val="23"/>
        </w:rPr>
        <w:t>비용</w:t>
      </w:r>
      <w:r w:rsidRPr="00B51FA5">
        <w:rPr>
          <w:rFonts w:ascii="Times New Roman" w:hint="eastAsia"/>
          <w:sz w:val="23"/>
          <w:szCs w:val="23"/>
        </w:rPr>
        <w:t xml:space="preserve"> </w:t>
      </w:r>
      <w:r w:rsidRPr="00B51FA5">
        <w:rPr>
          <w:rFonts w:ascii="Times New Roman" w:hint="eastAsia"/>
          <w:sz w:val="23"/>
          <w:szCs w:val="23"/>
        </w:rPr>
        <w:t>상당액은</w:t>
      </w:r>
      <w:r w:rsidRPr="00B51FA5">
        <w:rPr>
          <w:rFonts w:ascii="Times New Roman" w:hint="eastAsia"/>
          <w:sz w:val="23"/>
          <w:szCs w:val="23"/>
        </w:rPr>
        <w:t xml:space="preserve"> </w:t>
      </w:r>
      <w:r w:rsidRPr="00B51FA5">
        <w:rPr>
          <w:rFonts w:ascii="Times New Roman" w:hint="eastAsia"/>
          <w:sz w:val="23"/>
          <w:szCs w:val="23"/>
        </w:rPr>
        <w:t>공제함</w:t>
      </w:r>
      <w:r w:rsidRPr="00B51FA5">
        <w:rPr>
          <w:rFonts w:ascii="Times New Roman" w:hint="eastAsia"/>
          <w:sz w:val="23"/>
          <w:szCs w:val="23"/>
        </w:rPr>
        <w:t>)</w:t>
      </w:r>
      <w:r w:rsidRPr="00B51FA5">
        <w:rPr>
          <w:rFonts w:ascii="Times New Roman" w:hint="eastAsia"/>
          <w:sz w:val="23"/>
          <w:szCs w:val="23"/>
        </w:rPr>
        <w:t>만큼</w:t>
      </w:r>
      <w:r w:rsidRPr="00B51FA5">
        <w:rPr>
          <w:rFonts w:ascii="Times New Roman" w:hint="eastAsia"/>
          <w:sz w:val="23"/>
          <w:szCs w:val="23"/>
        </w:rPr>
        <w:t xml:space="preserve"> </w:t>
      </w:r>
      <w:r w:rsidRPr="00B51FA5">
        <w:rPr>
          <w:rFonts w:ascii="Times New Roman" w:hint="eastAsia"/>
          <w:sz w:val="23"/>
          <w:szCs w:val="23"/>
        </w:rPr>
        <w:t>배상당사자가</w:t>
      </w:r>
      <w:r w:rsidRPr="00B51FA5">
        <w:rPr>
          <w:rFonts w:ascii="Times New Roman" w:hint="eastAsia"/>
          <w:sz w:val="23"/>
          <w:szCs w:val="23"/>
        </w:rPr>
        <w:t xml:space="preserve"> </w:t>
      </w:r>
      <w:r w:rsidRPr="00B51FA5">
        <w:rPr>
          <w:rFonts w:ascii="Times New Roman" w:hint="eastAsia"/>
          <w:sz w:val="23"/>
          <w:szCs w:val="23"/>
        </w:rPr>
        <w:t>피배상당사자에게</w:t>
      </w:r>
      <w:r w:rsidRPr="00B51FA5">
        <w:rPr>
          <w:rFonts w:ascii="Times New Roman" w:hint="eastAsia"/>
          <w:sz w:val="23"/>
          <w:szCs w:val="23"/>
        </w:rPr>
        <w:t xml:space="preserve"> </w:t>
      </w:r>
      <w:r w:rsidRPr="00B51FA5">
        <w:rPr>
          <w:rFonts w:ascii="Times New Roman" w:hint="eastAsia"/>
          <w:sz w:val="23"/>
          <w:szCs w:val="23"/>
        </w:rPr>
        <w:t>지급할</w:t>
      </w:r>
      <w:r w:rsidRPr="00B51FA5">
        <w:rPr>
          <w:rFonts w:ascii="Times New Roman" w:hint="eastAsia"/>
          <w:sz w:val="23"/>
          <w:szCs w:val="23"/>
        </w:rPr>
        <w:t xml:space="preserve"> </w:t>
      </w:r>
      <w:r w:rsidRPr="00B51FA5">
        <w:rPr>
          <w:rFonts w:ascii="Times New Roman" w:hint="eastAsia"/>
          <w:sz w:val="23"/>
          <w:szCs w:val="23"/>
        </w:rPr>
        <w:t>손해배상액은</w:t>
      </w:r>
      <w:r w:rsidRPr="00B51FA5">
        <w:rPr>
          <w:rFonts w:ascii="Times New Roman" w:hint="eastAsia"/>
          <w:sz w:val="23"/>
          <w:szCs w:val="23"/>
        </w:rPr>
        <w:t xml:space="preserve"> </w:t>
      </w:r>
      <w:r w:rsidRPr="00B51FA5">
        <w:rPr>
          <w:rFonts w:ascii="Times New Roman" w:hint="eastAsia"/>
          <w:sz w:val="23"/>
          <w:szCs w:val="23"/>
        </w:rPr>
        <w:t>감액된다</w:t>
      </w:r>
      <w:r w:rsidRPr="00B51FA5">
        <w:rPr>
          <w:rFonts w:ascii="Times New Roman" w:hint="eastAsia"/>
          <w:sz w:val="23"/>
          <w:szCs w:val="23"/>
        </w:rPr>
        <w:t xml:space="preserve">. </w:t>
      </w:r>
      <w:r w:rsidRPr="00B51FA5">
        <w:rPr>
          <w:rFonts w:ascii="Times New Roman" w:hint="eastAsia"/>
          <w:sz w:val="23"/>
          <w:szCs w:val="23"/>
        </w:rPr>
        <w:t>배상당사자가</w:t>
      </w:r>
      <w:r w:rsidRPr="00B51FA5">
        <w:rPr>
          <w:rFonts w:ascii="Times New Roman" w:hint="eastAsia"/>
          <w:sz w:val="23"/>
          <w:szCs w:val="23"/>
        </w:rPr>
        <w:t xml:space="preserve"> </w:t>
      </w: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계약에</w:t>
      </w:r>
      <w:r w:rsidRPr="00B51FA5">
        <w:rPr>
          <w:rFonts w:ascii="Times New Roman" w:hint="eastAsia"/>
          <w:sz w:val="23"/>
          <w:szCs w:val="23"/>
        </w:rPr>
        <w:t xml:space="preserve"> </w:t>
      </w:r>
      <w:r w:rsidRPr="00B51FA5">
        <w:rPr>
          <w:rFonts w:ascii="Times New Roman" w:hint="eastAsia"/>
          <w:sz w:val="23"/>
          <w:szCs w:val="23"/>
        </w:rPr>
        <w:t>따른</w:t>
      </w:r>
      <w:r w:rsidRPr="00B51FA5">
        <w:rPr>
          <w:rFonts w:ascii="Times New Roman" w:hint="eastAsia"/>
          <w:sz w:val="23"/>
          <w:szCs w:val="23"/>
        </w:rPr>
        <w:t xml:space="preserve"> </w:t>
      </w:r>
      <w:r w:rsidRPr="00B51FA5">
        <w:rPr>
          <w:rFonts w:ascii="Times New Roman" w:hint="eastAsia"/>
          <w:sz w:val="23"/>
          <w:szCs w:val="23"/>
        </w:rPr>
        <w:t>손해배상책임을</w:t>
      </w:r>
      <w:r w:rsidRPr="00B51FA5">
        <w:rPr>
          <w:rFonts w:ascii="Times New Roman" w:hint="eastAsia"/>
          <w:sz w:val="23"/>
          <w:szCs w:val="23"/>
        </w:rPr>
        <w:t xml:space="preserve"> </w:t>
      </w:r>
      <w:r w:rsidRPr="00B51FA5">
        <w:rPr>
          <w:rFonts w:ascii="Times New Roman" w:hint="eastAsia"/>
          <w:sz w:val="23"/>
          <w:szCs w:val="23"/>
        </w:rPr>
        <w:t>이행한</w:t>
      </w:r>
      <w:r w:rsidRPr="00B51FA5">
        <w:rPr>
          <w:rFonts w:ascii="Times New Roman" w:hint="eastAsia"/>
          <w:sz w:val="23"/>
          <w:szCs w:val="23"/>
        </w:rPr>
        <w:t xml:space="preserve"> </w:t>
      </w:r>
      <w:r w:rsidRPr="00B51FA5">
        <w:rPr>
          <w:rFonts w:ascii="Times New Roman" w:hint="eastAsia"/>
          <w:sz w:val="23"/>
          <w:szCs w:val="23"/>
        </w:rPr>
        <w:t>이후</w:t>
      </w:r>
      <w:r w:rsidRPr="00B51FA5">
        <w:rPr>
          <w:rFonts w:ascii="Times New Roman" w:hint="eastAsia"/>
          <w:sz w:val="23"/>
          <w:szCs w:val="23"/>
        </w:rPr>
        <w:t xml:space="preserve"> </w:t>
      </w:r>
      <w:r w:rsidRPr="00B51FA5">
        <w:rPr>
          <w:rFonts w:ascii="Times New Roman" w:hint="eastAsia"/>
          <w:sz w:val="23"/>
          <w:szCs w:val="23"/>
        </w:rPr>
        <w:t>피배상당사자가</w:t>
      </w:r>
      <w:r w:rsidRPr="00B51FA5">
        <w:rPr>
          <w:rFonts w:ascii="Times New Roman" w:hint="eastAsia"/>
          <w:sz w:val="23"/>
          <w:szCs w:val="23"/>
        </w:rPr>
        <w:t xml:space="preserve"> </w:t>
      </w: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계약에</w:t>
      </w:r>
      <w:r w:rsidRPr="00B51FA5">
        <w:rPr>
          <w:rFonts w:ascii="Times New Roman" w:hint="eastAsia"/>
          <w:sz w:val="23"/>
          <w:szCs w:val="23"/>
        </w:rPr>
        <w:t xml:space="preserve"> </w:t>
      </w:r>
      <w:r w:rsidRPr="00B51FA5">
        <w:rPr>
          <w:rFonts w:ascii="Times New Roman" w:hint="eastAsia"/>
          <w:sz w:val="23"/>
          <w:szCs w:val="23"/>
        </w:rPr>
        <w:t>따라</w:t>
      </w:r>
      <w:r w:rsidRPr="00B51FA5">
        <w:rPr>
          <w:rFonts w:ascii="Times New Roman" w:hint="eastAsia"/>
          <w:sz w:val="23"/>
          <w:szCs w:val="23"/>
        </w:rPr>
        <w:t xml:space="preserve"> </w:t>
      </w:r>
      <w:proofErr w:type="spellStart"/>
      <w:r w:rsidRPr="00B51FA5">
        <w:rPr>
          <w:rFonts w:ascii="Times New Roman" w:hint="eastAsia"/>
          <w:sz w:val="23"/>
          <w:szCs w:val="23"/>
        </w:rPr>
        <w:t>배상되는</w:t>
      </w:r>
      <w:proofErr w:type="spellEnd"/>
      <w:r w:rsidRPr="00B51FA5">
        <w:rPr>
          <w:rFonts w:ascii="Times New Roman" w:hint="eastAsia"/>
          <w:sz w:val="23"/>
          <w:szCs w:val="23"/>
        </w:rPr>
        <w:t xml:space="preserve"> </w:t>
      </w:r>
      <w:r w:rsidRPr="00B51FA5">
        <w:rPr>
          <w:rFonts w:ascii="Times New Roman" w:hint="eastAsia"/>
          <w:sz w:val="23"/>
          <w:szCs w:val="23"/>
        </w:rPr>
        <w:t>손해에</w:t>
      </w:r>
      <w:r w:rsidRPr="00B51FA5">
        <w:rPr>
          <w:rFonts w:ascii="Times New Roman" w:hint="eastAsia"/>
          <w:sz w:val="23"/>
          <w:szCs w:val="23"/>
        </w:rPr>
        <w:t xml:space="preserve"> </w:t>
      </w:r>
      <w:r w:rsidRPr="00B51FA5">
        <w:rPr>
          <w:rFonts w:ascii="Times New Roman" w:hint="eastAsia"/>
          <w:sz w:val="23"/>
          <w:szCs w:val="23"/>
        </w:rPr>
        <w:t>대하여</w:t>
      </w:r>
      <w:r w:rsidRPr="00B51FA5">
        <w:rPr>
          <w:rFonts w:ascii="Times New Roman" w:hint="eastAsia"/>
          <w:sz w:val="23"/>
          <w:szCs w:val="23"/>
        </w:rPr>
        <w:t xml:space="preserve"> </w:t>
      </w:r>
      <w:r w:rsidRPr="00B51FA5">
        <w:rPr>
          <w:rFonts w:ascii="Times New Roman" w:hint="eastAsia"/>
          <w:sz w:val="23"/>
          <w:szCs w:val="23"/>
        </w:rPr>
        <w:t>제</w:t>
      </w:r>
      <w:r w:rsidRPr="00B51FA5">
        <w:rPr>
          <w:rFonts w:ascii="Times New Roman" w:hint="eastAsia"/>
          <w:sz w:val="23"/>
          <w:szCs w:val="23"/>
        </w:rPr>
        <w:t>3</w:t>
      </w:r>
      <w:r w:rsidRPr="00B51FA5">
        <w:rPr>
          <w:rFonts w:ascii="Times New Roman" w:hint="eastAsia"/>
          <w:sz w:val="23"/>
          <w:szCs w:val="23"/>
        </w:rPr>
        <w:t>자로부터</w:t>
      </w:r>
      <w:r w:rsidRPr="00B51FA5">
        <w:rPr>
          <w:rFonts w:ascii="Times New Roman" w:hint="eastAsia"/>
          <w:sz w:val="23"/>
          <w:szCs w:val="23"/>
        </w:rPr>
        <w:t xml:space="preserve"> </w:t>
      </w:r>
      <w:r w:rsidRPr="00B51FA5">
        <w:rPr>
          <w:rFonts w:ascii="Times New Roman" w:hint="eastAsia"/>
          <w:sz w:val="23"/>
          <w:szCs w:val="23"/>
        </w:rPr>
        <w:t>보험금</w:t>
      </w:r>
      <w:r w:rsidRPr="00B51FA5">
        <w:rPr>
          <w:rFonts w:ascii="Times New Roman" w:hint="eastAsia"/>
          <w:sz w:val="23"/>
          <w:szCs w:val="23"/>
        </w:rPr>
        <w:t xml:space="preserve"> </w:t>
      </w:r>
      <w:r w:rsidRPr="00B51FA5">
        <w:rPr>
          <w:rFonts w:ascii="Times New Roman" w:hint="eastAsia"/>
          <w:sz w:val="23"/>
          <w:szCs w:val="23"/>
        </w:rPr>
        <w:t>등의</w:t>
      </w:r>
      <w:r w:rsidRPr="00B51FA5">
        <w:rPr>
          <w:rFonts w:ascii="Times New Roman" w:hint="eastAsia"/>
          <w:sz w:val="23"/>
          <w:szCs w:val="23"/>
        </w:rPr>
        <w:t xml:space="preserve"> </w:t>
      </w:r>
      <w:r w:rsidRPr="00B51FA5">
        <w:rPr>
          <w:rFonts w:ascii="Times New Roman" w:hint="eastAsia"/>
          <w:sz w:val="23"/>
          <w:szCs w:val="23"/>
        </w:rPr>
        <w:t>금전이나</w:t>
      </w:r>
      <w:r w:rsidRPr="00B51FA5">
        <w:rPr>
          <w:rFonts w:ascii="Times New Roman" w:hint="eastAsia"/>
          <w:sz w:val="23"/>
          <w:szCs w:val="23"/>
        </w:rPr>
        <w:t xml:space="preserve"> </w:t>
      </w:r>
      <w:r w:rsidRPr="00B51FA5">
        <w:rPr>
          <w:rFonts w:ascii="Times New Roman" w:hint="eastAsia"/>
          <w:sz w:val="23"/>
          <w:szCs w:val="23"/>
        </w:rPr>
        <w:t>이익을</w:t>
      </w:r>
      <w:r w:rsidRPr="00B51FA5">
        <w:rPr>
          <w:rFonts w:ascii="Times New Roman" w:hint="eastAsia"/>
          <w:sz w:val="23"/>
          <w:szCs w:val="23"/>
        </w:rPr>
        <w:t xml:space="preserve"> </w:t>
      </w:r>
      <w:r w:rsidRPr="00B51FA5">
        <w:rPr>
          <w:rFonts w:ascii="Times New Roman" w:hint="eastAsia"/>
          <w:sz w:val="23"/>
          <w:szCs w:val="23"/>
        </w:rPr>
        <w:t>지급</w:t>
      </w:r>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제공받는</w:t>
      </w:r>
      <w:r w:rsidRPr="00B51FA5">
        <w:rPr>
          <w:rFonts w:ascii="Times New Roman" w:hint="eastAsia"/>
          <w:sz w:val="23"/>
          <w:szCs w:val="23"/>
        </w:rPr>
        <w:t xml:space="preserve"> </w:t>
      </w:r>
      <w:r w:rsidRPr="00B51FA5">
        <w:rPr>
          <w:rFonts w:ascii="Times New Roman" w:hint="eastAsia"/>
          <w:sz w:val="23"/>
          <w:szCs w:val="23"/>
        </w:rPr>
        <w:t>경우</w:t>
      </w:r>
      <w:r w:rsidRPr="00B51FA5">
        <w:rPr>
          <w:rFonts w:ascii="Times New Roman" w:hint="eastAsia"/>
          <w:sz w:val="23"/>
          <w:szCs w:val="23"/>
        </w:rPr>
        <w:t xml:space="preserve">, </w:t>
      </w:r>
      <w:r w:rsidRPr="00B51FA5">
        <w:rPr>
          <w:rFonts w:ascii="Times New Roman" w:hint="eastAsia"/>
          <w:sz w:val="23"/>
          <w:szCs w:val="23"/>
        </w:rPr>
        <w:t>피배상당사자는</w:t>
      </w:r>
      <w:r w:rsidRPr="00B51FA5">
        <w:rPr>
          <w:rFonts w:ascii="Times New Roman" w:hint="eastAsia"/>
          <w:sz w:val="23"/>
          <w:szCs w:val="23"/>
        </w:rPr>
        <w:t xml:space="preserve"> </w:t>
      </w:r>
      <w:r w:rsidRPr="00B51FA5">
        <w:rPr>
          <w:rFonts w:ascii="Times New Roman" w:hint="eastAsia"/>
          <w:sz w:val="23"/>
          <w:szCs w:val="23"/>
        </w:rPr>
        <w:t>지체없이</w:t>
      </w:r>
      <w:r w:rsidRPr="00B51FA5">
        <w:rPr>
          <w:rFonts w:ascii="Times New Roman" w:hint="eastAsia"/>
          <w:sz w:val="23"/>
          <w:szCs w:val="23"/>
        </w:rPr>
        <w:t xml:space="preserve"> </w:t>
      </w:r>
      <w:r w:rsidRPr="00B51FA5">
        <w:rPr>
          <w:rFonts w:ascii="Times New Roman" w:hint="eastAsia"/>
          <w:sz w:val="23"/>
          <w:szCs w:val="23"/>
        </w:rPr>
        <w:t>배상당사자로부터</w:t>
      </w:r>
      <w:r w:rsidRPr="00B51FA5">
        <w:rPr>
          <w:rFonts w:ascii="Times New Roman" w:hint="eastAsia"/>
          <w:sz w:val="23"/>
          <w:szCs w:val="23"/>
        </w:rPr>
        <w:t xml:space="preserve"> </w:t>
      </w:r>
      <w:proofErr w:type="spellStart"/>
      <w:r w:rsidRPr="00B51FA5">
        <w:rPr>
          <w:rFonts w:ascii="Times New Roman" w:hint="eastAsia"/>
          <w:sz w:val="23"/>
          <w:szCs w:val="23"/>
        </w:rPr>
        <w:t>배상받은</w:t>
      </w:r>
      <w:proofErr w:type="spellEnd"/>
      <w:r w:rsidRPr="00B51FA5">
        <w:rPr>
          <w:rFonts w:ascii="Times New Roman" w:hint="eastAsia"/>
          <w:sz w:val="23"/>
          <w:szCs w:val="23"/>
        </w:rPr>
        <w:t xml:space="preserve"> </w:t>
      </w:r>
      <w:r w:rsidRPr="00B51FA5">
        <w:rPr>
          <w:rFonts w:ascii="Times New Roman" w:hint="eastAsia"/>
          <w:sz w:val="23"/>
          <w:szCs w:val="23"/>
        </w:rPr>
        <w:t>금액과</w:t>
      </w:r>
      <w:r w:rsidRPr="00B51FA5">
        <w:rPr>
          <w:rFonts w:ascii="Times New Roman" w:hint="eastAsia"/>
          <w:sz w:val="23"/>
          <w:szCs w:val="23"/>
        </w:rPr>
        <w:t xml:space="preserve"> </w:t>
      </w:r>
      <w:r w:rsidRPr="00B51FA5">
        <w:rPr>
          <w:rFonts w:ascii="Times New Roman" w:hint="eastAsia"/>
          <w:sz w:val="23"/>
          <w:szCs w:val="23"/>
        </w:rPr>
        <w:t>제</w:t>
      </w:r>
      <w:r w:rsidRPr="00B51FA5">
        <w:rPr>
          <w:rFonts w:ascii="Times New Roman" w:hint="eastAsia"/>
          <w:sz w:val="23"/>
          <w:szCs w:val="23"/>
        </w:rPr>
        <w:t>3</w:t>
      </w:r>
      <w:r w:rsidRPr="00B51FA5">
        <w:rPr>
          <w:rFonts w:ascii="Times New Roman" w:hint="eastAsia"/>
          <w:sz w:val="23"/>
          <w:szCs w:val="23"/>
        </w:rPr>
        <w:t>자로부터</w:t>
      </w:r>
      <w:r w:rsidRPr="00B51FA5">
        <w:rPr>
          <w:rFonts w:ascii="Times New Roman" w:hint="eastAsia"/>
          <w:sz w:val="23"/>
          <w:szCs w:val="23"/>
        </w:rPr>
        <w:t xml:space="preserve"> </w:t>
      </w:r>
      <w:r w:rsidRPr="00B51FA5">
        <w:rPr>
          <w:rFonts w:ascii="Times New Roman" w:hint="eastAsia"/>
          <w:sz w:val="23"/>
          <w:szCs w:val="23"/>
        </w:rPr>
        <w:t>지급</w:t>
      </w:r>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제공받은</w:t>
      </w:r>
      <w:r w:rsidRPr="00B51FA5">
        <w:rPr>
          <w:rFonts w:ascii="Times New Roman" w:hint="eastAsia"/>
          <w:sz w:val="23"/>
          <w:szCs w:val="23"/>
        </w:rPr>
        <w:t xml:space="preserve"> </w:t>
      </w:r>
      <w:r w:rsidRPr="00B51FA5">
        <w:rPr>
          <w:rFonts w:ascii="Times New Roman" w:hint="eastAsia"/>
          <w:sz w:val="23"/>
          <w:szCs w:val="23"/>
        </w:rPr>
        <w:t>금전이나</w:t>
      </w:r>
      <w:r w:rsidRPr="00B51FA5">
        <w:rPr>
          <w:rFonts w:ascii="Times New Roman" w:hint="eastAsia"/>
          <w:sz w:val="23"/>
          <w:szCs w:val="23"/>
        </w:rPr>
        <w:t xml:space="preserve"> </w:t>
      </w:r>
      <w:r w:rsidRPr="00B51FA5">
        <w:rPr>
          <w:rFonts w:ascii="Times New Roman" w:hint="eastAsia"/>
          <w:sz w:val="23"/>
          <w:szCs w:val="23"/>
        </w:rPr>
        <w:t>이익의</w:t>
      </w:r>
      <w:r w:rsidRPr="00B51FA5">
        <w:rPr>
          <w:rFonts w:ascii="Times New Roman" w:hint="eastAsia"/>
          <w:sz w:val="23"/>
          <w:szCs w:val="23"/>
        </w:rPr>
        <w:t xml:space="preserve"> </w:t>
      </w:r>
      <w:r w:rsidRPr="00B51FA5">
        <w:rPr>
          <w:rFonts w:ascii="Times New Roman" w:hint="eastAsia"/>
          <w:sz w:val="23"/>
          <w:szCs w:val="23"/>
        </w:rPr>
        <w:t>액수</w:t>
      </w:r>
      <w:r w:rsidRPr="00B51FA5">
        <w:rPr>
          <w:rFonts w:ascii="Times New Roman" w:hint="eastAsia"/>
          <w:sz w:val="23"/>
          <w:szCs w:val="23"/>
        </w:rPr>
        <w:t xml:space="preserve"> </w:t>
      </w:r>
      <w:r w:rsidRPr="00B51FA5">
        <w:rPr>
          <w:rFonts w:ascii="Times New Roman" w:hint="eastAsia"/>
          <w:sz w:val="23"/>
          <w:szCs w:val="23"/>
        </w:rPr>
        <w:t>합계에서</w:t>
      </w:r>
      <w:r w:rsidRPr="00B51FA5">
        <w:rPr>
          <w:rFonts w:ascii="Times New Roman" w:hint="eastAsia"/>
          <w:sz w:val="23"/>
          <w:szCs w:val="23"/>
        </w:rPr>
        <w:t xml:space="preserve"> </w:t>
      </w:r>
      <w:r w:rsidRPr="00B51FA5">
        <w:rPr>
          <w:rFonts w:ascii="Times New Roman" w:hint="eastAsia"/>
          <w:sz w:val="23"/>
          <w:szCs w:val="23"/>
        </w:rPr>
        <w:t>실제</w:t>
      </w:r>
      <w:r w:rsidRPr="00B51FA5">
        <w:rPr>
          <w:rFonts w:ascii="Times New Roman" w:hint="eastAsia"/>
          <w:sz w:val="23"/>
          <w:szCs w:val="23"/>
        </w:rPr>
        <w:t xml:space="preserve"> </w:t>
      </w:r>
      <w:r w:rsidRPr="00B51FA5">
        <w:rPr>
          <w:rFonts w:ascii="Times New Roman" w:hint="eastAsia"/>
          <w:sz w:val="23"/>
          <w:szCs w:val="23"/>
        </w:rPr>
        <w:t>피배상당사자에게</w:t>
      </w:r>
      <w:r w:rsidRPr="00B51FA5">
        <w:rPr>
          <w:rFonts w:ascii="Times New Roman" w:hint="eastAsia"/>
          <w:sz w:val="23"/>
          <w:szCs w:val="23"/>
        </w:rPr>
        <w:t xml:space="preserve"> </w:t>
      </w:r>
      <w:r w:rsidRPr="00B51FA5">
        <w:rPr>
          <w:rFonts w:ascii="Times New Roman" w:hint="eastAsia"/>
          <w:sz w:val="23"/>
          <w:szCs w:val="23"/>
        </w:rPr>
        <w:t>발생한</w:t>
      </w:r>
      <w:r w:rsidRPr="00B51FA5">
        <w:rPr>
          <w:rFonts w:ascii="Times New Roman" w:hint="eastAsia"/>
          <w:sz w:val="23"/>
          <w:szCs w:val="23"/>
        </w:rPr>
        <w:t xml:space="preserve"> </w:t>
      </w:r>
      <w:r w:rsidRPr="00B51FA5">
        <w:rPr>
          <w:rFonts w:ascii="Times New Roman" w:hint="eastAsia"/>
          <w:sz w:val="23"/>
          <w:szCs w:val="23"/>
        </w:rPr>
        <w:t>손해를</w:t>
      </w:r>
      <w:r w:rsidRPr="00B51FA5">
        <w:rPr>
          <w:rFonts w:ascii="Times New Roman" w:hint="eastAsia"/>
          <w:sz w:val="23"/>
          <w:szCs w:val="23"/>
        </w:rPr>
        <w:t xml:space="preserve"> </w:t>
      </w:r>
      <w:r w:rsidRPr="00B51FA5">
        <w:rPr>
          <w:rFonts w:ascii="Times New Roman" w:hint="eastAsia"/>
          <w:sz w:val="23"/>
          <w:szCs w:val="23"/>
        </w:rPr>
        <w:t>초과하는</w:t>
      </w:r>
      <w:r w:rsidRPr="00B51FA5">
        <w:rPr>
          <w:rFonts w:ascii="Times New Roman" w:hint="eastAsia"/>
          <w:sz w:val="23"/>
          <w:szCs w:val="23"/>
        </w:rPr>
        <w:t xml:space="preserve"> </w:t>
      </w:r>
      <w:r w:rsidRPr="00B51FA5">
        <w:rPr>
          <w:rFonts w:ascii="Times New Roman" w:hint="eastAsia"/>
          <w:sz w:val="23"/>
          <w:szCs w:val="23"/>
        </w:rPr>
        <w:t>금액을</w:t>
      </w:r>
      <w:r w:rsidRPr="00B51FA5">
        <w:rPr>
          <w:rFonts w:ascii="Times New Roman" w:hint="eastAsia"/>
          <w:sz w:val="23"/>
          <w:szCs w:val="23"/>
        </w:rPr>
        <w:t xml:space="preserve"> </w:t>
      </w:r>
      <w:r w:rsidRPr="00B51FA5">
        <w:rPr>
          <w:rFonts w:ascii="Times New Roman" w:hint="eastAsia"/>
          <w:sz w:val="23"/>
          <w:szCs w:val="23"/>
        </w:rPr>
        <w:t>배상당사자에게</w:t>
      </w:r>
      <w:r w:rsidRPr="00B51FA5">
        <w:rPr>
          <w:rFonts w:ascii="Times New Roman" w:hint="eastAsia"/>
          <w:sz w:val="23"/>
          <w:szCs w:val="23"/>
        </w:rPr>
        <w:t xml:space="preserve"> </w:t>
      </w:r>
      <w:r w:rsidRPr="00B51FA5">
        <w:rPr>
          <w:rFonts w:ascii="Times New Roman" w:hint="eastAsia"/>
          <w:sz w:val="23"/>
          <w:szCs w:val="23"/>
        </w:rPr>
        <w:t>지급하여야</w:t>
      </w:r>
      <w:r w:rsidRPr="00B51FA5">
        <w:rPr>
          <w:rFonts w:ascii="Times New Roman" w:hint="eastAsia"/>
          <w:sz w:val="23"/>
          <w:szCs w:val="23"/>
        </w:rPr>
        <w:t xml:space="preserve"> </w:t>
      </w:r>
      <w:r w:rsidRPr="00B51FA5">
        <w:rPr>
          <w:rFonts w:ascii="Times New Roman" w:hint="eastAsia"/>
          <w:sz w:val="23"/>
          <w:szCs w:val="23"/>
        </w:rPr>
        <w:t>한다</w:t>
      </w:r>
      <w:r w:rsidRPr="00B51FA5">
        <w:rPr>
          <w:rFonts w:ascii="Times New Roman"/>
          <w:sz w:val="23"/>
          <w:szCs w:val="23"/>
        </w:rPr>
        <w:t>.</w:t>
      </w:r>
    </w:p>
    <w:p w14:paraId="43E87F61" w14:textId="77777777" w:rsidR="00786425" w:rsidRDefault="00786425" w:rsidP="00786425">
      <w:pPr>
        <w:numPr>
          <w:ilvl w:val="1"/>
          <w:numId w:val="12"/>
        </w:numPr>
        <w:snapToGrid w:val="0"/>
        <w:spacing w:before="180" w:after="180" w:line="360" w:lineRule="atLeast"/>
        <w:rPr>
          <w:rFonts w:ascii="Times New Roman"/>
          <w:sz w:val="23"/>
          <w:szCs w:val="23"/>
        </w:rPr>
      </w:pPr>
      <w:r w:rsidRPr="00B51FA5">
        <w:rPr>
          <w:rFonts w:ascii="Times New Roman"/>
          <w:sz w:val="23"/>
          <w:szCs w:val="23"/>
          <w:u w:val="single"/>
        </w:rPr>
        <w:t>제</w:t>
      </w:r>
      <w:r w:rsidRPr="00B51FA5">
        <w:rPr>
          <w:rFonts w:ascii="Times New Roman"/>
          <w:sz w:val="23"/>
          <w:szCs w:val="23"/>
          <w:u w:val="single"/>
        </w:rPr>
        <w:t>3</w:t>
      </w:r>
      <w:r w:rsidRPr="00B51FA5">
        <w:rPr>
          <w:rFonts w:ascii="Times New Roman"/>
          <w:sz w:val="23"/>
          <w:szCs w:val="23"/>
          <w:u w:val="single"/>
        </w:rPr>
        <w:t>자의</w:t>
      </w:r>
      <w:r w:rsidRPr="00B51FA5">
        <w:rPr>
          <w:rFonts w:ascii="Times New Roman"/>
          <w:sz w:val="23"/>
          <w:szCs w:val="23"/>
          <w:u w:val="single"/>
        </w:rPr>
        <w:t xml:space="preserve"> </w:t>
      </w:r>
      <w:r w:rsidRPr="00B51FA5">
        <w:rPr>
          <w:rFonts w:ascii="Times New Roman"/>
          <w:sz w:val="23"/>
          <w:szCs w:val="23"/>
          <w:u w:val="single"/>
        </w:rPr>
        <w:t>청구</w:t>
      </w:r>
      <w:r w:rsidRPr="00B51FA5">
        <w:rPr>
          <w:rFonts w:ascii="Times New Roman"/>
          <w:sz w:val="23"/>
          <w:szCs w:val="23"/>
        </w:rPr>
        <w:t xml:space="preserve">.  </w:t>
      </w:r>
      <w:r w:rsidRPr="00B51FA5">
        <w:rPr>
          <w:rFonts w:ascii="Times New Roman" w:hint="eastAsia"/>
          <w:sz w:val="23"/>
          <w:szCs w:val="23"/>
        </w:rPr>
        <w:t>피배상당사자에</w:t>
      </w:r>
      <w:r w:rsidRPr="00B51FA5">
        <w:rPr>
          <w:rFonts w:ascii="Times New Roman" w:hint="eastAsia"/>
          <w:sz w:val="23"/>
          <w:szCs w:val="23"/>
        </w:rPr>
        <w:t xml:space="preserve"> </w:t>
      </w:r>
      <w:r w:rsidRPr="00B51FA5">
        <w:rPr>
          <w:rFonts w:ascii="Times New Roman" w:hint="eastAsia"/>
          <w:sz w:val="23"/>
          <w:szCs w:val="23"/>
        </w:rPr>
        <w:t>대하여</w:t>
      </w:r>
      <w:r w:rsidRPr="00B51FA5">
        <w:rPr>
          <w:rFonts w:ascii="Times New Roman" w:hint="eastAsia"/>
          <w:sz w:val="23"/>
          <w:szCs w:val="23"/>
        </w:rPr>
        <w:t xml:space="preserve"> </w:t>
      </w:r>
      <w:r w:rsidRPr="00B51FA5">
        <w:rPr>
          <w:rFonts w:ascii="Times New Roman" w:hint="eastAsia"/>
          <w:sz w:val="23"/>
          <w:szCs w:val="23"/>
        </w:rPr>
        <w:t>제</w:t>
      </w:r>
      <w:r w:rsidRPr="00B51FA5">
        <w:rPr>
          <w:rFonts w:ascii="Times New Roman" w:hint="eastAsia"/>
          <w:sz w:val="23"/>
          <w:szCs w:val="23"/>
        </w:rPr>
        <w:t>3</w:t>
      </w:r>
      <w:r w:rsidRPr="00B51FA5">
        <w:rPr>
          <w:rFonts w:ascii="Times New Roman" w:hint="eastAsia"/>
          <w:sz w:val="23"/>
          <w:szCs w:val="23"/>
        </w:rPr>
        <w:t>자가</w:t>
      </w:r>
      <w:r w:rsidRPr="00B51FA5">
        <w:rPr>
          <w:rFonts w:ascii="Times New Roman" w:hint="eastAsia"/>
          <w:sz w:val="23"/>
          <w:szCs w:val="23"/>
        </w:rPr>
        <w:t xml:space="preserve"> </w:t>
      </w: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계약상</w:t>
      </w:r>
      <w:r w:rsidRPr="00B51FA5">
        <w:rPr>
          <w:rFonts w:ascii="Times New Roman" w:hint="eastAsia"/>
          <w:sz w:val="23"/>
          <w:szCs w:val="23"/>
        </w:rPr>
        <w:t xml:space="preserve"> </w:t>
      </w:r>
      <w:r w:rsidRPr="00B51FA5">
        <w:rPr>
          <w:rFonts w:ascii="Times New Roman" w:hint="eastAsia"/>
          <w:sz w:val="23"/>
          <w:szCs w:val="23"/>
        </w:rPr>
        <w:t>배상당사자의</w:t>
      </w:r>
      <w:r w:rsidRPr="00B51FA5">
        <w:rPr>
          <w:rFonts w:ascii="Times New Roman" w:hint="eastAsia"/>
          <w:sz w:val="23"/>
          <w:szCs w:val="23"/>
        </w:rPr>
        <w:t xml:space="preserve"> </w:t>
      </w:r>
      <w:r w:rsidRPr="00B51FA5">
        <w:rPr>
          <w:rFonts w:ascii="Times New Roman" w:hint="eastAsia"/>
          <w:sz w:val="23"/>
          <w:szCs w:val="23"/>
        </w:rPr>
        <w:t>배상책임을</w:t>
      </w:r>
      <w:r w:rsidRPr="00B51FA5">
        <w:rPr>
          <w:rFonts w:ascii="Times New Roman" w:hint="eastAsia"/>
          <w:sz w:val="23"/>
          <w:szCs w:val="23"/>
        </w:rPr>
        <w:t xml:space="preserve"> </w:t>
      </w:r>
      <w:r w:rsidRPr="00B51FA5">
        <w:rPr>
          <w:rFonts w:ascii="Times New Roman" w:hint="eastAsia"/>
          <w:sz w:val="23"/>
          <w:szCs w:val="23"/>
        </w:rPr>
        <w:t>야기할</w:t>
      </w:r>
      <w:r w:rsidRPr="00B51FA5">
        <w:rPr>
          <w:rFonts w:ascii="Times New Roman" w:hint="eastAsia"/>
          <w:sz w:val="23"/>
          <w:szCs w:val="23"/>
        </w:rPr>
        <w:t xml:space="preserve"> </w:t>
      </w:r>
      <w:r w:rsidRPr="00B51FA5">
        <w:rPr>
          <w:rFonts w:ascii="Times New Roman" w:hint="eastAsia"/>
          <w:sz w:val="23"/>
          <w:szCs w:val="23"/>
        </w:rPr>
        <w:t>가능성이</w:t>
      </w:r>
      <w:r w:rsidRPr="00B51FA5">
        <w:rPr>
          <w:rFonts w:ascii="Times New Roman" w:hint="eastAsia"/>
          <w:sz w:val="23"/>
          <w:szCs w:val="23"/>
        </w:rPr>
        <w:t xml:space="preserve"> </w:t>
      </w:r>
      <w:r w:rsidRPr="00B51FA5">
        <w:rPr>
          <w:rFonts w:ascii="Times New Roman" w:hint="eastAsia"/>
          <w:sz w:val="23"/>
          <w:szCs w:val="23"/>
        </w:rPr>
        <w:t>있는</w:t>
      </w:r>
      <w:r w:rsidRPr="00B51FA5">
        <w:rPr>
          <w:rFonts w:ascii="Times New Roman" w:hint="eastAsia"/>
          <w:sz w:val="23"/>
          <w:szCs w:val="23"/>
        </w:rPr>
        <w:t xml:space="preserve"> </w:t>
      </w:r>
      <w:r w:rsidRPr="00B51FA5">
        <w:rPr>
          <w:rFonts w:ascii="Times New Roman" w:hint="eastAsia"/>
          <w:sz w:val="23"/>
          <w:szCs w:val="23"/>
        </w:rPr>
        <w:t>청구를</w:t>
      </w:r>
      <w:r w:rsidRPr="00B51FA5">
        <w:rPr>
          <w:rFonts w:ascii="Times New Roman" w:hint="eastAsia"/>
          <w:sz w:val="23"/>
          <w:szCs w:val="23"/>
        </w:rPr>
        <w:t xml:space="preserve"> </w:t>
      </w:r>
      <w:r w:rsidRPr="00B51FA5">
        <w:rPr>
          <w:rFonts w:ascii="Times New Roman" w:hint="eastAsia"/>
          <w:sz w:val="23"/>
          <w:szCs w:val="23"/>
        </w:rPr>
        <w:t>제기하는</w:t>
      </w:r>
      <w:r w:rsidRPr="00B51FA5">
        <w:rPr>
          <w:rFonts w:ascii="Times New Roman" w:hint="eastAsia"/>
          <w:sz w:val="23"/>
          <w:szCs w:val="23"/>
        </w:rPr>
        <w:t xml:space="preserve"> </w:t>
      </w:r>
      <w:r w:rsidRPr="00B51FA5">
        <w:rPr>
          <w:rFonts w:ascii="Times New Roman" w:hint="eastAsia"/>
          <w:sz w:val="23"/>
          <w:szCs w:val="23"/>
        </w:rPr>
        <w:t>경우</w:t>
      </w:r>
      <w:r w:rsidRPr="00B51FA5">
        <w:rPr>
          <w:rFonts w:ascii="Times New Roman" w:hint="eastAsia"/>
          <w:sz w:val="23"/>
          <w:szCs w:val="23"/>
        </w:rPr>
        <w:t xml:space="preserve">, </w:t>
      </w:r>
      <w:r w:rsidRPr="00B51FA5">
        <w:rPr>
          <w:rFonts w:ascii="Times New Roman" w:hint="eastAsia"/>
          <w:sz w:val="23"/>
          <w:szCs w:val="23"/>
        </w:rPr>
        <w:t>피배상당사자는</w:t>
      </w:r>
      <w:r w:rsidRPr="00B51FA5">
        <w:rPr>
          <w:rFonts w:ascii="Times New Roman" w:hint="eastAsia"/>
          <w:sz w:val="23"/>
          <w:szCs w:val="23"/>
        </w:rPr>
        <w:t xml:space="preserve"> </w:t>
      </w:r>
      <w:r w:rsidRPr="00B51FA5">
        <w:rPr>
          <w:rFonts w:ascii="Times New Roman" w:hint="eastAsia"/>
          <w:sz w:val="23"/>
          <w:szCs w:val="23"/>
        </w:rPr>
        <w:t>그와</w:t>
      </w:r>
      <w:r w:rsidRPr="00B51FA5">
        <w:rPr>
          <w:rFonts w:ascii="Times New Roman" w:hint="eastAsia"/>
          <w:sz w:val="23"/>
          <w:szCs w:val="23"/>
        </w:rPr>
        <w:t xml:space="preserve"> </w:t>
      </w:r>
      <w:r w:rsidRPr="00B51FA5">
        <w:rPr>
          <w:rFonts w:ascii="Times New Roman" w:hint="eastAsia"/>
          <w:sz w:val="23"/>
          <w:szCs w:val="23"/>
        </w:rPr>
        <w:t>같은</w:t>
      </w:r>
      <w:r w:rsidRPr="00B51FA5">
        <w:rPr>
          <w:rFonts w:ascii="Times New Roman" w:hint="eastAsia"/>
          <w:sz w:val="23"/>
          <w:szCs w:val="23"/>
        </w:rPr>
        <w:t xml:space="preserve"> </w:t>
      </w:r>
      <w:r w:rsidRPr="00B51FA5">
        <w:rPr>
          <w:rFonts w:ascii="Times New Roman" w:hint="eastAsia"/>
          <w:sz w:val="23"/>
          <w:szCs w:val="23"/>
        </w:rPr>
        <w:t>청구를</w:t>
      </w:r>
      <w:r w:rsidRPr="00B51FA5">
        <w:rPr>
          <w:rFonts w:ascii="Times New Roman" w:hint="eastAsia"/>
          <w:sz w:val="23"/>
          <w:szCs w:val="23"/>
        </w:rPr>
        <w:t xml:space="preserve"> </w:t>
      </w:r>
      <w:r w:rsidRPr="00B51FA5">
        <w:rPr>
          <w:rFonts w:ascii="Times New Roman" w:hint="eastAsia"/>
          <w:sz w:val="23"/>
          <w:szCs w:val="23"/>
        </w:rPr>
        <w:t>실제로</w:t>
      </w:r>
      <w:r w:rsidRPr="00B51FA5">
        <w:rPr>
          <w:rFonts w:ascii="Times New Roman" w:hint="eastAsia"/>
          <w:sz w:val="23"/>
          <w:szCs w:val="23"/>
        </w:rPr>
        <w:t xml:space="preserve"> </w:t>
      </w:r>
      <w:r w:rsidRPr="00B51FA5">
        <w:rPr>
          <w:rFonts w:ascii="Times New Roman" w:hint="eastAsia"/>
          <w:sz w:val="23"/>
          <w:szCs w:val="23"/>
        </w:rPr>
        <w:t>알게</w:t>
      </w:r>
      <w:r w:rsidRPr="00B51FA5">
        <w:rPr>
          <w:rFonts w:ascii="Times New Roman" w:hint="eastAsia"/>
          <w:sz w:val="23"/>
          <w:szCs w:val="23"/>
        </w:rPr>
        <w:t xml:space="preserve"> </w:t>
      </w:r>
      <w:r w:rsidRPr="00B51FA5">
        <w:rPr>
          <w:rFonts w:ascii="Times New Roman" w:hint="eastAsia"/>
          <w:sz w:val="23"/>
          <w:szCs w:val="23"/>
        </w:rPr>
        <w:t>된</w:t>
      </w:r>
      <w:r w:rsidRPr="00B51FA5">
        <w:rPr>
          <w:rFonts w:ascii="Times New Roman" w:hint="eastAsia"/>
          <w:sz w:val="23"/>
          <w:szCs w:val="23"/>
        </w:rPr>
        <w:t xml:space="preserve"> </w:t>
      </w:r>
      <w:r w:rsidRPr="00B51FA5">
        <w:rPr>
          <w:rFonts w:ascii="Times New Roman" w:hint="eastAsia"/>
          <w:sz w:val="23"/>
          <w:szCs w:val="23"/>
        </w:rPr>
        <w:t>후</w:t>
      </w:r>
      <w:r w:rsidRPr="00B51FA5">
        <w:rPr>
          <w:rFonts w:ascii="Times New Roman" w:hint="eastAsia"/>
          <w:sz w:val="23"/>
          <w:szCs w:val="23"/>
        </w:rPr>
        <w:t xml:space="preserve"> </w:t>
      </w:r>
      <w:r w:rsidRPr="00B51FA5">
        <w:rPr>
          <w:rFonts w:ascii="Times New Roman" w:hint="eastAsia"/>
          <w:sz w:val="23"/>
          <w:szCs w:val="23"/>
        </w:rPr>
        <w:t>현실적으로</w:t>
      </w:r>
      <w:r w:rsidRPr="00B51FA5">
        <w:rPr>
          <w:rFonts w:ascii="Times New Roman" w:hint="eastAsia"/>
          <w:sz w:val="23"/>
          <w:szCs w:val="23"/>
        </w:rPr>
        <w:t xml:space="preserve"> </w:t>
      </w:r>
      <w:r w:rsidRPr="00B51FA5">
        <w:rPr>
          <w:rFonts w:ascii="Times New Roman" w:hint="eastAsia"/>
          <w:sz w:val="23"/>
          <w:szCs w:val="23"/>
        </w:rPr>
        <w:t>가능한</w:t>
      </w:r>
      <w:r w:rsidRPr="00B51FA5">
        <w:rPr>
          <w:rFonts w:ascii="Times New Roman" w:hint="eastAsia"/>
          <w:sz w:val="23"/>
          <w:szCs w:val="23"/>
        </w:rPr>
        <w:t xml:space="preserve"> </w:t>
      </w:r>
      <w:r w:rsidRPr="00B51FA5">
        <w:rPr>
          <w:rFonts w:ascii="Times New Roman" w:hint="eastAsia"/>
          <w:sz w:val="23"/>
          <w:szCs w:val="23"/>
        </w:rPr>
        <w:t>빠른</w:t>
      </w:r>
      <w:r w:rsidRPr="00B51FA5">
        <w:rPr>
          <w:rFonts w:ascii="Times New Roman" w:hint="eastAsia"/>
          <w:sz w:val="23"/>
          <w:szCs w:val="23"/>
        </w:rPr>
        <w:t xml:space="preserve"> </w:t>
      </w:r>
      <w:r w:rsidRPr="00B51FA5">
        <w:rPr>
          <w:rFonts w:ascii="Times New Roman" w:hint="eastAsia"/>
          <w:sz w:val="23"/>
          <w:szCs w:val="23"/>
        </w:rPr>
        <w:t>시간</w:t>
      </w:r>
      <w:r w:rsidRPr="00B51FA5">
        <w:rPr>
          <w:rFonts w:ascii="Times New Roman" w:hint="eastAsia"/>
          <w:sz w:val="23"/>
          <w:szCs w:val="23"/>
        </w:rPr>
        <w:t xml:space="preserve"> </w:t>
      </w:r>
      <w:r w:rsidRPr="00B51FA5">
        <w:rPr>
          <w:rFonts w:ascii="Times New Roman" w:hint="eastAsia"/>
          <w:sz w:val="23"/>
          <w:szCs w:val="23"/>
        </w:rPr>
        <w:t>내에</w:t>
      </w:r>
      <w:r w:rsidRPr="00B51FA5">
        <w:rPr>
          <w:rFonts w:ascii="Times New Roman" w:hint="eastAsia"/>
          <w:sz w:val="23"/>
          <w:szCs w:val="23"/>
        </w:rPr>
        <w:t xml:space="preserve">, </w:t>
      </w:r>
      <w:r w:rsidRPr="00B51FA5">
        <w:rPr>
          <w:rFonts w:ascii="Times New Roman" w:hint="eastAsia"/>
          <w:sz w:val="23"/>
          <w:szCs w:val="23"/>
        </w:rPr>
        <w:t>배상당사자에게</w:t>
      </w:r>
      <w:r w:rsidRPr="00B51FA5">
        <w:rPr>
          <w:rFonts w:ascii="Times New Roman" w:hint="eastAsia"/>
          <w:sz w:val="23"/>
          <w:szCs w:val="23"/>
        </w:rPr>
        <w:t xml:space="preserve"> </w:t>
      </w:r>
      <w:r w:rsidRPr="00B51FA5">
        <w:rPr>
          <w:rFonts w:ascii="Times New Roman" w:hint="eastAsia"/>
          <w:sz w:val="23"/>
          <w:szCs w:val="23"/>
        </w:rPr>
        <w:t>이를</w:t>
      </w:r>
      <w:r w:rsidRPr="00B51FA5">
        <w:rPr>
          <w:rFonts w:ascii="Times New Roman" w:hint="eastAsia"/>
          <w:sz w:val="23"/>
          <w:szCs w:val="23"/>
        </w:rPr>
        <w:t xml:space="preserve"> </w:t>
      </w:r>
      <w:r w:rsidRPr="00B51FA5">
        <w:rPr>
          <w:rFonts w:ascii="Times New Roman" w:hint="eastAsia"/>
          <w:sz w:val="23"/>
          <w:szCs w:val="23"/>
        </w:rPr>
        <w:t>알리는</w:t>
      </w:r>
      <w:r w:rsidRPr="00B51FA5">
        <w:rPr>
          <w:rFonts w:ascii="Times New Roman" w:hint="eastAsia"/>
          <w:sz w:val="23"/>
          <w:szCs w:val="23"/>
        </w:rPr>
        <w:t xml:space="preserve"> </w:t>
      </w:r>
      <w:r w:rsidRPr="00B51FA5">
        <w:rPr>
          <w:rFonts w:ascii="Times New Roman" w:hint="eastAsia"/>
          <w:sz w:val="23"/>
          <w:szCs w:val="23"/>
        </w:rPr>
        <w:t>서면</w:t>
      </w:r>
      <w:r w:rsidRPr="00B51FA5">
        <w:rPr>
          <w:rFonts w:ascii="Times New Roman" w:hint="eastAsia"/>
          <w:sz w:val="23"/>
          <w:szCs w:val="23"/>
        </w:rPr>
        <w:t xml:space="preserve"> </w:t>
      </w:r>
      <w:r w:rsidRPr="00B51FA5">
        <w:rPr>
          <w:rFonts w:ascii="Times New Roman" w:hint="eastAsia"/>
          <w:sz w:val="23"/>
          <w:szCs w:val="23"/>
        </w:rPr>
        <w:t>통지를</w:t>
      </w:r>
      <w:r w:rsidRPr="00B51FA5">
        <w:rPr>
          <w:rFonts w:ascii="Times New Roman" w:hint="eastAsia"/>
          <w:sz w:val="23"/>
          <w:szCs w:val="23"/>
        </w:rPr>
        <w:t xml:space="preserve"> </w:t>
      </w:r>
      <w:r w:rsidRPr="00B51FA5">
        <w:rPr>
          <w:rFonts w:ascii="Times New Roman" w:hint="eastAsia"/>
          <w:sz w:val="23"/>
          <w:szCs w:val="23"/>
        </w:rPr>
        <w:t>발송하여야</w:t>
      </w:r>
      <w:r w:rsidRPr="00B51FA5">
        <w:rPr>
          <w:rFonts w:ascii="Times New Roman" w:hint="eastAsia"/>
          <w:sz w:val="23"/>
          <w:szCs w:val="23"/>
        </w:rPr>
        <w:t xml:space="preserve"> </w:t>
      </w:r>
      <w:r w:rsidRPr="00B51FA5">
        <w:rPr>
          <w:rFonts w:ascii="Times New Roman" w:hint="eastAsia"/>
          <w:sz w:val="23"/>
          <w:szCs w:val="23"/>
        </w:rPr>
        <w:t>하고</w:t>
      </w:r>
      <w:r w:rsidRPr="00B51FA5">
        <w:rPr>
          <w:rFonts w:ascii="Times New Roman" w:hint="eastAsia"/>
          <w:sz w:val="23"/>
          <w:szCs w:val="23"/>
        </w:rPr>
        <w:t xml:space="preserve">, </w:t>
      </w:r>
      <w:r w:rsidRPr="00B51FA5">
        <w:rPr>
          <w:rFonts w:ascii="Times New Roman" w:hint="eastAsia"/>
          <w:sz w:val="23"/>
          <w:szCs w:val="23"/>
        </w:rPr>
        <w:t>배상당사자가</w:t>
      </w:r>
      <w:r w:rsidRPr="00B51FA5">
        <w:rPr>
          <w:rFonts w:ascii="Times New Roman" w:hint="eastAsia"/>
          <w:sz w:val="23"/>
          <w:szCs w:val="23"/>
        </w:rPr>
        <w:t xml:space="preserve"> </w:t>
      </w:r>
      <w:r w:rsidRPr="00B51FA5">
        <w:rPr>
          <w:rFonts w:ascii="Times New Roman" w:hint="eastAsia"/>
          <w:sz w:val="23"/>
          <w:szCs w:val="23"/>
        </w:rPr>
        <w:t>자신의</w:t>
      </w:r>
      <w:r w:rsidRPr="00B51FA5">
        <w:rPr>
          <w:rFonts w:ascii="Times New Roman" w:hint="eastAsia"/>
          <w:sz w:val="23"/>
          <w:szCs w:val="23"/>
        </w:rPr>
        <w:t xml:space="preserve"> </w:t>
      </w:r>
      <w:r w:rsidRPr="00B51FA5">
        <w:rPr>
          <w:rFonts w:ascii="Times New Roman" w:hint="eastAsia"/>
          <w:sz w:val="23"/>
          <w:szCs w:val="23"/>
        </w:rPr>
        <w:t>비용으로</w:t>
      </w:r>
      <w:r w:rsidRPr="00B51FA5">
        <w:rPr>
          <w:rFonts w:ascii="Times New Roman" w:hint="eastAsia"/>
          <w:sz w:val="23"/>
          <w:szCs w:val="23"/>
        </w:rPr>
        <w:t xml:space="preserve"> </w:t>
      </w:r>
      <w:r w:rsidRPr="00B51FA5">
        <w:rPr>
          <w:rFonts w:ascii="Times New Roman" w:hint="eastAsia"/>
          <w:sz w:val="23"/>
          <w:szCs w:val="23"/>
        </w:rPr>
        <w:t>해당</w:t>
      </w:r>
      <w:r w:rsidRPr="00B51FA5">
        <w:rPr>
          <w:rFonts w:ascii="Times New Roman" w:hint="eastAsia"/>
          <w:sz w:val="23"/>
          <w:szCs w:val="23"/>
        </w:rPr>
        <w:t xml:space="preserve"> </w:t>
      </w:r>
      <w:r w:rsidRPr="00B51FA5">
        <w:rPr>
          <w:rFonts w:ascii="Times New Roman" w:hint="eastAsia"/>
          <w:sz w:val="23"/>
          <w:szCs w:val="23"/>
        </w:rPr>
        <w:t>청구</w:t>
      </w:r>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그로</w:t>
      </w:r>
      <w:r w:rsidRPr="00B51FA5">
        <w:rPr>
          <w:rFonts w:ascii="Times New Roman" w:hint="eastAsia"/>
          <w:sz w:val="23"/>
          <w:szCs w:val="23"/>
        </w:rPr>
        <w:t xml:space="preserve"> </w:t>
      </w:r>
      <w:r w:rsidRPr="00B51FA5">
        <w:rPr>
          <w:rFonts w:ascii="Times New Roman" w:hint="eastAsia"/>
          <w:sz w:val="23"/>
          <w:szCs w:val="23"/>
        </w:rPr>
        <w:t>인한</w:t>
      </w:r>
      <w:r w:rsidRPr="00B51FA5">
        <w:rPr>
          <w:rFonts w:ascii="Times New Roman" w:hint="eastAsia"/>
          <w:sz w:val="23"/>
          <w:szCs w:val="23"/>
        </w:rPr>
        <w:t xml:space="preserve"> </w:t>
      </w:r>
      <w:r w:rsidRPr="00B51FA5">
        <w:rPr>
          <w:rFonts w:ascii="Times New Roman" w:hint="eastAsia"/>
          <w:sz w:val="23"/>
          <w:szCs w:val="23"/>
        </w:rPr>
        <w:t>소송의</w:t>
      </w:r>
      <w:r w:rsidRPr="00B51FA5">
        <w:rPr>
          <w:rFonts w:ascii="Times New Roman" w:hint="eastAsia"/>
          <w:sz w:val="23"/>
          <w:szCs w:val="23"/>
        </w:rPr>
        <w:t xml:space="preserve"> </w:t>
      </w:r>
      <w:r w:rsidRPr="00B51FA5">
        <w:rPr>
          <w:rFonts w:ascii="Times New Roman" w:hint="eastAsia"/>
          <w:sz w:val="23"/>
          <w:szCs w:val="23"/>
        </w:rPr>
        <w:t>방어를</w:t>
      </w:r>
      <w:r w:rsidRPr="00B51FA5">
        <w:rPr>
          <w:rFonts w:ascii="Times New Roman" w:hint="eastAsia"/>
          <w:sz w:val="23"/>
          <w:szCs w:val="23"/>
        </w:rPr>
        <w:t xml:space="preserve"> </w:t>
      </w:r>
      <w:r w:rsidRPr="00B51FA5">
        <w:rPr>
          <w:rFonts w:ascii="Times New Roman" w:hint="eastAsia"/>
          <w:sz w:val="23"/>
          <w:szCs w:val="23"/>
        </w:rPr>
        <w:t>담당할</w:t>
      </w:r>
      <w:r w:rsidRPr="00B51FA5">
        <w:rPr>
          <w:rFonts w:ascii="Times New Roman" w:hint="eastAsia"/>
          <w:sz w:val="23"/>
          <w:szCs w:val="23"/>
        </w:rPr>
        <w:t xml:space="preserve"> </w:t>
      </w:r>
      <w:r w:rsidRPr="00B51FA5">
        <w:rPr>
          <w:rFonts w:ascii="Times New Roman" w:hint="eastAsia"/>
          <w:sz w:val="23"/>
          <w:szCs w:val="23"/>
        </w:rPr>
        <w:t>수</w:t>
      </w:r>
      <w:r w:rsidRPr="00B51FA5">
        <w:rPr>
          <w:rFonts w:ascii="Times New Roman" w:hint="eastAsia"/>
          <w:sz w:val="23"/>
          <w:szCs w:val="23"/>
        </w:rPr>
        <w:t xml:space="preserve"> </w:t>
      </w:r>
      <w:r w:rsidRPr="00B51FA5">
        <w:rPr>
          <w:rFonts w:ascii="Times New Roman" w:hint="eastAsia"/>
          <w:sz w:val="23"/>
          <w:szCs w:val="23"/>
        </w:rPr>
        <w:t>있도록</w:t>
      </w:r>
      <w:r w:rsidRPr="00B51FA5">
        <w:rPr>
          <w:rFonts w:ascii="Times New Roman" w:hint="eastAsia"/>
          <w:sz w:val="23"/>
          <w:szCs w:val="23"/>
        </w:rPr>
        <w:t xml:space="preserve"> </w:t>
      </w:r>
      <w:r w:rsidRPr="00B51FA5">
        <w:rPr>
          <w:rFonts w:ascii="Times New Roman" w:hint="eastAsia"/>
          <w:sz w:val="23"/>
          <w:szCs w:val="23"/>
        </w:rPr>
        <w:t>허용하여야</w:t>
      </w:r>
      <w:r w:rsidRPr="00B51FA5">
        <w:rPr>
          <w:rFonts w:ascii="Times New Roman" w:hint="eastAsia"/>
          <w:sz w:val="23"/>
          <w:szCs w:val="23"/>
        </w:rPr>
        <w:t xml:space="preserve"> </w:t>
      </w:r>
      <w:r w:rsidRPr="00B51FA5">
        <w:rPr>
          <w:rFonts w:ascii="Times New Roman" w:hint="eastAsia"/>
          <w:sz w:val="23"/>
          <w:szCs w:val="23"/>
        </w:rPr>
        <w:t>한다</w:t>
      </w:r>
      <w:r w:rsidRPr="00B51FA5">
        <w:rPr>
          <w:rFonts w:ascii="Times New Roman" w:hint="eastAsia"/>
          <w:sz w:val="23"/>
          <w:szCs w:val="23"/>
        </w:rPr>
        <w:t xml:space="preserve">. </w:t>
      </w:r>
      <w:r w:rsidRPr="00B51FA5">
        <w:rPr>
          <w:rFonts w:ascii="Times New Roman" w:hint="eastAsia"/>
          <w:sz w:val="23"/>
          <w:szCs w:val="23"/>
        </w:rPr>
        <w:t>다만</w:t>
      </w:r>
      <w:r w:rsidRPr="00B51FA5">
        <w:rPr>
          <w:rFonts w:ascii="Times New Roman" w:hint="eastAsia"/>
          <w:sz w:val="23"/>
          <w:szCs w:val="23"/>
        </w:rPr>
        <w:t xml:space="preserve">, </w:t>
      </w:r>
      <w:r w:rsidRPr="00B51FA5">
        <w:rPr>
          <w:rFonts w:ascii="Times New Roman" w:hint="eastAsia"/>
          <w:sz w:val="23"/>
          <w:szCs w:val="23"/>
        </w:rPr>
        <w:t>이</w:t>
      </w:r>
      <w:r w:rsidRPr="00B51FA5">
        <w:rPr>
          <w:rFonts w:ascii="Times New Roman" w:hint="eastAsia"/>
          <w:sz w:val="23"/>
          <w:szCs w:val="23"/>
        </w:rPr>
        <w:t xml:space="preserve"> </w:t>
      </w:r>
      <w:r w:rsidRPr="00B51FA5">
        <w:rPr>
          <w:rFonts w:ascii="Times New Roman" w:hint="eastAsia"/>
          <w:sz w:val="23"/>
          <w:szCs w:val="23"/>
        </w:rPr>
        <w:t>경우에도</w:t>
      </w:r>
      <w:r w:rsidRPr="00B51FA5">
        <w:rPr>
          <w:rFonts w:ascii="Times New Roman" w:hint="eastAsia"/>
          <w:sz w:val="23"/>
          <w:szCs w:val="23"/>
        </w:rPr>
        <w:t xml:space="preserve"> </w:t>
      </w:r>
      <w:r w:rsidRPr="00B51FA5">
        <w:rPr>
          <w:rFonts w:ascii="Times New Roman" w:hint="eastAsia"/>
          <w:sz w:val="23"/>
          <w:szCs w:val="23"/>
        </w:rPr>
        <w:t>피배상당사자는</w:t>
      </w:r>
      <w:r w:rsidRPr="00B51FA5">
        <w:rPr>
          <w:rFonts w:ascii="Times New Roman" w:hint="eastAsia"/>
          <w:sz w:val="23"/>
          <w:szCs w:val="23"/>
        </w:rPr>
        <w:t xml:space="preserve"> </w:t>
      </w:r>
      <w:r w:rsidRPr="00B51FA5">
        <w:rPr>
          <w:rFonts w:ascii="Times New Roman" w:hint="eastAsia"/>
          <w:sz w:val="23"/>
          <w:szCs w:val="23"/>
        </w:rPr>
        <w:t>그</w:t>
      </w:r>
      <w:r w:rsidRPr="00B51FA5">
        <w:rPr>
          <w:rFonts w:ascii="Times New Roman" w:hint="eastAsia"/>
          <w:sz w:val="23"/>
          <w:szCs w:val="23"/>
        </w:rPr>
        <w:t xml:space="preserve"> </w:t>
      </w:r>
      <w:r w:rsidRPr="00B51FA5">
        <w:rPr>
          <w:rFonts w:ascii="Times New Roman" w:hint="eastAsia"/>
          <w:sz w:val="23"/>
          <w:szCs w:val="23"/>
        </w:rPr>
        <w:t>방어에</w:t>
      </w:r>
      <w:r w:rsidRPr="00B51FA5">
        <w:rPr>
          <w:rFonts w:ascii="Times New Roman" w:hint="eastAsia"/>
          <w:sz w:val="23"/>
          <w:szCs w:val="23"/>
        </w:rPr>
        <w:t xml:space="preserve"> </w:t>
      </w:r>
      <w:r w:rsidRPr="00B51FA5">
        <w:rPr>
          <w:rFonts w:ascii="Times New Roman" w:hint="eastAsia"/>
          <w:sz w:val="23"/>
          <w:szCs w:val="23"/>
        </w:rPr>
        <w:t>자신의</w:t>
      </w:r>
      <w:r w:rsidRPr="00B51FA5">
        <w:rPr>
          <w:rFonts w:ascii="Times New Roman" w:hint="eastAsia"/>
          <w:sz w:val="23"/>
          <w:szCs w:val="23"/>
        </w:rPr>
        <w:t xml:space="preserve"> </w:t>
      </w:r>
      <w:r w:rsidRPr="00B51FA5">
        <w:rPr>
          <w:rFonts w:ascii="Times New Roman" w:hint="eastAsia"/>
          <w:sz w:val="23"/>
          <w:szCs w:val="23"/>
        </w:rPr>
        <w:t>비용으로</w:t>
      </w:r>
      <w:r w:rsidRPr="00B51FA5">
        <w:rPr>
          <w:rFonts w:ascii="Times New Roman" w:hint="eastAsia"/>
          <w:sz w:val="23"/>
          <w:szCs w:val="23"/>
        </w:rPr>
        <w:t xml:space="preserve"> </w:t>
      </w:r>
      <w:r w:rsidRPr="00B51FA5">
        <w:rPr>
          <w:rFonts w:ascii="Times New Roman" w:hint="eastAsia"/>
          <w:sz w:val="23"/>
          <w:szCs w:val="23"/>
        </w:rPr>
        <w:t>참여할</w:t>
      </w:r>
      <w:r w:rsidRPr="00B51FA5">
        <w:rPr>
          <w:rFonts w:ascii="Times New Roman" w:hint="eastAsia"/>
          <w:sz w:val="23"/>
          <w:szCs w:val="23"/>
        </w:rPr>
        <w:t xml:space="preserve"> </w:t>
      </w:r>
      <w:r w:rsidRPr="00B51FA5">
        <w:rPr>
          <w:rFonts w:ascii="Times New Roman" w:hint="eastAsia"/>
          <w:sz w:val="23"/>
          <w:szCs w:val="23"/>
        </w:rPr>
        <w:t>수</w:t>
      </w:r>
      <w:r w:rsidRPr="00B51FA5">
        <w:rPr>
          <w:rFonts w:ascii="Times New Roman" w:hint="eastAsia"/>
          <w:sz w:val="23"/>
          <w:szCs w:val="23"/>
        </w:rPr>
        <w:t xml:space="preserve"> </w:t>
      </w:r>
      <w:r w:rsidRPr="00B51FA5">
        <w:rPr>
          <w:rFonts w:ascii="Times New Roman" w:hint="eastAsia"/>
          <w:sz w:val="23"/>
          <w:szCs w:val="23"/>
        </w:rPr>
        <w:t>있으며</w:t>
      </w:r>
      <w:r w:rsidRPr="00B51FA5">
        <w:rPr>
          <w:rFonts w:ascii="Times New Roman" w:hint="eastAsia"/>
          <w:sz w:val="23"/>
          <w:szCs w:val="23"/>
        </w:rPr>
        <w:t xml:space="preserve">, </w:t>
      </w:r>
      <w:r w:rsidRPr="00B51FA5">
        <w:rPr>
          <w:rFonts w:ascii="Times New Roman" w:hint="eastAsia"/>
          <w:sz w:val="23"/>
          <w:szCs w:val="23"/>
        </w:rPr>
        <w:t>배상당사자가</w:t>
      </w:r>
      <w:r w:rsidRPr="00B51FA5">
        <w:rPr>
          <w:rFonts w:ascii="Times New Roman" w:hint="eastAsia"/>
          <w:sz w:val="23"/>
          <w:szCs w:val="23"/>
        </w:rPr>
        <w:t xml:space="preserve"> </w:t>
      </w:r>
      <w:r w:rsidRPr="00B51FA5">
        <w:rPr>
          <w:rFonts w:ascii="Times New Roman" w:hint="eastAsia"/>
          <w:sz w:val="23"/>
          <w:szCs w:val="23"/>
        </w:rPr>
        <w:t>피배상당사자의</w:t>
      </w:r>
      <w:r w:rsidRPr="00B51FA5">
        <w:rPr>
          <w:rFonts w:ascii="Times New Roman" w:hint="eastAsia"/>
          <w:sz w:val="23"/>
          <w:szCs w:val="23"/>
        </w:rPr>
        <w:t xml:space="preserve"> </w:t>
      </w:r>
      <w:r w:rsidRPr="00B51FA5">
        <w:rPr>
          <w:rFonts w:ascii="Times New Roman" w:hint="eastAsia"/>
          <w:sz w:val="23"/>
          <w:szCs w:val="23"/>
        </w:rPr>
        <w:t>통지</w:t>
      </w:r>
      <w:r w:rsidRPr="00B51FA5">
        <w:rPr>
          <w:rFonts w:ascii="Times New Roman" w:hint="eastAsia"/>
          <w:sz w:val="23"/>
          <w:szCs w:val="23"/>
        </w:rPr>
        <w:t xml:space="preserve"> </w:t>
      </w:r>
      <w:r w:rsidRPr="00B51FA5">
        <w:rPr>
          <w:rFonts w:ascii="Times New Roman" w:hint="eastAsia"/>
          <w:sz w:val="23"/>
          <w:szCs w:val="23"/>
        </w:rPr>
        <w:t>해태로</w:t>
      </w:r>
      <w:r w:rsidRPr="00B51FA5">
        <w:rPr>
          <w:rFonts w:ascii="Times New Roman" w:hint="eastAsia"/>
          <w:sz w:val="23"/>
          <w:szCs w:val="23"/>
        </w:rPr>
        <w:t xml:space="preserve"> </w:t>
      </w:r>
      <w:r w:rsidRPr="00B51FA5">
        <w:rPr>
          <w:rFonts w:ascii="Times New Roman" w:hint="eastAsia"/>
          <w:sz w:val="23"/>
          <w:szCs w:val="23"/>
        </w:rPr>
        <w:t>인해</w:t>
      </w:r>
      <w:r w:rsidRPr="00B51FA5">
        <w:rPr>
          <w:rFonts w:ascii="Times New Roman" w:hint="eastAsia"/>
          <w:sz w:val="23"/>
          <w:szCs w:val="23"/>
        </w:rPr>
        <w:t xml:space="preserve"> </w:t>
      </w:r>
      <w:r w:rsidRPr="00B51FA5">
        <w:rPr>
          <w:rFonts w:ascii="Times New Roman" w:hint="eastAsia"/>
          <w:sz w:val="23"/>
          <w:szCs w:val="23"/>
        </w:rPr>
        <w:t>실제로</w:t>
      </w:r>
      <w:r w:rsidRPr="00B51FA5">
        <w:rPr>
          <w:rFonts w:ascii="Times New Roman" w:hint="eastAsia"/>
          <w:sz w:val="23"/>
          <w:szCs w:val="23"/>
        </w:rPr>
        <w:t xml:space="preserve"> </w:t>
      </w:r>
      <w:r w:rsidRPr="00B51FA5">
        <w:rPr>
          <w:rFonts w:ascii="Times New Roman" w:hint="eastAsia"/>
          <w:sz w:val="23"/>
          <w:szCs w:val="23"/>
        </w:rPr>
        <w:t>손해를</w:t>
      </w:r>
      <w:r w:rsidRPr="00B51FA5">
        <w:rPr>
          <w:rFonts w:ascii="Times New Roman" w:hint="eastAsia"/>
          <w:sz w:val="23"/>
          <w:szCs w:val="23"/>
        </w:rPr>
        <w:t xml:space="preserve"> </w:t>
      </w:r>
      <w:r w:rsidRPr="00B51FA5">
        <w:rPr>
          <w:rFonts w:ascii="Times New Roman" w:hint="eastAsia"/>
          <w:sz w:val="23"/>
          <w:szCs w:val="23"/>
        </w:rPr>
        <w:t>입은</w:t>
      </w:r>
      <w:r w:rsidRPr="00B51FA5">
        <w:rPr>
          <w:rFonts w:ascii="Times New Roman" w:hint="eastAsia"/>
          <w:sz w:val="23"/>
          <w:szCs w:val="23"/>
        </w:rPr>
        <w:t xml:space="preserve"> </w:t>
      </w:r>
      <w:r w:rsidRPr="00B51FA5">
        <w:rPr>
          <w:rFonts w:ascii="Times New Roman" w:hint="eastAsia"/>
          <w:sz w:val="23"/>
          <w:szCs w:val="23"/>
        </w:rPr>
        <w:t>경우를</w:t>
      </w:r>
      <w:r w:rsidRPr="00B51FA5">
        <w:rPr>
          <w:rFonts w:ascii="Times New Roman" w:hint="eastAsia"/>
          <w:sz w:val="23"/>
          <w:szCs w:val="23"/>
        </w:rPr>
        <w:t xml:space="preserve"> </w:t>
      </w:r>
      <w:r w:rsidRPr="00B51FA5">
        <w:rPr>
          <w:rFonts w:ascii="Times New Roman" w:hint="eastAsia"/>
          <w:sz w:val="23"/>
          <w:szCs w:val="23"/>
        </w:rPr>
        <w:t>제외하고</w:t>
      </w:r>
      <w:r w:rsidRPr="00B51FA5">
        <w:rPr>
          <w:rFonts w:ascii="Times New Roman" w:hint="eastAsia"/>
          <w:sz w:val="23"/>
          <w:szCs w:val="23"/>
        </w:rPr>
        <w:t xml:space="preserve">, </w:t>
      </w:r>
      <w:r w:rsidRPr="00B51FA5">
        <w:rPr>
          <w:rFonts w:ascii="Times New Roman" w:hint="eastAsia"/>
          <w:sz w:val="23"/>
          <w:szCs w:val="23"/>
        </w:rPr>
        <w:t>피배상당사자가</w:t>
      </w:r>
      <w:r w:rsidRPr="00B51FA5">
        <w:rPr>
          <w:rFonts w:ascii="Times New Roman" w:hint="eastAsia"/>
          <w:sz w:val="23"/>
          <w:szCs w:val="23"/>
        </w:rPr>
        <w:t xml:space="preserve"> </w:t>
      </w:r>
      <w:r w:rsidRPr="00B51FA5">
        <w:rPr>
          <w:rFonts w:ascii="Times New Roman" w:hint="eastAsia"/>
          <w:sz w:val="23"/>
          <w:szCs w:val="23"/>
        </w:rPr>
        <w:t>위의</w:t>
      </w:r>
      <w:r w:rsidRPr="00B51FA5">
        <w:rPr>
          <w:rFonts w:ascii="Times New Roman" w:hint="eastAsia"/>
          <w:sz w:val="23"/>
          <w:szCs w:val="23"/>
        </w:rPr>
        <w:t xml:space="preserve"> </w:t>
      </w:r>
      <w:r w:rsidRPr="00B51FA5">
        <w:rPr>
          <w:rFonts w:ascii="Times New Roman" w:hint="eastAsia"/>
          <w:sz w:val="23"/>
          <w:szCs w:val="23"/>
        </w:rPr>
        <w:t>통지를</w:t>
      </w:r>
      <w:r w:rsidRPr="00B51FA5">
        <w:rPr>
          <w:rFonts w:ascii="Times New Roman" w:hint="eastAsia"/>
          <w:sz w:val="23"/>
          <w:szCs w:val="23"/>
        </w:rPr>
        <w:t xml:space="preserve"> </w:t>
      </w:r>
      <w:proofErr w:type="spellStart"/>
      <w:r w:rsidRPr="00B51FA5">
        <w:rPr>
          <w:rFonts w:ascii="Times New Roman" w:hint="eastAsia"/>
          <w:sz w:val="23"/>
          <w:szCs w:val="23"/>
        </w:rPr>
        <w:t>해태한</w:t>
      </w:r>
      <w:proofErr w:type="spellEnd"/>
      <w:r w:rsidRPr="00B51FA5">
        <w:rPr>
          <w:rFonts w:ascii="Times New Roman" w:hint="eastAsia"/>
          <w:sz w:val="23"/>
          <w:szCs w:val="23"/>
        </w:rPr>
        <w:t xml:space="preserve"> </w:t>
      </w:r>
      <w:r w:rsidRPr="00B51FA5">
        <w:rPr>
          <w:rFonts w:ascii="Times New Roman" w:hint="eastAsia"/>
          <w:sz w:val="23"/>
          <w:szCs w:val="23"/>
        </w:rPr>
        <w:t>경우에도</w:t>
      </w:r>
      <w:r w:rsidRPr="00B51FA5">
        <w:rPr>
          <w:rFonts w:ascii="Times New Roman" w:hint="eastAsia"/>
          <w:sz w:val="23"/>
          <w:szCs w:val="23"/>
        </w:rPr>
        <w:t xml:space="preserve"> </w:t>
      </w:r>
      <w:r w:rsidRPr="00B51FA5">
        <w:rPr>
          <w:rFonts w:ascii="Times New Roman" w:hint="eastAsia"/>
          <w:sz w:val="23"/>
          <w:szCs w:val="23"/>
        </w:rPr>
        <w:t>배상당사자의</w:t>
      </w:r>
      <w:r w:rsidRPr="00B51FA5">
        <w:rPr>
          <w:rFonts w:ascii="Times New Roman" w:hint="eastAsia"/>
          <w:sz w:val="23"/>
          <w:szCs w:val="23"/>
        </w:rPr>
        <w:t xml:space="preserve"> </w:t>
      </w:r>
      <w:r w:rsidRPr="00B51FA5">
        <w:rPr>
          <w:rFonts w:ascii="Times New Roman" w:hint="eastAsia"/>
          <w:sz w:val="23"/>
          <w:szCs w:val="23"/>
        </w:rPr>
        <w:t>본</w:t>
      </w:r>
      <w:r w:rsidRPr="00B51FA5">
        <w:rPr>
          <w:rFonts w:ascii="Times New Roman" w:hint="eastAsia"/>
          <w:sz w:val="23"/>
          <w:szCs w:val="23"/>
        </w:rPr>
        <w:t xml:space="preserve"> </w:t>
      </w:r>
      <w:r w:rsidRPr="00B51FA5">
        <w:rPr>
          <w:rFonts w:ascii="Times New Roman" w:hint="eastAsia"/>
          <w:sz w:val="23"/>
          <w:szCs w:val="23"/>
        </w:rPr>
        <w:t>계약상</w:t>
      </w:r>
      <w:r w:rsidRPr="00B51FA5">
        <w:rPr>
          <w:rFonts w:ascii="Times New Roman" w:hint="eastAsia"/>
          <w:sz w:val="23"/>
          <w:szCs w:val="23"/>
        </w:rPr>
        <w:t xml:space="preserve"> </w:t>
      </w:r>
      <w:r w:rsidRPr="00B51FA5">
        <w:rPr>
          <w:rFonts w:ascii="Times New Roman" w:hint="eastAsia"/>
          <w:sz w:val="23"/>
          <w:szCs w:val="23"/>
        </w:rPr>
        <w:t>손해배상책임은</w:t>
      </w:r>
      <w:r w:rsidRPr="00B51FA5">
        <w:rPr>
          <w:rFonts w:ascii="Times New Roman" w:hint="eastAsia"/>
          <w:sz w:val="23"/>
          <w:szCs w:val="23"/>
        </w:rPr>
        <w:t xml:space="preserve"> </w:t>
      </w:r>
      <w:r w:rsidRPr="00352E12">
        <w:rPr>
          <w:rFonts w:ascii="Times New Roman" w:hint="eastAsia"/>
          <w:sz w:val="23"/>
          <w:szCs w:val="23"/>
        </w:rPr>
        <w:t>면제되</w:t>
      </w:r>
      <w:r w:rsidR="00EE4006" w:rsidRPr="00352E12">
        <w:rPr>
          <w:rFonts w:ascii="Times New Roman" w:hint="eastAsia"/>
          <w:sz w:val="23"/>
          <w:szCs w:val="23"/>
        </w:rPr>
        <w:t>거나</w:t>
      </w:r>
      <w:r w:rsidR="00EE4006" w:rsidRPr="00352E12">
        <w:rPr>
          <w:rFonts w:ascii="Times New Roman" w:hint="eastAsia"/>
          <w:sz w:val="23"/>
          <w:szCs w:val="23"/>
        </w:rPr>
        <w:t xml:space="preserve"> </w:t>
      </w:r>
      <w:r w:rsidR="00EE4006" w:rsidRPr="00FA107D">
        <w:rPr>
          <w:rFonts w:ascii="Times New Roman" w:hint="eastAsia"/>
          <w:sz w:val="23"/>
          <w:szCs w:val="23"/>
        </w:rPr>
        <w:t>경감되</w:t>
      </w:r>
      <w:r w:rsidRPr="00FA107D">
        <w:rPr>
          <w:rFonts w:ascii="Times New Roman" w:hint="eastAsia"/>
          <w:sz w:val="23"/>
          <w:szCs w:val="23"/>
        </w:rPr>
        <w:t>지</w:t>
      </w:r>
      <w:r w:rsidRPr="00352E12">
        <w:rPr>
          <w:rFonts w:ascii="Times New Roman"/>
          <w:sz w:val="23"/>
          <w:szCs w:val="23"/>
        </w:rPr>
        <w:t xml:space="preserve"> </w:t>
      </w:r>
      <w:r w:rsidRPr="00352E12">
        <w:rPr>
          <w:rFonts w:ascii="Times New Roman" w:hint="eastAsia"/>
          <w:sz w:val="23"/>
          <w:szCs w:val="23"/>
        </w:rPr>
        <w:t>않는다</w:t>
      </w:r>
      <w:r w:rsidRPr="00352E12">
        <w:rPr>
          <w:rFonts w:ascii="Times New Roman"/>
          <w:sz w:val="23"/>
          <w:szCs w:val="23"/>
        </w:rPr>
        <w:t>.</w:t>
      </w:r>
      <w:r w:rsidRPr="00B51FA5">
        <w:rPr>
          <w:rFonts w:ascii="Times New Roman" w:hint="eastAsia"/>
          <w:sz w:val="23"/>
          <w:szCs w:val="23"/>
        </w:rPr>
        <w:t xml:space="preserve"> </w:t>
      </w:r>
      <w:r w:rsidRPr="00B51FA5">
        <w:rPr>
          <w:rFonts w:ascii="Times New Roman" w:hint="eastAsia"/>
          <w:sz w:val="23"/>
          <w:szCs w:val="23"/>
        </w:rPr>
        <w:t>피배상당사자의</w:t>
      </w:r>
      <w:r w:rsidRPr="00B51FA5">
        <w:rPr>
          <w:rFonts w:ascii="Times New Roman" w:hint="eastAsia"/>
          <w:sz w:val="23"/>
          <w:szCs w:val="23"/>
        </w:rPr>
        <w:t xml:space="preserve"> </w:t>
      </w:r>
      <w:r w:rsidRPr="00B51FA5">
        <w:rPr>
          <w:rFonts w:ascii="Times New Roman" w:hint="eastAsia"/>
          <w:sz w:val="23"/>
          <w:szCs w:val="23"/>
        </w:rPr>
        <w:t>사전</w:t>
      </w:r>
      <w:r w:rsidRPr="00B51FA5">
        <w:rPr>
          <w:rFonts w:ascii="Times New Roman" w:hint="eastAsia"/>
          <w:sz w:val="23"/>
          <w:szCs w:val="23"/>
        </w:rPr>
        <w:t xml:space="preserve"> </w:t>
      </w:r>
      <w:r w:rsidRPr="00B51FA5">
        <w:rPr>
          <w:rFonts w:ascii="Times New Roman" w:hint="eastAsia"/>
          <w:sz w:val="23"/>
          <w:szCs w:val="23"/>
        </w:rPr>
        <w:t>서면</w:t>
      </w:r>
      <w:r w:rsidRPr="00B51FA5">
        <w:rPr>
          <w:rFonts w:ascii="Times New Roman" w:hint="eastAsia"/>
          <w:sz w:val="23"/>
          <w:szCs w:val="23"/>
        </w:rPr>
        <w:t xml:space="preserve"> </w:t>
      </w:r>
      <w:r w:rsidRPr="00B51FA5">
        <w:rPr>
          <w:rFonts w:ascii="Times New Roman" w:hint="eastAsia"/>
          <w:sz w:val="23"/>
          <w:szCs w:val="23"/>
        </w:rPr>
        <w:t>동의가</w:t>
      </w:r>
      <w:r w:rsidRPr="00B51FA5">
        <w:rPr>
          <w:rFonts w:ascii="Times New Roman" w:hint="eastAsia"/>
          <w:sz w:val="23"/>
          <w:szCs w:val="23"/>
        </w:rPr>
        <w:t xml:space="preserve"> </w:t>
      </w:r>
      <w:r w:rsidRPr="00B51FA5">
        <w:rPr>
          <w:rFonts w:ascii="Times New Roman" w:hint="eastAsia"/>
          <w:sz w:val="23"/>
          <w:szCs w:val="23"/>
        </w:rPr>
        <w:t>있는</w:t>
      </w:r>
      <w:r w:rsidRPr="00B51FA5">
        <w:rPr>
          <w:rFonts w:ascii="Times New Roman" w:hint="eastAsia"/>
          <w:sz w:val="23"/>
          <w:szCs w:val="23"/>
        </w:rPr>
        <w:t xml:space="preserve"> </w:t>
      </w:r>
      <w:r w:rsidRPr="00B51FA5">
        <w:rPr>
          <w:rFonts w:ascii="Times New Roman" w:hint="eastAsia"/>
          <w:sz w:val="23"/>
          <w:szCs w:val="23"/>
        </w:rPr>
        <w:t>경우를</w:t>
      </w:r>
      <w:r w:rsidRPr="00B51FA5">
        <w:rPr>
          <w:rFonts w:ascii="Times New Roman" w:hint="eastAsia"/>
          <w:sz w:val="23"/>
          <w:szCs w:val="23"/>
        </w:rPr>
        <w:t xml:space="preserve"> </w:t>
      </w:r>
      <w:r w:rsidRPr="00B51FA5">
        <w:rPr>
          <w:rFonts w:ascii="Times New Roman" w:hint="eastAsia"/>
          <w:sz w:val="23"/>
          <w:szCs w:val="23"/>
        </w:rPr>
        <w:t>제외하고</w:t>
      </w:r>
      <w:r w:rsidRPr="00B51FA5">
        <w:rPr>
          <w:rFonts w:ascii="Times New Roman" w:hint="eastAsia"/>
          <w:sz w:val="23"/>
          <w:szCs w:val="23"/>
        </w:rPr>
        <w:t xml:space="preserve">, </w:t>
      </w:r>
      <w:r w:rsidRPr="00B51FA5">
        <w:rPr>
          <w:rFonts w:ascii="Times New Roman" w:hint="eastAsia"/>
          <w:sz w:val="23"/>
          <w:szCs w:val="23"/>
        </w:rPr>
        <w:t>배상당사자는</w:t>
      </w:r>
      <w:r w:rsidRPr="00B51FA5">
        <w:rPr>
          <w:rFonts w:ascii="Times New Roman" w:hint="eastAsia"/>
          <w:sz w:val="23"/>
          <w:szCs w:val="23"/>
        </w:rPr>
        <w:t xml:space="preserve"> </w:t>
      </w:r>
      <w:r w:rsidRPr="00B51FA5">
        <w:rPr>
          <w:rFonts w:ascii="Times New Roman" w:hint="eastAsia"/>
          <w:sz w:val="23"/>
          <w:szCs w:val="23"/>
        </w:rPr>
        <w:t>위의</w:t>
      </w:r>
      <w:r w:rsidRPr="00B51FA5">
        <w:rPr>
          <w:rFonts w:ascii="Times New Roman" w:hint="eastAsia"/>
          <w:sz w:val="23"/>
          <w:szCs w:val="23"/>
        </w:rPr>
        <w:t xml:space="preserve"> </w:t>
      </w:r>
      <w:r w:rsidRPr="00B51FA5">
        <w:rPr>
          <w:rFonts w:ascii="Times New Roman" w:hint="eastAsia"/>
          <w:sz w:val="23"/>
          <w:szCs w:val="23"/>
        </w:rPr>
        <w:t>청구</w:t>
      </w:r>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소송의</w:t>
      </w:r>
      <w:r w:rsidRPr="00B51FA5">
        <w:rPr>
          <w:rFonts w:ascii="Times New Roman" w:hint="eastAsia"/>
          <w:sz w:val="23"/>
          <w:szCs w:val="23"/>
        </w:rPr>
        <w:t xml:space="preserve"> </w:t>
      </w:r>
      <w:r w:rsidRPr="00B51FA5">
        <w:rPr>
          <w:rFonts w:ascii="Times New Roman" w:hint="eastAsia"/>
          <w:sz w:val="23"/>
          <w:szCs w:val="23"/>
        </w:rPr>
        <w:t>방어</w:t>
      </w:r>
      <w:r w:rsidRPr="00B51FA5">
        <w:rPr>
          <w:rFonts w:ascii="Times New Roman" w:hint="eastAsia"/>
          <w:sz w:val="23"/>
          <w:szCs w:val="23"/>
        </w:rPr>
        <w:t xml:space="preserve"> </w:t>
      </w:r>
      <w:r w:rsidRPr="00B51FA5">
        <w:rPr>
          <w:rFonts w:ascii="Times New Roman" w:hint="eastAsia"/>
          <w:sz w:val="23"/>
          <w:szCs w:val="23"/>
        </w:rPr>
        <w:t>절차에서</w:t>
      </w:r>
      <w:r w:rsidRPr="00B51FA5">
        <w:rPr>
          <w:rFonts w:ascii="Times New Roman" w:hint="eastAsia"/>
          <w:sz w:val="23"/>
          <w:szCs w:val="23"/>
        </w:rPr>
        <w:t xml:space="preserve"> </w:t>
      </w:r>
      <w:r w:rsidRPr="00B51FA5">
        <w:rPr>
          <w:rFonts w:ascii="Times New Roman" w:hint="eastAsia"/>
          <w:sz w:val="23"/>
          <w:szCs w:val="23"/>
        </w:rPr>
        <w:t>피배상당사자에게</w:t>
      </w:r>
      <w:r w:rsidRPr="00B51FA5">
        <w:rPr>
          <w:rFonts w:ascii="Times New Roman" w:hint="eastAsia"/>
          <w:sz w:val="23"/>
          <w:szCs w:val="23"/>
        </w:rPr>
        <w:t xml:space="preserve"> </w:t>
      </w:r>
      <w:r w:rsidRPr="00B51FA5">
        <w:rPr>
          <w:rFonts w:ascii="Times New Roman" w:hint="eastAsia"/>
          <w:sz w:val="23"/>
          <w:szCs w:val="23"/>
        </w:rPr>
        <w:t>영향을</w:t>
      </w:r>
      <w:r w:rsidRPr="00B51FA5">
        <w:rPr>
          <w:rFonts w:ascii="Times New Roman" w:hint="eastAsia"/>
          <w:sz w:val="23"/>
          <w:szCs w:val="23"/>
        </w:rPr>
        <w:t xml:space="preserve"> </w:t>
      </w:r>
      <w:r w:rsidRPr="00B51FA5">
        <w:rPr>
          <w:rFonts w:ascii="Times New Roman" w:hint="eastAsia"/>
          <w:sz w:val="23"/>
          <w:szCs w:val="23"/>
        </w:rPr>
        <w:t>미치는</w:t>
      </w:r>
      <w:r w:rsidRPr="00B51FA5">
        <w:rPr>
          <w:rFonts w:ascii="Times New Roman" w:hint="eastAsia"/>
          <w:sz w:val="23"/>
          <w:szCs w:val="23"/>
        </w:rPr>
        <w:t xml:space="preserve"> </w:t>
      </w:r>
      <w:r w:rsidRPr="00B51FA5">
        <w:rPr>
          <w:rFonts w:ascii="Times New Roman" w:hint="eastAsia"/>
          <w:sz w:val="23"/>
          <w:szCs w:val="23"/>
        </w:rPr>
        <w:t>비금전적</w:t>
      </w:r>
      <w:r w:rsidRPr="00B51FA5">
        <w:rPr>
          <w:rFonts w:ascii="Times New Roman" w:hint="eastAsia"/>
          <w:sz w:val="23"/>
          <w:szCs w:val="23"/>
        </w:rPr>
        <w:t xml:space="preserve"> </w:t>
      </w:r>
      <w:r w:rsidRPr="00B51FA5">
        <w:rPr>
          <w:rFonts w:ascii="Times New Roman" w:hint="eastAsia"/>
          <w:sz w:val="23"/>
          <w:szCs w:val="23"/>
        </w:rPr>
        <w:t>의무를</w:t>
      </w:r>
      <w:r w:rsidRPr="00B51FA5">
        <w:rPr>
          <w:rFonts w:ascii="Times New Roman" w:hint="eastAsia"/>
          <w:sz w:val="23"/>
          <w:szCs w:val="23"/>
        </w:rPr>
        <w:t xml:space="preserve"> </w:t>
      </w:r>
      <w:r w:rsidRPr="00B51FA5">
        <w:rPr>
          <w:rFonts w:ascii="Times New Roman" w:hint="eastAsia"/>
          <w:sz w:val="23"/>
          <w:szCs w:val="23"/>
        </w:rPr>
        <w:t>포함하거나</w:t>
      </w:r>
      <w:r w:rsidRPr="00B51FA5">
        <w:rPr>
          <w:rFonts w:ascii="Times New Roman" w:hint="eastAsia"/>
          <w:sz w:val="23"/>
          <w:szCs w:val="23"/>
        </w:rPr>
        <w:t xml:space="preserve">, </w:t>
      </w:r>
      <w:r w:rsidRPr="00B51FA5">
        <w:rPr>
          <w:rFonts w:ascii="Times New Roman" w:hint="eastAsia"/>
          <w:sz w:val="23"/>
          <w:szCs w:val="23"/>
        </w:rPr>
        <w:t>기타</w:t>
      </w:r>
      <w:r w:rsidRPr="00B51FA5">
        <w:rPr>
          <w:rFonts w:ascii="Times New Roman" w:hint="eastAsia"/>
          <w:sz w:val="23"/>
          <w:szCs w:val="23"/>
        </w:rPr>
        <w:t xml:space="preserve"> </w:t>
      </w:r>
      <w:r w:rsidRPr="00B51FA5">
        <w:rPr>
          <w:rFonts w:ascii="Times New Roman" w:hint="eastAsia"/>
          <w:sz w:val="23"/>
          <w:szCs w:val="23"/>
        </w:rPr>
        <w:t>피배상당사자를</w:t>
      </w:r>
      <w:r w:rsidRPr="00B51FA5">
        <w:rPr>
          <w:rFonts w:ascii="Times New Roman" w:hint="eastAsia"/>
          <w:sz w:val="23"/>
          <w:szCs w:val="23"/>
        </w:rPr>
        <w:t xml:space="preserve"> </w:t>
      </w:r>
      <w:r w:rsidRPr="00B51FA5">
        <w:rPr>
          <w:rFonts w:ascii="Times New Roman" w:hint="eastAsia"/>
          <w:sz w:val="23"/>
          <w:szCs w:val="23"/>
        </w:rPr>
        <w:t>위의</w:t>
      </w:r>
      <w:r w:rsidRPr="00B51FA5">
        <w:rPr>
          <w:rFonts w:ascii="Times New Roman" w:hint="eastAsia"/>
          <w:sz w:val="23"/>
          <w:szCs w:val="23"/>
        </w:rPr>
        <w:t xml:space="preserve"> </w:t>
      </w:r>
      <w:r w:rsidRPr="00B51FA5">
        <w:rPr>
          <w:rFonts w:ascii="Times New Roman" w:hint="eastAsia"/>
          <w:sz w:val="23"/>
          <w:szCs w:val="23"/>
        </w:rPr>
        <w:t>청구</w:t>
      </w:r>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소송과</w:t>
      </w:r>
      <w:r w:rsidRPr="00B51FA5">
        <w:rPr>
          <w:rFonts w:ascii="Times New Roman" w:hint="eastAsia"/>
          <w:sz w:val="23"/>
          <w:szCs w:val="23"/>
        </w:rPr>
        <w:t xml:space="preserve"> </w:t>
      </w:r>
      <w:r w:rsidRPr="00B51FA5">
        <w:rPr>
          <w:rFonts w:ascii="Times New Roman" w:hint="eastAsia"/>
          <w:sz w:val="23"/>
          <w:szCs w:val="23"/>
        </w:rPr>
        <w:t>관련된</w:t>
      </w:r>
      <w:r w:rsidRPr="00B51FA5">
        <w:rPr>
          <w:rFonts w:ascii="Times New Roman" w:hint="eastAsia"/>
          <w:sz w:val="23"/>
          <w:szCs w:val="23"/>
        </w:rPr>
        <w:t xml:space="preserve"> </w:t>
      </w:r>
      <w:r w:rsidRPr="00B51FA5">
        <w:rPr>
          <w:rFonts w:ascii="Times New Roman" w:hint="eastAsia"/>
          <w:sz w:val="23"/>
          <w:szCs w:val="23"/>
        </w:rPr>
        <w:t>모든</w:t>
      </w:r>
      <w:r w:rsidRPr="00B51FA5">
        <w:rPr>
          <w:rFonts w:ascii="Times New Roman" w:hint="eastAsia"/>
          <w:sz w:val="23"/>
          <w:szCs w:val="23"/>
        </w:rPr>
        <w:t xml:space="preserve"> </w:t>
      </w:r>
      <w:r w:rsidRPr="00B51FA5">
        <w:rPr>
          <w:rFonts w:ascii="Times New Roman" w:hint="eastAsia"/>
          <w:sz w:val="23"/>
          <w:szCs w:val="23"/>
        </w:rPr>
        <w:t>책임으로부터</w:t>
      </w:r>
      <w:r w:rsidRPr="00B51FA5">
        <w:rPr>
          <w:rFonts w:ascii="Times New Roman" w:hint="eastAsia"/>
          <w:sz w:val="23"/>
          <w:szCs w:val="23"/>
        </w:rPr>
        <w:t xml:space="preserve"> </w:t>
      </w:r>
      <w:r w:rsidRPr="00B51FA5">
        <w:rPr>
          <w:rFonts w:ascii="Times New Roman" w:hint="eastAsia"/>
          <w:sz w:val="23"/>
          <w:szCs w:val="23"/>
        </w:rPr>
        <w:t>완전히</w:t>
      </w:r>
      <w:r w:rsidRPr="00B51FA5">
        <w:rPr>
          <w:rFonts w:ascii="Times New Roman" w:hint="eastAsia"/>
          <w:sz w:val="23"/>
          <w:szCs w:val="23"/>
        </w:rPr>
        <w:t xml:space="preserve"> </w:t>
      </w:r>
      <w:r w:rsidRPr="00B51FA5">
        <w:rPr>
          <w:rFonts w:ascii="Times New Roman" w:hint="eastAsia"/>
          <w:sz w:val="23"/>
          <w:szCs w:val="23"/>
        </w:rPr>
        <w:t>면책하지</w:t>
      </w:r>
      <w:r w:rsidRPr="00B51FA5">
        <w:rPr>
          <w:rFonts w:ascii="Times New Roman" w:hint="eastAsia"/>
          <w:sz w:val="23"/>
          <w:szCs w:val="23"/>
        </w:rPr>
        <w:t xml:space="preserve"> </w:t>
      </w:r>
      <w:r w:rsidRPr="00B51FA5">
        <w:rPr>
          <w:rFonts w:ascii="Times New Roman" w:hint="eastAsia"/>
          <w:sz w:val="23"/>
          <w:szCs w:val="23"/>
        </w:rPr>
        <w:t>않는</w:t>
      </w:r>
      <w:r w:rsidRPr="00B51FA5">
        <w:rPr>
          <w:rFonts w:ascii="Times New Roman" w:hint="eastAsia"/>
          <w:sz w:val="23"/>
          <w:szCs w:val="23"/>
        </w:rPr>
        <w:t xml:space="preserve"> </w:t>
      </w:r>
      <w:r w:rsidRPr="00B51FA5">
        <w:rPr>
          <w:rFonts w:ascii="Times New Roman" w:hint="eastAsia"/>
          <w:sz w:val="23"/>
          <w:szCs w:val="23"/>
        </w:rPr>
        <w:t>내용의</w:t>
      </w:r>
      <w:r w:rsidRPr="00B51FA5">
        <w:rPr>
          <w:rFonts w:ascii="Times New Roman" w:hint="eastAsia"/>
          <w:sz w:val="23"/>
          <w:szCs w:val="23"/>
        </w:rPr>
        <w:t xml:space="preserve"> </w:t>
      </w:r>
      <w:r w:rsidRPr="00B51FA5">
        <w:rPr>
          <w:rFonts w:ascii="Times New Roman" w:hint="eastAsia"/>
          <w:sz w:val="23"/>
          <w:szCs w:val="23"/>
        </w:rPr>
        <w:t>조정이나</w:t>
      </w:r>
      <w:r w:rsidRPr="00B51FA5">
        <w:rPr>
          <w:rFonts w:ascii="Times New Roman" w:hint="eastAsia"/>
          <w:sz w:val="23"/>
          <w:szCs w:val="23"/>
        </w:rPr>
        <w:t xml:space="preserve"> </w:t>
      </w:r>
      <w:r w:rsidRPr="00B51FA5">
        <w:rPr>
          <w:rFonts w:ascii="Times New Roman" w:hint="eastAsia"/>
          <w:sz w:val="23"/>
          <w:szCs w:val="23"/>
        </w:rPr>
        <w:t>화해를</w:t>
      </w:r>
      <w:r w:rsidRPr="00B51FA5">
        <w:rPr>
          <w:rFonts w:ascii="Times New Roman" w:hint="eastAsia"/>
          <w:sz w:val="23"/>
          <w:szCs w:val="23"/>
        </w:rPr>
        <w:t xml:space="preserve"> </w:t>
      </w:r>
      <w:r w:rsidRPr="00B51FA5">
        <w:rPr>
          <w:rFonts w:ascii="Times New Roman" w:hint="eastAsia"/>
          <w:sz w:val="23"/>
          <w:szCs w:val="23"/>
        </w:rPr>
        <w:t>할</w:t>
      </w:r>
      <w:r w:rsidRPr="00B51FA5">
        <w:rPr>
          <w:rFonts w:ascii="Times New Roman" w:hint="eastAsia"/>
          <w:sz w:val="23"/>
          <w:szCs w:val="23"/>
        </w:rPr>
        <w:t xml:space="preserve"> </w:t>
      </w:r>
      <w:r w:rsidRPr="00B51FA5">
        <w:rPr>
          <w:rFonts w:ascii="Times New Roman" w:hint="eastAsia"/>
          <w:sz w:val="23"/>
          <w:szCs w:val="23"/>
        </w:rPr>
        <w:t>수</w:t>
      </w:r>
      <w:r w:rsidRPr="00B51FA5">
        <w:rPr>
          <w:rFonts w:ascii="Times New Roman" w:hint="eastAsia"/>
          <w:sz w:val="23"/>
          <w:szCs w:val="23"/>
        </w:rPr>
        <w:t xml:space="preserve"> </w:t>
      </w:r>
      <w:r w:rsidRPr="00B51FA5">
        <w:rPr>
          <w:rFonts w:ascii="Times New Roman" w:hint="eastAsia"/>
          <w:sz w:val="23"/>
          <w:szCs w:val="23"/>
        </w:rPr>
        <w:t>없다</w:t>
      </w:r>
      <w:r w:rsidRPr="00B51FA5">
        <w:rPr>
          <w:rFonts w:ascii="Times New Roman" w:hint="eastAsia"/>
          <w:sz w:val="23"/>
          <w:szCs w:val="23"/>
        </w:rPr>
        <w:t xml:space="preserve">. </w:t>
      </w:r>
      <w:r w:rsidRPr="00B51FA5">
        <w:rPr>
          <w:rFonts w:ascii="Times New Roman" w:hint="eastAsia"/>
          <w:sz w:val="23"/>
          <w:szCs w:val="23"/>
        </w:rPr>
        <w:t>배상당사자가</w:t>
      </w:r>
      <w:r w:rsidRPr="00B51FA5">
        <w:rPr>
          <w:rFonts w:ascii="Times New Roman" w:hint="eastAsia"/>
          <w:sz w:val="23"/>
          <w:szCs w:val="23"/>
        </w:rPr>
        <w:t xml:space="preserve"> </w:t>
      </w:r>
      <w:r w:rsidRPr="00B51FA5">
        <w:rPr>
          <w:rFonts w:ascii="Times New Roman" w:hint="eastAsia"/>
          <w:sz w:val="23"/>
          <w:szCs w:val="23"/>
        </w:rPr>
        <w:t>피배상당사자로부터</w:t>
      </w:r>
      <w:r w:rsidRPr="00B51FA5">
        <w:rPr>
          <w:rFonts w:ascii="Times New Roman" w:hint="eastAsia"/>
          <w:sz w:val="23"/>
          <w:szCs w:val="23"/>
        </w:rPr>
        <w:t xml:space="preserve"> </w:t>
      </w:r>
      <w:r w:rsidRPr="00B51FA5">
        <w:rPr>
          <w:rFonts w:ascii="Times New Roman" w:hint="eastAsia"/>
          <w:sz w:val="23"/>
          <w:szCs w:val="23"/>
        </w:rPr>
        <w:t>위</w:t>
      </w:r>
      <w:r w:rsidRPr="00B51FA5">
        <w:rPr>
          <w:rFonts w:ascii="Times New Roman" w:hint="eastAsia"/>
          <w:sz w:val="23"/>
          <w:szCs w:val="23"/>
        </w:rPr>
        <w:t xml:space="preserve"> </w:t>
      </w:r>
      <w:r w:rsidRPr="00B51FA5">
        <w:rPr>
          <w:rFonts w:ascii="Times New Roman" w:hint="eastAsia"/>
          <w:sz w:val="23"/>
          <w:szCs w:val="23"/>
        </w:rPr>
        <w:t>통지를</w:t>
      </w:r>
      <w:r w:rsidRPr="00B51FA5">
        <w:rPr>
          <w:rFonts w:ascii="Times New Roman" w:hint="eastAsia"/>
          <w:sz w:val="23"/>
          <w:szCs w:val="23"/>
        </w:rPr>
        <w:t xml:space="preserve"> </w:t>
      </w:r>
      <w:r w:rsidRPr="00B51FA5">
        <w:rPr>
          <w:rFonts w:ascii="Times New Roman" w:hint="eastAsia"/>
          <w:sz w:val="23"/>
          <w:szCs w:val="23"/>
        </w:rPr>
        <w:t>수령한</w:t>
      </w:r>
      <w:r w:rsidRPr="00B51FA5">
        <w:rPr>
          <w:rFonts w:ascii="Times New Roman" w:hint="eastAsia"/>
          <w:sz w:val="23"/>
          <w:szCs w:val="23"/>
        </w:rPr>
        <w:t xml:space="preserve"> </w:t>
      </w:r>
      <w:r w:rsidRPr="00B51FA5">
        <w:rPr>
          <w:rFonts w:ascii="Times New Roman" w:hint="eastAsia"/>
          <w:sz w:val="23"/>
          <w:szCs w:val="23"/>
        </w:rPr>
        <w:t>날로부터</w:t>
      </w:r>
      <w:r w:rsidRPr="00B51FA5">
        <w:rPr>
          <w:rFonts w:ascii="Times New Roman" w:hint="eastAsia"/>
          <w:sz w:val="23"/>
          <w:szCs w:val="23"/>
        </w:rPr>
        <w:t xml:space="preserve"> 30</w:t>
      </w:r>
      <w:r w:rsidRPr="00B51FA5">
        <w:rPr>
          <w:rFonts w:ascii="Times New Roman" w:hint="eastAsia"/>
          <w:sz w:val="23"/>
          <w:szCs w:val="23"/>
        </w:rPr>
        <w:t>일이</w:t>
      </w:r>
      <w:r w:rsidRPr="00B51FA5">
        <w:rPr>
          <w:rFonts w:ascii="Times New Roman" w:hint="eastAsia"/>
          <w:sz w:val="23"/>
          <w:szCs w:val="23"/>
        </w:rPr>
        <w:t xml:space="preserve"> </w:t>
      </w:r>
      <w:r w:rsidRPr="00B51FA5">
        <w:rPr>
          <w:rFonts w:ascii="Times New Roman" w:hint="eastAsia"/>
          <w:sz w:val="23"/>
          <w:szCs w:val="23"/>
        </w:rPr>
        <w:t>경과한</w:t>
      </w:r>
      <w:r w:rsidRPr="00B51FA5">
        <w:rPr>
          <w:rFonts w:ascii="Times New Roman" w:hint="eastAsia"/>
          <w:sz w:val="23"/>
          <w:szCs w:val="23"/>
        </w:rPr>
        <w:t xml:space="preserve"> </w:t>
      </w:r>
      <w:r w:rsidRPr="00B51FA5">
        <w:rPr>
          <w:rFonts w:ascii="Times New Roman" w:hint="eastAsia"/>
          <w:sz w:val="23"/>
          <w:szCs w:val="23"/>
        </w:rPr>
        <w:t>날까지</w:t>
      </w:r>
      <w:r w:rsidRPr="00B51FA5">
        <w:rPr>
          <w:rFonts w:ascii="Times New Roman" w:hint="eastAsia"/>
          <w:sz w:val="23"/>
          <w:szCs w:val="23"/>
        </w:rPr>
        <w:t xml:space="preserve"> </w:t>
      </w:r>
      <w:r w:rsidRPr="00B51FA5">
        <w:rPr>
          <w:rFonts w:ascii="Times New Roman" w:hint="eastAsia"/>
          <w:sz w:val="23"/>
          <w:szCs w:val="23"/>
        </w:rPr>
        <w:t>자신이</w:t>
      </w:r>
      <w:r w:rsidRPr="00B51FA5">
        <w:rPr>
          <w:rFonts w:ascii="Times New Roman" w:hint="eastAsia"/>
          <w:sz w:val="23"/>
          <w:szCs w:val="23"/>
        </w:rPr>
        <w:t xml:space="preserve"> </w:t>
      </w:r>
      <w:r w:rsidRPr="00B51FA5">
        <w:rPr>
          <w:rFonts w:ascii="Times New Roman" w:hint="eastAsia"/>
          <w:sz w:val="23"/>
          <w:szCs w:val="23"/>
        </w:rPr>
        <w:t>위의</w:t>
      </w:r>
      <w:r w:rsidRPr="00B51FA5">
        <w:rPr>
          <w:rFonts w:ascii="Times New Roman" w:hint="eastAsia"/>
          <w:sz w:val="23"/>
          <w:szCs w:val="23"/>
        </w:rPr>
        <w:t xml:space="preserve"> </w:t>
      </w:r>
      <w:r w:rsidRPr="00B51FA5">
        <w:rPr>
          <w:rFonts w:ascii="Times New Roman" w:hint="eastAsia"/>
          <w:sz w:val="23"/>
          <w:szCs w:val="23"/>
        </w:rPr>
        <w:t>청구</w:t>
      </w:r>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소송의</w:t>
      </w:r>
      <w:r w:rsidRPr="00B51FA5">
        <w:rPr>
          <w:rFonts w:ascii="Times New Roman" w:hint="eastAsia"/>
          <w:sz w:val="23"/>
          <w:szCs w:val="23"/>
        </w:rPr>
        <w:t xml:space="preserve"> </w:t>
      </w:r>
      <w:r w:rsidRPr="00B51FA5">
        <w:rPr>
          <w:rFonts w:ascii="Times New Roman" w:hint="eastAsia"/>
          <w:sz w:val="23"/>
          <w:szCs w:val="23"/>
        </w:rPr>
        <w:t>방어를</w:t>
      </w:r>
      <w:r w:rsidRPr="00B51FA5">
        <w:rPr>
          <w:rFonts w:ascii="Times New Roman" w:hint="eastAsia"/>
          <w:sz w:val="23"/>
          <w:szCs w:val="23"/>
        </w:rPr>
        <w:t xml:space="preserve"> </w:t>
      </w:r>
      <w:r w:rsidRPr="00B51FA5">
        <w:rPr>
          <w:rFonts w:ascii="Times New Roman" w:hint="eastAsia"/>
          <w:sz w:val="23"/>
          <w:szCs w:val="23"/>
        </w:rPr>
        <w:t>담당하겠다는</w:t>
      </w:r>
      <w:r w:rsidRPr="00B51FA5">
        <w:rPr>
          <w:rFonts w:ascii="Times New Roman" w:hint="eastAsia"/>
          <w:sz w:val="23"/>
          <w:szCs w:val="23"/>
        </w:rPr>
        <w:t xml:space="preserve"> </w:t>
      </w:r>
      <w:r w:rsidRPr="00B51FA5">
        <w:rPr>
          <w:rFonts w:ascii="Times New Roman" w:hint="eastAsia"/>
          <w:sz w:val="23"/>
          <w:szCs w:val="23"/>
        </w:rPr>
        <w:t>서면</w:t>
      </w:r>
      <w:r w:rsidRPr="00B51FA5">
        <w:rPr>
          <w:rFonts w:ascii="Times New Roman" w:hint="eastAsia"/>
          <w:sz w:val="23"/>
          <w:szCs w:val="23"/>
        </w:rPr>
        <w:t xml:space="preserve"> </w:t>
      </w:r>
      <w:r w:rsidRPr="00B51FA5">
        <w:rPr>
          <w:rFonts w:ascii="Times New Roman" w:hint="eastAsia"/>
          <w:sz w:val="23"/>
          <w:szCs w:val="23"/>
        </w:rPr>
        <w:t>통지를</w:t>
      </w:r>
      <w:r w:rsidRPr="00B51FA5">
        <w:rPr>
          <w:rFonts w:ascii="Times New Roman" w:hint="eastAsia"/>
          <w:sz w:val="23"/>
          <w:szCs w:val="23"/>
        </w:rPr>
        <w:t xml:space="preserve"> </w:t>
      </w:r>
      <w:r w:rsidRPr="00B51FA5">
        <w:rPr>
          <w:rFonts w:ascii="Times New Roman" w:hint="eastAsia"/>
          <w:sz w:val="23"/>
          <w:szCs w:val="23"/>
        </w:rPr>
        <w:t>피배상당사자에게</w:t>
      </w:r>
      <w:r w:rsidRPr="00B51FA5">
        <w:rPr>
          <w:rFonts w:ascii="Times New Roman" w:hint="eastAsia"/>
          <w:sz w:val="23"/>
          <w:szCs w:val="23"/>
        </w:rPr>
        <w:t xml:space="preserve"> </w:t>
      </w:r>
      <w:r w:rsidRPr="00B51FA5">
        <w:rPr>
          <w:rFonts w:ascii="Times New Roman" w:hint="eastAsia"/>
          <w:sz w:val="23"/>
          <w:szCs w:val="23"/>
        </w:rPr>
        <w:t>하지</w:t>
      </w:r>
      <w:r w:rsidRPr="00B51FA5">
        <w:rPr>
          <w:rFonts w:ascii="Times New Roman" w:hint="eastAsia"/>
          <w:sz w:val="23"/>
          <w:szCs w:val="23"/>
        </w:rPr>
        <w:t xml:space="preserve"> </w:t>
      </w:r>
      <w:r w:rsidRPr="00B51FA5">
        <w:rPr>
          <w:rFonts w:ascii="Times New Roman" w:hint="eastAsia"/>
          <w:sz w:val="23"/>
          <w:szCs w:val="23"/>
        </w:rPr>
        <w:t>않거나</w:t>
      </w:r>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자신이</w:t>
      </w:r>
      <w:r w:rsidRPr="00B51FA5">
        <w:rPr>
          <w:rFonts w:ascii="Times New Roman" w:hint="eastAsia"/>
          <w:sz w:val="23"/>
          <w:szCs w:val="23"/>
        </w:rPr>
        <w:t xml:space="preserve"> </w:t>
      </w:r>
      <w:r w:rsidRPr="00B51FA5">
        <w:rPr>
          <w:rFonts w:ascii="Times New Roman" w:hint="eastAsia"/>
          <w:sz w:val="23"/>
          <w:szCs w:val="23"/>
        </w:rPr>
        <w:t>청구</w:t>
      </w:r>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소송의</w:t>
      </w:r>
      <w:r w:rsidRPr="00B51FA5">
        <w:rPr>
          <w:rFonts w:ascii="Times New Roman" w:hint="eastAsia"/>
          <w:sz w:val="23"/>
          <w:szCs w:val="23"/>
        </w:rPr>
        <w:t xml:space="preserve"> </w:t>
      </w:r>
      <w:r w:rsidRPr="00B51FA5">
        <w:rPr>
          <w:rFonts w:ascii="Times New Roman" w:hint="eastAsia"/>
          <w:sz w:val="23"/>
          <w:szCs w:val="23"/>
        </w:rPr>
        <w:t>방어를</w:t>
      </w:r>
      <w:r w:rsidRPr="00B51FA5">
        <w:rPr>
          <w:rFonts w:ascii="Times New Roman" w:hint="eastAsia"/>
          <w:sz w:val="23"/>
          <w:szCs w:val="23"/>
        </w:rPr>
        <w:t xml:space="preserve"> </w:t>
      </w:r>
      <w:r w:rsidRPr="00B51FA5">
        <w:rPr>
          <w:rFonts w:ascii="Times New Roman" w:hint="eastAsia"/>
          <w:sz w:val="23"/>
          <w:szCs w:val="23"/>
        </w:rPr>
        <w:t>담당하지</w:t>
      </w:r>
      <w:r w:rsidRPr="00B51FA5">
        <w:rPr>
          <w:rFonts w:ascii="Times New Roman" w:hint="eastAsia"/>
          <w:sz w:val="23"/>
          <w:szCs w:val="23"/>
        </w:rPr>
        <w:t xml:space="preserve"> </w:t>
      </w:r>
      <w:r w:rsidRPr="00B51FA5">
        <w:rPr>
          <w:rFonts w:ascii="Times New Roman" w:hint="eastAsia"/>
          <w:sz w:val="23"/>
          <w:szCs w:val="23"/>
        </w:rPr>
        <w:t>않겠다는</w:t>
      </w:r>
      <w:r w:rsidRPr="00B51FA5">
        <w:rPr>
          <w:rFonts w:ascii="Times New Roman" w:hint="eastAsia"/>
          <w:sz w:val="23"/>
          <w:szCs w:val="23"/>
        </w:rPr>
        <w:t xml:space="preserve"> </w:t>
      </w:r>
      <w:r w:rsidRPr="00B51FA5">
        <w:rPr>
          <w:rFonts w:ascii="Times New Roman" w:hint="eastAsia"/>
          <w:sz w:val="23"/>
          <w:szCs w:val="23"/>
        </w:rPr>
        <w:t>서면</w:t>
      </w:r>
      <w:r w:rsidRPr="00B51FA5">
        <w:rPr>
          <w:rFonts w:ascii="Times New Roman" w:hint="eastAsia"/>
          <w:sz w:val="23"/>
          <w:szCs w:val="23"/>
        </w:rPr>
        <w:t xml:space="preserve"> </w:t>
      </w:r>
      <w:r w:rsidRPr="00B51FA5">
        <w:rPr>
          <w:rFonts w:ascii="Times New Roman" w:hint="eastAsia"/>
          <w:sz w:val="23"/>
          <w:szCs w:val="23"/>
        </w:rPr>
        <w:t>통지를</w:t>
      </w:r>
      <w:r w:rsidRPr="00B51FA5">
        <w:rPr>
          <w:rFonts w:ascii="Times New Roman" w:hint="eastAsia"/>
          <w:sz w:val="23"/>
          <w:szCs w:val="23"/>
        </w:rPr>
        <w:t xml:space="preserve"> </w:t>
      </w:r>
      <w:r w:rsidRPr="00B51FA5">
        <w:rPr>
          <w:rFonts w:ascii="Times New Roman" w:hint="eastAsia"/>
          <w:sz w:val="23"/>
          <w:szCs w:val="23"/>
        </w:rPr>
        <w:t>피배상당사자에게</w:t>
      </w:r>
      <w:r w:rsidRPr="00B51FA5">
        <w:rPr>
          <w:rFonts w:ascii="Times New Roman" w:hint="eastAsia"/>
          <w:sz w:val="23"/>
          <w:szCs w:val="23"/>
        </w:rPr>
        <w:t xml:space="preserve"> </w:t>
      </w:r>
      <w:r w:rsidRPr="00B51FA5">
        <w:rPr>
          <w:rFonts w:ascii="Times New Roman" w:hint="eastAsia"/>
          <w:sz w:val="23"/>
          <w:szCs w:val="23"/>
        </w:rPr>
        <w:t>한</w:t>
      </w:r>
      <w:r w:rsidRPr="00B51FA5">
        <w:rPr>
          <w:rFonts w:ascii="Times New Roman" w:hint="eastAsia"/>
          <w:sz w:val="23"/>
          <w:szCs w:val="23"/>
        </w:rPr>
        <w:t xml:space="preserve"> </w:t>
      </w:r>
      <w:r w:rsidRPr="00B51FA5">
        <w:rPr>
          <w:rFonts w:ascii="Times New Roman" w:hint="eastAsia"/>
          <w:sz w:val="23"/>
          <w:szCs w:val="23"/>
        </w:rPr>
        <w:t>경우</w:t>
      </w:r>
      <w:r w:rsidRPr="00B51FA5">
        <w:rPr>
          <w:rFonts w:ascii="Times New Roman" w:hint="eastAsia"/>
          <w:sz w:val="23"/>
          <w:szCs w:val="23"/>
        </w:rPr>
        <w:t xml:space="preserve">, </w:t>
      </w:r>
      <w:r w:rsidRPr="00B51FA5">
        <w:rPr>
          <w:rFonts w:ascii="Times New Roman" w:hint="eastAsia"/>
          <w:sz w:val="23"/>
          <w:szCs w:val="23"/>
        </w:rPr>
        <w:t>피배상당사자는</w:t>
      </w:r>
      <w:r w:rsidRPr="00B51FA5">
        <w:rPr>
          <w:rFonts w:ascii="Times New Roman" w:hint="eastAsia"/>
          <w:sz w:val="23"/>
          <w:szCs w:val="23"/>
        </w:rPr>
        <w:t xml:space="preserve"> </w:t>
      </w:r>
      <w:r w:rsidRPr="00B51FA5">
        <w:rPr>
          <w:rFonts w:ascii="Times New Roman" w:hint="eastAsia"/>
          <w:sz w:val="23"/>
          <w:szCs w:val="23"/>
        </w:rPr>
        <w:t>그</w:t>
      </w:r>
      <w:r w:rsidRPr="00B51FA5">
        <w:rPr>
          <w:rFonts w:ascii="Times New Roman" w:hint="eastAsia"/>
          <w:sz w:val="23"/>
          <w:szCs w:val="23"/>
        </w:rPr>
        <w:t xml:space="preserve"> </w:t>
      </w:r>
      <w:r w:rsidRPr="00B51FA5">
        <w:rPr>
          <w:rFonts w:ascii="Times New Roman" w:hint="eastAsia"/>
          <w:sz w:val="23"/>
          <w:szCs w:val="23"/>
        </w:rPr>
        <w:t>청구</w:t>
      </w:r>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소송의</w:t>
      </w:r>
      <w:r w:rsidRPr="00B51FA5">
        <w:rPr>
          <w:rFonts w:ascii="Times New Roman" w:hint="eastAsia"/>
          <w:sz w:val="23"/>
          <w:szCs w:val="23"/>
        </w:rPr>
        <w:t xml:space="preserve"> </w:t>
      </w:r>
      <w:r w:rsidRPr="00B51FA5">
        <w:rPr>
          <w:rFonts w:ascii="Times New Roman" w:hint="eastAsia"/>
          <w:sz w:val="23"/>
          <w:szCs w:val="23"/>
        </w:rPr>
        <w:t>방어를</w:t>
      </w:r>
      <w:r w:rsidRPr="00B51FA5">
        <w:rPr>
          <w:rFonts w:ascii="Times New Roman" w:hint="eastAsia"/>
          <w:sz w:val="23"/>
          <w:szCs w:val="23"/>
        </w:rPr>
        <w:t xml:space="preserve"> </w:t>
      </w:r>
      <w:r w:rsidRPr="00B51FA5">
        <w:rPr>
          <w:rFonts w:ascii="Times New Roman" w:hint="eastAsia"/>
          <w:sz w:val="23"/>
          <w:szCs w:val="23"/>
        </w:rPr>
        <w:t>담당할</w:t>
      </w:r>
      <w:r w:rsidRPr="00B51FA5">
        <w:rPr>
          <w:rFonts w:ascii="Times New Roman" w:hint="eastAsia"/>
          <w:sz w:val="23"/>
          <w:szCs w:val="23"/>
        </w:rPr>
        <w:t xml:space="preserve"> </w:t>
      </w:r>
      <w:r w:rsidRPr="00B51FA5">
        <w:rPr>
          <w:rFonts w:ascii="Times New Roman" w:hint="eastAsia"/>
          <w:sz w:val="23"/>
          <w:szCs w:val="23"/>
        </w:rPr>
        <w:t>권한을</w:t>
      </w:r>
      <w:r w:rsidRPr="00B51FA5">
        <w:rPr>
          <w:rFonts w:ascii="Times New Roman" w:hint="eastAsia"/>
          <w:sz w:val="23"/>
          <w:szCs w:val="23"/>
        </w:rPr>
        <w:t xml:space="preserve"> </w:t>
      </w:r>
      <w:r w:rsidRPr="00B51FA5">
        <w:rPr>
          <w:rFonts w:ascii="Times New Roman" w:hint="eastAsia"/>
          <w:sz w:val="23"/>
          <w:szCs w:val="23"/>
        </w:rPr>
        <w:t>가진다</w:t>
      </w:r>
      <w:r w:rsidRPr="00B51FA5">
        <w:rPr>
          <w:rFonts w:ascii="Times New Roman" w:hint="eastAsia"/>
          <w:sz w:val="23"/>
          <w:szCs w:val="23"/>
        </w:rPr>
        <w:t xml:space="preserve">. </w:t>
      </w:r>
      <w:r w:rsidRPr="00B51FA5">
        <w:rPr>
          <w:rFonts w:ascii="Times New Roman" w:hint="eastAsia"/>
          <w:sz w:val="23"/>
          <w:szCs w:val="23"/>
        </w:rPr>
        <w:t>다만</w:t>
      </w:r>
      <w:r w:rsidRPr="00B51FA5">
        <w:rPr>
          <w:rFonts w:ascii="Times New Roman" w:hint="eastAsia"/>
          <w:sz w:val="23"/>
          <w:szCs w:val="23"/>
        </w:rPr>
        <w:t xml:space="preserve">, </w:t>
      </w:r>
      <w:r w:rsidRPr="00B51FA5">
        <w:rPr>
          <w:rFonts w:ascii="Times New Roman" w:hint="eastAsia"/>
          <w:sz w:val="23"/>
          <w:szCs w:val="23"/>
        </w:rPr>
        <w:t>배상당사자의</w:t>
      </w:r>
      <w:r w:rsidRPr="00B51FA5">
        <w:rPr>
          <w:rFonts w:ascii="Times New Roman" w:hint="eastAsia"/>
          <w:sz w:val="23"/>
          <w:szCs w:val="23"/>
        </w:rPr>
        <w:t xml:space="preserve"> </w:t>
      </w:r>
      <w:r w:rsidRPr="00B51FA5">
        <w:rPr>
          <w:rFonts w:ascii="Times New Roman" w:hint="eastAsia"/>
          <w:sz w:val="23"/>
          <w:szCs w:val="23"/>
        </w:rPr>
        <w:t>사전</w:t>
      </w:r>
      <w:r w:rsidRPr="00B51FA5">
        <w:rPr>
          <w:rFonts w:ascii="Times New Roman" w:hint="eastAsia"/>
          <w:sz w:val="23"/>
          <w:szCs w:val="23"/>
        </w:rPr>
        <w:t xml:space="preserve"> </w:t>
      </w:r>
      <w:r w:rsidRPr="00B51FA5">
        <w:rPr>
          <w:rFonts w:ascii="Times New Roman" w:hint="eastAsia"/>
          <w:sz w:val="23"/>
          <w:szCs w:val="23"/>
        </w:rPr>
        <w:t>서면</w:t>
      </w:r>
      <w:r w:rsidRPr="00B51FA5">
        <w:rPr>
          <w:rFonts w:ascii="Times New Roman" w:hint="eastAsia"/>
          <w:sz w:val="23"/>
          <w:szCs w:val="23"/>
        </w:rPr>
        <w:t xml:space="preserve"> </w:t>
      </w:r>
      <w:r w:rsidRPr="00B51FA5">
        <w:rPr>
          <w:rFonts w:ascii="Times New Roman" w:hint="eastAsia"/>
          <w:sz w:val="23"/>
          <w:szCs w:val="23"/>
        </w:rPr>
        <w:t>동의가</w:t>
      </w:r>
      <w:r w:rsidRPr="00B51FA5">
        <w:rPr>
          <w:rFonts w:ascii="Times New Roman" w:hint="eastAsia"/>
          <w:sz w:val="23"/>
          <w:szCs w:val="23"/>
        </w:rPr>
        <w:t xml:space="preserve"> </w:t>
      </w:r>
      <w:r w:rsidRPr="00B51FA5">
        <w:rPr>
          <w:rFonts w:ascii="Times New Roman" w:hint="eastAsia"/>
          <w:sz w:val="23"/>
          <w:szCs w:val="23"/>
        </w:rPr>
        <w:t>있는</w:t>
      </w:r>
      <w:r w:rsidRPr="00B51FA5">
        <w:rPr>
          <w:rFonts w:ascii="Times New Roman" w:hint="eastAsia"/>
          <w:sz w:val="23"/>
          <w:szCs w:val="23"/>
        </w:rPr>
        <w:t xml:space="preserve"> </w:t>
      </w:r>
      <w:r w:rsidRPr="00B51FA5">
        <w:rPr>
          <w:rFonts w:ascii="Times New Roman" w:hint="eastAsia"/>
          <w:sz w:val="23"/>
          <w:szCs w:val="23"/>
        </w:rPr>
        <w:t>경우를</w:t>
      </w:r>
      <w:r w:rsidRPr="00B51FA5">
        <w:rPr>
          <w:rFonts w:ascii="Times New Roman" w:hint="eastAsia"/>
          <w:sz w:val="23"/>
          <w:szCs w:val="23"/>
        </w:rPr>
        <w:t xml:space="preserve"> </w:t>
      </w:r>
      <w:r w:rsidRPr="00B51FA5">
        <w:rPr>
          <w:rFonts w:ascii="Times New Roman" w:hint="eastAsia"/>
          <w:sz w:val="23"/>
          <w:szCs w:val="23"/>
        </w:rPr>
        <w:t>제외하고</w:t>
      </w:r>
      <w:r w:rsidRPr="00B51FA5">
        <w:rPr>
          <w:rFonts w:ascii="Times New Roman" w:hint="eastAsia"/>
          <w:sz w:val="23"/>
          <w:szCs w:val="23"/>
        </w:rPr>
        <w:t>(</w:t>
      </w:r>
      <w:r w:rsidRPr="00B51FA5">
        <w:rPr>
          <w:rFonts w:ascii="Times New Roman" w:hint="eastAsia"/>
          <w:sz w:val="23"/>
          <w:szCs w:val="23"/>
        </w:rPr>
        <w:t>단</w:t>
      </w:r>
      <w:r w:rsidRPr="00B51FA5">
        <w:rPr>
          <w:rFonts w:ascii="Times New Roman" w:hint="eastAsia"/>
          <w:sz w:val="23"/>
          <w:szCs w:val="23"/>
        </w:rPr>
        <w:t xml:space="preserve">, </w:t>
      </w:r>
      <w:r w:rsidRPr="00B51FA5">
        <w:rPr>
          <w:rFonts w:ascii="Times New Roman" w:hint="eastAsia"/>
          <w:sz w:val="23"/>
          <w:szCs w:val="23"/>
        </w:rPr>
        <w:t>이</w:t>
      </w:r>
      <w:r w:rsidRPr="00B51FA5">
        <w:rPr>
          <w:rFonts w:ascii="Times New Roman" w:hint="eastAsia"/>
          <w:sz w:val="23"/>
          <w:szCs w:val="23"/>
        </w:rPr>
        <w:t xml:space="preserve"> </w:t>
      </w:r>
      <w:r w:rsidRPr="00B51FA5">
        <w:rPr>
          <w:rFonts w:ascii="Times New Roman" w:hint="eastAsia"/>
          <w:sz w:val="23"/>
          <w:szCs w:val="23"/>
        </w:rPr>
        <w:t>동의는</w:t>
      </w:r>
      <w:r w:rsidRPr="00B51FA5">
        <w:rPr>
          <w:rFonts w:ascii="Times New Roman" w:hint="eastAsia"/>
          <w:sz w:val="23"/>
          <w:szCs w:val="23"/>
        </w:rPr>
        <w:t xml:space="preserve"> </w:t>
      </w:r>
      <w:r w:rsidRPr="00B51FA5">
        <w:rPr>
          <w:rFonts w:ascii="Times New Roman" w:hint="eastAsia"/>
          <w:sz w:val="23"/>
          <w:szCs w:val="23"/>
        </w:rPr>
        <w:t>불합리하게</w:t>
      </w:r>
      <w:r w:rsidRPr="00B51FA5">
        <w:rPr>
          <w:rFonts w:ascii="Times New Roman" w:hint="eastAsia"/>
          <w:sz w:val="23"/>
          <w:szCs w:val="23"/>
        </w:rPr>
        <w:t xml:space="preserve"> </w:t>
      </w:r>
      <w:r w:rsidRPr="00B51FA5">
        <w:rPr>
          <w:rFonts w:ascii="Times New Roman" w:hint="eastAsia"/>
          <w:sz w:val="23"/>
          <w:szCs w:val="23"/>
        </w:rPr>
        <w:t>거부</w:t>
      </w:r>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지연될</w:t>
      </w:r>
      <w:r w:rsidRPr="00B51FA5">
        <w:rPr>
          <w:rFonts w:ascii="Times New Roman" w:hint="eastAsia"/>
          <w:sz w:val="23"/>
          <w:szCs w:val="23"/>
        </w:rPr>
        <w:t xml:space="preserve"> </w:t>
      </w:r>
      <w:r w:rsidRPr="00B51FA5">
        <w:rPr>
          <w:rFonts w:ascii="Times New Roman" w:hint="eastAsia"/>
          <w:sz w:val="23"/>
          <w:szCs w:val="23"/>
        </w:rPr>
        <w:t>수</w:t>
      </w:r>
      <w:r w:rsidRPr="00B51FA5">
        <w:rPr>
          <w:rFonts w:ascii="Times New Roman" w:hint="eastAsia"/>
          <w:sz w:val="23"/>
          <w:szCs w:val="23"/>
        </w:rPr>
        <w:t xml:space="preserve"> </w:t>
      </w:r>
      <w:r w:rsidRPr="00B51FA5">
        <w:rPr>
          <w:rFonts w:ascii="Times New Roman" w:hint="eastAsia"/>
          <w:sz w:val="23"/>
          <w:szCs w:val="23"/>
        </w:rPr>
        <w:t>없음</w:t>
      </w:r>
      <w:r w:rsidRPr="00B51FA5">
        <w:rPr>
          <w:rFonts w:ascii="Times New Roman" w:hint="eastAsia"/>
          <w:sz w:val="23"/>
          <w:szCs w:val="23"/>
        </w:rPr>
        <w:t xml:space="preserve">), </w:t>
      </w:r>
      <w:r w:rsidRPr="00B51FA5">
        <w:rPr>
          <w:rFonts w:ascii="Times New Roman" w:hint="eastAsia"/>
          <w:sz w:val="23"/>
          <w:szCs w:val="23"/>
        </w:rPr>
        <w:t>피배상당사자는</w:t>
      </w:r>
      <w:r w:rsidRPr="00B51FA5">
        <w:rPr>
          <w:rFonts w:ascii="Times New Roman" w:hint="eastAsia"/>
          <w:sz w:val="23"/>
          <w:szCs w:val="23"/>
        </w:rPr>
        <w:t xml:space="preserve"> </w:t>
      </w:r>
      <w:r w:rsidRPr="00B51FA5">
        <w:rPr>
          <w:rFonts w:ascii="Times New Roman" w:hint="eastAsia"/>
          <w:sz w:val="23"/>
          <w:szCs w:val="23"/>
        </w:rPr>
        <w:t>위의</w:t>
      </w:r>
      <w:r w:rsidRPr="00B51FA5">
        <w:rPr>
          <w:rFonts w:ascii="Times New Roman" w:hint="eastAsia"/>
          <w:sz w:val="23"/>
          <w:szCs w:val="23"/>
        </w:rPr>
        <w:t xml:space="preserve"> </w:t>
      </w:r>
      <w:r w:rsidRPr="00B51FA5">
        <w:rPr>
          <w:rFonts w:ascii="Times New Roman" w:hint="eastAsia"/>
          <w:sz w:val="23"/>
          <w:szCs w:val="23"/>
        </w:rPr>
        <w:t>청구</w:t>
      </w:r>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소송의</w:t>
      </w:r>
      <w:r w:rsidRPr="00B51FA5">
        <w:rPr>
          <w:rFonts w:ascii="Times New Roman" w:hint="eastAsia"/>
          <w:sz w:val="23"/>
          <w:szCs w:val="23"/>
        </w:rPr>
        <w:t xml:space="preserve"> </w:t>
      </w:r>
      <w:r w:rsidRPr="00B51FA5">
        <w:rPr>
          <w:rFonts w:ascii="Times New Roman" w:hint="eastAsia"/>
          <w:sz w:val="23"/>
          <w:szCs w:val="23"/>
        </w:rPr>
        <w:t>방어</w:t>
      </w:r>
      <w:r w:rsidRPr="00B51FA5">
        <w:rPr>
          <w:rFonts w:ascii="Times New Roman" w:hint="eastAsia"/>
          <w:sz w:val="23"/>
          <w:szCs w:val="23"/>
        </w:rPr>
        <w:t xml:space="preserve"> </w:t>
      </w:r>
      <w:r w:rsidRPr="00B51FA5">
        <w:rPr>
          <w:rFonts w:ascii="Times New Roman" w:hint="eastAsia"/>
          <w:sz w:val="23"/>
          <w:szCs w:val="23"/>
        </w:rPr>
        <w:t>절차에서</w:t>
      </w:r>
      <w:r w:rsidRPr="00B51FA5">
        <w:rPr>
          <w:rFonts w:ascii="Times New Roman" w:hint="eastAsia"/>
          <w:sz w:val="23"/>
          <w:szCs w:val="23"/>
        </w:rPr>
        <w:t xml:space="preserve"> </w:t>
      </w:r>
      <w:r w:rsidRPr="00B51FA5">
        <w:rPr>
          <w:rFonts w:ascii="Times New Roman" w:hint="eastAsia"/>
          <w:sz w:val="23"/>
          <w:szCs w:val="23"/>
        </w:rPr>
        <w:t>조정이나</w:t>
      </w:r>
      <w:r w:rsidRPr="00B51FA5">
        <w:rPr>
          <w:rFonts w:ascii="Times New Roman" w:hint="eastAsia"/>
          <w:sz w:val="23"/>
          <w:szCs w:val="23"/>
        </w:rPr>
        <w:t xml:space="preserve"> </w:t>
      </w:r>
      <w:r w:rsidRPr="00B51FA5">
        <w:rPr>
          <w:rFonts w:ascii="Times New Roman" w:hint="eastAsia"/>
          <w:sz w:val="23"/>
          <w:szCs w:val="23"/>
        </w:rPr>
        <w:t>화해를</w:t>
      </w:r>
      <w:r w:rsidRPr="00B51FA5">
        <w:rPr>
          <w:rFonts w:ascii="Times New Roman" w:hint="eastAsia"/>
          <w:sz w:val="23"/>
          <w:szCs w:val="23"/>
        </w:rPr>
        <w:t xml:space="preserve"> </w:t>
      </w:r>
      <w:r w:rsidRPr="00B51FA5">
        <w:rPr>
          <w:rFonts w:ascii="Times New Roman" w:hint="eastAsia"/>
          <w:sz w:val="23"/>
          <w:szCs w:val="23"/>
        </w:rPr>
        <w:t>할</w:t>
      </w:r>
      <w:r w:rsidRPr="00B51FA5">
        <w:rPr>
          <w:rFonts w:ascii="Times New Roman" w:hint="eastAsia"/>
          <w:sz w:val="23"/>
          <w:szCs w:val="23"/>
        </w:rPr>
        <w:t xml:space="preserve"> </w:t>
      </w:r>
      <w:r w:rsidRPr="00B51FA5">
        <w:rPr>
          <w:rFonts w:ascii="Times New Roman" w:hint="eastAsia"/>
          <w:sz w:val="23"/>
          <w:szCs w:val="23"/>
        </w:rPr>
        <w:t>수</w:t>
      </w:r>
      <w:r w:rsidRPr="00B51FA5">
        <w:rPr>
          <w:rFonts w:ascii="Times New Roman" w:hint="eastAsia"/>
          <w:sz w:val="23"/>
          <w:szCs w:val="23"/>
        </w:rPr>
        <w:t xml:space="preserve"> </w:t>
      </w:r>
      <w:r w:rsidRPr="00B51FA5">
        <w:rPr>
          <w:rFonts w:ascii="Times New Roman" w:hint="eastAsia"/>
          <w:sz w:val="23"/>
          <w:szCs w:val="23"/>
        </w:rPr>
        <w:t>없다</w:t>
      </w:r>
      <w:r w:rsidRPr="00B51FA5">
        <w:rPr>
          <w:rFonts w:ascii="Times New Roman" w:hint="eastAsia"/>
          <w:sz w:val="23"/>
          <w:szCs w:val="23"/>
        </w:rPr>
        <w:t xml:space="preserve">. </w:t>
      </w:r>
      <w:r w:rsidRPr="00B51FA5">
        <w:rPr>
          <w:rFonts w:ascii="Times New Roman" w:hint="eastAsia"/>
          <w:sz w:val="23"/>
          <w:szCs w:val="23"/>
        </w:rPr>
        <w:t>배상당사자와</w:t>
      </w:r>
      <w:r w:rsidRPr="00B51FA5">
        <w:rPr>
          <w:rFonts w:ascii="Times New Roman" w:hint="eastAsia"/>
          <w:sz w:val="23"/>
          <w:szCs w:val="23"/>
        </w:rPr>
        <w:t xml:space="preserve"> </w:t>
      </w:r>
      <w:r w:rsidRPr="00B51FA5">
        <w:rPr>
          <w:rFonts w:ascii="Times New Roman" w:hint="eastAsia"/>
          <w:sz w:val="23"/>
          <w:szCs w:val="23"/>
        </w:rPr>
        <w:t>피배상당사자는</w:t>
      </w:r>
      <w:r w:rsidRPr="00B51FA5">
        <w:rPr>
          <w:rFonts w:ascii="Times New Roman" w:hint="eastAsia"/>
          <w:sz w:val="23"/>
          <w:szCs w:val="23"/>
        </w:rPr>
        <w:t xml:space="preserve"> </w:t>
      </w:r>
      <w:r w:rsidRPr="00B51FA5">
        <w:rPr>
          <w:rFonts w:ascii="Times New Roman" w:hint="eastAsia"/>
          <w:sz w:val="23"/>
          <w:szCs w:val="23"/>
        </w:rPr>
        <w:t>위</w:t>
      </w:r>
      <w:r w:rsidRPr="00B51FA5">
        <w:rPr>
          <w:rFonts w:ascii="Times New Roman" w:hint="eastAsia"/>
          <w:sz w:val="23"/>
          <w:szCs w:val="23"/>
        </w:rPr>
        <w:t xml:space="preserve"> </w:t>
      </w:r>
      <w:r w:rsidRPr="00B51FA5">
        <w:rPr>
          <w:rFonts w:ascii="Times New Roman" w:hint="eastAsia"/>
          <w:sz w:val="23"/>
          <w:szCs w:val="23"/>
        </w:rPr>
        <w:t>청구</w:t>
      </w:r>
      <w:r w:rsidRPr="00B51FA5">
        <w:rPr>
          <w:rFonts w:ascii="Times New Roman" w:hint="eastAsia"/>
          <w:sz w:val="23"/>
          <w:szCs w:val="23"/>
        </w:rPr>
        <w:t xml:space="preserve"> </w:t>
      </w:r>
      <w:r w:rsidRPr="00B51FA5">
        <w:rPr>
          <w:rFonts w:ascii="Times New Roman" w:hint="eastAsia"/>
          <w:sz w:val="23"/>
          <w:szCs w:val="23"/>
        </w:rPr>
        <w:t>또는</w:t>
      </w:r>
      <w:r w:rsidRPr="00B51FA5">
        <w:rPr>
          <w:rFonts w:ascii="Times New Roman" w:hint="eastAsia"/>
          <w:sz w:val="23"/>
          <w:szCs w:val="23"/>
        </w:rPr>
        <w:t xml:space="preserve"> </w:t>
      </w:r>
      <w:r w:rsidRPr="00B51FA5">
        <w:rPr>
          <w:rFonts w:ascii="Times New Roman" w:hint="eastAsia"/>
          <w:sz w:val="23"/>
          <w:szCs w:val="23"/>
        </w:rPr>
        <w:t>소송의</w:t>
      </w:r>
      <w:r w:rsidRPr="00B51FA5">
        <w:rPr>
          <w:rFonts w:ascii="Times New Roman" w:hint="eastAsia"/>
          <w:sz w:val="23"/>
          <w:szCs w:val="23"/>
        </w:rPr>
        <w:t xml:space="preserve"> </w:t>
      </w:r>
      <w:r w:rsidRPr="00B51FA5">
        <w:rPr>
          <w:rFonts w:ascii="Times New Roman" w:hint="eastAsia"/>
          <w:sz w:val="23"/>
          <w:szCs w:val="23"/>
        </w:rPr>
        <w:t>방어를</w:t>
      </w:r>
      <w:r w:rsidRPr="00B51FA5">
        <w:rPr>
          <w:rFonts w:ascii="Times New Roman" w:hint="eastAsia"/>
          <w:sz w:val="23"/>
          <w:szCs w:val="23"/>
        </w:rPr>
        <w:t xml:space="preserve"> </w:t>
      </w:r>
      <w:r w:rsidRPr="00B51FA5">
        <w:rPr>
          <w:rFonts w:ascii="Times New Roman" w:hint="eastAsia"/>
          <w:sz w:val="23"/>
          <w:szCs w:val="23"/>
        </w:rPr>
        <w:t>위해</w:t>
      </w:r>
      <w:r w:rsidRPr="00B51FA5">
        <w:rPr>
          <w:rFonts w:ascii="Times New Roman" w:hint="eastAsia"/>
          <w:sz w:val="23"/>
          <w:szCs w:val="23"/>
        </w:rPr>
        <w:t xml:space="preserve"> </w:t>
      </w:r>
      <w:r w:rsidRPr="00B51FA5">
        <w:rPr>
          <w:rFonts w:ascii="Times New Roman" w:hint="eastAsia"/>
          <w:sz w:val="23"/>
          <w:szCs w:val="23"/>
        </w:rPr>
        <w:t>자신의</w:t>
      </w:r>
      <w:r w:rsidRPr="00B51FA5">
        <w:rPr>
          <w:rFonts w:ascii="Times New Roman" w:hint="eastAsia"/>
          <w:sz w:val="23"/>
          <w:szCs w:val="23"/>
        </w:rPr>
        <w:t xml:space="preserve"> </w:t>
      </w:r>
      <w:r w:rsidRPr="00B51FA5">
        <w:rPr>
          <w:rFonts w:ascii="Times New Roman" w:hint="eastAsia"/>
          <w:sz w:val="23"/>
          <w:szCs w:val="23"/>
        </w:rPr>
        <w:t>문서와</w:t>
      </w:r>
      <w:r w:rsidRPr="00B51FA5">
        <w:rPr>
          <w:rFonts w:ascii="Times New Roman" w:hint="eastAsia"/>
          <w:sz w:val="23"/>
          <w:szCs w:val="23"/>
        </w:rPr>
        <w:t xml:space="preserve"> </w:t>
      </w:r>
      <w:r w:rsidRPr="00B51FA5">
        <w:rPr>
          <w:rFonts w:ascii="Times New Roman" w:hint="eastAsia"/>
          <w:sz w:val="23"/>
          <w:szCs w:val="23"/>
        </w:rPr>
        <w:t>기록에</w:t>
      </w:r>
      <w:r w:rsidRPr="00B51FA5">
        <w:rPr>
          <w:rFonts w:ascii="Times New Roman" w:hint="eastAsia"/>
          <w:sz w:val="23"/>
          <w:szCs w:val="23"/>
        </w:rPr>
        <w:t xml:space="preserve"> </w:t>
      </w:r>
      <w:r w:rsidRPr="00B51FA5">
        <w:rPr>
          <w:rFonts w:ascii="Times New Roman" w:hint="eastAsia"/>
          <w:sz w:val="23"/>
          <w:szCs w:val="23"/>
        </w:rPr>
        <w:t>대해</w:t>
      </w:r>
      <w:r w:rsidRPr="00B51FA5">
        <w:rPr>
          <w:rFonts w:ascii="Times New Roman" w:hint="eastAsia"/>
          <w:sz w:val="23"/>
          <w:szCs w:val="23"/>
        </w:rPr>
        <w:t xml:space="preserve"> </w:t>
      </w:r>
      <w:r w:rsidRPr="00B51FA5">
        <w:rPr>
          <w:rFonts w:ascii="Times New Roman" w:hint="eastAsia"/>
          <w:sz w:val="23"/>
          <w:szCs w:val="23"/>
        </w:rPr>
        <w:t>상대방에게</w:t>
      </w:r>
      <w:r w:rsidRPr="00B51FA5">
        <w:rPr>
          <w:rFonts w:ascii="Times New Roman" w:hint="eastAsia"/>
          <w:sz w:val="23"/>
          <w:szCs w:val="23"/>
        </w:rPr>
        <w:t xml:space="preserve"> </w:t>
      </w:r>
      <w:r w:rsidRPr="00B51FA5">
        <w:rPr>
          <w:rFonts w:ascii="Times New Roman" w:hint="eastAsia"/>
          <w:sz w:val="23"/>
          <w:szCs w:val="23"/>
        </w:rPr>
        <w:t>합리적인</w:t>
      </w:r>
      <w:r w:rsidRPr="00B51FA5">
        <w:rPr>
          <w:rFonts w:ascii="Times New Roman" w:hint="eastAsia"/>
          <w:sz w:val="23"/>
          <w:szCs w:val="23"/>
        </w:rPr>
        <w:t xml:space="preserve"> </w:t>
      </w:r>
      <w:r w:rsidRPr="00B51FA5">
        <w:rPr>
          <w:rFonts w:ascii="Times New Roman" w:hint="eastAsia"/>
          <w:sz w:val="23"/>
          <w:szCs w:val="23"/>
        </w:rPr>
        <w:t>접근을</w:t>
      </w:r>
      <w:r w:rsidRPr="00B51FA5">
        <w:rPr>
          <w:rFonts w:ascii="Times New Roman" w:hint="eastAsia"/>
          <w:sz w:val="23"/>
          <w:szCs w:val="23"/>
        </w:rPr>
        <w:t xml:space="preserve"> </w:t>
      </w:r>
      <w:r w:rsidRPr="00B51FA5">
        <w:rPr>
          <w:rFonts w:ascii="Times New Roman" w:hint="eastAsia"/>
          <w:sz w:val="23"/>
          <w:szCs w:val="23"/>
        </w:rPr>
        <w:t>허용하는</w:t>
      </w:r>
      <w:r w:rsidRPr="00B51FA5">
        <w:rPr>
          <w:rFonts w:ascii="Times New Roman" w:hint="eastAsia"/>
          <w:sz w:val="23"/>
          <w:szCs w:val="23"/>
        </w:rPr>
        <w:t xml:space="preserve"> </w:t>
      </w:r>
      <w:r w:rsidRPr="00B51FA5">
        <w:rPr>
          <w:rFonts w:ascii="Times New Roman" w:hint="eastAsia"/>
          <w:sz w:val="23"/>
          <w:szCs w:val="23"/>
        </w:rPr>
        <w:t>것을</w:t>
      </w:r>
      <w:r w:rsidRPr="00B51FA5">
        <w:rPr>
          <w:rFonts w:ascii="Times New Roman" w:hint="eastAsia"/>
          <w:sz w:val="23"/>
          <w:szCs w:val="23"/>
        </w:rPr>
        <w:t xml:space="preserve"> </w:t>
      </w:r>
      <w:r w:rsidRPr="00B51FA5">
        <w:rPr>
          <w:rFonts w:ascii="Times New Roman" w:hint="eastAsia"/>
          <w:sz w:val="23"/>
          <w:szCs w:val="23"/>
        </w:rPr>
        <w:t>포함하여</w:t>
      </w:r>
      <w:r w:rsidRPr="00B51FA5">
        <w:rPr>
          <w:rFonts w:ascii="Times New Roman" w:hint="eastAsia"/>
          <w:sz w:val="23"/>
          <w:szCs w:val="23"/>
        </w:rPr>
        <w:t xml:space="preserve">, </w:t>
      </w:r>
      <w:r w:rsidRPr="00B51FA5">
        <w:rPr>
          <w:rFonts w:ascii="Times New Roman" w:hint="eastAsia"/>
          <w:sz w:val="23"/>
          <w:szCs w:val="23"/>
        </w:rPr>
        <w:t>합리적인</w:t>
      </w:r>
      <w:r w:rsidRPr="00B51FA5">
        <w:rPr>
          <w:rFonts w:ascii="Times New Roman" w:hint="eastAsia"/>
          <w:sz w:val="23"/>
          <w:szCs w:val="23"/>
        </w:rPr>
        <w:t xml:space="preserve"> </w:t>
      </w:r>
      <w:r w:rsidRPr="00B51FA5">
        <w:rPr>
          <w:rFonts w:ascii="Times New Roman" w:hint="eastAsia"/>
          <w:sz w:val="23"/>
          <w:szCs w:val="23"/>
        </w:rPr>
        <w:t>범위에서</w:t>
      </w:r>
      <w:r w:rsidRPr="00B51FA5">
        <w:rPr>
          <w:rFonts w:ascii="Times New Roman" w:hint="eastAsia"/>
          <w:sz w:val="23"/>
          <w:szCs w:val="23"/>
        </w:rPr>
        <w:t xml:space="preserve"> </w:t>
      </w:r>
      <w:r w:rsidRPr="00B51FA5">
        <w:rPr>
          <w:rFonts w:ascii="Times New Roman" w:hint="eastAsia"/>
          <w:sz w:val="23"/>
          <w:szCs w:val="23"/>
        </w:rPr>
        <w:t>상호</w:t>
      </w:r>
      <w:r w:rsidRPr="00B51FA5">
        <w:rPr>
          <w:rFonts w:ascii="Times New Roman" w:hint="eastAsia"/>
          <w:sz w:val="23"/>
          <w:szCs w:val="23"/>
        </w:rPr>
        <w:t xml:space="preserve"> </w:t>
      </w:r>
      <w:r w:rsidRPr="00B51FA5">
        <w:rPr>
          <w:rFonts w:ascii="Times New Roman" w:hint="eastAsia"/>
          <w:sz w:val="23"/>
          <w:szCs w:val="23"/>
        </w:rPr>
        <w:t>협조해야</w:t>
      </w:r>
      <w:r w:rsidRPr="00B51FA5">
        <w:rPr>
          <w:rFonts w:ascii="Times New Roman" w:hint="eastAsia"/>
          <w:sz w:val="23"/>
          <w:szCs w:val="23"/>
        </w:rPr>
        <w:t xml:space="preserve"> </w:t>
      </w:r>
      <w:r w:rsidRPr="00B51FA5">
        <w:rPr>
          <w:rFonts w:ascii="Times New Roman" w:hint="eastAsia"/>
          <w:sz w:val="23"/>
          <w:szCs w:val="23"/>
        </w:rPr>
        <w:t>한다</w:t>
      </w:r>
      <w:r w:rsidRPr="00B51FA5">
        <w:rPr>
          <w:rFonts w:ascii="Times New Roman"/>
          <w:sz w:val="23"/>
          <w:szCs w:val="23"/>
        </w:rPr>
        <w:t>.</w:t>
      </w:r>
    </w:p>
    <w:p w14:paraId="496B76A4" w14:textId="77777777" w:rsidR="005E4DD1" w:rsidRPr="00B51FA5" w:rsidRDefault="005E4DD1" w:rsidP="00B51FA5">
      <w:pPr>
        <w:pStyle w:val="ac"/>
        <w:rPr>
          <w:rFonts w:ascii="Times New Roman"/>
          <w:sz w:val="23"/>
          <w:szCs w:val="23"/>
        </w:rPr>
      </w:pPr>
    </w:p>
    <w:p w14:paraId="3AB35994" w14:textId="77777777" w:rsidR="00786425" w:rsidRPr="00006BBA" w:rsidRDefault="00786425" w:rsidP="00006BBA">
      <w:pPr>
        <w:pStyle w:val="ac"/>
        <w:numPr>
          <w:ilvl w:val="0"/>
          <w:numId w:val="53"/>
        </w:numPr>
        <w:tabs>
          <w:tab w:val="left" w:pos="1560"/>
        </w:tabs>
        <w:adjustRightInd w:val="0"/>
        <w:snapToGrid w:val="0"/>
        <w:spacing w:before="180" w:after="180" w:line="360" w:lineRule="atLeast"/>
        <w:ind w:leftChars="0" w:left="1559" w:hanging="1559"/>
        <w:outlineLvl w:val="0"/>
        <w:rPr>
          <w:rFonts w:ascii="Times New Roman"/>
          <w:b/>
          <w:sz w:val="23"/>
          <w:szCs w:val="23"/>
        </w:rPr>
      </w:pPr>
      <w:r w:rsidRPr="00006BBA">
        <w:rPr>
          <w:rFonts w:ascii="Times New Roman" w:hint="eastAsia"/>
          <w:b/>
          <w:sz w:val="23"/>
          <w:szCs w:val="23"/>
        </w:rPr>
        <w:t>기타</w:t>
      </w:r>
      <w:r w:rsidRPr="00006BBA">
        <w:rPr>
          <w:rFonts w:ascii="Times New Roman"/>
          <w:b/>
          <w:sz w:val="23"/>
          <w:szCs w:val="23"/>
        </w:rPr>
        <w:t xml:space="preserve"> </w:t>
      </w:r>
      <w:r w:rsidRPr="00006BBA">
        <w:rPr>
          <w:rFonts w:ascii="Times New Roman" w:hint="eastAsia"/>
          <w:b/>
          <w:sz w:val="23"/>
          <w:szCs w:val="23"/>
        </w:rPr>
        <w:t>규정</w:t>
      </w:r>
    </w:p>
    <w:p w14:paraId="0D80611B" w14:textId="77777777" w:rsidR="005E4DD1" w:rsidRPr="00B51FA5" w:rsidRDefault="005E4DD1" w:rsidP="00B51FA5">
      <w:pPr>
        <w:pStyle w:val="ac"/>
        <w:tabs>
          <w:tab w:val="left" w:pos="1560"/>
        </w:tabs>
        <w:adjustRightInd w:val="0"/>
        <w:snapToGrid w:val="0"/>
        <w:spacing w:before="180" w:after="180" w:line="360" w:lineRule="atLeast"/>
        <w:ind w:leftChars="0" w:left="1560"/>
        <w:rPr>
          <w:rFonts w:ascii="Times New Roman"/>
          <w:sz w:val="23"/>
          <w:szCs w:val="23"/>
        </w:rPr>
      </w:pPr>
    </w:p>
    <w:p w14:paraId="5E6FA0E7" w14:textId="03DA20FC" w:rsidR="00A47CCB" w:rsidRPr="000419AA" w:rsidRDefault="00A47CCB" w:rsidP="00410393">
      <w:pPr>
        <w:numPr>
          <w:ilvl w:val="1"/>
          <w:numId w:val="51"/>
        </w:numPr>
        <w:snapToGrid w:val="0"/>
        <w:spacing w:before="180" w:after="180" w:line="360" w:lineRule="atLeast"/>
        <w:rPr>
          <w:rFonts w:ascii="Times New Roman"/>
          <w:bCs/>
          <w:sz w:val="23"/>
          <w:szCs w:val="23"/>
        </w:rPr>
      </w:pPr>
      <w:proofErr w:type="spellStart"/>
      <w:r w:rsidRPr="00410393">
        <w:rPr>
          <w:rFonts w:ascii="Times New Roman" w:hint="eastAsia"/>
          <w:bCs/>
          <w:sz w:val="23"/>
          <w:szCs w:val="23"/>
          <w:u w:val="single"/>
        </w:rPr>
        <w:t>방위사업청</w:t>
      </w:r>
      <w:proofErr w:type="spellEnd"/>
      <w:r w:rsidRPr="00C06163">
        <w:rPr>
          <w:rFonts w:ascii="Times New Roman" w:hint="eastAsia"/>
          <w:bCs/>
          <w:sz w:val="23"/>
          <w:szCs w:val="23"/>
          <w:u w:val="single"/>
        </w:rPr>
        <w:t xml:space="preserve"> </w:t>
      </w:r>
      <w:r w:rsidRPr="00C06163">
        <w:rPr>
          <w:rFonts w:ascii="Times New Roman" w:hint="eastAsia"/>
          <w:bCs/>
          <w:sz w:val="23"/>
          <w:szCs w:val="23"/>
          <w:u w:val="single"/>
        </w:rPr>
        <w:t>하자보수변상금</w:t>
      </w:r>
      <w:r w:rsidRPr="00CB251B">
        <w:rPr>
          <w:rFonts w:ascii="Times New Roman" w:hint="eastAsia"/>
          <w:bCs/>
          <w:sz w:val="23"/>
          <w:szCs w:val="23"/>
          <w:u w:val="single"/>
        </w:rPr>
        <w:t xml:space="preserve"> </w:t>
      </w:r>
      <w:r w:rsidRPr="00CB251B">
        <w:rPr>
          <w:rFonts w:ascii="Times New Roman" w:hint="eastAsia"/>
          <w:bCs/>
          <w:sz w:val="23"/>
          <w:szCs w:val="23"/>
          <w:u w:val="single"/>
        </w:rPr>
        <w:t>청구</w:t>
      </w:r>
      <w:r w:rsidRPr="00CB251B">
        <w:rPr>
          <w:rFonts w:ascii="Times New Roman" w:hint="eastAsia"/>
          <w:bCs/>
          <w:sz w:val="23"/>
          <w:szCs w:val="23"/>
          <w:u w:val="single"/>
        </w:rPr>
        <w:t xml:space="preserve"> </w:t>
      </w:r>
      <w:r w:rsidRPr="00CB251B">
        <w:rPr>
          <w:rFonts w:ascii="Times New Roman" w:hint="eastAsia"/>
          <w:bCs/>
          <w:sz w:val="23"/>
          <w:szCs w:val="23"/>
          <w:u w:val="single"/>
        </w:rPr>
        <w:t>관련</w:t>
      </w:r>
      <w:r w:rsidRPr="00CB251B">
        <w:rPr>
          <w:rFonts w:ascii="Times New Roman" w:hint="eastAsia"/>
          <w:bCs/>
          <w:sz w:val="23"/>
          <w:szCs w:val="23"/>
          <w:u w:val="single"/>
        </w:rPr>
        <w:t xml:space="preserve"> </w:t>
      </w:r>
      <w:r w:rsidRPr="00CB251B">
        <w:rPr>
          <w:rFonts w:ascii="Times New Roman" w:hint="eastAsia"/>
          <w:bCs/>
          <w:sz w:val="23"/>
          <w:szCs w:val="23"/>
          <w:u w:val="single"/>
        </w:rPr>
        <w:t>매매대금</w:t>
      </w:r>
      <w:r w:rsidRPr="00CB251B">
        <w:rPr>
          <w:rFonts w:ascii="Times New Roman" w:hint="eastAsia"/>
          <w:bCs/>
          <w:sz w:val="23"/>
          <w:szCs w:val="23"/>
          <w:u w:val="single"/>
        </w:rPr>
        <w:t xml:space="preserve"> </w:t>
      </w:r>
      <w:r w:rsidRPr="00CB251B">
        <w:rPr>
          <w:rFonts w:ascii="Times New Roman" w:hint="eastAsia"/>
          <w:bCs/>
          <w:sz w:val="23"/>
          <w:szCs w:val="23"/>
          <w:u w:val="single"/>
        </w:rPr>
        <w:t>조정</w:t>
      </w:r>
      <w:r w:rsidRPr="00CB251B">
        <w:rPr>
          <w:rFonts w:ascii="Times New Roman" w:hint="eastAsia"/>
          <w:bCs/>
          <w:sz w:val="23"/>
          <w:szCs w:val="23"/>
          <w:u w:val="single"/>
        </w:rPr>
        <w:t>.</w:t>
      </w:r>
      <w:r w:rsidRPr="00A47CCB">
        <w:rPr>
          <w:rFonts w:ascii="Times New Roman"/>
          <w:bCs/>
          <w:sz w:val="23"/>
          <w:szCs w:val="23"/>
        </w:rPr>
        <w:t xml:space="preserve">  </w:t>
      </w:r>
      <w:r w:rsidRPr="00A47CCB">
        <w:rPr>
          <w:rFonts w:ascii="Times New Roman" w:hint="eastAsia"/>
          <w:bCs/>
          <w:sz w:val="23"/>
          <w:szCs w:val="23"/>
        </w:rPr>
        <w:t>방위사업청의</w:t>
      </w:r>
      <w:r w:rsidRPr="00A47CCB">
        <w:rPr>
          <w:rFonts w:ascii="Times New Roman"/>
          <w:bCs/>
          <w:sz w:val="23"/>
          <w:szCs w:val="23"/>
        </w:rPr>
        <w:t xml:space="preserve"> </w:t>
      </w:r>
      <w:r w:rsidRPr="00A47CCB">
        <w:rPr>
          <w:rFonts w:ascii="Times New Roman" w:hint="eastAsia"/>
          <w:bCs/>
          <w:sz w:val="23"/>
          <w:szCs w:val="23"/>
        </w:rPr>
        <w:t>하자보수변상금</w:t>
      </w:r>
      <w:r w:rsidRPr="00A47CCB">
        <w:rPr>
          <w:rFonts w:ascii="Times New Roman"/>
          <w:bCs/>
          <w:sz w:val="23"/>
          <w:szCs w:val="23"/>
        </w:rPr>
        <w:t xml:space="preserve"> </w:t>
      </w:r>
      <w:r w:rsidRPr="00A47CCB">
        <w:rPr>
          <w:rFonts w:ascii="Times New Roman" w:hint="eastAsia"/>
          <w:bCs/>
          <w:sz w:val="23"/>
          <w:szCs w:val="23"/>
        </w:rPr>
        <w:t>청구</w:t>
      </w:r>
      <w:r w:rsidRPr="00A47CCB">
        <w:rPr>
          <w:rFonts w:ascii="Times New Roman"/>
          <w:bCs/>
          <w:sz w:val="23"/>
          <w:szCs w:val="23"/>
        </w:rPr>
        <w:t xml:space="preserve">(2022. 5. </w:t>
      </w:r>
      <w:r w:rsidRPr="00A47CCB">
        <w:rPr>
          <w:rFonts w:ascii="Times New Roman" w:hint="eastAsia"/>
          <w:bCs/>
          <w:sz w:val="23"/>
          <w:szCs w:val="23"/>
        </w:rPr>
        <w:t>접수</w:t>
      </w:r>
      <w:r w:rsidRPr="00A47CCB">
        <w:rPr>
          <w:rFonts w:ascii="Times New Roman"/>
          <w:bCs/>
          <w:sz w:val="23"/>
          <w:szCs w:val="23"/>
        </w:rPr>
        <w:t xml:space="preserve"> </w:t>
      </w:r>
      <w:proofErr w:type="spellStart"/>
      <w:r w:rsidRPr="00A47CCB">
        <w:rPr>
          <w:rFonts w:ascii="Times New Roman" w:hint="eastAsia"/>
          <w:bCs/>
          <w:sz w:val="23"/>
          <w:szCs w:val="23"/>
        </w:rPr>
        <w:t>방위사업청</w:t>
      </w:r>
      <w:proofErr w:type="spellEnd"/>
      <w:r w:rsidRPr="00A47CCB">
        <w:rPr>
          <w:rFonts w:ascii="Times New Roman"/>
          <w:bCs/>
          <w:sz w:val="23"/>
          <w:szCs w:val="23"/>
        </w:rPr>
        <w:t xml:space="preserve"> </w:t>
      </w:r>
      <w:proofErr w:type="spellStart"/>
      <w:r w:rsidRPr="00A47CCB">
        <w:rPr>
          <w:rFonts w:ascii="Times New Roman" w:hint="eastAsia"/>
          <w:bCs/>
          <w:sz w:val="23"/>
          <w:szCs w:val="23"/>
        </w:rPr>
        <w:t>옴부즈만</w:t>
      </w:r>
      <w:proofErr w:type="spellEnd"/>
      <w:r w:rsidRPr="00A47CCB">
        <w:rPr>
          <w:rFonts w:ascii="Times New Roman"/>
          <w:bCs/>
          <w:sz w:val="23"/>
          <w:szCs w:val="23"/>
        </w:rPr>
        <w:t xml:space="preserve"> </w:t>
      </w:r>
      <w:r w:rsidRPr="00A47CCB">
        <w:rPr>
          <w:rFonts w:ascii="Times New Roman" w:hint="eastAsia"/>
          <w:bCs/>
          <w:sz w:val="23"/>
          <w:szCs w:val="23"/>
        </w:rPr>
        <w:t>건</w:t>
      </w:r>
      <w:r w:rsidRPr="00A47CCB">
        <w:rPr>
          <w:rFonts w:ascii="Times New Roman"/>
          <w:bCs/>
          <w:sz w:val="23"/>
          <w:szCs w:val="23"/>
        </w:rPr>
        <w:t xml:space="preserve">) </w:t>
      </w:r>
      <w:r w:rsidRPr="00A47CCB">
        <w:rPr>
          <w:rFonts w:ascii="Times New Roman" w:hint="eastAsia"/>
          <w:bCs/>
          <w:sz w:val="23"/>
          <w:szCs w:val="23"/>
        </w:rPr>
        <w:t>관련</w:t>
      </w:r>
      <w:r w:rsidRPr="00A47CCB">
        <w:rPr>
          <w:rFonts w:ascii="Times New Roman"/>
          <w:bCs/>
          <w:sz w:val="23"/>
          <w:szCs w:val="23"/>
        </w:rPr>
        <w:t xml:space="preserve"> </w:t>
      </w:r>
      <w:r w:rsidRPr="00A47CCB">
        <w:rPr>
          <w:rFonts w:ascii="Times New Roman" w:hint="eastAsia"/>
          <w:bCs/>
          <w:sz w:val="23"/>
          <w:szCs w:val="23"/>
        </w:rPr>
        <w:t>본건</w:t>
      </w:r>
      <w:r w:rsidRPr="00A47CCB">
        <w:rPr>
          <w:rFonts w:ascii="Times New Roman"/>
          <w:bCs/>
          <w:sz w:val="23"/>
          <w:szCs w:val="23"/>
        </w:rPr>
        <w:t xml:space="preserve"> </w:t>
      </w:r>
      <w:r w:rsidRPr="00A47CCB">
        <w:rPr>
          <w:rFonts w:ascii="Times New Roman" w:hint="eastAsia"/>
          <w:bCs/>
          <w:sz w:val="23"/>
          <w:szCs w:val="23"/>
        </w:rPr>
        <w:t>대상회사의</w:t>
      </w:r>
      <w:r w:rsidRPr="00A47CCB">
        <w:rPr>
          <w:rFonts w:ascii="Times New Roman"/>
          <w:bCs/>
          <w:sz w:val="23"/>
          <w:szCs w:val="23"/>
        </w:rPr>
        <w:t xml:space="preserve"> </w:t>
      </w:r>
      <w:r w:rsidRPr="00A47CCB">
        <w:rPr>
          <w:rFonts w:ascii="Times New Roman" w:hint="eastAsia"/>
          <w:bCs/>
          <w:sz w:val="23"/>
          <w:szCs w:val="23"/>
        </w:rPr>
        <w:t>분할기일</w:t>
      </w:r>
      <w:r w:rsidRPr="00A47CCB">
        <w:rPr>
          <w:rFonts w:ascii="Times New Roman"/>
          <w:bCs/>
          <w:sz w:val="23"/>
          <w:szCs w:val="23"/>
        </w:rPr>
        <w:t xml:space="preserve"> </w:t>
      </w:r>
      <w:r w:rsidRPr="00A47CCB">
        <w:rPr>
          <w:rFonts w:ascii="Times New Roman" w:hint="eastAsia"/>
          <w:bCs/>
          <w:sz w:val="23"/>
          <w:szCs w:val="23"/>
        </w:rPr>
        <w:t>이전에</w:t>
      </w:r>
      <w:r w:rsidRPr="00A47CCB">
        <w:rPr>
          <w:rFonts w:ascii="Times New Roman"/>
          <w:bCs/>
          <w:sz w:val="23"/>
          <w:szCs w:val="23"/>
        </w:rPr>
        <w:t xml:space="preserve"> </w:t>
      </w:r>
      <w:r w:rsidRPr="00A47CCB">
        <w:rPr>
          <w:rFonts w:ascii="Times New Roman" w:hint="eastAsia"/>
          <w:bCs/>
          <w:sz w:val="23"/>
          <w:szCs w:val="23"/>
        </w:rPr>
        <w:t>매도인이</w:t>
      </w:r>
      <w:r w:rsidRPr="00A47CCB">
        <w:rPr>
          <w:rFonts w:ascii="Times New Roman"/>
          <w:bCs/>
          <w:sz w:val="23"/>
          <w:szCs w:val="23"/>
        </w:rPr>
        <w:t xml:space="preserve"> </w:t>
      </w:r>
      <w:r w:rsidRPr="00A47CCB">
        <w:rPr>
          <w:rFonts w:ascii="Times New Roman" w:hint="eastAsia"/>
          <w:bCs/>
          <w:sz w:val="23"/>
          <w:szCs w:val="23"/>
        </w:rPr>
        <w:t>하자보수변상금을</w:t>
      </w:r>
      <w:r w:rsidRPr="00A47CCB">
        <w:rPr>
          <w:rFonts w:ascii="Times New Roman"/>
          <w:bCs/>
          <w:sz w:val="23"/>
          <w:szCs w:val="23"/>
        </w:rPr>
        <w:t xml:space="preserve"> </w:t>
      </w:r>
      <w:r w:rsidRPr="00A47CCB">
        <w:rPr>
          <w:rFonts w:ascii="Times New Roman" w:hint="eastAsia"/>
          <w:bCs/>
          <w:sz w:val="23"/>
          <w:szCs w:val="23"/>
        </w:rPr>
        <w:t>지급한</w:t>
      </w:r>
      <w:r w:rsidRPr="00A47CCB">
        <w:rPr>
          <w:rFonts w:ascii="Times New Roman"/>
          <w:bCs/>
          <w:sz w:val="23"/>
          <w:szCs w:val="23"/>
        </w:rPr>
        <w:t xml:space="preserve"> </w:t>
      </w:r>
      <w:r w:rsidRPr="00A47CCB">
        <w:rPr>
          <w:rFonts w:ascii="Times New Roman" w:hint="eastAsia"/>
          <w:bCs/>
          <w:sz w:val="23"/>
          <w:szCs w:val="23"/>
        </w:rPr>
        <w:t>경우</w:t>
      </w:r>
      <w:r w:rsidRPr="00A47CCB">
        <w:rPr>
          <w:rFonts w:ascii="Times New Roman"/>
          <w:bCs/>
          <w:sz w:val="23"/>
          <w:szCs w:val="23"/>
        </w:rPr>
        <w:t xml:space="preserve">, </w:t>
      </w:r>
      <w:r w:rsidRPr="000419AA">
        <w:rPr>
          <w:rFonts w:ascii="Times New Roman" w:hint="eastAsia"/>
          <w:bCs/>
          <w:sz w:val="23"/>
          <w:szCs w:val="23"/>
        </w:rPr>
        <w:t>지급한</w:t>
      </w:r>
      <w:r w:rsidRPr="000419AA">
        <w:rPr>
          <w:rFonts w:ascii="Times New Roman"/>
          <w:bCs/>
          <w:sz w:val="23"/>
          <w:szCs w:val="23"/>
        </w:rPr>
        <w:t xml:space="preserve"> </w:t>
      </w:r>
      <w:r w:rsidRPr="000419AA">
        <w:rPr>
          <w:rFonts w:ascii="Times New Roman" w:hint="eastAsia"/>
          <w:bCs/>
          <w:sz w:val="23"/>
          <w:szCs w:val="23"/>
        </w:rPr>
        <w:t>하자보수변상금</w:t>
      </w:r>
      <w:r w:rsidRPr="000419AA">
        <w:rPr>
          <w:rFonts w:ascii="Times New Roman"/>
          <w:bCs/>
          <w:sz w:val="23"/>
          <w:szCs w:val="23"/>
        </w:rPr>
        <w:t xml:space="preserve"> </w:t>
      </w:r>
      <w:r w:rsidRPr="000419AA">
        <w:rPr>
          <w:rFonts w:ascii="Times New Roman" w:hint="eastAsia"/>
          <w:bCs/>
          <w:sz w:val="23"/>
          <w:szCs w:val="23"/>
        </w:rPr>
        <w:t>상당액에서</w:t>
      </w:r>
      <w:r w:rsidRPr="000419AA">
        <w:rPr>
          <w:rFonts w:ascii="Times New Roman"/>
          <w:bCs/>
          <w:sz w:val="23"/>
          <w:szCs w:val="23"/>
        </w:rPr>
        <w:t xml:space="preserve"> </w:t>
      </w:r>
      <w:r w:rsidRPr="000419AA">
        <w:rPr>
          <w:rFonts w:ascii="Times New Roman" w:hint="eastAsia"/>
          <w:bCs/>
          <w:sz w:val="23"/>
          <w:szCs w:val="23"/>
        </w:rPr>
        <w:t>본건</w:t>
      </w:r>
      <w:r w:rsidRPr="000419AA">
        <w:rPr>
          <w:rFonts w:ascii="Times New Roman"/>
          <w:bCs/>
          <w:sz w:val="23"/>
          <w:szCs w:val="23"/>
        </w:rPr>
        <w:t xml:space="preserve"> </w:t>
      </w:r>
      <w:r w:rsidRPr="000419AA">
        <w:rPr>
          <w:rFonts w:ascii="Times New Roman" w:hint="eastAsia"/>
          <w:bCs/>
          <w:sz w:val="23"/>
          <w:szCs w:val="23"/>
        </w:rPr>
        <w:t>계약체결일</w:t>
      </w:r>
      <w:r w:rsidRPr="000419AA">
        <w:rPr>
          <w:rFonts w:ascii="Times New Roman"/>
          <w:bCs/>
          <w:sz w:val="23"/>
          <w:szCs w:val="23"/>
        </w:rPr>
        <w:t xml:space="preserve"> </w:t>
      </w:r>
      <w:r w:rsidRPr="000419AA">
        <w:rPr>
          <w:rFonts w:ascii="Times New Roman" w:hint="eastAsia"/>
          <w:bCs/>
          <w:sz w:val="23"/>
          <w:szCs w:val="23"/>
        </w:rPr>
        <w:t>현재</w:t>
      </w:r>
      <w:r w:rsidRPr="00B92FB8">
        <w:rPr>
          <w:rFonts w:ascii="Times New Roman"/>
          <w:bCs/>
          <w:sz w:val="23"/>
          <w:szCs w:val="23"/>
        </w:rPr>
        <w:t xml:space="preserve"> </w:t>
      </w:r>
      <w:r w:rsidRPr="00B92FB8">
        <w:rPr>
          <w:rFonts w:ascii="Times New Roman" w:hint="eastAsia"/>
          <w:bCs/>
          <w:sz w:val="23"/>
          <w:szCs w:val="23"/>
        </w:rPr>
        <w:t>충당</w:t>
      </w:r>
      <w:r w:rsidRPr="00B92FB8">
        <w:rPr>
          <w:rFonts w:ascii="Times New Roman"/>
          <w:bCs/>
          <w:sz w:val="23"/>
          <w:szCs w:val="23"/>
        </w:rPr>
        <w:t xml:space="preserve"> </w:t>
      </w:r>
      <w:r w:rsidRPr="00B92FB8">
        <w:rPr>
          <w:rFonts w:ascii="Times New Roman" w:hint="eastAsia"/>
          <w:bCs/>
          <w:sz w:val="23"/>
          <w:szCs w:val="23"/>
        </w:rPr>
        <w:t>설정된</w:t>
      </w:r>
      <w:r w:rsidRPr="00B92FB8">
        <w:rPr>
          <w:rFonts w:ascii="Times New Roman"/>
          <w:bCs/>
          <w:sz w:val="23"/>
          <w:szCs w:val="23"/>
        </w:rPr>
        <w:t xml:space="preserve"> </w:t>
      </w:r>
      <w:r w:rsidRPr="00B92FB8">
        <w:rPr>
          <w:rFonts w:ascii="Times New Roman" w:hint="eastAsia"/>
          <w:bCs/>
          <w:sz w:val="23"/>
          <w:szCs w:val="23"/>
        </w:rPr>
        <w:t>금액</w:t>
      </w:r>
      <w:r w:rsidRPr="00B92FB8">
        <w:rPr>
          <w:rFonts w:ascii="Times New Roman"/>
          <w:bCs/>
          <w:sz w:val="23"/>
          <w:szCs w:val="23"/>
        </w:rPr>
        <w:t xml:space="preserve"> </w:t>
      </w:r>
      <w:proofErr w:type="spellStart"/>
      <w:r w:rsidR="004D7A4A" w:rsidRPr="00BD221E">
        <w:rPr>
          <w:rFonts w:ascii="Times New Roman" w:hint="eastAsia"/>
          <w:bCs/>
          <w:sz w:val="23"/>
          <w:szCs w:val="23"/>
        </w:rPr>
        <w:t>일십칠억육천이백칠</w:t>
      </w:r>
      <w:r w:rsidRPr="00BD221E">
        <w:rPr>
          <w:rFonts w:ascii="Times New Roman" w:hint="eastAsia"/>
          <w:bCs/>
          <w:sz w:val="23"/>
          <w:szCs w:val="23"/>
        </w:rPr>
        <w:t>십만</w:t>
      </w:r>
      <w:proofErr w:type="spellEnd"/>
      <w:r w:rsidRPr="00BD221E">
        <w:rPr>
          <w:rFonts w:ascii="Times New Roman"/>
          <w:bCs/>
          <w:sz w:val="23"/>
          <w:szCs w:val="23"/>
        </w:rPr>
        <w:t>(</w:t>
      </w:r>
      <w:r w:rsidR="004D7A4A" w:rsidRPr="00BD221E">
        <w:rPr>
          <w:rFonts w:ascii="Times New Roman"/>
          <w:bCs/>
          <w:sz w:val="23"/>
          <w:szCs w:val="23"/>
        </w:rPr>
        <w:t>1,762,700,000</w:t>
      </w:r>
      <w:r w:rsidRPr="00BD221E">
        <w:rPr>
          <w:rFonts w:ascii="Times New Roman"/>
          <w:bCs/>
          <w:sz w:val="23"/>
          <w:szCs w:val="23"/>
        </w:rPr>
        <w:t>)</w:t>
      </w:r>
      <w:r w:rsidRPr="000419AA">
        <w:rPr>
          <w:rFonts w:ascii="Times New Roman" w:hint="eastAsia"/>
          <w:bCs/>
          <w:sz w:val="23"/>
          <w:szCs w:val="23"/>
        </w:rPr>
        <w:t>원을</w:t>
      </w:r>
      <w:r w:rsidRPr="000419AA">
        <w:rPr>
          <w:rFonts w:ascii="Times New Roman"/>
          <w:bCs/>
          <w:sz w:val="23"/>
          <w:szCs w:val="23"/>
        </w:rPr>
        <w:t xml:space="preserve"> </w:t>
      </w:r>
      <w:r w:rsidRPr="000419AA">
        <w:rPr>
          <w:rFonts w:ascii="Times New Roman" w:hint="eastAsia"/>
          <w:bCs/>
          <w:sz w:val="23"/>
          <w:szCs w:val="23"/>
        </w:rPr>
        <w:t>차감한</w:t>
      </w:r>
      <w:r w:rsidRPr="000419AA">
        <w:rPr>
          <w:rFonts w:ascii="Times New Roman"/>
          <w:bCs/>
          <w:sz w:val="23"/>
          <w:szCs w:val="23"/>
        </w:rPr>
        <w:t xml:space="preserve"> </w:t>
      </w:r>
      <w:r w:rsidRPr="000419AA">
        <w:rPr>
          <w:rFonts w:ascii="Times New Roman" w:hint="eastAsia"/>
          <w:bCs/>
          <w:sz w:val="23"/>
          <w:szCs w:val="23"/>
        </w:rPr>
        <w:t>금액을</w:t>
      </w:r>
      <w:r w:rsidRPr="000419AA">
        <w:rPr>
          <w:rFonts w:ascii="Times New Roman"/>
          <w:bCs/>
          <w:sz w:val="23"/>
          <w:szCs w:val="23"/>
        </w:rPr>
        <w:t xml:space="preserve"> </w:t>
      </w:r>
      <w:r w:rsidRPr="000419AA">
        <w:rPr>
          <w:rFonts w:ascii="Times New Roman" w:hint="eastAsia"/>
          <w:bCs/>
          <w:sz w:val="23"/>
          <w:szCs w:val="23"/>
        </w:rPr>
        <w:t>제</w:t>
      </w:r>
      <w:r w:rsidRPr="000419AA">
        <w:rPr>
          <w:rFonts w:ascii="Times New Roman"/>
          <w:bCs/>
          <w:sz w:val="23"/>
          <w:szCs w:val="23"/>
        </w:rPr>
        <w:t>3</w:t>
      </w:r>
      <w:r w:rsidRPr="000419AA">
        <w:rPr>
          <w:rFonts w:ascii="Times New Roman" w:hint="eastAsia"/>
          <w:bCs/>
          <w:sz w:val="23"/>
          <w:szCs w:val="23"/>
        </w:rPr>
        <w:t>조의</w:t>
      </w:r>
      <w:r w:rsidRPr="000419AA">
        <w:rPr>
          <w:rFonts w:ascii="Times New Roman"/>
          <w:bCs/>
          <w:sz w:val="23"/>
          <w:szCs w:val="23"/>
        </w:rPr>
        <w:t xml:space="preserve"> </w:t>
      </w:r>
      <w:r w:rsidRPr="000419AA">
        <w:rPr>
          <w:rFonts w:ascii="Times New Roman" w:hint="eastAsia"/>
          <w:bCs/>
          <w:sz w:val="23"/>
          <w:szCs w:val="23"/>
        </w:rPr>
        <w:t>매매대금에서</w:t>
      </w:r>
      <w:r w:rsidRPr="00B92FB8">
        <w:rPr>
          <w:rFonts w:ascii="Times New Roman"/>
          <w:bCs/>
          <w:sz w:val="23"/>
          <w:szCs w:val="23"/>
        </w:rPr>
        <w:t xml:space="preserve"> </w:t>
      </w:r>
      <w:r w:rsidRPr="00B92FB8">
        <w:rPr>
          <w:rFonts w:ascii="Times New Roman" w:hint="eastAsia"/>
          <w:bCs/>
          <w:sz w:val="23"/>
          <w:szCs w:val="23"/>
        </w:rPr>
        <w:t>감액한다</w:t>
      </w:r>
      <w:r w:rsidRPr="00B92FB8">
        <w:rPr>
          <w:rFonts w:ascii="Times New Roman"/>
          <w:bCs/>
          <w:sz w:val="23"/>
          <w:szCs w:val="23"/>
        </w:rPr>
        <w:t xml:space="preserve">. </w:t>
      </w:r>
      <w:r w:rsidRPr="000419AA">
        <w:rPr>
          <w:rFonts w:ascii="Times New Roman" w:hint="eastAsia"/>
          <w:bCs/>
          <w:sz w:val="23"/>
          <w:szCs w:val="23"/>
        </w:rPr>
        <w:t>단</w:t>
      </w:r>
      <w:r w:rsidRPr="000419AA">
        <w:rPr>
          <w:rFonts w:ascii="Times New Roman"/>
          <w:bCs/>
          <w:sz w:val="23"/>
          <w:szCs w:val="23"/>
        </w:rPr>
        <w:t xml:space="preserve">, </w:t>
      </w:r>
      <w:proofErr w:type="spellStart"/>
      <w:r w:rsidRPr="000419AA">
        <w:rPr>
          <w:rFonts w:ascii="Times New Roman" w:hint="eastAsia"/>
          <w:bCs/>
          <w:sz w:val="23"/>
          <w:szCs w:val="23"/>
        </w:rPr>
        <w:t>대상회사</w:t>
      </w:r>
      <w:proofErr w:type="spellEnd"/>
      <w:r w:rsidRPr="000419AA">
        <w:rPr>
          <w:rFonts w:ascii="Times New Roman"/>
          <w:bCs/>
          <w:sz w:val="23"/>
          <w:szCs w:val="23"/>
        </w:rPr>
        <w:t xml:space="preserve"> </w:t>
      </w:r>
      <w:r w:rsidRPr="000419AA">
        <w:rPr>
          <w:rFonts w:ascii="Times New Roman" w:hint="eastAsia"/>
          <w:bCs/>
          <w:sz w:val="23"/>
          <w:szCs w:val="23"/>
        </w:rPr>
        <w:t>또는</w:t>
      </w:r>
      <w:r w:rsidRPr="000419AA">
        <w:rPr>
          <w:rFonts w:ascii="Times New Roman"/>
          <w:bCs/>
          <w:sz w:val="23"/>
          <w:szCs w:val="23"/>
        </w:rPr>
        <w:t xml:space="preserve"> </w:t>
      </w:r>
      <w:r w:rsidRPr="000419AA">
        <w:rPr>
          <w:rFonts w:ascii="Times New Roman" w:hint="eastAsia"/>
          <w:bCs/>
          <w:sz w:val="23"/>
          <w:szCs w:val="23"/>
        </w:rPr>
        <w:t>매수인이</w:t>
      </w:r>
      <w:r w:rsidRPr="000419AA">
        <w:rPr>
          <w:rFonts w:ascii="Times New Roman"/>
          <w:bCs/>
          <w:sz w:val="23"/>
          <w:szCs w:val="23"/>
        </w:rPr>
        <w:t xml:space="preserve"> </w:t>
      </w:r>
      <w:r w:rsidRPr="000419AA">
        <w:rPr>
          <w:rFonts w:ascii="Times New Roman" w:hint="eastAsia"/>
          <w:bCs/>
          <w:sz w:val="23"/>
          <w:szCs w:val="23"/>
        </w:rPr>
        <w:t>동일한</w:t>
      </w:r>
      <w:r w:rsidRPr="000419AA">
        <w:rPr>
          <w:rFonts w:ascii="Times New Roman"/>
          <w:bCs/>
          <w:sz w:val="23"/>
          <w:szCs w:val="23"/>
        </w:rPr>
        <w:t xml:space="preserve"> </w:t>
      </w:r>
      <w:r w:rsidRPr="000419AA">
        <w:rPr>
          <w:rFonts w:ascii="Times New Roman" w:hint="eastAsia"/>
          <w:bCs/>
          <w:sz w:val="23"/>
          <w:szCs w:val="23"/>
        </w:rPr>
        <w:t>사실관계를</w:t>
      </w:r>
      <w:r w:rsidRPr="000419AA">
        <w:rPr>
          <w:rFonts w:ascii="Times New Roman"/>
          <w:bCs/>
          <w:sz w:val="23"/>
          <w:szCs w:val="23"/>
        </w:rPr>
        <w:t xml:space="preserve"> </w:t>
      </w:r>
      <w:r w:rsidRPr="000419AA">
        <w:rPr>
          <w:rFonts w:ascii="Times New Roman" w:hint="eastAsia"/>
          <w:bCs/>
          <w:sz w:val="23"/>
          <w:szCs w:val="23"/>
        </w:rPr>
        <w:t>기초로</w:t>
      </w:r>
      <w:r w:rsidRPr="000419AA">
        <w:rPr>
          <w:rFonts w:ascii="Times New Roman"/>
          <w:bCs/>
          <w:sz w:val="23"/>
          <w:szCs w:val="23"/>
        </w:rPr>
        <w:t xml:space="preserve"> </w:t>
      </w:r>
      <w:r w:rsidRPr="000419AA">
        <w:rPr>
          <w:rFonts w:ascii="Times New Roman" w:hint="eastAsia"/>
          <w:bCs/>
          <w:sz w:val="23"/>
          <w:szCs w:val="23"/>
        </w:rPr>
        <w:t>대한민</w:t>
      </w:r>
      <w:r w:rsidRPr="00A47CCB">
        <w:rPr>
          <w:rFonts w:ascii="Times New Roman" w:hint="eastAsia"/>
          <w:bCs/>
          <w:sz w:val="23"/>
          <w:szCs w:val="23"/>
        </w:rPr>
        <w:t>국</w:t>
      </w:r>
      <w:r w:rsidRPr="00A47CCB">
        <w:rPr>
          <w:rFonts w:ascii="Times New Roman"/>
          <w:bCs/>
          <w:sz w:val="23"/>
          <w:szCs w:val="23"/>
        </w:rPr>
        <w:t>(</w:t>
      </w:r>
      <w:proofErr w:type="spellStart"/>
      <w:r w:rsidRPr="00A47CCB">
        <w:rPr>
          <w:rFonts w:ascii="Times New Roman" w:hint="eastAsia"/>
          <w:bCs/>
          <w:sz w:val="23"/>
          <w:szCs w:val="23"/>
        </w:rPr>
        <w:t>방위사업청</w:t>
      </w:r>
      <w:proofErr w:type="spellEnd"/>
      <w:r w:rsidRPr="00A47CCB">
        <w:rPr>
          <w:rFonts w:ascii="Times New Roman"/>
          <w:bCs/>
          <w:sz w:val="23"/>
          <w:szCs w:val="23"/>
        </w:rPr>
        <w:t>)</w:t>
      </w:r>
      <w:r w:rsidRPr="00A47CCB">
        <w:rPr>
          <w:rFonts w:ascii="Times New Roman" w:hint="eastAsia"/>
          <w:bCs/>
          <w:sz w:val="23"/>
          <w:szCs w:val="23"/>
        </w:rPr>
        <w:t>을</w:t>
      </w:r>
      <w:r w:rsidRPr="00A47CCB">
        <w:rPr>
          <w:rFonts w:ascii="Times New Roman"/>
          <w:bCs/>
          <w:sz w:val="23"/>
          <w:szCs w:val="23"/>
        </w:rPr>
        <w:t xml:space="preserve"> </w:t>
      </w:r>
      <w:r w:rsidRPr="00A47CCB">
        <w:rPr>
          <w:rFonts w:ascii="Times New Roman" w:hint="eastAsia"/>
          <w:bCs/>
          <w:sz w:val="23"/>
          <w:szCs w:val="23"/>
        </w:rPr>
        <w:t>상대로</w:t>
      </w:r>
      <w:r w:rsidRPr="00A47CCB">
        <w:rPr>
          <w:rFonts w:ascii="Times New Roman"/>
          <w:bCs/>
          <w:sz w:val="23"/>
          <w:szCs w:val="23"/>
        </w:rPr>
        <w:t xml:space="preserve"> </w:t>
      </w:r>
      <w:r w:rsidRPr="00A47CCB">
        <w:rPr>
          <w:rFonts w:ascii="Times New Roman" w:hint="eastAsia"/>
          <w:bCs/>
          <w:sz w:val="23"/>
          <w:szCs w:val="23"/>
        </w:rPr>
        <w:t>한</w:t>
      </w:r>
      <w:r w:rsidRPr="00A47CCB">
        <w:rPr>
          <w:rFonts w:ascii="Times New Roman"/>
          <w:bCs/>
          <w:sz w:val="23"/>
          <w:szCs w:val="23"/>
        </w:rPr>
        <w:t xml:space="preserve"> </w:t>
      </w:r>
      <w:r w:rsidRPr="00A47CCB">
        <w:rPr>
          <w:rFonts w:ascii="Times New Roman" w:hint="eastAsia"/>
          <w:bCs/>
          <w:sz w:val="23"/>
          <w:szCs w:val="23"/>
        </w:rPr>
        <w:t>부당이득반환청구</w:t>
      </w:r>
      <w:r w:rsidRPr="00A47CCB">
        <w:rPr>
          <w:rFonts w:ascii="Times New Roman"/>
          <w:bCs/>
          <w:sz w:val="23"/>
          <w:szCs w:val="23"/>
        </w:rPr>
        <w:t>(</w:t>
      </w:r>
      <w:r w:rsidRPr="00A47CCB">
        <w:rPr>
          <w:rFonts w:ascii="Times New Roman" w:hint="eastAsia"/>
          <w:bCs/>
          <w:sz w:val="23"/>
          <w:szCs w:val="23"/>
        </w:rPr>
        <w:t>손해배상청구</w:t>
      </w:r>
      <w:r w:rsidRPr="00A47CCB">
        <w:rPr>
          <w:rFonts w:ascii="Times New Roman"/>
          <w:bCs/>
          <w:sz w:val="23"/>
          <w:szCs w:val="23"/>
        </w:rPr>
        <w:t xml:space="preserve"> </w:t>
      </w:r>
      <w:r w:rsidRPr="00A47CCB">
        <w:rPr>
          <w:rFonts w:ascii="Times New Roman" w:hint="eastAsia"/>
          <w:bCs/>
          <w:sz w:val="23"/>
          <w:szCs w:val="23"/>
        </w:rPr>
        <w:t>기타</w:t>
      </w:r>
      <w:r w:rsidRPr="00A47CCB">
        <w:rPr>
          <w:rFonts w:ascii="Times New Roman"/>
          <w:bCs/>
          <w:sz w:val="23"/>
          <w:szCs w:val="23"/>
        </w:rPr>
        <w:t xml:space="preserve"> </w:t>
      </w:r>
      <w:r w:rsidRPr="00A47CCB">
        <w:rPr>
          <w:rFonts w:ascii="Times New Roman" w:hint="eastAsia"/>
          <w:bCs/>
          <w:sz w:val="23"/>
          <w:szCs w:val="23"/>
        </w:rPr>
        <w:t>그</w:t>
      </w:r>
      <w:r w:rsidRPr="00A47CCB">
        <w:rPr>
          <w:rFonts w:ascii="Times New Roman"/>
          <w:bCs/>
          <w:sz w:val="23"/>
          <w:szCs w:val="23"/>
        </w:rPr>
        <w:t xml:space="preserve"> </w:t>
      </w:r>
      <w:r w:rsidRPr="00A47CCB">
        <w:rPr>
          <w:rFonts w:ascii="Times New Roman" w:hint="eastAsia"/>
          <w:bCs/>
          <w:sz w:val="23"/>
          <w:szCs w:val="23"/>
        </w:rPr>
        <w:t>청구원인을</w:t>
      </w:r>
      <w:r w:rsidRPr="00A47CCB">
        <w:rPr>
          <w:rFonts w:ascii="Times New Roman"/>
          <w:bCs/>
          <w:sz w:val="23"/>
          <w:szCs w:val="23"/>
        </w:rPr>
        <w:t xml:space="preserve"> </w:t>
      </w:r>
      <w:r w:rsidRPr="00A47CCB">
        <w:rPr>
          <w:rFonts w:ascii="Times New Roman" w:hint="eastAsia"/>
          <w:bCs/>
          <w:sz w:val="23"/>
          <w:szCs w:val="23"/>
        </w:rPr>
        <w:t>불문하고</w:t>
      </w:r>
      <w:r w:rsidRPr="00A47CCB">
        <w:rPr>
          <w:rFonts w:ascii="Times New Roman"/>
          <w:bCs/>
          <w:sz w:val="23"/>
          <w:szCs w:val="23"/>
        </w:rPr>
        <w:t xml:space="preserve">, </w:t>
      </w:r>
      <w:r w:rsidRPr="00A47CCB">
        <w:rPr>
          <w:rFonts w:ascii="Times New Roman" w:hint="eastAsia"/>
          <w:bCs/>
          <w:sz w:val="23"/>
          <w:szCs w:val="23"/>
        </w:rPr>
        <w:t>소송</w:t>
      </w:r>
      <w:r w:rsidRPr="00A47CCB">
        <w:rPr>
          <w:rFonts w:ascii="Times New Roman"/>
          <w:bCs/>
          <w:sz w:val="23"/>
          <w:szCs w:val="23"/>
        </w:rPr>
        <w:t xml:space="preserve">, </w:t>
      </w:r>
      <w:r w:rsidRPr="00A47CCB">
        <w:rPr>
          <w:rFonts w:ascii="Times New Roman" w:hint="eastAsia"/>
          <w:bCs/>
          <w:sz w:val="23"/>
          <w:szCs w:val="23"/>
        </w:rPr>
        <w:t>조정</w:t>
      </w:r>
      <w:r w:rsidRPr="00A47CCB">
        <w:rPr>
          <w:rFonts w:ascii="Times New Roman"/>
          <w:bCs/>
          <w:sz w:val="23"/>
          <w:szCs w:val="23"/>
        </w:rPr>
        <w:t xml:space="preserve">, </w:t>
      </w:r>
      <w:r w:rsidRPr="00A47CCB">
        <w:rPr>
          <w:rFonts w:ascii="Times New Roman" w:hint="eastAsia"/>
          <w:bCs/>
          <w:sz w:val="23"/>
          <w:szCs w:val="23"/>
        </w:rPr>
        <w:t>중재</w:t>
      </w:r>
      <w:r w:rsidRPr="00A47CCB">
        <w:rPr>
          <w:rFonts w:ascii="Times New Roman"/>
          <w:bCs/>
          <w:sz w:val="23"/>
          <w:szCs w:val="23"/>
        </w:rPr>
        <w:t xml:space="preserve"> </w:t>
      </w:r>
      <w:r w:rsidRPr="00A47CCB">
        <w:rPr>
          <w:rFonts w:ascii="Times New Roman" w:hint="eastAsia"/>
          <w:bCs/>
          <w:sz w:val="23"/>
          <w:szCs w:val="23"/>
        </w:rPr>
        <w:t>등을</w:t>
      </w:r>
      <w:r w:rsidRPr="00A47CCB">
        <w:rPr>
          <w:rFonts w:ascii="Times New Roman"/>
          <w:bCs/>
          <w:sz w:val="23"/>
          <w:szCs w:val="23"/>
        </w:rPr>
        <w:t xml:space="preserve"> </w:t>
      </w:r>
      <w:r w:rsidRPr="00A47CCB">
        <w:rPr>
          <w:rFonts w:ascii="Times New Roman" w:hint="eastAsia"/>
          <w:bCs/>
          <w:sz w:val="23"/>
          <w:szCs w:val="23"/>
        </w:rPr>
        <w:t>모두</w:t>
      </w:r>
      <w:r w:rsidRPr="00A47CCB">
        <w:rPr>
          <w:rFonts w:ascii="Times New Roman"/>
          <w:bCs/>
          <w:sz w:val="23"/>
          <w:szCs w:val="23"/>
        </w:rPr>
        <w:t xml:space="preserve"> </w:t>
      </w:r>
      <w:r w:rsidRPr="00A47CCB">
        <w:rPr>
          <w:rFonts w:ascii="Times New Roman" w:hint="eastAsia"/>
          <w:bCs/>
          <w:sz w:val="23"/>
          <w:szCs w:val="23"/>
        </w:rPr>
        <w:t>포함하며</w:t>
      </w:r>
      <w:r w:rsidRPr="00A47CCB">
        <w:rPr>
          <w:rFonts w:ascii="Times New Roman"/>
          <w:bCs/>
          <w:sz w:val="23"/>
          <w:szCs w:val="23"/>
        </w:rPr>
        <w:t xml:space="preserve"> </w:t>
      </w:r>
      <w:r w:rsidRPr="00A47CCB">
        <w:rPr>
          <w:rFonts w:ascii="Times New Roman" w:hint="eastAsia"/>
          <w:bCs/>
          <w:sz w:val="23"/>
          <w:szCs w:val="23"/>
        </w:rPr>
        <w:t>이에</w:t>
      </w:r>
      <w:r w:rsidRPr="00A47CCB">
        <w:rPr>
          <w:rFonts w:ascii="Times New Roman"/>
          <w:bCs/>
          <w:sz w:val="23"/>
          <w:szCs w:val="23"/>
        </w:rPr>
        <w:t xml:space="preserve"> </w:t>
      </w:r>
      <w:r w:rsidRPr="00A47CCB">
        <w:rPr>
          <w:rFonts w:ascii="Times New Roman" w:hint="eastAsia"/>
          <w:bCs/>
          <w:sz w:val="23"/>
          <w:szCs w:val="23"/>
        </w:rPr>
        <w:t>한정되지</w:t>
      </w:r>
      <w:r w:rsidRPr="00A47CCB">
        <w:rPr>
          <w:rFonts w:ascii="Times New Roman"/>
          <w:bCs/>
          <w:sz w:val="23"/>
          <w:szCs w:val="23"/>
        </w:rPr>
        <w:t xml:space="preserve"> </w:t>
      </w:r>
      <w:r w:rsidRPr="00A47CCB">
        <w:rPr>
          <w:rFonts w:ascii="Times New Roman" w:hint="eastAsia"/>
          <w:bCs/>
          <w:sz w:val="23"/>
          <w:szCs w:val="23"/>
        </w:rPr>
        <w:t>아니한다</w:t>
      </w:r>
      <w:r w:rsidR="001F55BB">
        <w:rPr>
          <w:rFonts w:ascii="Times New Roman" w:hint="eastAsia"/>
          <w:bCs/>
          <w:sz w:val="23"/>
          <w:szCs w:val="23"/>
        </w:rPr>
        <w:t xml:space="preserve">, </w:t>
      </w:r>
      <w:r w:rsidR="001F55BB">
        <w:rPr>
          <w:rFonts w:ascii="Times New Roman" w:hint="eastAsia"/>
          <w:bCs/>
          <w:sz w:val="23"/>
          <w:szCs w:val="23"/>
        </w:rPr>
        <w:t>이하</w:t>
      </w:r>
      <w:r w:rsidR="001F55BB">
        <w:rPr>
          <w:rFonts w:ascii="Times New Roman" w:hint="eastAsia"/>
          <w:bCs/>
          <w:sz w:val="23"/>
          <w:szCs w:val="23"/>
        </w:rPr>
        <w:t xml:space="preserve"> </w:t>
      </w:r>
      <w:r w:rsidR="001F55BB">
        <w:rPr>
          <w:rFonts w:ascii="Times New Roman"/>
          <w:bCs/>
          <w:sz w:val="23"/>
          <w:szCs w:val="23"/>
        </w:rPr>
        <w:t>“</w:t>
      </w:r>
      <w:r w:rsidR="001F55BB">
        <w:rPr>
          <w:rFonts w:ascii="Times New Roman" w:hint="eastAsia"/>
          <w:bCs/>
          <w:sz w:val="23"/>
          <w:szCs w:val="23"/>
        </w:rPr>
        <w:t>본건</w:t>
      </w:r>
      <w:r w:rsidR="001F55BB">
        <w:rPr>
          <w:rFonts w:ascii="Times New Roman" w:hint="eastAsia"/>
          <w:bCs/>
          <w:sz w:val="23"/>
          <w:szCs w:val="23"/>
        </w:rPr>
        <w:t xml:space="preserve"> </w:t>
      </w:r>
      <w:r w:rsidR="001F55BB">
        <w:rPr>
          <w:rFonts w:ascii="Times New Roman" w:hint="eastAsia"/>
          <w:bCs/>
          <w:sz w:val="23"/>
          <w:szCs w:val="23"/>
        </w:rPr>
        <w:t>부당이득반환청구</w:t>
      </w:r>
      <w:r w:rsidR="001F55BB">
        <w:rPr>
          <w:rFonts w:ascii="Times New Roman"/>
          <w:bCs/>
          <w:sz w:val="23"/>
          <w:szCs w:val="23"/>
        </w:rPr>
        <w:t>”</w:t>
      </w:r>
      <w:r w:rsidRPr="00A47CCB">
        <w:rPr>
          <w:rFonts w:ascii="Times New Roman"/>
          <w:bCs/>
          <w:sz w:val="23"/>
          <w:szCs w:val="23"/>
        </w:rPr>
        <w:t>)</w:t>
      </w:r>
      <w:r w:rsidRPr="00A47CCB">
        <w:rPr>
          <w:rFonts w:ascii="Times New Roman" w:hint="eastAsia"/>
          <w:bCs/>
          <w:sz w:val="23"/>
          <w:szCs w:val="23"/>
        </w:rPr>
        <w:t>를</w:t>
      </w:r>
      <w:r w:rsidRPr="00A47CCB">
        <w:rPr>
          <w:rFonts w:ascii="Times New Roman"/>
          <w:bCs/>
          <w:sz w:val="23"/>
          <w:szCs w:val="23"/>
        </w:rPr>
        <w:t xml:space="preserve"> </w:t>
      </w:r>
      <w:r w:rsidRPr="00A47CCB">
        <w:rPr>
          <w:rFonts w:ascii="Times New Roman" w:hint="eastAsia"/>
          <w:bCs/>
          <w:sz w:val="23"/>
          <w:szCs w:val="23"/>
        </w:rPr>
        <w:t>통해</w:t>
      </w:r>
      <w:r w:rsidRPr="00A47CCB">
        <w:rPr>
          <w:rFonts w:ascii="Times New Roman"/>
          <w:bCs/>
          <w:sz w:val="23"/>
          <w:szCs w:val="23"/>
        </w:rPr>
        <w:t xml:space="preserve"> </w:t>
      </w:r>
      <w:proofErr w:type="spellStart"/>
      <w:r w:rsidR="001F55BB">
        <w:rPr>
          <w:rFonts w:ascii="Times New Roman" w:hint="eastAsia"/>
          <w:bCs/>
          <w:sz w:val="23"/>
          <w:szCs w:val="23"/>
        </w:rPr>
        <w:t>반환</w:t>
      </w:r>
      <w:r w:rsidRPr="00A47CCB">
        <w:rPr>
          <w:rFonts w:ascii="Times New Roman" w:hint="eastAsia"/>
          <w:bCs/>
          <w:sz w:val="23"/>
          <w:szCs w:val="23"/>
        </w:rPr>
        <w:t>받은</w:t>
      </w:r>
      <w:proofErr w:type="spellEnd"/>
      <w:r w:rsidRPr="00A47CCB">
        <w:rPr>
          <w:rFonts w:ascii="Times New Roman"/>
          <w:bCs/>
          <w:sz w:val="23"/>
          <w:szCs w:val="23"/>
        </w:rPr>
        <w:t xml:space="preserve"> </w:t>
      </w:r>
      <w:r w:rsidRPr="00A47CCB">
        <w:rPr>
          <w:rFonts w:ascii="Times New Roman" w:hint="eastAsia"/>
          <w:bCs/>
          <w:sz w:val="23"/>
          <w:szCs w:val="23"/>
        </w:rPr>
        <w:t>금액은</w:t>
      </w:r>
      <w:r w:rsidRPr="00A47CCB">
        <w:rPr>
          <w:rFonts w:ascii="Times New Roman"/>
          <w:bCs/>
          <w:sz w:val="23"/>
          <w:szCs w:val="23"/>
        </w:rPr>
        <w:t xml:space="preserve"> </w:t>
      </w:r>
      <w:r w:rsidRPr="00A47CCB">
        <w:rPr>
          <w:rFonts w:ascii="Times New Roman" w:hint="eastAsia"/>
          <w:bCs/>
          <w:sz w:val="23"/>
          <w:szCs w:val="23"/>
        </w:rPr>
        <w:t>그</w:t>
      </w:r>
      <w:r w:rsidRPr="00A47CCB">
        <w:rPr>
          <w:rFonts w:ascii="Times New Roman"/>
          <w:bCs/>
          <w:sz w:val="23"/>
          <w:szCs w:val="23"/>
        </w:rPr>
        <w:t xml:space="preserve"> </w:t>
      </w:r>
      <w:r w:rsidRPr="00A47CCB">
        <w:rPr>
          <w:rFonts w:ascii="Times New Roman" w:hint="eastAsia"/>
          <w:bCs/>
          <w:sz w:val="23"/>
          <w:szCs w:val="23"/>
        </w:rPr>
        <w:t>지급</w:t>
      </w:r>
      <w:r w:rsidRPr="00A47CCB">
        <w:rPr>
          <w:rFonts w:ascii="Times New Roman"/>
          <w:bCs/>
          <w:sz w:val="23"/>
          <w:szCs w:val="23"/>
        </w:rPr>
        <w:t xml:space="preserve"> </w:t>
      </w:r>
      <w:r w:rsidRPr="00A47CCB">
        <w:rPr>
          <w:rFonts w:ascii="Times New Roman" w:hint="eastAsia"/>
          <w:bCs/>
          <w:sz w:val="23"/>
          <w:szCs w:val="23"/>
        </w:rPr>
        <w:t>청구에</w:t>
      </w:r>
      <w:r w:rsidRPr="00A47CCB">
        <w:rPr>
          <w:rFonts w:ascii="Times New Roman"/>
          <w:bCs/>
          <w:sz w:val="23"/>
          <w:szCs w:val="23"/>
        </w:rPr>
        <w:t xml:space="preserve"> </w:t>
      </w:r>
      <w:r w:rsidRPr="00A47CCB">
        <w:rPr>
          <w:rFonts w:ascii="Times New Roman" w:hint="eastAsia"/>
          <w:bCs/>
          <w:sz w:val="23"/>
          <w:szCs w:val="23"/>
        </w:rPr>
        <w:t>소요된</w:t>
      </w:r>
      <w:r w:rsidRPr="00A47CCB">
        <w:rPr>
          <w:rFonts w:ascii="Times New Roman"/>
          <w:bCs/>
          <w:sz w:val="23"/>
          <w:szCs w:val="23"/>
        </w:rPr>
        <w:t xml:space="preserve"> </w:t>
      </w:r>
      <w:r w:rsidR="001F55BB">
        <w:rPr>
          <w:rFonts w:ascii="Times New Roman" w:hint="eastAsia"/>
          <w:bCs/>
          <w:sz w:val="23"/>
          <w:szCs w:val="23"/>
        </w:rPr>
        <w:t>합리적인</w:t>
      </w:r>
      <w:r w:rsidR="001F55BB">
        <w:rPr>
          <w:rFonts w:ascii="Times New Roman" w:hint="eastAsia"/>
          <w:bCs/>
          <w:sz w:val="23"/>
          <w:szCs w:val="23"/>
        </w:rPr>
        <w:t xml:space="preserve"> </w:t>
      </w:r>
      <w:r w:rsidR="001F55BB">
        <w:rPr>
          <w:rFonts w:ascii="Times New Roman" w:hint="eastAsia"/>
          <w:bCs/>
          <w:sz w:val="23"/>
          <w:szCs w:val="23"/>
        </w:rPr>
        <w:t>수준의</w:t>
      </w:r>
      <w:r w:rsidR="001F55BB">
        <w:rPr>
          <w:rFonts w:ascii="Times New Roman" w:hint="eastAsia"/>
          <w:bCs/>
          <w:sz w:val="23"/>
          <w:szCs w:val="23"/>
        </w:rPr>
        <w:t xml:space="preserve"> </w:t>
      </w:r>
      <w:r w:rsidRPr="00A47CCB">
        <w:rPr>
          <w:rFonts w:ascii="Times New Roman" w:hint="eastAsia"/>
          <w:bCs/>
          <w:sz w:val="23"/>
          <w:szCs w:val="23"/>
        </w:rPr>
        <w:t>비용</w:t>
      </w:r>
      <w:r w:rsidRPr="00A47CCB">
        <w:rPr>
          <w:rFonts w:ascii="Times New Roman"/>
          <w:bCs/>
          <w:sz w:val="23"/>
          <w:szCs w:val="23"/>
        </w:rPr>
        <w:t>(</w:t>
      </w:r>
      <w:r w:rsidR="001F55BB">
        <w:rPr>
          <w:rFonts w:ascii="Times New Roman" w:hint="eastAsia"/>
          <w:bCs/>
          <w:sz w:val="23"/>
          <w:szCs w:val="23"/>
        </w:rPr>
        <w:t>변호사</w:t>
      </w:r>
      <w:r w:rsidR="001F55BB">
        <w:rPr>
          <w:rFonts w:ascii="Times New Roman" w:hint="eastAsia"/>
          <w:bCs/>
          <w:sz w:val="23"/>
          <w:szCs w:val="23"/>
        </w:rPr>
        <w:t xml:space="preserve"> </w:t>
      </w:r>
      <w:r w:rsidR="001F55BB">
        <w:rPr>
          <w:rFonts w:ascii="Times New Roman" w:hint="eastAsia"/>
          <w:bCs/>
          <w:sz w:val="23"/>
          <w:szCs w:val="23"/>
        </w:rPr>
        <w:t>비용</w:t>
      </w:r>
      <w:r w:rsidR="001F55BB">
        <w:rPr>
          <w:rFonts w:ascii="Times New Roman" w:hint="eastAsia"/>
          <w:bCs/>
          <w:sz w:val="23"/>
          <w:szCs w:val="23"/>
        </w:rPr>
        <w:t xml:space="preserve"> </w:t>
      </w:r>
      <w:r w:rsidR="001F55BB">
        <w:rPr>
          <w:rFonts w:ascii="Times New Roman" w:hint="eastAsia"/>
          <w:bCs/>
          <w:sz w:val="23"/>
          <w:szCs w:val="23"/>
        </w:rPr>
        <w:t>등을</w:t>
      </w:r>
      <w:r w:rsidR="001F55BB">
        <w:rPr>
          <w:rFonts w:ascii="Times New Roman" w:hint="eastAsia"/>
          <w:bCs/>
          <w:sz w:val="23"/>
          <w:szCs w:val="23"/>
        </w:rPr>
        <w:t xml:space="preserve"> </w:t>
      </w:r>
      <w:r w:rsidR="001F55BB">
        <w:rPr>
          <w:rFonts w:ascii="Times New Roman" w:hint="eastAsia"/>
          <w:bCs/>
          <w:sz w:val="23"/>
          <w:szCs w:val="23"/>
        </w:rPr>
        <w:t>포함하며</w:t>
      </w:r>
      <w:r w:rsidR="001F55BB">
        <w:rPr>
          <w:rFonts w:ascii="Times New Roman" w:hint="eastAsia"/>
          <w:bCs/>
          <w:sz w:val="23"/>
          <w:szCs w:val="23"/>
        </w:rPr>
        <w:t xml:space="preserve">, </w:t>
      </w:r>
      <w:proofErr w:type="spellStart"/>
      <w:r w:rsidRPr="00A47CCB">
        <w:rPr>
          <w:rFonts w:ascii="Times New Roman" w:hint="eastAsia"/>
          <w:bCs/>
          <w:sz w:val="23"/>
          <w:szCs w:val="23"/>
        </w:rPr>
        <w:t>소송비용액</w:t>
      </w:r>
      <w:proofErr w:type="spellEnd"/>
      <w:r w:rsidRPr="00A47CCB">
        <w:rPr>
          <w:rFonts w:ascii="Times New Roman"/>
          <w:bCs/>
          <w:sz w:val="23"/>
          <w:szCs w:val="23"/>
        </w:rPr>
        <w:t xml:space="preserve"> </w:t>
      </w:r>
      <w:r w:rsidRPr="00A47CCB">
        <w:rPr>
          <w:rFonts w:ascii="Times New Roman" w:hint="eastAsia"/>
          <w:bCs/>
          <w:sz w:val="23"/>
          <w:szCs w:val="23"/>
        </w:rPr>
        <w:t>확정</w:t>
      </w:r>
      <w:r w:rsidRPr="00A47CCB">
        <w:rPr>
          <w:rFonts w:ascii="Times New Roman"/>
          <w:bCs/>
          <w:sz w:val="23"/>
          <w:szCs w:val="23"/>
        </w:rPr>
        <w:t xml:space="preserve"> </w:t>
      </w:r>
      <w:r w:rsidRPr="00A47CCB">
        <w:rPr>
          <w:rFonts w:ascii="Times New Roman" w:hint="eastAsia"/>
          <w:bCs/>
          <w:sz w:val="23"/>
          <w:szCs w:val="23"/>
        </w:rPr>
        <w:t>등을</w:t>
      </w:r>
      <w:r w:rsidRPr="00A47CCB">
        <w:rPr>
          <w:rFonts w:ascii="Times New Roman"/>
          <w:bCs/>
          <w:sz w:val="23"/>
          <w:szCs w:val="23"/>
        </w:rPr>
        <w:t xml:space="preserve"> </w:t>
      </w:r>
      <w:r w:rsidRPr="00A47CCB">
        <w:rPr>
          <w:rFonts w:ascii="Times New Roman" w:hint="eastAsia"/>
          <w:bCs/>
          <w:sz w:val="23"/>
          <w:szCs w:val="23"/>
        </w:rPr>
        <w:t>통해</w:t>
      </w:r>
      <w:r w:rsidRPr="00A47CCB">
        <w:rPr>
          <w:rFonts w:ascii="Times New Roman"/>
          <w:bCs/>
          <w:sz w:val="23"/>
          <w:szCs w:val="23"/>
        </w:rPr>
        <w:t xml:space="preserve"> </w:t>
      </w:r>
      <w:r w:rsidRPr="00A47CCB">
        <w:rPr>
          <w:rFonts w:ascii="Times New Roman" w:hint="eastAsia"/>
          <w:bCs/>
          <w:sz w:val="23"/>
          <w:szCs w:val="23"/>
        </w:rPr>
        <w:t>상대방으로부터</w:t>
      </w:r>
      <w:r w:rsidRPr="00A47CCB">
        <w:rPr>
          <w:rFonts w:ascii="Times New Roman"/>
          <w:bCs/>
          <w:sz w:val="23"/>
          <w:szCs w:val="23"/>
        </w:rPr>
        <w:t xml:space="preserve"> </w:t>
      </w:r>
      <w:r w:rsidRPr="00A47CCB">
        <w:rPr>
          <w:rFonts w:ascii="Times New Roman" w:hint="eastAsia"/>
          <w:bCs/>
          <w:sz w:val="23"/>
          <w:szCs w:val="23"/>
        </w:rPr>
        <w:t>지급받은</w:t>
      </w:r>
      <w:r w:rsidRPr="00A47CCB">
        <w:rPr>
          <w:rFonts w:ascii="Times New Roman"/>
          <w:bCs/>
          <w:sz w:val="23"/>
          <w:szCs w:val="23"/>
        </w:rPr>
        <w:t xml:space="preserve"> </w:t>
      </w:r>
      <w:r w:rsidRPr="00A47CCB">
        <w:rPr>
          <w:rFonts w:ascii="Times New Roman" w:hint="eastAsia"/>
          <w:bCs/>
          <w:sz w:val="23"/>
          <w:szCs w:val="23"/>
        </w:rPr>
        <w:t>또는</w:t>
      </w:r>
      <w:r w:rsidRPr="00A47CCB">
        <w:rPr>
          <w:rFonts w:ascii="Times New Roman"/>
          <w:bCs/>
          <w:sz w:val="23"/>
          <w:szCs w:val="23"/>
        </w:rPr>
        <w:t xml:space="preserve"> </w:t>
      </w:r>
      <w:r w:rsidRPr="00A47CCB">
        <w:rPr>
          <w:rFonts w:ascii="Times New Roman" w:hint="eastAsia"/>
          <w:bCs/>
          <w:sz w:val="23"/>
          <w:szCs w:val="23"/>
        </w:rPr>
        <w:t>지급받을</w:t>
      </w:r>
      <w:r w:rsidRPr="00A47CCB">
        <w:rPr>
          <w:rFonts w:ascii="Times New Roman"/>
          <w:bCs/>
          <w:sz w:val="23"/>
          <w:szCs w:val="23"/>
        </w:rPr>
        <w:t xml:space="preserve"> </w:t>
      </w:r>
      <w:r w:rsidRPr="00A47CCB">
        <w:rPr>
          <w:rFonts w:ascii="Times New Roman" w:hint="eastAsia"/>
          <w:bCs/>
          <w:sz w:val="23"/>
          <w:szCs w:val="23"/>
        </w:rPr>
        <w:t>수</w:t>
      </w:r>
      <w:r w:rsidRPr="00A47CCB">
        <w:rPr>
          <w:rFonts w:ascii="Times New Roman"/>
          <w:bCs/>
          <w:sz w:val="23"/>
          <w:szCs w:val="23"/>
        </w:rPr>
        <w:t xml:space="preserve"> </w:t>
      </w:r>
      <w:r w:rsidRPr="00A47CCB">
        <w:rPr>
          <w:rFonts w:ascii="Times New Roman" w:hint="eastAsia"/>
          <w:bCs/>
          <w:sz w:val="23"/>
          <w:szCs w:val="23"/>
        </w:rPr>
        <w:t>있는</w:t>
      </w:r>
      <w:r w:rsidRPr="00A47CCB">
        <w:rPr>
          <w:rFonts w:ascii="Times New Roman"/>
          <w:bCs/>
          <w:sz w:val="23"/>
          <w:szCs w:val="23"/>
        </w:rPr>
        <w:t xml:space="preserve"> </w:t>
      </w:r>
      <w:r w:rsidRPr="00A47CCB">
        <w:rPr>
          <w:rFonts w:ascii="Times New Roman" w:hint="eastAsia"/>
          <w:bCs/>
          <w:sz w:val="23"/>
          <w:szCs w:val="23"/>
        </w:rPr>
        <w:t>금액은</w:t>
      </w:r>
      <w:r w:rsidRPr="00A47CCB">
        <w:rPr>
          <w:rFonts w:ascii="Times New Roman"/>
          <w:bCs/>
          <w:sz w:val="23"/>
          <w:szCs w:val="23"/>
        </w:rPr>
        <w:t xml:space="preserve"> </w:t>
      </w:r>
      <w:r w:rsidRPr="00A47CCB">
        <w:rPr>
          <w:rFonts w:ascii="Times New Roman" w:hint="eastAsia"/>
          <w:bCs/>
          <w:sz w:val="23"/>
          <w:szCs w:val="23"/>
        </w:rPr>
        <w:t>제외한다</w:t>
      </w:r>
      <w:r w:rsidRPr="00A47CCB">
        <w:rPr>
          <w:rFonts w:ascii="Times New Roman"/>
          <w:bCs/>
          <w:sz w:val="23"/>
          <w:szCs w:val="23"/>
        </w:rPr>
        <w:t>)</w:t>
      </w:r>
      <w:r w:rsidRPr="00A47CCB">
        <w:rPr>
          <w:rFonts w:ascii="Times New Roman" w:hint="eastAsia"/>
          <w:bCs/>
          <w:sz w:val="23"/>
          <w:szCs w:val="23"/>
        </w:rPr>
        <w:t>을</w:t>
      </w:r>
      <w:r w:rsidRPr="00A47CCB">
        <w:rPr>
          <w:rFonts w:ascii="Times New Roman"/>
          <w:bCs/>
          <w:sz w:val="23"/>
          <w:szCs w:val="23"/>
        </w:rPr>
        <w:t xml:space="preserve"> </w:t>
      </w:r>
      <w:r w:rsidRPr="00A47CCB">
        <w:rPr>
          <w:rFonts w:ascii="Times New Roman" w:hint="eastAsia"/>
          <w:bCs/>
          <w:sz w:val="23"/>
          <w:szCs w:val="23"/>
        </w:rPr>
        <w:t>제외하고</w:t>
      </w:r>
      <w:r w:rsidRPr="00A47CCB">
        <w:rPr>
          <w:rFonts w:ascii="Times New Roman"/>
          <w:bCs/>
          <w:sz w:val="23"/>
          <w:szCs w:val="23"/>
        </w:rPr>
        <w:t xml:space="preserve"> </w:t>
      </w:r>
      <w:r w:rsidRPr="00A47CCB">
        <w:rPr>
          <w:rFonts w:ascii="Times New Roman" w:hint="eastAsia"/>
          <w:bCs/>
          <w:sz w:val="23"/>
          <w:szCs w:val="23"/>
        </w:rPr>
        <w:t>이를</w:t>
      </w:r>
      <w:r w:rsidRPr="00A47CCB">
        <w:rPr>
          <w:rFonts w:ascii="Times New Roman"/>
          <w:bCs/>
          <w:sz w:val="23"/>
          <w:szCs w:val="23"/>
        </w:rPr>
        <w:t xml:space="preserve"> </w:t>
      </w:r>
      <w:r w:rsidRPr="00A47CCB">
        <w:rPr>
          <w:rFonts w:ascii="Times New Roman" w:hint="eastAsia"/>
          <w:bCs/>
          <w:sz w:val="23"/>
          <w:szCs w:val="23"/>
        </w:rPr>
        <w:t>매도인에게</w:t>
      </w:r>
      <w:r w:rsidRPr="00A47CCB">
        <w:rPr>
          <w:rFonts w:ascii="Times New Roman"/>
          <w:bCs/>
          <w:sz w:val="23"/>
          <w:szCs w:val="23"/>
        </w:rPr>
        <w:t xml:space="preserve"> </w:t>
      </w:r>
      <w:r w:rsidRPr="00A47CCB">
        <w:rPr>
          <w:rFonts w:ascii="Times New Roman" w:hint="eastAsia"/>
          <w:bCs/>
          <w:sz w:val="23"/>
          <w:szCs w:val="23"/>
        </w:rPr>
        <w:t>반환하여야</w:t>
      </w:r>
      <w:r w:rsidRPr="00A47CCB">
        <w:rPr>
          <w:rFonts w:ascii="Times New Roman"/>
          <w:bCs/>
          <w:sz w:val="23"/>
          <w:szCs w:val="23"/>
        </w:rPr>
        <w:t xml:space="preserve"> </w:t>
      </w:r>
      <w:r w:rsidRPr="00A47CCB">
        <w:rPr>
          <w:rFonts w:ascii="Times New Roman" w:hint="eastAsia"/>
          <w:bCs/>
          <w:sz w:val="23"/>
          <w:szCs w:val="23"/>
        </w:rPr>
        <w:t>한다</w:t>
      </w:r>
      <w:r w:rsidRPr="00A47CCB">
        <w:rPr>
          <w:rFonts w:ascii="Times New Roman"/>
          <w:bCs/>
          <w:sz w:val="23"/>
          <w:szCs w:val="23"/>
        </w:rPr>
        <w:t xml:space="preserve">. </w:t>
      </w:r>
      <w:r w:rsidR="001F55BB">
        <w:rPr>
          <w:rFonts w:ascii="Times New Roman" w:hint="eastAsia"/>
          <w:bCs/>
          <w:sz w:val="23"/>
          <w:szCs w:val="23"/>
        </w:rPr>
        <w:t>매수인</w:t>
      </w:r>
      <w:r w:rsidR="001F55BB">
        <w:rPr>
          <w:rFonts w:ascii="Times New Roman" w:hint="eastAsia"/>
          <w:bCs/>
          <w:sz w:val="23"/>
          <w:szCs w:val="23"/>
        </w:rPr>
        <w:t xml:space="preserve"> </w:t>
      </w:r>
      <w:r w:rsidR="001F55BB">
        <w:rPr>
          <w:rFonts w:ascii="Times New Roman" w:hint="eastAsia"/>
          <w:bCs/>
          <w:sz w:val="23"/>
          <w:szCs w:val="23"/>
        </w:rPr>
        <w:t>및</w:t>
      </w:r>
      <w:r w:rsidR="001F55BB">
        <w:rPr>
          <w:rFonts w:ascii="Times New Roman" w:hint="eastAsia"/>
          <w:bCs/>
          <w:sz w:val="23"/>
          <w:szCs w:val="23"/>
        </w:rPr>
        <w:t xml:space="preserve"> </w:t>
      </w:r>
      <w:proofErr w:type="spellStart"/>
      <w:r w:rsidRPr="00A47CCB">
        <w:rPr>
          <w:rFonts w:ascii="Times New Roman" w:hint="eastAsia"/>
          <w:bCs/>
          <w:sz w:val="23"/>
          <w:szCs w:val="23"/>
        </w:rPr>
        <w:t>대상회사는</w:t>
      </w:r>
      <w:proofErr w:type="spellEnd"/>
      <w:r w:rsidRPr="00A47CCB">
        <w:rPr>
          <w:rFonts w:ascii="Times New Roman"/>
          <w:bCs/>
          <w:sz w:val="23"/>
          <w:szCs w:val="23"/>
        </w:rPr>
        <w:t xml:space="preserve"> </w:t>
      </w:r>
      <w:r w:rsidRPr="00A47CCB">
        <w:rPr>
          <w:rFonts w:ascii="Times New Roman" w:hint="eastAsia"/>
          <w:bCs/>
          <w:sz w:val="23"/>
          <w:szCs w:val="23"/>
        </w:rPr>
        <w:t>매도인을</w:t>
      </w:r>
      <w:r w:rsidRPr="00A47CCB">
        <w:rPr>
          <w:rFonts w:ascii="Times New Roman"/>
          <w:bCs/>
          <w:sz w:val="23"/>
          <w:szCs w:val="23"/>
        </w:rPr>
        <w:t xml:space="preserve"> </w:t>
      </w:r>
      <w:r w:rsidRPr="00A47CCB">
        <w:rPr>
          <w:rFonts w:ascii="Times New Roman" w:hint="eastAsia"/>
          <w:bCs/>
          <w:sz w:val="23"/>
          <w:szCs w:val="23"/>
        </w:rPr>
        <w:t>위하여</w:t>
      </w:r>
      <w:r w:rsidRPr="00A47CCB">
        <w:rPr>
          <w:rFonts w:ascii="Times New Roman"/>
          <w:bCs/>
          <w:sz w:val="23"/>
          <w:szCs w:val="23"/>
        </w:rPr>
        <w:t xml:space="preserve"> </w:t>
      </w:r>
      <w:r w:rsidRPr="00A47CCB">
        <w:rPr>
          <w:rFonts w:ascii="Times New Roman" w:hint="eastAsia"/>
          <w:bCs/>
          <w:sz w:val="23"/>
          <w:szCs w:val="23"/>
        </w:rPr>
        <w:t>선량한</w:t>
      </w:r>
      <w:r w:rsidRPr="00A47CCB">
        <w:rPr>
          <w:rFonts w:ascii="Times New Roman"/>
          <w:bCs/>
          <w:sz w:val="23"/>
          <w:szCs w:val="23"/>
        </w:rPr>
        <w:t xml:space="preserve"> </w:t>
      </w:r>
      <w:r w:rsidRPr="00A47CCB">
        <w:rPr>
          <w:rFonts w:ascii="Times New Roman" w:hint="eastAsia"/>
          <w:bCs/>
          <w:sz w:val="23"/>
          <w:szCs w:val="23"/>
        </w:rPr>
        <w:t>관리자의</w:t>
      </w:r>
      <w:r w:rsidRPr="00A47CCB">
        <w:rPr>
          <w:rFonts w:ascii="Times New Roman"/>
          <w:bCs/>
          <w:sz w:val="23"/>
          <w:szCs w:val="23"/>
        </w:rPr>
        <w:t xml:space="preserve"> </w:t>
      </w:r>
      <w:proofErr w:type="spellStart"/>
      <w:r w:rsidRPr="00A47CCB">
        <w:rPr>
          <w:rFonts w:ascii="Times New Roman" w:hint="eastAsia"/>
          <w:bCs/>
          <w:sz w:val="23"/>
          <w:szCs w:val="23"/>
        </w:rPr>
        <w:t>주의로서</w:t>
      </w:r>
      <w:proofErr w:type="spellEnd"/>
      <w:r w:rsidRPr="00A47CCB">
        <w:rPr>
          <w:rFonts w:ascii="Times New Roman"/>
          <w:bCs/>
          <w:sz w:val="23"/>
          <w:szCs w:val="23"/>
        </w:rPr>
        <w:t xml:space="preserve"> </w:t>
      </w:r>
      <w:r w:rsidR="001F55BB">
        <w:rPr>
          <w:rFonts w:ascii="Times New Roman" w:hint="eastAsia"/>
          <w:bCs/>
          <w:sz w:val="23"/>
          <w:szCs w:val="23"/>
        </w:rPr>
        <w:t>본건</w:t>
      </w:r>
      <w:r w:rsidR="001F55BB">
        <w:rPr>
          <w:rFonts w:ascii="Times New Roman" w:hint="eastAsia"/>
          <w:bCs/>
          <w:sz w:val="23"/>
          <w:szCs w:val="23"/>
        </w:rPr>
        <w:t xml:space="preserve"> </w:t>
      </w:r>
      <w:r w:rsidR="001F55BB">
        <w:rPr>
          <w:rFonts w:ascii="Times New Roman" w:hint="eastAsia"/>
          <w:bCs/>
          <w:sz w:val="23"/>
          <w:szCs w:val="23"/>
        </w:rPr>
        <w:t>부당이득반환청구</w:t>
      </w:r>
      <w:r w:rsidR="001F55BB">
        <w:rPr>
          <w:rFonts w:ascii="Times New Roman" w:hint="eastAsia"/>
          <w:bCs/>
          <w:sz w:val="23"/>
          <w:szCs w:val="23"/>
        </w:rPr>
        <w:t xml:space="preserve"> </w:t>
      </w:r>
      <w:r w:rsidR="001F55BB">
        <w:rPr>
          <w:rFonts w:ascii="Times New Roman" w:hint="eastAsia"/>
          <w:bCs/>
          <w:sz w:val="23"/>
          <w:szCs w:val="23"/>
        </w:rPr>
        <w:t>관련</w:t>
      </w:r>
      <w:r w:rsidR="001F55BB">
        <w:rPr>
          <w:rFonts w:ascii="Times New Roman" w:hint="eastAsia"/>
          <w:bCs/>
          <w:sz w:val="23"/>
          <w:szCs w:val="23"/>
        </w:rPr>
        <w:t xml:space="preserve"> </w:t>
      </w:r>
      <w:r w:rsidRPr="00A47CCB">
        <w:rPr>
          <w:rFonts w:ascii="Times New Roman" w:hint="eastAsia"/>
          <w:bCs/>
          <w:sz w:val="23"/>
          <w:szCs w:val="23"/>
        </w:rPr>
        <w:t>소송을</w:t>
      </w:r>
      <w:r w:rsidRPr="00A47CCB">
        <w:rPr>
          <w:rFonts w:ascii="Times New Roman"/>
          <w:bCs/>
          <w:sz w:val="23"/>
          <w:szCs w:val="23"/>
        </w:rPr>
        <w:t xml:space="preserve"> </w:t>
      </w:r>
      <w:r w:rsidRPr="00A47CCB">
        <w:rPr>
          <w:rFonts w:ascii="Times New Roman" w:hint="eastAsia"/>
          <w:bCs/>
          <w:sz w:val="23"/>
          <w:szCs w:val="23"/>
        </w:rPr>
        <w:t>제기하</w:t>
      </w:r>
      <w:r w:rsidR="001F55BB">
        <w:rPr>
          <w:rFonts w:ascii="Times New Roman" w:hint="eastAsia"/>
          <w:bCs/>
          <w:sz w:val="23"/>
          <w:szCs w:val="23"/>
        </w:rPr>
        <w:t>고</w:t>
      </w:r>
      <w:r w:rsidR="001F55BB">
        <w:rPr>
          <w:rFonts w:ascii="Times New Roman" w:hint="eastAsia"/>
          <w:bCs/>
          <w:sz w:val="23"/>
          <w:szCs w:val="23"/>
        </w:rPr>
        <w:t xml:space="preserve">, </w:t>
      </w:r>
      <w:r w:rsidR="001F55BB">
        <w:rPr>
          <w:rFonts w:ascii="Times New Roman" w:hint="eastAsia"/>
          <w:bCs/>
          <w:sz w:val="23"/>
          <w:szCs w:val="23"/>
        </w:rPr>
        <w:t>본건</w:t>
      </w:r>
      <w:r w:rsidR="001F55BB">
        <w:rPr>
          <w:rFonts w:ascii="Times New Roman" w:hint="eastAsia"/>
          <w:bCs/>
          <w:sz w:val="23"/>
          <w:szCs w:val="23"/>
        </w:rPr>
        <w:t xml:space="preserve"> </w:t>
      </w:r>
      <w:r w:rsidR="001F55BB" w:rsidRPr="000419AA">
        <w:rPr>
          <w:rFonts w:ascii="Times New Roman" w:hint="eastAsia"/>
          <w:bCs/>
          <w:sz w:val="23"/>
          <w:szCs w:val="23"/>
        </w:rPr>
        <w:t>부당이득반환청구</w:t>
      </w:r>
      <w:r w:rsidR="001F55BB" w:rsidRPr="00B92FB8">
        <w:rPr>
          <w:rFonts w:ascii="Times New Roman" w:hint="eastAsia"/>
          <w:bCs/>
          <w:sz w:val="23"/>
          <w:szCs w:val="23"/>
        </w:rPr>
        <w:t xml:space="preserve"> </w:t>
      </w:r>
      <w:r w:rsidR="001F55BB" w:rsidRPr="00B92FB8">
        <w:rPr>
          <w:rFonts w:ascii="Times New Roman" w:hint="eastAsia"/>
          <w:bCs/>
          <w:sz w:val="23"/>
          <w:szCs w:val="23"/>
        </w:rPr>
        <w:t>관련</w:t>
      </w:r>
      <w:r w:rsidR="001F55BB" w:rsidRPr="00B92FB8">
        <w:rPr>
          <w:rFonts w:ascii="Times New Roman" w:hint="eastAsia"/>
          <w:bCs/>
          <w:sz w:val="23"/>
          <w:szCs w:val="23"/>
        </w:rPr>
        <w:t xml:space="preserve"> </w:t>
      </w:r>
      <w:r w:rsidR="001F55BB" w:rsidRPr="00B92FB8">
        <w:rPr>
          <w:rFonts w:ascii="Times New Roman" w:hint="eastAsia"/>
          <w:bCs/>
          <w:sz w:val="23"/>
          <w:szCs w:val="23"/>
        </w:rPr>
        <w:t>소송의</w:t>
      </w:r>
      <w:r w:rsidR="001F55BB" w:rsidRPr="00B92FB8">
        <w:rPr>
          <w:rFonts w:ascii="Times New Roman" w:hint="eastAsia"/>
          <w:bCs/>
          <w:sz w:val="23"/>
          <w:szCs w:val="23"/>
        </w:rPr>
        <w:t xml:space="preserve"> </w:t>
      </w:r>
      <w:r w:rsidR="001F55BB" w:rsidRPr="00B92FB8">
        <w:rPr>
          <w:rFonts w:ascii="Times New Roman" w:hint="eastAsia"/>
          <w:bCs/>
          <w:sz w:val="23"/>
          <w:szCs w:val="23"/>
        </w:rPr>
        <w:t>중요한</w:t>
      </w:r>
      <w:r w:rsidR="001F55BB" w:rsidRPr="00B92FB8">
        <w:rPr>
          <w:rFonts w:ascii="Times New Roman" w:hint="eastAsia"/>
          <w:bCs/>
          <w:sz w:val="23"/>
          <w:szCs w:val="23"/>
        </w:rPr>
        <w:t xml:space="preserve"> </w:t>
      </w:r>
      <w:r w:rsidR="001F55BB" w:rsidRPr="00B92FB8">
        <w:rPr>
          <w:rFonts w:ascii="Times New Roman" w:hint="eastAsia"/>
          <w:bCs/>
          <w:sz w:val="23"/>
          <w:szCs w:val="23"/>
        </w:rPr>
        <w:t>사항에</w:t>
      </w:r>
      <w:r w:rsidR="001F55BB" w:rsidRPr="00B92FB8">
        <w:rPr>
          <w:rFonts w:ascii="Times New Roman" w:hint="eastAsia"/>
          <w:bCs/>
          <w:sz w:val="23"/>
          <w:szCs w:val="23"/>
        </w:rPr>
        <w:t xml:space="preserve"> </w:t>
      </w:r>
      <w:r w:rsidR="001F55BB" w:rsidRPr="00B92FB8">
        <w:rPr>
          <w:rFonts w:ascii="Times New Roman" w:hint="eastAsia"/>
          <w:bCs/>
          <w:sz w:val="23"/>
          <w:szCs w:val="23"/>
        </w:rPr>
        <w:t>관하여</w:t>
      </w:r>
      <w:r w:rsidR="001F55BB" w:rsidRPr="00B92FB8">
        <w:rPr>
          <w:rFonts w:ascii="Times New Roman" w:hint="eastAsia"/>
          <w:bCs/>
          <w:sz w:val="23"/>
          <w:szCs w:val="23"/>
        </w:rPr>
        <w:t xml:space="preserve"> </w:t>
      </w:r>
      <w:r w:rsidR="001F55BB" w:rsidRPr="00B92FB8">
        <w:rPr>
          <w:rFonts w:ascii="Times New Roman" w:hint="eastAsia"/>
          <w:bCs/>
          <w:sz w:val="23"/>
          <w:szCs w:val="23"/>
        </w:rPr>
        <w:t>매도인과</w:t>
      </w:r>
      <w:r w:rsidR="001F55BB" w:rsidRPr="00B92FB8">
        <w:rPr>
          <w:rFonts w:ascii="Times New Roman" w:hint="eastAsia"/>
          <w:bCs/>
          <w:sz w:val="23"/>
          <w:szCs w:val="23"/>
        </w:rPr>
        <w:t xml:space="preserve"> </w:t>
      </w:r>
      <w:r w:rsidRPr="00B92FB8">
        <w:rPr>
          <w:rFonts w:ascii="Times New Roman" w:hint="eastAsia"/>
          <w:bCs/>
          <w:sz w:val="23"/>
          <w:szCs w:val="23"/>
        </w:rPr>
        <w:t>협의</w:t>
      </w:r>
      <w:r w:rsidR="006D09FF" w:rsidRPr="00B92FB8">
        <w:rPr>
          <w:rFonts w:ascii="Times New Roman" w:hint="eastAsia"/>
          <w:bCs/>
          <w:sz w:val="23"/>
          <w:szCs w:val="23"/>
        </w:rPr>
        <w:t>하여야</w:t>
      </w:r>
      <w:r w:rsidR="006D09FF" w:rsidRPr="00B92FB8">
        <w:rPr>
          <w:rFonts w:ascii="Times New Roman" w:hint="eastAsia"/>
          <w:bCs/>
          <w:sz w:val="23"/>
          <w:szCs w:val="23"/>
        </w:rPr>
        <w:t xml:space="preserve"> </w:t>
      </w:r>
      <w:r w:rsidRPr="000419AA">
        <w:rPr>
          <w:rFonts w:ascii="Times New Roman" w:hint="eastAsia"/>
          <w:bCs/>
          <w:sz w:val="23"/>
          <w:szCs w:val="23"/>
        </w:rPr>
        <w:t>한다</w:t>
      </w:r>
      <w:r w:rsidR="00CB251B" w:rsidRPr="000419AA">
        <w:rPr>
          <w:rFonts w:ascii="Times New Roman"/>
          <w:bCs/>
          <w:sz w:val="23"/>
          <w:szCs w:val="23"/>
        </w:rPr>
        <w:t>.</w:t>
      </w:r>
    </w:p>
    <w:p w14:paraId="7CF21734" w14:textId="2B7397EC" w:rsidR="00CB251B" w:rsidRPr="00BD221E" w:rsidRDefault="00D878D6" w:rsidP="00C37C6A">
      <w:pPr>
        <w:numPr>
          <w:ilvl w:val="1"/>
          <w:numId w:val="51"/>
        </w:numPr>
        <w:snapToGrid w:val="0"/>
        <w:spacing w:before="180" w:after="180" w:line="360" w:lineRule="atLeast"/>
        <w:rPr>
          <w:rFonts w:ascii="Times New Roman"/>
          <w:bCs/>
          <w:sz w:val="23"/>
          <w:szCs w:val="23"/>
        </w:rPr>
      </w:pPr>
      <w:r w:rsidRPr="00BD221E">
        <w:rPr>
          <w:rFonts w:ascii="Times New Roman" w:hint="eastAsia"/>
          <w:bCs/>
          <w:sz w:val="23"/>
          <w:szCs w:val="23"/>
          <w:u w:val="single"/>
        </w:rPr>
        <w:t>폴란드</w:t>
      </w:r>
      <w:r w:rsidRPr="00BD221E">
        <w:rPr>
          <w:rFonts w:ascii="Times New Roman"/>
          <w:bCs/>
          <w:sz w:val="23"/>
          <w:szCs w:val="23"/>
          <w:u w:val="single"/>
        </w:rPr>
        <w:t xml:space="preserve"> </w:t>
      </w:r>
      <w:r w:rsidR="0011550E" w:rsidRPr="00BD221E">
        <w:rPr>
          <w:rFonts w:ascii="Times New Roman" w:hint="eastAsia"/>
          <w:bCs/>
          <w:sz w:val="23"/>
          <w:szCs w:val="23"/>
          <w:u w:val="single"/>
        </w:rPr>
        <w:t>방산물자</w:t>
      </w:r>
      <w:r w:rsidRPr="00BD221E">
        <w:rPr>
          <w:rFonts w:ascii="Times New Roman"/>
          <w:bCs/>
          <w:sz w:val="23"/>
          <w:szCs w:val="23"/>
          <w:u w:val="single"/>
        </w:rPr>
        <w:t xml:space="preserve"> </w:t>
      </w:r>
      <w:r w:rsidRPr="00BD221E">
        <w:rPr>
          <w:rFonts w:ascii="Times New Roman" w:hint="eastAsia"/>
          <w:bCs/>
          <w:sz w:val="23"/>
          <w:szCs w:val="23"/>
          <w:u w:val="single"/>
        </w:rPr>
        <w:t>수출</w:t>
      </w:r>
      <w:r w:rsidRPr="00BD221E">
        <w:rPr>
          <w:rFonts w:ascii="Times New Roman"/>
          <w:bCs/>
          <w:sz w:val="23"/>
          <w:szCs w:val="23"/>
          <w:u w:val="single"/>
        </w:rPr>
        <w:t xml:space="preserve"> </w:t>
      </w:r>
      <w:r w:rsidRPr="00BD221E">
        <w:rPr>
          <w:rFonts w:ascii="Times New Roman" w:hint="eastAsia"/>
          <w:bCs/>
          <w:sz w:val="23"/>
          <w:szCs w:val="23"/>
          <w:u w:val="single"/>
        </w:rPr>
        <w:t>계약</w:t>
      </w:r>
      <w:r w:rsidRPr="00BD221E">
        <w:rPr>
          <w:rFonts w:ascii="Times New Roman"/>
          <w:bCs/>
          <w:sz w:val="23"/>
          <w:szCs w:val="23"/>
          <w:u w:val="single"/>
        </w:rPr>
        <w:t xml:space="preserve"> </w:t>
      </w:r>
      <w:r w:rsidRPr="00906145">
        <w:rPr>
          <w:rFonts w:ascii="Times New Roman" w:hint="eastAsia"/>
          <w:bCs/>
          <w:sz w:val="23"/>
          <w:szCs w:val="23"/>
          <w:u w:val="single"/>
          <w:rPrChange w:id="231" w:author="hanwha" w:date="2022-07-28T09:39:00Z">
            <w:rPr>
              <w:rFonts w:ascii="Times New Roman" w:hint="eastAsia"/>
              <w:bCs/>
              <w:sz w:val="23"/>
              <w:szCs w:val="23"/>
            </w:rPr>
          </w:rPrChange>
        </w:rPr>
        <w:t>관련</w:t>
      </w:r>
      <w:r w:rsidRPr="00906145">
        <w:rPr>
          <w:rFonts w:ascii="Times New Roman"/>
          <w:bCs/>
          <w:sz w:val="23"/>
          <w:szCs w:val="23"/>
          <w:u w:val="single"/>
          <w:rPrChange w:id="232" w:author="hanwha" w:date="2022-07-28T09:39:00Z">
            <w:rPr>
              <w:rFonts w:ascii="Times New Roman"/>
              <w:bCs/>
              <w:sz w:val="23"/>
              <w:szCs w:val="23"/>
            </w:rPr>
          </w:rPrChange>
        </w:rPr>
        <w:t xml:space="preserve"> </w:t>
      </w:r>
      <w:r w:rsidRPr="00906145">
        <w:rPr>
          <w:rFonts w:ascii="Times New Roman" w:hint="eastAsia"/>
          <w:bCs/>
          <w:sz w:val="23"/>
          <w:szCs w:val="23"/>
          <w:u w:val="single"/>
          <w:rPrChange w:id="233" w:author="hanwha" w:date="2022-07-28T09:39:00Z">
            <w:rPr>
              <w:rFonts w:ascii="Times New Roman" w:hint="eastAsia"/>
              <w:bCs/>
              <w:sz w:val="23"/>
              <w:szCs w:val="23"/>
            </w:rPr>
          </w:rPrChange>
        </w:rPr>
        <w:t>매매대금</w:t>
      </w:r>
      <w:r w:rsidRPr="00906145">
        <w:rPr>
          <w:rFonts w:ascii="Times New Roman"/>
          <w:bCs/>
          <w:sz w:val="23"/>
          <w:szCs w:val="23"/>
          <w:u w:val="single"/>
          <w:rPrChange w:id="234" w:author="hanwha" w:date="2022-07-28T09:39:00Z">
            <w:rPr>
              <w:rFonts w:ascii="Times New Roman"/>
              <w:bCs/>
              <w:sz w:val="23"/>
              <w:szCs w:val="23"/>
            </w:rPr>
          </w:rPrChange>
        </w:rPr>
        <w:t xml:space="preserve"> </w:t>
      </w:r>
      <w:r w:rsidRPr="00906145">
        <w:rPr>
          <w:rFonts w:ascii="Times New Roman" w:hint="eastAsia"/>
          <w:bCs/>
          <w:sz w:val="23"/>
          <w:szCs w:val="23"/>
          <w:u w:val="single"/>
          <w:rPrChange w:id="235" w:author="hanwha" w:date="2022-07-28T09:39:00Z">
            <w:rPr>
              <w:rFonts w:ascii="Times New Roman" w:hint="eastAsia"/>
              <w:bCs/>
              <w:sz w:val="23"/>
              <w:szCs w:val="23"/>
            </w:rPr>
          </w:rPrChange>
        </w:rPr>
        <w:t>조정</w:t>
      </w:r>
      <w:r w:rsidR="00830A20" w:rsidRPr="00BD221E">
        <w:rPr>
          <w:rFonts w:ascii="Times New Roman"/>
          <w:bCs/>
          <w:sz w:val="23"/>
          <w:szCs w:val="23"/>
        </w:rPr>
        <w:t xml:space="preserve">. </w:t>
      </w:r>
      <w:r w:rsidRPr="00BD221E">
        <w:rPr>
          <w:rFonts w:ascii="Times New Roman" w:hint="eastAsia"/>
          <w:bCs/>
          <w:sz w:val="23"/>
          <w:szCs w:val="23"/>
        </w:rPr>
        <w:t>매도인</w:t>
      </w:r>
      <w:r w:rsidRPr="00BD221E">
        <w:rPr>
          <w:rFonts w:ascii="Times New Roman"/>
          <w:bCs/>
          <w:sz w:val="23"/>
          <w:szCs w:val="23"/>
        </w:rPr>
        <w:t>(</w:t>
      </w:r>
      <w:r w:rsidRPr="00BD221E">
        <w:rPr>
          <w:rFonts w:ascii="Times New Roman" w:hint="eastAsia"/>
          <w:bCs/>
          <w:sz w:val="23"/>
          <w:szCs w:val="23"/>
        </w:rPr>
        <w:t>본건</w:t>
      </w:r>
      <w:r w:rsidRPr="00BD221E">
        <w:rPr>
          <w:rFonts w:ascii="Times New Roman"/>
          <w:bCs/>
          <w:sz w:val="23"/>
          <w:szCs w:val="23"/>
        </w:rPr>
        <w:t xml:space="preserve"> </w:t>
      </w:r>
      <w:r w:rsidRPr="00BD221E">
        <w:rPr>
          <w:rFonts w:ascii="Times New Roman" w:hint="eastAsia"/>
          <w:bCs/>
          <w:sz w:val="23"/>
          <w:szCs w:val="23"/>
        </w:rPr>
        <w:t>분할효력발생일부터는</w:t>
      </w:r>
      <w:r w:rsidRPr="00BD221E">
        <w:rPr>
          <w:rFonts w:ascii="Times New Roman"/>
          <w:bCs/>
          <w:sz w:val="23"/>
          <w:szCs w:val="23"/>
        </w:rPr>
        <w:t xml:space="preserve"> </w:t>
      </w:r>
      <w:proofErr w:type="spellStart"/>
      <w:r w:rsidRPr="00BD221E">
        <w:rPr>
          <w:rFonts w:ascii="Times New Roman" w:hint="eastAsia"/>
          <w:bCs/>
          <w:sz w:val="23"/>
          <w:szCs w:val="23"/>
        </w:rPr>
        <w:t>대상회사를</w:t>
      </w:r>
      <w:proofErr w:type="spellEnd"/>
      <w:r w:rsidRPr="00BD221E">
        <w:rPr>
          <w:rFonts w:ascii="Times New Roman"/>
          <w:bCs/>
          <w:sz w:val="23"/>
          <w:szCs w:val="23"/>
        </w:rPr>
        <w:t xml:space="preserve"> </w:t>
      </w:r>
      <w:r w:rsidRPr="00BD221E">
        <w:rPr>
          <w:rFonts w:ascii="Times New Roman" w:hint="eastAsia"/>
          <w:bCs/>
          <w:sz w:val="23"/>
          <w:szCs w:val="23"/>
        </w:rPr>
        <w:t>의미함</w:t>
      </w:r>
      <w:r w:rsidRPr="00BD221E">
        <w:rPr>
          <w:rFonts w:ascii="Times New Roman"/>
          <w:bCs/>
          <w:sz w:val="23"/>
          <w:szCs w:val="23"/>
        </w:rPr>
        <w:t>)</w:t>
      </w:r>
      <w:r w:rsidRPr="00BD221E">
        <w:rPr>
          <w:rFonts w:ascii="Times New Roman" w:hint="eastAsia"/>
          <w:bCs/>
          <w:sz w:val="23"/>
          <w:szCs w:val="23"/>
        </w:rPr>
        <w:t>이</w:t>
      </w:r>
      <w:r w:rsidRPr="00BD221E">
        <w:rPr>
          <w:rFonts w:ascii="Times New Roman"/>
          <w:bCs/>
          <w:sz w:val="23"/>
          <w:szCs w:val="23"/>
        </w:rPr>
        <w:t xml:space="preserve"> </w:t>
      </w:r>
      <w:r w:rsidRPr="00BD221E">
        <w:rPr>
          <w:rFonts w:ascii="Times New Roman" w:hint="eastAsia"/>
          <w:bCs/>
          <w:sz w:val="23"/>
          <w:szCs w:val="23"/>
        </w:rPr>
        <w:t>본</w:t>
      </w:r>
      <w:r w:rsidRPr="00BD221E">
        <w:rPr>
          <w:rFonts w:ascii="Times New Roman"/>
          <w:bCs/>
          <w:sz w:val="23"/>
          <w:szCs w:val="23"/>
        </w:rPr>
        <w:t xml:space="preserve"> </w:t>
      </w:r>
      <w:r w:rsidRPr="00BD221E">
        <w:rPr>
          <w:rFonts w:ascii="Times New Roman" w:hint="eastAsia"/>
          <w:bCs/>
          <w:sz w:val="23"/>
          <w:szCs w:val="23"/>
        </w:rPr>
        <w:t>계약</w:t>
      </w:r>
      <w:r w:rsidRPr="00BD221E">
        <w:rPr>
          <w:rFonts w:ascii="Times New Roman"/>
          <w:bCs/>
          <w:sz w:val="23"/>
          <w:szCs w:val="23"/>
        </w:rPr>
        <w:t xml:space="preserve"> </w:t>
      </w:r>
      <w:r w:rsidRPr="00BD221E">
        <w:rPr>
          <w:rFonts w:ascii="Times New Roman" w:hint="eastAsia"/>
          <w:bCs/>
          <w:sz w:val="23"/>
          <w:szCs w:val="23"/>
        </w:rPr>
        <w:t>체결</w:t>
      </w:r>
      <w:r w:rsidRPr="00BD221E">
        <w:rPr>
          <w:rFonts w:ascii="Times New Roman"/>
          <w:bCs/>
          <w:sz w:val="23"/>
          <w:szCs w:val="23"/>
        </w:rPr>
        <w:t xml:space="preserve"> </w:t>
      </w:r>
      <w:r w:rsidRPr="00BD221E">
        <w:rPr>
          <w:rFonts w:ascii="Times New Roman" w:hint="eastAsia"/>
          <w:bCs/>
          <w:sz w:val="23"/>
          <w:szCs w:val="23"/>
        </w:rPr>
        <w:t>후</w:t>
      </w:r>
      <w:r w:rsidRPr="00BD221E">
        <w:rPr>
          <w:rFonts w:ascii="Times New Roman"/>
          <w:bCs/>
          <w:sz w:val="23"/>
          <w:szCs w:val="23"/>
        </w:rPr>
        <w:t xml:space="preserve"> </w:t>
      </w:r>
      <w:proofErr w:type="spellStart"/>
      <w:r w:rsidRPr="00BD221E">
        <w:rPr>
          <w:rFonts w:ascii="Times New Roman" w:hint="eastAsia"/>
          <w:bCs/>
          <w:sz w:val="23"/>
          <w:szCs w:val="23"/>
        </w:rPr>
        <w:t>거래종결일</w:t>
      </w:r>
      <w:proofErr w:type="spellEnd"/>
      <w:r w:rsidRPr="00BD221E">
        <w:rPr>
          <w:rFonts w:ascii="Times New Roman"/>
          <w:bCs/>
          <w:sz w:val="23"/>
          <w:szCs w:val="23"/>
        </w:rPr>
        <w:t xml:space="preserve"> </w:t>
      </w:r>
      <w:r w:rsidRPr="00BD221E">
        <w:rPr>
          <w:rFonts w:ascii="Times New Roman" w:hint="eastAsia"/>
          <w:bCs/>
          <w:sz w:val="23"/>
          <w:szCs w:val="23"/>
        </w:rPr>
        <w:t>전까지</w:t>
      </w:r>
      <w:r w:rsidR="0017708A" w:rsidRPr="00BD221E">
        <w:rPr>
          <w:rFonts w:ascii="Times New Roman"/>
          <w:bCs/>
          <w:sz w:val="23"/>
          <w:szCs w:val="23"/>
        </w:rPr>
        <w:t xml:space="preserve"> </w:t>
      </w:r>
      <w:r w:rsidR="0017708A" w:rsidRPr="00BD221E">
        <w:rPr>
          <w:rFonts w:ascii="Times New Roman" w:hint="eastAsia"/>
          <w:bCs/>
          <w:sz w:val="23"/>
          <w:szCs w:val="23"/>
        </w:rPr>
        <w:t>폴란드</w:t>
      </w:r>
      <w:r w:rsidR="0017708A" w:rsidRPr="00BD221E">
        <w:rPr>
          <w:rFonts w:ascii="Times New Roman"/>
          <w:bCs/>
          <w:sz w:val="23"/>
          <w:szCs w:val="23"/>
        </w:rPr>
        <w:t xml:space="preserve"> </w:t>
      </w:r>
      <w:r w:rsidR="0017708A" w:rsidRPr="00BD221E">
        <w:rPr>
          <w:rFonts w:ascii="Times New Roman" w:hint="eastAsia"/>
          <w:bCs/>
          <w:sz w:val="23"/>
          <w:szCs w:val="23"/>
        </w:rPr>
        <w:t>정부</w:t>
      </w:r>
      <w:r w:rsidR="0017708A" w:rsidRPr="00BD221E">
        <w:rPr>
          <w:rFonts w:ascii="Times New Roman"/>
          <w:bCs/>
          <w:sz w:val="23"/>
          <w:szCs w:val="23"/>
        </w:rPr>
        <w:t>(</w:t>
      </w:r>
      <w:r w:rsidR="0017708A" w:rsidRPr="00BD221E">
        <w:rPr>
          <w:rFonts w:ascii="Times New Roman" w:hint="eastAsia"/>
          <w:bCs/>
          <w:sz w:val="23"/>
          <w:szCs w:val="23"/>
        </w:rPr>
        <w:t>폴란드</w:t>
      </w:r>
      <w:r w:rsidR="0017708A" w:rsidRPr="00BD221E">
        <w:rPr>
          <w:rFonts w:ascii="Times New Roman"/>
          <w:bCs/>
          <w:sz w:val="23"/>
          <w:szCs w:val="23"/>
        </w:rPr>
        <w:t xml:space="preserve"> </w:t>
      </w:r>
      <w:r w:rsidR="0017708A" w:rsidRPr="00BD221E">
        <w:rPr>
          <w:rFonts w:ascii="Times New Roman" w:hint="eastAsia"/>
          <w:bCs/>
          <w:sz w:val="23"/>
          <w:szCs w:val="23"/>
        </w:rPr>
        <w:t>정부에</w:t>
      </w:r>
      <w:r w:rsidR="0017708A" w:rsidRPr="00BD221E">
        <w:rPr>
          <w:rFonts w:ascii="Times New Roman"/>
          <w:bCs/>
          <w:sz w:val="23"/>
          <w:szCs w:val="23"/>
        </w:rPr>
        <w:t xml:space="preserve"> </w:t>
      </w:r>
      <w:r w:rsidR="0017708A" w:rsidRPr="00BD221E">
        <w:rPr>
          <w:rFonts w:ascii="Times New Roman" w:hint="eastAsia"/>
          <w:bCs/>
          <w:sz w:val="23"/>
          <w:szCs w:val="23"/>
        </w:rPr>
        <w:t>목적물을</w:t>
      </w:r>
      <w:r w:rsidR="0017708A" w:rsidRPr="00BD221E">
        <w:rPr>
          <w:rFonts w:ascii="Times New Roman"/>
          <w:bCs/>
          <w:sz w:val="23"/>
          <w:szCs w:val="23"/>
        </w:rPr>
        <w:t xml:space="preserve"> </w:t>
      </w:r>
      <w:r w:rsidR="0017708A" w:rsidRPr="00BD221E">
        <w:rPr>
          <w:rFonts w:ascii="Times New Roman" w:hint="eastAsia"/>
          <w:bCs/>
          <w:sz w:val="23"/>
          <w:szCs w:val="23"/>
        </w:rPr>
        <w:t>납품하는</w:t>
      </w:r>
      <w:r w:rsidR="0017708A" w:rsidRPr="00BD221E">
        <w:rPr>
          <w:rFonts w:ascii="Times New Roman"/>
          <w:bCs/>
          <w:sz w:val="23"/>
          <w:szCs w:val="23"/>
        </w:rPr>
        <w:t xml:space="preserve"> </w:t>
      </w:r>
      <w:r w:rsidR="0017708A" w:rsidRPr="00BD221E">
        <w:rPr>
          <w:rFonts w:ascii="Times New Roman" w:hint="eastAsia"/>
          <w:bCs/>
          <w:sz w:val="23"/>
          <w:szCs w:val="23"/>
        </w:rPr>
        <w:t>기업</w:t>
      </w:r>
      <w:r w:rsidR="0017708A" w:rsidRPr="00BD221E">
        <w:rPr>
          <w:rFonts w:ascii="Times New Roman"/>
          <w:bCs/>
          <w:sz w:val="23"/>
          <w:szCs w:val="23"/>
        </w:rPr>
        <w:t xml:space="preserve"> </w:t>
      </w:r>
      <w:r w:rsidR="0017708A" w:rsidRPr="00BD221E">
        <w:rPr>
          <w:rFonts w:ascii="Times New Roman" w:hint="eastAsia"/>
          <w:bCs/>
          <w:sz w:val="23"/>
          <w:szCs w:val="23"/>
        </w:rPr>
        <w:t>또는</w:t>
      </w:r>
      <w:r w:rsidR="0017708A" w:rsidRPr="00BD221E">
        <w:rPr>
          <w:rFonts w:ascii="Times New Roman"/>
          <w:bCs/>
          <w:sz w:val="23"/>
          <w:szCs w:val="23"/>
        </w:rPr>
        <w:t xml:space="preserve"> </w:t>
      </w:r>
      <w:r w:rsidR="0017708A" w:rsidRPr="00BD221E">
        <w:rPr>
          <w:rFonts w:ascii="Times New Roman" w:hint="eastAsia"/>
          <w:bCs/>
          <w:sz w:val="23"/>
          <w:szCs w:val="23"/>
        </w:rPr>
        <w:t>기관을</w:t>
      </w:r>
      <w:r w:rsidR="0017708A" w:rsidRPr="00BD221E">
        <w:rPr>
          <w:rFonts w:ascii="Times New Roman"/>
          <w:bCs/>
          <w:sz w:val="23"/>
          <w:szCs w:val="23"/>
        </w:rPr>
        <w:t xml:space="preserve"> </w:t>
      </w:r>
      <w:r w:rsidR="0017708A" w:rsidRPr="00BD221E">
        <w:rPr>
          <w:rFonts w:ascii="Times New Roman" w:hint="eastAsia"/>
          <w:bCs/>
          <w:sz w:val="23"/>
          <w:szCs w:val="23"/>
        </w:rPr>
        <w:t>포함한다</w:t>
      </w:r>
      <w:r w:rsidR="0017708A" w:rsidRPr="00BD221E">
        <w:rPr>
          <w:rFonts w:ascii="Times New Roman"/>
          <w:bCs/>
          <w:sz w:val="23"/>
          <w:szCs w:val="23"/>
        </w:rPr>
        <w:t>)</w:t>
      </w:r>
      <w:r w:rsidR="0017708A" w:rsidRPr="00BD221E">
        <w:rPr>
          <w:rFonts w:ascii="Times New Roman" w:hint="eastAsia"/>
          <w:bCs/>
          <w:sz w:val="23"/>
          <w:szCs w:val="23"/>
        </w:rPr>
        <w:t>와</w:t>
      </w:r>
      <w:r w:rsidR="0017708A" w:rsidRPr="00BD221E">
        <w:rPr>
          <w:rFonts w:ascii="Times New Roman"/>
          <w:bCs/>
          <w:sz w:val="23"/>
          <w:szCs w:val="23"/>
        </w:rPr>
        <w:t xml:space="preserve"> </w:t>
      </w:r>
      <w:r w:rsidR="0011550E" w:rsidRPr="00BD221E">
        <w:rPr>
          <w:rFonts w:ascii="Times New Roman" w:hint="eastAsia"/>
          <w:bCs/>
          <w:sz w:val="23"/>
          <w:szCs w:val="23"/>
        </w:rPr>
        <w:t>방산물자</w:t>
      </w:r>
      <w:r w:rsidR="0017708A" w:rsidRPr="00BD221E">
        <w:rPr>
          <w:rFonts w:ascii="Times New Roman"/>
          <w:bCs/>
          <w:sz w:val="23"/>
          <w:szCs w:val="23"/>
        </w:rPr>
        <w:t xml:space="preserve"> </w:t>
      </w:r>
      <w:r w:rsidRPr="00BD221E">
        <w:rPr>
          <w:rFonts w:ascii="Times New Roman" w:hint="eastAsia"/>
          <w:bCs/>
          <w:sz w:val="23"/>
          <w:szCs w:val="23"/>
        </w:rPr>
        <w:t>수출</w:t>
      </w:r>
      <w:r w:rsidRPr="00BD221E">
        <w:rPr>
          <w:rFonts w:ascii="Times New Roman"/>
          <w:bCs/>
          <w:sz w:val="23"/>
          <w:szCs w:val="23"/>
        </w:rPr>
        <w:t xml:space="preserve"> </w:t>
      </w:r>
      <w:r w:rsidRPr="00BD221E">
        <w:rPr>
          <w:rFonts w:ascii="Times New Roman" w:hint="eastAsia"/>
          <w:bCs/>
          <w:sz w:val="23"/>
          <w:szCs w:val="23"/>
        </w:rPr>
        <w:t>계약을</w:t>
      </w:r>
      <w:r w:rsidRPr="00BD221E">
        <w:rPr>
          <w:rFonts w:ascii="Times New Roman"/>
          <w:bCs/>
          <w:sz w:val="23"/>
          <w:szCs w:val="23"/>
        </w:rPr>
        <w:t xml:space="preserve"> </w:t>
      </w:r>
      <w:r w:rsidR="0011550E" w:rsidRPr="00BD221E">
        <w:rPr>
          <w:rFonts w:ascii="Times New Roman" w:hint="eastAsia"/>
          <w:bCs/>
          <w:sz w:val="23"/>
          <w:szCs w:val="23"/>
        </w:rPr>
        <w:t>체결한</w:t>
      </w:r>
      <w:r w:rsidRPr="00BD221E">
        <w:rPr>
          <w:rFonts w:ascii="Times New Roman"/>
          <w:bCs/>
          <w:sz w:val="23"/>
          <w:szCs w:val="23"/>
        </w:rPr>
        <w:t xml:space="preserve"> </w:t>
      </w:r>
      <w:r w:rsidRPr="00BD221E">
        <w:rPr>
          <w:rFonts w:ascii="Times New Roman" w:hint="eastAsia"/>
          <w:bCs/>
          <w:sz w:val="23"/>
          <w:szCs w:val="23"/>
        </w:rPr>
        <w:t>경우</w:t>
      </w:r>
      <w:r w:rsidRPr="00BD221E">
        <w:rPr>
          <w:rFonts w:ascii="Times New Roman"/>
          <w:bCs/>
          <w:sz w:val="23"/>
          <w:szCs w:val="23"/>
        </w:rPr>
        <w:t xml:space="preserve">, </w:t>
      </w:r>
      <w:r w:rsidRPr="00BD221E">
        <w:rPr>
          <w:rFonts w:ascii="Times New Roman" w:hint="eastAsia"/>
          <w:bCs/>
          <w:sz w:val="23"/>
          <w:szCs w:val="23"/>
        </w:rPr>
        <w:t>당사자들은</w:t>
      </w:r>
      <w:r w:rsidRPr="00BD221E">
        <w:rPr>
          <w:rFonts w:ascii="Times New Roman"/>
          <w:bCs/>
          <w:sz w:val="23"/>
          <w:szCs w:val="23"/>
        </w:rPr>
        <w:t xml:space="preserve"> </w:t>
      </w:r>
      <w:r w:rsidR="0017708A" w:rsidRPr="00BD221E">
        <w:rPr>
          <w:rFonts w:ascii="Times New Roman" w:hint="eastAsia"/>
          <w:bCs/>
          <w:sz w:val="23"/>
          <w:szCs w:val="23"/>
        </w:rPr>
        <w:t>회계법인</w:t>
      </w:r>
      <w:r w:rsidR="0017708A" w:rsidRPr="00BD221E">
        <w:rPr>
          <w:rFonts w:ascii="Times New Roman"/>
          <w:bCs/>
          <w:sz w:val="23"/>
          <w:szCs w:val="23"/>
        </w:rPr>
        <w:t xml:space="preserve"> </w:t>
      </w:r>
      <w:r w:rsidR="0017708A" w:rsidRPr="00BD221E">
        <w:rPr>
          <w:rFonts w:ascii="Times New Roman" w:hint="eastAsia"/>
          <w:bCs/>
          <w:sz w:val="23"/>
          <w:szCs w:val="23"/>
        </w:rPr>
        <w:t>기타</w:t>
      </w:r>
      <w:r w:rsidR="0017708A" w:rsidRPr="00BD221E">
        <w:rPr>
          <w:rFonts w:ascii="Times New Roman"/>
          <w:bCs/>
          <w:sz w:val="23"/>
          <w:szCs w:val="23"/>
        </w:rPr>
        <w:t xml:space="preserve"> </w:t>
      </w:r>
      <w:r w:rsidR="0017708A" w:rsidRPr="00BD221E">
        <w:rPr>
          <w:rFonts w:ascii="Times New Roman" w:hint="eastAsia"/>
          <w:bCs/>
          <w:sz w:val="23"/>
          <w:szCs w:val="23"/>
        </w:rPr>
        <w:t>전문가의</w:t>
      </w:r>
      <w:r w:rsidR="0017708A" w:rsidRPr="00BD221E">
        <w:rPr>
          <w:rFonts w:ascii="Times New Roman"/>
          <w:bCs/>
          <w:sz w:val="23"/>
          <w:szCs w:val="23"/>
        </w:rPr>
        <w:t xml:space="preserve"> </w:t>
      </w:r>
      <w:r w:rsidR="0017708A" w:rsidRPr="00BD221E">
        <w:rPr>
          <w:rFonts w:ascii="Times New Roman" w:hint="eastAsia"/>
          <w:bCs/>
          <w:sz w:val="23"/>
          <w:szCs w:val="23"/>
        </w:rPr>
        <w:t>가치산정을</w:t>
      </w:r>
      <w:r w:rsidR="0017708A" w:rsidRPr="00BD221E">
        <w:rPr>
          <w:rFonts w:ascii="Times New Roman"/>
          <w:bCs/>
          <w:sz w:val="23"/>
          <w:szCs w:val="23"/>
        </w:rPr>
        <w:t xml:space="preserve"> </w:t>
      </w:r>
      <w:r w:rsidR="0017708A" w:rsidRPr="00BD221E">
        <w:rPr>
          <w:rFonts w:ascii="Times New Roman" w:hint="eastAsia"/>
          <w:bCs/>
          <w:sz w:val="23"/>
          <w:szCs w:val="23"/>
        </w:rPr>
        <w:t>통하여</w:t>
      </w:r>
      <w:r w:rsidR="0017708A" w:rsidRPr="00BD221E">
        <w:rPr>
          <w:rFonts w:ascii="Times New Roman"/>
          <w:bCs/>
          <w:sz w:val="23"/>
          <w:szCs w:val="23"/>
        </w:rPr>
        <w:t xml:space="preserve"> </w:t>
      </w:r>
      <w:r w:rsidR="0017708A" w:rsidRPr="00BD221E">
        <w:rPr>
          <w:rFonts w:ascii="Times New Roman" w:hint="eastAsia"/>
          <w:bCs/>
          <w:sz w:val="23"/>
          <w:szCs w:val="23"/>
        </w:rPr>
        <w:t>해당</w:t>
      </w:r>
      <w:r w:rsidR="005A001F" w:rsidRPr="00BD221E">
        <w:rPr>
          <w:rFonts w:ascii="Times New Roman"/>
          <w:bCs/>
          <w:sz w:val="23"/>
          <w:szCs w:val="23"/>
        </w:rPr>
        <w:t xml:space="preserve"> </w:t>
      </w:r>
      <w:r w:rsidR="0017708A" w:rsidRPr="00BD221E">
        <w:rPr>
          <w:rFonts w:ascii="Times New Roman" w:hint="eastAsia"/>
          <w:bCs/>
          <w:sz w:val="23"/>
          <w:szCs w:val="23"/>
        </w:rPr>
        <w:t>계약의</w:t>
      </w:r>
      <w:r w:rsidR="0017708A" w:rsidRPr="00BD221E">
        <w:rPr>
          <w:rFonts w:ascii="Times New Roman"/>
          <w:bCs/>
          <w:sz w:val="23"/>
          <w:szCs w:val="23"/>
        </w:rPr>
        <w:t xml:space="preserve"> </w:t>
      </w:r>
      <w:r w:rsidR="0017708A" w:rsidRPr="00BD221E">
        <w:rPr>
          <w:rFonts w:ascii="Times New Roman" w:hint="eastAsia"/>
          <w:bCs/>
          <w:sz w:val="23"/>
          <w:szCs w:val="23"/>
        </w:rPr>
        <w:t>경제적</w:t>
      </w:r>
      <w:r w:rsidR="0017708A" w:rsidRPr="00BD221E">
        <w:rPr>
          <w:rFonts w:ascii="Times New Roman"/>
          <w:bCs/>
          <w:sz w:val="23"/>
          <w:szCs w:val="23"/>
        </w:rPr>
        <w:t xml:space="preserve"> </w:t>
      </w:r>
      <w:r w:rsidR="0017708A" w:rsidRPr="00BD221E">
        <w:rPr>
          <w:rFonts w:ascii="Times New Roman" w:hint="eastAsia"/>
          <w:bCs/>
          <w:sz w:val="23"/>
          <w:szCs w:val="23"/>
        </w:rPr>
        <w:t>가치를</w:t>
      </w:r>
      <w:r w:rsidR="0017708A" w:rsidRPr="00BD221E">
        <w:rPr>
          <w:rFonts w:ascii="Times New Roman"/>
          <w:bCs/>
          <w:sz w:val="23"/>
          <w:szCs w:val="23"/>
        </w:rPr>
        <w:t xml:space="preserve"> </w:t>
      </w:r>
      <w:r w:rsidR="005A001F" w:rsidRPr="00BD221E">
        <w:rPr>
          <w:rFonts w:ascii="Times New Roman" w:hint="eastAsia"/>
          <w:bCs/>
          <w:sz w:val="23"/>
          <w:szCs w:val="23"/>
        </w:rPr>
        <w:t>평가</w:t>
      </w:r>
      <w:r w:rsidR="0017708A" w:rsidRPr="00BD221E">
        <w:rPr>
          <w:rFonts w:ascii="Times New Roman" w:hint="eastAsia"/>
          <w:bCs/>
          <w:sz w:val="23"/>
          <w:szCs w:val="23"/>
        </w:rPr>
        <w:t>하고</w:t>
      </w:r>
      <w:r w:rsidR="0017708A" w:rsidRPr="00BD221E">
        <w:rPr>
          <w:rFonts w:ascii="Times New Roman"/>
          <w:bCs/>
          <w:sz w:val="23"/>
          <w:szCs w:val="23"/>
        </w:rPr>
        <w:t xml:space="preserve"> </w:t>
      </w:r>
      <w:r w:rsidR="00B92FB8">
        <w:rPr>
          <w:rFonts w:ascii="Times New Roman" w:hint="eastAsia"/>
          <w:bCs/>
          <w:sz w:val="23"/>
          <w:szCs w:val="23"/>
        </w:rPr>
        <w:t>합의된</w:t>
      </w:r>
      <w:r w:rsidR="0017708A" w:rsidRPr="00BD221E">
        <w:rPr>
          <w:rFonts w:ascii="Times New Roman"/>
          <w:bCs/>
          <w:sz w:val="23"/>
          <w:szCs w:val="23"/>
        </w:rPr>
        <w:t xml:space="preserve"> </w:t>
      </w:r>
      <w:proofErr w:type="spellStart"/>
      <w:r w:rsidR="005A001F" w:rsidRPr="00BD221E">
        <w:rPr>
          <w:rFonts w:ascii="Times New Roman" w:hint="eastAsia"/>
          <w:bCs/>
          <w:sz w:val="23"/>
          <w:szCs w:val="23"/>
        </w:rPr>
        <w:t>평가</w:t>
      </w:r>
      <w:r w:rsidR="0017708A" w:rsidRPr="00BD221E">
        <w:rPr>
          <w:rFonts w:ascii="Times New Roman" w:hint="eastAsia"/>
          <w:bCs/>
          <w:sz w:val="23"/>
          <w:szCs w:val="23"/>
        </w:rPr>
        <w:t>액만큼</w:t>
      </w:r>
      <w:proofErr w:type="spellEnd"/>
      <w:r w:rsidR="0017708A" w:rsidRPr="00BD221E">
        <w:rPr>
          <w:rFonts w:ascii="Times New Roman"/>
          <w:bCs/>
          <w:sz w:val="23"/>
          <w:szCs w:val="23"/>
        </w:rPr>
        <w:t xml:space="preserve"> </w:t>
      </w:r>
      <w:r w:rsidR="0017708A" w:rsidRPr="00BD221E">
        <w:rPr>
          <w:rFonts w:ascii="Times New Roman" w:hint="eastAsia"/>
          <w:bCs/>
          <w:sz w:val="23"/>
          <w:szCs w:val="23"/>
        </w:rPr>
        <w:t>제</w:t>
      </w:r>
      <w:r w:rsidR="0017708A" w:rsidRPr="00BD221E">
        <w:rPr>
          <w:rFonts w:ascii="Times New Roman"/>
          <w:bCs/>
          <w:sz w:val="23"/>
          <w:szCs w:val="23"/>
        </w:rPr>
        <w:t>3</w:t>
      </w:r>
      <w:r w:rsidR="0017708A" w:rsidRPr="00BD221E">
        <w:rPr>
          <w:rFonts w:ascii="Times New Roman" w:hint="eastAsia"/>
          <w:bCs/>
          <w:sz w:val="23"/>
          <w:szCs w:val="23"/>
        </w:rPr>
        <w:t>조의</w:t>
      </w:r>
      <w:r w:rsidR="0017708A" w:rsidRPr="00BD221E">
        <w:rPr>
          <w:rFonts w:ascii="Times New Roman"/>
          <w:bCs/>
          <w:sz w:val="23"/>
          <w:szCs w:val="23"/>
        </w:rPr>
        <w:t xml:space="preserve"> </w:t>
      </w:r>
      <w:r w:rsidRPr="00BD221E">
        <w:rPr>
          <w:rFonts w:ascii="Times New Roman" w:hint="eastAsia"/>
          <w:bCs/>
          <w:sz w:val="23"/>
          <w:szCs w:val="23"/>
        </w:rPr>
        <w:t>매매대금</w:t>
      </w:r>
      <w:r w:rsidR="0017708A" w:rsidRPr="00BD221E">
        <w:rPr>
          <w:rFonts w:ascii="Times New Roman" w:hint="eastAsia"/>
          <w:bCs/>
          <w:sz w:val="23"/>
          <w:szCs w:val="23"/>
        </w:rPr>
        <w:t>에</w:t>
      </w:r>
      <w:r w:rsidR="0017708A" w:rsidRPr="00BD221E">
        <w:rPr>
          <w:rFonts w:ascii="Times New Roman"/>
          <w:bCs/>
          <w:sz w:val="23"/>
          <w:szCs w:val="23"/>
        </w:rPr>
        <w:t xml:space="preserve"> </w:t>
      </w:r>
      <w:r w:rsidR="0017708A" w:rsidRPr="00BD221E">
        <w:rPr>
          <w:rFonts w:ascii="Times New Roman" w:hint="eastAsia"/>
          <w:bCs/>
          <w:sz w:val="23"/>
          <w:szCs w:val="23"/>
        </w:rPr>
        <w:t>가산하기로</w:t>
      </w:r>
      <w:r w:rsidR="0017708A" w:rsidRPr="00BD221E">
        <w:rPr>
          <w:rFonts w:ascii="Times New Roman"/>
          <w:bCs/>
          <w:sz w:val="23"/>
          <w:szCs w:val="23"/>
        </w:rPr>
        <w:t xml:space="preserve"> </w:t>
      </w:r>
      <w:r w:rsidR="0017708A" w:rsidRPr="00BD221E">
        <w:rPr>
          <w:rFonts w:ascii="Times New Roman" w:hint="eastAsia"/>
          <w:bCs/>
          <w:sz w:val="23"/>
          <w:szCs w:val="23"/>
        </w:rPr>
        <w:t>한다</w:t>
      </w:r>
      <w:r w:rsidR="0017708A" w:rsidRPr="00BD221E">
        <w:rPr>
          <w:rFonts w:ascii="Times New Roman"/>
          <w:bCs/>
          <w:sz w:val="23"/>
          <w:szCs w:val="23"/>
        </w:rPr>
        <w:t xml:space="preserve">. </w:t>
      </w:r>
      <w:r w:rsidR="0017708A" w:rsidRPr="00BD221E">
        <w:rPr>
          <w:rFonts w:ascii="Times New Roman" w:hint="eastAsia"/>
          <w:bCs/>
          <w:sz w:val="23"/>
          <w:szCs w:val="23"/>
        </w:rPr>
        <w:t>단</w:t>
      </w:r>
      <w:r w:rsidR="0017708A" w:rsidRPr="00BD221E">
        <w:rPr>
          <w:rFonts w:ascii="Times New Roman"/>
          <w:bCs/>
          <w:sz w:val="23"/>
          <w:szCs w:val="23"/>
        </w:rPr>
        <w:t xml:space="preserve">, </w:t>
      </w:r>
      <w:r w:rsidR="0017708A" w:rsidRPr="00BD221E">
        <w:rPr>
          <w:rFonts w:ascii="Times New Roman" w:hint="eastAsia"/>
          <w:bCs/>
          <w:sz w:val="23"/>
          <w:szCs w:val="23"/>
        </w:rPr>
        <w:t>가산하는</w:t>
      </w:r>
      <w:r w:rsidR="0017708A" w:rsidRPr="00BD221E">
        <w:rPr>
          <w:rFonts w:ascii="Times New Roman"/>
          <w:bCs/>
          <w:sz w:val="23"/>
          <w:szCs w:val="23"/>
        </w:rPr>
        <w:t xml:space="preserve"> </w:t>
      </w:r>
      <w:r w:rsidR="0017708A" w:rsidRPr="00BD221E">
        <w:rPr>
          <w:rFonts w:ascii="Times New Roman" w:hint="eastAsia"/>
          <w:bCs/>
          <w:sz w:val="23"/>
          <w:szCs w:val="23"/>
        </w:rPr>
        <w:t>금액은</w:t>
      </w:r>
      <w:r w:rsidR="0017708A" w:rsidRPr="00BD221E">
        <w:rPr>
          <w:rFonts w:ascii="Times New Roman"/>
          <w:bCs/>
          <w:sz w:val="23"/>
          <w:szCs w:val="23"/>
        </w:rPr>
        <w:t xml:space="preserve"> </w:t>
      </w:r>
      <w:r w:rsidR="00B92FB8">
        <w:rPr>
          <w:rFonts w:ascii="Times New Roman" w:hint="eastAsia"/>
          <w:bCs/>
          <w:sz w:val="23"/>
          <w:szCs w:val="23"/>
        </w:rPr>
        <w:t>금</w:t>
      </w:r>
      <w:r w:rsidR="00B92FB8">
        <w:rPr>
          <w:rFonts w:ascii="Times New Roman" w:hint="eastAsia"/>
          <w:bCs/>
          <w:sz w:val="23"/>
          <w:szCs w:val="23"/>
        </w:rPr>
        <w:t xml:space="preserve"> </w:t>
      </w:r>
      <w:r w:rsidR="00B92FB8">
        <w:rPr>
          <w:rFonts w:ascii="Times New Roman" w:hint="eastAsia"/>
          <w:bCs/>
          <w:sz w:val="23"/>
          <w:szCs w:val="23"/>
        </w:rPr>
        <w:t>육백억</w:t>
      </w:r>
      <w:r w:rsidR="00B92FB8">
        <w:rPr>
          <w:rFonts w:ascii="Times New Roman" w:hint="eastAsia"/>
          <w:bCs/>
          <w:sz w:val="23"/>
          <w:szCs w:val="23"/>
        </w:rPr>
        <w:t>(</w:t>
      </w:r>
      <w:r w:rsidR="00B92FB8">
        <w:rPr>
          <w:rFonts w:ascii="Times New Roman"/>
          <w:bCs/>
          <w:sz w:val="23"/>
          <w:szCs w:val="23"/>
        </w:rPr>
        <w:t>60,000,000,000)</w:t>
      </w:r>
      <w:r w:rsidR="00B92FB8">
        <w:rPr>
          <w:rFonts w:ascii="Times New Roman" w:hint="eastAsia"/>
          <w:bCs/>
          <w:sz w:val="23"/>
          <w:szCs w:val="23"/>
        </w:rPr>
        <w:t>원을</w:t>
      </w:r>
      <w:r w:rsidR="0017708A" w:rsidRPr="00BD221E">
        <w:rPr>
          <w:rFonts w:ascii="Times New Roman"/>
          <w:bCs/>
          <w:sz w:val="23"/>
          <w:szCs w:val="23"/>
        </w:rPr>
        <w:t xml:space="preserve"> </w:t>
      </w:r>
      <w:r w:rsidR="005A001F" w:rsidRPr="00BD221E">
        <w:rPr>
          <w:rFonts w:ascii="Times New Roman" w:hint="eastAsia"/>
          <w:bCs/>
          <w:sz w:val="23"/>
          <w:szCs w:val="23"/>
        </w:rPr>
        <w:t>그</w:t>
      </w:r>
      <w:r w:rsidR="005A001F" w:rsidRPr="00BD221E">
        <w:rPr>
          <w:rFonts w:ascii="Times New Roman"/>
          <w:bCs/>
          <w:sz w:val="23"/>
          <w:szCs w:val="23"/>
        </w:rPr>
        <w:t xml:space="preserve"> </w:t>
      </w:r>
      <w:r w:rsidR="0017708A" w:rsidRPr="00BD221E">
        <w:rPr>
          <w:rFonts w:ascii="Times New Roman" w:hint="eastAsia"/>
          <w:bCs/>
          <w:sz w:val="23"/>
          <w:szCs w:val="23"/>
        </w:rPr>
        <w:t>한도로</w:t>
      </w:r>
      <w:r w:rsidR="0017708A" w:rsidRPr="00BD221E">
        <w:rPr>
          <w:rFonts w:ascii="Times New Roman"/>
          <w:bCs/>
          <w:sz w:val="23"/>
          <w:szCs w:val="23"/>
        </w:rPr>
        <w:t xml:space="preserve"> </w:t>
      </w:r>
      <w:r w:rsidR="0017708A" w:rsidRPr="00BD221E">
        <w:rPr>
          <w:rFonts w:ascii="Times New Roman" w:hint="eastAsia"/>
          <w:bCs/>
          <w:sz w:val="23"/>
          <w:szCs w:val="23"/>
        </w:rPr>
        <w:t>한다</w:t>
      </w:r>
      <w:r w:rsidR="0017708A" w:rsidRPr="00BD221E">
        <w:rPr>
          <w:rFonts w:ascii="Times New Roman"/>
          <w:bCs/>
          <w:sz w:val="23"/>
          <w:szCs w:val="23"/>
        </w:rPr>
        <w:t>.</w:t>
      </w:r>
    </w:p>
    <w:p w14:paraId="1119F039" w14:textId="49ADE685" w:rsidR="00726562" w:rsidRPr="00BB303A" w:rsidRDefault="00726562" w:rsidP="00726562">
      <w:pPr>
        <w:numPr>
          <w:ilvl w:val="1"/>
          <w:numId w:val="51"/>
        </w:numPr>
        <w:snapToGrid w:val="0"/>
        <w:spacing w:before="180" w:after="180" w:line="360" w:lineRule="atLeast"/>
        <w:rPr>
          <w:rFonts w:ascii="Times New Roman"/>
          <w:bCs/>
          <w:sz w:val="23"/>
          <w:szCs w:val="23"/>
        </w:rPr>
      </w:pPr>
      <w:r w:rsidRPr="00B51FA5">
        <w:rPr>
          <w:rFonts w:ascii="Times New Roman" w:hint="eastAsia"/>
          <w:bCs/>
          <w:sz w:val="23"/>
          <w:szCs w:val="23"/>
          <w:u w:val="single"/>
        </w:rPr>
        <w:t>비밀유지</w:t>
      </w:r>
      <w:r w:rsidRPr="00B51FA5">
        <w:rPr>
          <w:rFonts w:ascii="Times New Roman" w:hint="eastAsia"/>
          <w:bCs/>
          <w:sz w:val="23"/>
          <w:szCs w:val="23"/>
          <w:u w:val="single"/>
        </w:rPr>
        <w:t>.</w:t>
      </w:r>
      <w:r w:rsidRPr="00726562">
        <w:rPr>
          <w:rFonts w:ascii="Times New Roman" w:hint="eastAsia"/>
          <w:bCs/>
          <w:sz w:val="23"/>
          <w:szCs w:val="23"/>
        </w:rPr>
        <w:t xml:space="preserve"> </w:t>
      </w:r>
      <w:r w:rsidRPr="00BB303A">
        <w:rPr>
          <w:rFonts w:ascii="Times New Roman" w:hint="eastAsia"/>
          <w:bCs/>
          <w:sz w:val="23"/>
          <w:szCs w:val="23"/>
        </w:rPr>
        <w:t>본</w:t>
      </w:r>
      <w:r w:rsidRPr="00BB303A">
        <w:rPr>
          <w:rFonts w:ascii="Times New Roman" w:hint="eastAsia"/>
          <w:bCs/>
          <w:sz w:val="23"/>
          <w:szCs w:val="23"/>
        </w:rPr>
        <w:t xml:space="preserve"> </w:t>
      </w:r>
      <w:r w:rsidRPr="00BB303A">
        <w:rPr>
          <w:rFonts w:ascii="Times New Roman" w:hint="eastAsia"/>
          <w:bCs/>
          <w:sz w:val="23"/>
          <w:szCs w:val="23"/>
        </w:rPr>
        <w:t>계약</w:t>
      </w:r>
      <w:r w:rsidRPr="00BB303A">
        <w:rPr>
          <w:rFonts w:ascii="Times New Roman" w:hint="eastAsia"/>
          <w:bCs/>
          <w:sz w:val="23"/>
          <w:szCs w:val="23"/>
        </w:rPr>
        <w:t xml:space="preserve"> </w:t>
      </w:r>
      <w:r w:rsidRPr="00BB303A">
        <w:rPr>
          <w:rFonts w:ascii="Times New Roman" w:hint="eastAsia"/>
          <w:bCs/>
          <w:sz w:val="23"/>
          <w:szCs w:val="23"/>
        </w:rPr>
        <w:t>체결일</w:t>
      </w:r>
      <w:r w:rsidRPr="00BB303A">
        <w:rPr>
          <w:rFonts w:ascii="Times New Roman" w:hint="eastAsia"/>
          <w:bCs/>
          <w:sz w:val="23"/>
          <w:szCs w:val="23"/>
        </w:rPr>
        <w:t xml:space="preserve"> </w:t>
      </w:r>
      <w:r w:rsidRPr="00BB303A">
        <w:rPr>
          <w:rFonts w:ascii="Times New Roman" w:hint="eastAsia"/>
          <w:bCs/>
          <w:sz w:val="23"/>
          <w:szCs w:val="23"/>
        </w:rPr>
        <w:t>이후</w:t>
      </w:r>
      <w:r w:rsidRPr="00BB303A">
        <w:rPr>
          <w:rFonts w:ascii="Times New Roman" w:hint="eastAsia"/>
          <w:bCs/>
          <w:sz w:val="23"/>
          <w:szCs w:val="23"/>
        </w:rPr>
        <w:t xml:space="preserve"> </w:t>
      </w:r>
      <w:r>
        <w:rPr>
          <w:rFonts w:ascii="Times New Roman"/>
          <w:bCs/>
          <w:sz w:val="23"/>
          <w:szCs w:val="23"/>
        </w:rPr>
        <w:t>2</w:t>
      </w:r>
      <w:r w:rsidRPr="00BB303A">
        <w:rPr>
          <w:rFonts w:ascii="Times New Roman" w:hint="eastAsia"/>
          <w:bCs/>
          <w:sz w:val="23"/>
          <w:szCs w:val="23"/>
        </w:rPr>
        <w:t>년</w:t>
      </w:r>
      <w:r w:rsidRPr="00BB303A">
        <w:rPr>
          <w:rFonts w:ascii="Times New Roman" w:hint="eastAsia"/>
          <w:bCs/>
          <w:sz w:val="23"/>
          <w:szCs w:val="23"/>
        </w:rPr>
        <w:t xml:space="preserve"> </w:t>
      </w:r>
      <w:r w:rsidRPr="00BB303A">
        <w:rPr>
          <w:rFonts w:ascii="Times New Roman" w:hint="eastAsia"/>
          <w:bCs/>
          <w:sz w:val="23"/>
          <w:szCs w:val="23"/>
        </w:rPr>
        <w:t>동안</w:t>
      </w:r>
      <w:r w:rsidRPr="00BB303A">
        <w:rPr>
          <w:rFonts w:ascii="Times New Roman" w:hint="eastAsia"/>
          <w:bCs/>
          <w:sz w:val="23"/>
          <w:szCs w:val="23"/>
        </w:rPr>
        <w:t xml:space="preserve"> </w:t>
      </w:r>
      <w:r w:rsidRPr="00BB303A">
        <w:rPr>
          <w:rFonts w:ascii="Times New Roman" w:hint="eastAsia"/>
          <w:bCs/>
          <w:sz w:val="23"/>
          <w:szCs w:val="23"/>
        </w:rPr>
        <w:t>각</w:t>
      </w:r>
      <w:r w:rsidRPr="00BB303A">
        <w:rPr>
          <w:rFonts w:ascii="Times New Roman" w:hint="eastAsia"/>
          <w:bCs/>
          <w:sz w:val="23"/>
          <w:szCs w:val="23"/>
        </w:rPr>
        <w:t xml:space="preserve"> </w:t>
      </w:r>
      <w:r w:rsidRPr="00BB303A">
        <w:rPr>
          <w:rFonts w:ascii="Times New Roman" w:hint="eastAsia"/>
          <w:bCs/>
          <w:sz w:val="23"/>
          <w:szCs w:val="23"/>
        </w:rPr>
        <w:t>당사자는</w:t>
      </w:r>
      <w:r w:rsidRPr="00BB303A">
        <w:rPr>
          <w:rFonts w:ascii="Times New Roman" w:hint="eastAsia"/>
          <w:bCs/>
          <w:sz w:val="23"/>
          <w:szCs w:val="23"/>
        </w:rPr>
        <w:t xml:space="preserve"> </w:t>
      </w:r>
      <w:r w:rsidRPr="00BB303A">
        <w:rPr>
          <w:rFonts w:ascii="Times New Roman" w:hint="eastAsia"/>
          <w:bCs/>
          <w:sz w:val="23"/>
          <w:szCs w:val="23"/>
        </w:rPr>
        <w:t>본</w:t>
      </w:r>
      <w:r w:rsidRPr="00BB303A">
        <w:rPr>
          <w:rFonts w:ascii="Times New Roman" w:hint="eastAsia"/>
          <w:bCs/>
          <w:sz w:val="23"/>
          <w:szCs w:val="23"/>
        </w:rPr>
        <w:t xml:space="preserve"> </w:t>
      </w:r>
      <w:r w:rsidRPr="00BB303A">
        <w:rPr>
          <w:rFonts w:ascii="Times New Roman" w:hint="eastAsia"/>
          <w:bCs/>
          <w:sz w:val="23"/>
          <w:szCs w:val="23"/>
        </w:rPr>
        <w:t>계약의</w:t>
      </w:r>
      <w:r w:rsidRPr="00BB303A">
        <w:rPr>
          <w:rFonts w:ascii="Times New Roman" w:hint="eastAsia"/>
          <w:bCs/>
          <w:sz w:val="23"/>
          <w:szCs w:val="23"/>
        </w:rPr>
        <w:t xml:space="preserve"> </w:t>
      </w:r>
      <w:r w:rsidRPr="00BB303A">
        <w:rPr>
          <w:rFonts w:ascii="Times New Roman" w:hint="eastAsia"/>
          <w:bCs/>
          <w:sz w:val="23"/>
          <w:szCs w:val="23"/>
        </w:rPr>
        <w:t>내용</w:t>
      </w:r>
      <w:r w:rsidRPr="00BB303A">
        <w:rPr>
          <w:rFonts w:ascii="Times New Roman"/>
          <w:bCs/>
          <w:sz w:val="23"/>
          <w:szCs w:val="23"/>
        </w:rPr>
        <w:t xml:space="preserve"> </w:t>
      </w:r>
      <w:r w:rsidRPr="00BB303A">
        <w:rPr>
          <w:rFonts w:ascii="Times New Roman" w:hint="eastAsia"/>
          <w:bCs/>
          <w:sz w:val="23"/>
          <w:szCs w:val="23"/>
        </w:rPr>
        <w:t>및</w:t>
      </w:r>
      <w:r w:rsidRPr="00BB303A">
        <w:rPr>
          <w:rFonts w:ascii="Times New Roman" w:hint="eastAsia"/>
          <w:bCs/>
          <w:sz w:val="23"/>
          <w:szCs w:val="23"/>
        </w:rPr>
        <w:t xml:space="preserve"> </w:t>
      </w:r>
      <w:r w:rsidRPr="00BB303A">
        <w:rPr>
          <w:rFonts w:ascii="Times New Roman" w:hint="eastAsia"/>
          <w:bCs/>
          <w:sz w:val="23"/>
          <w:szCs w:val="23"/>
        </w:rPr>
        <w:t>본</w:t>
      </w:r>
      <w:r w:rsidRPr="00BB303A">
        <w:rPr>
          <w:rFonts w:ascii="Times New Roman" w:hint="eastAsia"/>
          <w:bCs/>
          <w:sz w:val="23"/>
          <w:szCs w:val="23"/>
        </w:rPr>
        <w:t xml:space="preserve"> </w:t>
      </w:r>
      <w:r w:rsidRPr="00BB303A">
        <w:rPr>
          <w:rFonts w:ascii="Times New Roman" w:hint="eastAsia"/>
          <w:bCs/>
          <w:sz w:val="23"/>
          <w:szCs w:val="23"/>
        </w:rPr>
        <w:t>계약의</w:t>
      </w:r>
      <w:r w:rsidRPr="00BB303A">
        <w:rPr>
          <w:rFonts w:ascii="Times New Roman" w:hint="eastAsia"/>
          <w:bCs/>
          <w:sz w:val="23"/>
          <w:szCs w:val="23"/>
        </w:rPr>
        <w:t xml:space="preserve"> </w:t>
      </w:r>
      <w:r w:rsidRPr="00BB303A">
        <w:rPr>
          <w:rFonts w:ascii="Times New Roman" w:hint="eastAsia"/>
          <w:bCs/>
          <w:sz w:val="23"/>
          <w:szCs w:val="23"/>
        </w:rPr>
        <w:t>협상과</w:t>
      </w:r>
      <w:r w:rsidRPr="00BB303A">
        <w:rPr>
          <w:rFonts w:ascii="Times New Roman" w:hint="eastAsia"/>
          <w:bCs/>
          <w:sz w:val="23"/>
          <w:szCs w:val="23"/>
        </w:rPr>
        <w:t xml:space="preserve"> </w:t>
      </w:r>
      <w:r w:rsidRPr="00BB303A">
        <w:rPr>
          <w:rFonts w:ascii="Times New Roman" w:hint="eastAsia"/>
          <w:bCs/>
          <w:sz w:val="23"/>
          <w:szCs w:val="23"/>
        </w:rPr>
        <w:t>관련한</w:t>
      </w:r>
      <w:r w:rsidRPr="00BB303A">
        <w:rPr>
          <w:rFonts w:ascii="Times New Roman" w:hint="eastAsia"/>
          <w:bCs/>
          <w:sz w:val="23"/>
          <w:szCs w:val="23"/>
        </w:rPr>
        <w:t xml:space="preserve"> </w:t>
      </w:r>
      <w:r w:rsidRPr="00BB303A">
        <w:rPr>
          <w:rFonts w:ascii="Times New Roman" w:hint="eastAsia"/>
          <w:bCs/>
          <w:sz w:val="23"/>
          <w:szCs w:val="23"/>
        </w:rPr>
        <w:t>정보를</w:t>
      </w:r>
      <w:r w:rsidRPr="00BB303A">
        <w:rPr>
          <w:rFonts w:ascii="Times New Roman" w:hint="eastAsia"/>
          <w:bCs/>
          <w:sz w:val="23"/>
          <w:szCs w:val="23"/>
        </w:rPr>
        <w:t xml:space="preserve"> </w:t>
      </w:r>
      <w:r w:rsidRPr="00BB303A">
        <w:rPr>
          <w:rFonts w:ascii="Times New Roman" w:hint="eastAsia"/>
          <w:bCs/>
          <w:sz w:val="23"/>
          <w:szCs w:val="23"/>
        </w:rPr>
        <w:t>엄격하게</w:t>
      </w:r>
      <w:r w:rsidRPr="00BB303A">
        <w:rPr>
          <w:rFonts w:ascii="Times New Roman" w:hint="eastAsia"/>
          <w:bCs/>
          <w:sz w:val="23"/>
          <w:szCs w:val="23"/>
        </w:rPr>
        <w:t xml:space="preserve"> </w:t>
      </w:r>
      <w:r w:rsidRPr="00BB303A">
        <w:rPr>
          <w:rFonts w:ascii="Times New Roman" w:hint="eastAsia"/>
          <w:bCs/>
          <w:sz w:val="23"/>
          <w:szCs w:val="23"/>
        </w:rPr>
        <w:t>비밀로</w:t>
      </w:r>
      <w:r w:rsidRPr="00BB303A">
        <w:rPr>
          <w:rFonts w:ascii="Times New Roman" w:hint="eastAsia"/>
          <w:bCs/>
          <w:sz w:val="23"/>
          <w:szCs w:val="23"/>
        </w:rPr>
        <w:t xml:space="preserve"> </w:t>
      </w:r>
      <w:r w:rsidRPr="00BB303A">
        <w:rPr>
          <w:rFonts w:ascii="Times New Roman" w:hint="eastAsia"/>
          <w:bCs/>
          <w:sz w:val="23"/>
          <w:szCs w:val="23"/>
        </w:rPr>
        <w:t>취급하고</w:t>
      </w:r>
      <w:r w:rsidRPr="00BB303A">
        <w:rPr>
          <w:rFonts w:ascii="Times New Roman" w:hint="eastAsia"/>
          <w:bCs/>
          <w:sz w:val="23"/>
          <w:szCs w:val="23"/>
        </w:rPr>
        <w:t xml:space="preserve">, </w:t>
      </w:r>
      <w:r w:rsidRPr="00BB303A">
        <w:rPr>
          <w:rFonts w:ascii="Times New Roman" w:hint="eastAsia"/>
          <w:bCs/>
          <w:sz w:val="23"/>
          <w:szCs w:val="23"/>
        </w:rPr>
        <w:t>이를</w:t>
      </w:r>
      <w:r w:rsidRPr="00BB303A">
        <w:rPr>
          <w:rFonts w:ascii="Times New Roman" w:hint="eastAsia"/>
          <w:bCs/>
          <w:sz w:val="23"/>
          <w:szCs w:val="23"/>
        </w:rPr>
        <w:t xml:space="preserve"> </w:t>
      </w:r>
      <w:r w:rsidRPr="00BB303A">
        <w:rPr>
          <w:rFonts w:ascii="Times New Roman" w:hint="eastAsia"/>
          <w:bCs/>
          <w:sz w:val="23"/>
          <w:szCs w:val="23"/>
        </w:rPr>
        <w:t>공개하거나</w:t>
      </w:r>
      <w:r w:rsidRPr="00BB303A">
        <w:rPr>
          <w:rFonts w:ascii="Times New Roman" w:hint="eastAsia"/>
          <w:bCs/>
          <w:sz w:val="23"/>
          <w:szCs w:val="23"/>
        </w:rPr>
        <w:t xml:space="preserve"> </w:t>
      </w:r>
      <w:r w:rsidRPr="00BB303A">
        <w:rPr>
          <w:rFonts w:ascii="Times New Roman" w:hint="eastAsia"/>
          <w:bCs/>
          <w:sz w:val="23"/>
          <w:szCs w:val="23"/>
        </w:rPr>
        <w:t>본</w:t>
      </w:r>
      <w:r w:rsidRPr="00BB303A">
        <w:rPr>
          <w:rFonts w:ascii="Times New Roman" w:hint="eastAsia"/>
          <w:bCs/>
          <w:sz w:val="23"/>
          <w:szCs w:val="23"/>
        </w:rPr>
        <w:t xml:space="preserve"> </w:t>
      </w:r>
      <w:r w:rsidRPr="00BB303A">
        <w:rPr>
          <w:rFonts w:ascii="Times New Roman" w:hint="eastAsia"/>
          <w:bCs/>
          <w:sz w:val="23"/>
          <w:szCs w:val="23"/>
        </w:rPr>
        <w:t>계약과</w:t>
      </w:r>
      <w:r w:rsidRPr="00BB303A">
        <w:rPr>
          <w:rFonts w:ascii="Times New Roman" w:hint="eastAsia"/>
          <w:bCs/>
          <w:sz w:val="23"/>
          <w:szCs w:val="23"/>
        </w:rPr>
        <w:t xml:space="preserve"> </w:t>
      </w:r>
      <w:r w:rsidRPr="00BB303A">
        <w:rPr>
          <w:rFonts w:ascii="Times New Roman" w:hint="eastAsia"/>
          <w:bCs/>
          <w:sz w:val="23"/>
          <w:szCs w:val="23"/>
        </w:rPr>
        <w:t>무관한</w:t>
      </w:r>
      <w:r w:rsidRPr="00BB303A">
        <w:rPr>
          <w:rFonts w:ascii="Times New Roman" w:hint="eastAsia"/>
          <w:bCs/>
          <w:sz w:val="23"/>
          <w:szCs w:val="23"/>
        </w:rPr>
        <w:t xml:space="preserve"> </w:t>
      </w:r>
      <w:r w:rsidRPr="00BB303A">
        <w:rPr>
          <w:rFonts w:ascii="Times New Roman" w:hint="eastAsia"/>
          <w:bCs/>
          <w:sz w:val="23"/>
          <w:szCs w:val="23"/>
        </w:rPr>
        <w:t>목적으로</w:t>
      </w:r>
      <w:r w:rsidRPr="00BB303A">
        <w:rPr>
          <w:rFonts w:ascii="Times New Roman" w:hint="eastAsia"/>
          <w:bCs/>
          <w:sz w:val="23"/>
          <w:szCs w:val="23"/>
        </w:rPr>
        <w:t xml:space="preserve"> </w:t>
      </w:r>
      <w:r w:rsidRPr="00BB303A">
        <w:rPr>
          <w:rFonts w:ascii="Times New Roman" w:hint="eastAsia"/>
          <w:bCs/>
          <w:sz w:val="23"/>
          <w:szCs w:val="23"/>
        </w:rPr>
        <w:t>이용하지</w:t>
      </w:r>
      <w:r w:rsidRPr="00BB303A">
        <w:rPr>
          <w:rFonts w:ascii="Times New Roman" w:hint="eastAsia"/>
          <w:bCs/>
          <w:sz w:val="23"/>
          <w:szCs w:val="23"/>
        </w:rPr>
        <w:t xml:space="preserve"> </w:t>
      </w:r>
      <w:r w:rsidRPr="00BB303A">
        <w:rPr>
          <w:rFonts w:ascii="Times New Roman" w:hint="eastAsia"/>
          <w:bCs/>
          <w:sz w:val="23"/>
          <w:szCs w:val="23"/>
        </w:rPr>
        <w:t>않아야</w:t>
      </w:r>
      <w:r w:rsidRPr="00BB303A">
        <w:rPr>
          <w:rFonts w:ascii="Times New Roman" w:hint="eastAsia"/>
          <w:bCs/>
          <w:sz w:val="23"/>
          <w:szCs w:val="23"/>
        </w:rPr>
        <w:t xml:space="preserve"> </w:t>
      </w:r>
      <w:r w:rsidRPr="00BB303A">
        <w:rPr>
          <w:rFonts w:ascii="Times New Roman" w:hint="eastAsia"/>
          <w:bCs/>
          <w:sz w:val="23"/>
          <w:szCs w:val="23"/>
        </w:rPr>
        <w:t>한다</w:t>
      </w:r>
      <w:r w:rsidRPr="00BB303A">
        <w:rPr>
          <w:rFonts w:ascii="Times New Roman" w:hint="eastAsia"/>
          <w:bCs/>
          <w:sz w:val="23"/>
          <w:szCs w:val="23"/>
        </w:rPr>
        <w:t>.</w:t>
      </w:r>
      <w:r w:rsidRPr="00BB303A">
        <w:rPr>
          <w:rFonts w:ascii="Times New Roman"/>
          <w:bCs/>
          <w:sz w:val="23"/>
          <w:szCs w:val="23"/>
        </w:rPr>
        <w:t xml:space="preserve"> </w:t>
      </w:r>
      <w:r w:rsidRPr="00BB303A">
        <w:rPr>
          <w:rFonts w:ascii="Times New Roman" w:hint="eastAsia"/>
          <w:bCs/>
          <w:sz w:val="23"/>
          <w:szCs w:val="23"/>
        </w:rPr>
        <w:t>단</w:t>
      </w:r>
      <w:r w:rsidRPr="00BB303A">
        <w:rPr>
          <w:rFonts w:ascii="Times New Roman" w:hint="eastAsia"/>
          <w:bCs/>
          <w:sz w:val="23"/>
          <w:szCs w:val="23"/>
        </w:rPr>
        <w:t>,</w:t>
      </w:r>
      <w:r w:rsidRPr="00BB303A">
        <w:rPr>
          <w:rFonts w:ascii="Times New Roman"/>
          <w:bCs/>
          <w:sz w:val="23"/>
          <w:szCs w:val="23"/>
        </w:rPr>
        <w:t xml:space="preserve"> </w:t>
      </w:r>
      <w:r w:rsidRPr="00BB303A">
        <w:rPr>
          <w:rFonts w:ascii="Times New Roman"/>
          <w:spacing w:val="3"/>
          <w:sz w:val="23"/>
          <w:szCs w:val="23"/>
        </w:rPr>
        <w:t>다음</w:t>
      </w:r>
      <w:r w:rsidRPr="00BB303A">
        <w:rPr>
          <w:rFonts w:ascii="Times New Roman"/>
          <w:spacing w:val="3"/>
          <w:sz w:val="23"/>
          <w:szCs w:val="23"/>
        </w:rPr>
        <w:t xml:space="preserve"> </w:t>
      </w:r>
      <w:r w:rsidRPr="00BB303A">
        <w:rPr>
          <w:rFonts w:ascii="Times New Roman"/>
          <w:spacing w:val="3"/>
          <w:sz w:val="23"/>
          <w:szCs w:val="23"/>
        </w:rPr>
        <w:t>각</w:t>
      </w:r>
      <w:r w:rsidRPr="00BB303A">
        <w:rPr>
          <w:rFonts w:ascii="Times New Roman" w:hint="eastAsia"/>
          <w:spacing w:val="3"/>
          <w:sz w:val="23"/>
          <w:szCs w:val="23"/>
        </w:rPr>
        <w:t>항</w:t>
      </w:r>
      <w:r w:rsidRPr="00BB303A">
        <w:rPr>
          <w:rFonts w:ascii="Times New Roman"/>
          <w:spacing w:val="3"/>
          <w:sz w:val="23"/>
          <w:szCs w:val="23"/>
        </w:rPr>
        <w:t>에</w:t>
      </w:r>
      <w:r w:rsidRPr="00BB303A">
        <w:rPr>
          <w:rFonts w:ascii="Times New Roman"/>
          <w:spacing w:val="3"/>
          <w:sz w:val="23"/>
          <w:szCs w:val="23"/>
        </w:rPr>
        <w:t xml:space="preserve"> </w:t>
      </w:r>
      <w:r w:rsidRPr="00BB303A">
        <w:rPr>
          <w:rFonts w:ascii="Times New Roman"/>
          <w:spacing w:val="3"/>
          <w:sz w:val="23"/>
          <w:szCs w:val="23"/>
        </w:rPr>
        <w:t>정한</w:t>
      </w:r>
      <w:r w:rsidRPr="00BB303A">
        <w:rPr>
          <w:rFonts w:ascii="Times New Roman"/>
          <w:spacing w:val="3"/>
          <w:sz w:val="23"/>
          <w:szCs w:val="23"/>
        </w:rPr>
        <w:t xml:space="preserve"> </w:t>
      </w:r>
      <w:r w:rsidRPr="00BB303A">
        <w:rPr>
          <w:rFonts w:ascii="Times New Roman"/>
          <w:spacing w:val="3"/>
          <w:sz w:val="23"/>
          <w:szCs w:val="23"/>
        </w:rPr>
        <w:t>사유가</w:t>
      </w:r>
      <w:r w:rsidRPr="00BB303A">
        <w:rPr>
          <w:rFonts w:ascii="Times New Roman"/>
          <w:spacing w:val="3"/>
          <w:sz w:val="23"/>
          <w:szCs w:val="23"/>
        </w:rPr>
        <w:t xml:space="preserve"> </w:t>
      </w:r>
      <w:r w:rsidRPr="00BB303A">
        <w:rPr>
          <w:rFonts w:ascii="Times New Roman" w:hint="eastAsia"/>
          <w:spacing w:val="3"/>
          <w:sz w:val="23"/>
          <w:szCs w:val="23"/>
        </w:rPr>
        <w:t>있는</w:t>
      </w:r>
      <w:r w:rsidRPr="00BB303A">
        <w:rPr>
          <w:rFonts w:ascii="Times New Roman" w:hint="eastAsia"/>
          <w:spacing w:val="3"/>
          <w:sz w:val="23"/>
          <w:szCs w:val="23"/>
        </w:rPr>
        <w:t xml:space="preserve"> </w:t>
      </w:r>
      <w:r w:rsidRPr="00BB303A">
        <w:rPr>
          <w:rFonts w:ascii="Times New Roman" w:hint="eastAsia"/>
          <w:spacing w:val="3"/>
          <w:sz w:val="23"/>
          <w:szCs w:val="23"/>
        </w:rPr>
        <w:t>경우는</w:t>
      </w:r>
      <w:r w:rsidRPr="00BB303A">
        <w:rPr>
          <w:rFonts w:ascii="Times New Roman" w:hint="eastAsia"/>
          <w:spacing w:val="3"/>
          <w:sz w:val="23"/>
          <w:szCs w:val="23"/>
        </w:rPr>
        <w:t xml:space="preserve"> </w:t>
      </w:r>
      <w:r w:rsidRPr="00BB303A">
        <w:rPr>
          <w:rFonts w:ascii="Times New Roman" w:hint="eastAsia"/>
          <w:spacing w:val="3"/>
          <w:sz w:val="23"/>
          <w:szCs w:val="23"/>
        </w:rPr>
        <w:t>예외로</w:t>
      </w:r>
      <w:r w:rsidRPr="00BB303A">
        <w:rPr>
          <w:rFonts w:ascii="Times New Roman" w:hint="eastAsia"/>
          <w:spacing w:val="3"/>
          <w:sz w:val="23"/>
          <w:szCs w:val="23"/>
        </w:rPr>
        <w:t xml:space="preserve"> </w:t>
      </w:r>
      <w:r w:rsidRPr="00BB303A">
        <w:rPr>
          <w:rFonts w:ascii="Times New Roman" w:hint="eastAsia"/>
          <w:spacing w:val="3"/>
          <w:sz w:val="23"/>
          <w:szCs w:val="23"/>
        </w:rPr>
        <w:t>한</w:t>
      </w:r>
      <w:r w:rsidRPr="00BB303A">
        <w:rPr>
          <w:rFonts w:ascii="Times New Roman" w:hint="eastAsia"/>
          <w:sz w:val="23"/>
          <w:szCs w:val="23"/>
        </w:rPr>
        <w:t>다</w:t>
      </w:r>
      <w:r w:rsidRPr="00BB303A">
        <w:rPr>
          <w:rFonts w:ascii="Times New Roman" w:hint="eastAsia"/>
          <w:sz w:val="23"/>
          <w:szCs w:val="23"/>
        </w:rPr>
        <w:t>.</w:t>
      </w:r>
    </w:p>
    <w:p w14:paraId="2B218304" w14:textId="77777777" w:rsidR="00726562" w:rsidRPr="00883718" w:rsidRDefault="00726562" w:rsidP="00726562">
      <w:pPr>
        <w:numPr>
          <w:ilvl w:val="0"/>
          <w:numId w:val="52"/>
        </w:numPr>
        <w:snapToGrid w:val="0"/>
        <w:spacing w:before="180" w:after="180" w:line="360" w:lineRule="atLeast"/>
        <w:rPr>
          <w:rFonts w:ascii="Times New Roman"/>
          <w:bCs/>
          <w:sz w:val="23"/>
          <w:szCs w:val="23"/>
        </w:rPr>
      </w:pPr>
      <w:r>
        <w:rPr>
          <w:rFonts w:ascii="Times New Roman" w:hint="eastAsia"/>
          <w:bCs/>
          <w:sz w:val="23"/>
          <w:szCs w:val="23"/>
        </w:rPr>
        <w:t>다른</w:t>
      </w:r>
      <w:r>
        <w:rPr>
          <w:rFonts w:ascii="Times New Roman" w:hint="eastAsia"/>
          <w:bCs/>
          <w:sz w:val="23"/>
          <w:szCs w:val="23"/>
        </w:rPr>
        <w:t xml:space="preserve"> </w:t>
      </w:r>
      <w:r>
        <w:rPr>
          <w:rFonts w:ascii="Times New Roman" w:hint="eastAsia"/>
          <w:bCs/>
          <w:sz w:val="23"/>
          <w:szCs w:val="23"/>
        </w:rPr>
        <w:t>당사자의</w:t>
      </w:r>
      <w:r>
        <w:rPr>
          <w:rFonts w:ascii="Times New Roman" w:hint="eastAsia"/>
          <w:bCs/>
          <w:sz w:val="23"/>
          <w:szCs w:val="23"/>
        </w:rPr>
        <w:t xml:space="preserve"> </w:t>
      </w:r>
      <w:r>
        <w:rPr>
          <w:rFonts w:ascii="Times New Roman" w:hint="eastAsia"/>
          <w:bCs/>
          <w:sz w:val="23"/>
          <w:szCs w:val="23"/>
        </w:rPr>
        <w:t>사전</w:t>
      </w:r>
      <w:r>
        <w:rPr>
          <w:rFonts w:ascii="Times New Roman" w:hint="eastAsia"/>
          <w:bCs/>
          <w:sz w:val="23"/>
          <w:szCs w:val="23"/>
        </w:rPr>
        <w:t xml:space="preserve"> </w:t>
      </w:r>
      <w:r>
        <w:rPr>
          <w:rFonts w:ascii="Times New Roman" w:hint="eastAsia"/>
          <w:bCs/>
          <w:sz w:val="23"/>
          <w:szCs w:val="23"/>
        </w:rPr>
        <w:t>서면</w:t>
      </w:r>
      <w:r>
        <w:rPr>
          <w:rFonts w:ascii="Times New Roman" w:hint="eastAsia"/>
          <w:bCs/>
          <w:sz w:val="23"/>
          <w:szCs w:val="23"/>
        </w:rPr>
        <w:t xml:space="preserve"> </w:t>
      </w:r>
      <w:r>
        <w:rPr>
          <w:rFonts w:ascii="Times New Roman" w:hint="eastAsia"/>
          <w:bCs/>
          <w:sz w:val="23"/>
          <w:szCs w:val="23"/>
        </w:rPr>
        <w:t>동의를</w:t>
      </w:r>
      <w:r>
        <w:rPr>
          <w:rFonts w:ascii="Times New Roman" w:hint="eastAsia"/>
          <w:bCs/>
          <w:sz w:val="23"/>
          <w:szCs w:val="23"/>
        </w:rPr>
        <w:t xml:space="preserve"> </w:t>
      </w:r>
      <w:r>
        <w:rPr>
          <w:rFonts w:ascii="Times New Roman" w:hint="eastAsia"/>
          <w:bCs/>
          <w:sz w:val="23"/>
          <w:szCs w:val="23"/>
        </w:rPr>
        <w:t>얻은</w:t>
      </w:r>
      <w:r>
        <w:rPr>
          <w:rFonts w:ascii="Times New Roman" w:hint="eastAsia"/>
          <w:bCs/>
          <w:sz w:val="23"/>
          <w:szCs w:val="23"/>
        </w:rPr>
        <w:t xml:space="preserve"> </w:t>
      </w:r>
      <w:r>
        <w:rPr>
          <w:rFonts w:ascii="Times New Roman" w:hint="eastAsia"/>
          <w:bCs/>
          <w:sz w:val="23"/>
          <w:szCs w:val="23"/>
        </w:rPr>
        <w:t>경우</w:t>
      </w:r>
    </w:p>
    <w:p w14:paraId="3FABEECB" w14:textId="77777777" w:rsidR="00726562" w:rsidRPr="00BB303A" w:rsidRDefault="00726562" w:rsidP="00726562">
      <w:pPr>
        <w:numPr>
          <w:ilvl w:val="0"/>
          <w:numId w:val="52"/>
        </w:numPr>
        <w:snapToGrid w:val="0"/>
        <w:spacing w:before="180" w:after="180" w:line="360" w:lineRule="atLeast"/>
        <w:rPr>
          <w:rFonts w:ascii="Times New Roman"/>
          <w:bCs/>
          <w:sz w:val="23"/>
          <w:szCs w:val="23"/>
        </w:rPr>
      </w:pPr>
      <w:r w:rsidRPr="00BB303A">
        <w:rPr>
          <w:rFonts w:ascii="Times New Roman" w:hint="eastAsia"/>
          <w:sz w:val="23"/>
          <w:szCs w:val="23"/>
        </w:rPr>
        <w:t>법령</w:t>
      </w:r>
      <w:r w:rsidRPr="00BB303A">
        <w:rPr>
          <w:rFonts w:ascii="Times New Roman" w:hint="eastAsia"/>
          <w:sz w:val="23"/>
          <w:szCs w:val="23"/>
        </w:rPr>
        <w:t xml:space="preserve"> </w:t>
      </w:r>
      <w:r w:rsidRPr="00BB303A">
        <w:rPr>
          <w:rFonts w:ascii="Times New Roman" w:hint="eastAsia"/>
          <w:sz w:val="23"/>
          <w:szCs w:val="23"/>
        </w:rPr>
        <w:t>또는</w:t>
      </w:r>
      <w:r w:rsidRPr="00BB303A">
        <w:rPr>
          <w:rFonts w:ascii="Times New Roman" w:hint="eastAsia"/>
          <w:sz w:val="23"/>
          <w:szCs w:val="23"/>
        </w:rPr>
        <w:t xml:space="preserve"> </w:t>
      </w:r>
      <w:r w:rsidRPr="00BB303A">
        <w:rPr>
          <w:rFonts w:ascii="Times New Roman" w:hint="eastAsia"/>
          <w:sz w:val="23"/>
          <w:szCs w:val="23"/>
        </w:rPr>
        <w:t>정부기관의</w:t>
      </w:r>
      <w:r w:rsidRPr="00BB303A">
        <w:rPr>
          <w:rFonts w:ascii="Times New Roman" w:hint="eastAsia"/>
          <w:sz w:val="23"/>
          <w:szCs w:val="23"/>
        </w:rPr>
        <w:t xml:space="preserve"> </w:t>
      </w:r>
      <w:r w:rsidRPr="00BB303A">
        <w:rPr>
          <w:rFonts w:ascii="Times New Roman" w:hint="eastAsia"/>
          <w:sz w:val="23"/>
          <w:szCs w:val="23"/>
        </w:rPr>
        <w:t>명령에</w:t>
      </w:r>
      <w:r w:rsidRPr="00BB303A">
        <w:rPr>
          <w:rFonts w:ascii="Times New Roman" w:hint="eastAsia"/>
          <w:sz w:val="23"/>
          <w:szCs w:val="23"/>
        </w:rPr>
        <w:t xml:space="preserve"> </w:t>
      </w:r>
      <w:r w:rsidRPr="00BB303A">
        <w:rPr>
          <w:rFonts w:ascii="Times New Roman" w:hint="eastAsia"/>
          <w:sz w:val="23"/>
          <w:szCs w:val="23"/>
        </w:rPr>
        <w:t>의하여</w:t>
      </w:r>
      <w:r w:rsidRPr="00BB303A">
        <w:rPr>
          <w:rFonts w:ascii="Times New Roman" w:hint="eastAsia"/>
          <w:sz w:val="23"/>
          <w:szCs w:val="23"/>
        </w:rPr>
        <w:t xml:space="preserve"> </w:t>
      </w:r>
      <w:r w:rsidRPr="00BB303A">
        <w:rPr>
          <w:rFonts w:ascii="Times New Roman" w:hint="eastAsia"/>
          <w:sz w:val="23"/>
          <w:szCs w:val="23"/>
        </w:rPr>
        <w:t>공개</w:t>
      </w:r>
      <w:r w:rsidRPr="00BB303A">
        <w:rPr>
          <w:rFonts w:ascii="Times New Roman" w:hint="eastAsia"/>
          <w:sz w:val="23"/>
          <w:szCs w:val="23"/>
        </w:rPr>
        <w:t xml:space="preserve"> </w:t>
      </w:r>
      <w:r w:rsidRPr="00BB303A">
        <w:rPr>
          <w:rFonts w:ascii="Times New Roman" w:hint="eastAsia"/>
          <w:sz w:val="23"/>
          <w:szCs w:val="23"/>
        </w:rPr>
        <w:t>또는</w:t>
      </w:r>
      <w:r w:rsidRPr="00BB303A">
        <w:rPr>
          <w:rFonts w:ascii="Times New Roman" w:hint="eastAsia"/>
          <w:sz w:val="23"/>
          <w:szCs w:val="23"/>
        </w:rPr>
        <w:t xml:space="preserve"> </w:t>
      </w:r>
      <w:r w:rsidRPr="00BB303A">
        <w:rPr>
          <w:rFonts w:ascii="Times New Roman" w:hint="eastAsia"/>
          <w:sz w:val="23"/>
          <w:szCs w:val="23"/>
        </w:rPr>
        <w:t>이용이</w:t>
      </w:r>
      <w:r w:rsidRPr="00BB303A">
        <w:rPr>
          <w:rFonts w:ascii="Times New Roman" w:hint="eastAsia"/>
          <w:sz w:val="23"/>
          <w:szCs w:val="23"/>
        </w:rPr>
        <w:t xml:space="preserve"> </w:t>
      </w:r>
      <w:r w:rsidRPr="00BB303A">
        <w:rPr>
          <w:rFonts w:ascii="Times New Roman" w:hint="eastAsia"/>
          <w:sz w:val="23"/>
          <w:szCs w:val="23"/>
        </w:rPr>
        <w:t>요구되는</w:t>
      </w:r>
      <w:r w:rsidRPr="00BB303A">
        <w:rPr>
          <w:rFonts w:ascii="Times New Roman" w:hint="eastAsia"/>
          <w:sz w:val="23"/>
          <w:szCs w:val="23"/>
        </w:rPr>
        <w:t xml:space="preserve"> </w:t>
      </w:r>
      <w:r w:rsidRPr="00BB303A">
        <w:rPr>
          <w:rFonts w:ascii="Times New Roman" w:hint="eastAsia"/>
          <w:sz w:val="23"/>
          <w:szCs w:val="23"/>
        </w:rPr>
        <w:t>경우</w:t>
      </w:r>
    </w:p>
    <w:p w14:paraId="41F4C061" w14:textId="77777777" w:rsidR="00726562" w:rsidRPr="00BB303A" w:rsidRDefault="00726562" w:rsidP="00726562">
      <w:pPr>
        <w:numPr>
          <w:ilvl w:val="0"/>
          <w:numId w:val="52"/>
        </w:numPr>
        <w:snapToGrid w:val="0"/>
        <w:spacing w:before="180" w:after="180" w:line="360" w:lineRule="atLeast"/>
        <w:rPr>
          <w:rFonts w:ascii="Times New Roman"/>
          <w:bCs/>
          <w:sz w:val="23"/>
          <w:szCs w:val="23"/>
        </w:rPr>
      </w:pPr>
      <w:r w:rsidRPr="00BB303A">
        <w:rPr>
          <w:rFonts w:ascii="Times New Roman" w:hint="eastAsia"/>
          <w:sz w:val="23"/>
          <w:szCs w:val="23"/>
        </w:rPr>
        <w:t>본</w:t>
      </w:r>
      <w:r w:rsidRPr="00BB303A">
        <w:rPr>
          <w:rFonts w:ascii="Times New Roman" w:hint="eastAsia"/>
          <w:sz w:val="23"/>
          <w:szCs w:val="23"/>
        </w:rPr>
        <w:t xml:space="preserve"> </w:t>
      </w:r>
      <w:r w:rsidRPr="00BB303A">
        <w:rPr>
          <w:rFonts w:ascii="Times New Roman" w:hint="eastAsia"/>
          <w:sz w:val="23"/>
          <w:szCs w:val="23"/>
        </w:rPr>
        <w:t>계약</w:t>
      </w:r>
      <w:r w:rsidRPr="00BB303A">
        <w:rPr>
          <w:rFonts w:ascii="Times New Roman" w:hint="eastAsia"/>
          <w:sz w:val="23"/>
          <w:szCs w:val="23"/>
        </w:rPr>
        <w:t xml:space="preserve"> </w:t>
      </w:r>
      <w:r w:rsidRPr="00BB303A">
        <w:rPr>
          <w:rFonts w:ascii="Times New Roman" w:hint="eastAsia"/>
          <w:sz w:val="23"/>
          <w:szCs w:val="23"/>
        </w:rPr>
        <w:t>또는</w:t>
      </w:r>
      <w:r w:rsidRPr="00BB303A">
        <w:rPr>
          <w:rFonts w:ascii="Times New Roman" w:hint="eastAsia"/>
          <w:sz w:val="23"/>
          <w:szCs w:val="23"/>
        </w:rPr>
        <w:t xml:space="preserve"> </w:t>
      </w:r>
      <w:r w:rsidRPr="00BB303A">
        <w:rPr>
          <w:rFonts w:ascii="Times New Roman" w:hint="eastAsia"/>
          <w:sz w:val="23"/>
          <w:szCs w:val="23"/>
        </w:rPr>
        <w:t>본</w:t>
      </w:r>
      <w:r w:rsidRPr="00BB303A">
        <w:rPr>
          <w:rFonts w:ascii="Times New Roman" w:hint="eastAsia"/>
          <w:sz w:val="23"/>
          <w:szCs w:val="23"/>
        </w:rPr>
        <w:t xml:space="preserve"> </w:t>
      </w:r>
      <w:r w:rsidRPr="00BB303A">
        <w:rPr>
          <w:rFonts w:ascii="Times New Roman" w:hint="eastAsia"/>
          <w:sz w:val="23"/>
          <w:szCs w:val="23"/>
        </w:rPr>
        <w:t>계약에</w:t>
      </w:r>
      <w:r w:rsidRPr="00BB303A">
        <w:rPr>
          <w:rFonts w:ascii="Times New Roman" w:hint="eastAsia"/>
          <w:sz w:val="23"/>
          <w:szCs w:val="23"/>
        </w:rPr>
        <w:t xml:space="preserve"> </w:t>
      </w:r>
      <w:r w:rsidRPr="00BB303A">
        <w:rPr>
          <w:rFonts w:ascii="Times New Roman" w:hint="eastAsia"/>
          <w:sz w:val="23"/>
          <w:szCs w:val="23"/>
        </w:rPr>
        <w:t>따라</w:t>
      </w:r>
      <w:r w:rsidRPr="00BB303A">
        <w:rPr>
          <w:rFonts w:ascii="Times New Roman" w:hint="eastAsia"/>
          <w:sz w:val="23"/>
          <w:szCs w:val="23"/>
        </w:rPr>
        <w:t xml:space="preserve"> </w:t>
      </w:r>
      <w:r w:rsidRPr="00BB303A">
        <w:rPr>
          <w:rFonts w:ascii="Times New Roman" w:hint="eastAsia"/>
          <w:sz w:val="23"/>
          <w:szCs w:val="23"/>
        </w:rPr>
        <w:t>체결된</w:t>
      </w:r>
      <w:r w:rsidRPr="00BB303A">
        <w:rPr>
          <w:rFonts w:ascii="Times New Roman" w:hint="eastAsia"/>
          <w:sz w:val="23"/>
          <w:szCs w:val="23"/>
        </w:rPr>
        <w:t xml:space="preserve"> </w:t>
      </w:r>
      <w:r w:rsidRPr="00BB303A">
        <w:rPr>
          <w:rFonts w:ascii="Times New Roman" w:hint="eastAsia"/>
          <w:sz w:val="23"/>
          <w:szCs w:val="23"/>
        </w:rPr>
        <w:t>기타</w:t>
      </w:r>
      <w:r w:rsidRPr="00BB303A">
        <w:rPr>
          <w:rFonts w:ascii="Times New Roman" w:hint="eastAsia"/>
          <w:sz w:val="23"/>
          <w:szCs w:val="23"/>
        </w:rPr>
        <w:t xml:space="preserve"> </w:t>
      </w:r>
      <w:r w:rsidRPr="00BB303A">
        <w:rPr>
          <w:rFonts w:ascii="Times New Roman" w:hint="eastAsia"/>
          <w:sz w:val="23"/>
          <w:szCs w:val="23"/>
        </w:rPr>
        <w:t>계약으로부터</w:t>
      </w:r>
      <w:r w:rsidRPr="00BB303A">
        <w:rPr>
          <w:rFonts w:ascii="Times New Roman" w:hint="eastAsia"/>
          <w:sz w:val="23"/>
          <w:szCs w:val="23"/>
        </w:rPr>
        <w:t xml:space="preserve"> </w:t>
      </w:r>
      <w:r w:rsidRPr="00BB303A">
        <w:rPr>
          <w:rFonts w:ascii="Times New Roman" w:hint="eastAsia"/>
          <w:sz w:val="23"/>
          <w:szCs w:val="23"/>
        </w:rPr>
        <w:t>발생된</w:t>
      </w:r>
      <w:r w:rsidRPr="00BB303A">
        <w:rPr>
          <w:rFonts w:ascii="Times New Roman" w:hint="eastAsia"/>
          <w:sz w:val="23"/>
          <w:szCs w:val="23"/>
        </w:rPr>
        <w:t xml:space="preserve"> </w:t>
      </w:r>
      <w:r w:rsidRPr="00BB303A">
        <w:rPr>
          <w:rFonts w:ascii="Times New Roman" w:hint="eastAsia"/>
          <w:sz w:val="23"/>
          <w:szCs w:val="23"/>
        </w:rPr>
        <w:t>사법절차</w:t>
      </w:r>
      <w:r w:rsidRPr="00BB303A">
        <w:rPr>
          <w:rFonts w:ascii="Times New Roman" w:hint="eastAsia"/>
          <w:sz w:val="23"/>
          <w:szCs w:val="23"/>
        </w:rPr>
        <w:t xml:space="preserve"> </w:t>
      </w:r>
      <w:r w:rsidRPr="00BB303A">
        <w:rPr>
          <w:rFonts w:ascii="Times New Roman" w:hint="eastAsia"/>
          <w:sz w:val="23"/>
          <w:szCs w:val="23"/>
        </w:rPr>
        <w:t>또는</w:t>
      </w:r>
      <w:r w:rsidRPr="00BB303A">
        <w:rPr>
          <w:rFonts w:ascii="Times New Roman" w:hint="eastAsia"/>
          <w:sz w:val="23"/>
          <w:szCs w:val="23"/>
        </w:rPr>
        <w:t xml:space="preserve"> </w:t>
      </w:r>
      <w:r w:rsidRPr="00BB303A">
        <w:rPr>
          <w:rFonts w:ascii="Times New Roman" w:hint="eastAsia"/>
          <w:sz w:val="23"/>
          <w:szCs w:val="23"/>
        </w:rPr>
        <w:t>행정절차에서</w:t>
      </w:r>
      <w:r w:rsidRPr="00BB303A">
        <w:rPr>
          <w:rFonts w:ascii="Times New Roman" w:hint="eastAsia"/>
          <w:sz w:val="23"/>
          <w:szCs w:val="23"/>
        </w:rPr>
        <w:t xml:space="preserve"> </w:t>
      </w:r>
      <w:r w:rsidRPr="00BB303A">
        <w:rPr>
          <w:rFonts w:ascii="Times New Roman" w:hint="eastAsia"/>
          <w:sz w:val="23"/>
          <w:szCs w:val="23"/>
        </w:rPr>
        <w:t>공개</w:t>
      </w:r>
      <w:r w:rsidRPr="00BB303A">
        <w:rPr>
          <w:rFonts w:ascii="Times New Roman" w:hint="eastAsia"/>
          <w:sz w:val="23"/>
          <w:szCs w:val="23"/>
        </w:rPr>
        <w:t xml:space="preserve"> </w:t>
      </w:r>
      <w:r w:rsidRPr="00BB303A">
        <w:rPr>
          <w:rFonts w:ascii="Times New Roman" w:hint="eastAsia"/>
          <w:sz w:val="23"/>
          <w:szCs w:val="23"/>
        </w:rPr>
        <w:t>또는</w:t>
      </w:r>
      <w:r w:rsidRPr="00BB303A">
        <w:rPr>
          <w:rFonts w:ascii="Times New Roman" w:hint="eastAsia"/>
          <w:sz w:val="23"/>
          <w:szCs w:val="23"/>
        </w:rPr>
        <w:t xml:space="preserve"> </w:t>
      </w:r>
      <w:r w:rsidRPr="00BB303A">
        <w:rPr>
          <w:rFonts w:ascii="Times New Roman" w:hint="eastAsia"/>
          <w:sz w:val="23"/>
          <w:szCs w:val="23"/>
        </w:rPr>
        <w:t>이용이</w:t>
      </w:r>
      <w:r w:rsidRPr="00BB303A">
        <w:rPr>
          <w:rFonts w:ascii="Times New Roman" w:hint="eastAsia"/>
          <w:sz w:val="23"/>
          <w:szCs w:val="23"/>
        </w:rPr>
        <w:t xml:space="preserve"> </w:t>
      </w:r>
      <w:r w:rsidRPr="00BB303A">
        <w:rPr>
          <w:rFonts w:ascii="Times New Roman" w:hint="eastAsia"/>
          <w:sz w:val="23"/>
          <w:szCs w:val="23"/>
        </w:rPr>
        <w:t>요구되는</w:t>
      </w:r>
      <w:r w:rsidRPr="00BB303A">
        <w:rPr>
          <w:rFonts w:ascii="Times New Roman" w:hint="eastAsia"/>
          <w:sz w:val="23"/>
          <w:szCs w:val="23"/>
        </w:rPr>
        <w:t xml:space="preserve"> </w:t>
      </w:r>
      <w:r w:rsidRPr="00BB303A">
        <w:rPr>
          <w:rFonts w:ascii="Times New Roman" w:hint="eastAsia"/>
          <w:sz w:val="23"/>
          <w:szCs w:val="23"/>
        </w:rPr>
        <w:t>경우</w:t>
      </w:r>
    </w:p>
    <w:p w14:paraId="658532E3" w14:textId="77777777" w:rsidR="00726562" w:rsidRPr="00BB303A" w:rsidRDefault="00726562" w:rsidP="00726562">
      <w:pPr>
        <w:numPr>
          <w:ilvl w:val="0"/>
          <w:numId w:val="52"/>
        </w:numPr>
        <w:snapToGrid w:val="0"/>
        <w:spacing w:before="180" w:after="180" w:line="360" w:lineRule="atLeast"/>
        <w:rPr>
          <w:rFonts w:ascii="Times New Roman"/>
          <w:bCs/>
          <w:sz w:val="23"/>
          <w:szCs w:val="23"/>
        </w:rPr>
      </w:pPr>
      <w:r w:rsidRPr="00BB303A">
        <w:rPr>
          <w:rFonts w:ascii="Times New Roman" w:hint="eastAsia"/>
          <w:sz w:val="23"/>
          <w:szCs w:val="23"/>
        </w:rPr>
        <w:t>본건</w:t>
      </w:r>
      <w:r w:rsidRPr="00BB303A">
        <w:rPr>
          <w:rFonts w:ascii="Times New Roman" w:hint="eastAsia"/>
          <w:sz w:val="23"/>
          <w:szCs w:val="23"/>
        </w:rPr>
        <w:t xml:space="preserve"> </w:t>
      </w:r>
      <w:r w:rsidRPr="00BB303A">
        <w:rPr>
          <w:rFonts w:ascii="Times New Roman" w:hint="eastAsia"/>
          <w:sz w:val="23"/>
          <w:szCs w:val="23"/>
        </w:rPr>
        <w:t>거래에</w:t>
      </w:r>
      <w:r w:rsidRPr="00BB303A">
        <w:rPr>
          <w:rFonts w:ascii="Times New Roman" w:hint="eastAsia"/>
          <w:sz w:val="23"/>
          <w:szCs w:val="23"/>
        </w:rPr>
        <w:t xml:space="preserve"> </w:t>
      </w:r>
      <w:r w:rsidRPr="00BB303A">
        <w:rPr>
          <w:rFonts w:ascii="Times New Roman" w:hint="eastAsia"/>
          <w:sz w:val="23"/>
          <w:szCs w:val="23"/>
        </w:rPr>
        <w:t>대한</w:t>
      </w:r>
      <w:r w:rsidRPr="00BB303A">
        <w:rPr>
          <w:rFonts w:ascii="Times New Roman" w:hint="eastAsia"/>
          <w:sz w:val="23"/>
          <w:szCs w:val="23"/>
        </w:rPr>
        <w:t xml:space="preserve"> </w:t>
      </w:r>
      <w:r w:rsidRPr="00BB303A">
        <w:rPr>
          <w:rFonts w:ascii="Times New Roman" w:hint="eastAsia"/>
          <w:sz w:val="23"/>
          <w:szCs w:val="23"/>
        </w:rPr>
        <w:t>평가</w:t>
      </w:r>
      <w:r w:rsidRPr="00BB303A">
        <w:rPr>
          <w:rFonts w:ascii="Times New Roman" w:hint="eastAsia"/>
          <w:sz w:val="23"/>
          <w:szCs w:val="23"/>
        </w:rPr>
        <w:t xml:space="preserve"> </w:t>
      </w:r>
      <w:r w:rsidRPr="00BB303A">
        <w:rPr>
          <w:rFonts w:ascii="Times New Roman" w:hint="eastAsia"/>
          <w:sz w:val="23"/>
          <w:szCs w:val="23"/>
        </w:rPr>
        <w:t>및</w:t>
      </w:r>
      <w:r w:rsidRPr="00BB303A">
        <w:rPr>
          <w:rFonts w:ascii="Times New Roman" w:hint="eastAsia"/>
          <w:sz w:val="23"/>
          <w:szCs w:val="23"/>
        </w:rPr>
        <w:t xml:space="preserve"> </w:t>
      </w:r>
      <w:r w:rsidRPr="00BB303A">
        <w:rPr>
          <w:rFonts w:ascii="Times New Roman" w:hint="eastAsia"/>
          <w:sz w:val="23"/>
          <w:szCs w:val="23"/>
        </w:rPr>
        <w:t>승인</w:t>
      </w:r>
      <w:r w:rsidRPr="00BB303A">
        <w:rPr>
          <w:rFonts w:ascii="Times New Roman" w:hint="eastAsia"/>
          <w:sz w:val="23"/>
          <w:szCs w:val="23"/>
        </w:rPr>
        <w:t xml:space="preserve">, </w:t>
      </w:r>
      <w:r w:rsidRPr="00BB303A">
        <w:rPr>
          <w:rFonts w:ascii="Times New Roman" w:hint="eastAsia"/>
          <w:sz w:val="23"/>
          <w:szCs w:val="23"/>
        </w:rPr>
        <w:t>본</w:t>
      </w:r>
      <w:r w:rsidRPr="00BB303A">
        <w:rPr>
          <w:rFonts w:ascii="Times New Roman" w:hint="eastAsia"/>
          <w:sz w:val="23"/>
          <w:szCs w:val="23"/>
        </w:rPr>
        <w:t xml:space="preserve"> </w:t>
      </w:r>
      <w:r w:rsidRPr="00BB303A">
        <w:rPr>
          <w:rFonts w:ascii="Times New Roman" w:hint="eastAsia"/>
          <w:sz w:val="23"/>
          <w:szCs w:val="23"/>
        </w:rPr>
        <w:t>계약의</w:t>
      </w:r>
      <w:r w:rsidRPr="00BB303A">
        <w:rPr>
          <w:rFonts w:ascii="Times New Roman" w:hint="eastAsia"/>
          <w:sz w:val="23"/>
          <w:szCs w:val="23"/>
        </w:rPr>
        <w:t xml:space="preserve"> </w:t>
      </w:r>
      <w:r w:rsidRPr="00BB303A">
        <w:rPr>
          <w:rFonts w:ascii="Times New Roman" w:hint="eastAsia"/>
          <w:sz w:val="23"/>
          <w:szCs w:val="23"/>
        </w:rPr>
        <w:t>체결</w:t>
      </w:r>
      <w:r w:rsidRPr="00BB303A">
        <w:rPr>
          <w:rFonts w:ascii="Times New Roman" w:hint="eastAsia"/>
          <w:sz w:val="23"/>
          <w:szCs w:val="23"/>
        </w:rPr>
        <w:t xml:space="preserve"> </w:t>
      </w:r>
      <w:r w:rsidRPr="00BB303A">
        <w:rPr>
          <w:rFonts w:ascii="Times New Roman" w:hint="eastAsia"/>
          <w:sz w:val="23"/>
          <w:szCs w:val="23"/>
        </w:rPr>
        <w:t>및</w:t>
      </w:r>
      <w:r w:rsidRPr="00BB303A">
        <w:rPr>
          <w:rFonts w:ascii="Times New Roman" w:hint="eastAsia"/>
          <w:sz w:val="23"/>
          <w:szCs w:val="23"/>
        </w:rPr>
        <w:t xml:space="preserve"> </w:t>
      </w:r>
      <w:r w:rsidRPr="00BB303A">
        <w:rPr>
          <w:rFonts w:ascii="Times New Roman" w:hint="eastAsia"/>
          <w:sz w:val="23"/>
          <w:szCs w:val="23"/>
        </w:rPr>
        <w:t>이행을</w:t>
      </w:r>
      <w:r w:rsidRPr="00BB303A">
        <w:rPr>
          <w:rFonts w:ascii="Times New Roman" w:hint="eastAsia"/>
          <w:sz w:val="23"/>
          <w:szCs w:val="23"/>
        </w:rPr>
        <w:t xml:space="preserve"> </w:t>
      </w:r>
      <w:r w:rsidRPr="00BB303A">
        <w:rPr>
          <w:rFonts w:ascii="Times New Roman" w:hint="eastAsia"/>
          <w:sz w:val="23"/>
          <w:szCs w:val="23"/>
        </w:rPr>
        <w:t>위해</w:t>
      </w:r>
      <w:r w:rsidRPr="00BB303A">
        <w:rPr>
          <w:rFonts w:ascii="Times New Roman" w:hint="eastAsia"/>
          <w:sz w:val="23"/>
          <w:szCs w:val="23"/>
        </w:rPr>
        <w:t xml:space="preserve"> </w:t>
      </w:r>
      <w:r w:rsidRPr="00BB303A">
        <w:rPr>
          <w:rFonts w:ascii="Times New Roman" w:hint="eastAsia"/>
          <w:sz w:val="23"/>
          <w:szCs w:val="23"/>
        </w:rPr>
        <w:t>필요한</w:t>
      </w:r>
      <w:r w:rsidRPr="00BB303A">
        <w:rPr>
          <w:rFonts w:ascii="Times New Roman" w:hint="eastAsia"/>
          <w:sz w:val="23"/>
          <w:szCs w:val="23"/>
        </w:rPr>
        <w:t xml:space="preserve"> </w:t>
      </w:r>
      <w:r w:rsidRPr="00BB303A">
        <w:rPr>
          <w:rFonts w:ascii="Times New Roman" w:hint="eastAsia"/>
          <w:sz w:val="23"/>
          <w:szCs w:val="23"/>
        </w:rPr>
        <w:t>범위</w:t>
      </w:r>
      <w:r w:rsidRPr="00BB303A">
        <w:rPr>
          <w:rFonts w:ascii="Times New Roman" w:hint="eastAsia"/>
          <w:sz w:val="23"/>
          <w:szCs w:val="23"/>
        </w:rPr>
        <w:t xml:space="preserve"> </w:t>
      </w:r>
      <w:r w:rsidRPr="00BB303A">
        <w:rPr>
          <w:rFonts w:ascii="Times New Roman" w:hint="eastAsia"/>
          <w:sz w:val="23"/>
          <w:szCs w:val="23"/>
        </w:rPr>
        <w:t>내에서</w:t>
      </w:r>
      <w:r w:rsidRPr="00BB303A">
        <w:rPr>
          <w:rFonts w:ascii="Times New Roman" w:hint="eastAsia"/>
          <w:sz w:val="23"/>
          <w:szCs w:val="23"/>
        </w:rPr>
        <w:t xml:space="preserve"> </w:t>
      </w:r>
      <w:r w:rsidRPr="00BB303A">
        <w:rPr>
          <w:rFonts w:ascii="Times New Roman" w:hint="eastAsia"/>
          <w:sz w:val="23"/>
          <w:szCs w:val="23"/>
        </w:rPr>
        <w:t>각</w:t>
      </w:r>
      <w:r w:rsidRPr="00BB303A">
        <w:rPr>
          <w:rFonts w:ascii="Times New Roman" w:hint="eastAsia"/>
          <w:sz w:val="23"/>
          <w:szCs w:val="23"/>
        </w:rPr>
        <w:t xml:space="preserve"> </w:t>
      </w:r>
      <w:r w:rsidRPr="00BB303A">
        <w:rPr>
          <w:rFonts w:ascii="Times New Roman" w:hint="eastAsia"/>
          <w:sz w:val="23"/>
          <w:szCs w:val="23"/>
        </w:rPr>
        <w:t>당사자의</w:t>
      </w:r>
      <w:r w:rsidRPr="00BB303A">
        <w:rPr>
          <w:rFonts w:ascii="Times New Roman" w:hint="eastAsia"/>
          <w:sz w:val="23"/>
          <w:szCs w:val="23"/>
        </w:rPr>
        <w:t xml:space="preserve"> </w:t>
      </w:r>
      <w:r w:rsidRPr="00BB303A">
        <w:rPr>
          <w:rFonts w:ascii="Times New Roman" w:hint="eastAsia"/>
          <w:sz w:val="23"/>
          <w:szCs w:val="23"/>
        </w:rPr>
        <w:t>임직원</w:t>
      </w:r>
      <w:r w:rsidRPr="00BB303A">
        <w:rPr>
          <w:rFonts w:ascii="Times New Roman" w:hint="eastAsia"/>
          <w:sz w:val="23"/>
          <w:szCs w:val="23"/>
        </w:rPr>
        <w:t xml:space="preserve">, </w:t>
      </w:r>
      <w:proofErr w:type="spellStart"/>
      <w:r w:rsidRPr="00BB303A">
        <w:rPr>
          <w:rFonts w:ascii="Times New Roman" w:hint="eastAsia"/>
          <w:sz w:val="23"/>
          <w:szCs w:val="23"/>
        </w:rPr>
        <w:t>자문사</w:t>
      </w:r>
      <w:proofErr w:type="spellEnd"/>
      <w:r w:rsidRPr="00BB303A">
        <w:rPr>
          <w:rFonts w:ascii="Times New Roman" w:hint="eastAsia"/>
          <w:sz w:val="23"/>
          <w:szCs w:val="23"/>
        </w:rPr>
        <w:t xml:space="preserve"> </w:t>
      </w:r>
      <w:r w:rsidRPr="00BB303A">
        <w:rPr>
          <w:rFonts w:ascii="Times New Roman" w:hint="eastAsia"/>
          <w:sz w:val="23"/>
          <w:szCs w:val="23"/>
        </w:rPr>
        <w:t>및</w:t>
      </w:r>
      <w:r w:rsidRPr="00BB303A">
        <w:rPr>
          <w:rFonts w:ascii="Times New Roman" w:hint="eastAsia"/>
          <w:sz w:val="23"/>
          <w:szCs w:val="23"/>
        </w:rPr>
        <w:t xml:space="preserve"> </w:t>
      </w:r>
      <w:r w:rsidRPr="00BB303A">
        <w:rPr>
          <w:rFonts w:ascii="Times New Roman" w:hint="eastAsia"/>
          <w:sz w:val="23"/>
          <w:szCs w:val="23"/>
        </w:rPr>
        <w:t>대리인에게</w:t>
      </w:r>
      <w:r w:rsidRPr="00BB303A">
        <w:rPr>
          <w:rFonts w:ascii="Times New Roman" w:hint="eastAsia"/>
          <w:sz w:val="23"/>
          <w:szCs w:val="23"/>
        </w:rPr>
        <w:t xml:space="preserve"> </w:t>
      </w:r>
      <w:r w:rsidRPr="00BB303A">
        <w:rPr>
          <w:rFonts w:ascii="Times New Roman" w:hint="eastAsia"/>
          <w:sz w:val="23"/>
          <w:szCs w:val="23"/>
        </w:rPr>
        <w:t>제공하는</w:t>
      </w:r>
      <w:r w:rsidRPr="00BB303A">
        <w:rPr>
          <w:rFonts w:ascii="Times New Roman" w:hint="eastAsia"/>
          <w:sz w:val="23"/>
          <w:szCs w:val="23"/>
        </w:rPr>
        <w:t xml:space="preserve"> </w:t>
      </w:r>
      <w:r w:rsidRPr="00BB303A">
        <w:rPr>
          <w:rFonts w:ascii="Times New Roman" w:hint="eastAsia"/>
          <w:sz w:val="23"/>
          <w:szCs w:val="23"/>
        </w:rPr>
        <w:t>경우</w:t>
      </w:r>
      <w:r w:rsidRPr="00BB303A">
        <w:rPr>
          <w:rFonts w:ascii="Times New Roman" w:hint="eastAsia"/>
          <w:sz w:val="23"/>
          <w:szCs w:val="23"/>
        </w:rPr>
        <w:t>(</w:t>
      </w:r>
      <w:r w:rsidRPr="00BB303A">
        <w:rPr>
          <w:rFonts w:ascii="Times New Roman" w:hint="eastAsia"/>
          <w:sz w:val="23"/>
          <w:szCs w:val="23"/>
        </w:rPr>
        <w:t>단</w:t>
      </w:r>
      <w:r w:rsidRPr="00BB303A">
        <w:rPr>
          <w:rFonts w:ascii="Times New Roman" w:hint="eastAsia"/>
          <w:sz w:val="23"/>
          <w:szCs w:val="23"/>
        </w:rPr>
        <w:t>,</w:t>
      </w:r>
      <w:r w:rsidRPr="00BB303A">
        <w:rPr>
          <w:rFonts w:ascii="Times New Roman"/>
          <w:sz w:val="23"/>
          <w:szCs w:val="23"/>
        </w:rPr>
        <w:t xml:space="preserve"> </w:t>
      </w:r>
      <w:r w:rsidRPr="00BB303A">
        <w:rPr>
          <w:rFonts w:ascii="Times New Roman" w:hint="eastAsia"/>
          <w:sz w:val="23"/>
          <w:szCs w:val="23"/>
        </w:rPr>
        <w:t>해당</w:t>
      </w:r>
      <w:r w:rsidRPr="00BB303A">
        <w:rPr>
          <w:rFonts w:ascii="Times New Roman" w:hint="eastAsia"/>
          <w:sz w:val="23"/>
          <w:szCs w:val="23"/>
        </w:rPr>
        <w:t xml:space="preserve"> </w:t>
      </w:r>
      <w:r w:rsidRPr="00BB303A">
        <w:rPr>
          <w:rFonts w:ascii="Times New Roman" w:hint="eastAsia"/>
          <w:sz w:val="23"/>
          <w:szCs w:val="23"/>
        </w:rPr>
        <w:t>당사자는</w:t>
      </w:r>
      <w:r w:rsidRPr="00BB303A">
        <w:rPr>
          <w:rFonts w:ascii="Times New Roman" w:hint="eastAsia"/>
          <w:sz w:val="23"/>
          <w:szCs w:val="23"/>
        </w:rPr>
        <w:t xml:space="preserve"> </w:t>
      </w:r>
      <w:r w:rsidRPr="00BB303A">
        <w:rPr>
          <w:rFonts w:ascii="Times New Roman" w:hint="eastAsia"/>
          <w:sz w:val="23"/>
          <w:szCs w:val="23"/>
        </w:rPr>
        <w:t>본</w:t>
      </w:r>
      <w:r w:rsidRPr="00BB303A">
        <w:rPr>
          <w:rFonts w:ascii="Times New Roman" w:hint="eastAsia"/>
          <w:sz w:val="23"/>
          <w:szCs w:val="23"/>
        </w:rPr>
        <w:t xml:space="preserve"> </w:t>
      </w:r>
      <w:r w:rsidRPr="00BB303A">
        <w:rPr>
          <w:rFonts w:ascii="Times New Roman" w:hint="eastAsia"/>
          <w:sz w:val="23"/>
          <w:szCs w:val="23"/>
        </w:rPr>
        <w:t>항에</w:t>
      </w:r>
      <w:r w:rsidRPr="00BB303A">
        <w:rPr>
          <w:rFonts w:ascii="Times New Roman" w:hint="eastAsia"/>
          <w:sz w:val="23"/>
          <w:szCs w:val="23"/>
        </w:rPr>
        <w:t xml:space="preserve"> </w:t>
      </w:r>
      <w:r w:rsidRPr="00BB303A">
        <w:rPr>
          <w:rFonts w:ascii="Times New Roman" w:hint="eastAsia"/>
          <w:sz w:val="23"/>
          <w:szCs w:val="23"/>
        </w:rPr>
        <w:t>따라</w:t>
      </w:r>
      <w:r w:rsidRPr="00BB303A">
        <w:rPr>
          <w:rFonts w:ascii="Times New Roman" w:hint="eastAsia"/>
          <w:sz w:val="23"/>
          <w:szCs w:val="23"/>
        </w:rPr>
        <w:t xml:space="preserve"> </w:t>
      </w:r>
      <w:r w:rsidRPr="00BB303A">
        <w:rPr>
          <w:rFonts w:ascii="Times New Roman" w:hint="eastAsia"/>
          <w:sz w:val="23"/>
          <w:szCs w:val="23"/>
        </w:rPr>
        <w:t>정보를</w:t>
      </w:r>
      <w:r w:rsidRPr="00BB303A">
        <w:rPr>
          <w:rFonts w:ascii="Times New Roman" w:hint="eastAsia"/>
          <w:sz w:val="23"/>
          <w:szCs w:val="23"/>
        </w:rPr>
        <w:t xml:space="preserve"> </w:t>
      </w:r>
      <w:r w:rsidRPr="00BB303A">
        <w:rPr>
          <w:rFonts w:ascii="Times New Roman" w:hint="eastAsia"/>
          <w:sz w:val="23"/>
          <w:szCs w:val="23"/>
        </w:rPr>
        <w:t>수령하는</w:t>
      </w:r>
      <w:r w:rsidRPr="00BB303A">
        <w:rPr>
          <w:rFonts w:ascii="Times New Roman" w:hint="eastAsia"/>
          <w:sz w:val="23"/>
          <w:szCs w:val="23"/>
        </w:rPr>
        <w:t xml:space="preserve"> </w:t>
      </w:r>
      <w:r w:rsidRPr="00BB303A">
        <w:rPr>
          <w:rFonts w:ascii="Times New Roman" w:hint="eastAsia"/>
          <w:sz w:val="23"/>
          <w:szCs w:val="23"/>
        </w:rPr>
        <w:t>임직원</w:t>
      </w:r>
      <w:r w:rsidRPr="00BB303A">
        <w:rPr>
          <w:rFonts w:ascii="Times New Roman" w:hint="eastAsia"/>
          <w:sz w:val="23"/>
          <w:szCs w:val="23"/>
        </w:rPr>
        <w:t xml:space="preserve"> </w:t>
      </w:r>
      <w:r w:rsidRPr="00BB303A">
        <w:rPr>
          <w:rFonts w:ascii="Times New Roman" w:hint="eastAsia"/>
          <w:sz w:val="23"/>
          <w:szCs w:val="23"/>
        </w:rPr>
        <w:t>등에게</w:t>
      </w:r>
      <w:r w:rsidRPr="00BB303A">
        <w:rPr>
          <w:rFonts w:ascii="Times New Roman" w:hint="eastAsia"/>
          <w:sz w:val="23"/>
          <w:szCs w:val="23"/>
        </w:rPr>
        <w:t xml:space="preserve"> </w:t>
      </w:r>
      <w:r w:rsidRPr="00BB303A">
        <w:rPr>
          <w:rFonts w:ascii="Times New Roman" w:hint="eastAsia"/>
          <w:sz w:val="23"/>
          <w:szCs w:val="23"/>
        </w:rPr>
        <w:t>비밀유지의무를</w:t>
      </w:r>
      <w:r w:rsidRPr="00BB303A">
        <w:rPr>
          <w:rFonts w:ascii="Times New Roman" w:hint="eastAsia"/>
          <w:sz w:val="23"/>
          <w:szCs w:val="23"/>
        </w:rPr>
        <w:t xml:space="preserve"> </w:t>
      </w:r>
      <w:r w:rsidRPr="00BB303A">
        <w:rPr>
          <w:rFonts w:ascii="Times New Roman" w:hint="eastAsia"/>
          <w:sz w:val="23"/>
          <w:szCs w:val="23"/>
        </w:rPr>
        <w:t>부담시켜야</w:t>
      </w:r>
      <w:r w:rsidRPr="00BB303A">
        <w:rPr>
          <w:rFonts w:ascii="Times New Roman" w:hint="eastAsia"/>
          <w:sz w:val="23"/>
          <w:szCs w:val="23"/>
        </w:rPr>
        <w:t xml:space="preserve"> </w:t>
      </w:r>
      <w:r w:rsidRPr="00BB303A">
        <w:rPr>
          <w:rFonts w:ascii="Times New Roman" w:hint="eastAsia"/>
          <w:sz w:val="23"/>
          <w:szCs w:val="23"/>
        </w:rPr>
        <w:t>함</w:t>
      </w:r>
      <w:r w:rsidRPr="00BB303A">
        <w:rPr>
          <w:rFonts w:ascii="Times New Roman" w:hint="eastAsia"/>
          <w:sz w:val="23"/>
          <w:szCs w:val="23"/>
        </w:rPr>
        <w:t xml:space="preserve">)   </w:t>
      </w:r>
    </w:p>
    <w:p w14:paraId="41FE0CA6" w14:textId="282303CD" w:rsidR="00786425" w:rsidRPr="00B51FA5" w:rsidRDefault="00EE4006" w:rsidP="00B51FA5">
      <w:pPr>
        <w:numPr>
          <w:ilvl w:val="1"/>
          <w:numId w:val="51"/>
        </w:numPr>
        <w:snapToGrid w:val="0"/>
        <w:spacing w:before="180" w:after="180" w:line="360" w:lineRule="atLeast"/>
        <w:rPr>
          <w:rFonts w:ascii="Times New Roman"/>
          <w:bCs/>
          <w:sz w:val="23"/>
          <w:szCs w:val="23"/>
          <w:u w:val="single"/>
        </w:rPr>
      </w:pPr>
      <w:r w:rsidRPr="00352E12">
        <w:rPr>
          <w:rFonts w:ascii="Times New Roman" w:hint="eastAsia"/>
          <w:bCs/>
          <w:sz w:val="23"/>
          <w:szCs w:val="23"/>
          <w:u w:val="single"/>
        </w:rPr>
        <w:t>세금</w:t>
      </w:r>
      <w:r w:rsidRPr="00352E12">
        <w:rPr>
          <w:rFonts w:ascii="Times New Roman" w:hint="eastAsia"/>
          <w:bCs/>
          <w:sz w:val="23"/>
          <w:szCs w:val="23"/>
          <w:u w:val="single"/>
        </w:rPr>
        <w:t>,</w:t>
      </w:r>
      <w:r w:rsidRPr="00352E12">
        <w:rPr>
          <w:rFonts w:ascii="Times New Roman"/>
          <w:bCs/>
          <w:sz w:val="23"/>
          <w:szCs w:val="23"/>
          <w:u w:val="single"/>
        </w:rPr>
        <w:t xml:space="preserve"> </w:t>
      </w:r>
      <w:r w:rsidR="00786425" w:rsidRPr="00352E12">
        <w:rPr>
          <w:rFonts w:ascii="Times New Roman"/>
          <w:bCs/>
          <w:sz w:val="23"/>
          <w:szCs w:val="23"/>
          <w:u w:val="single"/>
        </w:rPr>
        <w:t>수수료와</w:t>
      </w:r>
      <w:r w:rsidR="00786425" w:rsidRPr="00FA107D">
        <w:rPr>
          <w:rFonts w:ascii="Times New Roman"/>
          <w:bCs/>
          <w:sz w:val="23"/>
          <w:szCs w:val="23"/>
          <w:u w:val="single"/>
        </w:rPr>
        <w:t xml:space="preserve"> </w:t>
      </w:r>
      <w:r w:rsidR="00786425" w:rsidRPr="00FA107D">
        <w:rPr>
          <w:rFonts w:ascii="Times New Roman"/>
          <w:bCs/>
          <w:sz w:val="23"/>
          <w:szCs w:val="23"/>
          <w:u w:val="single"/>
        </w:rPr>
        <w:t>비용</w:t>
      </w:r>
      <w:r w:rsidR="00786425" w:rsidRPr="00352E12">
        <w:rPr>
          <w:rFonts w:ascii="Times New Roman"/>
          <w:bCs/>
          <w:sz w:val="23"/>
          <w:szCs w:val="23"/>
          <w:u w:val="single"/>
        </w:rPr>
        <w:t>.</w:t>
      </w:r>
      <w:r w:rsidR="00786425" w:rsidRPr="00883718">
        <w:rPr>
          <w:rFonts w:ascii="Times New Roman"/>
          <w:bCs/>
          <w:sz w:val="23"/>
          <w:szCs w:val="23"/>
        </w:rPr>
        <w:t xml:space="preserve">  </w:t>
      </w:r>
      <w:r w:rsidR="00786425" w:rsidRPr="000575B1">
        <w:rPr>
          <w:rFonts w:ascii="Times New Roman"/>
          <w:bCs/>
          <w:sz w:val="23"/>
          <w:szCs w:val="23"/>
        </w:rPr>
        <w:t>각</w:t>
      </w:r>
      <w:r w:rsidR="00786425" w:rsidRPr="00522B89">
        <w:rPr>
          <w:rFonts w:ascii="Times New Roman"/>
          <w:bCs/>
          <w:sz w:val="23"/>
          <w:szCs w:val="23"/>
        </w:rPr>
        <w:t xml:space="preserve"> </w:t>
      </w:r>
      <w:r w:rsidR="00786425" w:rsidRPr="00B51FA5">
        <w:rPr>
          <w:rFonts w:ascii="Times New Roman"/>
          <w:bCs/>
          <w:sz w:val="23"/>
          <w:szCs w:val="23"/>
        </w:rPr>
        <w:t>당사자는</w:t>
      </w:r>
      <w:r w:rsidR="00786425" w:rsidRPr="00B51FA5">
        <w:rPr>
          <w:rFonts w:ascii="Times New Roman"/>
          <w:bCs/>
          <w:sz w:val="23"/>
          <w:szCs w:val="23"/>
        </w:rPr>
        <w:t xml:space="preserve"> </w:t>
      </w:r>
      <w:r w:rsidR="00786425" w:rsidRPr="00B51FA5">
        <w:rPr>
          <w:rFonts w:ascii="Times New Roman"/>
          <w:bCs/>
          <w:sz w:val="23"/>
          <w:szCs w:val="23"/>
        </w:rPr>
        <w:t>본</w:t>
      </w:r>
      <w:r w:rsidR="00786425" w:rsidRPr="00B51FA5">
        <w:rPr>
          <w:rFonts w:ascii="Times New Roman"/>
          <w:bCs/>
          <w:sz w:val="23"/>
          <w:szCs w:val="23"/>
        </w:rPr>
        <w:t xml:space="preserve"> </w:t>
      </w:r>
      <w:r w:rsidR="00786425" w:rsidRPr="00B51FA5">
        <w:rPr>
          <w:rFonts w:ascii="Times New Roman"/>
          <w:bCs/>
          <w:sz w:val="23"/>
          <w:szCs w:val="23"/>
        </w:rPr>
        <w:t>계약의</w:t>
      </w:r>
      <w:r w:rsidR="00786425" w:rsidRPr="00B51FA5">
        <w:rPr>
          <w:rFonts w:ascii="Times New Roman"/>
          <w:bCs/>
          <w:sz w:val="23"/>
          <w:szCs w:val="23"/>
        </w:rPr>
        <w:t xml:space="preserve"> </w:t>
      </w:r>
      <w:r w:rsidR="00786425" w:rsidRPr="00B51FA5">
        <w:rPr>
          <w:rFonts w:ascii="Times New Roman"/>
          <w:bCs/>
          <w:sz w:val="23"/>
          <w:szCs w:val="23"/>
        </w:rPr>
        <w:t>체결</w:t>
      </w:r>
      <w:r w:rsidR="00786425" w:rsidRPr="00B51FA5">
        <w:rPr>
          <w:rFonts w:ascii="Times New Roman"/>
          <w:bCs/>
          <w:sz w:val="23"/>
          <w:szCs w:val="23"/>
        </w:rPr>
        <w:t xml:space="preserve"> </w:t>
      </w:r>
      <w:r w:rsidR="00786425" w:rsidRPr="00B51FA5">
        <w:rPr>
          <w:rFonts w:ascii="Times New Roman"/>
          <w:bCs/>
          <w:sz w:val="23"/>
          <w:szCs w:val="23"/>
        </w:rPr>
        <w:t>및</w:t>
      </w:r>
      <w:r w:rsidR="00786425" w:rsidRPr="00B51FA5">
        <w:rPr>
          <w:rFonts w:ascii="Times New Roman"/>
          <w:bCs/>
          <w:sz w:val="23"/>
          <w:szCs w:val="23"/>
        </w:rPr>
        <w:t xml:space="preserve"> </w:t>
      </w:r>
      <w:r w:rsidR="00786425" w:rsidRPr="00B51FA5">
        <w:rPr>
          <w:rFonts w:ascii="Times New Roman"/>
          <w:bCs/>
          <w:sz w:val="23"/>
          <w:szCs w:val="23"/>
        </w:rPr>
        <w:t>이행과</w:t>
      </w:r>
      <w:r w:rsidR="00786425" w:rsidRPr="00B51FA5">
        <w:rPr>
          <w:rFonts w:ascii="Times New Roman"/>
          <w:bCs/>
          <w:sz w:val="23"/>
          <w:szCs w:val="23"/>
        </w:rPr>
        <w:t xml:space="preserve"> </w:t>
      </w:r>
      <w:r w:rsidR="00786425" w:rsidRPr="00B51FA5">
        <w:rPr>
          <w:rFonts w:ascii="Times New Roman"/>
          <w:bCs/>
          <w:sz w:val="23"/>
          <w:szCs w:val="23"/>
        </w:rPr>
        <w:t>관련하여</w:t>
      </w:r>
      <w:r w:rsidR="00786425" w:rsidRPr="00B51FA5">
        <w:rPr>
          <w:rFonts w:ascii="Times New Roman"/>
          <w:bCs/>
          <w:sz w:val="23"/>
          <w:szCs w:val="23"/>
        </w:rPr>
        <w:t xml:space="preserve"> </w:t>
      </w:r>
      <w:r w:rsidR="00786425" w:rsidRPr="00B51FA5">
        <w:rPr>
          <w:rFonts w:ascii="Times New Roman"/>
          <w:bCs/>
          <w:sz w:val="23"/>
          <w:szCs w:val="23"/>
        </w:rPr>
        <w:t>법</w:t>
      </w:r>
      <w:r w:rsidR="00786425" w:rsidRPr="00B51FA5">
        <w:rPr>
          <w:rFonts w:ascii="Times New Roman" w:hint="eastAsia"/>
          <w:bCs/>
          <w:sz w:val="23"/>
          <w:szCs w:val="23"/>
        </w:rPr>
        <w:t>령</w:t>
      </w:r>
      <w:r w:rsidR="00786425" w:rsidRPr="00B51FA5">
        <w:rPr>
          <w:rFonts w:ascii="Times New Roman"/>
          <w:bCs/>
          <w:sz w:val="23"/>
          <w:szCs w:val="23"/>
        </w:rPr>
        <w:t>에</w:t>
      </w:r>
      <w:r w:rsidR="00786425" w:rsidRPr="00B51FA5">
        <w:rPr>
          <w:rFonts w:ascii="Times New Roman"/>
          <w:bCs/>
          <w:sz w:val="23"/>
          <w:szCs w:val="23"/>
        </w:rPr>
        <w:t xml:space="preserve"> </w:t>
      </w:r>
      <w:r w:rsidR="00786425" w:rsidRPr="00B51FA5">
        <w:rPr>
          <w:rFonts w:ascii="Times New Roman"/>
          <w:bCs/>
          <w:sz w:val="23"/>
          <w:szCs w:val="23"/>
        </w:rPr>
        <w:t>따라</w:t>
      </w:r>
      <w:r w:rsidR="00786425" w:rsidRPr="00B51FA5">
        <w:rPr>
          <w:rFonts w:ascii="Times New Roman"/>
          <w:bCs/>
          <w:sz w:val="23"/>
          <w:szCs w:val="23"/>
        </w:rPr>
        <w:t xml:space="preserve"> </w:t>
      </w:r>
      <w:r w:rsidR="00786425" w:rsidRPr="00B51FA5">
        <w:rPr>
          <w:rFonts w:ascii="Times New Roman"/>
          <w:bCs/>
          <w:sz w:val="23"/>
          <w:szCs w:val="23"/>
        </w:rPr>
        <w:t>자신에게</w:t>
      </w:r>
      <w:r w:rsidR="00786425" w:rsidRPr="00B51FA5">
        <w:rPr>
          <w:rFonts w:ascii="Times New Roman"/>
          <w:bCs/>
          <w:sz w:val="23"/>
          <w:szCs w:val="23"/>
        </w:rPr>
        <w:t xml:space="preserve"> </w:t>
      </w:r>
      <w:r w:rsidR="00786425" w:rsidRPr="00B51FA5">
        <w:rPr>
          <w:rFonts w:ascii="Times New Roman"/>
          <w:bCs/>
          <w:sz w:val="23"/>
          <w:szCs w:val="23"/>
        </w:rPr>
        <w:t>부과되는</w:t>
      </w:r>
      <w:r w:rsidR="00786425" w:rsidRPr="00B51FA5">
        <w:rPr>
          <w:rFonts w:ascii="Times New Roman"/>
          <w:bCs/>
          <w:sz w:val="23"/>
          <w:szCs w:val="23"/>
        </w:rPr>
        <w:t xml:space="preserve"> </w:t>
      </w:r>
      <w:r w:rsidR="00786425" w:rsidRPr="00B51FA5">
        <w:rPr>
          <w:rFonts w:ascii="Times New Roman"/>
          <w:bCs/>
          <w:sz w:val="23"/>
          <w:szCs w:val="23"/>
        </w:rPr>
        <w:t>세</w:t>
      </w:r>
      <w:r w:rsidR="00786425" w:rsidRPr="00B51FA5">
        <w:rPr>
          <w:rFonts w:ascii="Times New Roman" w:hint="eastAsia"/>
          <w:bCs/>
          <w:sz w:val="23"/>
          <w:szCs w:val="23"/>
        </w:rPr>
        <w:t>금을</w:t>
      </w:r>
      <w:r w:rsidR="00786425" w:rsidRPr="00B51FA5">
        <w:rPr>
          <w:rFonts w:ascii="Times New Roman"/>
          <w:bCs/>
          <w:sz w:val="23"/>
          <w:szCs w:val="23"/>
        </w:rPr>
        <w:t xml:space="preserve"> </w:t>
      </w:r>
      <w:r w:rsidR="00786425" w:rsidRPr="00B51FA5">
        <w:rPr>
          <w:rFonts w:ascii="Times New Roman"/>
          <w:bCs/>
          <w:sz w:val="23"/>
          <w:szCs w:val="23"/>
        </w:rPr>
        <w:t>납부할</w:t>
      </w:r>
      <w:r w:rsidR="00786425" w:rsidRPr="00B51FA5">
        <w:rPr>
          <w:rFonts w:ascii="Times New Roman"/>
          <w:bCs/>
          <w:sz w:val="23"/>
          <w:szCs w:val="23"/>
        </w:rPr>
        <w:t xml:space="preserve"> </w:t>
      </w:r>
      <w:r w:rsidR="00786425" w:rsidRPr="00B51FA5">
        <w:rPr>
          <w:rFonts w:ascii="Times New Roman"/>
          <w:bCs/>
          <w:sz w:val="23"/>
          <w:szCs w:val="23"/>
        </w:rPr>
        <w:t>책임을</w:t>
      </w:r>
      <w:r w:rsidR="00786425" w:rsidRPr="00B51FA5">
        <w:rPr>
          <w:rFonts w:ascii="Times New Roman"/>
          <w:bCs/>
          <w:sz w:val="23"/>
          <w:szCs w:val="23"/>
        </w:rPr>
        <w:t xml:space="preserve"> </w:t>
      </w:r>
      <w:r w:rsidR="00786425" w:rsidRPr="00B51FA5">
        <w:rPr>
          <w:rFonts w:ascii="Times New Roman"/>
          <w:bCs/>
          <w:sz w:val="23"/>
          <w:szCs w:val="23"/>
        </w:rPr>
        <w:t>부담</w:t>
      </w:r>
      <w:r w:rsidR="00786425" w:rsidRPr="00B51FA5">
        <w:rPr>
          <w:rFonts w:ascii="Times New Roman" w:hint="eastAsia"/>
          <w:bCs/>
          <w:sz w:val="23"/>
          <w:szCs w:val="23"/>
        </w:rPr>
        <w:t>하며</w:t>
      </w:r>
      <w:r w:rsidR="00786425" w:rsidRPr="00B51FA5">
        <w:rPr>
          <w:rFonts w:ascii="Times New Roman" w:hint="eastAsia"/>
          <w:bCs/>
          <w:sz w:val="23"/>
          <w:szCs w:val="23"/>
        </w:rPr>
        <w:t>,</w:t>
      </w:r>
      <w:r w:rsidR="00786425" w:rsidRPr="00B51FA5">
        <w:rPr>
          <w:rFonts w:ascii="Times New Roman"/>
          <w:bCs/>
          <w:sz w:val="23"/>
          <w:szCs w:val="23"/>
        </w:rPr>
        <w:t xml:space="preserve"> </w:t>
      </w:r>
      <w:r w:rsidR="00786425" w:rsidRPr="00B51FA5">
        <w:rPr>
          <w:rFonts w:ascii="Times New Roman"/>
          <w:bCs/>
          <w:sz w:val="23"/>
          <w:szCs w:val="23"/>
        </w:rPr>
        <w:t>본</w:t>
      </w:r>
      <w:r w:rsidR="00786425" w:rsidRPr="00B51FA5">
        <w:rPr>
          <w:rFonts w:ascii="Times New Roman"/>
          <w:bCs/>
          <w:sz w:val="23"/>
          <w:szCs w:val="23"/>
        </w:rPr>
        <w:t xml:space="preserve"> </w:t>
      </w:r>
      <w:r w:rsidR="00786425" w:rsidRPr="00B51FA5">
        <w:rPr>
          <w:rFonts w:ascii="Times New Roman"/>
          <w:bCs/>
          <w:sz w:val="23"/>
          <w:szCs w:val="23"/>
        </w:rPr>
        <w:t>계약에서</w:t>
      </w:r>
      <w:r w:rsidR="00786425" w:rsidRPr="00B51FA5">
        <w:rPr>
          <w:rFonts w:ascii="Times New Roman"/>
          <w:bCs/>
          <w:sz w:val="23"/>
          <w:szCs w:val="23"/>
        </w:rPr>
        <w:t xml:space="preserve"> </w:t>
      </w:r>
      <w:r w:rsidR="00786425" w:rsidRPr="00B51FA5">
        <w:rPr>
          <w:rFonts w:ascii="Times New Roman"/>
          <w:bCs/>
          <w:sz w:val="23"/>
          <w:szCs w:val="23"/>
        </w:rPr>
        <w:t>명시적으로</w:t>
      </w:r>
      <w:r w:rsidR="00786425" w:rsidRPr="00B51FA5">
        <w:rPr>
          <w:rFonts w:ascii="Times New Roman"/>
          <w:bCs/>
          <w:sz w:val="23"/>
          <w:szCs w:val="23"/>
        </w:rPr>
        <w:t xml:space="preserve"> </w:t>
      </w:r>
      <w:r w:rsidR="00786425" w:rsidRPr="00B51FA5">
        <w:rPr>
          <w:rFonts w:ascii="Times New Roman"/>
          <w:bCs/>
          <w:sz w:val="23"/>
          <w:szCs w:val="23"/>
        </w:rPr>
        <w:t>달리</w:t>
      </w:r>
      <w:r w:rsidR="00786425" w:rsidRPr="00B51FA5">
        <w:rPr>
          <w:rFonts w:ascii="Times New Roman"/>
          <w:bCs/>
          <w:sz w:val="23"/>
          <w:szCs w:val="23"/>
        </w:rPr>
        <w:t xml:space="preserve"> </w:t>
      </w:r>
      <w:r w:rsidR="00786425" w:rsidRPr="00B51FA5">
        <w:rPr>
          <w:rFonts w:ascii="Times New Roman"/>
          <w:bCs/>
          <w:sz w:val="23"/>
          <w:szCs w:val="23"/>
        </w:rPr>
        <w:t>규정하고</w:t>
      </w:r>
      <w:r w:rsidR="00786425" w:rsidRPr="00B51FA5">
        <w:rPr>
          <w:rFonts w:ascii="Times New Roman"/>
          <w:bCs/>
          <w:sz w:val="23"/>
          <w:szCs w:val="23"/>
        </w:rPr>
        <w:t xml:space="preserve"> </w:t>
      </w:r>
      <w:r w:rsidR="00786425" w:rsidRPr="00B51FA5">
        <w:rPr>
          <w:rFonts w:ascii="Times New Roman"/>
          <w:bCs/>
          <w:sz w:val="23"/>
          <w:szCs w:val="23"/>
        </w:rPr>
        <w:t>있는</w:t>
      </w:r>
      <w:r w:rsidR="00786425" w:rsidRPr="00B51FA5">
        <w:rPr>
          <w:rFonts w:ascii="Times New Roman"/>
          <w:bCs/>
          <w:sz w:val="23"/>
          <w:szCs w:val="23"/>
        </w:rPr>
        <w:t xml:space="preserve"> </w:t>
      </w:r>
      <w:r w:rsidR="00786425" w:rsidRPr="00B51FA5">
        <w:rPr>
          <w:rFonts w:ascii="Times New Roman"/>
          <w:bCs/>
          <w:sz w:val="23"/>
          <w:szCs w:val="23"/>
        </w:rPr>
        <w:t>경우를</w:t>
      </w:r>
      <w:r w:rsidR="00786425" w:rsidRPr="00B51FA5">
        <w:rPr>
          <w:rFonts w:ascii="Times New Roman"/>
          <w:bCs/>
          <w:sz w:val="23"/>
          <w:szCs w:val="23"/>
        </w:rPr>
        <w:t xml:space="preserve"> </w:t>
      </w:r>
      <w:r w:rsidR="00786425" w:rsidRPr="00B51FA5">
        <w:rPr>
          <w:rFonts w:ascii="Times New Roman"/>
          <w:bCs/>
          <w:sz w:val="23"/>
          <w:szCs w:val="23"/>
        </w:rPr>
        <w:t>제외하고</w:t>
      </w:r>
      <w:r w:rsidR="00786425" w:rsidRPr="00B51FA5">
        <w:rPr>
          <w:rFonts w:ascii="Times New Roman"/>
          <w:bCs/>
          <w:sz w:val="23"/>
          <w:szCs w:val="23"/>
        </w:rPr>
        <w:t xml:space="preserve">, </w:t>
      </w:r>
      <w:r w:rsidR="00786425" w:rsidRPr="00B51FA5">
        <w:rPr>
          <w:rFonts w:ascii="Times New Roman"/>
          <w:bCs/>
          <w:sz w:val="23"/>
          <w:szCs w:val="23"/>
        </w:rPr>
        <w:t>본</w:t>
      </w:r>
      <w:r w:rsidR="00786425" w:rsidRPr="00B51FA5">
        <w:rPr>
          <w:rFonts w:ascii="Times New Roman"/>
          <w:bCs/>
          <w:sz w:val="23"/>
          <w:szCs w:val="23"/>
        </w:rPr>
        <w:t xml:space="preserve"> </w:t>
      </w:r>
      <w:r w:rsidR="00786425" w:rsidRPr="00B51FA5">
        <w:rPr>
          <w:rFonts w:ascii="Times New Roman"/>
          <w:bCs/>
          <w:sz w:val="23"/>
          <w:szCs w:val="23"/>
        </w:rPr>
        <w:t>계약의</w:t>
      </w:r>
      <w:r w:rsidR="00786425" w:rsidRPr="00B51FA5">
        <w:rPr>
          <w:rFonts w:ascii="Times New Roman"/>
          <w:bCs/>
          <w:sz w:val="23"/>
          <w:szCs w:val="23"/>
        </w:rPr>
        <w:t xml:space="preserve"> </w:t>
      </w:r>
      <w:proofErr w:type="spellStart"/>
      <w:r w:rsidR="00786425" w:rsidRPr="00B51FA5">
        <w:rPr>
          <w:rFonts w:ascii="Times New Roman"/>
          <w:bCs/>
          <w:sz w:val="23"/>
          <w:szCs w:val="23"/>
        </w:rPr>
        <w:t>거래종결</w:t>
      </w:r>
      <w:proofErr w:type="spellEnd"/>
      <w:r w:rsidR="00786425" w:rsidRPr="00B51FA5">
        <w:rPr>
          <w:rFonts w:ascii="Times New Roman" w:hint="eastAsia"/>
          <w:bCs/>
          <w:sz w:val="23"/>
          <w:szCs w:val="23"/>
        </w:rPr>
        <w:t xml:space="preserve"> </w:t>
      </w:r>
      <w:r w:rsidR="00786425" w:rsidRPr="00B51FA5">
        <w:rPr>
          <w:rFonts w:ascii="Times New Roman"/>
          <w:bCs/>
          <w:sz w:val="23"/>
          <w:szCs w:val="23"/>
        </w:rPr>
        <w:t>여부에</w:t>
      </w:r>
      <w:r w:rsidR="00786425" w:rsidRPr="00B51FA5">
        <w:rPr>
          <w:rFonts w:ascii="Times New Roman"/>
          <w:bCs/>
          <w:sz w:val="23"/>
          <w:szCs w:val="23"/>
        </w:rPr>
        <w:t xml:space="preserve"> </w:t>
      </w:r>
      <w:r w:rsidR="00786425" w:rsidRPr="00B51FA5">
        <w:rPr>
          <w:rFonts w:ascii="Times New Roman"/>
          <w:bCs/>
          <w:sz w:val="23"/>
          <w:szCs w:val="23"/>
        </w:rPr>
        <w:t>관계없이</w:t>
      </w:r>
      <w:r w:rsidR="00786425" w:rsidRPr="00B51FA5">
        <w:rPr>
          <w:rFonts w:ascii="Times New Roman"/>
          <w:bCs/>
          <w:sz w:val="23"/>
          <w:szCs w:val="23"/>
        </w:rPr>
        <w:t xml:space="preserve"> </w:t>
      </w:r>
      <w:r w:rsidR="00786425" w:rsidRPr="00B51FA5">
        <w:rPr>
          <w:rFonts w:ascii="Times New Roman"/>
          <w:bCs/>
          <w:sz w:val="23"/>
          <w:szCs w:val="23"/>
        </w:rPr>
        <w:t>본</w:t>
      </w:r>
      <w:r w:rsidR="00786425" w:rsidRPr="00B51FA5">
        <w:rPr>
          <w:rFonts w:ascii="Times New Roman"/>
          <w:bCs/>
          <w:sz w:val="23"/>
          <w:szCs w:val="23"/>
        </w:rPr>
        <w:t xml:space="preserve"> </w:t>
      </w:r>
      <w:r w:rsidR="00786425" w:rsidRPr="00B51FA5">
        <w:rPr>
          <w:rFonts w:ascii="Times New Roman"/>
          <w:bCs/>
          <w:sz w:val="23"/>
          <w:szCs w:val="23"/>
        </w:rPr>
        <w:t>계약</w:t>
      </w:r>
      <w:r w:rsidR="00786425" w:rsidRPr="00B51FA5">
        <w:rPr>
          <w:rFonts w:ascii="Times New Roman"/>
          <w:bCs/>
          <w:sz w:val="23"/>
          <w:szCs w:val="23"/>
        </w:rPr>
        <w:t xml:space="preserve"> </w:t>
      </w:r>
      <w:r w:rsidR="00786425" w:rsidRPr="00B51FA5">
        <w:rPr>
          <w:rFonts w:ascii="Times New Roman"/>
          <w:bCs/>
          <w:sz w:val="23"/>
          <w:szCs w:val="23"/>
        </w:rPr>
        <w:t>또는</w:t>
      </w:r>
      <w:r w:rsidR="00786425" w:rsidRPr="00B51FA5">
        <w:rPr>
          <w:rFonts w:ascii="Times New Roman"/>
          <w:bCs/>
          <w:sz w:val="23"/>
          <w:szCs w:val="23"/>
        </w:rPr>
        <w:t xml:space="preserve"> </w:t>
      </w:r>
      <w:r w:rsidR="00786425" w:rsidRPr="00B51FA5">
        <w:rPr>
          <w:rFonts w:ascii="Times New Roman" w:hint="eastAsia"/>
          <w:bCs/>
          <w:sz w:val="23"/>
          <w:szCs w:val="23"/>
        </w:rPr>
        <w:t>본건</w:t>
      </w:r>
      <w:r w:rsidR="00786425" w:rsidRPr="00B51FA5">
        <w:rPr>
          <w:rFonts w:ascii="Times New Roman" w:hint="eastAsia"/>
          <w:bCs/>
          <w:sz w:val="23"/>
          <w:szCs w:val="23"/>
        </w:rPr>
        <w:t xml:space="preserve"> </w:t>
      </w:r>
      <w:r w:rsidR="00786425" w:rsidRPr="00B51FA5">
        <w:rPr>
          <w:rFonts w:ascii="Times New Roman"/>
          <w:bCs/>
          <w:sz w:val="23"/>
          <w:szCs w:val="23"/>
        </w:rPr>
        <w:t>거래와</w:t>
      </w:r>
      <w:r w:rsidR="00786425" w:rsidRPr="00B51FA5">
        <w:rPr>
          <w:rFonts w:ascii="Times New Roman"/>
          <w:bCs/>
          <w:sz w:val="23"/>
          <w:szCs w:val="23"/>
        </w:rPr>
        <w:t xml:space="preserve"> </w:t>
      </w:r>
      <w:r w:rsidR="00786425" w:rsidRPr="00B51FA5">
        <w:rPr>
          <w:rFonts w:ascii="Times New Roman"/>
          <w:bCs/>
          <w:sz w:val="23"/>
          <w:szCs w:val="23"/>
        </w:rPr>
        <w:t>관련하여</w:t>
      </w:r>
      <w:r w:rsidR="00786425" w:rsidRPr="00B51FA5">
        <w:rPr>
          <w:rFonts w:ascii="Times New Roman"/>
          <w:bCs/>
          <w:sz w:val="23"/>
          <w:szCs w:val="23"/>
        </w:rPr>
        <w:t xml:space="preserve"> </w:t>
      </w:r>
      <w:r w:rsidR="00786425" w:rsidRPr="00B51FA5">
        <w:rPr>
          <w:rFonts w:ascii="Times New Roman"/>
          <w:bCs/>
          <w:sz w:val="23"/>
          <w:szCs w:val="23"/>
        </w:rPr>
        <w:t>자신이</w:t>
      </w:r>
      <w:r w:rsidR="00786425" w:rsidRPr="00B51FA5">
        <w:rPr>
          <w:rFonts w:ascii="Times New Roman"/>
          <w:bCs/>
          <w:sz w:val="23"/>
          <w:szCs w:val="23"/>
        </w:rPr>
        <w:t xml:space="preserve"> </w:t>
      </w:r>
      <w:r w:rsidR="00786425" w:rsidRPr="00B51FA5">
        <w:rPr>
          <w:rFonts w:ascii="Times New Roman"/>
          <w:bCs/>
          <w:sz w:val="23"/>
          <w:szCs w:val="23"/>
        </w:rPr>
        <w:t>지출한</w:t>
      </w:r>
      <w:r w:rsidR="00786425" w:rsidRPr="00B51FA5">
        <w:rPr>
          <w:rFonts w:ascii="Times New Roman"/>
          <w:bCs/>
          <w:sz w:val="23"/>
          <w:szCs w:val="23"/>
        </w:rPr>
        <w:t xml:space="preserve"> </w:t>
      </w:r>
      <w:r w:rsidR="00786425" w:rsidRPr="00B51FA5">
        <w:rPr>
          <w:rFonts w:ascii="Times New Roman"/>
          <w:bCs/>
          <w:sz w:val="23"/>
          <w:szCs w:val="23"/>
        </w:rPr>
        <w:t>또는</w:t>
      </w:r>
      <w:r w:rsidR="00786425" w:rsidRPr="00B51FA5">
        <w:rPr>
          <w:rFonts w:ascii="Times New Roman"/>
          <w:bCs/>
          <w:sz w:val="23"/>
          <w:szCs w:val="23"/>
        </w:rPr>
        <w:t xml:space="preserve"> </w:t>
      </w:r>
      <w:r w:rsidR="00786425" w:rsidRPr="00B51FA5">
        <w:rPr>
          <w:rFonts w:ascii="Times New Roman"/>
          <w:bCs/>
          <w:sz w:val="23"/>
          <w:szCs w:val="23"/>
        </w:rPr>
        <w:t>지출할</w:t>
      </w:r>
      <w:r w:rsidR="00786425" w:rsidRPr="00B51FA5">
        <w:rPr>
          <w:rFonts w:ascii="Times New Roman"/>
          <w:bCs/>
          <w:sz w:val="23"/>
          <w:szCs w:val="23"/>
        </w:rPr>
        <w:t xml:space="preserve"> </w:t>
      </w:r>
      <w:r w:rsidR="00786425" w:rsidRPr="00B51FA5">
        <w:rPr>
          <w:rFonts w:ascii="Times New Roman"/>
          <w:bCs/>
          <w:sz w:val="23"/>
          <w:szCs w:val="23"/>
        </w:rPr>
        <w:t>예정인</w:t>
      </w:r>
      <w:r w:rsidR="00786425" w:rsidRPr="00B51FA5">
        <w:rPr>
          <w:rFonts w:ascii="Times New Roman"/>
          <w:bCs/>
          <w:sz w:val="23"/>
          <w:szCs w:val="23"/>
        </w:rPr>
        <w:t xml:space="preserve"> </w:t>
      </w:r>
      <w:r w:rsidR="00786425" w:rsidRPr="00B51FA5">
        <w:rPr>
          <w:rFonts w:ascii="Times New Roman"/>
          <w:bCs/>
          <w:sz w:val="23"/>
          <w:szCs w:val="23"/>
        </w:rPr>
        <w:t>모든</w:t>
      </w:r>
      <w:r w:rsidR="00786425" w:rsidRPr="00B51FA5">
        <w:rPr>
          <w:rFonts w:ascii="Times New Roman"/>
          <w:bCs/>
          <w:sz w:val="23"/>
          <w:szCs w:val="23"/>
        </w:rPr>
        <w:t xml:space="preserve"> </w:t>
      </w:r>
      <w:r w:rsidR="00786425" w:rsidRPr="00B51FA5">
        <w:rPr>
          <w:rFonts w:ascii="Times New Roman"/>
          <w:bCs/>
          <w:sz w:val="23"/>
          <w:szCs w:val="23"/>
        </w:rPr>
        <w:t>경비와</w:t>
      </w:r>
      <w:r w:rsidR="00786425" w:rsidRPr="00B51FA5">
        <w:rPr>
          <w:rFonts w:ascii="Times New Roman"/>
          <w:bCs/>
          <w:sz w:val="23"/>
          <w:szCs w:val="23"/>
        </w:rPr>
        <w:t xml:space="preserve"> </w:t>
      </w:r>
      <w:r w:rsidR="00786425" w:rsidRPr="00B51FA5">
        <w:rPr>
          <w:rFonts w:ascii="Times New Roman"/>
          <w:bCs/>
          <w:sz w:val="23"/>
          <w:szCs w:val="23"/>
        </w:rPr>
        <w:t>비용</w:t>
      </w:r>
      <w:r w:rsidR="00786425" w:rsidRPr="00B51FA5">
        <w:rPr>
          <w:rFonts w:ascii="Times New Roman"/>
          <w:bCs/>
          <w:sz w:val="23"/>
          <w:szCs w:val="23"/>
        </w:rPr>
        <w:t>(</w:t>
      </w:r>
      <w:r w:rsidR="00786425" w:rsidRPr="00B51FA5">
        <w:rPr>
          <w:rFonts w:ascii="Times New Roman"/>
          <w:bCs/>
          <w:sz w:val="23"/>
          <w:szCs w:val="23"/>
        </w:rPr>
        <w:t>변호사</w:t>
      </w:r>
      <w:r w:rsidR="00786425" w:rsidRPr="00B51FA5">
        <w:rPr>
          <w:rFonts w:ascii="Times New Roman"/>
          <w:bCs/>
          <w:sz w:val="23"/>
          <w:szCs w:val="23"/>
        </w:rPr>
        <w:t xml:space="preserve">, </w:t>
      </w:r>
      <w:r w:rsidR="00786425" w:rsidRPr="00B51FA5">
        <w:rPr>
          <w:rFonts w:ascii="Times New Roman"/>
          <w:bCs/>
          <w:sz w:val="23"/>
          <w:szCs w:val="23"/>
        </w:rPr>
        <w:t>회계사</w:t>
      </w:r>
      <w:r w:rsidR="00786425" w:rsidRPr="00B51FA5">
        <w:rPr>
          <w:rFonts w:ascii="Times New Roman"/>
          <w:bCs/>
          <w:sz w:val="23"/>
          <w:szCs w:val="23"/>
        </w:rPr>
        <w:t xml:space="preserve">, </w:t>
      </w:r>
      <w:r w:rsidR="00786425" w:rsidRPr="00B51FA5">
        <w:rPr>
          <w:rFonts w:ascii="Times New Roman"/>
          <w:bCs/>
          <w:sz w:val="23"/>
          <w:szCs w:val="23"/>
        </w:rPr>
        <w:t>자문인</w:t>
      </w:r>
      <w:r w:rsidR="00786425" w:rsidRPr="00B51FA5">
        <w:rPr>
          <w:rFonts w:ascii="Times New Roman"/>
          <w:bCs/>
          <w:sz w:val="23"/>
          <w:szCs w:val="23"/>
        </w:rPr>
        <w:t xml:space="preserve">, </w:t>
      </w:r>
      <w:r w:rsidR="00786425" w:rsidRPr="00B51FA5">
        <w:rPr>
          <w:rFonts w:ascii="Times New Roman"/>
          <w:bCs/>
          <w:sz w:val="23"/>
          <w:szCs w:val="23"/>
        </w:rPr>
        <w:t>대리인</w:t>
      </w:r>
      <w:r w:rsidR="00786425" w:rsidRPr="00B51FA5">
        <w:rPr>
          <w:rFonts w:ascii="Times New Roman"/>
          <w:bCs/>
          <w:sz w:val="23"/>
          <w:szCs w:val="23"/>
        </w:rPr>
        <w:t xml:space="preserve"> </w:t>
      </w:r>
      <w:r w:rsidR="00786425" w:rsidRPr="00B51FA5">
        <w:rPr>
          <w:rFonts w:ascii="Times New Roman"/>
          <w:bCs/>
          <w:sz w:val="23"/>
          <w:szCs w:val="23"/>
        </w:rPr>
        <w:t>및</w:t>
      </w:r>
      <w:r w:rsidR="00786425" w:rsidRPr="00B51FA5">
        <w:rPr>
          <w:rFonts w:ascii="Times New Roman"/>
          <w:bCs/>
          <w:sz w:val="23"/>
          <w:szCs w:val="23"/>
        </w:rPr>
        <w:t xml:space="preserve"> </w:t>
      </w:r>
      <w:r w:rsidR="00786425" w:rsidRPr="00B51FA5">
        <w:rPr>
          <w:rFonts w:ascii="Times New Roman"/>
          <w:bCs/>
          <w:sz w:val="23"/>
          <w:szCs w:val="23"/>
        </w:rPr>
        <w:t>중개인</w:t>
      </w:r>
      <w:r w:rsidR="00786425" w:rsidRPr="00B51FA5">
        <w:rPr>
          <w:rFonts w:ascii="Times New Roman"/>
          <w:bCs/>
          <w:sz w:val="23"/>
          <w:szCs w:val="23"/>
        </w:rPr>
        <w:t xml:space="preserve"> </w:t>
      </w:r>
      <w:r w:rsidR="00786425" w:rsidRPr="00B51FA5">
        <w:rPr>
          <w:rFonts w:ascii="Times New Roman"/>
          <w:bCs/>
          <w:sz w:val="23"/>
          <w:szCs w:val="23"/>
        </w:rPr>
        <w:t>수임료를</w:t>
      </w:r>
      <w:r w:rsidR="00786425" w:rsidRPr="00B51FA5">
        <w:rPr>
          <w:rFonts w:ascii="Times New Roman"/>
          <w:bCs/>
          <w:sz w:val="23"/>
          <w:szCs w:val="23"/>
        </w:rPr>
        <w:t xml:space="preserve"> </w:t>
      </w:r>
      <w:r w:rsidR="00786425" w:rsidRPr="00B51FA5">
        <w:rPr>
          <w:rFonts w:ascii="Times New Roman"/>
          <w:bCs/>
          <w:sz w:val="23"/>
          <w:szCs w:val="23"/>
        </w:rPr>
        <w:t>포함하되</w:t>
      </w:r>
      <w:r w:rsidR="00786425" w:rsidRPr="00B51FA5">
        <w:rPr>
          <w:rFonts w:ascii="Times New Roman"/>
          <w:bCs/>
          <w:sz w:val="23"/>
          <w:szCs w:val="23"/>
        </w:rPr>
        <w:t xml:space="preserve"> </w:t>
      </w:r>
      <w:r w:rsidR="00786425" w:rsidRPr="00B51FA5">
        <w:rPr>
          <w:rFonts w:ascii="Times New Roman"/>
          <w:bCs/>
          <w:sz w:val="23"/>
          <w:szCs w:val="23"/>
        </w:rPr>
        <w:t>이에</w:t>
      </w:r>
      <w:r w:rsidR="00786425" w:rsidRPr="00B51FA5">
        <w:rPr>
          <w:rFonts w:ascii="Times New Roman"/>
          <w:bCs/>
          <w:sz w:val="23"/>
          <w:szCs w:val="23"/>
        </w:rPr>
        <w:t xml:space="preserve"> </w:t>
      </w:r>
      <w:r w:rsidR="00786425" w:rsidRPr="00B51FA5">
        <w:rPr>
          <w:rFonts w:ascii="Times New Roman"/>
          <w:bCs/>
          <w:sz w:val="23"/>
          <w:szCs w:val="23"/>
        </w:rPr>
        <w:t>한정되지</w:t>
      </w:r>
      <w:r w:rsidR="00786425" w:rsidRPr="00B51FA5">
        <w:rPr>
          <w:rFonts w:ascii="Times New Roman"/>
          <w:bCs/>
          <w:sz w:val="23"/>
          <w:szCs w:val="23"/>
        </w:rPr>
        <w:t xml:space="preserve"> </w:t>
      </w:r>
      <w:r w:rsidR="00786425" w:rsidRPr="00B51FA5">
        <w:rPr>
          <w:rFonts w:ascii="Times New Roman"/>
          <w:bCs/>
          <w:sz w:val="23"/>
          <w:szCs w:val="23"/>
        </w:rPr>
        <w:t>않음</w:t>
      </w:r>
      <w:r w:rsidR="00786425" w:rsidRPr="00B51FA5">
        <w:rPr>
          <w:rFonts w:ascii="Times New Roman"/>
          <w:bCs/>
          <w:sz w:val="23"/>
          <w:szCs w:val="23"/>
        </w:rPr>
        <w:t>)</w:t>
      </w:r>
      <w:r w:rsidR="00786425" w:rsidRPr="00B51FA5">
        <w:rPr>
          <w:rFonts w:ascii="Times New Roman"/>
          <w:bCs/>
          <w:sz w:val="23"/>
          <w:szCs w:val="23"/>
        </w:rPr>
        <w:t>을</w:t>
      </w:r>
      <w:r w:rsidR="00786425" w:rsidRPr="00B51FA5">
        <w:rPr>
          <w:rFonts w:ascii="Times New Roman"/>
          <w:bCs/>
          <w:sz w:val="23"/>
          <w:szCs w:val="23"/>
        </w:rPr>
        <w:t xml:space="preserve"> </w:t>
      </w:r>
      <w:r w:rsidR="00786425" w:rsidRPr="00B51FA5">
        <w:rPr>
          <w:rFonts w:ascii="Times New Roman"/>
          <w:bCs/>
          <w:sz w:val="23"/>
          <w:szCs w:val="23"/>
        </w:rPr>
        <w:t>각자</w:t>
      </w:r>
      <w:r w:rsidR="00786425" w:rsidRPr="00B51FA5">
        <w:rPr>
          <w:rFonts w:ascii="Times New Roman"/>
          <w:bCs/>
          <w:sz w:val="23"/>
          <w:szCs w:val="23"/>
        </w:rPr>
        <w:t xml:space="preserve"> </w:t>
      </w:r>
      <w:r w:rsidR="00786425" w:rsidRPr="00B51FA5">
        <w:rPr>
          <w:rFonts w:ascii="Times New Roman"/>
          <w:bCs/>
          <w:sz w:val="23"/>
          <w:szCs w:val="23"/>
        </w:rPr>
        <w:t>부담하기로</w:t>
      </w:r>
      <w:r w:rsidR="00786425" w:rsidRPr="00B51FA5">
        <w:rPr>
          <w:rFonts w:ascii="Times New Roman"/>
          <w:bCs/>
          <w:sz w:val="23"/>
          <w:szCs w:val="23"/>
        </w:rPr>
        <w:t xml:space="preserve"> </w:t>
      </w:r>
      <w:r w:rsidR="00786425" w:rsidRPr="00B51FA5">
        <w:rPr>
          <w:rFonts w:ascii="Times New Roman"/>
          <w:bCs/>
          <w:sz w:val="23"/>
          <w:szCs w:val="23"/>
        </w:rPr>
        <w:t>한다</w:t>
      </w:r>
      <w:r w:rsidR="00786425" w:rsidRPr="00B51FA5">
        <w:rPr>
          <w:rFonts w:ascii="Times New Roman"/>
          <w:bCs/>
          <w:sz w:val="23"/>
          <w:szCs w:val="23"/>
        </w:rPr>
        <w:t>.</w:t>
      </w:r>
      <w:r w:rsidR="00786425" w:rsidRPr="00B51FA5">
        <w:rPr>
          <w:rFonts w:ascii="Times New Roman" w:hint="eastAsia"/>
          <w:bCs/>
          <w:sz w:val="23"/>
          <w:szCs w:val="23"/>
        </w:rPr>
        <w:t xml:space="preserve"> </w:t>
      </w:r>
      <w:r w:rsidR="00786425" w:rsidRPr="00B51FA5">
        <w:rPr>
          <w:rFonts w:ascii="Times New Roman" w:hint="eastAsia"/>
          <w:bCs/>
          <w:sz w:val="23"/>
          <w:szCs w:val="23"/>
        </w:rPr>
        <w:t>본</w:t>
      </w:r>
      <w:r w:rsidR="00786425" w:rsidRPr="00B51FA5">
        <w:rPr>
          <w:rFonts w:ascii="Times New Roman" w:hint="eastAsia"/>
          <w:bCs/>
          <w:sz w:val="23"/>
          <w:szCs w:val="23"/>
        </w:rPr>
        <w:t xml:space="preserve"> </w:t>
      </w:r>
      <w:r w:rsidR="00786425" w:rsidRPr="00B51FA5">
        <w:rPr>
          <w:rFonts w:ascii="Times New Roman" w:hint="eastAsia"/>
          <w:bCs/>
          <w:sz w:val="23"/>
          <w:szCs w:val="23"/>
        </w:rPr>
        <w:t>계약</w:t>
      </w:r>
      <w:r w:rsidR="00786425" w:rsidRPr="00B51FA5">
        <w:rPr>
          <w:rFonts w:ascii="Times New Roman" w:hint="eastAsia"/>
          <w:bCs/>
          <w:sz w:val="23"/>
          <w:szCs w:val="23"/>
        </w:rPr>
        <w:t xml:space="preserve"> </w:t>
      </w:r>
      <w:r w:rsidR="00786425" w:rsidRPr="00B51FA5">
        <w:rPr>
          <w:rFonts w:ascii="Times New Roman" w:hint="eastAsia"/>
          <w:bCs/>
          <w:sz w:val="23"/>
          <w:szCs w:val="23"/>
        </w:rPr>
        <w:t>및</w:t>
      </w:r>
      <w:r w:rsidR="00786425" w:rsidRPr="00B51FA5">
        <w:rPr>
          <w:rFonts w:ascii="Times New Roman" w:hint="eastAsia"/>
          <w:bCs/>
          <w:sz w:val="23"/>
          <w:szCs w:val="23"/>
        </w:rPr>
        <w:t xml:space="preserve"> </w:t>
      </w:r>
      <w:r w:rsidR="00786425" w:rsidRPr="00B51FA5">
        <w:rPr>
          <w:rFonts w:ascii="Times New Roman" w:hint="eastAsia"/>
          <w:bCs/>
          <w:sz w:val="23"/>
          <w:szCs w:val="23"/>
        </w:rPr>
        <w:t>그</w:t>
      </w:r>
      <w:r w:rsidR="00786425" w:rsidRPr="00B51FA5">
        <w:rPr>
          <w:rFonts w:ascii="Times New Roman" w:hint="eastAsia"/>
          <w:bCs/>
          <w:sz w:val="23"/>
          <w:szCs w:val="23"/>
        </w:rPr>
        <w:t xml:space="preserve"> </w:t>
      </w:r>
      <w:r w:rsidR="00786425" w:rsidRPr="00B51FA5">
        <w:rPr>
          <w:rFonts w:ascii="Times New Roman" w:hint="eastAsia"/>
          <w:bCs/>
          <w:sz w:val="23"/>
          <w:szCs w:val="23"/>
        </w:rPr>
        <w:t>해제와</w:t>
      </w:r>
      <w:r w:rsidR="00786425" w:rsidRPr="00B51FA5">
        <w:rPr>
          <w:rFonts w:ascii="Times New Roman" w:hint="eastAsia"/>
          <w:bCs/>
          <w:sz w:val="23"/>
          <w:szCs w:val="23"/>
        </w:rPr>
        <w:t xml:space="preserve"> </w:t>
      </w:r>
      <w:r w:rsidR="00786425" w:rsidRPr="00B51FA5">
        <w:rPr>
          <w:rFonts w:ascii="Times New Roman" w:hint="eastAsia"/>
          <w:bCs/>
          <w:sz w:val="23"/>
          <w:szCs w:val="23"/>
        </w:rPr>
        <w:t>관련하여</w:t>
      </w:r>
      <w:r w:rsidR="00786425" w:rsidRPr="00B51FA5">
        <w:rPr>
          <w:rFonts w:ascii="Times New Roman" w:hint="eastAsia"/>
          <w:bCs/>
          <w:sz w:val="23"/>
          <w:szCs w:val="23"/>
        </w:rPr>
        <w:t xml:space="preserve"> </w:t>
      </w:r>
      <w:r w:rsidR="00786425" w:rsidRPr="00B51FA5">
        <w:rPr>
          <w:rFonts w:ascii="Times New Roman" w:hint="eastAsia"/>
          <w:bCs/>
          <w:sz w:val="23"/>
          <w:szCs w:val="23"/>
        </w:rPr>
        <w:t>발생하는</w:t>
      </w:r>
      <w:r w:rsidR="00786425" w:rsidRPr="00B51FA5">
        <w:rPr>
          <w:rFonts w:ascii="Times New Roman" w:hint="eastAsia"/>
          <w:bCs/>
          <w:sz w:val="23"/>
          <w:szCs w:val="23"/>
        </w:rPr>
        <w:t xml:space="preserve"> </w:t>
      </w:r>
      <w:r w:rsidR="00786425" w:rsidRPr="00B51FA5">
        <w:rPr>
          <w:rFonts w:ascii="Times New Roman" w:hint="eastAsia"/>
          <w:bCs/>
          <w:sz w:val="23"/>
          <w:szCs w:val="23"/>
        </w:rPr>
        <w:t>모든</w:t>
      </w:r>
      <w:r w:rsidR="00786425" w:rsidRPr="00B51FA5">
        <w:rPr>
          <w:rFonts w:ascii="Times New Roman" w:hint="eastAsia"/>
          <w:bCs/>
          <w:sz w:val="23"/>
          <w:szCs w:val="23"/>
        </w:rPr>
        <w:t xml:space="preserve"> </w:t>
      </w:r>
      <w:r w:rsidR="00786425" w:rsidRPr="00B51FA5">
        <w:rPr>
          <w:rFonts w:ascii="Times New Roman" w:hint="eastAsia"/>
          <w:bCs/>
          <w:sz w:val="23"/>
          <w:szCs w:val="23"/>
        </w:rPr>
        <w:t>금전지급의무에는</w:t>
      </w:r>
      <w:r w:rsidR="00786425" w:rsidRPr="00B51FA5">
        <w:rPr>
          <w:rFonts w:ascii="Times New Roman" w:hint="eastAsia"/>
          <w:bCs/>
          <w:sz w:val="23"/>
          <w:szCs w:val="23"/>
        </w:rPr>
        <w:t xml:space="preserve"> </w:t>
      </w:r>
      <w:r w:rsidR="00786425" w:rsidRPr="00B51FA5">
        <w:rPr>
          <w:rFonts w:ascii="Times New Roman"/>
          <w:bCs/>
          <w:sz w:val="23"/>
          <w:szCs w:val="23"/>
        </w:rPr>
        <w:t>어떠한</w:t>
      </w:r>
      <w:r w:rsidR="00786425" w:rsidRPr="00B51FA5">
        <w:rPr>
          <w:rFonts w:ascii="Times New Roman"/>
          <w:bCs/>
          <w:sz w:val="23"/>
          <w:szCs w:val="23"/>
        </w:rPr>
        <w:t xml:space="preserve"> </w:t>
      </w:r>
      <w:r w:rsidR="00786425" w:rsidRPr="00B51FA5">
        <w:rPr>
          <w:rFonts w:ascii="Times New Roman"/>
          <w:bCs/>
          <w:sz w:val="23"/>
          <w:szCs w:val="23"/>
        </w:rPr>
        <w:t>공제나</w:t>
      </w:r>
      <w:r w:rsidR="00786425" w:rsidRPr="00B51FA5">
        <w:rPr>
          <w:rFonts w:ascii="Times New Roman"/>
          <w:bCs/>
          <w:sz w:val="23"/>
          <w:szCs w:val="23"/>
        </w:rPr>
        <w:t xml:space="preserve"> </w:t>
      </w:r>
      <w:r w:rsidR="00786425" w:rsidRPr="00B51FA5">
        <w:rPr>
          <w:rFonts w:ascii="Times New Roman"/>
          <w:bCs/>
          <w:sz w:val="23"/>
          <w:szCs w:val="23"/>
        </w:rPr>
        <w:t>원천징수도</w:t>
      </w:r>
      <w:r w:rsidR="00786425" w:rsidRPr="00B51FA5">
        <w:rPr>
          <w:rFonts w:ascii="Times New Roman"/>
          <w:bCs/>
          <w:sz w:val="23"/>
          <w:szCs w:val="23"/>
        </w:rPr>
        <w:t xml:space="preserve"> </w:t>
      </w:r>
      <w:r w:rsidR="00786425" w:rsidRPr="00B51FA5">
        <w:rPr>
          <w:rFonts w:ascii="Times New Roman"/>
          <w:bCs/>
          <w:sz w:val="23"/>
          <w:szCs w:val="23"/>
        </w:rPr>
        <w:t>적용되지</w:t>
      </w:r>
      <w:r w:rsidR="00786425" w:rsidRPr="00B51FA5">
        <w:rPr>
          <w:rFonts w:ascii="Times New Roman"/>
          <w:bCs/>
          <w:sz w:val="23"/>
          <w:szCs w:val="23"/>
        </w:rPr>
        <w:t xml:space="preserve"> </w:t>
      </w:r>
      <w:r w:rsidR="00786425" w:rsidRPr="00B51FA5">
        <w:rPr>
          <w:rFonts w:ascii="Times New Roman"/>
          <w:bCs/>
          <w:sz w:val="23"/>
          <w:szCs w:val="23"/>
        </w:rPr>
        <w:t>않</w:t>
      </w:r>
      <w:r w:rsidR="00786425" w:rsidRPr="00B51FA5">
        <w:rPr>
          <w:rFonts w:ascii="Times New Roman" w:hint="eastAsia"/>
          <w:bCs/>
          <w:sz w:val="23"/>
          <w:szCs w:val="23"/>
        </w:rPr>
        <w:t>으며</w:t>
      </w:r>
      <w:r w:rsidR="00786425" w:rsidRPr="00B51FA5">
        <w:rPr>
          <w:rFonts w:ascii="Times New Roman" w:hint="eastAsia"/>
          <w:bCs/>
          <w:sz w:val="23"/>
          <w:szCs w:val="23"/>
        </w:rPr>
        <w:t xml:space="preserve">, </w:t>
      </w:r>
      <w:r w:rsidR="00786425" w:rsidRPr="00B51FA5">
        <w:rPr>
          <w:rFonts w:ascii="Times New Roman" w:hint="eastAsia"/>
          <w:bCs/>
          <w:sz w:val="23"/>
          <w:szCs w:val="23"/>
        </w:rPr>
        <w:t>관련</w:t>
      </w:r>
      <w:r w:rsidR="00786425" w:rsidRPr="00B51FA5">
        <w:rPr>
          <w:rFonts w:ascii="Times New Roman" w:hint="eastAsia"/>
          <w:bCs/>
          <w:sz w:val="23"/>
          <w:szCs w:val="23"/>
        </w:rPr>
        <w:t xml:space="preserve"> </w:t>
      </w:r>
      <w:r w:rsidR="00786425" w:rsidRPr="00B51FA5">
        <w:rPr>
          <w:rFonts w:ascii="Times New Roman" w:hint="eastAsia"/>
          <w:bCs/>
          <w:sz w:val="23"/>
          <w:szCs w:val="23"/>
        </w:rPr>
        <w:t>조항에서</w:t>
      </w:r>
      <w:r w:rsidR="00786425" w:rsidRPr="00B51FA5">
        <w:rPr>
          <w:rFonts w:ascii="Times New Roman" w:hint="eastAsia"/>
          <w:bCs/>
          <w:sz w:val="23"/>
          <w:szCs w:val="23"/>
        </w:rPr>
        <w:t xml:space="preserve"> </w:t>
      </w:r>
      <w:r w:rsidR="00786425" w:rsidRPr="00B51FA5">
        <w:rPr>
          <w:rFonts w:ascii="Times New Roman" w:hint="eastAsia"/>
          <w:bCs/>
          <w:sz w:val="23"/>
          <w:szCs w:val="23"/>
        </w:rPr>
        <w:t>달리</w:t>
      </w:r>
      <w:r w:rsidR="00786425" w:rsidRPr="00B51FA5">
        <w:rPr>
          <w:rFonts w:ascii="Times New Roman" w:hint="eastAsia"/>
          <w:bCs/>
          <w:sz w:val="23"/>
          <w:szCs w:val="23"/>
        </w:rPr>
        <w:t xml:space="preserve"> </w:t>
      </w:r>
      <w:r w:rsidR="00786425" w:rsidRPr="00B51FA5">
        <w:rPr>
          <w:rFonts w:ascii="Times New Roman" w:hint="eastAsia"/>
          <w:bCs/>
          <w:sz w:val="23"/>
          <w:szCs w:val="23"/>
        </w:rPr>
        <w:t>정함이</w:t>
      </w:r>
      <w:r w:rsidR="00786425" w:rsidRPr="00B51FA5">
        <w:rPr>
          <w:rFonts w:ascii="Times New Roman" w:hint="eastAsia"/>
          <w:bCs/>
          <w:sz w:val="23"/>
          <w:szCs w:val="23"/>
        </w:rPr>
        <w:t xml:space="preserve"> </w:t>
      </w:r>
      <w:r w:rsidR="00786425" w:rsidRPr="00B51FA5">
        <w:rPr>
          <w:rFonts w:ascii="Times New Roman" w:hint="eastAsia"/>
          <w:bCs/>
          <w:sz w:val="23"/>
          <w:szCs w:val="23"/>
        </w:rPr>
        <w:t>없는</w:t>
      </w:r>
      <w:r w:rsidR="00786425" w:rsidRPr="00B51FA5">
        <w:rPr>
          <w:rFonts w:ascii="Times New Roman" w:hint="eastAsia"/>
          <w:bCs/>
          <w:sz w:val="23"/>
          <w:szCs w:val="23"/>
        </w:rPr>
        <w:t xml:space="preserve"> </w:t>
      </w:r>
      <w:r w:rsidR="00786425" w:rsidRPr="00B51FA5">
        <w:rPr>
          <w:rFonts w:ascii="Times New Roman" w:hint="eastAsia"/>
          <w:bCs/>
          <w:sz w:val="23"/>
          <w:szCs w:val="23"/>
        </w:rPr>
        <w:t>한</w:t>
      </w:r>
      <w:r w:rsidR="00786425" w:rsidRPr="00B51FA5">
        <w:rPr>
          <w:rFonts w:ascii="Times New Roman" w:hint="eastAsia"/>
          <w:bCs/>
          <w:sz w:val="23"/>
          <w:szCs w:val="23"/>
        </w:rPr>
        <w:t xml:space="preserve"> </w:t>
      </w:r>
      <w:r w:rsidR="00786425" w:rsidRPr="00B51FA5">
        <w:rPr>
          <w:rFonts w:ascii="Times New Roman" w:hint="eastAsia"/>
          <w:bCs/>
          <w:sz w:val="23"/>
          <w:szCs w:val="23"/>
        </w:rPr>
        <w:t>그</w:t>
      </w:r>
      <w:r w:rsidR="00786425" w:rsidRPr="00B51FA5">
        <w:rPr>
          <w:rFonts w:ascii="Times New Roman" w:hint="eastAsia"/>
          <w:bCs/>
          <w:sz w:val="23"/>
          <w:szCs w:val="23"/>
        </w:rPr>
        <w:t xml:space="preserve"> </w:t>
      </w:r>
      <w:r w:rsidR="00786425" w:rsidRPr="00B51FA5">
        <w:rPr>
          <w:rFonts w:ascii="Times New Roman" w:hint="eastAsia"/>
          <w:bCs/>
          <w:sz w:val="23"/>
          <w:szCs w:val="23"/>
        </w:rPr>
        <w:t>이행지체</w:t>
      </w:r>
      <w:r w:rsidR="00786425" w:rsidRPr="00B51FA5">
        <w:rPr>
          <w:rFonts w:ascii="Times New Roman" w:hint="eastAsia"/>
          <w:bCs/>
          <w:sz w:val="23"/>
          <w:szCs w:val="23"/>
        </w:rPr>
        <w:t xml:space="preserve"> </w:t>
      </w:r>
      <w:r w:rsidR="00786425" w:rsidRPr="00B51FA5">
        <w:rPr>
          <w:rFonts w:ascii="Times New Roman" w:hint="eastAsia"/>
          <w:bCs/>
          <w:sz w:val="23"/>
          <w:szCs w:val="23"/>
        </w:rPr>
        <w:t>시에는</w:t>
      </w:r>
      <w:r w:rsidR="00786425" w:rsidRPr="00B51FA5">
        <w:rPr>
          <w:rFonts w:ascii="Times New Roman" w:hint="eastAsia"/>
          <w:bCs/>
          <w:sz w:val="23"/>
          <w:szCs w:val="23"/>
        </w:rPr>
        <w:t xml:space="preserve"> </w:t>
      </w:r>
      <w:r w:rsidR="00786425" w:rsidRPr="00B51FA5">
        <w:rPr>
          <w:rFonts w:ascii="Times New Roman" w:hint="eastAsia"/>
          <w:bCs/>
          <w:sz w:val="23"/>
          <w:szCs w:val="23"/>
        </w:rPr>
        <w:t>연</w:t>
      </w:r>
      <w:r w:rsidR="00786425" w:rsidRPr="00B51FA5">
        <w:rPr>
          <w:rFonts w:ascii="Times New Roman" w:hint="eastAsia"/>
          <w:bCs/>
          <w:sz w:val="23"/>
          <w:szCs w:val="23"/>
        </w:rPr>
        <w:t xml:space="preserve"> </w:t>
      </w:r>
      <w:r w:rsidR="00786425" w:rsidRPr="00B51FA5">
        <w:rPr>
          <w:rFonts w:ascii="Times New Roman"/>
          <w:bCs/>
          <w:sz w:val="23"/>
          <w:szCs w:val="23"/>
        </w:rPr>
        <w:t>6</w:t>
      </w:r>
      <w:r w:rsidR="00786425" w:rsidRPr="00B51FA5">
        <w:rPr>
          <w:rFonts w:ascii="Times New Roman" w:hint="eastAsia"/>
          <w:bCs/>
          <w:sz w:val="23"/>
          <w:szCs w:val="23"/>
        </w:rPr>
        <w:t>%</w:t>
      </w:r>
      <w:r w:rsidR="00786425" w:rsidRPr="00B51FA5">
        <w:rPr>
          <w:rFonts w:ascii="Times New Roman" w:hint="eastAsia"/>
          <w:bCs/>
          <w:sz w:val="23"/>
          <w:szCs w:val="23"/>
        </w:rPr>
        <w:t>의</w:t>
      </w:r>
      <w:r w:rsidR="00786425" w:rsidRPr="00B51FA5">
        <w:rPr>
          <w:rFonts w:ascii="Times New Roman" w:hint="eastAsia"/>
          <w:bCs/>
          <w:sz w:val="23"/>
          <w:szCs w:val="23"/>
        </w:rPr>
        <w:t xml:space="preserve"> </w:t>
      </w:r>
      <w:r w:rsidR="00786425" w:rsidRPr="00B51FA5">
        <w:rPr>
          <w:rFonts w:ascii="Times New Roman" w:hint="eastAsia"/>
          <w:bCs/>
          <w:sz w:val="23"/>
          <w:szCs w:val="23"/>
        </w:rPr>
        <w:t>비율에</w:t>
      </w:r>
      <w:r w:rsidR="00786425" w:rsidRPr="00B51FA5">
        <w:rPr>
          <w:rFonts w:ascii="Times New Roman" w:hint="eastAsia"/>
          <w:bCs/>
          <w:sz w:val="23"/>
          <w:szCs w:val="23"/>
        </w:rPr>
        <w:t xml:space="preserve"> </w:t>
      </w:r>
      <w:r w:rsidR="00786425" w:rsidRPr="00B51FA5">
        <w:rPr>
          <w:rFonts w:ascii="Times New Roman" w:hint="eastAsia"/>
          <w:bCs/>
          <w:sz w:val="23"/>
          <w:szCs w:val="23"/>
        </w:rPr>
        <w:t>의한</w:t>
      </w:r>
      <w:r w:rsidR="00786425" w:rsidRPr="00B51FA5">
        <w:rPr>
          <w:rFonts w:ascii="Times New Roman" w:hint="eastAsia"/>
          <w:bCs/>
          <w:sz w:val="23"/>
          <w:szCs w:val="23"/>
        </w:rPr>
        <w:t xml:space="preserve"> </w:t>
      </w:r>
      <w:r w:rsidR="00786425" w:rsidRPr="00B51FA5">
        <w:rPr>
          <w:rFonts w:ascii="Times New Roman" w:hint="eastAsia"/>
          <w:bCs/>
          <w:sz w:val="23"/>
          <w:szCs w:val="23"/>
        </w:rPr>
        <w:t>지연손해금이</w:t>
      </w:r>
      <w:r w:rsidR="00786425" w:rsidRPr="00B51FA5">
        <w:rPr>
          <w:rFonts w:ascii="Times New Roman" w:hint="eastAsia"/>
          <w:bCs/>
          <w:sz w:val="23"/>
          <w:szCs w:val="23"/>
        </w:rPr>
        <w:t xml:space="preserve"> </w:t>
      </w:r>
      <w:r w:rsidR="00786425" w:rsidRPr="00B51FA5">
        <w:rPr>
          <w:rFonts w:ascii="Times New Roman" w:hint="eastAsia"/>
          <w:bCs/>
          <w:sz w:val="23"/>
          <w:szCs w:val="23"/>
        </w:rPr>
        <w:t>발생한다</w:t>
      </w:r>
      <w:r w:rsidR="00786425" w:rsidRPr="00B51FA5">
        <w:rPr>
          <w:rFonts w:ascii="Times New Roman" w:hint="eastAsia"/>
          <w:bCs/>
          <w:sz w:val="23"/>
          <w:szCs w:val="23"/>
        </w:rPr>
        <w:t>.</w:t>
      </w:r>
    </w:p>
    <w:p w14:paraId="4A382282" w14:textId="77777777" w:rsidR="00786425" w:rsidRPr="00B51FA5" w:rsidRDefault="00786425" w:rsidP="00B51FA5">
      <w:pPr>
        <w:numPr>
          <w:ilvl w:val="1"/>
          <w:numId w:val="51"/>
        </w:numPr>
        <w:snapToGrid w:val="0"/>
        <w:spacing w:before="180" w:after="180" w:line="360" w:lineRule="atLeast"/>
        <w:rPr>
          <w:rFonts w:ascii="Times New Roman"/>
          <w:bCs/>
          <w:sz w:val="23"/>
          <w:szCs w:val="23"/>
          <w:u w:val="single"/>
        </w:rPr>
      </w:pPr>
      <w:r w:rsidRPr="00883718">
        <w:rPr>
          <w:rFonts w:ascii="Times New Roman"/>
          <w:bCs/>
          <w:sz w:val="23"/>
          <w:szCs w:val="23"/>
          <w:u w:val="single"/>
        </w:rPr>
        <w:t>통지</w:t>
      </w:r>
      <w:r w:rsidRPr="00B51FA5">
        <w:rPr>
          <w:rFonts w:ascii="Times New Roman"/>
          <w:bCs/>
          <w:sz w:val="23"/>
          <w:szCs w:val="23"/>
          <w:u w:val="single"/>
        </w:rPr>
        <w:t>.</w:t>
      </w:r>
      <w:r w:rsidRPr="00883718">
        <w:rPr>
          <w:rFonts w:ascii="Times New Roman"/>
          <w:bCs/>
          <w:sz w:val="23"/>
          <w:szCs w:val="23"/>
        </w:rPr>
        <w:t xml:space="preserve">  </w:t>
      </w:r>
      <w:r w:rsidRPr="000575B1">
        <w:rPr>
          <w:rFonts w:ascii="Times New Roman"/>
          <w:bCs/>
          <w:sz w:val="23"/>
          <w:szCs w:val="23"/>
        </w:rPr>
        <w:t>본</w:t>
      </w:r>
      <w:r w:rsidRPr="00522B89">
        <w:rPr>
          <w:rFonts w:ascii="Times New Roman"/>
          <w:bCs/>
          <w:sz w:val="23"/>
          <w:szCs w:val="23"/>
        </w:rPr>
        <w:t xml:space="preserve"> </w:t>
      </w:r>
      <w:r w:rsidRPr="00B51FA5">
        <w:rPr>
          <w:rFonts w:ascii="Times New Roman"/>
          <w:bCs/>
          <w:sz w:val="23"/>
          <w:szCs w:val="23"/>
        </w:rPr>
        <w:t>계약에</w:t>
      </w:r>
      <w:r w:rsidRPr="00B51FA5">
        <w:rPr>
          <w:rFonts w:ascii="Times New Roman"/>
          <w:bCs/>
          <w:sz w:val="23"/>
          <w:szCs w:val="23"/>
        </w:rPr>
        <w:t xml:space="preserve"> </w:t>
      </w:r>
      <w:r w:rsidRPr="00B51FA5">
        <w:rPr>
          <w:rFonts w:ascii="Times New Roman"/>
          <w:bCs/>
          <w:sz w:val="23"/>
          <w:szCs w:val="23"/>
        </w:rPr>
        <w:t>따른</w:t>
      </w:r>
      <w:r w:rsidRPr="00B51FA5">
        <w:rPr>
          <w:rFonts w:ascii="Times New Roman"/>
          <w:bCs/>
          <w:sz w:val="23"/>
          <w:szCs w:val="23"/>
        </w:rPr>
        <w:t xml:space="preserve"> </w:t>
      </w:r>
      <w:r w:rsidRPr="00B51FA5">
        <w:rPr>
          <w:rFonts w:ascii="Times New Roman"/>
          <w:bCs/>
          <w:sz w:val="23"/>
          <w:szCs w:val="23"/>
        </w:rPr>
        <w:t>통지</w:t>
      </w:r>
      <w:r w:rsidRPr="00B51FA5">
        <w:rPr>
          <w:rFonts w:ascii="Times New Roman"/>
          <w:bCs/>
          <w:sz w:val="23"/>
          <w:szCs w:val="23"/>
        </w:rPr>
        <w:t xml:space="preserve">, </w:t>
      </w:r>
      <w:r w:rsidRPr="00B51FA5">
        <w:rPr>
          <w:rFonts w:ascii="Times New Roman"/>
          <w:bCs/>
          <w:sz w:val="23"/>
          <w:szCs w:val="23"/>
        </w:rPr>
        <w:t>요구</w:t>
      </w:r>
      <w:r w:rsidRPr="00B51FA5">
        <w:rPr>
          <w:rFonts w:ascii="Times New Roman"/>
          <w:bCs/>
          <w:sz w:val="23"/>
          <w:szCs w:val="23"/>
        </w:rPr>
        <w:t xml:space="preserve">, </w:t>
      </w:r>
      <w:r w:rsidRPr="00B51FA5">
        <w:rPr>
          <w:rFonts w:ascii="Times New Roman"/>
          <w:bCs/>
          <w:sz w:val="23"/>
          <w:szCs w:val="23"/>
        </w:rPr>
        <w:t>요청</w:t>
      </w:r>
      <w:r w:rsidRPr="00B51FA5">
        <w:rPr>
          <w:rFonts w:ascii="Times New Roman"/>
          <w:bCs/>
          <w:sz w:val="23"/>
          <w:szCs w:val="23"/>
        </w:rPr>
        <w:t xml:space="preserve">, </w:t>
      </w:r>
      <w:r w:rsidRPr="00B51FA5">
        <w:rPr>
          <w:rFonts w:ascii="Times New Roman"/>
          <w:bCs/>
          <w:sz w:val="23"/>
          <w:szCs w:val="23"/>
        </w:rPr>
        <w:t>동의</w:t>
      </w:r>
      <w:r w:rsidRPr="00B51FA5">
        <w:rPr>
          <w:rFonts w:ascii="Times New Roman"/>
          <w:bCs/>
          <w:sz w:val="23"/>
          <w:szCs w:val="23"/>
        </w:rPr>
        <w:t xml:space="preserve"> </w:t>
      </w:r>
      <w:r w:rsidRPr="00B51FA5">
        <w:rPr>
          <w:rFonts w:ascii="Times New Roman"/>
          <w:bCs/>
          <w:sz w:val="23"/>
          <w:szCs w:val="23"/>
        </w:rPr>
        <w:t>기타</w:t>
      </w:r>
      <w:r w:rsidRPr="00B51FA5">
        <w:rPr>
          <w:rFonts w:ascii="Times New Roman"/>
          <w:bCs/>
          <w:sz w:val="23"/>
          <w:szCs w:val="23"/>
        </w:rPr>
        <w:t xml:space="preserve"> </w:t>
      </w:r>
      <w:r w:rsidRPr="00B51FA5">
        <w:rPr>
          <w:rFonts w:ascii="Times New Roman"/>
          <w:bCs/>
          <w:sz w:val="23"/>
          <w:szCs w:val="23"/>
        </w:rPr>
        <w:t>연락은</w:t>
      </w:r>
      <w:r w:rsidRPr="00B51FA5">
        <w:rPr>
          <w:rFonts w:ascii="Times New Roman"/>
          <w:bCs/>
          <w:sz w:val="23"/>
          <w:szCs w:val="23"/>
        </w:rPr>
        <w:t xml:space="preserve"> </w:t>
      </w:r>
      <w:r w:rsidRPr="00B51FA5">
        <w:rPr>
          <w:rFonts w:ascii="Times New Roman"/>
          <w:bCs/>
          <w:sz w:val="23"/>
          <w:szCs w:val="23"/>
        </w:rPr>
        <w:t>서면으로</w:t>
      </w:r>
      <w:r w:rsidRPr="00B51FA5">
        <w:rPr>
          <w:rFonts w:ascii="Times New Roman"/>
          <w:bCs/>
          <w:sz w:val="23"/>
          <w:szCs w:val="23"/>
        </w:rPr>
        <w:t xml:space="preserve"> </w:t>
      </w:r>
      <w:r w:rsidRPr="00B51FA5">
        <w:rPr>
          <w:rFonts w:ascii="Times New Roman"/>
          <w:bCs/>
          <w:sz w:val="23"/>
          <w:szCs w:val="23"/>
        </w:rPr>
        <w:t>하여야</w:t>
      </w:r>
      <w:r w:rsidRPr="00B51FA5">
        <w:rPr>
          <w:rFonts w:ascii="Times New Roman"/>
          <w:bCs/>
          <w:sz w:val="23"/>
          <w:szCs w:val="23"/>
        </w:rPr>
        <w:t xml:space="preserve"> </w:t>
      </w:r>
      <w:r w:rsidRPr="00B51FA5">
        <w:rPr>
          <w:rFonts w:ascii="Times New Roman"/>
          <w:bCs/>
          <w:sz w:val="23"/>
          <w:szCs w:val="23"/>
        </w:rPr>
        <w:t>하고</w:t>
      </w:r>
      <w:r w:rsidRPr="00B51FA5">
        <w:rPr>
          <w:rFonts w:ascii="Times New Roman"/>
          <w:bCs/>
          <w:sz w:val="23"/>
          <w:szCs w:val="23"/>
        </w:rPr>
        <w:t xml:space="preserve">, </w:t>
      </w:r>
      <w:r w:rsidRPr="00B51FA5">
        <w:rPr>
          <w:rFonts w:ascii="Times New Roman"/>
          <w:bCs/>
          <w:sz w:val="23"/>
          <w:szCs w:val="23"/>
        </w:rPr>
        <w:t>다음</w:t>
      </w:r>
      <w:r w:rsidRPr="00B51FA5">
        <w:rPr>
          <w:rFonts w:ascii="Times New Roman"/>
          <w:bCs/>
          <w:sz w:val="23"/>
          <w:szCs w:val="23"/>
        </w:rPr>
        <w:t xml:space="preserve"> </w:t>
      </w:r>
      <w:r w:rsidRPr="00B51FA5">
        <w:rPr>
          <w:rFonts w:ascii="Times New Roman"/>
          <w:bCs/>
          <w:sz w:val="23"/>
          <w:szCs w:val="23"/>
        </w:rPr>
        <w:t>주소</w:t>
      </w:r>
      <w:r w:rsidRPr="00B51FA5">
        <w:rPr>
          <w:rFonts w:ascii="Times New Roman"/>
          <w:bCs/>
          <w:sz w:val="23"/>
          <w:szCs w:val="23"/>
        </w:rPr>
        <w:t xml:space="preserve"> </w:t>
      </w:r>
      <w:r w:rsidRPr="00B51FA5">
        <w:rPr>
          <w:rFonts w:ascii="Times New Roman"/>
          <w:bCs/>
          <w:sz w:val="23"/>
          <w:szCs w:val="23"/>
        </w:rPr>
        <w:t>및</w:t>
      </w:r>
      <w:r w:rsidRPr="00B51FA5">
        <w:rPr>
          <w:rFonts w:ascii="Times New Roman"/>
          <w:bCs/>
          <w:sz w:val="23"/>
          <w:szCs w:val="23"/>
        </w:rPr>
        <w:t xml:space="preserve"> </w:t>
      </w:r>
      <w:r w:rsidRPr="00B51FA5">
        <w:rPr>
          <w:rFonts w:ascii="Times New Roman"/>
          <w:bCs/>
          <w:sz w:val="23"/>
          <w:szCs w:val="23"/>
        </w:rPr>
        <w:t>번호로</w:t>
      </w:r>
      <w:r w:rsidRPr="00B51FA5">
        <w:rPr>
          <w:rFonts w:ascii="Times New Roman"/>
          <w:bCs/>
          <w:sz w:val="23"/>
          <w:szCs w:val="23"/>
        </w:rPr>
        <w:t xml:space="preserve"> </w:t>
      </w:r>
      <w:r w:rsidRPr="00B51FA5">
        <w:rPr>
          <w:rFonts w:ascii="Times New Roman"/>
          <w:bCs/>
          <w:sz w:val="23"/>
          <w:szCs w:val="23"/>
        </w:rPr>
        <w:t>또는</w:t>
      </w:r>
      <w:r w:rsidRPr="00B51FA5">
        <w:rPr>
          <w:rFonts w:ascii="Times New Roman"/>
          <w:bCs/>
          <w:sz w:val="23"/>
          <w:szCs w:val="23"/>
        </w:rPr>
        <w:t xml:space="preserve"> </w:t>
      </w:r>
      <w:r w:rsidRPr="00B51FA5">
        <w:rPr>
          <w:rFonts w:ascii="Times New Roman"/>
          <w:bCs/>
          <w:sz w:val="23"/>
          <w:szCs w:val="23"/>
        </w:rPr>
        <w:t>일방</w:t>
      </w:r>
      <w:r w:rsidRPr="00B51FA5">
        <w:rPr>
          <w:rFonts w:ascii="Times New Roman"/>
          <w:bCs/>
          <w:sz w:val="23"/>
          <w:szCs w:val="23"/>
        </w:rPr>
        <w:t xml:space="preserve"> </w:t>
      </w:r>
      <w:r w:rsidRPr="00B51FA5">
        <w:rPr>
          <w:rFonts w:ascii="Times New Roman"/>
          <w:bCs/>
          <w:sz w:val="23"/>
          <w:szCs w:val="23"/>
        </w:rPr>
        <w:t>당사자가</w:t>
      </w:r>
      <w:r w:rsidRPr="00B51FA5">
        <w:rPr>
          <w:rFonts w:ascii="Times New Roman"/>
          <w:bCs/>
          <w:sz w:val="23"/>
          <w:szCs w:val="23"/>
        </w:rPr>
        <w:t xml:space="preserve"> </w:t>
      </w:r>
      <w:r w:rsidRPr="00B51FA5">
        <w:rPr>
          <w:rFonts w:ascii="Times New Roman"/>
          <w:bCs/>
          <w:sz w:val="23"/>
          <w:szCs w:val="23"/>
        </w:rPr>
        <w:t>상대방</w:t>
      </w:r>
      <w:r w:rsidRPr="00B51FA5">
        <w:rPr>
          <w:rFonts w:ascii="Times New Roman"/>
          <w:bCs/>
          <w:sz w:val="23"/>
          <w:szCs w:val="23"/>
        </w:rPr>
        <w:t xml:space="preserve"> </w:t>
      </w:r>
      <w:r w:rsidRPr="00B51FA5">
        <w:rPr>
          <w:rFonts w:ascii="Times New Roman"/>
          <w:bCs/>
          <w:sz w:val="23"/>
          <w:szCs w:val="23"/>
        </w:rPr>
        <w:t>당사자에</w:t>
      </w:r>
      <w:r w:rsidRPr="00B51FA5">
        <w:rPr>
          <w:rFonts w:ascii="Times New Roman"/>
          <w:bCs/>
          <w:sz w:val="23"/>
          <w:szCs w:val="23"/>
        </w:rPr>
        <w:t xml:space="preserve"> </w:t>
      </w:r>
      <w:r w:rsidRPr="00B51FA5">
        <w:rPr>
          <w:rFonts w:ascii="Times New Roman"/>
          <w:bCs/>
          <w:sz w:val="23"/>
          <w:szCs w:val="23"/>
        </w:rPr>
        <w:t>통지하여</w:t>
      </w:r>
      <w:r w:rsidRPr="00B51FA5">
        <w:rPr>
          <w:rFonts w:ascii="Times New Roman"/>
          <w:bCs/>
          <w:sz w:val="23"/>
          <w:szCs w:val="23"/>
        </w:rPr>
        <w:t xml:space="preserve"> </w:t>
      </w:r>
      <w:r w:rsidRPr="00B51FA5">
        <w:rPr>
          <w:rFonts w:ascii="Times New Roman"/>
          <w:bCs/>
          <w:sz w:val="23"/>
          <w:szCs w:val="23"/>
        </w:rPr>
        <w:t>지정한</w:t>
      </w:r>
      <w:r w:rsidRPr="00B51FA5">
        <w:rPr>
          <w:rFonts w:ascii="Times New Roman"/>
          <w:bCs/>
          <w:sz w:val="23"/>
          <w:szCs w:val="23"/>
        </w:rPr>
        <w:t xml:space="preserve"> </w:t>
      </w:r>
      <w:r w:rsidRPr="00B51FA5">
        <w:rPr>
          <w:rFonts w:ascii="Times New Roman"/>
          <w:bCs/>
          <w:sz w:val="23"/>
          <w:szCs w:val="23"/>
        </w:rPr>
        <w:t>주소</w:t>
      </w:r>
      <w:r w:rsidRPr="00B51FA5">
        <w:rPr>
          <w:rFonts w:ascii="Times New Roman"/>
          <w:bCs/>
          <w:sz w:val="23"/>
          <w:szCs w:val="23"/>
        </w:rPr>
        <w:t xml:space="preserve"> </w:t>
      </w:r>
      <w:r w:rsidRPr="00B51FA5">
        <w:rPr>
          <w:rFonts w:ascii="Times New Roman"/>
          <w:bCs/>
          <w:sz w:val="23"/>
          <w:szCs w:val="23"/>
        </w:rPr>
        <w:t>또는</w:t>
      </w:r>
      <w:r w:rsidRPr="00B51FA5">
        <w:rPr>
          <w:rFonts w:ascii="Times New Roman"/>
          <w:bCs/>
          <w:sz w:val="23"/>
          <w:szCs w:val="23"/>
        </w:rPr>
        <w:t xml:space="preserve"> </w:t>
      </w:r>
      <w:r w:rsidRPr="00B51FA5">
        <w:rPr>
          <w:rFonts w:ascii="Times New Roman"/>
          <w:bCs/>
          <w:sz w:val="23"/>
          <w:szCs w:val="23"/>
        </w:rPr>
        <w:t>번호로</w:t>
      </w:r>
      <w:r w:rsidRPr="00B51FA5">
        <w:rPr>
          <w:rFonts w:ascii="Times New Roman"/>
          <w:bCs/>
          <w:sz w:val="23"/>
          <w:szCs w:val="23"/>
        </w:rPr>
        <w:t xml:space="preserve"> </w:t>
      </w:r>
      <w:r w:rsidRPr="00B51FA5">
        <w:rPr>
          <w:rFonts w:ascii="Times New Roman" w:hint="eastAsia"/>
          <w:bCs/>
          <w:sz w:val="23"/>
          <w:szCs w:val="23"/>
        </w:rPr>
        <w:t>인편</w:t>
      </w:r>
      <w:r w:rsidRPr="00B51FA5">
        <w:rPr>
          <w:rFonts w:ascii="Times New Roman" w:hint="eastAsia"/>
          <w:bCs/>
          <w:sz w:val="23"/>
          <w:szCs w:val="23"/>
        </w:rPr>
        <w:t xml:space="preserve">, </w:t>
      </w:r>
      <w:r w:rsidRPr="00B51FA5">
        <w:rPr>
          <w:rFonts w:ascii="Times New Roman" w:hint="eastAsia"/>
          <w:bCs/>
          <w:sz w:val="23"/>
          <w:szCs w:val="23"/>
        </w:rPr>
        <w:t>이메일</w:t>
      </w:r>
      <w:r w:rsidRPr="00B51FA5">
        <w:rPr>
          <w:rFonts w:ascii="Times New Roman" w:hint="eastAsia"/>
          <w:bCs/>
          <w:sz w:val="23"/>
          <w:szCs w:val="23"/>
        </w:rPr>
        <w:t xml:space="preserve">, </w:t>
      </w:r>
      <w:r w:rsidRPr="00B51FA5">
        <w:rPr>
          <w:rFonts w:ascii="Times New Roman" w:hint="eastAsia"/>
          <w:bCs/>
          <w:sz w:val="23"/>
          <w:szCs w:val="23"/>
        </w:rPr>
        <w:t>팩시밀리</w:t>
      </w:r>
      <w:r w:rsidRPr="00B51FA5">
        <w:rPr>
          <w:rFonts w:ascii="Times New Roman" w:hint="eastAsia"/>
          <w:bCs/>
          <w:sz w:val="23"/>
          <w:szCs w:val="23"/>
        </w:rPr>
        <w:t xml:space="preserve">, </w:t>
      </w:r>
      <w:r w:rsidRPr="00B51FA5">
        <w:rPr>
          <w:rFonts w:ascii="Times New Roman" w:hint="eastAsia"/>
          <w:bCs/>
          <w:sz w:val="23"/>
          <w:szCs w:val="23"/>
        </w:rPr>
        <w:t>등기우편이나</w:t>
      </w:r>
      <w:r w:rsidRPr="00B51FA5">
        <w:rPr>
          <w:rFonts w:ascii="Times New Roman" w:hint="eastAsia"/>
          <w:bCs/>
          <w:sz w:val="23"/>
          <w:szCs w:val="23"/>
        </w:rPr>
        <w:t xml:space="preserve"> </w:t>
      </w:r>
      <w:r w:rsidRPr="00B51FA5">
        <w:rPr>
          <w:rFonts w:ascii="Times New Roman" w:hint="eastAsia"/>
          <w:bCs/>
          <w:sz w:val="23"/>
          <w:szCs w:val="23"/>
        </w:rPr>
        <w:t>배달증명우편</w:t>
      </w:r>
      <w:r w:rsidRPr="00B51FA5">
        <w:rPr>
          <w:rFonts w:ascii="Times New Roman" w:hint="eastAsia"/>
          <w:bCs/>
          <w:sz w:val="23"/>
          <w:szCs w:val="23"/>
        </w:rPr>
        <w:t xml:space="preserve"> </w:t>
      </w:r>
      <w:r w:rsidRPr="00B51FA5">
        <w:rPr>
          <w:rFonts w:ascii="Times New Roman" w:hint="eastAsia"/>
          <w:bCs/>
          <w:sz w:val="23"/>
          <w:szCs w:val="23"/>
        </w:rPr>
        <w:t>또는</w:t>
      </w:r>
      <w:r w:rsidRPr="00B51FA5">
        <w:rPr>
          <w:rFonts w:ascii="Times New Roman" w:hint="eastAsia"/>
          <w:bCs/>
          <w:sz w:val="23"/>
          <w:szCs w:val="23"/>
        </w:rPr>
        <w:t xml:space="preserve"> </w:t>
      </w:r>
      <w:r w:rsidRPr="00B51FA5">
        <w:rPr>
          <w:rFonts w:ascii="Times New Roman" w:hint="eastAsia"/>
          <w:bCs/>
          <w:sz w:val="23"/>
          <w:szCs w:val="23"/>
        </w:rPr>
        <w:t>국제적</w:t>
      </w:r>
      <w:r w:rsidRPr="00B51FA5">
        <w:rPr>
          <w:rFonts w:ascii="Times New Roman" w:hint="eastAsia"/>
          <w:bCs/>
          <w:sz w:val="23"/>
          <w:szCs w:val="23"/>
        </w:rPr>
        <w:t xml:space="preserve"> </w:t>
      </w:r>
      <w:r w:rsidRPr="00B51FA5">
        <w:rPr>
          <w:rFonts w:ascii="Times New Roman" w:hint="eastAsia"/>
          <w:bCs/>
          <w:sz w:val="23"/>
          <w:szCs w:val="23"/>
        </w:rPr>
        <w:t>인지도가</w:t>
      </w:r>
      <w:r w:rsidRPr="00B51FA5">
        <w:rPr>
          <w:rFonts w:ascii="Times New Roman" w:hint="eastAsia"/>
          <w:bCs/>
          <w:sz w:val="23"/>
          <w:szCs w:val="23"/>
        </w:rPr>
        <w:t xml:space="preserve"> </w:t>
      </w:r>
      <w:r w:rsidRPr="00B51FA5">
        <w:rPr>
          <w:rFonts w:ascii="Times New Roman" w:hint="eastAsia"/>
          <w:bCs/>
          <w:sz w:val="23"/>
          <w:szCs w:val="23"/>
        </w:rPr>
        <w:t>있는</w:t>
      </w:r>
      <w:r w:rsidRPr="00B51FA5">
        <w:rPr>
          <w:rFonts w:ascii="Times New Roman" w:hint="eastAsia"/>
          <w:bCs/>
          <w:sz w:val="23"/>
          <w:szCs w:val="23"/>
        </w:rPr>
        <w:t xml:space="preserve"> </w:t>
      </w:r>
      <w:proofErr w:type="spellStart"/>
      <w:r w:rsidRPr="00B51FA5">
        <w:rPr>
          <w:rFonts w:ascii="Times New Roman" w:hint="eastAsia"/>
          <w:bCs/>
          <w:sz w:val="23"/>
          <w:szCs w:val="23"/>
        </w:rPr>
        <w:t>상업서류</w:t>
      </w:r>
      <w:proofErr w:type="spellEnd"/>
      <w:r w:rsidRPr="00B51FA5">
        <w:rPr>
          <w:rFonts w:ascii="Times New Roman" w:hint="eastAsia"/>
          <w:bCs/>
          <w:sz w:val="23"/>
          <w:szCs w:val="23"/>
        </w:rPr>
        <w:t xml:space="preserve"> </w:t>
      </w:r>
      <w:proofErr w:type="spellStart"/>
      <w:r w:rsidRPr="00B51FA5">
        <w:rPr>
          <w:rFonts w:ascii="Times New Roman" w:hint="eastAsia"/>
          <w:bCs/>
          <w:sz w:val="23"/>
          <w:szCs w:val="23"/>
        </w:rPr>
        <w:t>송달회사를</w:t>
      </w:r>
      <w:proofErr w:type="spellEnd"/>
      <w:r w:rsidRPr="00B51FA5">
        <w:rPr>
          <w:rFonts w:ascii="Times New Roman" w:hint="eastAsia"/>
          <w:bCs/>
          <w:sz w:val="23"/>
          <w:szCs w:val="23"/>
        </w:rPr>
        <w:t xml:space="preserve"> </w:t>
      </w:r>
      <w:r w:rsidRPr="00B51FA5">
        <w:rPr>
          <w:rFonts w:ascii="Times New Roman" w:hint="eastAsia"/>
          <w:bCs/>
          <w:sz w:val="23"/>
          <w:szCs w:val="23"/>
        </w:rPr>
        <w:t>통해</w:t>
      </w:r>
      <w:r w:rsidRPr="00B51FA5">
        <w:rPr>
          <w:rFonts w:ascii="Times New Roman" w:hint="eastAsia"/>
          <w:bCs/>
          <w:sz w:val="23"/>
          <w:szCs w:val="23"/>
        </w:rPr>
        <w:t xml:space="preserve"> </w:t>
      </w:r>
      <w:r w:rsidRPr="00B51FA5">
        <w:rPr>
          <w:rFonts w:ascii="Times New Roman" w:hint="eastAsia"/>
          <w:bCs/>
          <w:sz w:val="23"/>
          <w:szCs w:val="23"/>
        </w:rPr>
        <w:t>이루어져야</w:t>
      </w:r>
      <w:r w:rsidRPr="00B51FA5">
        <w:rPr>
          <w:rFonts w:ascii="Times New Roman" w:hint="eastAsia"/>
          <w:bCs/>
          <w:sz w:val="23"/>
          <w:szCs w:val="23"/>
        </w:rPr>
        <w:t xml:space="preserve"> </w:t>
      </w:r>
      <w:r w:rsidRPr="00B51FA5">
        <w:rPr>
          <w:rFonts w:ascii="Times New Roman" w:hint="eastAsia"/>
          <w:bCs/>
          <w:sz w:val="23"/>
          <w:szCs w:val="23"/>
        </w:rPr>
        <w:t>한다</w:t>
      </w:r>
      <w:r w:rsidRPr="00B51FA5">
        <w:rPr>
          <w:rFonts w:ascii="Times New Roman"/>
          <w:bCs/>
          <w:sz w:val="23"/>
          <w:szCs w:val="23"/>
        </w:rPr>
        <w:t xml:space="preserve"> </w:t>
      </w:r>
      <w:r w:rsidRPr="00B51FA5">
        <w:rPr>
          <w:rFonts w:ascii="Times New Roman" w:hint="eastAsia"/>
          <w:bCs/>
          <w:sz w:val="23"/>
          <w:szCs w:val="23"/>
        </w:rPr>
        <w:t>본</w:t>
      </w:r>
      <w:r w:rsidRPr="00B51FA5">
        <w:rPr>
          <w:rFonts w:ascii="Times New Roman" w:hint="eastAsia"/>
          <w:bCs/>
          <w:sz w:val="23"/>
          <w:szCs w:val="23"/>
        </w:rPr>
        <w:t xml:space="preserve"> </w:t>
      </w:r>
      <w:r w:rsidRPr="00B51FA5">
        <w:rPr>
          <w:rFonts w:ascii="Times New Roman" w:hint="eastAsia"/>
          <w:bCs/>
          <w:sz w:val="23"/>
          <w:szCs w:val="23"/>
        </w:rPr>
        <w:t>조에</w:t>
      </w:r>
      <w:r w:rsidRPr="00B51FA5">
        <w:rPr>
          <w:rFonts w:ascii="Times New Roman" w:hint="eastAsia"/>
          <w:bCs/>
          <w:sz w:val="23"/>
          <w:szCs w:val="23"/>
        </w:rPr>
        <w:t xml:space="preserve"> </w:t>
      </w:r>
      <w:r w:rsidRPr="00B51FA5">
        <w:rPr>
          <w:rFonts w:ascii="Times New Roman" w:hint="eastAsia"/>
          <w:bCs/>
          <w:sz w:val="23"/>
          <w:szCs w:val="23"/>
        </w:rPr>
        <w:t>따른</w:t>
      </w:r>
      <w:r w:rsidRPr="00B51FA5">
        <w:rPr>
          <w:rFonts w:ascii="Times New Roman" w:hint="eastAsia"/>
          <w:bCs/>
          <w:sz w:val="23"/>
          <w:szCs w:val="23"/>
        </w:rPr>
        <w:t xml:space="preserve"> </w:t>
      </w:r>
      <w:r w:rsidRPr="00B51FA5">
        <w:rPr>
          <w:rFonts w:ascii="Times New Roman" w:hint="eastAsia"/>
          <w:bCs/>
          <w:sz w:val="23"/>
          <w:szCs w:val="23"/>
        </w:rPr>
        <w:t>통지는</w:t>
      </w:r>
      <w:r w:rsidRPr="00B51FA5">
        <w:rPr>
          <w:rFonts w:ascii="Times New Roman" w:hint="eastAsia"/>
          <w:bCs/>
          <w:sz w:val="23"/>
          <w:szCs w:val="23"/>
        </w:rPr>
        <w:t xml:space="preserve"> </w:t>
      </w:r>
      <w:r w:rsidRPr="00B51FA5">
        <w:rPr>
          <w:rFonts w:ascii="Times New Roman" w:hint="eastAsia"/>
          <w:bCs/>
          <w:sz w:val="23"/>
          <w:szCs w:val="23"/>
        </w:rPr>
        <w:t>수령</w:t>
      </w:r>
      <w:r w:rsidRPr="00B51FA5">
        <w:rPr>
          <w:rFonts w:ascii="Times New Roman" w:hint="eastAsia"/>
          <w:bCs/>
          <w:sz w:val="23"/>
          <w:szCs w:val="23"/>
        </w:rPr>
        <w:t xml:space="preserve"> </w:t>
      </w:r>
      <w:r w:rsidRPr="00B51FA5">
        <w:rPr>
          <w:rFonts w:ascii="Times New Roman" w:hint="eastAsia"/>
          <w:bCs/>
          <w:sz w:val="23"/>
          <w:szCs w:val="23"/>
        </w:rPr>
        <w:t>즉시</w:t>
      </w:r>
      <w:r w:rsidRPr="00B51FA5">
        <w:rPr>
          <w:rFonts w:ascii="Times New Roman" w:hint="eastAsia"/>
          <w:bCs/>
          <w:sz w:val="23"/>
          <w:szCs w:val="23"/>
        </w:rPr>
        <w:t xml:space="preserve"> </w:t>
      </w:r>
      <w:r w:rsidRPr="00B51FA5">
        <w:rPr>
          <w:rFonts w:ascii="Times New Roman" w:hint="eastAsia"/>
          <w:bCs/>
          <w:sz w:val="23"/>
          <w:szCs w:val="23"/>
        </w:rPr>
        <w:t>효력을</w:t>
      </w:r>
      <w:r w:rsidRPr="00B51FA5">
        <w:rPr>
          <w:rFonts w:ascii="Times New Roman" w:hint="eastAsia"/>
          <w:bCs/>
          <w:sz w:val="23"/>
          <w:szCs w:val="23"/>
        </w:rPr>
        <w:t xml:space="preserve"> </w:t>
      </w:r>
      <w:r w:rsidRPr="00B51FA5">
        <w:rPr>
          <w:rFonts w:ascii="Times New Roman" w:hint="eastAsia"/>
          <w:bCs/>
          <w:sz w:val="23"/>
          <w:szCs w:val="23"/>
        </w:rPr>
        <w:t>가지며</w:t>
      </w:r>
      <w:r w:rsidRPr="00B51FA5">
        <w:rPr>
          <w:rFonts w:ascii="Times New Roman" w:hint="eastAsia"/>
          <w:bCs/>
          <w:sz w:val="23"/>
          <w:szCs w:val="23"/>
        </w:rPr>
        <w:t>, (</w:t>
      </w:r>
      <w:proofErr w:type="spellStart"/>
      <w:r w:rsidRPr="00B51FA5">
        <w:rPr>
          <w:rFonts w:ascii="Times New Roman"/>
          <w:bCs/>
          <w:sz w:val="23"/>
          <w:szCs w:val="23"/>
        </w:rPr>
        <w:t>i</w:t>
      </w:r>
      <w:proofErr w:type="spellEnd"/>
      <w:r w:rsidRPr="00B51FA5">
        <w:rPr>
          <w:rFonts w:ascii="Times New Roman"/>
          <w:bCs/>
          <w:sz w:val="23"/>
          <w:szCs w:val="23"/>
        </w:rPr>
        <w:t xml:space="preserve">) </w:t>
      </w:r>
      <w:r w:rsidRPr="00B51FA5">
        <w:rPr>
          <w:rFonts w:ascii="Times New Roman" w:hint="eastAsia"/>
          <w:bCs/>
          <w:sz w:val="23"/>
          <w:szCs w:val="23"/>
        </w:rPr>
        <w:t>등기우편</w:t>
      </w:r>
      <w:r w:rsidRPr="00B51FA5">
        <w:rPr>
          <w:rFonts w:ascii="Times New Roman" w:hint="eastAsia"/>
          <w:bCs/>
          <w:sz w:val="23"/>
          <w:szCs w:val="23"/>
        </w:rPr>
        <w:t xml:space="preserve"> </w:t>
      </w:r>
      <w:r w:rsidRPr="00B51FA5">
        <w:rPr>
          <w:rFonts w:ascii="Times New Roman" w:hint="eastAsia"/>
          <w:bCs/>
          <w:sz w:val="23"/>
          <w:szCs w:val="23"/>
        </w:rPr>
        <w:t>또는</w:t>
      </w:r>
      <w:r w:rsidRPr="00B51FA5">
        <w:rPr>
          <w:rFonts w:ascii="Times New Roman" w:hint="eastAsia"/>
          <w:bCs/>
          <w:sz w:val="23"/>
          <w:szCs w:val="23"/>
        </w:rPr>
        <w:t xml:space="preserve"> </w:t>
      </w:r>
      <w:r w:rsidRPr="00B51FA5">
        <w:rPr>
          <w:rFonts w:ascii="Times New Roman" w:hint="eastAsia"/>
          <w:bCs/>
          <w:sz w:val="23"/>
          <w:szCs w:val="23"/>
        </w:rPr>
        <w:t>배달증명우편의</w:t>
      </w:r>
      <w:r w:rsidRPr="00B51FA5">
        <w:rPr>
          <w:rFonts w:ascii="Times New Roman" w:hint="eastAsia"/>
          <w:bCs/>
          <w:sz w:val="23"/>
          <w:szCs w:val="23"/>
        </w:rPr>
        <w:t xml:space="preserve"> </w:t>
      </w:r>
      <w:r w:rsidRPr="00B51FA5">
        <w:rPr>
          <w:rFonts w:ascii="Times New Roman" w:hint="eastAsia"/>
          <w:bCs/>
          <w:sz w:val="23"/>
          <w:szCs w:val="23"/>
        </w:rPr>
        <w:t>경우</w:t>
      </w:r>
      <w:r w:rsidRPr="00B51FA5">
        <w:rPr>
          <w:rFonts w:ascii="Times New Roman" w:hint="eastAsia"/>
          <w:bCs/>
          <w:sz w:val="23"/>
          <w:szCs w:val="23"/>
        </w:rPr>
        <w:t xml:space="preserve"> </w:t>
      </w:r>
      <w:r w:rsidRPr="00B51FA5">
        <w:rPr>
          <w:rFonts w:ascii="Times New Roman" w:hint="eastAsia"/>
          <w:bCs/>
          <w:sz w:val="23"/>
          <w:szCs w:val="23"/>
        </w:rPr>
        <w:t>발송일로부터</w:t>
      </w:r>
      <w:r w:rsidRPr="00B51FA5">
        <w:rPr>
          <w:rFonts w:ascii="Times New Roman" w:hint="eastAsia"/>
          <w:bCs/>
          <w:sz w:val="23"/>
          <w:szCs w:val="23"/>
        </w:rPr>
        <w:t xml:space="preserve"> 3</w:t>
      </w:r>
      <w:r w:rsidRPr="00B51FA5">
        <w:rPr>
          <w:rFonts w:ascii="Times New Roman" w:hint="eastAsia"/>
          <w:bCs/>
          <w:sz w:val="23"/>
          <w:szCs w:val="23"/>
        </w:rPr>
        <w:t>영업일이</w:t>
      </w:r>
      <w:r w:rsidRPr="00B51FA5">
        <w:rPr>
          <w:rFonts w:ascii="Times New Roman" w:hint="eastAsia"/>
          <w:bCs/>
          <w:sz w:val="23"/>
          <w:szCs w:val="23"/>
        </w:rPr>
        <w:t xml:space="preserve"> </w:t>
      </w:r>
      <w:r w:rsidRPr="00B51FA5">
        <w:rPr>
          <w:rFonts w:ascii="Times New Roman" w:hint="eastAsia"/>
          <w:bCs/>
          <w:sz w:val="23"/>
          <w:szCs w:val="23"/>
        </w:rPr>
        <w:t>되는</w:t>
      </w:r>
      <w:r w:rsidRPr="00B51FA5">
        <w:rPr>
          <w:rFonts w:ascii="Times New Roman" w:hint="eastAsia"/>
          <w:bCs/>
          <w:sz w:val="23"/>
          <w:szCs w:val="23"/>
        </w:rPr>
        <w:t xml:space="preserve"> </w:t>
      </w:r>
      <w:r w:rsidRPr="00B51FA5">
        <w:rPr>
          <w:rFonts w:ascii="Times New Roman" w:hint="eastAsia"/>
          <w:bCs/>
          <w:sz w:val="23"/>
          <w:szCs w:val="23"/>
        </w:rPr>
        <w:t>날</w:t>
      </w:r>
      <w:r w:rsidRPr="00B51FA5">
        <w:rPr>
          <w:rFonts w:ascii="Times New Roman" w:hint="eastAsia"/>
          <w:bCs/>
          <w:sz w:val="23"/>
          <w:szCs w:val="23"/>
        </w:rPr>
        <w:t xml:space="preserve">, (ii) </w:t>
      </w:r>
      <w:r w:rsidRPr="00B51FA5">
        <w:rPr>
          <w:rFonts w:ascii="Times New Roman" w:hint="eastAsia"/>
          <w:bCs/>
          <w:sz w:val="23"/>
          <w:szCs w:val="23"/>
        </w:rPr>
        <w:t>인편</w:t>
      </w:r>
      <w:r w:rsidRPr="00B51FA5">
        <w:rPr>
          <w:rFonts w:ascii="Times New Roman" w:hint="eastAsia"/>
          <w:bCs/>
          <w:sz w:val="23"/>
          <w:szCs w:val="23"/>
        </w:rPr>
        <w:t xml:space="preserve"> </w:t>
      </w:r>
      <w:r w:rsidRPr="00B51FA5">
        <w:rPr>
          <w:rFonts w:ascii="Times New Roman" w:hint="eastAsia"/>
          <w:bCs/>
          <w:sz w:val="23"/>
          <w:szCs w:val="23"/>
        </w:rPr>
        <w:t>또는</w:t>
      </w:r>
      <w:r w:rsidRPr="00B51FA5">
        <w:rPr>
          <w:rFonts w:ascii="Times New Roman" w:hint="eastAsia"/>
          <w:bCs/>
          <w:sz w:val="23"/>
          <w:szCs w:val="23"/>
        </w:rPr>
        <w:t xml:space="preserve"> </w:t>
      </w:r>
      <w:proofErr w:type="spellStart"/>
      <w:r w:rsidRPr="00B51FA5">
        <w:rPr>
          <w:rFonts w:ascii="Times New Roman" w:hint="eastAsia"/>
          <w:bCs/>
          <w:sz w:val="23"/>
          <w:szCs w:val="23"/>
        </w:rPr>
        <w:t>상업서류</w:t>
      </w:r>
      <w:proofErr w:type="spellEnd"/>
      <w:r w:rsidRPr="00B51FA5">
        <w:rPr>
          <w:rFonts w:ascii="Times New Roman" w:hint="eastAsia"/>
          <w:bCs/>
          <w:sz w:val="23"/>
          <w:szCs w:val="23"/>
        </w:rPr>
        <w:t xml:space="preserve"> </w:t>
      </w:r>
      <w:proofErr w:type="spellStart"/>
      <w:r w:rsidRPr="00B51FA5">
        <w:rPr>
          <w:rFonts w:ascii="Times New Roman" w:hint="eastAsia"/>
          <w:bCs/>
          <w:sz w:val="23"/>
          <w:szCs w:val="23"/>
        </w:rPr>
        <w:t>송달회사에</w:t>
      </w:r>
      <w:proofErr w:type="spellEnd"/>
      <w:r w:rsidRPr="00B51FA5">
        <w:rPr>
          <w:rFonts w:ascii="Times New Roman" w:hint="eastAsia"/>
          <w:bCs/>
          <w:sz w:val="23"/>
          <w:szCs w:val="23"/>
        </w:rPr>
        <w:t xml:space="preserve"> </w:t>
      </w:r>
      <w:r w:rsidRPr="00B51FA5">
        <w:rPr>
          <w:rFonts w:ascii="Times New Roman" w:hint="eastAsia"/>
          <w:bCs/>
          <w:sz w:val="23"/>
          <w:szCs w:val="23"/>
        </w:rPr>
        <w:t>의한</w:t>
      </w:r>
      <w:r w:rsidRPr="00B51FA5">
        <w:rPr>
          <w:rFonts w:ascii="Times New Roman" w:hint="eastAsia"/>
          <w:bCs/>
          <w:sz w:val="23"/>
          <w:szCs w:val="23"/>
        </w:rPr>
        <w:t xml:space="preserve"> </w:t>
      </w:r>
      <w:r w:rsidRPr="00B51FA5">
        <w:rPr>
          <w:rFonts w:ascii="Times New Roman" w:hint="eastAsia"/>
          <w:bCs/>
          <w:sz w:val="23"/>
          <w:szCs w:val="23"/>
        </w:rPr>
        <w:t>경우</w:t>
      </w:r>
      <w:r w:rsidRPr="00B51FA5">
        <w:rPr>
          <w:rFonts w:ascii="Times New Roman" w:hint="eastAsia"/>
          <w:bCs/>
          <w:sz w:val="23"/>
          <w:szCs w:val="23"/>
        </w:rPr>
        <w:t xml:space="preserve"> </w:t>
      </w:r>
      <w:r w:rsidRPr="00B51FA5">
        <w:rPr>
          <w:rFonts w:ascii="Times New Roman" w:hint="eastAsia"/>
          <w:bCs/>
          <w:sz w:val="23"/>
          <w:szCs w:val="23"/>
        </w:rPr>
        <w:t>전달된</w:t>
      </w:r>
      <w:r w:rsidRPr="00B51FA5">
        <w:rPr>
          <w:rFonts w:ascii="Times New Roman" w:hint="eastAsia"/>
          <w:bCs/>
          <w:sz w:val="23"/>
          <w:szCs w:val="23"/>
        </w:rPr>
        <w:t xml:space="preserve"> </w:t>
      </w:r>
      <w:r w:rsidRPr="00B51FA5">
        <w:rPr>
          <w:rFonts w:ascii="Times New Roman" w:hint="eastAsia"/>
          <w:bCs/>
          <w:sz w:val="23"/>
          <w:szCs w:val="23"/>
        </w:rPr>
        <w:t>때</w:t>
      </w:r>
      <w:r w:rsidRPr="00B51FA5">
        <w:rPr>
          <w:rFonts w:ascii="Times New Roman" w:hint="eastAsia"/>
          <w:bCs/>
          <w:sz w:val="23"/>
          <w:szCs w:val="23"/>
        </w:rPr>
        <w:t xml:space="preserve">, (iii) </w:t>
      </w:r>
      <w:r w:rsidRPr="00B51FA5">
        <w:rPr>
          <w:rFonts w:ascii="Times New Roman" w:hint="eastAsia"/>
          <w:bCs/>
          <w:sz w:val="23"/>
          <w:szCs w:val="23"/>
        </w:rPr>
        <w:t>팩시밀리에</w:t>
      </w:r>
      <w:r w:rsidRPr="00B51FA5">
        <w:rPr>
          <w:rFonts w:ascii="Times New Roman" w:hint="eastAsia"/>
          <w:bCs/>
          <w:sz w:val="23"/>
          <w:szCs w:val="23"/>
        </w:rPr>
        <w:t xml:space="preserve"> </w:t>
      </w:r>
      <w:r w:rsidRPr="00B51FA5">
        <w:rPr>
          <w:rFonts w:ascii="Times New Roman" w:hint="eastAsia"/>
          <w:bCs/>
          <w:sz w:val="23"/>
          <w:szCs w:val="23"/>
        </w:rPr>
        <w:t>의한</w:t>
      </w:r>
      <w:r w:rsidRPr="00B51FA5">
        <w:rPr>
          <w:rFonts w:ascii="Times New Roman" w:hint="eastAsia"/>
          <w:bCs/>
          <w:sz w:val="23"/>
          <w:szCs w:val="23"/>
        </w:rPr>
        <w:t xml:space="preserve"> </w:t>
      </w:r>
      <w:r w:rsidRPr="00B51FA5">
        <w:rPr>
          <w:rFonts w:ascii="Times New Roman" w:hint="eastAsia"/>
          <w:bCs/>
          <w:sz w:val="23"/>
          <w:szCs w:val="23"/>
        </w:rPr>
        <w:t>경우</w:t>
      </w:r>
      <w:r w:rsidRPr="00B51FA5">
        <w:rPr>
          <w:rFonts w:ascii="Times New Roman" w:hint="eastAsia"/>
          <w:bCs/>
          <w:sz w:val="23"/>
          <w:szCs w:val="23"/>
        </w:rPr>
        <w:t xml:space="preserve"> </w:t>
      </w:r>
      <w:r w:rsidRPr="00B51FA5">
        <w:rPr>
          <w:rFonts w:ascii="Times New Roman" w:hint="eastAsia"/>
          <w:bCs/>
          <w:sz w:val="23"/>
          <w:szCs w:val="23"/>
        </w:rPr>
        <w:t>전송이</w:t>
      </w:r>
      <w:r w:rsidRPr="00B51FA5">
        <w:rPr>
          <w:rFonts w:ascii="Times New Roman" w:hint="eastAsia"/>
          <w:bCs/>
          <w:sz w:val="23"/>
          <w:szCs w:val="23"/>
        </w:rPr>
        <w:t xml:space="preserve"> </w:t>
      </w:r>
      <w:r w:rsidRPr="00B51FA5">
        <w:rPr>
          <w:rFonts w:ascii="Times New Roman" w:hint="eastAsia"/>
          <w:bCs/>
          <w:sz w:val="23"/>
          <w:szCs w:val="23"/>
        </w:rPr>
        <w:t>확인된</w:t>
      </w:r>
      <w:r w:rsidRPr="00B51FA5">
        <w:rPr>
          <w:rFonts w:ascii="Times New Roman" w:hint="eastAsia"/>
          <w:bCs/>
          <w:sz w:val="23"/>
          <w:szCs w:val="23"/>
        </w:rPr>
        <w:t xml:space="preserve"> </w:t>
      </w:r>
      <w:r w:rsidRPr="00B51FA5">
        <w:rPr>
          <w:rFonts w:ascii="Times New Roman" w:hint="eastAsia"/>
          <w:bCs/>
          <w:sz w:val="23"/>
          <w:szCs w:val="23"/>
        </w:rPr>
        <w:t>때</w:t>
      </w:r>
      <w:r w:rsidRPr="00B51FA5">
        <w:rPr>
          <w:rFonts w:ascii="Times New Roman" w:hint="eastAsia"/>
          <w:bCs/>
          <w:sz w:val="23"/>
          <w:szCs w:val="23"/>
        </w:rPr>
        <w:t xml:space="preserve">, (iv) </w:t>
      </w:r>
      <w:r w:rsidRPr="00B51FA5">
        <w:rPr>
          <w:rFonts w:ascii="Times New Roman" w:hint="eastAsia"/>
          <w:bCs/>
          <w:sz w:val="23"/>
          <w:szCs w:val="23"/>
        </w:rPr>
        <w:t>이메일에</w:t>
      </w:r>
      <w:r w:rsidRPr="00B51FA5">
        <w:rPr>
          <w:rFonts w:ascii="Times New Roman" w:hint="eastAsia"/>
          <w:bCs/>
          <w:sz w:val="23"/>
          <w:szCs w:val="23"/>
        </w:rPr>
        <w:t xml:space="preserve"> </w:t>
      </w:r>
      <w:r w:rsidRPr="00B51FA5">
        <w:rPr>
          <w:rFonts w:ascii="Times New Roman" w:hint="eastAsia"/>
          <w:bCs/>
          <w:sz w:val="23"/>
          <w:szCs w:val="23"/>
        </w:rPr>
        <w:t>의한</w:t>
      </w:r>
      <w:r w:rsidRPr="00B51FA5">
        <w:rPr>
          <w:rFonts w:ascii="Times New Roman" w:hint="eastAsia"/>
          <w:bCs/>
          <w:sz w:val="23"/>
          <w:szCs w:val="23"/>
        </w:rPr>
        <w:t xml:space="preserve"> </w:t>
      </w:r>
      <w:r w:rsidRPr="00B51FA5">
        <w:rPr>
          <w:rFonts w:ascii="Times New Roman" w:hint="eastAsia"/>
          <w:bCs/>
          <w:sz w:val="23"/>
          <w:szCs w:val="23"/>
        </w:rPr>
        <w:t>경우</w:t>
      </w:r>
      <w:r w:rsidRPr="00B51FA5">
        <w:rPr>
          <w:rFonts w:ascii="Times New Roman" w:hint="eastAsia"/>
          <w:bCs/>
          <w:sz w:val="23"/>
          <w:szCs w:val="23"/>
        </w:rPr>
        <w:t xml:space="preserve"> </w:t>
      </w:r>
      <w:r w:rsidRPr="00B51FA5">
        <w:rPr>
          <w:rFonts w:ascii="Times New Roman" w:hint="eastAsia"/>
          <w:bCs/>
          <w:sz w:val="23"/>
          <w:szCs w:val="23"/>
        </w:rPr>
        <w:t>이메일의</w:t>
      </w:r>
      <w:r w:rsidRPr="00B51FA5">
        <w:rPr>
          <w:rFonts w:ascii="Times New Roman" w:hint="eastAsia"/>
          <w:bCs/>
          <w:sz w:val="23"/>
          <w:szCs w:val="23"/>
        </w:rPr>
        <w:t xml:space="preserve"> </w:t>
      </w:r>
      <w:r w:rsidRPr="00B51FA5">
        <w:rPr>
          <w:rFonts w:ascii="Times New Roman" w:hint="eastAsia"/>
          <w:bCs/>
          <w:sz w:val="23"/>
          <w:szCs w:val="23"/>
        </w:rPr>
        <w:t>수신이</w:t>
      </w:r>
      <w:r w:rsidRPr="00B51FA5">
        <w:rPr>
          <w:rFonts w:ascii="Times New Roman" w:hint="eastAsia"/>
          <w:bCs/>
          <w:sz w:val="23"/>
          <w:szCs w:val="23"/>
        </w:rPr>
        <w:t xml:space="preserve"> </w:t>
      </w:r>
      <w:r w:rsidRPr="00B51FA5">
        <w:rPr>
          <w:rFonts w:ascii="Times New Roman" w:hint="eastAsia"/>
          <w:bCs/>
          <w:sz w:val="23"/>
          <w:szCs w:val="23"/>
        </w:rPr>
        <w:t>확인된</w:t>
      </w:r>
      <w:r w:rsidRPr="00B51FA5">
        <w:rPr>
          <w:rFonts w:ascii="Times New Roman" w:hint="eastAsia"/>
          <w:bCs/>
          <w:sz w:val="23"/>
          <w:szCs w:val="23"/>
        </w:rPr>
        <w:t xml:space="preserve"> </w:t>
      </w:r>
      <w:r w:rsidRPr="00B51FA5">
        <w:rPr>
          <w:rFonts w:ascii="Times New Roman" w:hint="eastAsia"/>
          <w:bCs/>
          <w:sz w:val="23"/>
          <w:szCs w:val="23"/>
        </w:rPr>
        <w:t>때</w:t>
      </w:r>
      <w:r w:rsidRPr="00B51FA5">
        <w:rPr>
          <w:rFonts w:ascii="Times New Roman" w:hint="eastAsia"/>
          <w:bCs/>
          <w:sz w:val="23"/>
          <w:szCs w:val="23"/>
        </w:rPr>
        <w:t xml:space="preserve"> </w:t>
      </w:r>
      <w:r w:rsidRPr="00B51FA5">
        <w:rPr>
          <w:rFonts w:ascii="Times New Roman" w:hint="eastAsia"/>
          <w:bCs/>
          <w:sz w:val="23"/>
          <w:szCs w:val="23"/>
        </w:rPr>
        <w:t>각각</w:t>
      </w:r>
      <w:r w:rsidRPr="00B51FA5">
        <w:rPr>
          <w:rFonts w:ascii="Times New Roman"/>
          <w:bCs/>
          <w:sz w:val="23"/>
          <w:szCs w:val="23"/>
        </w:rPr>
        <w:t xml:space="preserve"> </w:t>
      </w:r>
      <w:proofErr w:type="spellStart"/>
      <w:r w:rsidRPr="00B51FA5">
        <w:rPr>
          <w:rFonts w:ascii="Times New Roman" w:hint="eastAsia"/>
          <w:bCs/>
          <w:sz w:val="23"/>
          <w:szCs w:val="23"/>
        </w:rPr>
        <w:t>수령된</w:t>
      </w:r>
      <w:proofErr w:type="spellEnd"/>
      <w:r w:rsidRPr="00B51FA5">
        <w:rPr>
          <w:rFonts w:ascii="Times New Roman" w:hint="eastAsia"/>
          <w:bCs/>
          <w:sz w:val="23"/>
          <w:szCs w:val="23"/>
        </w:rPr>
        <w:t xml:space="preserve"> </w:t>
      </w:r>
      <w:r w:rsidRPr="00B51FA5">
        <w:rPr>
          <w:rFonts w:ascii="Times New Roman" w:hint="eastAsia"/>
          <w:bCs/>
          <w:sz w:val="23"/>
          <w:szCs w:val="23"/>
        </w:rPr>
        <w:t>것으로</w:t>
      </w:r>
      <w:r w:rsidRPr="00B51FA5">
        <w:rPr>
          <w:rFonts w:ascii="Times New Roman" w:hint="eastAsia"/>
          <w:bCs/>
          <w:sz w:val="23"/>
          <w:szCs w:val="23"/>
        </w:rPr>
        <w:t xml:space="preserve"> </w:t>
      </w:r>
      <w:r w:rsidRPr="00B51FA5">
        <w:rPr>
          <w:rFonts w:ascii="Times New Roman" w:hint="eastAsia"/>
          <w:bCs/>
          <w:sz w:val="23"/>
          <w:szCs w:val="23"/>
        </w:rPr>
        <w:t>간주된다</w:t>
      </w:r>
      <w:r w:rsidRPr="00B51FA5">
        <w:rPr>
          <w:rFonts w:ascii="Times New Roman" w:hint="eastAsia"/>
          <w:bCs/>
          <w:sz w:val="23"/>
          <w:szCs w:val="23"/>
        </w:rPr>
        <w:t>.</w:t>
      </w:r>
    </w:p>
    <w:p w14:paraId="6690A5C6" w14:textId="7485048B" w:rsidR="00786425" w:rsidRPr="000575B1" w:rsidRDefault="00786425" w:rsidP="00786425">
      <w:pPr>
        <w:snapToGrid w:val="0"/>
        <w:spacing w:before="180" w:after="180" w:line="360" w:lineRule="atLeast"/>
        <w:ind w:left="851"/>
        <w:rPr>
          <w:rFonts w:ascii="Times New Roman"/>
          <w:bCs/>
          <w:sz w:val="23"/>
          <w:szCs w:val="23"/>
        </w:rPr>
      </w:pPr>
      <w:r w:rsidRPr="00883718">
        <w:rPr>
          <w:rFonts w:ascii="Times New Roman" w:hint="eastAsia"/>
          <w:bCs/>
          <w:sz w:val="23"/>
          <w:szCs w:val="23"/>
        </w:rPr>
        <w:t>매도인</w:t>
      </w:r>
      <w:r w:rsidRPr="000575B1">
        <w:rPr>
          <w:rFonts w:ascii="Times New Roman"/>
          <w:bCs/>
          <w:sz w:val="23"/>
          <w:szCs w:val="23"/>
        </w:rPr>
        <w:t>:</w:t>
      </w:r>
      <w:r w:rsidR="00057074">
        <w:rPr>
          <w:rFonts w:ascii="Times New Roman"/>
          <w:bCs/>
          <w:sz w:val="23"/>
          <w:szCs w:val="23"/>
        </w:rPr>
        <w:t xml:space="preserve">       </w:t>
      </w:r>
      <w:r w:rsidR="00057074">
        <w:rPr>
          <w:rFonts w:ascii="Times New Roman" w:hint="eastAsia"/>
          <w:bCs/>
          <w:sz w:val="23"/>
          <w:szCs w:val="23"/>
        </w:rPr>
        <w:t>주식회사</w:t>
      </w:r>
      <w:r w:rsidR="00057074">
        <w:rPr>
          <w:rFonts w:ascii="Times New Roman" w:hint="eastAsia"/>
          <w:bCs/>
          <w:sz w:val="23"/>
          <w:szCs w:val="23"/>
        </w:rPr>
        <w:t xml:space="preserve"> </w:t>
      </w:r>
      <w:r w:rsidR="00057074">
        <w:rPr>
          <w:rFonts w:ascii="Times New Roman" w:hint="eastAsia"/>
          <w:bCs/>
          <w:sz w:val="23"/>
          <w:szCs w:val="23"/>
        </w:rPr>
        <w:t>한화</w:t>
      </w:r>
      <w:r w:rsidR="00057074">
        <w:rPr>
          <w:rFonts w:ascii="Times New Roman" w:hint="eastAsia"/>
          <w:bCs/>
          <w:sz w:val="23"/>
          <w:szCs w:val="23"/>
        </w:rPr>
        <w:t xml:space="preserve"> </w:t>
      </w:r>
    </w:p>
    <w:p w14:paraId="563480E2" w14:textId="54CB10B3" w:rsidR="00786425" w:rsidRPr="00883718" w:rsidRDefault="00786425" w:rsidP="00786425">
      <w:pPr>
        <w:snapToGrid w:val="0"/>
        <w:spacing w:before="180" w:after="180" w:line="360" w:lineRule="atLeast"/>
        <w:ind w:left="851"/>
        <w:rPr>
          <w:rFonts w:ascii="Times New Roman"/>
          <w:bCs/>
          <w:sz w:val="23"/>
          <w:szCs w:val="23"/>
        </w:rPr>
      </w:pPr>
      <w:r w:rsidRPr="00B51FA5">
        <w:rPr>
          <w:rFonts w:ascii="Times New Roman" w:hint="eastAsia"/>
          <w:bCs/>
          <w:sz w:val="23"/>
          <w:szCs w:val="23"/>
        </w:rPr>
        <w:t>주소</w:t>
      </w:r>
      <w:r w:rsidRPr="00B51FA5">
        <w:rPr>
          <w:rFonts w:ascii="Times New Roman"/>
          <w:bCs/>
          <w:sz w:val="23"/>
          <w:szCs w:val="23"/>
        </w:rPr>
        <w:t>:</w:t>
      </w:r>
      <w:r w:rsidRPr="00B51FA5">
        <w:rPr>
          <w:rFonts w:ascii="Times New Roman"/>
          <w:bCs/>
          <w:sz w:val="23"/>
          <w:szCs w:val="23"/>
        </w:rPr>
        <w:tab/>
      </w:r>
      <w:r w:rsidRPr="00B51FA5">
        <w:rPr>
          <w:rFonts w:ascii="Times New Roman"/>
          <w:sz w:val="23"/>
          <w:szCs w:val="23"/>
        </w:rPr>
        <w:tab/>
      </w:r>
      <w:r w:rsidR="00057074">
        <w:rPr>
          <w:rFonts w:ascii="Times New Roman" w:hint="eastAsia"/>
          <w:sz w:val="23"/>
          <w:szCs w:val="23"/>
        </w:rPr>
        <w:t>서울특별시</w:t>
      </w:r>
      <w:r w:rsidR="00057074">
        <w:rPr>
          <w:rFonts w:ascii="Times New Roman" w:hint="eastAsia"/>
          <w:sz w:val="23"/>
          <w:szCs w:val="23"/>
        </w:rPr>
        <w:t xml:space="preserve"> </w:t>
      </w:r>
      <w:r w:rsidR="00057074">
        <w:rPr>
          <w:rFonts w:ascii="Times New Roman" w:hint="eastAsia"/>
          <w:sz w:val="23"/>
          <w:szCs w:val="23"/>
        </w:rPr>
        <w:t>중구</w:t>
      </w:r>
      <w:r w:rsidR="00057074">
        <w:rPr>
          <w:rFonts w:ascii="Times New Roman" w:hint="eastAsia"/>
          <w:sz w:val="23"/>
          <w:szCs w:val="23"/>
        </w:rPr>
        <w:t xml:space="preserve"> </w:t>
      </w:r>
      <w:proofErr w:type="spellStart"/>
      <w:r w:rsidR="00057074">
        <w:rPr>
          <w:rFonts w:ascii="Times New Roman" w:hint="eastAsia"/>
          <w:sz w:val="23"/>
          <w:szCs w:val="23"/>
        </w:rPr>
        <w:t>청계천로</w:t>
      </w:r>
      <w:proofErr w:type="spellEnd"/>
      <w:r w:rsidR="00057074">
        <w:rPr>
          <w:rFonts w:ascii="Times New Roman" w:hint="eastAsia"/>
          <w:sz w:val="23"/>
          <w:szCs w:val="23"/>
        </w:rPr>
        <w:t xml:space="preserve"> </w:t>
      </w:r>
      <w:r w:rsidR="00057074">
        <w:rPr>
          <w:rFonts w:ascii="Times New Roman"/>
          <w:sz w:val="23"/>
          <w:szCs w:val="23"/>
        </w:rPr>
        <w:t>86(</w:t>
      </w:r>
      <w:r w:rsidR="00057074">
        <w:rPr>
          <w:rFonts w:ascii="Times New Roman" w:hint="eastAsia"/>
          <w:sz w:val="23"/>
          <w:szCs w:val="23"/>
        </w:rPr>
        <w:t>장교동</w:t>
      </w:r>
      <w:r w:rsidR="00057074">
        <w:rPr>
          <w:rFonts w:ascii="Times New Roman" w:hint="eastAsia"/>
          <w:sz w:val="23"/>
          <w:szCs w:val="23"/>
        </w:rPr>
        <w:t>)</w:t>
      </w:r>
      <w:r w:rsidRPr="00883718">
        <w:rPr>
          <w:rFonts w:ascii="Times New Roman"/>
          <w:sz w:val="23"/>
          <w:szCs w:val="23"/>
        </w:rPr>
        <w:br/>
      </w:r>
      <w:r w:rsidRPr="000575B1">
        <w:rPr>
          <w:rFonts w:ascii="Times New Roman"/>
          <w:sz w:val="23"/>
          <w:szCs w:val="23"/>
        </w:rPr>
        <w:t>수신인</w:t>
      </w:r>
      <w:r w:rsidRPr="00522B89">
        <w:rPr>
          <w:rFonts w:ascii="Times New Roman"/>
          <w:sz w:val="23"/>
          <w:szCs w:val="23"/>
        </w:rPr>
        <w:t>:</w:t>
      </w:r>
      <w:r w:rsidRPr="00522B89">
        <w:rPr>
          <w:rFonts w:ascii="Times New Roman"/>
          <w:sz w:val="23"/>
          <w:szCs w:val="23"/>
        </w:rPr>
        <w:tab/>
      </w:r>
      <w:r w:rsidR="00057074">
        <w:rPr>
          <w:rFonts w:ascii="Times New Roman" w:hint="eastAsia"/>
          <w:sz w:val="23"/>
          <w:szCs w:val="23"/>
        </w:rPr>
        <w:t>최세훈</w:t>
      </w:r>
      <w:r w:rsidR="00057074">
        <w:rPr>
          <w:rFonts w:ascii="Times New Roman" w:hint="eastAsia"/>
          <w:sz w:val="23"/>
          <w:szCs w:val="23"/>
        </w:rPr>
        <w:t xml:space="preserve"> </w:t>
      </w:r>
      <w:r w:rsidR="00057074">
        <w:rPr>
          <w:rFonts w:ascii="Times New Roman" w:hint="eastAsia"/>
          <w:sz w:val="23"/>
          <w:szCs w:val="23"/>
        </w:rPr>
        <w:t>실장</w:t>
      </w:r>
      <w:r w:rsidR="00057074">
        <w:rPr>
          <w:rFonts w:ascii="Times New Roman" w:hint="eastAsia"/>
          <w:sz w:val="23"/>
          <w:szCs w:val="23"/>
        </w:rPr>
        <w:t>(</w:t>
      </w:r>
      <w:r w:rsidR="00057074">
        <w:rPr>
          <w:rFonts w:ascii="Times New Roman" w:hint="eastAsia"/>
          <w:sz w:val="23"/>
          <w:szCs w:val="23"/>
        </w:rPr>
        <w:t>기획실장</w:t>
      </w:r>
      <w:r w:rsidR="00057074">
        <w:rPr>
          <w:rFonts w:ascii="Times New Roman" w:hint="eastAsia"/>
          <w:sz w:val="23"/>
          <w:szCs w:val="23"/>
        </w:rPr>
        <w:t>)</w:t>
      </w:r>
      <w:r w:rsidRPr="00B51FA5">
        <w:rPr>
          <w:rFonts w:ascii="Times New Roman"/>
          <w:sz w:val="23"/>
          <w:szCs w:val="23"/>
        </w:rPr>
        <w:br/>
      </w:r>
      <w:r w:rsidRPr="00B51FA5">
        <w:rPr>
          <w:rFonts w:ascii="Times New Roman"/>
          <w:sz w:val="23"/>
          <w:szCs w:val="23"/>
        </w:rPr>
        <w:t>팩스</w:t>
      </w:r>
      <w:r w:rsidRPr="00B51FA5">
        <w:rPr>
          <w:rFonts w:ascii="Times New Roman"/>
          <w:sz w:val="23"/>
          <w:szCs w:val="23"/>
        </w:rPr>
        <w:t>:</w:t>
      </w:r>
      <w:r w:rsidRPr="00B51FA5">
        <w:rPr>
          <w:rFonts w:ascii="Times New Roman"/>
          <w:sz w:val="23"/>
          <w:szCs w:val="23"/>
        </w:rPr>
        <w:tab/>
      </w:r>
      <w:r w:rsidRPr="00B51FA5">
        <w:rPr>
          <w:rFonts w:ascii="Times New Roman" w:hint="eastAsia"/>
          <w:sz w:val="23"/>
          <w:szCs w:val="23"/>
        </w:rPr>
        <w:tab/>
      </w:r>
      <w:r w:rsidR="00057074">
        <w:rPr>
          <w:rFonts w:ascii="Times New Roman"/>
          <w:sz w:val="23"/>
          <w:szCs w:val="23"/>
        </w:rPr>
        <w:t>0505-730-1182</w:t>
      </w:r>
      <w:r w:rsidRPr="000575B1">
        <w:rPr>
          <w:rFonts w:ascii="Times New Roman"/>
          <w:bCs/>
          <w:sz w:val="23"/>
          <w:szCs w:val="23"/>
        </w:rPr>
        <w:br/>
      </w:r>
      <w:r w:rsidRPr="00522B89">
        <w:rPr>
          <w:rFonts w:ascii="Times New Roman" w:hint="eastAsia"/>
          <w:bCs/>
          <w:sz w:val="23"/>
          <w:szCs w:val="23"/>
        </w:rPr>
        <w:t>전자메일</w:t>
      </w:r>
      <w:r w:rsidRPr="00B51FA5">
        <w:rPr>
          <w:rFonts w:ascii="Times New Roman"/>
          <w:bCs/>
          <w:sz w:val="23"/>
          <w:szCs w:val="23"/>
        </w:rPr>
        <w:t>:</w:t>
      </w:r>
      <w:r w:rsidRPr="00B51FA5">
        <w:rPr>
          <w:rFonts w:ascii="Times New Roman"/>
          <w:bCs/>
          <w:sz w:val="23"/>
          <w:szCs w:val="23"/>
        </w:rPr>
        <w:tab/>
      </w:r>
      <w:r w:rsidR="00057074" w:rsidRPr="00E439B8">
        <w:rPr>
          <w:rFonts w:ascii="Times New Roman"/>
          <w:sz w:val="23"/>
          <w:szCs w:val="23"/>
        </w:rPr>
        <w:t>magpie@hanwha.com</w:t>
      </w:r>
    </w:p>
    <w:p w14:paraId="374143C8" w14:textId="7FC0250C" w:rsidR="00786425" w:rsidRPr="00410393" w:rsidRDefault="00786425" w:rsidP="00786425">
      <w:pPr>
        <w:snapToGrid w:val="0"/>
        <w:spacing w:before="180" w:after="180" w:line="360" w:lineRule="atLeast"/>
        <w:ind w:left="851"/>
        <w:rPr>
          <w:rFonts w:ascii="Times New Roman"/>
          <w:bCs/>
          <w:sz w:val="23"/>
          <w:szCs w:val="23"/>
        </w:rPr>
      </w:pPr>
      <w:r w:rsidRPr="000575B1">
        <w:rPr>
          <w:rFonts w:ascii="Times New Roman" w:hint="eastAsia"/>
          <w:bCs/>
          <w:sz w:val="23"/>
          <w:szCs w:val="23"/>
        </w:rPr>
        <w:t>매수인</w:t>
      </w:r>
      <w:r w:rsidRPr="00522B89">
        <w:rPr>
          <w:rFonts w:ascii="Times New Roman"/>
          <w:bCs/>
          <w:sz w:val="23"/>
          <w:szCs w:val="23"/>
        </w:rPr>
        <w:t>:</w:t>
      </w:r>
      <w:r w:rsidR="00131C64">
        <w:rPr>
          <w:rFonts w:ascii="Times New Roman"/>
          <w:bCs/>
          <w:sz w:val="23"/>
          <w:szCs w:val="23"/>
        </w:rPr>
        <w:t xml:space="preserve">       </w:t>
      </w:r>
      <w:r w:rsidR="00131C64" w:rsidRPr="008F029D">
        <w:rPr>
          <w:rFonts w:ascii="Times New Roman" w:hint="eastAsia"/>
          <w:bCs/>
          <w:sz w:val="23"/>
          <w:szCs w:val="23"/>
        </w:rPr>
        <w:t>한화에어로스페이스㈜</w:t>
      </w:r>
    </w:p>
    <w:p w14:paraId="5DD215CA" w14:textId="77777777" w:rsidR="00786425" w:rsidRDefault="00786425" w:rsidP="00786425">
      <w:pPr>
        <w:snapToGrid w:val="0"/>
        <w:spacing w:before="180" w:after="180" w:line="360" w:lineRule="atLeast"/>
        <w:ind w:left="851"/>
        <w:rPr>
          <w:rFonts w:ascii="Times New Roman"/>
          <w:sz w:val="23"/>
          <w:szCs w:val="23"/>
        </w:rPr>
      </w:pPr>
      <w:r w:rsidRPr="00C06163">
        <w:rPr>
          <w:rFonts w:ascii="Times New Roman" w:hint="eastAsia"/>
          <w:bCs/>
          <w:sz w:val="23"/>
          <w:szCs w:val="23"/>
        </w:rPr>
        <w:t>주소</w:t>
      </w:r>
      <w:r w:rsidRPr="00C06163">
        <w:rPr>
          <w:rFonts w:ascii="Times New Roman"/>
          <w:bCs/>
          <w:sz w:val="23"/>
          <w:szCs w:val="23"/>
        </w:rPr>
        <w:t>:</w:t>
      </w:r>
      <w:r w:rsidRPr="00C06163">
        <w:rPr>
          <w:rFonts w:ascii="Times New Roman"/>
          <w:bCs/>
          <w:sz w:val="23"/>
          <w:szCs w:val="23"/>
        </w:rPr>
        <w:tab/>
      </w:r>
      <w:r w:rsidRPr="00C06163">
        <w:rPr>
          <w:rFonts w:ascii="Times New Roman"/>
          <w:bCs/>
          <w:sz w:val="23"/>
          <w:szCs w:val="23"/>
        </w:rPr>
        <w:tab/>
      </w:r>
      <w:r w:rsidR="00131C64" w:rsidRPr="00BD221E">
        <w:rPr>
          <w:rFonts w:ascii="Times New Roman" w:hint="eastAsia"/>
          <w:sz w:val="23"/>
          <w:szCs w:val="23"/>
        </w:rPr>
        <w:t>서울특별시</w:t>
      </w:r>
      <w:r w:rsidR="00131C64" w:rsidRPr="00BD221E">
        <w:rPr>
          <w:rFonts w:ascii="Times New Roman"/>
          <w:sz w:val="23"/>
          <w:szCs w:val="23"/>
        </w:rPr>
        <w:t xml:space="preserve"> </w:t>
      </w:r>
      <w:r w:rsidR="00131C64" w:rsidRPr="00BD221E">
        <w:rPr>
          <w:rFonts w:ascii="Times New Roman" w:hint="eastAsia"/>
          <w:sz w:val="23"/>
          <w:szCs w:val="23"/>
        </w:rPr>
        <w:t>중구</w:t>
      </w:r>
      <w:r w:rsidR="00131C64" w:rsidRPr="00BD221E">
        <w:rPr>
          <w:rFonts w:ascii="Times New Roman"/>
          <w:sz w:val="23"/>
          <w:szCs w:val="23"/>
        </w:rPr>
        <w:t xml:space="preserve"> </w:t>
      </w:r>
      <w:proofErr w:type="spellStart"/>
      <w:r w:rsidR="00131C64" w:rsidRPr="00BD221E">
        <w:rPr>
          <w:rFonts w:ascii="Times New Roman" w:hint="eastAsia"/>
          <w:sz w:val="23"/>
          <w:szCs w:val="23"/>
        </w:rPr>
        <w:t>청계천로</w:t>
      </w:r>
      <w:proofErr w:type="spellEnd"/>
      <w:r w:rsidR="00131C64" w:rsidRPr="00BD221E">
        <w:rPr>
          <w:rFonts w:ascii="Times New Roman"/>
          <w:sz w:val="23"/>
          <w:szCs w:val="23"/>
        </w:rPr>
        <w:t xml:space="preserve"> 86(</w:t>
      </w:r>
      <w:r w:rsidR="00131C64" w:rsidRPr="00BD221E">
        <w:rPr>
          <w:rFonts w:ascii="Times New Roman" w:hint="eastAsia"/>
          <w:sz w:val="23"/>
          <w:szCs w:val="23"/>
        </w:rPr>
        <w:t>장교동</w:t>
      </w:r>
      <w:r w:rsidR="00131C64" w:rsidRPr="00BD221E">
        <w:rPr>
          <w:rFonts w:ascii="Times New Roman"/>
          <w:sz w:val="23"/>
          <w:szCs w:val="23"/>
        </w:rPr>
        <w:t>)</w:t>
      </w:r>
      <w:r w:rsidRPr="00B92FB8">
        <w:rPr>
          <w:rFonts w:ascii="Times New Roman"/>
          <w:bCs/>
          <w:sz w:val="23"/>
          <w:szCs w:val="23"/>
        </w:rPr>
        <w:br/>
      </w:r>
      <w:r w:rsidRPr="00B92FB8">
        <w:rPr>
          <w:rFonts w:ascii="Times New Roman"/>
          <w:bCs/>
          <w:sz w:val="23"/>
          <w:szCs w:val="23"/>
        </w:rPr>
        <w:t>수신인</w:t>
      </w:r>
      <w:r w:rsidRPr="00B92FB8">
        <w:rPr>
          <w:rFonts w:ascii="Times New Roman"/>
          <w:bCs/>
          <w:sz w:val="23"/>
          <w:szCs w:val="23"/>
        </w:rPr>
        <w:t>:</w:t>
      </w:r>
      <w:r w:rsidRPr="00B92FB8">
        <w:rPr>
          <w:rFonts w:ascii="Times New Roman"/>
          <w:bCs/>
          <w:sz w:val="23"/>
          <w:szCs w:val="23"/>
        </w:rPr>
        <w:tab/>
      </w:r>
      <w:proofErr w:type="spellStart"/>
      <w:r w:rsidR="00131C64" w:rsidRPr="00BD221E">
        <w:rPr>
          <w:rFonts w:ascii="Times New Roman" w:hint="eastAsia"/>
          <w:sz w:val="23"/>
          <w:szCs w:val="23"/>
        </w:rPr>
        <w:t>문승학실장</w:t>
      </w:r>
      <w:proofErr w:type="spellEnd"/>
      <w:r w:rsidR="00131C64" w:rsidRPr="00BD221E">
        <w:rPr>
          <w:rFonts w:ascii="Times New Roman"/>
          <w:sz w:val="23"/>
          <w:szCs w:val="23"/>
        </w:rPr>
        <w:t>(</w:t>
      </w:r>
      <w:r w:rsidR="00131C64" w:rsidRPr="00BD221E">
        <w:rPr>
          <w:rFonts w:ascii="Times New Roman" w:hint="eastAsia"/>
          <w:sz w:val="23"/>
          <w:szCs w:val="23"/>
        </w:rPr>
        <w:t>사업기획실장</w:t>
      </w:r>
      <w:r w:rsidR="00131C64" w:rsidRPr="00BD221E">
        <w:rPr>
          <w:rFonts w:ascii="Times New Roman"/>
          <w:sz w:val="23"/>
          <w:szCs w:val="23"/>
        </w:rPr>
        <w:t>)</w:t>
      </w:r>
      <w:r w:rsidRPr="00B92FB8">
        <w:rPr>
          <w:rFonts w:ascii="Times New Roman"/>
          <w:bCs/>
          <w:sz w:val="23"/>
          <w:szCs w:val="23"/>
        </w:rPr>
        <w:br/>
      </w:r>
      <w:r w:rsidRPr="00B92FB8">
        <w:rPr>
          <w:rFonts w:ascii="Times New Roman"/>
          <w:bCs/>
          <w:sz w:val="23"/>
          <w:szCs w:val="23"/>
        </w:rPr>
        <w:t>팩스</w:t>
      </w:r>
      <w:r w:rsidRPr="00B92FB8">
        <w:rPr>
          <w:rFonts w:ascii="Times New Roman"/>
          <w:bCs/>
          <w:sz w:val="23"/>
          <w:szCs w:val="23"/>
        </w:rPr>
        <w:t>:</w:t>
      </w:r>
      <w:r w:rsidRPr="00B92FB8">
        <w:rPr>
          <w:rFonts w:ascii="Times New Roman"/>
          <w:bCs/>
          <w:sz w:val="23"/>
          <w:szCs w:val="23"/>
        </w:rPr>
        <w:tab/>
      </w:r>
      <w:r w:rsidRPr="00B92FB8">
        <w:rPr>
          <w:rFonts w:ascii="Times New Roman" w:hint="eastAsia"/>
          <w:bCs/>
          <w:sz w:val="23"/>
          <w:szCs w:val="23"/>
        </w:rPr>
        <w:tab/>
      </w:r>
      <w:r w:rsidR="00131C64" w:rsidRPr="00BD221E">
        <w:rPr>
          <w:rFonts w:ascii="Times New Roman"/>
          <w:sz w:val="23"/>
          <w:szCs w:val="23"/>
        </w:rPr>
        <w:t>02-729-4672</w:t>
      </w:r>
      <w:r w:rsidR="00131C64" w:rsidRPr="00B92FB8" w:rsidDel="00131C64">
        <w:rPr>
          <w:rFonts w:ascii="Times New Roman" w:hint="eastAsia"/>
          <w:sz w:val="23"/>
          <w:szCs w:val="23"/>
        </w:rPr>
        <w:t xml:space="preserve"> </w:t>
      </w:r>
      <w:r w:rsidRPr="00B92FB8">
        <w:rPr>
          <w:rFonts w:ascii="Times New Roman"/>
          <w:bCs/>
          <w:sz w:val="23"/>
          <w:szCs w:val="23"/>
        </w:rPr>
        <w:br/>
      </w:r>
      <w:r w:rsidRPr="00B92FB8">
        <w:rPr>
          <w:rFonts w:ascii="Times New Roman" w:hint="eastAsia"/>
          <w:bCs/>
          <w:sz w:val="23"/>
          <w:szCs w:val="23"/>
        </w:rPr>
        <w:t>전자메일</w:t>
      </w:r>
      <w:r w:rsidRPr="00B92FB8">
        <w:rPr>
          <w:rFonts w:ascii="Times New Roman"/>
          <w:bCs/>
          <w:sz w:val="23"/>
          <w:szCs w:val="23"/>
        </w:rPr>
        <w:t>:</w:t>
      </w:r>
      <w:r w:rsidRPr="00B92FB8">
        <w:rPr>
          <w:rFonts w:ascii="Times New Roman"/>
          <w:bCs/>
          <w:sz w:val="23"/>
          <w:szCs w:val="23"/>
        </w:rPr>
        <w:tab/>
      </w:r>
      <w:r w:rsidR="00131C64" w:rsidRPr="00BD221E">
        <w:rPr>
          <w:rFonts w:ascii="Times New Roman"/>
          <w:sz w:val="23"/>
          <w:szCs w:val="23"/>
        </w:rPr>
        <w:t>seunghak.moon@hanwha.com</w:t>
      </w:r>
    </w:p>
    <w:p w14:paraId="5F9AC0D2" w14:textId="77777777" w:rsidR="00131C64" w:rsidRPr="00131C64" w:rsidRDefault="00131C64" w:rsidP="00786425">
      <w:pPr>
        <w:snapToGrid w:val="0"/>
        <w:spacing w:before="180" w:after="180" w:line="360" w:lineRule="atLeast"/>
        <w:ind w:left="851"/>
        <w:rPr>
          <w:rFonts w:ascii="Times New Roman"/>
          <w:bCs/>
          <w:sz w:val="23"/>
          <w:szCs w:val="23"/>
        </w:rPr>
      </w:pPr>
    </w:p>
    <w:p w14:paraId="4EE41B58" w14:textId="77777777" w:rsidR="00786425" w:rsidRPr="00B51FA5" w:rsidRDefault="00786425" w:rsidP="00B51FA5">
      <w:pPr>
        <w:numPr>
          <w:ilvl w:val="1"/>
          <w:numId w:val="51"/>
        </w:numPr>
        <w:snapToGrid w:val="0"/>
        <w:spacing w:before="180" w:after="180" w:line="360" w:lineRule="atLeast"/>
        <w:rPr>
          <w:rFonts w:ascii="Times New Roman"/>
          <w:bCs/>
          <w:sz w:val="23"/>
          <w:szCs w:val="23"/>
          <w:u w:val="single"/>
        </w:rPr>
      </w:pPr>
      <w:r w:rsidRPr="000575B1">
        <w:rPr>
          <w:rFonts w:ascii="Times New Roman"/>
          <w:bCs/>
          <w:sz w:val="23"/>
          <w:szCs w:val="23"/>
          <w:u w:val="single"/>
        </w:rPr>
        <w:t>준거법</w:t>
      </w:r>
      <w:r w:rsidRPr="00B51FA5">
        <w:rPr>
          <w:rFonts w:ascii="Times New Roman"/>
          <w:bCs/>
          <w:sz w:val="23"/>
          <w:szCs w:val="23"/>
          <w:u w:val="single"/>
        </w:rPr>
        <w:t>.</w:t>
      </w:r>
      <w:r w:rsidRPr="00883718">
        <w:rPr>
          <w:rFonts w:ascii="Times New Roman"/>
          <w:bCs/>
          <w:sz w:val="23"/>
          <w:szCs w:val="23"/>
        </w:rPr>
        <w:t xml:space="preserve">  </w:t>
      </w:r>
      <w:r w:rsidRPr="000575B1">
        <w:rPr>
          <w:rFonts w:ascii="Times New Roman"/>
          <w:bCs/>
          <w:sz w:val="23"/>
          <w:szCs w:val="23"/>
        </w:rPr>
        <w:t>본</w:t>
      </w:r>
      <w:r w:rsidRPr="00522B89">
        <w:rPr>
          <w:rFonts w:ascii="Times New Roman"/>
          <w:bCs/>
          <w:sz w:val="23"/>
          <w:szCs w:val="23"/>
        </w:rPr>
        <w:t xml:space="preserve"> </w:t>
      </w:r>
      <w:r w:rsidRPr="00B51FA5">
        <w:rPr>
          <w:rFonts w:ascii="Times New Roman"/>
          <w:bCs/>
          <w:sz w:val="23"/>
          <w:szCs w:val="23"/>
        </w:rPr>
        <w:t>계약</w:t>
      </w:r>
      <w:r w:rsidRPr="00B51FA5">
        <w:rPr>
          <w:rFonts w:ascii="Times New Roman"/>
          <w:bCs/>
          <w:sz w:val="23"/>
          <w:szCs w:val="23"/>
        </w:rPr>
        <w:t xml:space="preserve"> </w:t>
      </w:r>
      <w:r w:rsidRPr="00B51FA5">
        <w:rPr>
          <w:rFonts w:ascii="Times New Roman"/>
          <w:bCs/>
          <w:sz w:val="23"/>
          <w:szCs w:val="23"/>
        </w:rPr>
        <w:t>그리고</w:t>
      </w:r>
      <w:r w:rsidRPr="00B51FA5">
        <w:rPr>
          <w:rFonts w:ascii="Times New Roman"/>
          <w:bCs/>
          <w:sz w:val="23"/>
          <w:szCs w:val="23"/>
        </w:rPr>
        <w:t xml:space="preserve"> </w:t>
      </w:r>
      <w:r w:rsidRPr="00B51FA5">
        <w:rPr>
          <w:rFonts w:ascii="Times New Roman"/>
          <w:bCs/>
          <w:sz w:val="23"/>
          <w:szCs w:val="23"/>
        </w:rPr>
        <w:t>이로부터</w:t>
      </w:r>
      <w:r w:rsidRPr="00B51FA5">
        <w:rPr>
          <w:rFonts w:ascii="Times New Roman"/>
          <w:bCs/>
          <w:sz w:val="23"/>
          <w:szCs w:val="23"/>
        </w:rPr>
        <w:t xml:space="preserve"> </w:t>
      </w:r>
      <w:r w:rsidRPr="00B51FA5">
        <w:rPr>
          <w:rFonts w:ascii="Times New Roman"/>
          <w:bCs/>
          <w:sz w:val="23"/>
          <w:szCs w:val="23"/>
        </w:rPr>
        <w:t>또는</w:t>
      </w:r>
      <w:r w:rsidRPr="00B51FA5">
        <w:rPr>
          <w:rFonts w:ascii="Times New Roman"/>
          <w:bCs/>
          <w:sz w:val="23"/>
          <w:szCs w:val="23"/>
        </w:rPr>
        <w:t xml:space="preserve"> </w:t>
      </w:r>
      <w:r w:rsidRPr="00B51FA5">
        <w:rPr>
          <w:rFonts w:ascii="Times New Roman"/>
          <w:bCs/>
          <w:sz w:val="23"/>
          <w:szCs w:val="23"/>
        </w:rPr>
        <w:t>이와</w:t>
      </w:r>
      <w:r w:rsidRPr="00B51FA5">
        <w:rPr>
          <w:rFonts w:ascii="Times New Roman"/>
          <w:bCs/>
          <w:sz w:val="23"/>
          <w:szCs w:val="23"/>
        </w:rPr>
        <w:t xml:space="preserve"> </w:t>
      </w:r>
      <w:r w:rsidRPr="00B51FA5">
        <w:rPr>
          <w:rFonts w:ascii="Times New Roman"/>
          <w:bCs/>
          <w:sz w:val="23"/>
          <w:szCs w:val="23"/>
        </w:rPr>
        <w:t>관련하여</w:t>
      </w:r>
      <w:r w:rsidRPr="00B51FA5">
        <w:rPr>
          <w:rFonts w:ascii="Times New Roman"/>
          <w:bCs/>
          <w:sz w:val="23"/>
          <w:szCs w:val="23"/>
        </w:rPr>
        <w:t xml:space="preserve"> </w:t>
      </w:r>
      <w:r w:rsidRPr="00B51FA5">
        <w:rPr>
          <w:rFonts w:ascii="Times New Roman"/>
          <w:bCs/>
          <w:sz w:val="23"/>
          <w:szCs w:val="23"/>
        </w:rPr>
        <w:t>발생하는</w:t>
      </w:r>
      <w:r w:rsidRPr="00B51FA5">
        <w:rPr>
          <w:rFonts w:ascii="Times New Roman"/>
          <w:bCs/>
          <w:sz w:val="23"/>
          <w:szCs w:val="23"/>
        </w:rPr>
        <w:t xml:space="preserve"> </w:t>
      </w:r>
      <w:r w:rsidRPr="00B51FA5">
        <w:rPr>
          <w:rFonts w:ascii="Times New Roman"/>
          <w:bCs/>
          <w:sz w:val="23"/>
          <w:szCs w:val="23"/>
        </w:rPr>
        <w:t>모든</w:t>
      </w:r>
      <w:r w:rsidRPr="00B51FA5">
        <w:rPr>
          <w:rFonts w:ascii="Times New Roman"/>
          <w:bCs/>
          <w:sz w:val="23"/>
          <w:szCs w:val="23"/>
        </w:rPr>
        <w:t xml:space="preserve"> </w:t>
      </w:r>
      <w:r w:rsidRPr="00B51FA5">
        <w:rPr>
          <w:rFonts w:ascii="Times New Roman"/>
          <w:bCs/>
          <w:sz w:val="23"/>
          <w:szCs w:val="23"/>
        </w:rPr>
        <w:t>분쟁은</w:t>
      </w:r>
      <w:r w:rsidRPr="00B51FA5">
        <w:rPr>
          <w:rFonts w:ascii="Times New Roman"/>
          <w:bCs/>
          <w:sz w:val="23"/>
          <w:szCs w:val="23"/>
        </w:rPr>
        <w:t xml:space="preserve"> </w:t>
      </w:r>
      <w:r w:rsidRPr="00B51FA5">
        <w:rPr>
          <w:rFonts w:ascii="Times New Roman"/>
          <w:bCs/>
          <w:sz w:val="23"/>
          <w:szCs w:val="23"/>
        </w:rPr>
        <w:t>대한민국</w:t>
      </w:r>
      <w:r w:rsidRPr="00B51FA5">
        <w:rPr>
          <w:rFonts w:ascii="Times New Roman"/>
          <w:bCs/>
          <w:sz w:val="23"/>
          <w:szCs w:val="23"/>
        </w:rPr>
        <w:t xml:space="preserve"> </w:t>
      </w:r>
      <w:r w:rsidRPr="00B51FA5">
        <w:rPr>
          <w:rFonts w:ascii="Times New Roman"/>
          <w:bCs/>
          <w:sz w:val="23"/>
          <w:szCs w:val="23"/>
        </w:rPr>
        <w:t>법령에</w:t>
      </w:r>
      <w:r w:rsidRPr="00B51FA5">
        <w:rPr>
          <w:rFonts w:ascii="Times New Roman"/>
          <w:bCs/>
          <w:sz w:val="23"/>
          <w:szCs w:val="23"/>
        </w:rPr>
        <w:t xml:space="preserve"> </w:t>
      </w:r>
      <w:r w:rsidRPr="00B51FA5">
        <w:rPr>
          <w:rFonts w:ascii="Times New Roman"/>
          <w:bCs/>
          <w:sz w:val="23"/>
          <w:szCs w:val="23"/>
        </w:rPr>
        <w:t>의하여</w:t>
      </w:r>
      <w:r w:rsidRPr="00B51FA5">
        <w:rPr>
          <w:rFonts w:ascii="Times New Roman"/>
          <w:bCs/>
          <w:sz w:val="23"/>
          <w:szCs w:val="23"/>
        </w:rPr>
        <w:t xml:space="preserve"> </w:t>
      </w:r>
      <w:r w:rsidRPr="00B51FA5">
        <w:rPr>
          <w:rFonts w:ascii="Times New Roman"/>
          <w:bCs/>
          <w:sz w:val="23"/>
          <w:szCs w:val="23"/>
        </w:rPr>
        <w:t>규율</w:t>
      </w:r>
      <w:r w:rsidRPr="00B51FA5">
        <w:rPr>
          <w:rFonts w:ascii="Times New Roman"/>
          <w:bCs/>
          <w:sz w:val="23"/>
          <w:szCs w:val="23"/>
        </w:rPr>
        <w:t xml:space="preserve">, </w:t>
      </w:r>
      <w:r w:rsidRPr="00B51FA5">
        <w:rPr>
          <w:rFonts w:ascii="Times New Roman"/>
          <w:bCs/>
          <w:sz w:val="23"/>
          <w:szCs w:val="23"/>
        </w:rPr>
        <w:t>해석</w:t>
      </w:r>
      <w:r w:rsidRPr="00B51FA5">
        <w:rPr>
          <w:rFonts w:ascii="Times New Roman"/>
          <w:bCs/>
          <w:sz w:val="23"/>
          <w:szCs w:val="23"/>
        </w:rPr>
        <w:t xml:space="preserve"> </w:t>
      </w:r>
      <w:r w:rsidRPr="00B51FA5">
        <w:rPr>
          <w:rFonts w:ascii="Times New Roman"/>
          <w:bCs/>
          <w:sz w:val="23"/>
          <w:szCs w:val="23"/>
        </w:rPr>
        <w:t>및</w:t>
      </w:r>
      <w:r w:rsidRPr="00B51FA5">
        <w:rPr>
          <w:rFonts w:ascii="Times New Roman"/>
          <w:bCs/>
          <w:sz w:val="23"/>
          <w:szCs w:val="23"/>
        </w:rPr>
        <w:t xml:space="preserve"> </w:t>
      </w:r>
      <w:r w:rsidRPr="00B51FA5">
        <w:rPr>
          <w:rFonts w:ascii="Times New Roman"/>
          <w:bCs/>
          <w:sz w:val="23"/>
          <w:szCs w:val="23"/>
        </w:rPr>
        <w:t>집행된다</w:t>
      </w:r>
      <w:r w:rsidRPr="00B51FA5">
        <w:rPr>
          <w:rFonts w:ascii="Times New Roman"/>
          <w:bCs/>
          <w:sz w:val="23"/>
          <w:szCs w:val="23"/>
        </w:rPr>
        <w:t>.</w:t>
      </w:r>
    </w:p>
    <w:p w14:paraId="1FF9DDC1" w14:textId="77777777" w:rsidR="00786425" w:rsidRPr="00B51FA5" w:rsidRDefault="00786425" w:rsidP="00B51FA5">
      <w:pPr>
        <w:numPr>
          <w:ilvl w:val="1"/>
          <w:numId w:val="51"/>
        </w:numPr>
        <w:snapToGrid w:val="0"/>
        <w:spacing w:before="180" w:after="180" w:line="360" w:lineRule="atLeast"/>
        <w:rPr>
          <w:rFonts w:ascii="Times New Roman"/>
          <w:bCs/>
          <w:sz w:val="23"/>
          <w:szCs w:val="23"/>
          <w:u w:val="single"/>
        </w:rPr>
      </w:pPr>
      <w:r w:rsidRPr="00883718">
        <w:rPr>
          <w:rFonts w:ascii="Times New Roman"/>
          <w:bCs/>
          <w:sz w:val="23"/>
          <w:szCs w:val="23"/>
          <w:u w:val="single"/>
        </w:rPr>
        <w:t>분쟁</w:t>
      </w:r>
      <w:r w:rsidRPr="000575B1">
        <w:rPr>
          <w:rFonts w:ascii="Times New Roman"/>
          <w:bCs/>
          <w:sz w:val="23"/>
          <w:szCs w:val="23"/>
          <w:u w:val="single"/>
        </w:rPr>
        <w:t xml:space="preserve"> </w:t>
      </w:r>
      <w:r w:rsidRPr="00522B89">
        <w:rPr>
          <w:rFonts w:ascii="Times New Roman"/>
          <w:bCs/>
          <w:sz w:val="23"/>
          <w:szCs w:val="23"/>
          <w:u w:val="single"/>
        </w:rPr>
        <w:t>해결</w:t>
      </w:r>
      <w:r w:rsidRPr="00B51FA5">
        <w:rPr>
          <w:rFonts w:ascii="Times New Roman"/>
          <w:bCs/>
          <w:sz w:val="23"/>
          <w:szCs w:val="23"/>
          <w:u w:val="single"/>
        </w:rPr>
        <w:t>.</w:t>
      </w:r>
      <w:r w:rsidRPr="00883718">
        <w:rPr>
          <w:rFonts w:ascii="Times New Roman"/>
          <w:bCs/>
          <w:sz w:val="23"/>
          <w:szCs w:val="23"/>
        </w:rPr>
        <w:t xml:space="preserve">  </w:t>
      </w:r>
      <w:r w:rsidRPr="000575B1">
        <w:rPr>
          <w:rFonts w:ascii="Times New Roman"/>
          <w:bCs/>
          <w:sz w:val="23"/>
          <w:szCs w:val="23"/>
        </w:rPr>
        <w:t>본</w:t>
      </w:r>
      <w:r w:rsidRPr="00522B89">
        <w:rPr>
          <w:rFonts w:ascii="Times New Roman"/>
          <w:bCs/>
          <w:sz w:val="23"/>
          <w:szCs w:val="23"/>
        </w:rPr>
        <w:t xml:space="preserve"> </w:t>
      </w:r>
      <w:r w:rsidRPr="00B51FA5">
        <w:rPr>
          <w:rFonts w:ascii="Times New Roman"/>
          <w:bCs/>
          <w:sz w:val="23"/>
          <w:szCs w:val="23"/>
        </w:rPr>
        <w:t>계약과</w:t>
      </w:r>
      <w:r w:rsidRPr="00B51FA5">
        <w:rPr>
          <w:rFonts w:ascii="Times New Roman"/>
          <w:bCs/>
          <w:sz w:val="23"/>
          <w:szCs w:val="23"/>
        </w:rPr>
        <w:t xml:space="preserve"> </w:t>
      </w:r>
      <w:r w:rsidRPr="00B51FA5">
        <w:rPr>
          <w:rFonts w:ascii="Times New Roman"/>
          <w:bCs/>
          <w:sz w:val="23"/>
          <w:szCs w:val="23"/>
        </w:rPr>
        <w:t>관련하여</w:t>
      </w:r>
      <w:r w:rsidRPr="00B51FA5">
        <w:rPr>
          <w:rFonts w:ascii="Times New Roman"/>
          <w:bCs/>
          <w:sz w:val="23"/>
          <w:szCs w:val="23"/>
        </w:rPr>
        <w:t xml:space="preserve"> </w:t>
      </w:r>
      <w:r w:rsidRPr="00B51FA5">
        <w:rPr>
          <w:rFonts w:ascii="Times New Roman"/>
          <w:bCs/>
          <w:sz w:val="23"/>
          <w:szCs w:val="23"/>
        </w:rPr>
        <w:t>분쟁이</w:t>
      </w:r>
      <w:r w:rsidRPr="00B51FA5">
        <w:rPr>
          <w:rFonts w:ascii="Times New Roman"/>
          <w:bCs/>
          <w:sz w:val="23"/>
          <w:szCs w:val="23"/>
        </w:rPr>
        <w:t xml:space="preserve"> </w:t>
      </w:r>
      <w:r w:rsidRPr="00B51FA5">
        <w:rPr>
          <w:rFonts w:ascii="Times New Roman"/>
          <w:bCs/>
          <w:sz w:val="23"/>
          <w:szCs w:val="23"/>
        </w:rPr>
        <w:t>발생하는</w:t>
      </w:r>
      <w:r w:rsidRPr="00B51FA5">
        <w:rPr>
          <w:rFonts w:ascii="Times New Roman"/>
          <w:bCs/>
          <w:sz w:val="23"/>
          <w:szCs w:val="23"/>
        </w:rPr>
        <w:t xml:space="preserve"> </w:t>
      </w:r>
      <w:r w:rsidRPr="00B51FA5">
        <w:rPr>
          <w:rFonts w:ascii="Times New Roman"/>
          <w:bCs/>
          <w:sz w:val="23"/>
          <w:szCs w:val="23"/>
        </w:rPr>
        <w:t>경우</w:t>
      </w:r>
      <w:r w:rsidRPr="00B51FA5">
        <w:rPr>
          <w:rFonts w:ascii="Times New Roman"/>
          <w:bCs/>
          <w:sz w:val="23"/>
          <w:szCs w:val="23"/>
        </w:rPr>
        <w:t xml:space="preserve"> </w:t>
      </w:r>
      <w:r w:rsidRPr="00B51FA5">
        <w:rPr>
          <w:rFonts w:ascii="Times New Roman"/>
          <w:bCs/>
          <w:sz w:val="23"/>
          <w:szCs w:val="23"/>
        </w:rPr>
        <w:t>각</w:t>
      </w:r>
      <w:r w:rsidRPr="00B51FA5">
        <w:rPr>
          <w:rFonts w:ascii="Times New Roman"/>
          <w:bCs/>
          <w:sz w:val="23"/>
          <w:szCs w:val="23"/>
        </w:rPr>
        <w:t xml:space="preserve"> </w:t>
      </w:r>
      <w:r w:rsidRPr="00B51FA5">
        <w:rPr>
          <w:rFonts w:ascii="Times New Roman"/>
          <w:bCs/>
          <w:sz w:val="23"/>
          <w:szCs w:val="23"/>
        </w:rPr>
        <w:t>당사자는</w:t>
      </w:r>
      <w:r w:rsidRPr="00B51FA5">
        <w:rPr>
          <w:rFonts w:ascii="Times New Roman"/>
          <w:bCs/>
          <w:sz w:val="23"/>
          <w:szCs w:val="23"/>
        </w:rPr>
        <w:t xml:space="preserve"> </w:t>
      </w:r>
      <w:r w:rsidRPr="00B51FA5">
        <w:rPr>
          <w:rFonts w:ascii="Times New Roman"/>
          <w:bCs/>
          <w:sz w:val="23"/>
          <w:szCs w:val="23"/>
        </w:rPr>
        <w:t>선의에</w:t>
      </w:r>
      <w:r w:rsidRPr="00B51FA5">
        <w:rPr>
          <w:rFonts w:ascii="Times New Roman"/>
          <w:bCs/>
          <w:sz w:val="23"/>
          <w:szCs w:val="23"/>
        </w:rPr>
        <w:t xml:space="preserve"> </w:t>
      </w:r>
      <w:r w:rsidRPr="00B51FA5">
        <w:rPr>
          <w:rFonts w:ascii="Times New Roman"/>
          <w:bCs/>
          <w:sz w:val="23"/>
          <w:szCs w:val="23"/>
        </w:rPr>
        <w:t>기초한</w:t>
      </w:r>
      <w:r w:rsidRPr="00B51FA5">
        <w:rPr>
          <w:rFonts w:ascii="Times New Roman"/>
          <w:bCs/>
          <w:sz w:val="23"/>
          <w:szCs w:val="23"/>
        </w:rPr>
        <w:t xml:space="preserve"> </w:t>
      </w:r>
      <w:r w:rsidRPr="00B51FA5">
        <w:rPr>
          <w:rFonts w:ascii="Times New Roman"/>
          <w:bCs/>
          <w:sz w:val="23"/>
          <w:szCs w:val="23"/>
        </w:rPr>
        <w:t>협의를</w:t>
      </w:r>
      <w:r w:rsidRPr="00B51FA5">
        <w:rPr>
          <w:rFonts w:ascii="Times New Roman"/>
          <w:bCs/>
          <w:sz w:val="23"/>
          <w:szCs w:val="23"/>
        </w:rPr>
        <w:t xml:space="preserve"> </w:t>
      </w:r>
      <w:r w:rsidRPr="00B51FA5">
        <w:rPr>
          <w:rFonts w:ascii="Times New Roman"/>
          <w:bCs/>
          <w:sz w:val="23"/>
          <w:szCs w:val="23"/>
        </w:rPr>
        <w:t>통해</w:t>
      </w:r>
      <w:r w:rsidRPr="00B51FA5">
        <w:rPr>
          <w:rFonts w:ascii="Times New Roman"/>
          <w:bCs/>
          <w:sz w:val="23"/>
          <w:szCs w:val="23"/>
        </w:rPr>
        <w:t xml:space="preserve"> </w:t>
      </w:r>
      <w:r w:rsidRPr="00B51FA5">
        <w:rPr>
          <w:rFonts w:ascii="Times New Roman"/>
          <w:bCs/>
          <w:sz w:val="23"/>
          <w:szCs w:val="23"/>
        </w:rPr>
        <w:t>해결책을</w:t>
      </w:r>
      <w:r w:rsidRPr="00B51FA5">
        <w:rPr>
          <w:rFonts w:ascii="Times New Roman"/>
          <w:bCs/>
          <w:sz w:val="23"/>
          <w:szCs w:val="23"/>
        </w:rPr>
        <w:t xml:space="preserve"> </w:t>
      </w:r>
      <w:r w:rsidRPr="00B51FA5">
        <w:rPr>
          <w:rFonts w:ascii="Times New Roman"/>
          <w:bCs/>
          <w:sz w:val="23"/>
          <w:szCs w:val="23"/>
        </w:rPr>
        <w:t>모색한다</w:t>
      </w:r>
      <w:r w:rsidRPr="00B51FA5">
        <w:rPr>
          <w:rFonts w:ascii="Times New Roman"/>
          <w:bCs/>
          <w:sz w:val="23"/>
          <w:szCs w:val="23"/>
        </w:rPr>
        <w:t xml:space="preserve">. </w:t>
      </w:r>
      <w:r w:rsidRPr="00B51FA5">
        <w:rPr>
          <w:rFonts w:ascii="Times New Roman"/>
          <w:bCs/>
          <w:sz w:val="23"/>
          <w:szCs w:val="23"/>
        </w:rPr>
        <w:t>이러한</w:t>
      </w:r>
      <w:r w:rsidRPr="00B51FA5">
        <w:rPr>
          <w:rFonts w:ascii="Times New Roman"/>
          <w:bCs/>
          <w:sz w:val="23"/>
          <w:szCs w:val="23"/>
        </w:rPr>
        <w:t xml:space="preserve"> </w:t>
      </w:r>
      <w:r w:rsidRPr="00B51FA5">
        <w:rPr>
          <w:rFonts w:ascii="Times New Roman"/>
          <w:bCs/>
          <w:sz w:val="23"/>
          <w:szCs w:val="23"/>
        </w:rPr>
        <w:t>협의에도</w:t>
      </w:r>
      <w:r w:rsidRPr="00B51FA5">
        <w:rPr>
          <w:rFonts w:ascii="Times New Roman"/>
          <w:bCs/>
          <w:sz w:val="23"/>
          <w:szCs w:val="23"/>
        </w:rPr>
        <w:t xml:space="preserve"> </w:t>
      </w:r>
      <w:r w:rsidRPr="00B51FA5">
        <w:rPr>
          <w:rFonts w:ascii="Times New Roman"/>
          <w:bCs/>
          <w:sz w:val="23"/>
          <w:szCs w:val="23"/>
        </w:rPr>
        <w:t>불구하고</w:t>
      </w:r>
      <w:r w:rsidRPr="00B51FA5">
        <w:rPr>
          <w:rFonts w:ascii="Times New Roman"/>
          <w:bCs/>
          <w:sz w:val="23"/>
          <w:szCs w:val="23"/>
        </w:rPr>
        <w:t xml:space="preserve"> </w:t>
      </w:r>
      <w:r w:rsidRPr="00B51FA5">
        <w:rPr>
          <w:rFonts w:ascii="Times New Roman"/>
          <w:bCs/>
          <w:sz w:val="23"/>
          <w:szCs w:val="23"/>
        </w:rPr>
        <w:t>분쟁이</w:t>
      </w:r>
      <w:r w:rsidRPr="00B51FA5">
        <w:rPr>
          <w:rFonts w:ascii="Times New Roman"/>
          <w:bCs/>
          <w:sz w:val="23"/>
          <w:szCs w:val="23"/>
        </w:rPr>
        <w:t xml:space="preserve"> </w:t>
      </w:r>
      <w:r w:rsidRPr="00B51FA5">
        <w:rPr>
          <w:rFonts w:ascii="Times New Roman"/>
          <w:bCs/>
          <w:sz w:val="23"/>
          <w:szCs w:val="23"/>
        </w:rPr>
        <w:t>해결되지</w:t>
      </w:r>
      <w:r w:rsidRPr="00B51FA5">
        <w:rPr>
          <w:rFonts w:ascii="Times New Roman"/>
          <w:bCs/>
          <w:sz w:val="23"/>
          <w:szCs w:val="23"/>
        </w:rPr>
        <w:t xml:space="preserve"> </w:t>
      </w:r>
      <w:r w:rsidRPr="00B51FA5">
        <w:rPr>
          <w:rFonts w:ascii="Times New Roman"/>
          <w:bCs/>
          <w:sz w:val="23"/>
          <w:szCs w:val="23"/>
        </w:rPr>
        <w:t>않는</w:t>
      </w:r>
      <w:r w:rsidRPr="00B51FA5">
        <w:rPr>
          <w:rFonts w:ascii="Times New Roman"/>
          <w:bCs/>
          <w:sz w:val="23"/>
          <w:szCs w:val="23"/>
        </w:rPr>
        <w:t xml:space="preserve"> </w:t>
      </w:r>
      <w:r w:rsidRPr="00B51FA5">
        <w:rPr>
          <w:rFonts w:ascii="Times New Roman"/>
          <w:bCs/>
          <w:sz w:val="23"/>
          <w:szCs w:val="23"/>
        </w:rPr>
        <w:t>경우</w:t>
      </w:r>
      <w:r w:rsidRPr="00B51FA5">
        <w:rPr>
          <w:rFonts w:ascii="Times New Roman"/>
          <w:bCs/>
          <w:sz w:val="23"/>
          <w:szCs w:val="23"/>
        </w:rPr>
        <w:t xml:space="preserve">, </w:t>
      </w:r>
      <w:r w:rsidRPr="00B51FA5">
        <w:rPr>
          <w:rFonts w:ascii="Times New Roman"/>
          <w:bCs/>
          <w:sz w:val="23"/>
          <w:szCs w:val="23"/>
        </w:rPr>
        <w:t>서울중앙지방법원을</w:t>
      </w:r>
      <w:r w:rsidRPr="00B51FA5">
        <w:rPr>
          <w:rFonts w:ascii="Times New Roman"/>
          <w:bCs/>
          <w:sz w:val="23"/>
          <w:szCs w:val="23"/>
        </w:rPr>
        <w:t xml:space="preserve"> </w:t>
      </w:r>
      <w:r w:rsidRPr="00B51FA5">
        <w:rPr>
          <w:rFonts w:ascii="Times New Roman"/>
          <w:bCs/>
          <w:sz w:val="23"/>
          <w:szCs w:val="23"/>
        </w:rPr>
        <w:t>제</w:t>
      </w:r>
      <w:r w:rsidRPr="00B51FA5">
        <w:rPr>
          <w:rFonts w:ascii="Times New Roman"/>
          <w:bCs/>
          <w:sz w:val="23"/>
          <w:szCs w:val="23"/>
        </w:rPr>
        <w:t>1</w:t>
      </w:r>
      <w:r w:rsidRPr="00B51FA5">
        <w:rPr>
          <w:rFonts w:ascii="Times New Roman"/>
          <w:bCs/>
          <w:sz w:val="23"/>
          <w:szCs w:val="23"/>
        </w:rPr>
        <w:t>심</w:t>
      </w:r>
      <w:r w:rsidRPr="00B51FA5">
        <w:rPr>
          <w:rFonts w:ascii="Times New Roman"/>
          <w:bCs/>
          <w:sz w:val="23"/>
          <w:szCs w:val="23"/>
        </w:rPr>
        <w:t xml:space="preserve"> </w:t>
      </w:r>
      <w:r w:rsidRPr="00B51FA5">
        <w:rPr>
          <w:rFonts w:ascii="Times New Roman"/>
          <w:bCs/>
          <w:sz w:val="23"/>
          <w:szCs w:val="23"/>
        </w:rPr>
        <w:t>전속관할로</w:t>
      </w:r>
      <w:r w:rsidRPr="00B51FA5">
        <w:rPr>
          <w:rFonts w:ascii="Times New Roman"/>
          <w:bCs/>
          <w:sz w:val="23"/>
          <w:szCs w:val="23"/>
        </w:rPr>
        <w:t xml:space="preserve"> </w:t>
      </w:r>
      <w:r w:rsidRPr="00B51FA5">
        <w:rPr>
          <w:rFonts w:ascii="Times New Roman"/>
          <w:bCs/>
          <w:sz w:val="23"/>
          <w:szCs w:val="23"/>
        </w:rPr>
        <w:t>하는</w:t>
      </w:r>
      <w:r w:rsidRPr="00B51FA5">
        <w:rPr>
          <w:rFonts w:ascii="Times New Roman"/>
          <w:bCs/>
          <w:sz w:val="23"/>
          <w:szCs w:val="23"/>
        </w:rPr>
        <w:t xml:space="preserve"> </w:t>
      </w:r>
      <w:r w:rsidRPr="00B51FA5">
        <w:rPr>
          <w:rFonts w:ascii="Times New Roman"/>
          <w:bCs/>
          <w:sz w:val="23"/>
          <w:szCs w:val="23"/>
        </w:rPr>
        <w:t>재판에</w:t>
      </w:r>
      <w:r w:rsidRPr="00B51FA5">
        <w:rPr>
          <w:rFonts w:ascii="Times New Roman"/>
          <w:bCs/>
          <w:sz w:val="23"/>
          <w:szCs w:val="23"/>
        </w:rPr>
        <w:t xml:space="preserve"> </w:t>
      </w:r>
      <w:r w:rsidRPr="00B51FA5">
        <w:rPr>
          <w:rFonts w:ascii="Times New Roman"/>
          <w:bCs/>
          <w:sz w:val="23"/>
          <w:szCs w:val="23"/>
        </w:rPr>
        <w:t>의해</w:t>
      </w:r>
      <w:r w:rsidRPr="00B51FA5">
        <w:rPr>
          <w:rFonts w:ascii="Times New Roman"/>
          <w:bCs/>
          <w:sz w:val="23"/>
          <w:szCs w:val="23"/>
        </w:rPr>
        <w:t xml:space="preserve"> </w:t>
      </w:r>
      <w:r w:rsidRPr="00B51FA5">
        <w:rPr>
          <w:rFonts w:ascii="Times New Roman"/>
          <w:bCs/>
          <w:sz w:val="23"/>
          <w:szCs w:val="23"/>
        </w:rPr>
        <w:t>최종</w:t>
      </w:r>
      <w:r w:rsidRPr="00B51FA5">
        <w:rPr>
          <w:rFonts w:ascii="Times New Roman"/>
          <w:bCs/>
          <w:sz w:val="23"/>
          <w:szCs w:val="23"/>
        </w:rPr>
        <w:t xml:space="preserve"> </w:t>
      </w:r>
      <w:r w:rsidRPr="00B51FA5">
        <w:rPr>
          <w:rFonts w:ascii="Times New Roman"/>
          <w:bCs/>
          <w:sz w:val="23"/>
          <w:szCs w:val="23"/>
        </w:rPr>
        <w:t>해결한다</w:t>
      </w:r>
      <w:r w:rsidRPr="00B51FA5">
        <w:rPr>
          <w:rFonts w:ascii="Times New Roman"/>
          <w:bCs/>
          <w:sz w:val="23"/>
          <w:szCs w:val="23"/>
        </w:rPr>
        <w:t xml:space="preserve">. </w:t>
      </w:r>
    </w:p>
    <w:p w14:paraId="4FBD0656" w14:textId="77777777" w:rsidR="00786425" w:rsidRPr="00B51FA5" w:rsidRDefault="00786425" w:rsidP="00B51FA5">
      <w:pPr>
        <w:numPr>
          <w:ilvl w:val="1"/>
          <w:numId w:val="51"/>
        </w:numPr>
        <w:snapToGrid w:val="0"/>
        <w:spacing w:before="180" w:after="180" w:line="360" w:lineRule="atLeast"/>
        <w:rPr>
          <w:rFonts w:ascii="Times New Roman"/>
          <w:bCs/>
          <w:sz w:val="23"/>
          <w:szCs w:val="23"/>
          <w:u w:val="single"/>
        </w:rPr>
      </w:pPr>
      <w:proofErr w:type="spellStart"/>
      <w:r w:rsidRPr="00883718">
        <w:rPr>
          <w:rFonts w:ascii="Times New Roman"/>
          <w:bCs/>
          <w:sz w:val="23"/>
          <w:szCs w:val="23"/>
          <w:u w:val="single"/>
        </w:rPr>
        <w:t>완전계약</w:t>
      </w:r>
      <w:proofErr w:type="spellEnd"/>
      <w:r w:rsidRPr="00B51FA5">
        <w:rPr>
          <w:rFonts w:ascii="Times New Roman"/>
          <w:bCs/>
          <w:sz w:val="23"/>
          <w:szCs w:val="23"/>
          <w:u w:val="single"/>
        </w:rPr>
        <w:t>.</w:t>
      </w:r>
      <w:r w:rsidRPr="00883718">
        <w:rPr>
          <w:rFonts w:ascii="Times New Roman"/>
          <w:bCs/>
          <w:sz w:val="23"/>
          <w:szCs w:val="23"/>
        </w:rPr>
        <w:t xml:space="preserve">  </w:t>
      </w:r>
      <w:r w:rsidRPr="000575B1">
        <w:rPr>
          <w:rFonts w:ascii="Times New Roman"/>
          <w:bCs/>
          <w:sz w:val="23"/>
          <w:szCs w:val="23"/>
        </w:rPr>
        <w:t>본</w:t>
      </w:r>
      <w:r w:rsidRPr="00522B89">
        <w:rPr>
          <w:rFonts w:ascii="Times New Roman"/>
          <w:bCs/>
          <w:sz w:val="23"/>
          <w:szCs w:val="23"/>
        </w:rPr>
        <w:t xml:space="preserve"> </w:t>
      </w:r>
      <w:r w:rsidRPr="00B51FA5">
        <w:rPr>
          <w:rFonts w:ascii="Times New Roman"/>
          <w:bCs/>
          <w:sz w:val="23"/>
          <w:szCs w:val="23"/>
        </w:rPr>
        <w:t>계약</w:t>
      </w:r>
      <w:r w:rsidRPr="00B51FA5">
        <w:rPr>
          <w:rFonts w:ascii="Times New Roman"/>
          <w:bCs/>
          <w:sz w:val="23"/>
          <w:szCs w:val="23"/>
        </w:rPr>
        <w:t>(</w:t>
      </w:r>
      <w:r w:rsidRPr="00A4035C">
        <w:rPr>
          <w:rFonts w:ascii="Times New Roman" w:hint="eastAsia"/>
          <w:bCs/>
          <w:sz w:val="23"/>
          <w:szCs w:val="23"/>
        </w:rPr>
        <w:t>별첨</w:t>
      </w:r>
      <w:r w:rsidRPr="00A4035C">
        <w:rPr>
          <w:rFonts w:ascii="Times New Roman"/>
          <w:bCs/>
          <w:sz w:val="23"/>
          <w:szCs w:val="23"/>
        </w:rPr>
        <w:t xml:space="preserve"> </w:t>
      </w:r>
      <w:r w:rsidRPr="009077E0">
        <w:rPr>
          <w:rFonts w:ascii="Times New Roman"/>
          <w:bCs/>
          <w:sz w:val="23"/>
          <w:szCs w:val="23"/>
        </w:rPr>
        <w:t>포함</w:t>
      </w:r>
      <w:r w:rsidRPr="009077E0">
        <w:rPr>
          <w:rFonts w:ascii="Times New Roman"/>
          <w:bCs/>
          <w:sz w:val="23"/>
          <w:szCs w:val="23"/>
        </w:rPr>
        <w:t xml:space="preserve">) </w:t>
      </w:r>
      <w:r w:rsidRPr="009077E0">
        <w:rPr>
          <w:rFonts w:ascii="Times New Roman"/>
          <w:bCs/>
          <w:sz w:val="23"/>
          <w:szCs w:val="23"/>
        </w:rPr>
        <w:t>및</w:t>
      </w:r>
      <w:r w:rsidRPr="009077E0">
        <w:rPr>
          <w:rFonts w:ascii="Times New Roman"/>
          <w:bCs/>
          <w:sz w:val="23"/>
          <w:szCs w:val="23"/>
        </w:rPr>
        <w:t xml:space="preserve"> </w:t>
      </w:r>
      <w:r w:rsidRPr="00B811B0">
        <w:rPr>
          <w:rFonts w:ascii="Times New Roman"/>
          <w:bCs/>
          <w:sz w:val="23"/>
          <w:szCs w:val="23"/>
        </w:rPr>
        <w:t>본</w:t>
      </w:r>
      <w:r w:rsidRPr="00B51FA5">
        <w:rPr>
          <w:rFonts w:ascii="Times New Roman"/>
          <w:bCs/>
          <w:sz w:val="23"/>
          <w:szCs w:val="23"/>
        </w:rPr>
        <w:t xml:space="preserve"> </w:t>
      </w:r>
      <w:r w:rsidRPr="00B51FA5">
        <w:rPr>
          <w:rFonts w:ascii="Times New Roman"/>
          <w:bCs/>
          <w:sz w:val="23"/>
          <w:szCs w:val="23"/>
        </w:rPr>
        <w:t>계약에</w:t>
      </w:r>
      <w:r w:rsidRPr="00B51FA5">
        <w:rPr>
          <w:rFonts w:ascii="Times New Roman"/>
          <w:bCs/>
          <w:sz w:val="23"/>
          <w:szCs w:val="23"/>
        </w:rPr>
        <w:t xml:space="preserve"> </w:t>
      </w:r>
      <w:r w:rsidRPr="00B51FA5">
        <w:rPr>
          <w:rFonts w:ascii="Times New Roman"/>
          <w:bCs/>
          <w:sz w:val="23"/>
          <w:szCs w:val="23"/>
        </w:rPr>
        <w:t>따라</w:t>
      </w:r>
      <w:r w:rsidRPr="00B51FA5">
        <w:rPr>
          <w:rFonts w:ascii="Times New Roman"/>
          <w:bCs/>
          <w:sz w:val="23"/>
          <w:szCs w:val="23"/>
        </w:rPr>
        <w:t xml:space="preserve"> </w:t>
      </w:r>
      <w:r w:rsidRPr="00B51FA5">
        <w:rPr>
          <w:rFonts w:ascii="Times New Roman"/>
          <w:bCs/>
          <w:sz w:val="23"/>
          <w:szCs w:val="23"/>
        </w:rPr>
        <w:t>체결된</w:t>
      </w:r>
      <w:r w:rsidRPr="00B51FA5">
        <w:rPr>
          <w:rFonts w:ascii="Times New Roman"/>
          <w:bCs/>
          <w:sz w:val="23"/>
          <w:szCs w:val="23"/>
        </w:rPr>
        <w:t xml:space="preserve"> </w:t>
      </w:r>
      <w:r w:rsidRPr="00B51FA5">
        <w:rPr>
          <w:rFonts w:ascii="Times New Roman"/>
          <w:bCs/>
          <w:sz w:val="23"/>
          <w:szCs w:val="23"/>
        </w:rPr>
        <w:t>계약</w:t>
      </w:r>
      <w:r w:rsidRPr="00B51FA5">
        <w:rPr>
          <w:rFonts w:ascii="Times New Roman"/>
          <w:bCs/>
          <w:sz w:val="23"/>
          <w:szCs w:val="23"/>
        </w:rPr>
        <w:t xml:space="preserve">, </w:t>
      </w:r>
      <w:r w:rsidRPr="00B51FA5">
        <w:rPr>
          <w:rFonts w:ascii="Times New Roman"/>
          <w:bCs/>
          <w:sz w:val="23"/>
          <w:szCs w:val="23"/>
        </w:rPr>
        <w:t>서류와</w:t>
      </w:r>
      <w:r w:rsidRPr="00B51FA5">
        <w:rPr>
          <w:rFonts w:ascii="Times New Roman"/>
          <w:bCs/>
          <w:sz w:val="23"/>
          <w:szCs w:val="23"/>
        </w:rPr>
        <w:t xml:space="preserve"> </w:t>
      </w:r>
      <w:r w:rsidRPr="00B51FA5">
        <w:rPr>
          <w:rFonts w:ascii="Times New Roman"/>
          <w:bCs/>
          <w:sz w:val="23"/>
          <w:szCs w:val="23"/>
        </w:rPr>
        <w:t>증서들은</w:t>
      </w:r>
      <w:r w:rsidRPr="00B51FA5">
        <w:rPr>
          <w:rFonts w:ascii="Times New Roman"/>
          <w:bCs/>
          <w:sz w:val="23"/>
          <w:szCs w:val="23"/>
        </w:rPr>
        <w:t xml:space="preserve"> </w:t>
      </w:r>
      <w:proofErr w:type="spellStart"/>
      <w:r w:rsidR="00883718">
        <w:rPr>
          <w:rFonts w:ascii="Times New Roman" w:hint="eastAsia"/>
          <w:bCs/>
          <w:sz w:val="23"/>
          <w:szCs w:val="23"/>
        </w:rPr>
        <w:t>대상주식</w:t>
      </w:r>
      <w:r w:rsidRPr="000575B1">
        <w:rPr>
          <w:rFonts w:ascii="Times New Roman"/>
          <w:bCs/>
          <w:sz w:val="23"/>
          <w:szCs w:val="23"/>
        </w:rPr>
        <w:t>의</w:t>
      </w:r>
      <w:proofErr w:type="spellEnd"/>
      <w:r w:rsidRPr="00522B89">
        <w:rPr>
          <w:rFonts w:ascii="Times New Roman"/>
          <w:bCs/>
          <w:sz w:val="23"/>
          <w:szCs w:val="23"/>
        </w:rPr>
        <w:t xml:space="preserve"> </w:t>
      </w:r>
      <w:r w:rsidRPr="00B51FA5">
        <w:rPr>
          <w:rFonts w:ascii="Times New Roman"/>
          <w:bCs/>
          <w:sz w:val="23"/>
          <w:szCs w:val="23"/>
        </w:rPr>
        <w:t>매매</w:t>
      </w:r>
      <w:r w:rsidRPr="00B51FA5">
        <w:rPr>
          <w:rFonts w:ascii="Times New Roman"/>
          <w:bCs/>
          <w:sz w:val="23"/>
          <w:szCs w:val="23"/>
        </w:rPr>
        <w:t xml:space="preserve"> </w:t>
      </w:r>
      <w:r w:rsidRPr="00B51FA5">
        <w:rPr>
          <w:rFonts w:ascii="Times New Roman"/>
          <w:bCs/>
          <w:sz w:val="23"/>
          <w:szCs w:val="23"/>
        </w:rPr>
        <w:t>및</w:t>
      </w:r>
      <w:r w:rsidRPr="00B51FA5">
        <w:rPr>
          <w:rFonts w:ascii="Times New Roman"/>
          <w:bCs/>
          <w:sz w:val="23"/>
          <w:szCs w:val="23"/>
        </w:rPr>
        <w:t xml:space="preserve"> </w:t>
      </w:r>
      <w:r w:rsidRPr="00B51FA5">
        <w:rPr>
          <w:rFonts w:ascii="Times New Roman" w:hint="eastAsia"/>
          <w:bCs/>
          <w:sz w:val="23"/>
          <w:szCs w:val="23"/>
        </w:rPr>
        <w:t>본건</w:t>
      </w:r>
      <w:r w:rsidRPr="00B51FA5">
        <w:rPr>
          <w:rFonts w:ascii="Times New Roman" w:hint="eastAsia"/>
          <w:bCs/>
          <w:sz w:val="23"/>
          <w:szCs w:val="23"/>
        </w:rPr>
        <w:t xml:space="preserve"> </w:t>
      </w:r>
      <w:r w:rsidRPr="00B51FA5">
        <w:rPr>
          <w:rFonts w:ascii="Times New Roman"/>
          <w:bCs/>
          <w:sz w:val="23"/>
          <w:szCs w:val="23"/>
        </w:rPr>
        <w:t>거래에</w:t>
      </w:r>
      <w:r w:rsidRPr="00B51FA5">
        <w:rPr>
          <w:rFonts w:ascii="Times New Roman"/>
          <w:bCs/>
          <w:sz w:val="23"/>
          <w:szCs w:val="23"/>
        </w:rPr>
        <w:t xml:space="preserve"> </w:t>
      </w:r>
      <w:r w:rsidRPr="00B51FA5">
        <w:rPr>
          <w:rFonts w:ascii="Times New Roman"/>
          <w:bCs/>
          <w:sz w:val="23"/>
          <w:szCs w:val="23"/>
        </w:rPr>
        <w:t>관한</w:t>
      </w:r>
      <w:r w:rsidRPr="00B51FA5">
        <w:rPr>
          <w:rFonts w:ascii="Times New Roman"/>
          <w:bCs/>
          <w:sz w:val="23"/>
          <w:szCs w:val="23"/>
        </w:rPr>
        <w:t xml:space="preserve"> </w:t>
      </w:r>
      <w:r w:rsidRPr="00B51FA5">
        <w:rPr>
          <w:rFonts w:ascii="Times New Roman"/>
          <w:bCs/>
          <w:sz w:val="23"/>
          <w:szCs w:val="23"/>
        </w:rPr>
        <w:t>당사자들</w:t>
      </w:r>
      <w:r w:rsidRPr="00B51FA5">
        <w:rPr>
          <w:rFonts w:ascii="Times New Roman"/>
          <w:bCs/>
          <w:sz w:val="23"/>
          <w:szCs w:val="23"/>
        </w:rPr>
        <w:t xml:space="preserve"> </w:t>
      </w:r>
      <w:r w:rsidRPr="00B51FA5">
        <w:rPr>
          <w:rFonts w:ascii="Times New Roman"/>
          <w:bCs/>
          <w:sz w:val="23"/>
          <w:szCs w:val="23"/>
        </w:rPr>
        <w:t>사이의</w:t>
      </w:r>
      <w:r w:rsidRPr="00B51FA5">
        <w:rPr>
          <w:rFonts w:ascii="Times New Roman"/>
          <w:bCs/>
          <w:sz w:val="23"/>
          <w:szCs w:val="23"/>
        </w:rPr>
        <w:t xml:space="preserve"> </w:t>
      </w:r>
      <w:r w:rsidRPr="00B51FA5">
        <w:rPr>
          <w:rFonts w:ascii="Times New Roman"/>
          <w:bCs/>
          <w:sz w:val="23"/>
          <w:szCs w:val="23"/>
        </w:rPr>
        <w:t>최종적</w:t>
      </w:r>
      <w:r w:rsidRPr="00B51FA5">
        <w:rPr>
          <w:rFonts w:ascii="Times New Roman"/>
          <w:bCs/>
          <w:sz w:val="23"/>
          <w:szCs w:val="23"/>
        </w:rPr>
        <w:t xml:space="preserve">, </w:t>
      </w:r>
      <w:r w:rsidRPr="00B51FA5">
        <w:rPr>
          <w:rFonts w:ascii="Times New Roman"/>
          <w:bCs/>
          <w:sz w:val="23"/>
          <w:szCs w:val="23"/>
        </w:rPr>
        <w:t>완전한</w:t>
      </w:r>
      <w:r w:rsidRPr="00B51FA5">
        <w:rPr>
          <w:rFonts w:ascii="Times New Roman"/>
          <w:bCs/>
          <w:sz w:val="23"/>
          <w:szCs w:val="23"/>
        </w:rPr>
        <w:t xml:space="preserve"> </w:t>
      </w:r>
      <w:r w:rsidRPr="00B51FA5">
        <w:rPr>
          <w:rFonts w:ascii="Times New Roman"/>
          <w:bCs/>
          <w:sz w:val="23"/>
          <w:szCs w:val="23"/>
        </w:rPr>
        <w:t>그리고</w:t>
      </w:r>
      <w:r w:rsidRPr="00B51FA5">
        <w:rPr>
          <w:rFonts w:ascii="Times New Roman"/>
          <w:bCs/>
          <w:sz w:val="23"/>
          <w:szCs w:val="23"/>
        </w:rPr>
        <w:t xml:space="preserve"> </w:t>
      </w:r>
      <w:r w:rsidRPr="00B51FA5">
        <w:rPr>
          <w:rFonts w:ascii="Times New Roman"/>
          <w:bCs/>
          <w:sz w:val="23"/>
          <w:szCs w:val="23"/>
        </w:rPr>
        <w:t>배타적인</w:t>
      </w:r>
      <w:r w:rsidRPr="00B51FA5">
        <w:rPr>
          <w:rFonts w:ascii="Times New Roman"/>
          <w:bCs/>
          <w:sz w:val="23"/>
          <w:szCs w:val="23"/>
        </w:rPr>
        <w:t xml:space="preserve"> </w:t>
      </w:r>
      <w:r w:rsidRPr="00B51FA5">
        <w:rPr>
          <w:rFonts w:ascii="Times New Roman"/>
          <w:bCs/>
          <w:sz w:val="23"/>
          <w:szCs w:val="23"/>
        </w:rPr>
        <w:t>합의를</w:t>
      </w:r>
      <w:r w:rsidRPr="00B51FA5">
        <w:rPr>
          <w:rFonts w:ascii="Times New Roman"/>
          <w:bCs/>
          <w:sz w:val="23"/>
          <w:szCs w:val="23"/>
        </w:rPr>
        <w:t xml:space="preserve"> </w:t>
      </w:r>
      <w:r w:rsidRPr="00B51FA5">
        <w:rPr>
          <w:rFonts w:ascii="Times New Roman"/>
          <w:bCs/>
          <w:sz w:val="23"/>
          <w:szCs w:val="23"/>
        </w:rPr>
        <w:t>구성하며</w:t>
      </w:r>
      <w:r w:rsidRPr="00B51FA5">
        <w:rPr>
          <w:rFonts w:ascii="Times New Roman"/>
          <w:bCs/>
          <w:sz w:val="23"/>
          <w:szCs w:val="23"/>
        </w:rPr>
        <w:t xml:space="preserve">, </w:t>
      </w:r>
      <w:r w:rsidRPr="00B51FA5">
        <w:rPr>
          <w:rFonts w:ascii="Times New Roman"/>
          <w:bCs/>
          <w:sz w:val="23"/>
          <w:szCs w:val="23"/>
        </w:rPr>
        <w:t>그에</w:t>
      </w:r>
      <w:r w:rsidRPr="00B51FA5">
        <w:rPr>
          <w:rFonts w:ascii="Times New Roman"/>
          <w:bCs/>
          <w:sz w:val="23"/>
          <w:szCs w:val="23"/>
        </w:rPr>
        <w:t xml:space="preserve"> </w:t>
      </w:r>
      <w:r w:rsidRPr="00B51FA5">
        <w:rPr>
          <w:rFonts w:ascii="Times New Roman"/>
          <w:bCs/>
          <w:sz w:val="23"/>
          <w:szCs w:val="23"/>
        </w:rPr>
        <w:t>대한</w:t>
      </w:r>
      <w:r w:rsidRPr="00B51FA5">
        <w:rPr>
          <w:rFonts w:ascii="Times New Roman"/>
          <w:bCs/>
          <w:sz w:val="23"/>
          <w:szCs w:val="23"/>
        </w:rPr>
        <w:t xml:space="preserve"> </w:t>
      </w:r>
      <w:r w:rsidRPr="00B51FA5">
        <w:rPr>
          <w:rFonts w:ascii="Times New Roman"/>
          <w:bCs/>
          <w:sz w:val="23"/>
          <w:szCs w:val="23"/>
        </w:rPr>
        <w:t>종전의</w:t>
      </w:r>
      <w:r w:rsidRPr="00B51FA5">
        <w:rPr>
          <w:rFonts w:ascii="Times New Roman"/>
          <w:bCs/>
          <w:sz w:val="23"/>
          <w:szCs w:val="23"/>
        </w:rPr>
        <w:t xml:space="preserve"> </w:t>
      </w:r>
      <w:r w:rsidRPr="00B51FA5">
        <w:rPr>
          <w:rFonts w:ascii="Times New Roman"/>
          <w:bCs/>
          <w:sz w:val="23"/>
          <w:szCs w:val="23"/>
        </w:rPr>
        <w:t>모든</w:t>
      </w:r>
      <w:r w:rsidRPr="00B51FA5">
        <w:rPr>
          <w:rFonts w:ascii="Times New Roman"/>
          <w:bCs/>
          <w:sz w:val="23"/>
          <w:szCs w:val="23"/>
        </w:rPr>
        <w:t xml:space="preserve"> </w:t>
      </w:r>
      <w:r w:rsidRPr="00B51FA5">
        <w:rPr>
          <w:rFonts w:ascii="Times New Roman"/>
          <w:bCs/>
          <w:sz w:val="23"/>
          <w:szCs w:val="23"/>
        </w:rPr>
        <w:t>구두</w:t>
      </w:r>
      <w:r w:rsidRPr="00B51FA5">
        <w:rPr>
          <w:rFonts w:ascii="Times New Roman"/>
          <w:bCs/>
          <w:sz w:val="23"/>
          <w:szCs w:val="23"/>
        </w:rPr>
        <w:t xml:space="preserve"> </w:t>
      </w:r>
      <w:r w:rsidRPr="00B51FA5">
        <w:rPr>
          <w:rFonts w:ascii="Times New Roman"/>
          <w:bCs/>
          <w:sz w:val="23"/>
          <w:szCs w:val="23"/>
        </w:rPr>
        <w:t>또는</w:t>
      </w:r>
      <w:r w:rsidRPr="00B51FA5">
        <w:rPr>
          <w:rFonts w:ascii="Times New Roman"/>
          <w:bCs/>
          <w:sz w:val="23"/>
          <w:szCs w:val="23"/>
        </w:rPr>
        <w:t xml:space="preserve"> </w:t>
      </w:r>
      <w:r w:rsidRPr="00B51FA5">
        <w:rPr>
          <w:rFonts w:ascii="Times New Roman"/>
          <w:bCs/>
          <w:sz w:val="23"/>
          <w:szCs w:val="23"/>
        </w:rPr>
        <w:t>서면의</w:t>
      </w:r>
      <w:r w:rsidRPr="00B51FA5">
        <w:rPr>
          <w:rFonts w:ascii="Times New Roman"/>
          <w:bCs/>
          <w:sz w:val="23"/>
          <w:szCs w:val="23"/>
        </w:rPr>
        <w:t xml:space="preserve"> </w:t>
      </w:r>
      <w:r w:rsidRPr="00B51FA5">
        <w:rPr>
          <w:rFonts w:ascii="Times New Roman"/>
          <w:bCs/>
          <w:sz w:val="23"/>
          <w:szCs w:val="23"/>
        </w:rPr>
        <w:t>합의</w:t>
      </w:r>
      <w:r w:rsidRPr="00883718">
        <w:rPr>
          <w:rFonts w:ascii="Times New Roman"/>
          <w:bCs/>
          <w:sz w:val="23"/>
          <w:szCs w:val="23"/>
        </w:rPr>
        <w:t xml:space="preserve">, </w:t>
      </w:r>
      <w:r w:rsidRPr="000575B1">
        <w:rPr>
          <w:rFonts w:ascii="Times New Roman"/>
          <w:bCs/>
          <w:sz w:val="23"/>
          <w:szCs w:val="23"/>
        </w:rPr>
        <w:t>양해</w:t>
      </w:r>
      <w:r w:rsidRPr="00522B89">
        <w:rPr>
          <w:rFonts w:ascii="Times New Roman"/>
          <w:bCs/>
          <w:sz w:val="23"/>
          <w:szCs w:val="23"/>
        </w:rPr>
        <w:t xml:space="preserve"> </w:t>
      </w:r>
      <w:r w:rsidRPr="00B51FA5">
        <w:rPr>
          <w:rFonts w:ascii="Times New Roman"/>
          <w:bCs/>
          <w:sz w:val="23"/>
          <w:szCs w:val="23"/>
        </w:rPr>
        <w:t>및</w:t>
      </w:r>
      <w:r w:rsidRPr="00B51FA5">
        <w:rPr>
          <w:rFonts w:ascii="Times New Roman"/>
          <w:bCs/>
          <w:sz w:val="23"/>
          <w:szCs w:val="23"/>
        </w:rPr>
        <w:t xml:space="preserve"> </w:t>
      </w:r>
      <w:r w:rsidRPr="00B51FA5">
        <w:rPr>
          <w:rFonts w:ascii="Times New Roman"/>
          <w:bCs/>
          <w:sz w:val="23"/>
          <w:szCs w:val="23"/>
        </w:rPr>
        <w:t>진술을</w:t>
      </w:r>
      <w:r w:rsidRPr="00B51FA5">
        <w:rPr>
          <w:rFonts w:ascii="Times New Roman"/>
          <w:bCs/>
          <w:sz w:val="23"/>
          <w:szCs w:val="23"/>
        </w:rPr>
        <w:t xml:space="preserve"> </w:t>
      </w:r>
      <w:r w:rsidRPr="00B51FA5">
        <w:rPr>
          <w:rFonts w:ascii="Times New Roman"/>
          <w:bCs/>
          <w:sz w:val="23"/>
          <w:szCs w:val="23"/>
        </w:rPr>
        <w:t>대체한다</w:t>
      </w:r>
      <w:r w:rsidRPr="00B51FA5">
        <w:rPr>
          <w:rFonts w:ascii="Times New Roman"/>
          <w:bCs/>
          <w:sz w:val="23"/>
          <w:szCs w:val="23"/>
        </w:rPr>
        <w:t>.</w:t>
      </w:r>
    </w:p>
    <w:p w14:paraId="21A8E730" w14:textId="77777777" w:rsidR="00786425" w:rsidRPr="00B51FA5" w:rsidRDefault="00786425" w:rsidP="00B51FA5">
      <w:pPr>
        <w:numPr>
          <w:ilvl w:val="1"/>
          <w:numId w:val="51"/>
        </w:numPr>
        <w:snapToGrid w:val="0"/>
        <w:spacing w:before="180" w:after="180" w:line="360" w:lineRule="atLeast"/>
        <w:rPr>
          <w:rFonts w:ascii="Times New Roman"/>
          <w:bCs/>
          <w:sz w:val="23"/>
          <w:szCs w:val="23"/>
          <w:u w:val="single"/>
        </w:rPr>
      </w:pPr>
      <w:r w:rsidRPr="00883718">
        <w:rPr>
          <w:rFonts w:ascii="Times New Roman"/>
          <w:bCs/>
          <w:sz w:val="23"/>
          <w:szCs w:val="23"/>
          <w:u w:val="single"/>
        </w:rPr>
        <w:t>가분성</w:t>
      </w:r>
      <w:r w:rsidRPr="00B51FA5">
        <w:rPr>
          <w:rFonts w:ascii="Times New Roman"/>
          <w:bCs/>
          <w:sz w:val="23"/>
          <w:szCs w:val="23"/>
          <w:u w:val="single"/>
        </w:rPr>
        <w:t>.</w:t>
      </w:r>
      <w:r w:rsidRPr="00883718">
        <w:rPr>
          <w:rFonts w:ascii="Times New Roman"/>
          <w:bCs/>
          <w:sz w:val="23"/>
          <w:szCs w:val="23"/>
        </w:rPr>
        <w:t xml:space="preserve">  </w:t>
      </w:r>
      <w:r w:rsidRPr="000575B1">
        <w:rPr>
          <w:rFonts w:ascii="Times New Roman"/>
          <w:bCs/>
          <w:sz w:val="23"/>
          <w:szCs w:val="23"/>
        </w:rPr>
        <w:t>본</w:t>
      </w:r>
      <w:r w:rsidRPr="00522B89">
        <w:rPr>
          <w:rFonts w:ascii="Times New Roman"/>
          <w:bCs/>
          <w:sz w:val="23"/>
          <w:szCs w:val="23"/>
        </w:rPr>
        <w:t xml:space="preserve"> </w:t>
      </w:r>
      <w:r w:rsidRPr="00B51FA5">
        <w:rPr>
          <w:rFonts w:ascii="Times New Roman"/>
          <w:bCs/>
          <w:sz w:val="23"/>
          <w:szCs w:val="23"/>
        </w:rPr>
        <w:t>계약의</w:t>
      </w:r>
      <w:r w:rsidRPr="00B51FA5">
        <w:rPr>
          <w:rFonts w:ascii="Times New Roman"/>
          <w:bCs/>
          <w:sz w:val="23"/>
          <w:szCs w:val="23"/>
        </w:rPr>
        <w:t xml:space="preserve"> </w:t>
      </w:r>
      <w:r w:rsidRPr="00B51FA5">
        <w:rPr>
          <w:rFonts w:ascii="Times New Roman"/>
          <w:bCs/>
          <w:sz w:val="23"/>
          <w:szCs w:val="23"/>
        </w:rPr>
        <w:t>어느</w:t>
      </w:r>
      <w:r w:rsidRPr="00B51FA5">
        <w:rPr>
          <w:rFonts w:ascii="Times New Roman"/>
          <w:bCs/>
          <w:sz w:val="23"/>
          <w:szCs w:val="23"/>
        </w:rPr>
        <w:t xml:space="preserve"> </w:t>
      </w:r>
      <w:r w:rsidRPr="00B51FA5">
        <w:rPr>
          <w:rFonts w:ascii="Times New Roman"/>
          <w:bCs/>
          <w:sz w:val="23"/>
          <w:szCs w:val="23"/>
        </w:rPr>
        <w:t>규정이</w:t>
      </w:r>
      <w:r w:rsidRPr="00B51FA5">
        <w:rPr>
          <w:rFonts w:ascii="Times New Roman"/>
          <w:bCs/>
          <w:sz w:val="23"/>
          <w:szCs w:val="23"/>
        </w:rPr>
        <w:t xml:space="preserve"> </w:t>
      </w:r>
      <w:r w:rsidRPr="00B51FA5">
        <w:rPr>
          <w:rFonts w:ascii="Times New Roman"/>
          <w:bCs/>
          <w:sz w:val="23"/>
          <w:szCs w:val="23"/>
        </w:rPr>
        <w:t>행정</w:t>
      </w:r>
      <w:r w:rsidRPr="00B51FA5">
        <w:rPr>
          <w:rFonts w:ascii="Times New Roman"/>
          <w:bCs/>
          <w:sz w:val="23"/>
          <w:szCs w:val="23"/>
        </w:rPr>
        <w:t xml:space="preserve">, </w:t>
      </w:r>
      <w:r w:rsidRPr="00B51FA5">
        <w:rPr>
          <w:rFonts w:ascii="Times New Roman"/>
          <w:bCs/>
          <w:sz w:val="23"/>
          <w:szCs w:val="23"/>
        </w:rPr>
        <w:t>입법</w:t>
      </w:r>
      <w:r w:rsidRPr="00B51FA5">
        <w:rPr>
          <w:rFonts w:ascii="Times New Roman"/>
          <w:bCs/>
          <w:sz w:val="23"/>
          <w:szCs w:val="23"/>
        </w:rPr>
        <w:t xml:space="preserve">, </w:t>
      </w:r>
      <w:r w:rsidRPr="00B51FA5">
        <w:rPr>
          <w:rFonts w:ascii="Times New Roman"/>
          <w:bCs/>
          <w:sz w:val="23"/>
          <w:szCs w:val="23"/>
        </w:rPr>
        <w:t>사법</w:t>
      </w:r>
      <w:r w:rsidRPr="00B51FA5">
        <w:rPr>
          <w:rFonts w:ascii="Times New Roman"/>
          <w:bCs/>
          <w:sz w:val="23"/>
          <w:szCs w:val="23"/>
        </w:rPr>
        <w:t xml:space="preserve"> </w:t>
      </w:r>
      <w:r w:rsidRPr="00B51FA5">
        <w:rPr>
          <w:rFonts w:ascii="Times New Roman"/>
          <w:bCs/>
          <w:sz w:val="23"/>
          <w:szCs w:val="23"/>
        </w:rPr>
        <w:t>기타</w:t>
      </w:r>
      <w:r w:rsidRPr="00B51FA5">
        <w:rPr>
          <w:rFonts w:ascii="Times New Roman"/>
          <w:bCs/>
          <w:sz w:val="23"/>
          <w:szCs w:val="23"/>
        </w:rPr>
        <w:t xml:space="preserve"> </w:t>
      </w:r>
      <w:r w:rsidRPr="00B51FA5">
        <w:rPr>
          <w:rFonts w:ascii="Times New Roman"/>
          <w:bCs/>
          <w:sz w:val="23"/>
          <w:szCs w:val="23"/>
        </w:rPr>
        <w:t>명령</w:t>
      </w:r>
      <w:r w:rsidRPr="00B51FA5">
        <w:rPr>
          <w:rFonts w:ascii="Times New Roman"/>
          <w:bCs/>
          <w:sz w:val="23"/>
          <w:szCs w:val="23"/>
        </w:rPr>
        <w:t xml:space="preserve"> </w:t>
      </w:r>
      <w:r w:rsidRPr="00B51FA5">
        <w:rPr>
          <w:rFonts w:ascii="Times New Roman"/>
          <w:bCs/>
          <w:sz w:val="23"/>
          <w:szCs w:val="23"/>
        </w:rPr>
        <w:t>또는</w:t>
      </w:r>
      <w:r w:rsidRPr="00B51FA5">
        <w:rPr>
          <w:rFonts w:ascii="Times New Roman"/>
          <w:bCs/>
          <w:sz w:val="23"/>
          <w:szCs w:val="23"/>
        </w:rPr>
        <w:t xml:space="preserve"> </w:t>
      </w:r>
      <w:r w:rsidRPr="00B51FA5">
        <w:rPr>
          <w:rFonts w:ascii="Times New Roman"/>
          <w:bCs/>
          <w:sz w:val="23"/>
          <w:szCs w:val="23"/>
        </w:rPr>
        <w:t>결정에</w:t>
      </w:r>
      <w:r w:rsidRPr="00B51FA5">
        <w:rPr>
          <w:rFonts w:ascii="Times New Roman"/>
          <w:bCs/>
          <w:sz w:val="23"/>
          <w:szCs w:val="23"/>
        </w:rPr>
        <w:t xml:space="preserve"> </w:t>
      </w:r>
      <w:r w:rsidRPr="00B51FA5">
        <w:rPr>
          <w:rFonts w:ascii="Times New Roman"/>
          <w:bCs/>
          <w:sz w:val="23"/>
          <w:szCs w:val="23"/>
        </w:rPr>
        <w:t>의하여</w:t>
      </w:r>
      <w:r w:rsidRPr="00B51FA5">
        <w:rPr>
          <w:rFonts w:ascii="Times New Roman"/>
          <w:bCs/>
          <w:sz w:val="23"/>
          <w:szCs w:val="23"/>
        </w:rPr>
        <w:t xml:space="preserve"> </w:t>
      </w:r>
      <w:r w:rsidRPr="00B51FA5">
        <w:rPr>
          <w:rFonts w:ascii="Times New Roman"/>
          <w:bCs/>
          <w:sz w:val="23"/>
          <w:szCs w:val="23"/>
        </w:rPr>
        <w:t>무효</w:t>
      </w:r>
      <w:r w:rsidRPr="00B51FA5">
        <w:rPr>
          <w:rFonts w:ascii="Times New Roman"/>
          <w:bCs/>
          <w:sz w:val="23"/>
          <w:szCs w:val="23"/>
        </w:rPr>
        <w:t xml:space="preserve">, </w:t>
      </w:r>
      <w:r w:rsidRPr="00B51FA5">
        <w:rPr>
          <w:rFonts w:ascii="Times New Roman"/>
          <w:bCs/>
          <w:sz w:val="23"/>
          <w:szCs w:val="23"/>
        </w:rPr>
        <w:t>위법</w:t>
      </w:r>
      <w:r w:rsidRPr="00B51FA5">
        <w:rPr>
          <w:rFonts w:ascii="Times New Roman"/>
          <w:bCs/>
          <w:sz w:val="23"/>
          <w:szCs w:val="23"/>
        </w:rPr>
        <w:t xml:space="preserve"> </w:t>
      </w:r>
      <w:r w:rsidRPr="00B51FA5">
        <w:rPr>
          <w:rFonts w:ascii="Times New Roman"/>
          <w:bCs/>
          <w:sz w:val="23"/>
          <w:szCs w:val="23"/>
        </w:rPr>
        <w:t>기타</w:t>
      </w:r>
      <w:r w:rsidRPr="00B51FA5">
        <w:rPr>
          <w:rFonts w:ascii="Times New Roman"/>
          <w:bCs/>
          <w:sz w:val="23"/>
          <w:szCs w:val="23"/>
        </w:rPr>
        <w:t xml:space="preserve"> </w:t>
      </w:r>
      <w:r w:rsidRPr="00B51FA5">
        <w:rPr>
          <w:rFonts w:ascii="Times New Roman"/>
          <w:bCs/>
          <w:sz w:val="23"/>
          <w:szCs w:val="23"/>
        </w:rPr>
        <w:t>집행불가능한</w:t>
      </w:r>
      <w:r w:rsidRPr="00B51FA5">
        <w:rPr>
          <w:rFonts w:ascii="Times New Roman"/>
          <w:bCs/>
          <w:sz w:val="23"/>
          <w:szCs w:val="23"/>
        </w:rPr>
        <w:t xml:space="preserve"> </w:t>
      </w:r>
      <w:r w:rsidRPr="00B51FA5">
        <w:rPr>
          <w:rFonts w:ascii="Times New Roman"/>
          <w:bCs/>
          <w:sz w:val="23"/>
          <w:szCs w:val="23"/>
        </w:rPr>
        <w:t>것으로</w:t>
      </w:r>
      <w:r w:rsidRPr="00B51FA5">
        <w:rPr>
          <w:rFonts w:ascii="Times New Roman"/>
          <w:bCs/>
          <w:sz w:val="23"/>
          <w:szCs w:val="23"/>
        </w:rPr>
        <w:t xml:space="preserve"> </w:t>
      </w:r>
      <w:r w:rsidRPr="00B51FA5">
        <w:rPr>
          <w:rFonts w:ascii="Times New Roman"/>
          <w:bCs/>
          <w:sz w:val="23"/>
          <w:szCs w:val="23"/>
        </w:rPr>
        <w:t>인정되는</w:t>
      </w:r>
      <w:r w:rsidRPr="00B51FA5">
        <w:rPr>
          <w:rFonts w:ascii="Times New Roman"/>
          <w:bCs/>
          <w:sz w:val="23"/>
          <w:szCs w:val="23"/>
        </w:rPr>
        <w:t xml:space="preserve"> </w:t>
      </w:r>
      <w:r w:rsidRPr="00B51FA5">
        <w:rPr>
          <w:rFonts w:ascii="Times New Roman"/>
          <w:bCs/>
          <w:sz w:val="23"/>
          <w:szCs w:val="23"/>
        </w:rPr>
        <w:t>경우</w:t>
      </w:r>
      <w:r w:rsidRPr="00B51FA5">
        <w:rPr>
          <w:rFonts w:ascii="Times New Roman"/>
          <w:bCs/>
          <w:sz w:val="23"/>
          <w:szCs w:val="23"/>
        </w:rPr>
        <w:t xml:space="preserve">, </w:t>
      </w:r>
      <w:r w:rsidRPr="00B51FA5">
        <w:rPr>
          <w:rFonts w:ascii="Times New Roman"/>
          <w:bCs/>
          <w:sz w:val="23"/>
          <w:szCs w:val="23"/>
        </w:rPr>
        <w:t>나머지</w:t>
      </w:r>
      <w:r w:rsidRPr="00B51FA5">
        <w:rPr>
          <w:rFonts w:ascii="Times New Roman"/>
          <w:bCs/>
          <w:sz w:val="23"/>
          <w:szCs w:val="23"/>
        </w:rPr>
        <w:t xml:space="preserve"> </w:t>
      </w:r>
      <w:r w:rsidRPr="00B51FA5">
        <w:rPr>
          <w:rFonts w:ascii="Times New Roman"/>
          <w:bCs/>
          <w:sz w:val="23"/>
          <w:szCs w:val="23"/>
        </w:rPr>
        <w:t>규정들은</w:t>
      </w:r>
      <w:r w:rsidRPr="00B51FA5">
        <w:rPr>
          <w:rFonts w:ascii="Times New Roman"/>
          <w:bCs/>
          <w:sz w:val="23"/>
          <w:szCs w:val="23"/>
        </w:rPr>
        <w:t xml:space="preserve"> </w:t>
      </w:r>
      <w:r w:rsidRPr="00B51FA5">
        <w:rPr>
          <w:rFonts w:ascii="Times New Roman"/>
          <w:bCs/>
          <w:sz w:val="23"/>
          <w:szCs w:val="23"/>
        </w:rPr>
        <w:t>계속</w:t>
      </w:r>
      <w:r w:rsidRPr="00B51FA5">
        <w:rPr>
          <w:rFonts w:ascii="Times New Roman"/>
          <w:bCs/>
          <w:sz w:val="23"/>
          <w:szCs w:val="23"/>
        </w:rPr>
        <w:t xml:space="preserve"> </w:t>
      </w:r>
      <w:r w:rsidRPr="00B51FA5">
        <w:rPr>
          <w:rFonts w:ascii="Times New Roman"/>
          <w:bCs/>
          <w:sz w:val="23"/>
          <w:szCs w:val="23"/>
        </w:rPr>
        <w:t>유효</w:t>
      </w:r>
      <w:r w:rsidRPr="00B51FA5">
        <w:rPr>
          <w:rFonts w:ascii="Times New Roman"/>
          <w:bCs/>
          <w:sz w:val="23"/>
          <w:szCs w:val="23"/>
        </w:rPr>
        <w:t xml:space="preserve">, </w:t>
      </w:r>
      <w:r w:rsidRPr="00B51FA5">
        <w:rPr>
          <w:rFonts w:ascii="Times New Roman"/>
          <w:bCs/>
          <w:sz w:val="23"/>
          <w:szCs w:val="23"/>
        </w:rPr>
        <w:t>적법하고</w:t>
      </w:r>
      <w:r w:rsidRPr="00B51FA5">
        <w:rPr>
          <w:rFonts w:ascii="Times New Roman"/>
          <w:bCs/>
          <w:sz w:val="23"/>
          <w:szCs w:val="23"/>
        </w:rPr>
        <w:t xml:space="preserve"> </w:t>
      </w:r>
      <w:r w:rsidRPr="00B51FA5">
        <w:rPr>
          <w:rFonts w:ascii="Times New Roman"/>
          <w:bCs/>
          <w:sz w:val="23"/>
          <w:szCs w:val="23"/>
        </w:rPr>
        <w:t>그</w:t>
      </w:r>
      <w:r w:rsidRPr="00B51FA5">
        <w:rPr>
          <w:rFonts w:ascii="Times New Roman"/>
          <w:bCs/>
          <w:sz w:val="23"/>
          <w:szCs w:val="23"/>
        </w:rPr>
        <w:t xml:space="preserve"> </w:t>
      </w:r>
      <w:r w:rsidRPr="00B51FA5">
        <w:rPr>
          <w:rFonts w:ascii="Times New Roman"/>
          <w:bCs/>
          <w:sz w:val="23"/>
          <w:szCs w:val="23"/>
        </w:rPr>
        <w:t>조건에</w:t>
      </w:r>
      <w:r w:rsidRPr="00B51FA5">
        <w:rPr>
          <w:rFonts w:ascii="Times New Roman"/>
          <w:bCs/>
          <w:sz w:val="23"/>
          <w:szCs w:val="23"/>
        </w:rPr>
        <w:t xml:space="preserve"> </w:t>
      </w:r>
      <w:r w:rsidRPr="00B51FA5">
        <w:rPr>
          <w:rFonts w:ascii="Times New Roman"/>
          <w:bCs/>
          <w:sz w:val="23"/>
          <w:szCs w:val="23"/>
        </w:rPr>
        <w:t>따라</w:t>
      </w:r>
      <w:r w:rsidRPr="00B51FA5">
        <w:rPr>
          <w:rFonts w:ascii="Times New Roman"/>
          <w:bCs/>
          <w:sz w:val="23"/>
          <w:szCs w:val="23"/>
        </w:rPr>
        <w:t xml:space="preserve"> </w:t>
      </w:r>
      <w:r w:rsidRPr="00B51FA5">
        <w:rPr>
          <w:rFonts w:ascii="Times New Roman"/>
          <w:bCs/>
          <w:sz w:val="23"/>
          <w:szCs w:val="23"/>
        </w:rPr>
        <w:t>집행이</w:t>
      </w:r>
      <w:r w:rsidRPr="00B51FA5">
        <w:rPr>
          <w:rFonts w:ascii="Times New Roman"/>
          <w:bCs/>
          <w:sz w:val="23"/>
          <w:szCs w:val="23"/>
        </w:rPr>
        <w:t xml:space="preserve"> </w:t>
      </w:r>
      <w:r w:rsidRPr="00B51FA5">
        <w:rPr>
          <w:rFonts w:ascii="Times New Roman"/>
          <w:bCs/>
          <w:sz w:val="23"/>
          <w:szCs w:val="23"/>
        </w:rPr>
        <w:t>가능한</w:t>
      </w:r>
      <w:r w:rsidRPr="00B51FA5">
        <w:rPr>
          <w:rFonts w:ascii="Times New Roman"/>
          <w:bCs/>
          <w:sz w:val="23"/>
          <w:szCs w:val="23"/>
        </w:rPr>
        <w:t xml:space="preserve"> </w:t>
      </w:r>
      <w:r w:rsidRPr="00B51FA5">
        <w:rPr>
          <w:rFonts w:ascii="Times New Roman"/>
          <w:bCs/>
          <w:sz w:val="23"/>
          <w:szCs w:val="23"/>
        </w:rPr>
        <w:t>것으로</w:t>
      </w:r>
      <w:r w:rsidRPr="00B51FA5">
        <w:rPr>
          <w:rFonts w:ascii="Times New Roman"/>
          <w:bCs/>
          <w:sz w:val="23"/>
          <w:szCs w:val="23"/>
        </w:rPr>
        <w:t xml:space="preserve"> </w:t>
      </w:r>
      <w:r w:rsidRPr="00B51FA5">
        <w:rPr>
          <w:rFonts w:ascii="Times New Roman"/>
          <w:bCs/>
          <w:sz w:val="23"/>
          <w:szCs w:val="23"/>
        </w:rPr>
        <w:t>인정된다</w:t>
      </w:r>
      <w:r w:rsidRPr="00B51FA5">
        <w:rPr>
          <w:rFonts w:ascii="Times New Roman"/>
          <w:bCs/>
          <w:sz w:val="23"/>
          <w:szCs w:val="23"/>
        </w:rPr>
        <w:t xml:space="preserve">. </w:t>
      </w:r>
      <w:r w:rsidRPr="00B51FA5">
        <w:rPr>
          <w:rFonts w:ascii="Times New Roman"/>
          <w:bCs/>
          <w:sz w:val="23"/>
          <w:szCs w:val="23"/>
        </w:rPr>
        <w:t>그러한</w:t>
      </w:r>
      <w:r w:rsidRPr="00B51FA5">
        <w:rPr>
          <w:rFonts w:ascii="Times New Roman"/>
          <w:bCs/>
          <w:sz w:val="23"/>
          <w:szCs w:val="23"/>
        </w:rPr>
        <w:t xml:space="preserve"> </w:t>
      </w:r>
      <w:r w:rsidRPr="00B51FA5">
        <w:rPr>
          <w:rFonts w:ascii="Times New Roman"/>
          <w:bCs/>
          <w:sz w:val="23"/>
          <w:szCs w:val="23"/>
        </w:rPr>
        <w:t>무효</w:t>
      </w:r>
      <w:r w:rsidRPr="00B51FA5">
        <w:rPr>
          <w:rFonts w:ascii="Times New Roman"/>
          <w:bCs/>
          <w:sz w:val="23"/>
          <w:szCs w:val="23"/>
        </w:rPr>
        <w:t xml:space="preserve">, </w:t>
      </w:r>
      <w:r w:rsidRPr="00B51FA5">
        <w:rPr>
          <w:rFonts w:ascii="Times New Roman"/>
          <w:bCs/>
          <w:sz w:val="23"/>
          <w:szCs w:val="23"/>
        </w:rPr>
        <w:t>위법</w:t>
      </w:r>
      <w:r w:rsidRPr="00B51FA5">
        <w:rPr>
          <w:rFonts w:ascii="Times New Roman"/>
          <w:bCs/>
          <w:sz w:val="23"/>
          <w:szCs w:val="23"/>
        </w:rPr>
        <w:t xml:space="preserve"> </w:t>
      </w:r>
      <w:r w:rsidRPr="00B51FA5">
        <w:rPr>
          <w:rFonts w:ascii="Times New Roman"/>
          <w:bCs/>
          <w:sz w:val="23"/>
          <w:szCs w:val="23"/>
        </w:rPr>
        <w:t>기타</w:t>
      </w:r>
      <w:r w:rsidRPr="00B51FA5">
        <w:rPr>
          <w:rFonts w:ascii="Times New Roman"/>
          <w:bCs/>
          <w:sz w:val="23"/>
          <w:szCs w:val="23"/>
        </w:rPr>
        <w:t xml:space="preserve"> </w:t>
      </w:r>
      <w:r w:rsidRPr="00B51FA5">
        <w:rPr>
          <w:rFonts w:ascii="Times New Roman"/>
          <w:bCs/>
          <w:sz w:val="23"/>
          <w:szCs w:val="23"/>
        </w:rPr>
        <w:t>집행불가능한</w:t>
      </w:r>
      <w:r w:rsidRPr="00B51FA5">
        <w:rPr>
          <w:rFonts w:ascii="Times New Roman"/>
          <w:bCs/>
          <w:sz w:val="23"/>
          <w:szCs w:val="23"/>
        </w:rPr>
        <w:t xml:space="preserve"> </w:t>
      </w:r>
      <w:r w:rsidRPr="00B51FA5">
        <w:rPr>
          <w:rFonts w:ascii="Times New Roman"/>
          <w:bCs/>
          <w:sz w:val="23"/>
          <w:szCs w:val="23"/>
        </w:rPr>
        <w:t>규정들은</w:t>
      </w:r>
      <w:r w:rsidRPr="00B51FA5">
        <w:rPr>
          <w:rFonts w:ascii="Times New Roman"/>
          <w:bCs/>
          <w:sz w:val="23"/>
          <w:szCs w:val="23"/>
        </w:rPr>
        <w:t xml:space="preserve"> </w:t>
      </w:r>
      <w:r w:rsidRPr="00B51FA5">
        <w:rPr>
          <w:rFonts w:ascii="Times New Roman"/>
          <w:bCs/>
          <w:sz w:val="23"/>
          <w:szCs w:val="23"/>
        </w:rPr>
        <w:t>그</w:t>
      </w:r>
      <w:r w:rsidRPr="00B51FA5">
        <w:rPr>
          <w:rFonts w:ascii="Times New Roman"/>
          <w:bCs/>
          <w:sz w:val="23"/>
          <w:szCs w:val="23"/>
        </w:rPr>
        <w:t xml:space="preserve"> </w:t>
      </w:r>
      <w:r w:rsidRPr="00B51FA5">
        <w:rPr>
          <w:rFonts w:ascii="Times New Roman"/>
          <w:bCs/>
          <w:sz w:val="23"/>
          <w:szCs w:val="23"/>
        </w:rPr>
        <w:t>조항의</w:t>
      </w:r>
      <w:r w:rsidRPr="00B51FA5">
        <w:rPr>
          <w:rFonts w:ascii="Times New Roman"/>
          <w:bCs/>
          <w:sz w:val="23"/>
          <w:szCs w:val="23"/>
        </w:rPr>
        <w:t xml:space="preserve"> </w:t>
      </w:r>
      <w:r w:rsidRPr="00B51FA5">
        <w:rPr>
          <w:rFonts w:ascii="Times New Roman"/>
          <w:bCs/>
          <w:sz w:val="23"/>
          <w:szCs w:val="23"/>
        </w:rPr>
        <w:t>원래</w:t>
      </w:r>
      <w:r w:rsidRPr="00B51FA5">
        <w:rPr>
          <w:rFonts w:ascii="Times New Roman"/>
          <w:bCs/>
          <w:sz w:val="23"/>
          <w:szCs w:val="23"/>
        </w:rPr>
        <w:t xml:space="preserve"> </w:t>
      </w:r>
      <w:r w:rsidRPr="00B51FA5">
        <w:rPr>
          <w:rFonts w:ascii="Times New Roman"/>
          <w:bCs/>
          <w:sz w:val="23"/>
          <w:szCs w:val="23"/>
        </w:rPr>
        <w:t>내용과</w:t>
      </w:r>
      <w:r w:rsidRPr="00B51FA5">
        <w:rPr>
          <w:rFonts w:ascii="Times New Roman"/>
          <w:bCs/>
          <w:sz w:val="23"/>
          <w:szCs w:val="23"/>
        </w:rPr>
        <w:t xml:space="preserve"> </w:t>
      </w:r>
      <w:r w:rsidRPr="00B51FA5">
        <w:rPr>
          <w:rFonts w:ascii="Times New Roman"/>
          <w:bCs/>
          <w:sz w:val="23"/>
          <w:szCs w:val="23"/>
        </w:rPr>
        <w:t>취지에</w:t>
      </w:r>
      <w:r w:rsidRPr="00B51FA5">
        <w:rPr>
          <w:rFonts w:ascii="Times New Roman"/>
          <w:bCs/>
          <w:sz w:val="23"/>
          <w:szCs w:val="23"/>
        </w:rPr>
        <w:t xml:space="preserve"> </w:t>
      </w:r>
      <w:r w:rsidRPr="00B51FA5">
        <w:rPr>
          <w:rFonts w:ascii="Times New Roman"/>
          <w:bCs/>
          <w:sz w:val="23"/>
          <w:szCs w:val="23"/>
        </w:rPr>
        <w:t>가능한</w:t>
      </w:r>
      <w:r w:rsidRPr="00B51FA5">
        <w:rPr>
          <w:rFonts w:ascii="Times New Roman"/>
          <w:bCs/>
          <w:sz w:val="23"/>
          <w:szCs w:val="23"/>
        </w:rPr>
        <w:t xml:space="preserve"> </w:t>
      </w:r>
      <w:r w:rsidRPr="00B51FA5">
        <w:rPr>
          <w:rFonts w:ascii="Times New Roman"/>
          <w:bCs/>
          <w:sz w:val="23"/>
          <w:szCs w:val="23"/>
        </w:rPr>
        <w:t>한</w:t>
      </w:r>
      <w:r w:rsidRPr="00B51FA5">
        <w:rPr>
          <w:rFonts w:ascii="Times New Roman"/>
          <w:bCs/>
          <w:sz w:val="23"/>
          <w:szCs w:val="23"/>
        </w:rPr>
        <w:t xml:space="preserve"> </w:t>
      </w:r>
      <w:r w:rsidRPr="00B51FA5">
        <w:rPr>
          <w:rFonts w:ascii="Times New Roman"/>
          <w:bCs/>
          <w:sz w:val="23"/>
          <w:szCs w:val="23"/>
        </w:rPr>
        <w:t>근접하면서도</w:t>
      </w:r>
      <w:r w:rsidRPr="00B51FA5">
        <w:rPr>
          <w:rFonts w:ascii="Times New Roman"/>
          <w:bCs/>
          <w:sz w:val="23"/>
          <w:szCs w:val="23"/>
        </w:rPr>
        <w:t xml:space="preserve"> </w:t>
      </w:r>
      <w:r w:rsidRPr="00B51FA5">
        <w:rPr>
          <w:rFonts w:ascii="Times New Roman"/>
          <w:bCs/>
          <w:sz w:val="23"/>
          <w:szCs w:val="23"/>
        </w:rPr>
        <w:t>무효</w:t>
      </w:r>
      <w:r w:rsidRPr="00B51FA5">
        <w:rPr>
          <w:rFonts w:ascii="Times New Roman"/>
          <w:bCs/>
          <w:sz w:val="23"/>
          <w:szCs w:val="23"/>
        </w:rPr>
        <w:t xml:space="preserve">, </w:t>
      </w:r>
      <w:r w:rsidRPr="00B51FA5">
        <w:rPr>
          <w:rFonts w:ascii="Times New Roman"/>
          <w:bCs/>
          <w:sz w:val="23"/>
          <w:szCs w:val="23"/>
        </w:rPr>
        <w:t>위법</w:t>
      </w:r>
      <w:r w:rsidRPr="00B51FA5">
        <w:rPr>
          <w:rFonts w:ascii="Times New Roman"/>
          <w:bCs/>
          <w:sz w:val="23"/>
          <w:szCs w:val="23"/>
        </w:rPr>
        <w:t xml:space="preserve"> </w:t>
      </w:r>
      <w:r w:rsidRPr="00B51FA5">
        <w:rPr>
          <w:rFonts w:ascii="Times New Roman"/>
          <w:bCs/>
          <w:sz w:val="23"/>
          <w:szCs w:val="23"/>
        </w:rPr>
        <w:t>기타</w:t>
      </w:r>
      <w:r w:rsidRPr="00B51FA5">
        <w:rPr>
          <w:rFonts w:ascii="Times New Roman"/>
          <w:bCs/>
          <w:sz w:val="23"/>
          <w:szCs w:val="23"/>
        </w:rPr>
        <w:t xml:space="preserve"> </w:t>
      </w:r>
      <w:r w:rsidRPr="00B51FA5">
        <w:rPr>
          <w:rFonts w:ascii="Times New Roman"/>
          <w:bCs/>
          <w:sz w:val="23"/>
          <w:szCs w:val="23"/>
        </w:rPr>
        <w:t>집행불가능하지</w:t>
      </w:r>
      <w:r w:rsidRPr="00B51FA5">
        <w:rPr>
          <w:rFonts w:ascii="Times New Roman"/>
          <w:bCs/>
          <w:sz w:val="23"/>
          <w:szCs w:val="23"/>
        </w:rPr>
        <w:t xml:space="preserve"> </w:t>
      </w:r>
      <w:r w:rsidRPr="00B51FA5">
        <w:rPr>
          <w:rFonts w:ascii="Times New Roman"/>
          <w:bCs/>
          <w:sz w:val="23"/>
          <w:szCs w:val="23"/>
        </w:rPr>
        <w:t>않은</w:t>
      </w:r>
      <w:r w:rsidRPr="00B51FA5">
        <w:rPr>
          <w:rFonts w:ascii="Times New Roman"/>
          <w:bCs/>
          <w:sz w:val="23"/>
          <w:szCs w:val="23"/>
        </w:rPr>
        <w:t xml:space="preserve"> </w:t>
      </w:r>
      <w:r w:rsidRPr="00B51FA5">
        <w:rPr>
          <w:rFonts w:ascii="Times New Roman"/>
          <w:bCs/>
          <w:sz w:val="23"/>
          <w:szCs w:val="23"/>
        </w:rPr>
        <w:t>규정으로</w:t>
      </w:r>
      <w:r w:rsidRPr="00B51FA5">
        <w:rPr>
          <w:rFonts w:ascii="Times New Roman"/>
          <w:bCs/>
          <w:sz w:val="23"/>
          <w:szCs w:val="23"/>
        </w:rPr>
        <w:t xml:space="preserve"> </w:t>
      </w:r>
      <w:r w:rsidRPr="00B51FA5">
        <w:rPr>
          <w:rFonts w:ascii="Times New Roman"/>
          <w:bCs/>
          <w:sz w:val="23"/>
          <w:szCs w:val="23"/>
        </w:rPr>
        <w:t>대체된다</w:t>
      </w:r>
      <w:r w:rsidRPr="00B51FA5">
        <w:rPr>
          <w:rFonts w:ascii="Times New Roman"/>
          <w:bCs/>
          <w:sz w:val="23"/>
          <w:szCs w:val="23"/>
        </w:rPr>
        <w:t>.</w:t>
      </w:r>
    </w:p>
    <w:p w14:paraId="67B9DD06" w14:textId="77777777" w:rsidR="00786425" w:rsidRPr="00AC558B" w:rsidRDefault="00786425" w:rsidP="00B51FA5">
      <w:pPr>
        <w:numPr>
          <w:ilvl w:val="1"/>
          <w:numId w:val="51"/>
        </w:numPr>
        <w:snapToGrid w:val="0"/>
        <w:spacing w:before="180" w:after="180" w:line="360" w:lineRule="atLeast"/>
        <w:rPr>
          <w:rFonts w:ascii="Times New Roman"/>
          <w:bCs/>
          <w:sz w:val="23"/>
          <w:szCs w:val="23"/>
          <w:u w:val="single"/>
        </w:rPr>
      </w:pPr>
      <w:r w:rsidRPr="00B51FA5">
        <w:rPr>
          <w:rFonts w:ascii="Times New Roman"/>
          <w:bCs/>
          <w:sz w:val="23"/>
          <w:szCs w:val="23"/>
          <w:u w:val="single"/>
        </w:rPr>
        <w:t>변경</w:t>
      </w:r>
      <w:r w:rsidRPr="00B51FA5">
        <w:rPr>
          <w:rFonts w:ascii="Times New Roman"/>
          <w:bCs/>
          <w:sz w:val="23"/>
          <w:szCs w:val="23"/>
          <w:u w:val="single"/>
        </w:rPr>
        <w:t>.</w:t>
      </w:r>
      <w:r w:rsidRPr="00883718">
        <w:rPr>
          <w:rFonts w:ascii="Times New Roman"/>
          <w:bCs/>
          <w:sz w:val="23"/>
          <w:szCs w:val="23"/>
        </w:rPr>
        <w:t xml:space="preserve">  </w:t>
      </w:r>
      <w:r w:rsidRPr="000575B1">
        <w:rPr>
          <w:rFonts w:ascii="Times New Roman"/>
          <w:bCs/>
          <w:sz w:val="23"/>
          <w:szCs w:val="23"/>
        </w:rPr>
        <w:t>본</w:t>
      </w:r>
      <w:r w:rsidRPr="00522B89">
        <w:rPr>
          <w:rFonts w:ascii="Times New Roman"/>
          <w:bCs/>
          <w:sz w:val="23"/>
          <w:szCs w:val="23"/>
        </w:rPr>
        <w:t xml:space="preserve"> </w:t>
      </w:r>
      <w:r w:rsidRPr="00B51FA5">
        <w:rPr>
          <w:rFonts w:ascii="Times New Roman"/>
          <w:bCs/>
          <w:sz w:val="23"/>
          <w:szCs w:val="23"/>
        </w:rPr>
        <w:t>계약은</w:t>
      </w:r>
      <w:r w:rsidRPr="00B51FA5">
        <w:rPr>
          <w:rFonts w:ascii="Times New Roman"/>
          <w:bCs/>
          <w:sz w:val="23"/>
          <w:szCs w:val="23"/>
        </w:rPr>
        <w:t xml:space="preserve"> </w:t>
      </w:r>
      <w:r w:rsidRPr="00B51FA5">
        <w:rPr>
          <w:rFonts w:ascii="Times New Roman"/>
          <w:bCs/>
          <w:sz w:val="23"/>
          <w:szCs w:val="23"/>
        </w:rPr>
        <w:t>모든</w:t>
      </w:r>
      <w:r w:rsidRPr="00B51FA5">
        <w:rPr>
          <w:rFonts w:ascii="Times New Roman"/>
          <w:bCs/>
          <w:sz w:val="23"/>
          <w:szCs w:val="23"/>
        </w:rPr>
        <w:t xml:space="preserve"> </w:t>
      </w:r>
      <w:r w:rsidRPr="00B51FA5">
        <w:rPr>
          <w:rFonts w:ascii="Times New Roman"/>
          <w:bCs/>
          <w:sz w:val="23"/>
          <w:szCs w:val="23"/>
        </w:rPr>
        <w:t>당사자들이</w:t>
      </w:r>
      <w:r w:rsidRPr="00B51FA5">
        <w:rPr>
          <w:rFonts w:ascii="Times New Roman"/>
          <w:bCs/>
          <w:sz w:val="23"/>
          <w:szCs w:val="23"/>
        </w:rPr>
        <w:t xml:space="preserve"> </w:t>
      </w:r>
      <w:r w:rsidRPr="00B51FA5">
        <w:rPr>
          <w:rFonts w:ascii="Times New Roman"/>
          <w:bCs/>
          <w:sz w:val="23"/>
          <w:szCs w:val="23"/>
        </w:rPr>
        <w:t>서명</w:t>
      </w:r>
      <w:r w:rsidRPr="00B51FA5">
        <w:rPr>
          <w:rFonts w:ascii="Times New Roman"/>
          <w:bCs/>
          <w:sz w:val="23"/>
          <w:szCs w:val="23"/>
        </w:rPr>
        <w:t xml:space="preserve"> </w:t>
      </w:r>
      <w:r w:rsidRPr="00B51FA5">
        <w:rPr>
          <w:rFonts w:ascii="Times New Roman"/>
          <w:bCs/>
          <w:sz w:val="23"/>
          <w:szCs w:val="23"/>
        </w:rPr>
        <w:t>또는</w:t>
      </w:r>
      <w:r w:rsidRPr="00B51FA5">
        <w:rPr>
          <w:rFonts w:ascii="Times New Roman"/>
          <w:bCs/>
          <w:sz w:val="23"/>
          <w:szCs w:val="23"/>
        </w:rPr>
        <w:t xml:space="preserve"> </w:t>
      </w:r>
      <w:r w:rsidRPr="00B51FA5">
        <w:rPr>
          <w:rFonts w:ascii="Times New Roman"/>
          <w:bCs/>
          <w:sz w:val="23"/>
          <w:szCs w:val="23"/>
        </w:rPr>
        <w:t>날인한</w:t>
      </w:r>
      <w:r w:rsidRPr="00B51FA5">
        <w:rPr>
          <w:rFonts w:ascii="Times New Roman"/>
          <w:bCs/>
          <w:sz w:val="23"/>
          <w:szCs w:val="23"/>
        </w:rPr>
        <w:t xml:space="preserve"> </w:t>
      </w:r>
      <w:r w:rsidRPr="00B51FA5">
        <w:rPr>
          <w:rFonts w:ascii="Times New Roman"/>
          <w:bCs/>
          <w:sz w:val="23"/>
          <w:szCs w:val="23"/>
        </w:rPr>
        <w:t>증서에</w:t>
      </w:r>
      <w:r w:rsidRPr="00B51FA5">
        <w:rPr>
          <w:rFonts w:ascii="Times New Roman"/>
          <w:bCs/>
          <w:sz w:val="23"/>
          <w:szCs w:val="23"/>
        </w:rPr>
        <w:t xml:space="preserve"> </w:t>
      </w:r>
      <w:r w:rsidRPr="00B51FA5">
        <w:rPr>
          <w:rFonts w:ascii="Times New Roman"/>
          <w:bCs/>
          <w:sz w:val="23"/>
          <w:szCs w:val="23"/>
        </w:rPr>
        <w:t>의하지</w:t>
      </w:r>
      <w:r w:rsidRPr="00B51FA5">
        <w:rPr>
          <w:rFonts w:ascii="Times New Roman"/>
          <w:bCs/>
          <w:sz w:val="23"/>
          <w:szCs w:val="23"/>
        </w:rPr>
        <w:t xml:space="preserve"> </w:t>
      </w:r>
      <w:r w:rsidRPr="00B51FA5">
        <w:rPr>
          <w:rFonts w:ascii="Times New Roman"/>
          <w:bCs/>
          <w:sz w:val="23"/>
          <w:szCs w:val="23"/>
        </w:rPr>
        <w:t>아니하고는</w:t>
      </w:r>
      <w:r w:rsidRPr="00B51FA5">
        <w:rPr>
          <w:rFonts w:ascii="Times New Roman"/>
          <w:bCs/>
          <w:sz w:val="23"/>
          <w:szCs w:val="23"/>
        </w:rPr>
        <w:t xml:space="preserve"> </w:t>
      </w:r>
      <w:r w:rsidRPr="00B51FA5">
        <w:rPr>
          <w:rFonts w:ascii="Times New Roman"/>
          <w:bCs/>
          <w:sz w:val="23"/>
          <w:szCs w:val="23"/>
        </w:rPr>
        <w:t>수정</w:t>
      </w:r>
      <w:r w:rsidRPr="00B51FA5">
        <w:rPr>
          <w:rFonts w:ascii="Times New Roman"/>
          <w:bCs/>
          <w:sz w:val="23"/>
          <w:szCs w:val="23"/>
        </w:rPr>
        <w:t xml:space="preserve">, </w:t>
      </w:r>
      <w:r w:rsidRPr="00B51FA5">
        <w:rPr>
          <w:rFonts w:ascii="Times New Roman"/>
          <w:bCs/>
          <w:sz w:val="23"/>
          <w:szCs w:val="23"/>
        </w:rPr>
        <w:t>개정</w:t>
      </w:r>
      <w:r w:rsidRPr="00B51FA5">
        <w:rPr>
          <w:rFonts w:ascii="Times New Roman"/>
          <w:bCs/>
          <w:sz w:val="23"/>
          <w:szCs w:val="23"/>
        </w:rPr>
        <w:t xml:space="preserve">, </w:t>
      </w:r>
      <w:r w:rsidRPr="00B51FA5">
        <w:rPr>
          <w:rFonts w:ascii="Times New Roman"/>
          <w:bCs/>
          <w:sz w:val="23"/>
          <w:szCs w:val="23"/>
        </w:rPr>
        <w:t>취소</w:t>
      </w:r>
      <w:r w:rsidRPr="00B51FA5">
        <w:rPr>
          <w:rFonts w:ascii="Times New Roman"/>
          <w:bCs/>
          <w:sz w:val="23"/>
          <w:szCs w:val="23"/>
        </w:rPr>
        <w:t xml:space="preserve"> </w:t>
      </w:r>
      <w:r w:rsidRPr="00B51FA5">
        <w:rPr>
          <w:rFonts w:ascii="Times New Roman"/>
          <w:bCs/>
          <w:sz w:val="23"/>
          <w:szCs w:val="23"/>
        </w:rPr>
        <w:t>또는</w:t>
      </w:r>
      <w:r w:rsidRPr="00B51FA5">
        <w:rPr>
          <w:rFonts w:ascii="Times New Roman"/>
          <w:bCs/>
          <w:sz w:val="23"/>
          <w:szCs w:val="23"/>
        </w:rPr>
        <w:t xml:space="preserve"> </w:t>
      </w:r>
      <w:r w:rsidRPr="00B51FA5">
        <w:rPr>
          <w:rFonts w:ascii="Times New Roman"/>
          <w:bCs/>
          <w:sz w:val="23"/>
          <w:szCs w:val="23"/>
        </w:rPr>
        <w:t>변경될</w:t>
      </w:r>
      <w:r w:rsidRPr="00B51FA5">
        <w:rPr>
          <w:rFonts w:ascii="Times New Roman"/>
          <w:bCs/>
          <w:sz w:val="23"/>
          <w:szCs w:val="23"/>
        </w:rPr>
        <w:t xml:space="preserve"> </w:t>
      </w:r>
      <w:r w:rsidRPr="00B51FA5">
        <w:rPr>
          <w:rFonts w:ascii="Times New Roman"/>
          <w:bCs/>
          <w:sz w:val="23"/>
          <w:szCs w:val="23"/>
        </w:rPr>
        <w:t>수</w:t>
      </w:r>
      <w:r w:rsidRPr="00B51FA5">
        <w:rPr>
          <w:rFonts w:ascii="Times New Roman"/>
          <w:bCs/>
          <w:sz w:val="23"/>
          <w:szCs w:val="23"/>
        </w:rPr>
        <w:t xml:space="preserve"> </w:t>
      </w:r>
      <w:r w:rsidRPr="00B51FA5">
        <w:rPr>
          <w:rFonts w:ascii="Times New Roman"/>
          <w:bCs/>
          <w:sz w:val="23"/>
          <w:szCs w:val="23"/>
        </w:rPr>
        <w:t>없다</w:t>
      </w:r>
      <w:r w:rsidRPr="00B51FA5">
        <w:rPr>
          <w:rFonts w:ascii="Times New Roman"/>
          <w:bCs/>
          <w:sz w:val="23"/>
          <w:szCs w:val="23"/>
        </w:rPr>
        <w:t>.</w:t>
      </w:r>
    </w:p>
    <w:p w14:paraId="60611F0C" w14:textId="77777777" w:rsidR="00786425" w:rsidRPr="000575B1" w:rsidRDefault="00786425" w:rsidP="00B51FA5">
      <w:pPr>
        <w:numPr>
          <w:ilvl w:val="1"/>
          <w:numId w:val="51"/>
        </w:numPr>
        <w:snapToGrid w:val="0"/>
        <w:spacing w:before="180" w:after="180" w:line="360" w:lineRule="atLeast"/>
        <w:rPr>
          <w:rFonts w:ascii="Times New Roman"/>
          <w:bCs/>
          <w:sz w:val="23"/>
          <w:szCs w:val="23"/>
          <w:u w:val="single"/>
        </w:rPr>
      </w:pPr>
      <w:r w:rsidRPr="00883718">
        <w:rPr>
          <w:rFonts w:ascii="Times New Roman"/>
          <w:bCs/>
          <w:sz w:val="23"/>
          <w:szCs w:val="23"/>
          <w:u w:val="single"/>
        </w:rPr>
        <w:t>포기</w:t>
      </w:r>
      <w:r w:rsidRPr="00B51FA5">
        <w:rPr>
          <w:rFonts w:ascii="Times New Roman"/>
          <w:bCs/>
          <w:sz w:val="23"/>
          <w:szCs w:val="23"/>
          <w:u w:val="single"/>
        </w:rPr>
        <w:t>.</w:t>
      </w:r>
      <w:r w:rsidRPr="00883718">
        <w:rPr>
          <w:rFonts w:ascii="Times New Roman"/>
          <w:bCs/>
          <w:sz w:val="23"/>
          <w:szCs w:val="23"/>
        </w:rPr>
        <w:t xml:space="preserve">  </w:t>
      </w:r>
      <w:r w:rsidRPr="000575B1">
        <w:rPr>
          <w:rFonts w:ascii="Times New Roman"/>
          <w:bCs/>
          <w:sz w:val="23"/>
          <w:szCs w:val="23"/>
        </w:rPr>
        <w:t>본</w:t>
      </w:r>
      <w:r w:rsidRPr="00522B89">
        <w:rPr>
          <w:rFonts w:ascii="Times New Roman"/>
          <w:bCs/>
          <w:sz w:val="23"/>
          <w:szCs w:val="23"/>
        </w:rPr>
        <w:t xml:space="preserve"> </w:t>
      </w:r>
      <w:r w:rsidRPr="00B51FA5">
        <w:rPr>
          <w:rFonts w:ascii="Times New Roman"/>
          <w:bCs/>
          <w:sz w:val="23"/>
          <w:szCs w:val="23"/>
        </w:rPr>
        <w:t>계약에</w:t>
      </w:r>
      <w:r w:rsidRPr="00B51FA5">
        <w:rPr>
          <w:rFonts w:ascii="Times New Roman"/>
          <w:bCs/>
          <w:sz w:val="23"/>
          <w:szCs w:val="23"/>
        </w:rPr>
        <w:t xml:space="preserve"> </w:t>
      </w:r>
      <w:r w:rsidRPr="00B51FA5">
        <w:rPr>
          <w:rFonts w:ascii="Times New Roman"/>
          <w:bCs/>
          <w:sz w:val="23"/>
          <w:szCs w:val="23"/>
        </w:rPr>
        <w:t>따라</w:t>
      </w:r>
      <w:r w:rsidRPr="00B51FA5">
        <w:rPr>
          <w:rFonts w:ascii="Times New Roman"/>
          <w:bCs/>
          <w:sz w:val="23"/>
          <w:szCs w:val="23"/>
        </w:rPr>
        <w:t xml:space="preserve"> </w:t>
      </w:r>
      <w:r w:rsidRPr="00B51FA5">
        <w:rPr>
          <w:rFonts w:ascii="Times New Roman"/>
          <w:bCs/>
          <w:sz w:val="23"/>
          <w:szCs w:val="23"/>
        </w:rPr>
        <w:t>일방</w:t>
      </w:r>
      <w:r w:rsidRPr="00B51FA5">
        <w:rPr>
          <w:rFonts w:ascii="Times New Roman"/>
          <w:bCs/>
          <w:sz w:val="23"/>
          <w:szCs w:val="23"/>
        </w:rPr>
        <w:t xml:space="preserve"> </w:t>
      </w:r>
      <w:r w:rsidRPr="00B51FA5">
        <w:rPr>
          <w:rFonts w:ascii="Times New Roman"/>
          <w:bCs/>
          <w:sz w:val="23"/>
          <w:szCs w:val="23"/>
        </w:rPr>
        <w:t>당사자에게</w:t>
      </w:r>
      <w:r w:rsidRPr="00B51FA5">
        <w:rPr>
          <w:rFonts w:ascii="Times New Roman"/>
          <w:bCs/>
          <w:sz w:val="23"/>
          <w:szCs w:val="23"/>
        </w:rPr>
        <w:t xml:space="preserve"> </w:t>
      </w:r>
      <w:r w:rsidRPr="00B51FA5">
        <w:rPr>
          <w:rFonts w:ascii="Times New Roman"/>
          <w:bCs/>
          <w:sz w:val="23"/>
          <w:szCs w:val="23"/>
        </w:rPr>
        <w:t>요구되는</w:t>
      </w:r>
      <w:r w:rsidRPr="00B51FA5">
        <w:rPr>
          <w:rFonts w:ascii="Times New Roman"/>
          <w:bCs/>
          <w:sz w:val="23"/>
          <w:szCs w:val="23"/>
        </w:rPr>
        <w:t xml:space="preserve"> </w:t>
      </w:r>
      <w:r w:rsidRPr="00B51FA5">
        <w:rPr>
          <w:rFonts w:ascii="Times New Roman"/>
          <w:bCs/>
          <w:sz w:val="23"/>
          <w:szCs w:val="23"/>
        </w:rPr>
        <w:t>의무</w:t>
      </w:r>
      <w:r w:rsidRPr="00B51FA5">
        <w:rPr>
          <w:rFonts w:ascii="Times New Roman"/>
          <w:bCs/>
          <w:sz w:val="23"/>
          <w:szCs w:val="23"/>
        </w:rPr>
        <w:t xml:space="preserve"> </w:t>
      </w:r>
      <w:r w:rsidRPr="00B51FA5">
        <w:rPr>
          <w:rFonts w:ascii="Times New Roman"/>
          <w:bCs/>
          <w:sz w:val="23"/>
          <w:szCs w:val="23"/>
        </w:rPr>
        <w:t>이행은</w:t>
      </w:r>
      <w:r w:rsidRPr="00B51FA5">
        <w:rPr>
          <w:rFonts w:ascii="Times New Roman"/>
          <w:bCs/>
          <w:sz w:val="23"/>
          <w:szCs w:val="23"/>
        </w:rPr>
        <w:t xml:space="preserve"> </w:t>
      </w:r>
      <w:r w:rsidRPr="00B51FA5">
        <w:rPr>
          <w:rFonts w:ascii="Times New Roman"/>
          <w:bCs/>
          <w:sz w:val="23"/>
          <w:szCs w:val="23"/>
        </w:rPr>
        <w:t>상대방</w:t>
      </w:r>
      <w:r w:rsidRPr="00B51FA5">
        <w:rPr>
          <w:rFonts w:ascii="Times New Roman"/>
          <w:bCs/>
          <w:sz w:val="23"/>
          <w:szCs w:val="23"/>
        </w:rPr>
        <w:t xml:space="preserve"> </w:t>
      </w:r>
      <w:r w:rsidRPr="00B51FA5">
        <w:rPr>
          <w:rFonts w:ascii="Times New Roman"/>
          <w:bCs/>
          <w:sz w:val="23"/>
          <w:szCs w:val="23"/>
        </w:rPr>
        <w:t>당사자가</w:t>
      </w:r>
      <w:r w:rsidRPr="00B51FA5">
        <w:rPr>
          <w:rFonts w:ascii="Times New Roman"/>
          <w:bCs/>
          <w:sz w:val="23"/>
          <w:szCs w:val="23"/>
        </w:rPr>
        <w:t xml:space="preserve"> </w:t>
      </w:r>
      <w:r w:rsidRPr="00B51FA5">
        <w:rPr>
          <w:rFonts w:ascii="Times New Roman"/>
          <w:bCs/>
          <w:sz w:val="23"/>
          <w:szCs w:val="23"/>
        </w:rPr>
        <w:t>서명</w:t>
      </w:r>
      <w:r w:rsidRPr="00B51FA5">
        <w:rPr>
          <w:rFonts w:ascii="Times New Roman"/>
          <w:bCs/>
          <w:sz w:val="23"/>
          <w:szCs w:val="23"/>
        </w:rPr>
        <w:t xml:space="preserve"> </w:t>
      </w:r>
      <w:r w:rsidRPr="00B51FA5">
        <w:rPr>
          <w:rFonts w:ascii="Times New Roman"/>
          <w:bCs/>
          <w:sz w:val="23"/>
          <w:szCs w:val="23"/>
        </w:rPr>
        <w:t>또는</w:t>
      </w:r>
      <w:r w:rsidRPr="00B51FA5">
        <w:rPr>
          <w:rFonts w:ascii="Times New Roman"/>
          <w:bCs/>
          <w:sz w:val="23"/>
          <w:szCs w:val="23"/>
        </w:rPr>
        <w:t xml:space="preserve"> </w:t>
      </w:r>
      <w:r w:rsidRPr="00B51FA5">
        <w:rPr>
          <w:rFonts w:ascii="Times New Roman"/>
          <w:bCs/>
          <w:sz w:val="23"/>
          <w:szCs w:val="23"/>
        </w:rPr>
        <w:t>날인한</w:t>
      </w:r>
      <w:r w:rsidRPr="00B51FA5">
        <w:rPr>
          <w:rFonts w:ascii="Times New Roman"/>
          <w:bCs/>
          <w:sz w:val="23"/>
          <w:szCs w:val="23"/>
        </w:rPr>
        <w:t xml:space="preserve"> </w:t>
      </w:r>
      <w:r w:rsidRPr="00B51FA5">
        <w:rPr>
          <w:rFonts w:ascii="Times New Roman"/>
          <w:bCs/>
          <w:sz w:val="23"/>
          <w:szCs w:val="23"/>
        </w:rPr>
        <w:t>서면</w:t>
      </w:r>
      <w:r w:rsidRPr="00B51FA5">
        <w:rPr>
          <w:rFonts w:ascii="Times New Roman"/>
          <w:bCs/>
          <w:sz w:val="23"/>
          <w:szCs w:val="23"/>
        </w:rPr>
        <w:t xml:space="preserve"> </w:t>
      </w:r>
      <w:proofErr w:type="spellStart"/>
      <w:r w:rsidRPr="00B51FA5">
        <w:rPr>
          <w:rFonts w:ascii="Times New Roman"/>
          <w:bCs/>
          <w:sz w:val="23"/>
          <w:szCs w:val="23"/>
        </w:rPr>
        <w:t>포기서에</w:t>
      </w:r>
      <w:proofErr w:type="spellEnd"/>
      <w:r w:rsidRPr="00B51FA5">
        <w:rPr>
          <w:rFonts w:ascii="Times New Roman"/>
          <w:bCs/>
          <w:sz w:val="23"/>
          <w:szCs w:val="23"/>
        </w:rPr>
        <w:t xml:space="preserve"> </w:t>
      </w:r>
      <w:r w:rsidRPr="00B51FA5">
        <w:rPr>
          <w:rFonts w:ascii="Times New Roman"/>
          <w:bCs/>
          <w:sz w:val="23"/>
          <w:szCs w:val="23"/>
        </w:rPr>
        <w:t>의해서만</w:t>
      </w:r>
      <w:r w:rsidRPr="00B51FA5">
        <w:rPr>
          <w:rFonts w:ascii="Times New Roman"/>
          <w:bCs/>
          <w:sz w:val="23"/>
          <w:szCs w:val="23"/>
        </w:rPr>
        <w:t xml:space="preserve"> </w:t>
      </w:r>
      <w:r w:rsidRPr="00B51FA5">
        <w:rPr>
          <w:rFonts w:ascii="Times New Roman"/>
          <w:bCs/>
          <w:sz w:val="23"/>
          <w:szCs w:val="23"/>
        </w:rPr>
        <w:t>포기가</w:t>
      </w:r>
      <w:r w:rsidRPr="00B51FA5">
        <w:rPr>
          <w:rFonts w:ascii="Times New Roman"/>
          <w:bCs/>
          <w:sz w:val="23"/>
          <w:szCs w:val="23"/>
        </w:rPr>
        <w:t xml:space="preserve"> </w:t>
      </w:r>
      <w:r w:rsidRPr="00B51FA5">
        <w:rPr>
          <w:rFonts w:ascii="Times New Roman"/>
          <w:bCs/>
          <w:sz w:val="23"/>
          <w:szCs w:val="23"/>
        </w:rPr>
        <w:t>가능하고</w:t>
      </w:r>
      <w:r w:rsidRPr="00B51FA5">
        <w:rPr>
          <w:rFonts w:ascii="Times New Roman"/>
          <w:bCs/>
          <w:sz w:val="23"/>
          <w:szCs w:val="23"/>
        </w:rPr>
        <w:t xml:space="preserve">, </w:t>
      </w:r>
      <w:r w:rsidRPr="00B51FA5">
        <w:rPr>
          <w:rFonts w:ascii="Times New Roman"/>
          <w:bCs/>
          <w:sz w:val="23"/>
          <w:szCs w:val="23"/>
        </w:rPr>
        <w:t>그러한</w:t>
      </w:r>
      <w:r w:rsidRPr="00B51FA5">
        <w:rPr>
          <w:rFonts w:ascii="Times New Roman"/>
          <w:bCs/>
          <w:sz w:val="23"/>
          <w:szCs w:val="23"/>
        </w:rPr>
        <w:t xml:space="preserve"> </w:t>
      </w:r>
      <w:r w:rsidRPr="00B51FA5">
        <w:rPr>
          <w:rFonts w:ascii="Times New Roman"/>
          <w:bCs/>
          <w:sz w:val="23"/>
          <w:szCs w:val="23"/>
        </w:rPr>
        <w:t>포기는</w:t>
      </w:r>
      <w:r w:rsidRPr="00B51FA5">
        <w:rPr>
          <w:rFonts w:ascii="Times New Roman"/>
          <w:bCs/>
          <w:sz w:val="23"/>
          <w:szCs w:val="23"/>
        </w:rPr>
        <w:t xml:space="preserve"> </w:t>
      </w:r>
      <w:r w:rsidRPr="00B51FA5">
        <w:rPr>
          <w:rFonts w:ascii="Times New Roman"/>
          <w:bCs/>
          <w:sz w:val="23"/>
          <w:szCs w:val="23"/>
        </w:rPr>
        <w:t>그에</w:t>
      </w:r>
      <w:r w:rsidRPr="00B51FA5">
        <w:rPr>
          <w:rFonts w:ascii="Times New Roman"/>
          <w:bCs/>
          <w:sz w:val="23"/>
          <w:szCs w:val="23"/>
        </w:rPr>
        <w:t xml:space="preserve"> </w:t>
      </w:r>
      <w:r w:rsidRPr="00B51FA5">
        <w:rPr>
          <w:rFonts w:ascii="Times New Roman"/>
          <w:bCs/>
          <w:sz w:val="23"/>
          <w:szCs w:val="23"/>
        </w:rPr>
        <w:t>기재된</w:t>
      </w:r>
      <w:r w:rsidRPr="00B51FA5">
        <w:rPr>
          <w:rFonts w:ascii="Times New Roman"/>
          <w:bCs/>
          <w:sz w:val="23"/>
          <w:szCs w:val="23"/>
        </w:rPr>
        <w:t xml:space="preserve"> </w:t>
      </w:r>
      <w:r w:rsidRPr="00B51FA5">
        <w:rPr>
          <w:rFonts w:ascii="Times New Roman"/>
          <w:bCs/>
          <w:sz w:val="23"/>
          <w:szCs w:val="23"/>
        </w:rPr>
        <w:t>특정</w:t>
      </w:r>
      <w:r w:rsidRPr="00B51FA5">
        <w:rPr>
          <w:rFonts w:ascii="Times New Roman"/>
          <w:bCs/>
          <w:sz w:val="23"/>
          <w:szCs w:val="23"/>
        </w:rPr>
        <w:t xml:space="preserve"> </w:t>
      </w:r>
      <w:r w:rsidRPr="00B51FA5">
        <w:rPr>
          <w:rFonts w:ascii="Times New Roman"/>
          <w:bCs/>
          <w:sz w:val="23"/>
          <w:szCs w:val="23"/>
        </w:rPr>
        <w:t>의무에</w:t>
      </w:r>
      <w:r w:rsidRPr="00B51FA5">
        <w:rPr>
          <w:rFonts w:ascii="Times New Roman"/>
          <w:bCs/>
          <w:sz w:val="23"/>
          <w:szCs w:val="23"/>
        </w:rPr>
        <w:t xml:space="preserve"> </w:t>
      </w:r>
      <w:r w:rsidRPr="00B51FA5">
        <w:rPr>
          <w:rFonts w:ascii="Times New Roman"/>
          <w:bCs/>
          <w:sz w:val="23"/>
          <w:szCs w:val="23"/>
        </w:rPr>
        <w:t>대해서만</w:t>
      </w:r>
      <w:r w:rsidRPr="00B51FA5">
        <w:rPr>
          <w:rFonts w:ascii="Times New Roman"/>
          <w:bCs/>
          <w:sz w:val="23"/>
          <w:szCs w:val="23"/>
        </w:rPr>
        <w:t xml:space="preserve"> </w:t>
      </w:r>
      <w:r w:rsidRPr="00B51FA5">
        <w:rPr>
          <w:rFonts w:ascii="Times New Roman"/>
          <w:bCs/>
          <w:sz w:val="23"/>
          <w:szCs w:val="23"/>
        </w:rPr>
        <w:t>해당된다</w:t>
      </w:r>
      <w:r w:rsidRPr="00B51FA5">
        <w:rPr>
          <w:rFonts w:ascii="Times New Roman"/>
          <w:bCs/>
          <w:sz w:val="23"/>
          <w:szCs w:val="23"/>
        </w:rPr>
        <w:t xml:space="preserve">. </w:t>
      </w:r>
      <w:r w:rsidRPr="00B51FA5">
        <w:rPr>
          <w:rFonts w:ascii="Times New Roman" w:hint="eastAsia"/>
          <w:bCs/>
          <w:sz w:val="23"/>
          <w:szCs w:val="23"/>
        </w:rPr>
        <w:t>어느</w:t>
      </w:r>
      <w:r w:rsidRPr="00B51FA5">
        <w:rPr>
          <w:rFonts w:ascii="Times New Roman" w:hint="eastAsia"/>
          <w:bCs/>
          <w:sz w:val="23"/>
          <w:szCs w:val="23"/>
        </w:rPr>
        <w:t xml:space="preserve"> </w:t>
      </w:r>
      <w:r w:rsidRPr="00B51FA5">
        <w:rPr>
          <w:rFonts w:ascii="Times New Roman"/>
          <w:bCs/>
          <w:sz w:val="23"/>
          <w:szCs w:val="23"/>
        </w:rPr>
        <w:t>당사자가</w:t>
      </w:r>
      <w:r w:rsidRPr="00B51FA5">
        <w:rPr>
          <w:rFonts w:ascii="Times New Roman"/>
          <w:bCs/>
          <w:sz w:val="23"/>
          <w:szCs w:val="23"/>
        </w:rPr>
        <w:t xml:space="preserve"> </w:t>
      </w:r>
      <w:r w:rsidRPr="00B51FA5">
        <w:rPr>
          <w:rFonts w:ascii="Times New Roman"/>
          <w:bCs/>
          <w:sz w:val="23"/>
          <w:szCs w:val="23"/>
        </w:rPr>
        <w:t>본</w:t>
      </w:r>
      <w:r w:rsidRPr="00B51FA5">
        <w:rPr>
          <w:rFonts w:ascii="Times New Roman"/>
          <w:bCs/>
          <w:sz w:val="23"/>
          <w:szCs w:val="23"/>
        </w:rPr>
        <w:t xml:space="preserve"> </w:t>
      </w:r>
      <w:r w:rsidRPr="00B51FA5">
        <w:rPr>
          <w:rFonts w:ascii="Times New Roman"/>
          <w:bCs/>
          <w:sz w:val="23"/>
          <w:szCs w:val="23"/>
        </w:rPr>
        <w:t>계약상</w:t>
      </w:r>
      <w:r w:rsidRPr="00B51FA5">
        <w:rPr>
          <w:rFonts w:ascii="Times New Roman"/>
          <w:bCs/>
          <w:sz w:val="23"/>
          <w:szCs w:val="23"/>
        </w:rPr>
        <w:t xml:space="preserve"> </w:t>
      </w:r>
      <w:r w:rsidRPr="00B51FA5">
        <w:rPr>
          <w:rFonts w:ascii="Times New Roman"/>
          <w:bCs/>
          <w:sz w:val="23"/>
          <w:szCs w:val="23"/>
        </w:rPr>
        <w:t>부여된</w:t>
      </w:r>
      <w:r w:rsidRPr="00B51FA5">
        <w:rPr>
          <w:rFonts w:ascii="Times New Roman"/>
          <w:bCs/>
          <w:sz w:val="23"/>
          <w:szCs w:val="23"/>
        </w:rPr>
        <w:t xml:space="preserve"> </w:t>
      </w:r>
      <w:r w:rsidRPr="00B51FA5">
        <w:rPr>
          <w:rFonts w:ascii="Times New Roman"/>
          <w:bCs/>
          <w:sz w:val="23"/>
          <w:szCs w:val="23"/>
        </w:rPr>
        <w:t>권리를</w:t>
      </w:r>
      <w:r w:rsidRPr="00B51FA5">
        <w:rPr>
          <w:rFonts w:ascii="Times New Roman"/>
          <w:bCs/>
          <w:sz w:val="23"/>
          <w:szCs w:val="23"/>
        </w:rPr>
        <w:t xml:space="preserve"> </w:t>
      </w:r>
      <w:r w:rsidRPr="00B51FA5">
        <w:rPr>
          <w:rFonts w:ascii="Times New Roman"/>
          <w:bCs/>
          <w:sz w:val="23"/>
          <w:szCs w:val="23"/>
        </w:rPr>
        <w:t>행사하지</w:t>
      </w:r>
      <w:r w:rsidRPr="00B51FA5">
        <w:rPr>
          <w:rFonts w:ascii="Times New Roman"/>
          <w:bCs/>
          <w:sz w:val="23"/>
          <w:szCs w:val="23"/>
        </w:rPr>
        <w:t xml:space="preserve"> </w:t>
      </w:r>
      <w:r w:rsidRPr="00B51FA5">
        <w:rPr>
          <w:rFonts w:ascii="Times New Roman"/>
          <w:bCs/>
          <w:sz w:val="23"/>
          <w:szCs w:val="23"/>
        </w:rPr>
        <w:t>않는</w:t>
      </w:r>
      <w:r w:rsidRPr="00B51FA5">
        <w:rPr>
          <w:rFonts w:ascii="Times New Roman"/>
          <w:bCs/>
          <w:sz w:val="23"/>
          <w:szCs w:val="23"/>
        </w:rPr>
        <w:t xml:space="preserve"> </w:t>
      </w:r>
      <w:r w:rsidRPr="00B51FA5">
        <w:rPr>
          <w:rFonts w:ascii="Times New Roman"/>
          <w:bCs/>
          <w:sz w:val="23"/>
          <w:szCs w:val="23"/>
        </w:rPr>
        <w:t>경우에도</w:t>
      </w:r>
      <w:r w:rsidRPr="00B51FA5">
        <w:rPr>
          <w:rFonts w:ascii="Times New Roman"/>
          <w:bCs/>
          <w:sz w:val="23"/>
          <w:szCs w:val="23"/>
        </w:rPr>
        <w:t xml:space="preserve"> </w:t>
      </w:r>
      <w:r w:rsidRPr="00B51FA5">
        <w:rPr>
          <w:rFonts w:ascii="Times New Roman"/>
          <w:bCs/>
          <w:sz w:val="23"/>
          <w:szCs w:val="23"/>
        </w:rPr>
        <w:t>이는</w:t>
      </w:r>
      <w:r w:rsidRPr="00B51FA5">
        <w:rPr>
          <w:rFonts w:ascii="Times New Roman"/>
          <w:bCs/>
          <w:sz w:val="23"/>
          <w:szCs w:val="23"/>
        </w:rPr>
        <w:t xml:space="preserve"> </w:t>
      </w:r>
      <w:r w:rsidRPr="00B51FA5">
        <w:rPr>
          <w:rFonts w:ascii="Times New Roman"/>
          <w:bCs/>
          <w:sz w:val="23"/>
          <w:szCs w:val="23"/>
        </w:rPr>
        <w:t>해당</w:t>
      </w:r>
      <w:r w:rsidRPr="00B51FA5">
        <w:rPr>
          <w:rFonts w:ascii="Times New Roman"/>
          <w:bCs/>
          <w:sz w:val="23"/>
          <w:szCs w:val="23"/>
        </w:rPr>
        <w:t xml:space="preserve"> </w:t>
      </w:r>
      <w:r w:rsidRPr="00B51FA5">
        <w:rPr>
          <w:rFonts w:ascii="Times New Roman"/>
          <w:bCs/>
          <w:sz w:val="23"/>
          <w:szCs w:val="23"/>
        </w:rPr>
        <w:t>권리의</w:t>
      </w:r>
      <w:r w:rsidRPr="00B51FA5">
        <w:rPr>
          <w:rFonts w:ascii="Times New Roman"/>
          <w:bCs/>
          <w:sz w:val="23"/>
          <w:szCs w:val="23"/>
        </w:rPr>
        <w:t xml:space="preserve"> </w:t>
      </w:r>
      <w:r w:rsidRPr="00B51FA5">
        <w:rPr>
          <w:rFonts w:ascii="Times New Roman"/>
          <w:bCs/>
          <w:sz w:val="23"/>
          <w:szCs w:val="23"/>
        </w:rPr>
        <w:t>포기로</w:t>
      </w:r>
      <w:r w:rsidRPr="00B51FA5">
        <w:rPr>
          <w:rFonts w:ascii="Times New Roman"/>
          <w:bCs/>
          <w:sz w:val="23"/>
          <w:szCs w:val="23"/>
        </w:rPr>
        <w:t xml:space="preserve"> </w:t>
      </w:r>
      <w:r w:rsidRPr="00B51FA5">
        <w:rPr>
          <w:rFonts w:ascii="Times New Roman"/>
          <w:bCs/>
          <w:sz w:val="23"/>
          <w:szCs w:val="23"/>
        </w:rPr>
        <w:t>간주되지</w:t>
      </w:r>
      <w:r w:rsidRPr="00B51FA5">
        <w:rPr>
          <w:rFonts w:ascii="Times New Roman"/>
          <w:bCs/>
          <w:sz w:val="23"/>
          <w:szCs w:val="23"/>
        </w:rPr>
        <w:t xml:space="preserve"> </w:t>
      </w:r>
      <w:r w:rsidRPr="00B51FA5">
        <w:rPr>
          <w:rFonts w:ascii="Times New Roman"/>
          <w:bCs/>
          <w:sz w:val="23"/>
          <w:szCs w:val="23"/>
        </w:rPr>
        <w:t>않으며</w:t>
      </w:r>
      <w:r w:rsidRPr="00B51FA5">
        <w:rPr>
          <w:rFonts w:ascii="Times New Roman"/>
          <w:bCs/>
          <w:sz w:val="23"/>
          <w:szCs w:val="23"/>
        </w:rPr>
        <w:t xml:space="preserve">, </w:t>
      </w:r>
      <w:r w:rsidRPr="00B51FA5">
        <w:rPr>
          <w:rFonts w:ascii="Times New Roman"/>
          <w:bCs/>
          <w:sz w:val="23"/>
          <w:szCs w:val="23"/>
        </w:rPr>
        <w:t>본</w:t>
      </w:r>
      <w:r w:rsidRPr="00B51FA5">
        <w:rPr>
          <w:rFonts w:ascii="Times New Roman"/>
          <w:bCs/>
          <w:sz w:val="23"/>
          <w:szCs w:val="23"/>
        </w:rPr>
        <w:t xml:space="preserve"> </w:t>
      </w:r>
      <w:r w:rsidRPr="00B51FA5">
        <w:rPr>
          <w:rFonts w:ascii="Times New Roman"/>
          <w:bCs/>
          <w:sz w:val="23"/>
          <w:szCs w:val="23"/>
        </w:rPr>
        <w:t>계약상</w:t>
      </w:r>
      <w:r w:rsidRPr="00B51FA5">
        <w:rPr>
          <w:rFonts w:ascii="Times New Roman"/>
          <w:bCs/>
          <w:sz w:val="23"/>
          <w:szCs w:val="23"/>
        </w:rPr>
        <w:t xml:space="preserve"> </w:t>
      </w:r>
      <w:r w:rsidRPr="00B51FA5">
        <w:rPr>
          <w:rFonts w:ascii="Times New Roman"/>
          <w:bCs/>
          <w:sz w:val="23"/>
          <w:szCs w:val="23"/>
        </w:rPr>
        <w:t>특정</w:t>
      </w:r>
      <w:r w:rsidRPr="00B51FA5">
        <w:rPr>
          <w:rFonts w:ascii="Times New Roman"/>
          <w:bCs/>
          <w:sz w:val="23"/>
          <w:szCs w:val="23"/>
        </w:rPr>
        <w:t xml:space="preserve"> </w:t>
      </w:r>
      <w:r w:rsidRPr="00B51FA5">
        <w:rPr>
          <w:rFonts w:ascii="Times New Roman"/>
          <w:bCs/>
          <w:sz w:val="23"/>
          <w:szCs w:val="23"/>
        </w:rPr>
        <w:t>조항에</w:t>
      </w:r>
      <w:r w:rsidRPr="00B51FA5">
        <w:rPr>
          <w:rFonts w:ascii="Times New Roman"/>
          <w:bCs/>
          <w:sz w:val="23"/>
          <w:szCs w:val="23"/>
        </w:rPr>
        <w:t xml:space="preserve"> </w:t>
      </w:r>
      <w:r w:rsidRPr="00B51FA5">
        <w:rPr>
          <w:rFonts w:ascii="Times New Roman"/>
          <w:bCs/>
          <w:sz w:val="23"/>
          <w:szCs w:val="23"/>
        </w:rPr>
        <w:t>관한</w:t>
      </w:r>
      <w:r w:rsidRPr="00B51FA5">
        <w:rPr>
          <w:rFonts w:ascii="Times New Roman"/>
          <w:bCs/>
          <w:sz w:val="23"/>
          <w:szCs w:val="23"/>
        </w:rPr>
        <w:t xml:space="preserve"> </w:t>
      </w:r>
      <w:r w:rsidRPr="00B51FA5">
        <w:rPr>
          <w:rFonts w:ascii="Times New Roman"/>
          <w:bCs/>
          <w:sz w:val="23"/>
          <w:szCs w:val="23"/>
        </w:rPr>
        <w:t>권리를</w:t>
      </w:r>
      <w:r w:rsidRPr="00B51FA5">
        <w:rPr>
          <w:rFonts w:ascii="Times New Roman"/>
          <w:bCs/>
          <w:sz w:val="23"/>
          <w:szCs w:val="23"/>
        </w:rPr>
        <w:t xml:space="preserve"> </w:t>
      </w:r>
      <w:r w:rsidRPr="00B51FA5">
        <w:rPr>
          <w:rFonts w:ascii="Times New Roman"/>
          <w:bCs/>
          <w:sz w:val="23"/>
          <w:szCs w:val="23"/>
        </w:rPr>
        <w:t>포기하는</w:t>
      </w:r>
      <w:r w:rsidRPr="00B51FA5">
        <w:rPr>
          <w:rFonts w:ascii="Times New Roman"/>
          <w:bCs/>
          <w:sz w:val="23"/>
          <w:szCs w:val="23"/>
        </w:rPr>
        <w:t xml:space="preserve"> </w:t>
      </w:r>
      <w:r w:rsidRPr="00B51FA5">
        <w:rPr>
          <w:rFonts w:ascii="Times New Roman"/>
          <w:bCs/>
          <w:sz w:val="23"/>
          <w:szCs w:val="23"/>
        </w:rPr>
        <w:t>경우</w:t>
      </w:r>
      <w:r w:rsidRPr="00B51FA5">
        <w:rPr>
          <w:rFonts w:ascii="Times New Roman"/>
          <w:bCs/>
          <w:sz w:val="23"/>
          <w:szCs w:val="23"/>
        </w:rPr>
        <w:t xml:space="preserve"> </w:t>
      </w:r>
      <w:r w:rsidRPr="00B51FA5">
        <w:rPr>
          <w:rFonts w:ascii="Times New Roman"/>
          <w:bCs/>
          <w:sz w:val="23"/>
          <w:szCs w:val="23"/>
        </w:rPr>
        <w:t>이는</w:t>
      </w:r>
      <w:r w:rsidRPr="00B51FA5">
        <w:rPr>
          <w:rFonts w:ascii="Times New Roman"/>
          <w:bCs/>
          <w:sz w:val="23"/>
          <w:szCs w:val="23"/>
        </w:rPr>
        <w:t xml:space="preserve"> </w:t>
      </w:r>
      <w:r w:rsidRPr="00B51FA5">
        <w:rPr>
          <w:rFonts w:ascii="Times New Roman"/>
          <w:bCs/>
          <w:sz w:val="23"/>
          <w:szCs w:val="23"/>
        </w:rPr>
        <w:t>다른</w:t>
      </w:r>
      <w:r w:rsidRPr="00B51FA5">
        <w:rPr>
          <w:rFonts w:ascii="Times New Roman"/>
          <w:bCs/>
          <w:sz w:val="23"/>
          <w:szCs w:val="23"/>
        </w:rPr>
        <w:t xml:space="preserve"> </w:t>
      </w:r>
      <w:r w:rsidRPr="00B51FA5">
        <w:rPr>
          <w:rFonts w:ascii="Times New Roman"/>
          <w:bCs/>
          <w:sz w:val="23"/>
          <w:szCs w:val="23"/>
        </w:rPr>
        <w:t>조항에</w:t>
      </w:r>
      <w:r w:rsidRPr="00B51FA5">
        <w:rPr>
          <w:rFonts w:ascii="Times New Roman"/>
          <w:bCs/>
          <w:sz w:val="23"/>
          <w:szCs w:val="23"/>
        </w:rPr>
        <w:t xml:space="preserve"> </w:t>
      </w:r>
      <w:r w:rsidRPr="00B51FA5">
        <w:rPr>
          <w:rFonts w:ascii="Times New Roman"/>
          <w:bCs/>
          <w:sz w:val="23"/>
          <w:szCs w:val="23"/>
        </w:rPr>
        <w:t>관한</w:t>
      </w:r>
      <w:r w:rsidRPr="00B51FA5">
        <w:rPr>
          <w:rFonts w:ascii="Times New Roman"/>
          <w:bCs/>
          <w:sz w:val="23"/>
          <w:szCs w:val="23"/>
        </w:rPr>
        <w:t xml:space="preserve"> </w:t>
      </w:r>
      <w:r w:rsidRPr="00B51FA5">
        <w:rPr>
          <w:rFonts w:ascii="Times New Roman"/>
          <w:bCs/>
          <w:sz w:val="23"/>
          <w:szCs w:val="23"/>
        </w:rPr>
        <w:t>권리의</w:t>
      </w:r>
      <w:r w:rsidRPr="00B51FA5">
        <w:rPr>
          <w:rFonts w:ascii="Times New Roman"/>
          <w:bCs/>
          <w:sz w:val="23"/>
          <w:szCs w:val="23"/>
        </w:rPr>
        <w:t xml:space="preserve"> </w:t>
      </w:r>
      <w:r w:rsidRPr="00B51FA5">
        <w:rPr>
          <w:rFonts w:ascii="Times New Roman"/>
          <w:bCs/>
          <w:sz w:val="23"/>
          <w:szCs w:val="23"/>
        </w:rPr>
        <w:t>포기로</w:t>
      </w:r>
      <w:r w:rsidRPr="00B51FA5">
        <w:rPr>
          <w:rFonts w:ascii="Times New Roman"/>
          <w:bCs/>
          <w:sz w:val="23"/>
          <w:szCs w:val="23"/>
        </w:rPr>
        <w:t xml:space="preserve"> </w:t>
      </w:r>
      <w:r w:rsidRPr="00B51FA5">
        <w:rPr>
          <w:rFonts w:ascii="Times New Roman"/>
          <w:bCs/>
          <w:sz w:val="23"/>
          <w:szCs w:val="23"/>
        </w:rPr>
        <w:t>간주되거나</w:t>
      </w:r>
      <w:r w:rsidRPr="00B51FA5">
        <w:rPr>
          <w:rFonts w:ascii="Times New Roman"/>
          <w:bCs/>
          <w:sz w:val="23"/>
          <w:szCs w:val="23"/>
        </w:rPr>
        <w:t xml:space="preserve">, </w:t>
      </w:r>
      <w:r w:rsidRPr="00B51FA5">
        <w:rPr>
          <w:rFonts w:ascii="Times New Roman"/>
          <w:bCs/>
          <w:sz w:val="23"/>
          <w:szCs w:val="23"/>
        </w:rPr>
        <w:t>그</w:t>
      </w:r>
      <w:r w:rsidRPr="00B51FA5">
        <w:rPr>
          <w:rFonts w:ascii="Times New Roman"/>
          <w:bCs/>
          <w:sz w:val="23"/>
          <w:szCs w:val="23"/>
        </w:rPr>
        <w:t xml:space="preserve"> </w:t>
      </w:r>
      <w:r w:rsidRPr="00B51FA5">
        <w:rPr>
          <w:rFonts w:ascii="Times New Roman"/>
          <w:bCs/>
          <w:sz w:val="23"/>
          <w:szCs w:val="23"/>
        </w:rPr>
        <w:t>후의</w:t>
      </w:r>
      <w:r w:rsidRPr="00B51FA5">
        <w:rPr>
          <w:rFonts w:ascii="Times New Roman"/>
          <w:bCs/>
          <w:sz w:val="23"/>
          <w:szCs w:val="23"/>
        </w:rPr>
        <w:t xml:space="preserve"> </w:t>
      </w:r>
      <w:r w:rsidRPr="00B51FA5">
        <w:rPr>
          <w:rFonts w:ascii="Times New Roman"/>
          <w:bCs/>
          <w:sz w:val="23"/>
          <w:szCs w:val="23"/>
        </w:rPr>
        <w:t>권리</w:t>
      </w:r>
      <w:r w:rsidRPr="00B51FA5">
        <w:rPr>
          <w:rFonts w:ascii="Times New Roman"/>
          <w:bCs/>
          <w:sz w:val="23"/>
          <w:szCs w:val="23"/>
        </w:rPr>
        <w:t xml:space="preserve"> </w:t>
      </w:r>
      <w:r w:rsidRPr="00B51FA5">
        <w:rPr>
          <w:rFonts w:ascii="Times New Roman"/>
          <w:bCs/>
          <w:sz w:val="23"/>
          <w:szCs w:val="23"/>
        </w:rPr>
        <w:t>행사에</w:t>
      </w:r>
      <w:r w:rsidRPr="00B51FA5">
        <w:rPr>
          <w:rFonts w:ascii="Times New Roman"/>
          <w:bCs/>
          <w:sz w:val="23"/>
          <w:szCs w:val="23"/>
        </w:rPr>
        <w:t xml:space="preserve"> </w:t>
      </w:r>
      <w:r w:rsidRPr="00B51FA5">
        <w:rPr>
          <w:rFonts w:ascii="Times New Roman"/>
          <w:bCs/>
          <w:sz w:val="23"/>
          <w:szCs w:val="23"/>
        </w:rPr>
        <w:t>영향을</w:t>
      </w:r>
      <w:r w:rsidRPr="00B51FA5">
        <w:rPr>
          <w:rFonts w:ascii="Times New Roman"/>
          <w:bCs/>
          <w:sz w:val="23"/>
          <w:szCs w:val="23"/>
        </w:rPr>
        <w:t xml:space="preserve"> </w:t>
      </w:r>
      <w:r w:rsidRPr="00B51FA5">
        <w:rPr>
          <w:rFonts w:ascii="Times New Roman"/>
          <w:bCs/>
          <w:sz w:val="23"/>
          <w:szCs w:val="23"/>
        </w:rPr>
        <w:t>주지</w:t>
      </w:r>
      <w:r w:rsidRPr="00B51FA5">
        <w:rPr>
          <w:rFonts w:ascii="Times New Roman"/>
          <w:bCs/>
          <w:sz w:val="23"/>
          <w:szCs w:val="23"/>
        </w:rPr>
        <w:t xml:space="preserve"> </w:t>
      </w:r>
      <w:r w:rsidRPr="00B51FA5">
        <w:rPr>
          <w:rFonts w:ascii="Times New Roman"/>
          <w:bCs/>
          <w:sz w:val="23"/>
          <w:szCs w:val="23"/>
        </w:rPr>
        <w:t>아니한다</w:t>
      </w:r>
      <w:r w:rsidRPr="00B51FA5">
        <w:rPr>
          <w:rFonts w:ascii="Times New Roman" w:hint="eastAsia"/>
          <w:bCs/>
          <w:sz w:val="23"/>
          <w:szCs w:val="23"/>
        </w:rPr>
        <w:t>.</w:t>
      </w:r>
    </w:p>
    <w:p w14:paraId="08F0F078" w14:textId="77777777" w:rsidR="00786425" w:rsidRPr="00B51FA5" w:rsidRDefault="00786425" w:rsidP="00B51FA5">
      <w:pPr>
        <w:numPr>
          <w:ilvl w:val="1"/>
          <w:numId w:val="51"/>
        </w:numPr>
        <w:snapToGrid w:val="0"/>
        <w:spacing w:before="180" w:after="180" w:line="360" w:lineRule="atLeast"/>
        <w:rPr>
          <w:rFonts w:ascii="Times New Roman"/>
          <w:bCs/>
          <w:sz w:val="23"/>
          <w:szCs w:val="23"/>
          <w:u w:val="single"/>
        </w:rPr>
      </w:pPr>
      <w:r w:rsidRPr="00522B89">
        <w:rPr>
          <w:rFonts w:ascii="Times New Roman"/>
          <w:bCs/>
          <w:sz w:val="23"/>
          <w:szCs w:val="23"/>
          <w:u w:val="single"/>
        </w:rPr>
        <w:t>양도</w:t>
      </w:r>
      <w:r w:rsidRPr="00B51FA5">
        <w:rPr>
          <w:rFonts w:ascii="Times New Roman"/>
          <w:bCs/>
          <w:sz w:val="23"/>
          <w:szCs w:val="23"/>
          <w:u w:val="single"/>
        </w:rPr>
        <w:t>.</w:t>
      </w:r>
      <w:r w:rsidRPr="00883718">
        <w:rPr>
          <w:rFonts w:ascii="Times New Roman"/>
          <w:bCs/>
          <w:sz w:val="23"/>
          <w:szCs w:val="23"/>
        </w:rPr>
        <w:t xml:space="preserve">  </w:t>
      </w:r>
      <w:r w:rsidRPr="000575B1">
        <w:rPr>
          <w:rFonts w:ascii="Times New Roman"/>
          <w:bCs/>
          <w:sz w:val="23"/>
          <w:szCs w:val="23"/>
        </w:rPr>
        <w:t>일방</w:t>
      </w:r>
      <w:r w:rsidRPr="00522B89">
        <w:rPr>
          <w:rFonts w:ascii="Times New Roman"/>
          <w:bCs/>
          <w:sz w:val="23"/>
          <w:szCs w:val="23"/>
        </w:rPr>
        <w:t xml:space="preserve"> </w:t>
      </w:r>
      <w:r w:rsidRPr="00B51FA5">
        <w:rPr>
          <w:rFonts w:ascii="Times New Roman"/>
          <w:bCs/>
          <w:sz w:val="23"/>
          <w:szCs w:val="23"/>
        </w:rPr>
        <w:t>당사자는</w:t>
      </w:r>
      <w:r w:rsidRPr="00B51FA5">
        <w:rPr>
          <w:rFonts w:ascii="Times New Roman"/>
          <w:bCs/>
          <w:sz w:val="23"/>
          <w:szCs w:val="23"/>
        </w:rPr>
        <w:t xml:space="preserve"> </w:t>
      </w:r>
      <w:r w:rsidRPr="00B51FA5">
        <w:rPr>
          <w:rFonts w:ascii="Times New Roman"/>
          <w:bCs/>
          <w:sz w:val="23"/>
          <w:szCs w:val="23"/>
        </w:rPr>
        <w:t>상대방</w:t>
      </w:r>
      <w:r w:rsidRPr="00B51FA5">
        <w:rPr>
          <w:rFonts w:ascii="Times New Roman"/>
          <w:bCs/>
          <w:sz w:val="23"/>
          <w:szCs w:val="23"/>
        </w:rPr>
        <w:t xml:space="preserve"> </w:t>
      </w:r>
      <w:r w:rsidRPr="00B51FA5">
        <w:rPr>
          <w:rFonts w:ascii="Times New Roman"/>
          <w:bCs/>
          <w:sz w:val="23"/>
          <w:szCs w:val="23"/>
        </w:rPr>
        <w:t>당사자의</w:t>
      </w:r>
      <w:r w:rsidRPr="00B51FA5">
        <w:rPr>
          <w:rFonts w:ascii="Times New Roman"/>
          <w:bCs/>
          <w:sz w:val="23"/>
          <w:szCs w:val="23"/>
        </w:rPr>
        <w:t xml:space="preserve"> </w:t>
      </w:r>
      <w:r w:rsidRPr="00B51FA5">
        <w:rPr>
          <w:rFonts w:ascii="Times New Roman"/>
          <w:bCs/>
          <w:sz w:val="23"/>
          <w:szCs w:val="23"/>
        </w:rPr>
        <w:t>사전</w:t>
      </w:r>
      <w:r w:rsidRPr="00B51FA5">
        <w:rPr>
          <w:rFonts w:ascii="Times New Roman"/>
          <w:bCs/>
          <w:sz w:val="23"/>
          <w:szCs w:val="23"/>
        </w:rPr>
        <w:t xml:space="preserve"> </w:t>
      </w:r>
      <w:r w:rsidRPr="00B51FA5">
        <w:rPr>
          <w:rFonts w:ascii="Times New Roman"/>
          <w:bCs/>
          <w:sz w:val="23"/>
          <w:szCs w:val="23"/>
        </w:rPr>
        <w:t>서면</w:t>
      </w:r>
      <w:r w:rsidRPr="00B51FA5">
        <w:rPr>
          <w:rFonts w:ascii="Times New Roman"/>
          <w:bCs/>
          <w:sz w:val="23"/>
          <w:szCs w:val="23"/>
        </w:rPr>
        <w:t xml:space="preserve"> </w:t>
      </w:r>
      <w:r w:rsidRPr="00B51FA5">
        <w:rPr>
          <w:rFonts w:ascii="Times New Roman"/>
          <w:bCs/>
          <w:sz w:val="23"/>
          <w:szCs w:val="23"/>
        </w:rPr>
        <w:t>동의</w:t>
      </w:r>
      <w:r w:rsidRPr="00B51FA5">
        <w:rPr>
          <w:rFonts w:ascii="Times New Roman" w:hint="eastAsia"/>
          <w:bCs/>
          <w:sz w:val="23"/>
          <w:szCs w:val="23"/>
        </w:rPr>
        <w:t xml:space="preserve"> </w:t>
      </w:r>
      <w:r w:rsidRPr="00B51FA5">
        <w:rPr>
          <w:rFonts w:ascii="Times New Roman"/>
          <w:bCs/>
          <w:sz w:val="23"/>
          <w:szCs w:val="23"/>
        </w:rPr>
        <w:t>없이는</w:t>
      </w:r>
      <w:r w:rsidRPr="00B51FA5">
        <w:rPr>
          <w:rFonts w:ascii="Times New Roman"/>
          <w:bCs/>
          <w:sz w:val="23"/>
          <w:szCs w:val="23"/>
        </w:rPr>
        <w:t xml:space="preserve"> </w:t>
      </w:r>
      <w:r w:rsidRPr="00B51FA5">
        <w:rPr>
          <w:rFonts w:ascii="Times New Roman"/>
          <w:bCs/>
          <w:sz w:val="23"/>
          <w:szCs w:val="23"/>
        </w:rPr>
        <w:t>본</w:t>
      </w:r>
      <w:r w:rsidRPr="00B51FA5">
        <w:rPr>
          <w:rFonts w:ascii="Times New Roman"/>
          <w:bCs/>
          <w:sz w:val="23"/>
          <w:szCs w:val="23"/>
        </w:rPr>
        <w:t xml:space="preserve"> </w:t>
      </w:r>
      <w:r w:rsidRPr="00B51FA5">
        <w:rPr>
          <w:rFonts w:ascii="Times New Roman"/>
          <w:bCs/>
          <w:sz w:val="23"/>
          <w:szCs w:val="23"/>
        </w:rPr>
        <w:t>계약</w:t>
      </w:r>
      <w:r w:rsidRPr="00B51FA5">
        <w:rPr>
          <w:rFonts w:ascii="Times New Roman"/>
          <w:bCs/>
          <w:sz w:val="23"/>
          <w:szCs w:val="23"/>
        </w:rPr>
        <w:t xml:space="preserve"> </w:t>
      </w:r>
      <w:r w:rsidRPr="00B51FA5">
        <w:rPr>
          <w:rFonts w:ascii="Times New Roman"/>
          <w:bCs/>
          <w:sz w:val="23"/>
          <w:szCs w:val="23"/>
        </w:rPr>
        <w:t>또는</w:t>
      </w:r>
      <w:r w:rsidRPr="00B51FA5">
        <w:rPr>
          <w:rFonts w:ascii="Times New Roman"/>
          <w:bCs/>
          <w:sz w:val="23"/>
          <w:szCs w:val="23"/>
        </w:rPr>
        <w:t xml:space="preserve"> </w:t>
      </w:r>
      <w:r w:rsidRPr="00B51FA5">
        <w:rPr>
          <w:rFonts w:ascii="Times New Roman"/>
          <w:bCs/>
          <w:sz w:val="23"/>
          <w:szCs w:val="23"/>
        </w:rPr>
        <w:t>이에</w:t>
      </w:r>
      <w:r w:rsidRPr="00B51FA5">
        <w:rPr>
          <w:rFonts w:ascii="Times New Roman"/>
          <w:bCs/>
          <w:sz w:val="23"/>
          <w:szCs w:val="23"/>
        </w:rPr>
        <w:t xml:space="preserve"> </w:t>
      </w:r>
      <w:r w:rsidRPr="00B51FA5">
        <w:rPr>
          <w:rFonts w:ascii="Times New Roman"/>
          <w:bCs/>
          <w:sz w:val="23"/>
          <w:szCs w:val="23"/>
        </w:rPr>
        <w:t>따른</w:t>
      </w:r>
      <w:r w:rsidRPr="00B51FA5">
        <w:rPr>
          <w:rFonts w:ascii="Times New Roman"/>
          <w:bCs/>
          <w:sz w:val="23"/>
          <w:szCs w:val="23"/>
        </w:rPr>
        <w:t xml:space="preserve"> </w:t>
      </w:r>
      <w:r w:rsidRPr="00B51FA5">
        <w:rPr>
          <w:rFonts w:ascii="Times New Roman"/>
          <w:bCs/>
          <w:sz w:val="23"/>
          <w:szCs w:val="23"/>
        </w:rPr>
        <w:t>권리</w:t>
      </w:r>
      <w:r w:rsidRPr="00B51FA5">
        <w:rPr>
          <w:rFonts w:ascii="Times New Roman"/>
          <w:bCs/>
          <w:sz w:val="23"/>
          <w:szCs w:val="23"/>
        </w:rPr>
        <w:t xml:space="preserve"> </w:t>
      </w:r>
      <w:r w:rsidRPr="00B51FA5">
        <w:rPr>
          <w:rFonts w:ascii="Times New Roman"/>
          <w:bCs/>
          <w:sz w:val="23"/>
          <w:szCs w:val="23"/>
        </w:rPr>
        <w:t>또는</w:t>
      </w:r>
      <w:r w:rsidRPr="00B51FA5">
        <w:rPr>
          <w:rFonts w:ascii="Times New Roman"/>
          <w:bCs/>
          <w:sz w:val="23"/>
          <w:szCs w:val="23"/>
        </w:rPr>
        <w:t xml:space="preserve"> </w:t>
      </w:r>
      <w:r w:rsidRPr="00B51FA5">
        <w:rPr>
          <w:rFonts w:ascii="Times New Roman"/>
          <w:bCs/>
          <w:sz w:val="23"/>
          <w:szCs w:val="23"/>
        </w:rPr>
        <w:t>의무를</w:t>
      </w:r>
      <w:r w:rsidRPr="00B51FA5">
        <w:rPr>
          <w:rFonts w:ascii="Times New Roman"/>
          <w:bCs/>
          <w:sz w:val="23"/>
          <w:szCs w:val="23"/>
        </w:rPr>
        <w:t xml:space="preserve"> </w:t>
      </w:r>
      <w:r w:rsidRPr="00B51FA5">
        <w:rPr>
          <w:rFonts w:ascii="Times New Roman"/>
          <w:bCs/>
          <w:sz w:val="23"/>
          <w:szCs w:val="23"/>
        </w:rPr>
        <w:t>양도</w:t>
      </w:r>
      <w:r w:rsidRPr="00B51FA5">
        <w:rPr>
          <w:rFonts w:ascii="Times New Roman"/>
          <w:bCs/>
          <w:sz w:val="23"/>
          <w:szCs w:val="23"/>
        </w:rPr>
        <w:t xml:space="preserve"> </w:t>
      </w:r>
      <w:r w:rsidRPr="00B51FA5">
        <w:rPr>
          <w:rFonts w:ascii="Times New Roman"/>
          <w:bCs/>
          <w:sz w:val="23"/>
          <w:szCs w:val="23"/>
        </w:rPr>
        <w:t>또는</w:t>
      </w:r>
      <w:r w:rsidRPr="00B51FA5">
        <w:rPr>
          <w:rFonts w:ascii="Times New Roman"/>
          <w:bCs/>
          <w:sz w:val="23"/>
          <w:szCs w:val="23"/>
        </w:rPr>
        <w:t xml:space="preserve"> </w:t>
      </w:r>
      <w:r w:rsidRPr="00B51FA5">
        <w:rPr>
          <w:rFonts w:ascii="Times New Roman"/>
          <w:bCs/>
          <w:sz w:val="23"/>
          <w:szCs w:val="23"/>
        </w:rPr>
        <w:t>이전할</w:t>
      </w:r>
      <w:r w:rsidRPr="00B51FA5">
        <w:rPr>
          <w:rFonts w:ascii="Times New Roman"/>
          <w:bCs/>
          <w:sz w:val="23"/>
          <w:szCs w:val="23"/>
        </w:rPr>
        <w:t xml:space="preserve"> </w:t>
      </w:r>
      <w:r w:rsidRPr="00B51FA5">
        <w:rPr>
          <w:rFonts w:ascii="Times New Roman"/>
          <w:bCs/>
          <w:sz w:val="23"/>
          <w:szCs w:val="23"/>
        </w:rPr>
        <w:t>수</w:t>
      </w:r>
      <w:r w:rsidRPr="00B51FA5">
        <w:rPr>
          <w:rFonts w:ascii="Times New Roman"/>
          <w:bCs/>
          <w:sz w:val="23"/>
          <w:szCs w:val="23"/>
        </w:rPr>
        <w:t xml:space="preserve"> </w:t>
      </w:r>
      <w:r w:rsidRPr="00B51FA5">
        <w:rPr>
          <w:rFonts w:ascii="Times New Roman"/>
          <w:bCs/>
          <w:sz w:val="23"/>
          <w:szCs w:val="23"/>
        </w:rPr>
        <w:t>없</w:t>
      </w:r>
      <w:r w:rsidRPr="00B51FA5">
        <w:rPr>
          <w:rFonts w:ascii="Times New Roman" w:hint="eastAsia"/>
          <w:bCs/>
          <w:sz w:val="23"/>
          <w:szCs w:val="23"/>
        </w:rPr>
        <w:t>다</w:t>
      </w:r>
      <w:r w:rsidRPr="00B51FA5">
        <w:rPr>
          <w:rFonts w:ascii="Times New Roman" w:hint="eastAsia"/>
          <w:bCs/>
          <w:sz w:val="23"/>
          <w:szCs w:val="23"/>
        </w:rPr>
        <w:t>.</w:t>
      </w:r>
    </w:p>
    <w:p w14:paraId="1E45EEA8" w14:textId="77777777" w:rsidR="00786425" w:rsidRPr="00B51FA5" w:rsidRDefault="00786425" w:rsidP="00B51FA5">
      <w:pPr>
        <w:numPr>
          <w:ilvl w:val="1"/>
          <w:numId w:val="51"/>
        </w:numPr>
        <w:snapToGrid w:val="0"/>
        <w:spacing w:before="180" w:after="180" w:line="360" w:lineRule="atLeast"/>
        <w:rPr>
          <w:rFonts w:ascii="Times New Roman"/>
          <w:bCs/>
          <w:sz w:val="23"/>
          <w:szCs w:val="23"/>
          <w:u w:val="single"/>
        </w:rPr>
      </w:pPr>
      <w:r w:rsidRPr="00883718">
        <w:rPr>
          <w:rFonts w:ascii="Times New Roman"/>
          <w:bCs/>
          <w:sz w:val="23"/>
          <w:szCs w:val="23"/>
          <w:u w:val="single"/>
        </w:rPr>
        <w:t>제</w:t>
      </w:r>
      <w:r w:rsidRPr="000575B1">
        <w:rPr>
          <w:rFonts w:ascii="Times New Roman"/>
          <w:bCs/>
          <w:sz w:val="23"/>
          <w:szCs w:val="23"/>
          <w:u w:val="single"/>
        </w:rPr>
        <w:t>3</w:t>
      </w:r>
      <w:r w:rsidRPr="00522B89">
        <w:rPr>
          <w:rFonts w:ascii="Times New Roman"/>
          <w:bCs/>
          <w:sz w:val="23"/>
          <w:szCs w:val="23"/>
          <w:u w:val="single"/>
        </w:rPr>
        <w:t>자</w:t>
      </w:r>
      <w:r w:rsidRPr="00B51FA5">
        <w:rPr>
          <w:rFonts w:ascii="Times New Roman"/>
          <w:bCs/>
          <w:sz w:val="23"/>
          <w:szCs w:val="23"/>
          <w:u w:val="single"/>
        </w:rPr>
        <w:t xml:space="preserve"> </w:t>
      </w:r>
      <w:r w:rsidRPr="00B51FA5">
        <w:rPr>
          <w:rFonts w:ascii="Times New Roman"/>
          <w:bCs/>
          <w:sz w:val="23"/>
          <w:szCs w:val="23"/>
          <w:u w:val="single"/>
        </w:rPr>
        <w:t>이익</w:t>
      </w:r>
      <w:r w:rsidRPr="00B51FA5">
        <w:rPr>
          <w:rFonts w:ascii="Times New Roman"/>
          <w:bCs/>
          <w:sz w:val="23"/>
          <w:szCs w:val="23"/>
          <w:u w:val="single"/>
        </w:rPr>
        <w:t>.</w:t>
      </w:r>
      <w:r w:rsidRPr="00883718">
        <w:rPr>
          <w:rFonts w:ascii="Times New Roman"/>
          <w:bCs/>
          <w:sz w:val="23"/>
          <w:szCs w:val="23"/>
        </w:rPr>
        <w:t xml:space="preserve">  </w:t>
      </w:r>
      <w:r w:rsidRPr="000575B1">
        <w:rPr>
          <w:rFonts w:ascii="Times New Roman"/>
          <w:bCs/>
          <w:sz w:val="23"/>
          <w:szCs w:val="23"/>
        </w:rPr>
        <w:t>본</w:t>
      </w:r>
      <w:r w:rsidRPr="00522B89">
        <w:rPr>
          <w:rFonts w:ascii="Times New Roman"/>
          <w:bCs/>
          <w:sz w:val="23"/>
          <w:szCs w:val="23"/>
        </w:rPr>
        <w:t xml:space="preserve"> </w:t>
      </w:r>
      <w:r w:rsidRPr="00B51FA5">
        <w:rPr>
          <w:rFonts w:ascii="Times New Roman"/>
          <w:bCs/>
          <w:sz w:val="23"/>
          <w:szCs w:val="23"/>
        </w:rPr>
        <w:t>계약은</w:t>
      </w:r>
      <w:r w:rsidRPr="00B51FA5">
        <w:rPr>
          <w:rFonts w:ascii="Times New Roman"/>
          <w:bCs/>
          <w:sz w:val="23"/>
          <w:szCs w:val="23"/>
        </w:rPr>
        <w:t xml:space="preserve"> </w:t>
      </w:r>
      <w:r w:rsidRPr="00B51FA5">
        <w:rPr>
          <w:rFonts w:ascii="Times New Roman"/>
          <w:bCs/>
          <w:sz w:val="23"/>
          <w:szCs w:val="23"/>
        </w:rPr>
        <w:t>당사자들을</w:t>
      </w:r>
      <w:r w:rsidRPr="00B51FA5">
        <w:rPr>
          <w:rFonts w:ascii="Times New Roman"/>
          <w:bCs/>
          <w:sz w:val="23"/>
          <w:szCs w:val="23"/>
        </w:rPr>
        <w:t xml:space="preserve"> </w:t>
      </w:r>
      <w:r w:rsidRPr="00B51FA5">
        <w:rPr>
          <w:rFonts w:ascii="Times New Roman"/>
          <w:bCs/>
          <w:sz w:val="23"/>
          <w:szCs w:val="23"/>
        </w:rPr>
        <w:t>구속하며</w:t>
      </w:r>
      <w:r w:rsidRPr="00B51FA5">
        <w:rPr>
          <w:rFonts w:ascii="Times New Roman"/>
          <w:bCs/>
          <w:sz w:val="23"/>
          <w:szCs w:val="23"/>
        </w:rPr>
        <w:t xml:space="preserve"> </w:t>
      </w:r>
      <w:r w:rsidRPr="00B51FA5">
        <w:rPr>
          <w:rFonts w:ascii="Times New Roman"/>
          <w:bCs/>
          <w:sz w:val="23"/>
          <w:szCs w:val="23"/>
        </w:rPr>
        <w:t>이들을</w:t>
      </w:r>
      <w:r w:rsidRPr="00B51FA5">
        <w:rPr>
          <w:rFonts w:ascii="Times New Roman"/>
          <w:bCs/>
          <w:sz w:val="23"/>
          <w:szCs w:val="23"/>
        </w:rPr>
        <w:t xml:space="preserve"> </w:t>
      </w:r>
      <w:r w:rsidRPr="00B51FA5">
        <w:rPr>
          <w:rFonts w:ascii="Times New Roman"/>
          <w:bCs/>
          <w:sz w:val="23"/>
          <w:szCs w:val="23"/>
        </w:rPr>
        <w:t>위하여</w:t>
      </w:r>
      <w:r w:rsidRPr="00B51FA5">
        <w:rPr>
          <w:rFonts w:ascii="Times New Roman"/>
          <w:bCs/>
          <w:sz w:val="23"/>
          <w:szCs w:val="23"/>
        </w:rPr>
        <w:t xml:space="preserve"> </w:t>
      </w:r>
      <w:r w:rsidRPr="00B51FA5">
        <w:rPr>
          <w:rFonts w:ascii="Times New Roman"/>
          <w:bCs/>
          <w:sz w:val="23"/>
          <w:szCs w:val="23"/>
        </w:rPr>
        <w:t>효력을</w:t>
      </w:r>
      <w:r w:rsidRPr="00B51FA5">
        <w:rPr>
          <w:rFonts w:ascii="Times New Roman"/>
          <w:bCs/>
          <w:sz w:val="23"/>
          <w:szCs w:val="23"/>
        </w:rPr>
        <w:t xml:space="preserve"> </w:t>
      </w:r>
      <w:r w:rsidRPr="00B51FA5">
        <w:rPr>
          <w:rFonts w:ascii="Times New Roman"/>
          <w:bCs/>
          <w:sz w:val="23"/>
          <w:szCs w:val="23"/>
        </w:rPr>
        <w:t>가진다</w:t>
      </w:r>
      <w:r w:rsidRPr="00B51FA5">
        <w:rPr>
          <w:rFonts w:ascii="Times New Roman"/>
          <w:bCs/>
          <w:sz w:val="23"/>
          <w:szCs w:val="23"/>
        </w:rPr>
        <w:t xml:space="preserve">. </w:t>
      </w:r>
      <w:r w:rsidRPr="00B51FA5">
        <w:rPr>
          <w:rFonts w:ascii="Times New Roman"/>
          <w:bCs/>
          <w:sz w:val="23"/>
          <w:szCs w:val="23"/>
        </w:rPr>
        <w:t>본</w:t>
      </w:r>
      <w:r w:rsidRPr="00B51FA5">
        <w:rPr>
          <w:rFonts w:ascii="Times New Roman"/>
          <w:bCs/>
          <w:sz w:val="23"/>
          <w:szCs w:val="23"/>
        </w:rPr>
        <w:t xml:space="preserve"> </w:t>
      </w:r>
      <w:r w:rsidRPr="00B51FA5">
        <w:rPr>
          <w:rFonts w:ascii="Times New Roman"/>
          <w:bCs/>
          <w:sz w:val="23"/>
          <w:szCs w:val="23"/>
        </w:rPr>
        <w:t>계약에</w:t>
      </w:r>
      <w:r w:rsidRPr="00B51FA5">
        <w:rPr>
          <w:rFonts w:ascii="Times New Roman"/>
          <w:bCs/>
          <w:sz w:val="23"/>
          <w:szCs w:val="23"/>
        </w:rPr>
        <w:t xml:space="preserve"> </w:t>
      </w:r>
      <w:r w:rsidRPr="00B51FA5">
        <w:rPr>
          <w:rFonts w:ascii="Times New Roman"/>
          <w:bCs/>
          <w:sz w:val="23"/>
          <w:szCs w:val="23"/>
        </w:rPr>
        <w:t>포함된</w:t>
      </w:r>
      <w:r w:rsidRPr="00B51FA5">
        <w:rPr>
          <w:rFonts w:ascii="Times New Roman"/>
          <w:bCs/>
          <w:sz w:val="23"/>
          <w:szCs w:val="23"/>
        </w:rPr>
        <w:t xml:space="preserve"> </w:t>
      </w:r>
      <w:r w:rsidRPr="00B51FA5">
        <w:rPr>
          <w:rFonts w:ascii="Times New Roman"/>
          <w:bCs/>
          <w:sz w:val="23"/>
          <w:szCs w:val="23"/>
        </w:rPr>
        <w:t>어떠한</w:t>
      </w:r>
      <w:r w:rsidRPr="00B51FA5">
        <w:rPr>
          <w:rFonts w:ascii="Times New Roman"/>
          <w:bCs/>
          <w:sz w:val="23"/>
          <w:szCs w:val="23"/>
        </w:rPr>
        <w:t xml:space="preserve"> </w:t>
      </w:r>
      <w:r w:rsidRPr="00B51FA5">
        <w:rPr>
          <w:rFonts w:ascii="Times New Roman"/>
          <w:bCs/>
          <w:sz w:val="23"/>
          <w:szCs w:val="23"/>
        </w:rPr>
        <w:t>명시적</w:t>
      </w:r>
      <w:r w:rsidRPr="00B51FA5">
        <w:rPr>
          <w:rFonts w:ascii="Times New Roman"/>
          <w:bCs/>
          <w:sz w:val="23"/>
          <w:szCs w:val="23"/>
        </w:rPr>
        <w:t xml:space="preserve"> </w:t>
      </w:r>
      <w:r w:rsidRPr="00B51FA5">
        <w:rPr>
          <w:rFonts w:ascii="Times New Roman"/>
          <w:bCs/>
          <w:sz w:val="23"/>
          <w:szCs w:val="23"/>
        </w:rPr>
        <w:t>또는</w:t>
      </w:r>
      <w:r w:rsidRPr="00B51FA5">
        <w:rPr>
          <w:rFonts w:ascii="Times New Roman"/>
          <w:bCs/>
          <w:sz w:val="23"/>
          <w:szCs w:val="23"/>
        </w:rPr>
        <w:t xml:space="preserve"> </w:t>
      </w:r>
      <w:r w:rsidRPr="00B51FA5">
        <w:rPr>
          <w:rFonts w:ascii="Times New Roman"/>
          <w:bCs/>
          <w:sz w:val="23"/>
          <w:szCs w:val="23"/>
        </w:rPr>
        <w:t>묵시적인</w:t>
      </w:r>
      <w:r w:rsidRPr="00B51FA5">
        <w:rPr>
          <w:rFonts w:ascii="Times New Roman"/>
          <w:bCs/>
          <w:sz w:val="23"/>
          <w:szCs w:val="23"/>
        </w:rPr>
        <w:t xml:space="preserve"> </w:t>
      </w:r>
      <w:r w:rsidRPr="00B51FA5">
        <w:rPr>
          <w:rFonts w:ascii="Times New Roman"/>
          <w:bCs/>
          <w:sz w:val="23"/>
          <w:szCs w:val="23"/>
        </w:rPr>
        <w:t>사항도</w:t>
      </w:r>
      <w:r w:rsidRPr="00B51FA5">
        <w:rPr>
          <w:rFonts w:ascii="Times New Roman"/>
          <w:bCs/>
          <w:sz w:val="23"/>
          <w:szCs w:val="23"/>
        </w:rPr>
        <w:t xml:space="preserve"> </w:t>
      </w:r>
      <w:r w:rsidRPr="00B51FA5">
        <w:rPr>
          <w:rFonts w:ascii="Times New Roman"/>
          <w:bCs/>
          <w:sz w:val="23"/>
          <w:szCs w:val="23"/>
        </w:rPr>
        <w:t>당사자들을</w:t>
      </w:r>
      <w:r w:rsidRPr="00B51FA5">
        <w:rPr>
          <w:rFonts w:ascii="Times New Roman"/>
          <w:bCs/>
          <w:sz w:val="23"/>
          <w:szCs w:val="23"/>
        </w:rPr>
        <w:t xml:space="preserve"> </w:t>
      </w:r>
      <w:r w:rsidRPr="00B51FA5">
        <w:rPr>
          <w:rFonts w:ascii="Times New Roman"/>
          <w:bCs/>
          <w:sz w:val="23"/>
          <w:szCs w:val="23"/>
        </w:rPr>
        <w:t>제외한</w:t>
      </w:r>
      <w:r w:rsidRPr="00B51FA5">
        <w:rPr>
          <w:rFonts w:ascii="Times New Roman"/>
          <w:bCs/>
          <w:sz w:val="23"/>
          <w:szCs w:val="23"/>
        </w:rPr>
        <w:t xml:space="preserve"> </w:t>
      </w:r>
      <w:r w:rsidRPr="00B51FA5">
        <w:rPr>
          <w:rFonts w:ascii="Times New Roman"/>
          <w:bCs/>
          <w:sz w:val="23"/>
          <w:szCs w:val="23"/>
        </w:rPr>
        <w:t>제</w:t>
      </w:r>
      <w:r w:rsidRPr="00B51FA5">
        <w:rPr>
          <w:rFonts w:ascii="Times New Roman"/>
          <w:bCs/>
          <w:sz w:val="23"/>
          <w:szCs w:val="23"/>
        </w:rPr>
        <w:t>3</w:t>
      </w:r>
      <w:r w:rsidRPr="00B51FA5">
        <w:rPr>
          <w:rFonts w:ascii="Times New Roman"/>
          <w:bCs/>
          <w:sz w:val="23"/>
          <w:szCs w:val="23"/>
        </w:rPr>
        <w:t>자에게</w:t>
      </w:r>
      <w:r w:rsidRPr="00B51FA5">
        <w:rPr>
          <w:rFonts w:ascii="Times New Roman"/>
          <w:bCs/>
          <w:sz w:val="23"/>
          <w:szCs w:val="23"/>
        </w:rPr>
        <w:t xml:space="preserve"> </w:t>
      </w:r>
      <w:r w:rsidRPr="00B51FA5">
        <w:rPr>
          <w:rFonts w:ascii="Times New Roman"/>
          <w:bCs/>
          <w:sz w:val="23"/>
          <w:szCs w:val="23"/>
        </w:rPr>
        <w:t>어떠한</w:t>
      </w:r>
      <w:r w:rsidRPr="00B51FA5">
        <w:rPr>
          <w:rFonts w:ascii="Times New Roman"/>
          <w:bCs/>
          <w:sz w:val="23"/>
          <w:szCs w:val="23"/>
        </w:rPr>
        <w:t xml:space="preserve"> </w:t>
      </w:r>
      <w:r w:rsidRPr="00B51FA5">
        <w:rPr>
          <w:rFonts w:ascii="Times New Roman"/>
          <w:bCs/>
          <w:sz w:val="23"/>
          <w:szCs w:val="23"/>
        </w:rPr>
        <w:t>권리</w:t>
      </w:r>
      <w:r w:rsidRPr="00B51FA5">
        <w:rPr>
          <w:rFonts w:ascii="Times New Roman"/>
          <w:bCs/>
          <w:sz w:val="23"/>
          <w:szCs w:val="23"/>
        </w:rPr>
        <w:t xml:space="preserve"> </w:t>
      </w:r>
      <w:r w:rsidRPr="00B51FA5">
        <w:rPr>
          <w:rFonts w:ascii="Times New Roman"/>
          <w:bCs/>
          <w:sz w:val="23"/>
          <w:szCs w:val="23"/>
        </w:rPr>
        <w:t>또는</w:t>
      </w:r>
      <w:r w:rsidRPr="00B51FA5">
        <w:rPr>
          <w:rFonts w:ascii="Times New Roman"/>
          <w:bCs/>
          <w:sz w:val="23"/>
          <w:szCs w:val="23"/>
        </w:rPr>
        <w:t xml:space="preserve"> </w:t>
      </w:r>
      <w:r w:rsidRPr="00B51FA5">
        <w:rPr>
          <w:rFonts w:ascii="Times New Roman"/>
          <w:bCs/>
          <w:sz w:val="23"/>
          <w:szCs w:val="23"/>
        </w:rPr>
        <w:t>구제수단을</w:t>
      </w:r>
      <w:r w:rsidRPr="00B51FA5">
        <w:rPr>
          <w:rFonts w:ascii="Times New Roman"/>
          <w:bCs/>
          <w:sz w:val="23"/>
          <w:szCs w:val="23"/>
        </w:rPr>
        <w:t xml:space="preserve"> </w:t>
      </w:r>
      <w:r w:rsidRPr="00B51FA5">
        <w:rPr>
          <w:rFonts w:ascii="Times New Roman"/>
          <w:bCs/>
          <w:sz w:val="23"/>
          <w:szCs w:val="23"/>
        </w:rPr>
        <w:t>부여하거나</w:t>
      </w:r>
      <w:r w:rsidRPr="00B51FA5">
        <w:rPr>
          <w:rFonts w:ascii="Times New Roman"/>
          <w:bCs/>
          <w:sz w:val="23"/>
          <w:szCs w:val="23"/>
        </w:rPr>
        <w:t xml:space="preserve"> </w:t>
      </w:r>
      <w:r w:rsidRPr="00B51FA5">
        <w:rPr>
          <w:rFonts w:ascii="Times New Roman"/>
          <w:bCs/>
          <w:sz w:val="23"/>
          <w:szCs w:val="23"/>
        </w:rPr>
        <w:t>어떤</w:t>
      </w:r>
      <w:r w:rsidRPr="00B51FA5">
        <w:rPr>
          <w:rFonts w:ascii="Times New Roman"/>
          <w:bCs/>
          <w:sz w:val="23"/>
          <w:szCs w:val="23"/>
        </w:rPr>
        <w:t xml:space="preserve"> </w:t>
      </w:r>
      <w:r w:rsidRPr="00B51FA5">
        <w:rPr>
          <w:rFonts w:ascii="Times New Roman"/>
          <w:bCs/>
          <w:sz w:val="23"/>
          <w:szCs w:val="23"/>
        </w:rPr>
        <w:t>의무를</w:t>
      </w:r>
      <w:r w:rsidRPr="00B51FA5">
        <w:rPr>
          <w:rFonts w:ascii="Times New Roman"/>
          <w:bCs/>
          <w:sz w:val="23"/>
          <w:szCs w:val="23"/>
        </w:rPr>
        <w:t xml:space="preserve"> </w:t>
      </w:r>
      <w:r w:rsidRPr="00B51FA5">
        <w:rPr>
          <w:rFonts w:ascii="Times New Roman"/>
          <w:bCs/>
          <w:sz w:val="23"/>
          <w:szCs w:val="23"/>
        </w:rPr>
        <w:t>발생시키지</w:t>
      </w:r>
      <w:r w:rsidRPr="00B51FA5">
        <w:rPr>
          <w:rFonts w:ascii="Times New Roman"/>
          <w:bCs/>
          <w:sz w:val="23"/>
          <w:szCs w:val="23"/>
        </w:rPr>
        <w:t xml:space="preserve"> </w:t>
      </w:r>
      <w:r w:rsidRPr="00B51FA5">
        <w:rPr>
          <w:rFonts w:ascii="Times New Roman"/>
          <w:bCs/>
          <w:sz w:val="23"/>
          <w:szCs w:val="23"/>
        </w:rPr>
        <w:t>아니한다</w:t>
      </w:r>
      <w:r w:rsidRPr="00B51FA5">
        <w:rPr>
          <w:rFonts w:ascii="Times New Roman"/>
          <w:bCs/>
          <w:sz w:val="23"/>
          <w:szCs w:val="23"/>
        </w:rPr>
        <w:t>.</w:t>
      </w:r>
    </w:p>
    <w:p w14:paraId="7BE16C4F" w14:textId="77777777" w:rsidR="005138AE" w:rsidRPr="00352E12" w:rsidRDefault="00786425" w:rsidP="005138AE">
      <w:pPr>
        <w:numPr>
          <w:ilvl w:val="1"/>
          <w:numId w:val="51"/>
        </w:numPr>
        <w:snapToGrid w:val="0"/>
        <w:spacing w:before="180" w:after="180" w:line="360" w:lineRule="atLeast"/>
        <w:rPr>
          <w:rFonts w:ascii="Times New Roman"/>
          <w:bCs/>
          <w:sz w:val="23"/>
          <w:szCs w:val="23"/>
        </w:rPr>
      </w:pPr>
      <w:r w:rsidRPr="005138AE">
        <w:rPr>
          <w:rFonts w:ascii="Times New Roman"/>
          <w:bCs/>
          <w:sz w:val="23"/>
          <w:szCs w:val="23"/>
          <w:u w:val="single"/>
        </w:rPr>
        <w:t>부본</w:t>
      </w:r>
      <w:r w:rsidR="005138AE">
        <w:rPr>
          <w:rFonts w:ascii="Times New Roman" w:hint="eastAsia"/>
          <w:bCs/>
          <w:sz w:val="23"/>
          <w:szCs w:val="23"/>
          <w:u w:val="single"/>
        </w:rPr>
        <w:t xml:space="preserve"> </w:t>
      </w:r>
      <w:r w:rsidR="005138AE" w:rsidRPr="00352E12">
        <w:rPr>
          <w:rFonts w:ascii="Times New Roman" w:hint="eastAsia"/>
          <w:bCs/>
          <w:sz w:val="23"/>
          <w:szCs w:val="23"/>
          <w:u w:val="single"/>
        </w:rPr>
        <w:t>및</w:t>
      </w:r>
      <w:r w:rsidR="005138AE" w:rsidRPr="00352E12">
        <w:rPr>
          <w:rFonts w:ascii="Times New Roman"/>
          <w:bCs/>
          <w:sz w:val="23"/>
          <w:szCs w:val="23"/>
          <w:u w:val="single"/>
        </w:rPr>
        <w:t xml:space="preserve"> </w:t>
      </w:r>
      <w:r w:rsidR="005138AE" w:rsidRPr="00352E12">
        <w:rPr>
          <w:rFonts w:ascii="Times New Roman" w:hint="eastAsia"/>
          <w:bCs/>
          <w:sz w:val="23"/>
          <w:szCs w:val="23"/>
          <w:u w:val="single"/>
        </w:rPr>
        <w:t>체결</w:t>
      </w:r>
      <w:r w:rsidRPr="00352E12">
        <w:rPr>
          <w:rFonts w:ascii="Times New Roman"/>
          <w:bCs/>
          <w:sz w:val="23"/>
          <w:szCs w:val="23"/>
          <w:u w:val="single"/>
        </w:rPr>
        <w:t>.</w:t>
      </w:r>
      <w:r w:rsidRPr="00352E12">
        <w:rPr>
          <w:rFonts w:ascii="Times New Roman"/>
          <w:bCs/>
          <w:sz w:val="23"/>
          <w:szCs w:val="23"/>
        </w:rPr>
        <w:t xml:space="preserve">  </w:t>
      </w:r>
      <w:r w:rsidRPr="00352E12">
        <w:rPr>
          <w:rFonts w:ascii="Times New Roman" w:hint="eastAsia"/>
          <w:bCs/>
          <w:sz w:val="23"/>
          <w:szCs w:val="23"/>
        </w:rPr>
        <w:t>본</w:t>
      </w:r>
      <w:r w:rsidRPr="00352E12">
        <w:rPr>
          <w:rFonts w:ascii="Times New Roman"/>
          <w:bCs/>
          <w:sz w:val="23"/>
          <w:szCs w:val="23"/>
        </w:rPr>
        <w:t xml:space="preserve"> </w:t>
      </w:r>
      <w:r w:rsidRPr="00352E12">
        <w:rPr>
          <w:rFonts w:ascii="Times New Roman" w:hint="eastAsia"/>
          <w:bCs/>
          <w:sz w:val="23"/>
          <w:szCs w:val="23"/>
        </w:rPr>
        <w:t>계약은</w:t>
      </w:r>
      <w:r w:rsidRPr="00352E12">
        <w:rPr>
          <w:rFonts w:ascii="Times New Roman"/>
          <w:bCs/>
          <w:sz w:val="23"/>
          <w:szCs w:val="23"/>
        </w:rPr>
        <w:t xml:space="preserve"> </w:t>
      </w:r>
      <w:r w:rsidRPr="00352E12">
        <w:rPr>
          <w:rFonts w:ascii="Times New Roman" w:hint="eastAsia"/>
          <w:bCs/>
          <w:sz w:val="23"/>
          <w:szCs w:val="23"/>
        </w:rPr>
        <w:t>다수의</w:t>
      </w:r>
      <w:r w:rsidRPr="00352E12">
        <w:rPr>
          <w:rFonts w:ascii="Times New Roman"/>
          <w:bCs/>
          <w:sz w:val="23"/>
          <w:szCs w:val="23"/>
        </w:rPr>
        <w:t xml:space="preserve"> </w:t>
      </w:r>
      <w:r w:rsidRPr="00352E12">
        <w:rPr>
          <w:rFonts w:ascii="Times New Roman" w:hint="eastAsia"/>
          <w:bCs/>
          <w:sz w:val="23"/>
          <w:szCs w:val="23"/>
        </w:rPr>
        <w:t>부본들로</w:t>
      </w:r>
      <w:r w:rsidRPr="00352E12">
        <w:rPr>
          <w:rFonts w:ascii="Times New Roman"/>
          <w:bCs/>
          <w:sz w:val="23"/>
          <w:szCs w:val="23"/>
        </w:rPr>
        <w:t xml:space="preserve"> </w:t>
      </w:r>
      <w:r w:rsidRPr="00352E12">
        <w:rPr>
          <w:rFonts w:ascii="Times New Roman" w:hint="eastAsia"/>
          <w:bCs/>
          <w:sz w:val="23"/>
          <w:szCs w:val="23"/>
        </w:rPr>
        <w:t>체결될</w:t>
      </w:r>
      <w:r w:rsidRPr="00352E12">
        <w:rPr>
          <w:rFonts w:ascii="Times New Roman"/>
          <w:bCs/>
          <w:sz w:val="23"/>
          <w:szCs w:val="23"/>
        </w:rPr>
        <w:t xml:space="preserve"> </w:t>
      </w:r>
      <w:r w:rsidRPr="00352E12">
        <w:rPr>
          <w:rFonts w:ascii="Times New Roman" w:hint="eastAsia"/>
          <w:bCs/>
          <w:sz w:val="23"/>
          <w:szCs w:val="23"/>
        </w:rPr>
        <w:t>수</w:t>
      </w:r>
      <w:r w:rsidRPr="00352E12">
        <w:rPr>
          <w:rFonts w:ascii="Times New Roman"/>
          <w:bCs/>
          <w:sz w:val="23"/>
          <w:szCs w:val="23"/>
        </w:rPr>
        <w:t xml:space="preserve"> </w:t>
      </w:r>
      <w:r w:rsidRPr="00352E12">
        <w:rPr>
          <w:rFonts w:ascii="Times New Roman" w:hint="eastAsia"/>
          <w:bCs/>
          <w:sz w:val="23"/>
          <w:szCs w:val="23"/>
        </w:rPr>
        <w:t>있고</w:t>
      </w:r>
      <w:r w:rsidRPr="00352E12">
        <w:rPr>
          <w:rFonts w:ascii="Times New Roman"/>
          <w:bCs/>
          <w:sz w:val="23"/>
          <w:szCs w:val="23"/>
        </w:rPr>
        <w:t xml:space="preserve">, </w:t>
      </w:r>
      <w:r w:rsidRPr="00352E12">
        <w:rPr>
          <w:rFonts w:ascii="Times New Roman" w:hint="eastAsia"/>
          <w:bCs/>
          <w:sz w:val="23"/>
          <w:szCs w:val="23"/>
        </w:rPr>
        <w:t>이</w:t>
      </w:r>
      <w:r w:rsidRPr="00352E12">
        <w:rPr>
          <w:rFonts w:ascii="Times New Roman"/>
          <w:bCs/>
          <w:sz w:val="23"/>
          <w:szCs w:val="23"/>
        </w:rPr>
        <w:t xml:space="preserve"> </w:t>
      </w:r>
      <w:r w:rsidRPr="00352E12">
        <w:rPr>
          <w:rFonts w:ascii="Times New Roman" w:hint="eastAsia"/>
          <w:bCs/>
          <w:sz w:val="23"/>
          <w:szCs w:val="23"/>
        </w:rPr>
        <w:t>경우</w:t>
      </w:r>
      <w:r w:rsidRPr="00352E12">
        <w:rPr>
          <w:rFonts w:ascii="Times New Roman"/>
          <w:bCs/>
          <w:sz w:val="23"/>
          <w:szCs w:val="23"/>
        </w:rPr>
        <w:t xml:space="preserve"> </w:t>
      </w:r>
      <w:r w:rsidRPr="00352E12">
        <w:rPr>
          <w:rFonts w:ascii="Times New Roman" w:hint="eastAsia"/>
          <w:bCs/>
          <w:sz w:val="23"/>
          <w:szCs w:val="23"/>
        </w:rPr>
        <w:t>각</w:t>
      </w:r>
      <w:r w:rsidRPr="00352E12">
        <w:rPr>
          <w:rFonts w:ascii="Times New Roman"/>
          <w:bCs/>
          <w:sz w:val="23"/>
          <w:szCs w:val="23"/>
        </w:rPr>
        <w:t xml:space="preserve"> </w:t>
      </w:r>
      <w:r w:rsidRPr="00352E12">
        <w:rPr>
          <w:rFonts w:ascii="Times New Roman" w:hint="eastAsia"/>
          <w:bCs/>
          <w:sz w:val="23"/>
          <w:szCs w:val="23"/>
        </w:rPr>
        <w:t>부본은</w:t>
      </w:r>
      <w:r w:rsidRPr="00352E12">
        <w:rPr>
          <w:rFonts w:ascii="Times New Roman"/>
          <w:bCs/>
          <w:sz w:val="23"/>
          <w:szCs w:val="23"/>
        </w:rPr>
        <w:t xml:space="preserve"> </w:t>
      </w:r>
      <w:r w:rsidRPr="00352E12">
        <w:rPr>
          <w:rFonts w:ascii="Times New Roman" w:hint="eastAsia"/>
          <w:bCs/>
          <w:sz w:val="23"/>
          <w:szCs w:val="23"/>
        </w:rPr>
        <w:t>원본으로</w:t>
      </w:r>
      <w:r w:rsidRPr="00352E12">
        <w:rPr>
          <w:rFonts w:ascii="Times New Roman"/>
          <w:bCs/>
          <w:sz w:val="23"/>
          <w:szCs w:val="23"/>
        </w:rPr>
        <w:t xml:space="preserve"> </w:t>
      </w:r>
      <w:r w:rsidRPr="00352E12">
        <w:rPr>
          <w:rFonts w:ascii="Times New Roman" w:hint="eastAsia"/>
          <w:bCs/>
          <w:sz w:val="23"/>
          <w:szCs w:val="23"/>
        </w:rPr>
        <w:t>간주된다</w:t>
      </w:r>
      <w:r w:rsidRPr="00352E12">
        <w:rPr>
          <w:rFonts w:ascii="Times New Roman"/>
          <w:bCs/>
          <w:sz w:val="23"/>
          <w:szCs w:val="23"/>
        </w:rPr>
        <w:t xml:space="preserve">. </w:t>
      </w:r>
      <w:r w:rsidR="005138AE" w:rsidRPr="00352E12">
        <w:rPr>
          <w:rFonts w:ascii="Times New Roman" w:hint="eastAsia"/>
          <w:bCs/>
          <w:sz w:val="23"/>
          <w:szCs w:val="23"/>
        </w:rPr>
        <w:t>본</w:t>
      </w:r>
      <w:r w:rsidR="005138AE" w:rsidRPr="00352E12">
        <w:rPr>
          <w:rFonts w:ascii="Times New Roman"/>
          <w:bCs/>
          <w:sz w:val="23"/>
          <w:szCs w:val="23"/>
        </w:rPr>
        <w:t xml:space="preserve"> </w:t>
      </w:r>
      <w:r w:rsidR="005138AE" w:rsidRPr="00352E12">
        <w:rPr>
          <w:rFonts w:ascii="Times New Roman" w:hint="eastAsia"/>
          <w:bCs/>
          <w:sz w:val="23"/>
          <w:szCs w:val="23"/>
        </w:rPr>
        <w:t>계약은</w:t>
      </w:r>
      <w:r w:rsidR="005138AE" w:rsidRPr="00352E12">
        <w:rPr>
          <w:rFonts w:ascii="Times New Roman"/>
          <w:bCs/>
          <w:sz w:val="23"/>
          <w:szCs w:val="23"/>
        </w:rPr>
        <w:t xml:space="preserve"> </w:t>
      </w:r>
      <w:r w:rsidR="005138AE" w:rsidRPr="00352E12">
        <w:rPr>
          <w:rFonts w:ascii="Times New Roman" w:hint="eastAsia"/>
          <w:bCs/>
          <w:sz w:val="23"/>
          <w:szCs w:val="23"/>
        </w:rPr>
        <w:t>양</w:t>
      </w:r>
      <w:r w:rsidR="005138AE" w:rsidRPr="00352E12">
        <w:rPr>
          <w:rFonts w:ascii="Times New Roman"/>
          <w:bCs/>
          <w:sz w:val="23"/>
          <w:szCs w:val="23"/>
        </w:rPr>
        <w:t xml:space="preserve"> </w:t>
      </w:r>
      <w:r w:rsidR="005138AE" w:rsidRPr="00352E12">
        <w:rPr>
          <w:rFonts w:ascii="Times New Roman" w:hint="eastAsia"/>
          <w:bCs/>
          <w:sz w:val="23"/>
          <w:szCs w:val="23"/>
        </w:rPr>
        <w:t>당사자가</w:t>
      </w:r>
      <w:r w:rsidR="005138AE" w:rsidRPr="00352E12">
        <w:rPr>
          <w:rFonts w:ascii="Times New Roman"/>
          <w:bCs/>
          <w:sz w:val="23"/>
          <w:szCs w:val="23"/>
        </w:rPr>
        <w:t xml:space="preserve"> </w:t>
      </w:r>
      <w:r w:rsidR="005138AE" w:rsidRPr="00352E12">
        <w:rPr>
          <w:rFonts w:ascii="Times New Roman" w:hint="eastAsia"/>
          <w:bCs/>
          <w:sz w:val="23"/>
          <w:szCs w:val="23"/>
        </w:rPr>
        <w:t>서로</w:t>
      </w:r>
      <w:r w:rsidR="005138AE" w:rsidRPr="00352E12">
        <w:rPr>
          <w:rFonts w:ascii="Times New Roman"/>
          <w:bCs/>
          <w:sz w:val="23"/>
          <w:szCs w:val="23"/>
        </w:rPr>
        <w:t xml:space="preserve"> </w:t>
      </w:r>
      <w:r w:rsidR="005138AE" w:rsidRPr="00352E12">
        <w:rPr>
          <w:rFonts w:ascii="Times New Roman" w:hint="eastAsia"/>
          <w:bCs/>
          <w:sz w:val="23"/>
          <w:szCs w:val="23"/>
        </w:rPr>
        <w:t>상대방</w:t>
      </w:r>
      <w:r w:rsidR="005138AE" w:rsidRPr="00352E12">
        <w:rPr>
          <w:rFonts w:ascii="Times New Roman"/>
          <w:bCs/>
          <w:sz w:val="23"/>
          <w:szCs w:val="23"/>
        </w:rPr>
        <w:t xml:space="preserve"> </w:t>
      </w:r>
      <w:r w:rsidR="005138AE" w:rsidRPr="00352E12">
        <w:rPr>
          <w:rFonts w:ascii="Times New Roman" w:hint="eastAsia"/>
          <w:bCs/>
          <w:sz w:val="23"/>
          <w:szCs w:val="23"/>
        </w:rPr>
        <w:t>당사자의</w:t>
      </w:r>
      <w:r w:rsidR="005138AE" w:rsidRPr="00352E12">
        <w:rPr>
          <w:rFonts w:ascii="Times New Roman"/>
          <w:bCs/>
          <w:sz w:val="23"/>
          <w:szCs w:val="23"/>
        </w:rPr>
        <w:t xml:space="preserve"> </w:t>
      </w:r>
      <w:proofErr w:type="spellStart"/>
      <w:r w:rsidR="005138AE" w:rsidRPr="00352E12">
        <w:rPr>
          <w:rFonts w:ascii="Times New Roman" w:hint="eastAsia"/>
          <w:bCs/>
          <w:sz w:val="23"/>
          <w:szCs w:val="23"/>
        </w:rPr>
        <w:t>법인인감</w:t>
      </w:r>
      <w:proofErr w:type="spellEnd"/>
      <w:r w:rsidR="00CC3993" w:rsidRPr="00352E12">
        <w:rPr>
          <w:rFonts w:ascii="Times New Roman"/>
          <w:bCs/>
          <w:sz w:val="23"/>
          <w:szCs w:val="23"/>
        </w:rPr>
        <w:t>(</w:t>
      </w:r>
      <w:r w:rsidR="00CC3993" w:rsidRPr="00352E12">
        <w:rPr>
          <w:rFonts w:ascii="Times New Roman" w:hint="eastAsia"/>
          <w:bCs/>
          <w:sz w:val="23"/>
          <w:szCs w:val="23"/>
        </w:rPr>
        <w:t>또는</w:t>
      </w:r>
      <w:r w:rsidR="00CC3993" w:rsidRPr="00352E12">
        <w:rPr>
          <w:rFonts w:ascii="Times New Roman"/>
          <w:bCs/>
          <w:sz w:val="23"/>
          <w:szCs w:val="23"/>
        </w:rPr>
        <w:t xml:space="preserve"> </w:t>
      </w:r>
      <w:proofErr w:type="spellStart"/>
      <w:r w:rsidR="00CC3993" w:rsidRPr="00352E12">
        <w:rPr>
          <w:rFonts w:ascii="Times New Roman" w:hint="eastAsia"/>
          <w:bCs/>
          <w:sz w:val="23"/>
          <w:szCs w:val="23"/>
        </w:rPr>
        <w:t>사용인감</w:t>
      </w:r>
      <w:proofErr w:type="spellEnd"/>
      <w:r w:rsidR="00CC3993" w:rsidRPr="00352E12">
        <w:rPr>
          <w:rFonts w:ascii="Times New Roman"/>
          <w:bCs/>
          <w:sz w:val="23"/>
          <w:szCs w:val="23"/>
        </w:rPr>
        <w:t xml:space="preserve">, </w:t>
      </w:r>
      <w:r w:rsidR="00CC3993" w:rsidRPr="00352E12">
        <w:rPr>
          <w:rFonts w:ascii="Times New Roman" w:hint="eastAsia"/>
          <w:bCs/>
          <w:sz w:val="23"/>
          <w:szCs w:val="23"/>
        </w:rPr>
        <w:t>이하</w:t>
      </w:r>
      <w:r w:rsidR="00CC3993" w:rsidRPr="00352E12">
        <w:rPr>
          <w:rFonts w:ascii="Times New Roman"/>
          <w:bCs/>
          <w:sz w:val="23"/>
          <w:szCs w:val="23"/>
        </w:rPr>
        <w:t xml:space="preserve"> </w:t>
      </w:r>
      <w:proofErr w:type="spellStart"/>
      <w:r w:rsidR="00CC3993" w:rsidRPr="00352E12">
        <w:rPr>
          <w:rFonts w:ascii="Times New Roman" w:hint="eastAsia"/>
          <w:bCs/>
          <w:sz w:val="23"/>
          <w:szCs w:val="23"/>
        </w:rPr>
        <w:t>본조에서</w:t>
      </w:r>
      <w:proofErr w:type="spellEnd"/>
      <w:r w:rsidR="00CC3993" w:rsidRPr="00352E12">
        <w:rPr>
          <w:rFonts w:ascii="Times New Roman"/>
          <w:bCs/>
          <w:sz w:val="23"/>
          <w:szCs w:val="23"/>
        </w:rPr>
        <w:t xml:space="preserve"> </w:t>
      </w:r>
      <w:r w:rsidR="00CC3993" w:rsidRPr="00352E12">
        <w:rPr>
          <w:rFonts w:ascii="Times New Roman" w:hint="eastAsia"/>
          <w:bCs/>
          <w:sz w:val="23"/>
          <w:szCs w:val="23"/>
        </w:rPr>
        <w:t>같음</w:t>
      </w:r>
      <w:r w:rsidR="00CC3993" w:rsidRPr="00352E12">
        <w:rPr>
          <w:rFonts w:ascii="Times New Roman"/>
          <w:bCs/>
          <w:sz w:val="23"/>
          <w:szCs w:val="23"/>
        </w:rPr>
        <w:t>)</w:t>
      </w:r>
      <w:r w:rsidR="005138AE" w:rsidRPr="00352E12">
        <w:rPr>
          <w:rFonts w:ascii="Times New Roman" w:hint="eastAsia"/>
          <w:bCs/>
          <w:sz w:val="23"/>
          <w:szCs w:val="23"/>
        </w:rPr>
        <w:t>이</w:t>
      </w:r>
      <w:r w:rsidR="005138AE" w:rsidRPr="00352E12">
        <w:rPr>
          <w:rFonts w:ascii="Times New Roman"/>
          <w:bCs/>
          <w:sz w:val="23"/>
          <w:szCs w:val="23"/>
        </w:rPr>
        <w:t xml:space="preserve"> </w:t>
      </w:r>
      <w:r w:rsidR="005138AE" w:rsidRPr="00352E12">
        <w:rPr>
          <w:rFonts w:ascii="Times New Roman" w:hint="eastAsia"/>
          <w:bCs/>
          <w:sz w:val="23"/>
          <w:szCs w:val="23"/>
        </w:rPr>
        <w:t>날인된</w:t>
      </w:r>
      <w:r w:rsidR="005138AE" w:rsidRPr="00352E12">
        <w:rPr>
          <w:rFonts w:ascii="Times New Roman"/>
          <w:bCs/>
          <w:sz w:val="23"/>
          <w:szCs w:val="23"/>
        </w:rPr>
        <w:t xml:space="preserve"> </w:t>
      </w:r>
      <w:r w:rsidR="005138AE" w:rsidRPr="00352E12">
        <w:rPr>
          <w:rFonts w:ascii="Times New Roman" w:hint="eastAsia"/>
          <w:bCs/>
          <w:sz w:val="23"/>
          <w:szCs w:val="23"/>
        </w:rPr>
        <w:t>기명날인</w:t>
      </w:r>
      <w:r w:rsidR="005138AE" w:rsidRPr="00352E12">
        <w:rPr>
          <w:rFonts w:ascii="Times New Roman"/>
          <w:bCs/>
          <w:sz w:val="23"/>
          <w:szCs w:val="23"/>
        </w:rPr>
        <w:t xml:space="preserve"> </w:t>
      </w:r>
      <w:r w:rsidR="005138AE" w:rsidRPr="00352E12">
        <w:rPr>
          <w:rFonts w:ascii="Times New Roman" w:hint="eastAsia"/>
          <w:bCs/>
          <w:sz w:val="23"/>
          <w:szCs w:val="23"/>
        </w:rPr>
        <w:t>페이지</w:t>
      </w:r>
      <w:r w:rsidR="005138AE" w:rsidRPr="00352E12">
        <w:rPr>
          <w:rFonts w:ascii="Times New Roman"/>
          <w:bCs/>
          <w:sz w:val="23"/>
          <w:szCs w:val="23"/>
        </w:rPr>
        <w:t xml:space="preserve"> </w:t>
      </w:r>
      <w:r w:rsidR="005138AE" w:rsidRPr="00352E12">
        <w:rPr>
          <w:rFonts w:ascii="Times New Roman" w:hint="eastAsia"/>
          <w:bCs/>
          <w:sz w:val="23"/>
          <w:szCs w:val="23"/>
        </w:rPr>
        <w:t>또는</w:t>
      </w:r>
      <w:r w:rsidR="005138AE" w:rsidRPr="00352E12">
        <w:rPr>
          <w:rFonts w:ascii="Times New Roman"/>
          <w:bCs/>
          <w:sz w:val="23"/>
          <w:szCs w:val="23"/>
        </w:rPr>
        <w:t xml:space="preserve"> </w:t>
      </w:r>
      <w:r w:rsidR="005138AE" w:rsidRPr="00352E12">
        <w:rPr>
          <w:rFonts w:ascii="Times New Roman" w:hint="eastAsia"/>
          <w:bCs/>
          <w:sz w:val="23"/>
          <w:szCs w:val="23"/>
        </w:rPr>
        <w:t>대표자가</w:t>
      </w:r>
      <w:r w:rsidR="005138AE" w:rsidRPr="00352E12">
        <w:rPr>
          <w:rFonts w:ascii="Times New Roman"/>
          <w:bCs/>
          <w:sz w:val="23"/>
          <w:szCs w:val="23"/>
        </w:rPr>
        <w:t xml:space="preserve"> </w:t>
      </w:r>
      <w:r w:rsidR="005138AE" w:rsidRPr="00352E12">
        <w:rPr>
          <w:rFonts w:ascii="Times New Roman" w:hint="eastAsia"/>
          <w:bCs/>
          <w:sz w:val="23"/>
          <w:szCs w:val="23"/>
        </w:rPr>
        <w:t>서명한</w:t>
      </w:r>
      <w:r w:rsidR="005138AE" w:rsidRPr="00352E12">
        <w:rPr>
          <w:rFonts w:ascii="Times New Roman"/>
          <w:bCs/>
          <w:sz w:val="23"/>
          <w:szCs w:val="23"/>
        </w:rPr>
        <w:t xml:space="preserve"> </w:t>
      </w:r>
      <w:r w:rsidR="005138AE" w:rsidRPr="00352E12">
        <w:rPr>
          <w:rFonts w:ascii="Times New Roman" w:hint="eastAsia"/>
          <w:bCs/>
          <w:sz w:val="23"/>
          <w:szCs w:val="23"/>
        </w:rPr>
        <w:t>페이지를</w:t>
      </w:r>
      <w:r w:rsidR="005138AE" w:rsidRPr="00352E12">
        <w:rPr>
          <w:rFonts w:ascii="Times New Roman"/>
          <w:bCs/>
          <w:sz w:val="23"/>
          <w:szCs w:val="23"/>
        </w:rPr>
        <w:t xml:space="preserve"> </w:t>
      </w:r>
      <w:r w:rsidR="005138AE" w:rsidRPr="00352E12">
        <w:rPr>
          <w:rFonts w:ascii="Times New Roman" w:hint="eastAsia"/>
          <w:bCs/>
          <w:sz w:val="23"/>
          <w:szCs w:val="23"/>
        </w:rPr>
        <w:t>수령한</w:t>
      </w:r>
      <w:r w:rsidR="005138AE" w:rsidRPr="00352E12">
        <w:rPr>
          <w:rFonts w:ascii="Times New Roman"/>
          <w:bCs/>
          <w:sz w:val="23"/>
          <w:szCs w:val="23"/>
        </w:rPr>
        <w:t xml:space="preserve"> </w:t>
      </w:r>
      <w:r w:rsidR="005138AE" w:rsidRPr="00352E12">
        <w:rPr>
          <w:rFonts w:ascii="Times New Roman" w:hint="eastAsia"/>
          <w:bCs/>
          <w:sz w:val="23"/>
          <w:szCs w:val="23"/>
        </w:rPr>
        <w:t>때</w:t>
      </w:r>
      <w:r w:rsidR="005138AE" w:rsidRPr="00352E12">
        <w:rPr>
          <w:rFonts w:ascii="Times New Roman"/>
          <w:bCs/>
          <w:sz w:val="23"/>
          <w:szCs w:val="23"/>
        </w:rPr>
        <w:t xml:space="preserve"> </w:t>
      </w:r>
      <w:r w:rsidR="005138AE" w:rsidRPr="00352E12">
        <w:rPr>
          <w:rFonts w:ascii="Times New Roman" w:hint="eastAsia"/>
          <w:bCs/>
          <w:sz w:val="23"/>
          <w:szCs w:val="23"/>
        </w:rPr>
        <w:t>유효하게</w:t>
      </w:r>
      <w:r w:rsidR="005138AE" w:rsidRPr="00352E12">
        <w:rPr>
          <w:rFonts w:ascii="Times New Roman"/>
          <w:bCs/>
          <w:sz w:val="23"/>
          <w:szCs w:val="23"/>
        </w:rPr>
        <w:t xml:space="preserve"> </w:t>
      </w:r>
      <w:r w:rsidR="005138AE" w:rsidRPr="00352E12">
        <w:rPr>
          <w:rFonts w:ascii="Times New Roman" w:hint="eastAsia"/>
          <w:bCs/>
          <w:sz w:val="23"/>
          <w:szCs w:val="23"/>
        </w:rPr>
        <w:t>체결된</w:t>
      </w:r>
      <w:r w:rsidR="005138AE" w:rsidRPr="00352E12">
        <w:rPr>
          <w:rFonts w:ascii="Times New Roman"/>
          <w:bCs/>
          <w:sz w:val="23"/>
          <w:szCs w:val="23"/>
        </w:rPr>
        <w:t xml:space="preserve"> </w:t>
      </w:r>
      <w:r w:rsidR="005138AE" w:rsidRPr="00352E12">
        <w:rPr>
          <w:rFonts w:ascii="Times New Roman" w:hint="eastAsia"/>
          <w:bCs/>
          <w:sz w:val="23"/>
          <w:szCs w:val="23"/>
        </w:rPr>
        <w:t>것으로</w:t>
      </w:r>
      <w:r w:rsidR="005138AE" w:rsidRPr="00352E12">
        <w:rPr>
          <w:rFonts w:ascii="Times New Roman"/>
          <w:bCs/>
          <w:sz w:val="23"/>
          <w:szCs w:val="23"/>
        </w:rPr>
        <w:t xml:space="preserve"> </w:t>
      </w:r>
      <w:r w:rsidR="005138AE" w:rsidRPr="00352E12">
        <w:rPr>
          <w:rFonts w:ascii="Times New Roman" w:hint="eastAsia"/>
          <w:bCs/>
          <w:sz w:val="23"/>
          <w:szCs w:val="23"/>
        </w:rPr>
        <w:t>본다</w:t>
      </w:r>
      <w:r w:rsidR="005138AE" w:rsidRPr="00352E12">
        <w:rPr>
          <w:rFonts w:ascii="Times New Roman"/>
          <w:bCs/>
          <w:sz w:val="23"/>
          <w:szCs w:val="23"/>
        </w:rPr>
        <w:t xml:space="preserve">. </w:t>
      </w:r>
      <w:r w:rsidR="005138AE" w:rsidRPr="00352E12">
        <w:rPr>
          <w:rFonts w:ascii="Times New Roman" w:hint="eastAsia"/>
          <w:bCs/>
          <w:sz w:val="23"/>
          <w:szCs w:val="23"/>
        </w:rPr>
        <w:t>단</w:t>
      </w:r>
      <w:r w:rsidR="005138AE" w:rsidRPr="00352E12">
        <w:rPr>
          <w:rFonts w:ascii="Times New Roman"/>
          <w:bCs/>
          <w:sz w:val="23"/>
          <w:szCs w:val="23"/>
        </w:rPr>
        <w:t xml:space="preserve">, </w:t>
      </w:r>
      <w:r w:rsidR="005138AE" w:rsidRPr="00352E12">
        <w:rPr>
          <w:rFonts w:ascii="Times New Roman" w:hint="eastAsia"/>
          <w:bCs/>
          <w:sz w:val="23"/>
          <w:szCs w:val="23"/>
        </w:rPr>
        <w:t>반드시</w:t>
      </w:r>
      <w:r w:rsidR="005138AE" w:rsidRPr="00352E12">
        <w:rPr>
          <w:rFonts w:ascii="Times New Roman"/>
          <w:bCs/>
          <w:sz w:val="23"/>
          <w:szCs w:val="23"/>
        </w:rPr>
        <w:t xml:space="preserve"> </w:t>
      </w:r>
      <w:r w:rsidR="005138AE" w:rsidRPr="00352E12">
        <w:rPr>
          <w:rFonts w:ascii="Times New Roman" w:hint="eastAsia"/>
          <w:bCs/>
          <w:sz w:val="23"/>
          <w:szCs w:val="23"/>
        </w:rPr>
        <w:t>동일한</w:t>
      </w:r>
      <w:r w:rsidR="005138AE" w:rsidRPr="00352E12">
        <w:rPr>
          <w:rFonts w:ascii="Times New Roman"/>
          <w:bCs/>
          <w:sz w:val="23"/>
          <w:szCs w:val="23"/>
        </w:rPr>
        <w:t xml:space="preserve"> </w:t>
      </w:r>
      <w:r w:rsidR="005138AE" w:rsidRPr="00352E12">
        <w:rPr>
          <w:rFonts w:ascii="Times New Roman" w:hint="eastAsia"/>
          <w:bCs/>
          <w:sz w:val="23"/>
          <w:szCs w:val="23"/>
        </w:rPr>
        <w:t>원본에</w:t>
      </w:r>
      <w:r w:rsidR="005138AE" w:rsidRPr="00352E12">
        <w:rPr>
          <w:rFonts w:ascii="Times New Roman"/>
          <w:bCs/>
          <w:sz w:val="23"/>
          <w:szCs w:val="23"/>
        </w:rPr>
        <w:t xml:space="preserve"> </w:t>
      </w:r>
      <w:r w:rsidR="005138AE" w:rsidRPr="00352E12">
        <w:rPr>
          <w:rFonts w:ascii="Times New Roman" w:hint="eastAsia"/>
          <w:bCs/>
          <w:sz w:val="23"/>
          <w:szCs w:val="23"/>
        </w:rPr>
        <w:t>양</w:t>
      </w:r>
      <w:r w:rsidR="005138AE" w:rsidRPr="00352E12">
        <w:rPr>
          <w:rFonts w:ascii="Times New Roman"/>
          <w:bCs/>
          <w:sz w:val="23"/>
          <w:szCs w:val="23"/>
        </w:rPr>
        <w:t xml:space="preserve"> </w:t>
      </w:r>
      <w:r w:rsidR="005138AE" w:rsidRPr="00352E12">
        <w:rPr>
          <w:rFonts w:ascii="Times New Roman" w:hint="eastAsia"/>
          <w:bCs/>
          <w:sz w:val="23"/>
          <w:szCs w:val="23"/>
        </w:rPr>
        <w:t>당사자의</w:t>
      </w:r>
      <w:r w:rsidR="005138AE" w:rsidRPr="00352E12">
        <w:rPr>
          <w:rFonts w:ascii="Times New Roman"/>
          <w:bCs/>
          <w:sz w:val="23"/>
          <w:szCs w:val="23"/>
        </w:rPr>
        <w:t xml:space="preserve"> </w:t>
      </w:r>
      <w:proofErr w:type="spellStart"/>
      <w:r w:rsidR="005138AE" w:rsidRPr="00352E12">
        <w:rPr>
          <w:rFonts w:ascii="Times New Roman" w:hint="eastAsia"/>
          <w:bCs/>
          <w:sz w:val="23"/>
          <w:szCs w:val="23"/>
        </w:rPr>
        <w:t>법인인감의</w:t>
      </w:r>
      <w:proofErr w:type="spellEnd"/>
      <w:r w:rsidR="005138AE" w:rsidRPr="00352E12">
        <w:rPr>
          <w:rFonts w:ascii="Times New Roman"/>
          <w:bCs/>
          <w:sz w:val="23"/>
          <w:szCs w:val="23"/>
        </w:rPr>
        <w:t xml:space="preserve"> </w:t>
      </w:r>
      <w:r w:rsidR="005138AE" w:rsidRPr="00352E12">
        <w:rPr>
          <w:rFonts w:ascii="Times New Roman" w:hint="eastAsia"/>
          <w:bCs/>
          <w:sz w:val="23"/>
          <w:szCs w:val="23"/>
        </w:rPr>
        <w:t>날인</w:t>
      </w:r>
      <w:r w:rsidR="005138AE" w:rsidRPr="00352E12">
        <w:rPr>
          <w:rFonts w:ascii="Times New Roman"/>
          <w:bCs/>
          <w:sz w:val="23"/>
          <w:szCs w:val="23"/>
        </w:rPr>
        <w:t xml:space="preserve"> </w:t>
      </w:r>
      <w:r w:rsidR="005138AE" w:rsidRPr="00352E12">
        <w:rPr>
          <w:rFonts w:ascii="Times New Roman" w:hint="eastAsia"/>
          <w:bCs/>
          <w:sz w:val="23"/>
          <w:szCs w:val="23"/>
        </w:rPr>
        <w:t>또는</w:t>
      </w:r>
      <w:r w:rsidR="005138AE" w:rsidRPr="00352E12">
        <w:rPr>
          <w:rFonts w:ascii="Times New Roman"/>
          <w:bCs/>
          <w:sz w:val="23"/>
          <w:szCs w:val="23"/>
        </w:rPr>
        <w:t xml:space="preserve"> </w:t>
      </w:r>
      <w:r w:rsidR="005138AE" w:rsidRPr="00352E12">
        <w:rPr>
          <w:rFonts w:ascii="Times New Roman" w:hint="eastAsia"/>
          <w:bCs/>
          <w:sz w:val="23"/>
          <w:szCs w:val="23"/>
        </w:rPr>
        <w:t>대표자의</w:t>
      </w:r>
      <w:r w:rsidR="005138AE" w:rsidRPr="00352E12">
        <w:rPr>
          <w:rFonts w:ascii="Times New Roman"/>
          <w:bCs/>
          <w:sz w:val="23"/>
          <w:szCs w:val="23"/>
        </w:rPr>
        <w:t xml:space="preserve"> </w:t>
      </w:r>
      <w:r w:rsidR="005138AE" w:rsidRPr="00352E12">
        <w:rPr>
          <w:rFonts w:ascii="Times New Roman" w:hint="eastAsia"/>
          <w:bCs/>
          <w:sz w:val="23"/>
          <w:szCs w:val="23"/>
        </w:rPr>
        <w:t>서명을</w:t>
      </w:r>
      <w:r w:rsidR="005138AE" w:rsidRPr="00352E12">
        <w:rPr>
          <w:rFonts w:ascii="Times New Roman"/>
          <w:bCs/>
          <w:sz w:val="23"/>
          <w:szCs w:val="23"/>
        </w:rPr>
        <w:t xml:space="preserve"> </w:t>
      </w:r>
      <w:r w:rsidR="005138AE" w:rsidRPr="00352E12">
        <w:rPr>
          <w:rFonts w:ascii="Times New Roman" w:hint="eastAsia"/>
          <w:bCs/>
          <w:sz w:val="23"/>
          <w:szCs w:val="23"/>
        </w:rPr>
        <w:t>요하거나</w:t>
      </w:r>
      <w:r w:rsidR="005138AE" w:rsidRPr="00352E12">
        <w:rPr>
          <w:rFonts w:ascii="Times New Roman"/>
          <w:bCs/>
          <w:sz w:val="23"/>
          <w:szCs w:val="23"/>
        </w:rPr>
        <w:t xml:space="preserve"> </w:t>
      </w:r>
      <w:r w:rsidR="005138AE" w:rsidRPr="00352E12">
        <w:rPr>
          <w:rFonts w:ascii="Times New Roman" w:hint="eastAsia"/>
          <w:bCs/>
          <w:sz w:val="23"/>
          <w:szCs w:val="23"/>
        </w:rPr>
        <w:t>간인을</w:t>
      </w:r>
      <w:r w:rsidR="005138AE" w:rsidRPr="00352E12">
        <w:rPr>
          <w:rFonts w:ascii="Times New Roman"/>
          <w:bCs/>
          <w:sz w:val="23"/>
          <w:szCs w:val="23"/>
        </w:rPr>
        <w:t xml:space="preserve"> </w:t>
      </w:r>
      <w:r w:rsidR="005138AE" w:rsidRPr="00352E12">
        <w:rPr>
          <w:rFonts w:ascii="Times New Roman" w:hint="eastAsia"/>
          <w:bCs/>
          <w:sz w:val="23"/>
          <w:szCs w:val="23"/>
        </w:rPr>
        <w:t>요하지</w:t>
      </w:r>
      <w:r w:rsidR="005138AE" w:rsidRPr="00352E12">
        <w:rPr>
          <w:rFonts w:ascii="Times New Roman"/>
          <w:bCs/>
          <w:sz w:val="23"/>
          <w:szCs w:val="23"/>
        </w:rPr>
        <w:t xml:space="preserve"> </w:t>
      </w:r>
      <w:r w:rsidR="005138AE" w:rsidRPr="00352E12">
        <w:rPr>
          <w:rFonts w:ascii="Times New Roman" w:hint="eastAsia"/>
          <w:bCs/>
          <w:sz w:val="23"/>
          <w:szCs w:val="23"/>
        </w:rPr>
        <w:t>아니하고</w:t>
      </w:r>
      <w:r w:rsidR="005138AE" w:rsidRPr="00352E12">
        <w:rPr>
          <w:rFonts w:ascii="Times New Roman"/>
          <w:bCs/>
          <w:sz w:val="23"/>
          <w:szCs w:val="23"/>
        </w:rPr>
        <w:t xml:space="preserve">, </w:t>
      </w:r>
      <w:r w:rsidR="005138AE" w:rsidRPr="00352E12">
        <w:rPr>
          <w:rFonts w:ascii="Times New Roman" w:hint="eastAsia"/>
          <w:bCs/>
          <w:sz w:val="23"/>
          <w:szCs w:val="23"/>
        </w:rPr>
        <w:t>각</w:t>
      </w:r>
      <w:r w:rsidR="005138AE" w:rsidRPr="00352E12">
        <w:rPr>
          <w:rFonts w:ascii="Times New Roman"/>
          <w:bCs/>
          <w:sz w:val="23"/>
          <w:szCs w:val="23"/>
        </w:rPr>
        <w:t xml:space="preserve"> </w:t>
      </w:r>
      <w:r w:rsidR="005138AE" w:rsidRPr="00352E12">
        <w:rPr>
          <w:rFonts w:ascii="Times New Roman" w:hint="eastAsia"/>
          <w:bCs/>
          <w:sz w:val="23"/>
          <w:szCs w:val="23"/>
        </w:rPr>
        <w:t>당사자는</w:t>
      </w:r>
      <w:r w:rsidR="005138AE" w:rsidRPr="00352E12">
        <w:rPr>
          <w:rFonts w:ascii="Times New Roman"/>
          <w:bCs/>
          <w:sz w:val="23"/>
          <w:szCs w:val="23"/>
        </w:rPr>
        <w:t xml:space="preserve"> </w:t>
      </w:r>
      <w:r w:rsidR="005138AE" w:rsidRPr="00352E12">
        <w:rPr>
          <w:rFonts w:ascii="Times New Roman" w:hint="eastAsia"/>
          <w:bCs/>
          <w:sz w:val="23"/>
          <w:szCs w:val="23"/>
        </w:rPr>
        <w:t>서로</w:t>
      </w:r>
      <w:r w:rsidR="005138AE" w:rsidRPr="00352E12">
        <w:rPr>
          <w:rFonts w:ascii="Times New Roman"/>
          <w:bCs/>
          <w:sz w:val="23"/>
          <w:szCs w:val="23"/>
        </w:rPr>
        <w:t xml:space="preserve"> </w:t>
      </w:r>
      <w:r w:rsidR="005138AE" w:rsidRPr="00352E12">
        <w:rPr>
          <w:rFonts w:ascii="Times New Roman" w:hint="eastAsia"/>
          <w:bCs/>
          <w:sz w:val="23"/>
          <w:szCs w:val="23"/>
        </w:rPr>
        <w:t>다른</w:t>
      </w:r>
      <w:r w:rsidR="005138AE" w:rsidRPr="00352E12">
        <w:rPr>
          <w:rFonts w:ascii="Times New Roman"/>
          <w:bCs/>
          <w:sz w:val="23"/>
          <w:szCs w:val="23"/>
        </w:rPr>
        <w:t xml:space="preserve"> </w:t>
      </w:r>
      <w:r w:rsidR="005138AE" w:rsidRPr="00352E12">
        <w:rPr>
          <w:rFonts w:ascii="Times New Roman" w:hint="eastAsia"/>
          <w:bCs/>
          <w:sz w:val="23"/>
          <w:szCs w:val="23"/>
        </w:rPr>
        <w:t>원본</w:t>
      </w:r>
      <w:r w:rsidR="005138AE" w:rsidRPr="00352E12">
        <w:rPr>
          <w:rFonts w:ascii="Times New Roman"/>
          <w:bCs/>
          <w:sz w:val="23"/>
          <w:szCs w:val="23"/>
        </w:rPr>
        <w:t xml:space="preserve"> </w:t>
      </w:r>
      <w:r w:rsidR="005138AE" w:rsidRPr="00352E12">
        <w:rPr>
          <w:rFonts w:ascii="Times New Roman" w:hint="eastAsia"/>
          <w:bCs/>
          <w:sz w:val="23"/>
          <w:szCs w:val="23"/>
        </w:rPr>
        <w:t>또는</w:t>
      </w:r>
      <w:r w:rsidR="005138AE" w:rsidRPr="00352E12">
        <w:rPr>
          <w:rFonts w:ascii="Times New Roman"/>
          <w:bCs/>
          <w:sz w:val="23"/>
          <w:szCs w:val="23"/>
        </w:rPr>
        <w:t xml:space="preserve"> </w:t>
      </w:r>
      <w:r w:rsidR="005138AE" w:rsidRPr="00352E12">
        <w:rPr>
          <w:rFonts w:ascii="Times New Roman" w:hint="eastAsia"/>
          <w:bCs/>
          <w:sz w:val="23"/>
          <w:szCs w:val="23"/>
        </w:rPr>
        <w:t>부본에</w:t>
      </w:r>
      <w:r w:rsidR="005138AE" w:rsidRPr="00352E12">
        <w:rPr>
          <w:rFonts w:ascii="Times New Roman"/>
          <w:bCs/>
          <w:sz w:val="23"/>
          <w:szCs w:val="23"/>
        </w:rPr>
        <w:t xml:space="preserve"> </w:t>
      </w:r>
      <w:proofErr w:type="spellStart"/>
      <w:r w:rsidR="005138AE" w:rsidRPr="00352E12">
        <w:rPr>
          <w:rFonts w:ascii="Times New Roman" w:hint="eastAsia"/>
          <w:bCs/>
          <w:sz w:val="23"/>
          <w:szCs w:val="23"/>
        </w:rPr>
        <w:t>법인인감을</w:t>
      </w:r>
      <w:proofErr w:type="spellEnd"/>
      <w:r w:rsidR="005138AE" w:rsidRPr="00352E12">
        <w:rPr>
          <w:rFonts w:ascii="Times New Roman"/>
          <w:bCs/>
          <w:sz w:val="23"/>
          <w:szCs w:val="23"/>
        </w:rPr>
        <w:t xml:space="preserve"> </w:t>
      </w:r>
      <w:r w:rsidR="005138AE" w:rsidRPr="00352E12">
        <w:rPr>
          <w:rFonts w:ascii="Times New Roman" w:hint="eastAsia"/>
          <w:bCs/>
          <w:sz w:val="23"/>
          <w:szCs w:val="23"/>
        </w:rPr>
        <w:t>날인하거나</w:t>
      </w:r>
      <w:r w:rsidR="005138AE" w:rsidRPr="00352E12">
        <w:rPr>
          <w:rFonts w:ascii="Times New Roman"/>
          <w:bCs/>
          <w:sz w:val="23"/>
          <w:szCs w:val="23"/>
        </w:rPr>
        <w:t xml:space="preserve"> </w:t>
      </w:r>
      <w:r w:rsidR="005138AE" w:rsidRPr="00352E12">
        <w:rPr>
          <w:rFonts w:ascii="Times New Roman" w:hint="eastAsia"/>
          <w:bCs/>
          <w:sz w:val="23"/>
          <w:szCs w:val="23"/>
        </w:rPr>
        <w:t>대표자의</w:t>
      </w:r>
      <w:r w:rsidR="005138AE" w:rsidRPr="00352E12">
        <w:rPr>
          <w:rFonts w:ascii="Times New Roman"/>
          <w:bCs/>
          <w:sz w:val="23"/>
          <w:szCs w:val="23"/>
        </w:rPr>
        <w:t xml:space="preserve"> </w:t>
      </w:r>
      <w:r w:rsidR="005138AE" w:rsidRPr="00352E12">
        <w:rPr>
          <w:rFonts w:ascii="Times New Roman" w:hint="eastAsia"/>
          <w:bCs/>
          <w:sz w:val="23"/>
          <w:szCs w:val="23"/>
        </w:rPr>
        <w:t>서명을</w:t>
      </w:r>
      <w:r w:rsidR="005138AE" w:rsidRPr="00352E12">
        <w:rPr>
          <w:rFonts w:ascii="Times New Roman"/>
          <w:bCs/>
          <w:sz w:val="23"/>
          <w:szCs w:val="23"/>
        </w:rPr>
        <w:t xml:space="preserve"> </w:t>
      </w:r>
      <w:r w:rsidR="005138AE" w:rsidRPr="00352E12">
        <w:rPr>
          <w:rFonts w:ascii="Times New Roman" w:hint="eastAsia"/>
          <w:bCs/>
          <w:sz w:val="23"/>
          <w:szCs w:val="23"/>
        </w:rPr>
        <w:t>할</w:t>
      </w:r>
      <w:r w:rsidR="005138AE" w:rsidRPr="00352E12">
        <w:rPr>
          <w:rFonts w:ascii="Times New Roman"/>
          <w:bCs/>
          <w:sz w:val="23"/>
          <w:szCs w:val="23"/>
        </w:rPr>
        <w:t xml:space="preserve"> </w:t>
      </w:r>
      <w:r w:rsidR="005138AE" w:rsidRPr="00352E12">
        <w:rPr>
          <w:rFonts w:ascii="Times New Roman" w:hint="eastAsia"/>
          <w:bCs/>
          <w:sz w:val="23"/>
          <w:szCs w:val="23"/>
        </w:rPr>
        <w:t>수</w:t>
      </w:r>
      <w:r w:rsidR="005138AE" w:rsidRPr="00352E12">
        <w:rPr>
          <w:rFonts w:ascii="Times New Roman"/>
          <w:bCs/>
          <w:sz w:val="23"/>
          <w:szCs w:val="23"/>
        </w:rPr>
        <w:t xml:space="preserve"> </w:t>
      </w:r>
      <w:r w:rsidR="005138AE" w:rsidRPr="00352E12">
        <w:rPr>
          <w:rFonts w:ascii="Times New Roman" w:hint="eastAsia"/>
          <w:bCs/>
          <w:sz w:val="23"/>
          <w:szCs w:val="23"/>
        </w:rPr>
        <w:t>있으며</w:t>
      </w:r>
      <w:r w:rsidR="005138AE" w:rsidRPr="00352E12">
        <w:rPr>
          <w:rFonts w:ascii="Times New Roman"/>
          <w:bCs/>
          <w:sz w:val="23"/>
          <w:szCs w:val="23"/>
        </w:rPr>
        <w:t xml:space="preserve">, </w:t>
      </w:r>
      <w:proofErr w:type="spellStart"/>
      <w:r w:rsidR="005138AE" w:rsidRPr="00352E12">
        <w:rPr>
          <w:rFonts w:ascii="Times New Roman" w:hint="eastAsia"/>
          <w:bCs/>
          <w:sz w:val="23"/>
          <w:szCs w:val="23"/>
        </w:rPr>
        <w:t>법인인감이</w:t>
      </w:r>
      <w:proofErr w:type="spellEnd"/>
      <w:r w:rsidR="005138AE" w:rsidRPr="00352E12">
        <w:rPr>
          <w:rFonts w:ascii="Times New Roman"/>
          <w:bCs/>
          <w:sz w:val="23"/>
          <w:szCs w:val="23"/>
        </w:rPr>
        <w:t xml:space="preserve"> </w:t>
      </w:r>
      <w:r w:rsidR="005138AE" w:rsidRPr="00352E12">
        <w:rPr>
          <w:rFonts w:ascii="Times New Roman" w:hint="eastAsia"/>
          <w:bCs/>
          <w:sz w:val="23"/>
          <w:szCs w:val="23"/>
        </w:rPr>
        <w:t>날인된</w:t>
      </w:r>
      <w:r w:rsidR="005138AE" w:rsidRPr="00352E12">
        <w:rPr>
          <w:rFonts w:ascii="Times New Roman"/>
          <w:bCs/>
          <w:sz w:val="23"/>
          <w:szCs w:val="23"/>
        </w:rPr>
        <w:t xml:space="preserve"> </w:t>
      </w:r>
      <w:r w:rsidR="005138AE" w:rsidRPr="00352E12">
        <w:rPr>
          <w:rFonts w:ascii="Times New Roman" w:hint="eastAsia"/>
          <w:bCs/>
          <w:sz w:val="23"/>
          <w:szCs w:val="23"/>
        </w:rPr>
        <w:t>기명날인</w:t>
      </w:r>
      <w:r w:rsidR="005138AE" w:rsidRPr="00352E12">
        <w:rPr>
          <w:rFonts w:ascii="Times New Roman"/>
          <w:bCs/>
          <w:sz w:val="23"/>
          <w:szCs w:val="23"/>
        </w:rPr>
        <w:t xml:space="preserve"> </w:t>
      </w:r>
      <w:r w:rsidR="005138AE" w:rsidRPr="00352E12">
        <w:rPr>
          <w:rFonts w:ascii="Times New Roman" w:hint="eastAsia"/>
          <w:bCs/>
          <w:sz w:val="23"/>
          <w:szCs w:val="23"/>
        </w:rPr>
        <w:t>페이지</w:t>
      </w:r>
      <w:r w:rsidR="005138AE" w:rsidRPr="00352E12">
        <w:rPr>
          <w:rFonts w:ascii="Times New Roman"/>
          <w:bCs/>
          <w:sz w:val="23"/>
          <w:szCs w:val="23"/>
        </w:rPr>
        <w:t xml:space="preserve"> </w:t>
      </w:r>
      <w:r w:rsidR="005138AE" w:rsidRPr="00352E12">
        <w:rPr>
          <w:rFonts w:ascii="Times New Roman" w:hint="eastAsia"/>
          <w:bCs/>
          <w:sz w:val="23"/>
          <w:szCs w:val="23"/>
        </w:rPr>
        <w:t>또는</w:t>
      </w:r>
      <w:r w:rsidR="005138AE" w:rsidRPr="00352E12">
        <w:rPr>
          <w:rFonts w:ascii="Times New Roman"/>
          <w:bCs/>
          <w:sz w:val="23"/>
          <w:szCs w:val="23"/>
        </w:rPr>
        <w:t xml:space="preserve"> </w:t>
      </w:r>
      <w:r w:rsidR="005138AE" w:rsidRPr="00352E12">
        <w:rPr>
          <w:rFonts w:ascii="Times New Roman" w:hint="eastAsia"/>
          <w:bCs/>
          <w:sz w:val="23"/>
          <w:szCs w:val="23"/>
        </w:rPr>
        <w:t>대표자가</w:t>
      </w:r>
      <w:r w:rsidR="005138AE" w:rsidRPr="00352E12">
        <w:rPr>
          <w:rFonts w:ascii="Times New Roman"/>
          <w:bCs/>
          <w:sz w:val="23"/>
          <w:szCs w:val="23"/>
        </w:rPr>
        <w:t xml:space="preserve"> </w:t>
      </w:r>
      <w:r w:rsidR="005138AE" w:rsidRPr="00352E12">
        <w:rPr>
          <w:rFonts w:ascii="Times New Roman" w:hint="eastAsia"/>
          <w:bCs/>
          <w:sz w:val="23"/>
          <w:szCs w:val="23"/>
        </w:rPr>
        <w:t>서명한</w:t>
      </w:r>
      <w:r w:rsidR="005138AE" w:rsidRPr="00352E12">
        <w:rPr>
          <w:rFonts w:ascii="Times New Roman"/>
          <w:bCs/>
          <w:sz w:val="23"/>
          <w:szCs w:val="23"/>
        </w:rPr>
        <w:t xml:space="preserve"> </w:t>
      </w:r>
      <w:r w:rsidR="005138AE" w:rsidRPr="00352E12">
        <w:rPr>
          <w:rFonts w:ascii="Times New Roman" w:hint="eastAsia"/>
          <w:bCs/>
          <w:sz w:val="23"/>
          <w:szCs w:val="23"/>
        </w:rPr>
        <w:t>페이지의</w:t>
      </w:r>
      <w:r w:rsidR="005138AE" w:rsidRPr="00352E12">
        <w:rPr>
          <w:rFonts w:ascii="Times New Roman"/>
          <w:bCs/>
          <w:sz w:val="23"/>
          <w:szCs w:val="23"/>
        </w:rPr>
        <w:t xml:space="preserve"> </w:t>
      </w:r>
      <w:r w:rsidR="005138AE" w:rsidRPr="00352E12">
        <w:rPr>
          <w:rFonts w:ascii="Times New Roman" w:hint="eastAsia"/>
          <w:bCs/>
          <w:sz w:val="23"/>
          <w:szCs w:val="23"/>
        </w:rPr>
        <w:t>사본을</w:t>
      </w:r>
      <w:r w:rsidR="005138AE" w:rsidRPr="00352E12">
        <w:rPr>
          <w:rFonts w:ascii="Times New Roman"/>
          <w:bCs/>
          <w:sz w:val="23"/>
          <w:szCs w:val="23"/>
        </w:rPr>
        <w:t xml:space="preserve"> </w:t>
      </w:r>
      <w:r w:rsidR="005138AE" w:rsidRPr="00352E12">
        <w:rPr>
          <w:rFonts w:ascii="Times New Roman" w:hint="eastAsia"/>
          <w:bCs/>
          <w:sz w:val="23"/>
          <w:szCs w:val="23"/>
        </w:rPr>
        <w:t>팩스</w:t>
      </w:r>
      <w:r w:rsidR="005138AE" w:rsidRPr="00352E12">
        <w:rPr>
          <w:rFonts w:ascii="Times New Roman"/>
          <w:bCs/>
          <w:sz w:val="23"/>
          <w:szCs w:val="23"/>
        </w:rPr>
        <w:t xml:space="preserve"> </w:t>
      </w:r>
      <w:r w:rsidR="005138AE" w:rsidRPr="00352E12">
        <w:rPr>
          <w:rFonts w:ascii="Times New Roman" w:hint="eastAsia"/>
          <w:bCs/>
          <w:sz w:val="23"/>
          <w:szCs w:val="23"/>
        </w:rPr>
        <w:t>또는</w:t>
      </w:r>
      <w:r w:rsidR="005138AE" w:rsidRPr="00352E12">
        <w:rPr>
          <w:rFonts w:ascii="Times New Roman"/>
          <w:bCs/>
          <w:sz w:val="23"/>
          <w:szCs w:val="23"/>
        </w:rPr>
        <w:t xml:space="preserve"> </w:t>
      </w:r>
      <w:r w:rsidR="005138AE" w:rsidRPr="00352E12">
        <w:rPr>
          <w:rFonts w:ascii="Times New Roman" w:hint="eastAsia"/>
          <w:bCs/>
          <w:sz w:val="23"/>
          <w:szCs w:val="23"/>
        </w:rPr>
        <w:t>전자우편으로</w:t>
      </w:r>
      <w:r w:rsidR="005138AE" w:rsidRPr="00352E12">
        <w:rPr>
          <w:rFonts w:ascii="Times New Roman"/>
          <w:bCs/>
          <w:sz w:val="23"/>
          <w:szCs w:val="23"/>
        </w:rPr>
        <w:t xml:space="preserve"> </w:t>
      </w:r>
      <w:r w:rsidR="005138AE" w:rsidRPr="00352E12">
        <w:rPr>
          <w:rFonts w:ascii="Times New Roman" w:hint="eastAsia"/>
          <w:bCs/>
          <w:sz w:val="23"/>
          <w:szCs w:val="23"/>
        </w:rPr>
        <w:t>수령한</w:t>
      </w:r>
      <w:r w:rsidR="005138AE" w:rsidRPr="00352E12">
        <w:rPr>
          <w:rFonts w:ascii="Times New Roman"/>
          <w:bCs/>
          <w:sz w:val="23"/>
          <w:szCs w:val="23"/>
        </w:rPr>
        <w:t xml:space="preserve"> </w:t>
      </w:r>
      <w:r w:rsidR="005138AE" w:rsidRPr="00352E12">
        <w:rPr>
          <w:rFonts w:ascii="Times New Roman" w:hint="eastAsia"/>
          <w:bCs/>
          <w:sz w:val="23"/>
          <w:szCs w:val="23"/>
        </w:rPr>
        <w:t>경우에도</w:t>
      </w:r>
      <w:r w:rsidR="005138AE" w:rsidRPr="00352E12">
        <w:rPr>
          <w:rFonts w:ascii="Times New Roman"/>
          <w:bCs/>
          <w:sz w:val="23"/>
          <w:szCs w:val="23"/>
        </w:rPr>
        <w:t xml:space="preserve"> </w:t>
      </w:r>
      <w:r w:rsidR="005138AE" w:rsidRPr="00352E12">
        <w:rPr>
          <w:rFonts w:ascii="Times New Roman" w:hint="eastAsia"/>
          <w:bCs/>
          <w:sz w:val="23"/>
          <w:szCs w:val="23"/>
        </w:rPr>
        <w:t>기명날인</w:t>
      </w:r>
      <w:r w:rsidR="005138AE" w:rsidRPr="00352E12">
        <w:rPr>
          <w:rFonts w:ascii="Times New Roman"/>
          <w:bCs/>
          <w:sz w:val="23"/>
          <w:szCs w:val="23"/>
        </w:rPr>
        <w:t xml:space="preserve"> </w:t>
      </w:r>
      <w:r w:rsidR="005138AE" w:rsidRPr="00352E12">
        <w:rPr>
          <w:rFonts w:ascii="Times New Roman" w:hint="eastAsia"/>
          <w:bCs/>
          <w:sz w:val="23"/>
          <w:szCs w:val="23"/>
        </w:rPr>
        <w:t>또는</w:t>
      </w:r>
      <w:r w:rsidR="005138AE" w:rsidRPr="00352E12">
        <w:rPr>
          <w:rFonts w:ascii="Times New Roman"/>
          <w:bCs/>
          <w:sz w:val="23"/>
          <w:szCs w:val="23"/>
        </w:rPr>
        <w:t xml:space="preserve"> </w:t>
      </w:r>
      <w:r w:rsidR="005138AE" w:rsidRPr="00352E12">
        <w:rPr>
          <w:rFonts w:ascii="Times New Roman" w:hint="eastAsia"/>
          <w:bCs/>
          <w:sz w:val="23"/>
          <w:szCs w:val="23"/>
        </w:rPr>
        <w:t>서명</w:t>
      </w:r>
      <w:r w:rsidR="005138AE" w:rsidRPr="00352E12">
        <w:rPr>
          <w:rFonts w:ascii="Times New Roman"/>
          <w:bCs/>
          <w:sz w:val="23"/>
          <w:szCs w:val="23"/>
        </w:rPr>
        <w:t xml:space="preserve"> </w:t>
      </w:r>
      <w:r w:rsidR="005138AE" w:rsidRPr="00352E12">
        <w:rPr>
          <w:rFonts w:ascii="Times New Roman" w:hint="eastAsia"/>
          <w:bCs/>
          <w:sz w:val="23"/>
          <w:szCs w:val="23"/>
        </w:rPr>
        <w:t>페이지를</w:t>
      </w:r>
      <w:r w:rsidR="005138AE" w:rsidRPr="00352E12">
        <w:rPr>
          <w:rFonts w:ascii="Times New Roman"/>
          <w:bCs/>
          <w:sz w:val="23"/>
          <w:szCs w:val="23"/>
        </w:rPr>
        <w:t xml:space="preserve"> </w:t>
      </w:r>
      <w:r w:rsidR="005138AE" w:rsidRPr="00352E12">
        <w:rPr>
          <w:rFonts w:ascii="Times New Roman" w:hint="eastAsia"/>
          <w:bCs/>
          <w:sz w:val="23"/>
          <w:szCs w:val="23"/>
        </w:rPr>
        <w:t>수령한</w:t>
      </w:r>
      <w:r w:rsidR="005138AE" w:rsidRPr="00352E12">
        <w:rPr>
          <w:rFonts w:ascii="Times New Roman"/>
          <w:bCs/>
          <w:sz w:val="23"/>
          <w:szCs w:val="23"/>
        </w:rPr>
        <w:t xml:space="preserve"> </w:t>
      </w:r>
      <w:r w:rsidR="005138AE" w:rsidRPr="00352E12">
        <w:rPr>
          <w:rFonts w:ascii="Times New Roman" w:hint="eastAsia"/>
          <w:bCs/>
          <w:sz w:val="23"/>
          <w:szCs w:val="23"/>
        </w:rPr>
        <w:t>것으로</w:t>
      </w:r>
      <w:r w:rsidR="005138AE" w:rsidRPr="00352E12">
        <w:rPr>
          <w:rFonts w:ascii="Times New Roman"/>
          <w:bCs/>
          <w:sz w:val="23"/>
          <w:szCs w:val="23"/>
        </w:rPr>
        <w:t xml:space="preserve"> </w:t>
      </w:r>
      <w:r w:rsidR="005138AE" w:rsidRPr="00352E12">
        <w:rPr>
          <w:rFonts w:ascii="Times New Roman" w:hint="eastAsia"/>
          <w:bCs/>
          <w:sz w:val="23"/>
          <w:szCs w:val="23"/>
        </w:rPr>
        <w:t>본다</w:t>
      </w:r>
      <w:r w:rsidR="005138AE" w:rsidRPr="00352E12">
        <w:rPr>
          <w:rFonts w:ascii="Times New Roman"/>
          <w:bCs/>
          <w:sz w:val="23"/>
          <w:szCs w:val="23"/>
        </w:rPr>
        <w:t>.</w:t>
      </w:r>
    </w:p>
    <w:p w14:paraId="12050545" w14:textId="77777777" w:rsidR="005138AE" w:rsidRPr="00352E12" w:rsidRDefault="005138AE" w:rsidP="005138AE">
      <w:pPr>
        <w:numPr>
          <w:ilvl w:val="1"/>
          <w:numId w:val="51"/>
        </w:numPr>
        <w:wordWrap/>
        <w:adjustRightInd w:val="0"/>
        <w:spacing w:before="180" w:after="180" w:line="360" w:lineRule="atLeast"/>
        <w:rPr>
          <w:rFonts w:ascii="Times New Roman"/>
          <w:bCs/>
          <w:sz w:val="23"/>
          <w:szCs w:val="23"/>
        </w:rPr>
      </w:pPr>
      <w:bookmarkStart w:id="236" w:name="_DV_M386"/>
      <w:bookmarkEnd w:id="236"/>
      <w:r w:rsidRPr="00352E12">
        <w:rPr>
          <w:rFonts w:ascii="Times New Roman" w:hint="eastAsia"/>
          <w:bCs/>
          <w:sz w:val="23"/>
          <w:szCs w:val="23"/>
          <w:u w:val="single"/>
        </w:rPr>
        <w:t>용어</w:t>
      </w:r>
      <w:r w:rsidRPr="00352E12">
        <w:rPr>
          <w:rFonts w:ascii="Times New Roman"/>
          <w:bCs/>
          <w:sz w:val="23"/>
          <w:szCs w:val="23"/>
          <w:u w:val="single"/>
        </w:rPr>
        <w:t xml:space="preserve"> </w:t>
      </w:r>
      <w:r w:rsidRPr="00352E12">
        <w:rPr>
          <w:rFonts w:ascii="Times New Roman" w:hint="eastAsia"/>
          <w:bCs/>
          <w:sz w:val="23"/>
          <w:szCs w:val="23"/>
          <w:u w:val="single"/>
        </w:rPr>
        <w:t>참조</w:t>
      </w:r>
      <w:r w:rsidRPr="00352E12">
        <w:rPr>
          <w:rFonts w:ascii="Times New Roman"/>
          <w:bCs/>
          <w:sz w:val="23"/>
          <w:szCs w:val="23"/>
        </w:rPr>
        <w:t xml:space="preserve">.  </w:t>
      </w:r>
      <w:r w:rsidRPr="00352E12">
        <w:rPr>
          <w:rFonts w:ascii="Times New Roman" w:hint="eastAsia"/>
          <w:bCs/>
          <w:sz w:val="23"/>
          <w:szCs w:val="23"/>
        </w:rPr>
        <w:t>문맥상</w:t>
      </w:r>
      <w:r w:rsidRPr="00352E12">
        <w:rPr>
          <w:rFonts w:ascii="Times New Roman"/>
          <w:bCs/>
          <w:sz w:val="23"/>
          <w:szCs w:val="23"/>
        </w:rPr>
        <w:t xml:space="preserve"> </w:t>
      </w:r>
      <w:r w:rsidRPr="00352E12">
        <w:rPr>
          <w:rFonts w:ascii="Times New Roman" w:hint="eastAsia"/>
          <w:bCs/>
          <w:sz w:val="23"/>
          <w:szCs w:val="23"/>
        </w:rPr>
        <w:t>달리</w:t>
      </w:r>
      <w:r w:rsidRPr="00352E12">
        <w:rPr>
          <w:rFonts w:ascii="Times New Roman"/>
          <w:bCs/>
          <w:sz w:val="23"/>
          <w:szCs w:val="23"/>
        </w:rPr>
        <w:t xml:space="preserve"> </w:t>
      </w:r>
      <w:r w:rsidRPr="00352E12">
        <w:rPr>
          <w:rFonts w:ascii="Times New Roman" w:hint="eastAsia"/>
          <w:bCs/>
          <w:sz w:val="23"/>
          <w:szCs w:val="23"/>
        </w:rPr>
        <w:t>해석되는</w:t>
      </w:r>
      <w:r w:rsidRPr="00352E12">
        <w:rPr>
          <w:rFonts w:ascii="Times New Roman"/>
          <w:bCs/>
          <w:sz w:val="23"/>
          <w:szCs w:val="23"/>
        </w:rPr>
        <w:t xml:space="preserve"> </w:t>
      </w:r>
      <w:r w:rsidRPr="00352E12">
        <w:rPr>
          <w:rFonts w:ascii="Times New Roman" w:hint="eastAsia"/>
          <w:bCs/>
          <w:sz w:val="23"/>
          <w:szCs w:val="23"/>
        </w:rPr>
        <w:t>경우를</w:t>
      </w:r>
      <w:r w:rsidRPr="00352E12">
        <w:rPr>
          <w:rFonts w:ascii="Times New Roman"/>
          <w:bCs/>
          <w:sz w:val="23"/>
          <w:szCs w:val="23"/>
        </w:rPr>
        <w:t xml:space="preserve"> </w:t>
      </w:r>
      <w:r w:rsidRPr="00352E12">
        <w:rPr>
          <w:rFonts w:ascii="Times New Roman" w:hint="eastAsia"/>
          <w:bCs/>
          <w:sz w:val="23"/>
          <w:szCs w:val="23"/>
        </w:rPr>
        <w:t>제외하고</w:t>
      </w:r>
      <w:r w:rsidRPr="00352E12">
        <w:rPr>
          <w:rFonts w:ascii="Times New Roman"/>
          <w:bCs/>
          <w:sz w:val="23"/>
          <w:szCs w:val="23"/>
        </w:rPr>
        <w:t xml:space="preserve">, </w:t>
      </w:r>
      <w:r w:rsidRPr="00352E12">
        <w:rPr>
          <w:rFonts w:ascii="Times New Roman" w:hint="eastAsia"/>
          <w:bCs/>
          <w:sz w:val="23"/>
          <w:szCs w:val="23"/>
        </w:rPr>
        <w:t>본</w:t>
      </w:r>
      <w:r w:rsidRPr="00352E12">
        <w:rPr>
          <w:rFonts w:ascii="Times New Roman"/>
          <w:bCs/>
          <w:sz w:val="23"/>
          <w:szCs w:val="23"/>
        </w:rPr>
        <w:t xml:space="preserve"> </w:t>
      </w:r>
      <w:r w:rsidRPr="00352E12">
        <w:rPr>
          <w:rFonts w:ascii="Times New Roman" w:hint="eastAsia"/>
          <w:bCs/>
          <w:sz w:val="23"/>
          <w:szCs w:val="23"/>
        </w:rPr>
        <w:t>계약에서</w:t>
      </w:r>
      <w:r w:rsidRPr="00352E12">
        <w:rPr>
          <w:rFonts w:ascii="Times New Roman"/>
          <w:bCs/>
          <w:sz w:val="23"/>
          <w:szCs w:val="23"/>
        </w:rPr>
        <w:t xml:space="preserve"> </w:t>
      </w:r>
      <w:r w:rsidRPr="00352E12">
        <w:rPr>
          <w:rFonts w:ascii="Times New Roman" w:hint="eastAsia"/>
          <w:bCs/>
          <w:sz w:val="23"/>
          <w:szCs w:val="23"/>
        </w:rPr>
        <w:t>조항</w:t>
      </w:r>
      <w:r w:rsidRPr="00352E12">
        <w:rPr>
          <w:rFonts w:ascii="Times New Roman"/>
          <w:bCs/>
          <w:sz w:val="23"/>
          <w:szCs w:val="23"/>
        </w:rPr>
        <w:t xml:space="preserve">, </w:t>
      </w:r>
      <w:r w:rsidRPr="00352E12">
        <w:rPr>
          <w:rFonts w:ascii="Times New Roman" w:hint="eastAsia"/>
          <w:bCs/>
          <w:sz w:val="23"/>
          <w:szCs w:val="23"/>
        </w:rPr>
        <w:t>별첨</w:t>
      </w:r>
      <w:r w:rsidRPr="00352E12">
        <w:rPr>
          <w:rFonts w:ascii="Times New Roman"/>
          <w:bCs/>
          <w:sz w:val="23"/>
          <w:szCs w:val="23"/>
        </w:rPr>
        <w:t xml:space="preserve">, </w:t>
      </w:r>
      <w:r w:rsidRPr="00352E12">
        <w:rPr>
          <w:rFonts w:ascii="Times New Roman" w:hint="eastAsia"/>
          <w:bCs/>
          <w:sz w:val="23"/>
          <w:szCs w:val="23"/>
        </w:rPr>
        <w:t>별지</w:t>
      </w:r>
      <w:r w:rsidRPr="00352E12">
        <w:rPr>
          <w:rFonts w:ascii="Times New Roman"/>
          <w:bCs/>
          <w:sz w:val="23"/>
          <w:szCs w:val="23"/>
        </w:rPr>
        <w:t xml:space="preserve"> </w:t>
      </w:r>
      <w:r w:rsidRPr="00352E12">
        <w:rPr>
          <w:rFonts w:ascii="Times New Roman" w:hint="eastAsia"/>
          <w:bCs/>
          <w:sz w:val="23"/>
          <w:szCs w:val="23"/>
        </w:rPr>
        <w:t>및</w:t>
      </w:r>
      <w:r w:rsidRPr="00352E12">
        <w:rPr>
          <w:rFonts w:ascii="Times New Roman"/>
          <w:bCs/>
          <w:sz w:val="23"/>
          <w:szCs w:val="23"/>
        </w:rPr>
        <w:t xml:space="preserve"> </w:t>
      </w:r>
      <w:r w:rsidRPr="00352E12">
        <w:rPr>
          <w:rFonts w:ascii="Times New Roman" w:hint="eastAsia"/>
          <w:bCs/>
          <w:sz w:val="23"/>
          <w:szCs w:val="23"/>
        </w:rPr>
        <w:t>부록이라</w:t>
      </w:r>
      <w:r w:rsidRPr="00352E12">
        <w:rPr>
          <w:rFonts w:ascii="Times New Roman"/>
          <w:bCs/>
          <w:sz w:val="23"/>
          <w:szCs w:val="23"/>
        </w:rPr>
        <w:t xml:space="preserve"> </w:t>
      </w:r>
      <w:r w:rsidRPr="00352E12">
        <w:rPr>
          <w:rFonts w:ascii="Times New Roman" w:hint="eastAsia"/>
          <w:bCs/>
          <w:sz w:val="23"/>
          <w:szCs w:val="23"/>
        </w:rPr>
        <w:t>함은</w:t>
      </w:r>
      <w:r w:rsidRPr="00352E12">
        <w:rPr>
          <w:rFonts w:ascii="Times New Roman"/>
          <w:bCs/>
          <w:sz w:val="23"/>
          <w:szCs w:val="23"/>
        </w:rPr>
        <w:t xml:space="preserve"> </w:t>
      </w:r>
      <w:r w:rsidRPr="00352E12">
        <w:rPr>
          <w:rFonts w:ascii="Times New Roman" w:hint="eastAsia"/>
          <w:bCs/>
          <w:sz w:val="23"/>
          <w:szCs w:val="23"/>
        </w:rPr>
        <w:t>본</w:t>
      </w:r>
      <w:r w:rsidRPr="00352E12">
        <w:rPr>
          <w:rFonts w:ascii="Times New Roman"/>
          <w:bCs/>
          <w:sz w:val="23"/>
          <w:szCs w:val="23"/>
        </w:rPr>
        <w:t xml:space="preserve"> </w:t>
      </w:r>
      <w:r w:rsidRPr="00352E12">
        <w:rPr>
          <w:rFonts w:ascii="Times New Roman" w:hint="eastAsia"/>
          <w:bCs/>
          <w:sz w:val="23"/>
          <w:szCs w:val="23"/>
        </w:rPr>
        <w:t>계약의</w:t>
      </w:r>
      <w:r w:rsidRPr="00352E12">
        <w:rPr>
          <w:rFonts w:ascii="Times New Roman"/>
          <w:bCs/>
          <w:sz w:val="23"/>
          <w:szCs w:val="23"/>
        </w:rPr>
        <w:t xml:space="preserve"> </w:t>
      </w:r>
      <w:r w:rsidRPr="00352E12">
        <w:rPr>
          <w:rFonts w:ascii="Times New Roman" w:hint="eastAsia"/>
          <w:bCs/>
          <w:sz w:val="23"/>
          <w:szCs w:val="23"/>
        </w:rPr>
        <w:t>조항</w:t>
      </w:r>
      <w:r w:rsidRPr="00352E12">
        <w:rPr>
          <w:rFonts w:ascii="Times New Roman"/>
          <w:bCs/>
          <w:sz w:val="23"/>
          <w:szCs w:val="23"/>
        </w:rPr>
        <w:t xml:space="preserve">, </w:t>
      </w:r>
      <w:r w:rsidRPr="00352E12">
        <w:rPr>
          <w:rFonts w:ascii="Times New Roman" w:hint="eastAsia"/>
          <w:bCs/>
          <w:sz w:val="23"/>
          <w:szCs w:val="23"/>
        </w:rPr>
        <w:t>별첨</w:t>
      </w:r>
      <w:r w:rsidRPr="00352E12">
        <w:rPr>
          <w:rFonts w:ascii="Times New Roman"/>
          <w:bCs/>
          <w:sz w:val="23"/>
          <w:szCs w:val="23"/>
        </w:rPr>
        <w:t xml:space="preserve">, </w:t>
      </w:r>
      <w:r w:rsidRPr="00352E12">
        <w:rPr>
          <w:rFonts w:ascii="Times New Roman" w:hint="eastAsia"/>
          <w:bCs/>
          <w:sz w:val="23"/>
          <w:szCs w:val="23"/>
        </w:rPr>
        <w:t>별지</w:t>
      </w:r>
      <w:r w:rsidRPr="00352E12">
        <w:rPr>
          <w:rFonts w:ascii="Times New Roman"/>
          <w:bCs/>
          <w:sz w:val="23"/>
          <w:szCs w:val="23"/>
        </w:rPr>
        <w:t xml:space="preserve"> </w:t>
      </w:r>
      <w:r w:rsidRPr="00352E12">
        <w:rPr>
          <w:rFonts w:ascii="Times New Roman" w:hint="eastAsia"/>
          <w:bCs/>
          <w:sz w:val="23"/>
          <w:szCs w:val="23"/>
        </w:rPr>
        <w:t>및</w:t>
      </w:r>
      <w:r w:rsidRPr="00352E12">
        <w:rPr>
          <w:rFonts w:ascii="Times New Roman"/>
          <w:bCs/>
          <w:sz w:val="23"/>
          <w:szCs w:val="23"/>
        </w:rPr>
        <w:t xml:space="preserve"> </w:t>
      </w:r>
      <w:r w:rsidRPr="00352E12">
        <w:rPr>
          <w:rFonts w:ascii="Times New Roman" w:hint="eastAsia"/>
          <w:bCs/>
          <w:sz w:val="23"/>
          <w:szCs w:val="23"/>
        </w:rPr>
        <w:t>부록을</w:t>
      </w:r>
      <w:r w:rsidRPr="00352E12">
        <w:rPr>
          <w:rFonts w:ascii="Times New Roman"/>
          <w:bCs/>
          <w:sz w:val="23"/>
          <w:szCs w:val="23"/>
        </w:rPr>
        <w:t xml:space="preserve"> </w:t>
      </w:r>
      <w:r w:rsidRPr="00352E12">
        <w:rPr>
          <w:rFonts w:ascii="Times New Roman" w:hint="eastAsia"/>
          <w:bCs/>
          <w:sz w:val="23"/>
          <w:szCs w:val="23"/>
        </w:rPr>
        <w:t>의미한다</w:t>
      </w:r>
      <w:r w:rsidRPr="00352E12">
        <w:rPr>
          <w:rFonts w:ascii="Times New Roman"/>
          <w:bCs/>
          <w:sz w:val="23"/>
          <w:szCs w:val="23"/>
        </w:rPr>
        <w:t xml:space="preserve">. </w:t>
      </w:r>
      <w:r w:rsidRPr="00352E12">
        <w:rPr>
          <w:rFonts w:ascii="Times New Roman" w:hint="eastAsia"/>
          <w:bCs/>
          <w:sz w:val="23"/>
          <w:szCs w:val="23"/>
        </w:rPr>
        <w:t>본</w:t>
      </w:r>
      <w:r w:rsidRPr="00352E12">
        <w:rPr>
          <w:rFonts w:ascii="Times New Roman"/>
          <w:bCs/>
          <w:sz w:val="23"/>
          <w:szCs w:val="23"/>
        </w:rPr>
        <w:t xml:space="preserve"> </w:t>
      </w:r>
      <w:r w:rsidRPr="00352E12">
        <w:rPr>
          <w:rFonts w:ascii="Times New Roman" w:hint="eastAsia"/>
          <w:bCs/>
          <w:sz w:val="23"/>
          <w:szCs w:val="23"/>
        </w:rPr>
        <w:t>계약의</w:t>
      </w:r>
      <w:r w:rsidRPr="00352E12">
        <w:rPr>
          <w:rFonts w:ascii="Times New Roman"/>
          <w:bCs/>
          <w:sz w:val="23"/>
          <w:szCs w:val="23"/>
        </w:rPr>
        <w:t xml:space="preserve"> </w:t>
      </w:r>
      <w:r w:rsidRPr="00352E12">
        <w:rPr>
          <w:rFonts w:ascii="Times New Roman" w:hint="eastAsia"/>
          <w:bCs/>
          <w:sz w:val="23"/>
          <w:szCs w:val="23"/>
        </w:rPr>
        <w:t>별첨</w:t>
      </w:r>
      <w:r w:rsidRPr="00352E12">
        <w:rPr>
          <w:rFonts w:ascii="Times New Roman"/>
          <w:bCs/>
          <w:sz w:val="23"/>
          <w:szCs w:val="23"/>
        </w:rPr>
        <w:t xml:space="preserve">, </w:t>
      </w:r>
      <w:r w:rsidRPr="00352E12">
        <w:rPr>
          <w:rFonts w:ascii="Times New Roman" w:hint="eastAsia"/>
          <w:bCs/>
          <w:sz w:val="23"/>
          <w:szCs w:val="23"/>
        </w:rPr>
        <w:t>별지</w:t>
      </w:r>
      <w:r w:rsidRPr="00352E12">
        <w:rPr>
          <w:rFonts w:ascii="Times New Roman"/>
          <w:bCs/>
          <w:sz w:val="23"/>
          <w:szCs w:val="23"/>
        </w:rPr>
        <w:t xml:space="preserve"> </w:t>
      </w:r>
      <w:r w:rsidRPr="00352E12">
        <w:rPr>
          <w:rFonts w:ascii="Times New Roman" w:hint="eastAsia"/>
          <w:bCs/>
          <w:sz w:val="23"/>
          <w:szCs w:val="23"/>
        </w:rPr>
        <w:t>및</w:t>
      </w:r>
      <w:r w:rsidRPr="00352E12">
        <w:rPr>
          <w:rFonts w:ascii="Times New Roman"/>
          <w:bCs/>
          <w:sz w:val="23"/>
          <w:szCs w:val="23"/>
        </w:rPr>
        <w:t xml:space="preserve"> </w:t>
      </w:r>
      <w:r w:rsidRPr="00352E12">
        <w:rPr>
          <w:rFonts w:ascii="Times New Roman" w:hint="eastAsia"/>
          <w:bCs/>
          <w:sz w:val="23"/>
          <w:szCs w:val="23"/>
        </w:rPr>
        <w:t>부록은</w:t>
      </w:r>
      <w:r w:rsidRPr="00352E12">
        <w:rPr>
          <w:rFonts w:ascii="Times New Roman"/>
          <w:bCs/>
          <w:sz w:val="23"/>
          <w:szCs w:val="23"/>
        </w:rPr>
        <w:t xml:space="preserve"> </w:t>
      </w:r>
      <w:r w:rsidRPr="00352E12">
        <w:rPr>
          <w:rFonts w:ascii="Times New Roman" w:hint="eastAsia"/>
          <w:bCs/>
          <w:sz w:val="23"/>
          <w:szCs w:val="23"/>
        </w:rPr>
        <w:t>본</w:t>
      </w:r>
      <w:r w:rsidRPr="00352E12">
        <w:rPr>
          <w:rFonts w:ascii="Times New Roman"/>
          <w:bCs/>
          <w:sz w:val="23"/>
          <w:szCs w:val="23"/>
        </w:rPr>
        <w:t xml:space="preserve"> </w:t>
      </w:r>
      <w:r w:rsidRPr="00352E12">
        <w:rPr>
          <w:rFonts w:ascii="Times New Roman" w:hint="eastAsia"/>
          <w:bCs/>
          <w:sz w:val="23"/>
          <w:szCs w:val="23"/>
        </w:rPr>
        <w:t>계약의</w:t>
      </w:r>
      <w:r w:rsidRPr="00352E12">
        <w:rPr>
          <w:rFonts w:ascii="Times New Roman"/>
          <w:bCs/>
          <w:sz w:val="23"/>
          <w:szCs w:val="23"/>
        </w:rPr>
        <w:t xml:space="preserve"> </w:t>
      </w:r>
      <w:r w:rsidRPr="00352E12">
        <w:rPr>
          <w:rFonts w:ascii="Times New Roman" w:hint="eastAsia"/>
          <w:bCs/>
          <w:sz w:val="23"/>
          <w:szCs w:val="23"/>
        </w:rPr>
        <w:t>일부를</w:t>
      </w:r>
      <w:r w:rsidRPr="00352E12">
        <w:rPr>
          <w:rFonts w:ascii="Times New Roman"/>
          <w:bCs/>
          <w:sz w:val="23"/>
          <w:szCs w:val="23"/>
        </w:rPr>
        <w:t xml:space="preserve"> </w:t>
      </w:r>
      <w:r w:rsidRPr="00352E12">
        <w:rPr>
          <w:rFonts w:ascii="Times New Roman" w:hint="eastAsia"/>
          <w:bCs/>
          <w:sz w:val="23"/>
          <w:szCs w:val="23"/>
        </w:rPr>
        <w:t>구성한다</w:t>
      </w:r>
      <w:r w:rsidRPr="00352E12">
        <w:rPr>
          <w:rFonts w:ascii="Times New Roman"/>
          <w:bCs/>
          <w:sz w:val="23"/>
          <w:szCs w:val="23"/>
        </w:rPr>
        <w:t>.</w:t>
      </w:r>
    </w:p>
    <w:p w14:paraId="65A7D133" w14:textId="77777777" w:rsidR="005138AE" w:rsidRPr="00352E12" w:rsidRDefault="005138AE" w:rsidP="005138AE">
      <w:pPr>
        <w:numPr>
          <w:ilvl w:val="1"/>
          <w:numId w:val="51"/>
        </w:numPr>
        <w:wordWrap/>
        <w:adjustRightInd w:val="0"/>
        <w:spacing w:before="180" w:after="180" w:line="360" w:lineRule="atLeast"/>
        <w:rPr>
          <w:rFonts w:ascii="Times New Roman"/>
          <w:bCs/>
          <w:sz w:val="23"/>
          <w:szCs w:val="23"/>
        </w:rPr>
      </w:pPr>
      <w:r w:rsidRPr="00352E12">
        <w:rPr>
          <w:rFonts w:ascii="Times New Roman" w:hint="eastAsia"/>
          <w:bCs/>
          <w:sz w:val="23"/>
          <w:szCs w:val="23"/>
          <w:u w:val="single"/>
        </w:rPr>
        <w:t>조항의</w:t>
      </w:r>
      <w:r w:rsidRPr="00352E12">
        <w:rPr>
          <w:rFonts w:ascii="Times New Roman"/>
          <w:bCs/>
          <w:sz w:val="23"/>
          <w:szCs w:val="23"/>
          <w:u w:val="single"/>
        </w:rPr>
        <w:t xml:space="preserve"> </w:t>
      </w:r>
      <w:r w:rsidRPr="00352E12">
        <w:rPr>
          <w:rFonts w:ascii="Times New Roman" w:hint="eastAsia"/>
          <w:bCs/>
          <w:sz w:val="23"/>
          <w:szCs w:val="23"/>
          <w:u w:val="single"/>
        </w:rPr>
        <w:t>제목들</w:t>
      </w:r>
      <w:r w:rsidRPr="00352E12">
        <w:rPr>
          <w:rFonts w:ascii="Times New Roman"/>
          <w:bCs/>
          <w:sz w:val="23"/>
          <w:szCs w:val="23"/>
        </w:rPr>
        <w:t xml:space="preserve">.  </w:t>
      </w:r>
      <w:r w:rsidRPr="00352E12">
        <w:rPr>
          <w:rFonts w:ascii="Times New Roman" w:hint="eastAsia"/>
          <w:bCs/>
          <w:sz w:val="23"/>
          <w:szCs w:val="23"/>
        </w:rPr>
        <w:t>본</w:t>
      </w:r>
      <w:r w:rsidRPr="00352E12">
        <w:rPr>
          <w:rFonts w:ascii="Times New Roman"/>
          <w:bCs/>
          <w:sz w:val="23"/>
          <w:szCs w:val="23"/>
        </w:rPr>
        <w:t xml:space="preserve"> </w:t>
      </w:r>
      <w:r w:rsidRPr="00352E12">
        <w:rPr>
          <w:rFonts w:ascii="Times New Roman" w:hint="eastAsia"/>
          <w:bCs/>
          <w:sz w:val="23"/>
          <w:szCs w:val="23"/>
        </w:rPr>
        <w:t>계약</w:t>
      </w:r>
      <w:r w:rsidRPr="00352E12">
        <w:rPr>
          <w:rFonts w:ascii="Times New Roman"/>
          <w:bCs/>
          <w:sz w:val="23"/>
          <w:szCs w:val="23"/>
        </w:rPr>
        <w:t xml:space="preserve"> </w:t>
      </w:r>
      <w:r w:rsidRPr="00352E12">
        <w:rPr>
          <w:rFonts w:ascii="Times New Roman" w:hint="eastAsia"/>
          <w:bCs/>
          <w:sz w:val="23"/>
          <w:szCs w:val="23"/>
        </w:rPr>
        <w:t>조항들의</w:t>
      </w:r>
      <w:r w:rsidRPr="00352E12">
        <w:rPr>
          <w:rFonts w:ascii="Times New Roman"/>
          <w:bCs/>
          <w:sz w:val="23"/>
          <w:szCs w:val="23"/>
        </w:rPr>
        <w:t xml:space="preserve"> </w:t>
      </w:r>
      <w:r w:rsidRPr="00352E12">
        <w:rPr>
          <w:rFonts w:ascii="Times New Roman" w:hint="eastAsia"/>
          <w:bCs/>
          <w:sz w:val="23"/>
          <w:szCs w:val="23"/>
        </w:rPr>
        <w:t>제목들은</w:t>
      </w:r>
      <w:r w:rsidRPr="00352E12">
        <w:rPr>
          <w:rFonts w:ascii="Times New Roman"/>
          <w:bCs/>
          <w:sz w:val="23"/>
          <w:szCs w:val="23"/>
        </w:rPr>
        <w:t xml:space="preserve"> </w:t>
      </w:r>
      <w:r w:rsidRPr="00352E12">
        <w:rPr>
          <w:rFonts w:ascii="Times New Roman" w:hint="eastAsia"/>
          <w:bCs/>
          <w:sz w:val="23"/>
          <w:szCs w:val="23"/>
        </w:rPr>
        <w:t>참고용</w:t>
      </w:r>
      <w:r w:rsidRPr="00352E12">
        <w:rPr>
          <w:rFonts w:ascii="Times New Roman"/>
          <w:bCs/>
          <w:sz w:val="23"/>
          <w:szCs w:val="23"/>
        </w:rPr>
        <w:t xml:space="preserve"> </w:t>
      </w:r>
      <w:r w:rsidRPr="00352E12">
        <w:rPr>
          <w:rFonts w:ascii="Times New Roman" w:hint="eastAsia"/>
          <w:bCs/>
          <w:sz w:val="23"/>
          <w:szCs w:val="23"/>
        </w:rPr>
        <w:t>또는</w:t>
      </w:r>
      <w:r w:rsidRPr="00352E12">
        <w:rPr>
          <w:rFonts w:ascii="Times New Roman"/>
          <w:bCs/>
          <w:sz w:val="23"/>
          <w:szCs w:val="23"/>
        </w:rPr>
        <w:t xml:space="preserve"> </w:t>
      </w:r>
      <w:proofErr w:type="spellStart"/>
      <w:r w:rsidRPr="00352E12">
        <w:rPr>
          <w:rFonts w:ascii="Times New Roman" w:hint="eastAsia"/>
          <w:bCs/>
          <w:sz w:val="23"/>
          <w:szCs w:val="23"/>
        </w:rPr>
        <w:t>편의용에</w:t>
      </w:r>
      <w:proofErr w:type="spellEnd"/>
      <w:r w:rsidRPr="00352E12">
        <w:rPr>
          <w:rFonts w:ascii="Times New Roman"/>
          <w:bCs/>
          <w:sz w:val="23"/>
          <w:szCs w:val="23"/>
        </w:rPr>
        <w:t xml:space="preserve"> </w:t>
      </w:r>
      <w:r w:rsidRPr="00352E12">
        <w:rPr>
          <w:rFonts w:ascii="Times New Roman" w:hint="eastAsia"/>
          <w:bCs/>
          <w:sz w:val="23"/>
          <w:szCs w:val="23"/>
        </w:rPr>
        <w:t>불과하며</w:t>
      </w:r>
      <w:r w:rsidRPr="00352E12">
        <w:rPr>
          <w:rFonts w:ascii="Times New Roman"/>
          <w:bCs/>
          <w:sz w:val="23"/>
          <w:szCs w:val="23"/>
        </w:rPr>
        <w:t xml:space="preserve"> </w:t>
      </w:r>
      <w:r w:rsidRPr="00352E12">
        <w:rPr>
          <w:rFonts w:ascii="Times New Roman" w:hint="eastAsia"/>
          <w:bCs/>
          <w:sz w:val="23"/>
          <w:szCs w:val="23"/>
        </w:rPr>
        <w:t>본</w:t>
      </w:r>
      <w:r w:rsidRPr="00352E12">
        <w:rPr>
          <w:rFonts w:ascii="Times New Roman"/>
          <w:bCs/>
          <w:sz w:val="23"/>
          <w:szCs w:val="23"/>
        </w:rPr>
        <w:t xml:space="preserve"> </w:t>
      </w:r>
      <w:r w:rsidRPr="00352E12">
        <w:rPr>
          <w:rFonts w:ascii="Times New Roman" w:hint="eastAsia"/>
          <w:bCs/>
          <w:sz w:val="23"/>
          <w:szCs w:val="23"/>
        </w:rPr>
        <w:t>계약의</w:t>
      </w:r>
      <w:r w:rsidRPr="00352E12">
        <w:rPr>
          <w:rFonts w:ascii="Times New Roman"/>
          <w:bCs/>
          <w:sz w:val="23"/>
          <w:szCs w:val="23"/>
        </w:rPr>
        <w:t xml:space="preserve"> </w:t>
      </w:r>
      <w:r w:rsidRPr="00352E12">
        <w:rPr>
          <w:rFonts w:ascii="Times New Roman" w:hint="eastAsia"/>
          <w:bCs/>
          <w:sz w:val="23"/>
          <w:szCs w:val="23"/>
        </w:rPr>
        <w:t>의미</w:t>
      </w:r>
      <w:r w:rsidRPr="00352E12">
        <w:rPr>
          <w:rFonts w:ascii="Times New Roman"/>
          <w:bCs/>
          <w:sz w:val="23"/>
          <w:szCs w:val="23"/>
        </w:rPr>
        <w:t xml:space="preserve"> </w:t>
      </w:r>
      <w:r w:rsidRPr="00352E12">
        <w:rPr>
          <w:rFonts w:ascii="Times New Roman" w:hint="eastAsia"/>
          <w:bCs/>
          <w:sz w:val="23"/>
          <w:szCs w:val="23"/>
        </w:rPr>
        <w:t>또는</w:t>
      </w:r>
      <w:r w:rsidRPr="00352E12">
        <w:rPr>
          <w:rFonts w:ascii="Times New Roman"/>
          <w:bCs/>
          <w:sz w:val="23"/>
          <w:szCs w:val="23"/>
        </w:rPr>
        <w:t xml:space="preserve"> </w:t>
      </w:r>
      <w:r w:rsidRPr="00352E12">
        <w:rPr>
          <w:rFonts w:ascii="Times New Roman" w:hint="eastAsia"/>
          <w:bCs/>
          <w:sz w:val="23"/>
          <w:szCs w:val="23"/>
        </w:rPr>
        <w:t>해석에</w:t>
      </w:r>
      <w:r w:rsidRPr="00352E12">
        <w:rPr>
          <w:rFonts w:ascii="Times New Roman"/>
          <w:bCs/>
          <w:sz w:val="23"/>
          <w:szCs w:val="23"/>
        </w:rPr>
        <w:t xml:space="preserve"> </w:t>
      </w:r>
      <w:r w:rsidRPr="00352E12">
        <w:rPr>
          <w:rFonts w:ascii="Times New Roman" w:hint="eastAsia"/>
          <w:bCs/>
          <w:sz w:val="23"/>
          <w:szCs w:val="23"/>
        </w:rPr>
        <w:t>영향을</w:t>
      </w:r>
      <w:r w:rsidRPr="00352E12">
        <w:rPr>
          <w:rFonts w:ascii="Times New Roman"/>
          <w:bCs/>
          <w:sz w:val="23"/>
          <w:szCs w:val="23"/>
        </w:rPr>
        <w:t xml:space="preserve"> </w:t>
      </w:r>
      <w:r w:rsidRPr="00352E12">
        <w:rPr>
          <w:rFonts w:ascii="Times New Roman" w:hint="eastAsia"/>
          <w:bCs/>
          <w:sz w:val="23"/>
          <w:szCs w:val="23"/>
        </w:rPr>
        <w:t>주지</w:t>
      </w:r>
      <w:r w:rsidRPr="00352E12">
        <w:rPr>
          <w:rFonts w:ascii="Times New Roman"/>
          <w:bCs/>
          <w:sz w:val="23"/>
          <w:szCs w:val="23"/>
        </w:rPr>
        <w:t xml:space="preserve"> </w:t>
      </w:r>
      <w:r w:rsidRPr="00352E12">
        <w:rPr>
          <w:rFonts w:ascii="Times New Roman" w:hint="eastAsia"/>
          <w:bCs/>
          <w:sz w:val="23"/>
          <w:szCs w:val="23"/>
        </w:rPr>
        <w:t>아니한다</w:t>
      </w:r>
      <w:r w:rsidRPr="00352E12">
        <w:rPr>
          <w:rFonts w:ascii="Times New Roman"/>
          <w:bCs/>
          <w:sz w:val="23"/>
          <w:szCs w:val="23"/>
        </w:rPr>
        <w:t>.</w:t>
      </w:r>
    </w:p>
    <w:p w14:paraId="72118703" w14:textId="77777777" w:rsidR="005138AE" w:rsidRPr="005138AE" w:rsidRDefault="005138AE" w:rsidP="00006BBA">
      <w:pPr>
        <w:snapToGrid w:val="0"/>
        <w:spacing w:before="180" w:after="180" w:line="360" w:lineRule="atLeast"/>
        <w:ind w:left="851"/>
        <w:rPr>
          <w:rFonts w:ascii="Times New Roman"/>
          <w:bCs/>
          <w:sz w:val="23"/>
          <w:szCs w:val="23"/>
        </w:rPr>
      </w:pPr>
    </w:p>
    <w:p w14:paraId="2666E169" w14:textId="77777777" w:rsidR="00786425" w:rsidRPr="005138AE" w:rsidRDefault="00786425" w:rsidP="00B74A67">
      <w:pPr>
        <w:snapToGrid w:val="0"/>
        <w:spacing w:before="180" w:after="180" w:line="360" w:lineRule="atLeast"/>
        <w:jc w:val="center"/>
        <w:rPr>
          <w:rFonts w:ascii="Times New Roman"/>
          <w:bCs/>
          <w:sz w:val="23"/>
          <w:szCs w:val="23"/>
        </w:rPr>
        <w:sectPr w:rsidR="00786425" w:rsidRPr="005138AE" w:rsidSect="00465633">
          <w:headerReference w:type="default" r:id="rId8"/>
          <w:footerReference w:type="even" r:id="rId9"/>
          <w:footerReference w:type="default" r:id="rId10"/>
          <w:pgSz w:w="11906" w:h="16838" w:code="9"/>
          <w:pgMar w:top="1701" w:right="1418" w:bottom="1418" w:left="1418" w:header="851" w:footer="992" w:gutter="0"/>
          <w:pgNumType w:start="1"/>
          <w:cols w:space="425"/>
          <w:docGrid w:type="lines" w:linePitch="360"/>
        </w:sectPr>
      </w:pPr>
      <w:r w:rsidRPr="005138AE">
        <w:rPr>
          <w:rFonts w:ascii="Times New Roman"/>
          <w:bCs/>
          <w:sz w:val="23"/>
          <w:szCs w:val="23"/>
        </w:rPr>
        <w:t>(</w:t>
      </w:r>
      <w:r w:rsidRPr="005138AE">
        <w:rPr>
          <w:rFonts w:ascii="Times New Roman" w:hint="eastAsia"/>
          <w:bCs/>
          <w:sz w:val="23"/>
          <w:szCs w:val="23"/>
        </w:rPr>
        <w:t>기</w:t>
      </w:r>
      <w:r w:rsidRPr="005138AE">
        <w:rPr>
          <w:rFonts w:ascii="Times New Roman"/>
          <w:bCs/>
          <w:sz w:val="23"/>
          <w:szCs w:val="23"/>
        </w:rPr>
        <w:t>명날인을</w:t>
      </w:r>
      <w:r w:rsidRPr="005138AE">
        <w:rPr>
          <w:rFonts w:ascii="Times New Roman"/>
          <w:bCs/>
          <w:sz w:val="23"/>
          <w:szCs w:val="23"/>
        </w:rPr>
        <w:t xml:space="preserve"> </w:t>
      </w:r>
      <w:r w:rsidRPr="005138AE">
        <w:rPr>
          <w:rFonts w:ascii="Times New Roman"/>
          <w:bCs/>
          <w:sz w:val="23"/>
          <w:szCs w:val="23"/>
        </w:rPr>
        <w:t>위하여</w:t>
      </w:r>
      <w:r w:rsidRPr="005138AE">
        <w:rPr>
          <w:rFonts w:ascii="Times New Roman"/>
          <w:bCs/>
          <w:sz w:val="23"/>
          <w:szCs w:val="23"/>
        </w:rPr>
        <w:t xml:space="preserve"> </w:t>
      </w:r>
      <w:r w:rsidRPr="005138AE">
        <w:rPr>
          <w:rFonts w:ascii="Times New Roman"/>
          <w:bCs/>
          <w:sz w:val="23"/>
          <w:szCs w:val="23"/>
        </w:rPr>
        <w:t>이하</w:t>
      </w:r>
      <w:r w:rsidRPr="005138AE">
        <w:rPr>
          <w:rFonts w:ascii="Times New Roman"/>
          <w:bCs/>
          <w:sz w:val="23"/>
          <w:szCs w:val="23"/>
        </w:rPr>
        <w:t xml:space="preserve"> </w:t>
      </w:r>
      <w:r w:rsidRPr="005138AE">
        <w:rPr>
          <w:rFonts w:ascii="Times New Roman"/>
          <w:bCs/>
          <w:sz w:val="23"/>
          <w:szCs w:val="23"/>
        </w:rPr>
        <w:t>여백</w:t>
      </w:r>
      <w:r w:rsidRPr="005138AE">
        <w:rPr>
          <w:rFonts w:ascii="Times New Roman"/>
          <w:bCs/>
          <w:sz w:val="23"/>
          <w:szCs w:val="23"/>
        </w:rPr>
        <w:t>)</w:t>
      </w:r>
    </w:p>
    <w:p w14:paraId="53E23F20" w14:textId="77777777" w:rsidR="00786425" w:rsidRPr="00B51FA5" w:rsidRDefault="00786425" w:rsidP="00786425">
      <w:pPr>
        <w:snapToGrid w:val="0"/>
        <w:spacing w:before="180" w:after="180" w:line="360" w:lineRule="atLeast"/>
        <w:rPr>
          <w:rFonts w:ascii="Times New Roman"/>
          <w:bCs/>
          <w:sz w:val="23"/>
          <w:szCs w:val="23"/>
        </w:rPr>
      </w:pPr>
      <w:r w:rsidRPr="00B51FA5">
        <w:rPr>
          <w:rFonts w:ascii="Times New Roman"/>
          <w:bCs/>
          <w:sz w:val="23"/>
          <w:szCs w:val="23"/>
        </w:rPr>
        <w:t>이상을</w:t>
      </w:r>
      <w:r w:rsidRPr="00B51FA5">
        <w:rPr>
          <w:rFonts w:ascii="Times New Roman"/>
          <w:bCs/>
          <w:sz w:val="23"/>
          <w:szCs w:val="23"/>
        </w:rPr>
        <w:t xml:space="preserve"> </w:t>
      </w:r>
      <w:r w:rsidRPr="00B51FA5">
        <w:rPr>
          <w:rFonts w:ascii="Times New Roman"/>
          <w:bCs/>
          <w:sz w:val="23"/>
          <w:szCs w:val="23"/>
        </w:rPr>
        <w:t>증명하기</w:t>
      </w:r>
      <w:r w:rsidRPr="00B51FA5">
        <w:rPr>
          <w:rFonts w:ascii="Times New Roman"/>
          <w:bCs/>
          <w:sz w:val="23"/>
          <w:szCs w:val="23"/>
        </w:rPr>
        <w:t xml:space="preserve"> </w:t>
      </w:r>
      <w:r w:rsidRPr="00B51FA5">
        <w:rPr>
          <w:rFonts w:ascii="Times New Roman"/>
          <w:bCs/>
          <w:sz w:val="23"/>
          <w:szCs w:val="23"/>
        </w:rPr>
        <w:t>위하여</w:t>
      </w:r>
      <w:r w:rsidRPr="00B51FA5">
        <w:rPr>
          <w:rFonts w:ascii="Times New Roman"/>
          <w:bCs/>
          <w:sz w:val="23"/>
          <w:szCs w:val="23"/>
        </w:rPr>
        <w:t xml:space="preserve"> </w:t>
      </w:r>
      <w:r w:rsidRPr="00B51FA5">
        <w:rPr>
          <w:rFonts w:ascii="Times New Roman"/>
          <w:bCs/>
          <w:sz w:val="23"/>
          <w:szCs w:val="23"/>
        </w:rPr>
        <w:t>계약</w:t>
      </w:r>
      <w:r w:rsidRPr="00B51FA5">
        <w:rPr>
          <w:rFonts w:ascii="Times New Roman"/>
          <w:bCs/>
          <w:sz w:val="23"/>
          <w:szCs w:val="23"/>
        </w:rPr>
        <w:t xml:space="preserve"> </w:t>
      </w:r>
      <w:r w:rsidRPr="00B51FA5">
        <w:rPr>
          <w:rFonts w:ascii="Times New Roman"/>
          <w:bCs/>
          <w:sz w:val="23"/>
          <w:szCs w:val="23"/>
        </w:rPr>
        <w:t>당사자들은</w:t>
      </w:r>
      <w:r w:rsidRPr="00B51FA5">
        <w:rPr>
          <w:rFonts w:ascii="Times New Roman"/>
          <w:bCs/>
          <w:sz w:val="23"/>
          <w:szCs w:val="23"/>
        </w:rPr>
        <w:t xml:space="preserve"> </w:t>
      </w:r>
      <w:r w:rsidRPr="00B51FA5">
        <w:rPr>
          <w:rFonts w:ascii="Times New Roman"/>
          <w:bCs/>
          <w:sz w:val="23"/>
          <w:szCs w:val="23"/>
        </w:rPr>
        <w:t>계약</w:t>
      </w:r>
      <w:r w:rsidRPr="00B51FA5">
        <w:rPr>
          <w:rFonts w:ascii="Times New Roman"/>
          <w:bCs/>
          <w:sz w:val="23"/>
          <w:szCs w:val="23"/>
        </w:rPr>
        <w:t xml:space="preserve"> </w:t>
      </w:r>
      <w:r w:rsidRPr="00B51FA5">
        <w:rPr>
          <w:rFonts w:ascii="Times New Roman"/>
          <w:bCs/>
          <w:sz w:val="23"/>
          <w:szCs w:val="23"/>
        </w:rPr>
        <w:t>모두에</w:t>
      </w:r>
      <w:r w:rsidRPr="00B51FA5">
        <w:rPr>
          <w:rFonts w:ascii="Times New Roman"/>
          <w:bCs/>
          <w:sz w:val="23"/>
          <w:szCs w:val="23"/>
        </w:rPr>
        <w:t xml:space="preserve"> </w:t>
      </w:r>
      <w:r w:rsidRPr="00B51FA5">
        <w:rPr>
          <w:rFonts w:ascii="Times New Roman"/>
          <w:bCs/>
          <w:sz w:val="23"/>
          <w:szCs w:val="23"/>
        </w:rPr>
        <w:t>명시된</w:t>
      </w:r>
      <w:r w:rsidRPr="00B51FA5">
        <w:rPr>
          <w:rFonts w:ascii="Times New Roman"/>
          <w:bCs/>
          <w:sz w:val="23"/>
          <w:szCs w:val="23"/>
        </w:rPr>
        <w:t xml:space="preserve"> </w:t>
      </w:r>
      <w:r w:rsidRPr="00B51FA5">
        <w:rPr>
          <w:rFonts w:ascii="Times New Roman"/>
          <w:bCs/>
          <w:sz w:val="23"/>
          <w:szCs w:val="23"/>
        </w:rPr>
        <w:t>일자에</w:t>
      </w:r>
      <w:r w:rsidRPr="00B51FA5">
        <w:rPr>
          <w:rFonts w:ascii="Times New Roman"/>
          <w:bCs/>
          <w:sz w:val="23"/>
          <w:szCs w:val="23"/>
        </w:rPr>
        <w:t xml:space="preserve"> </w:t>
      </w:r>
      <w:r w:rsidRPr="00B51FA5">
        <w:rPr>
          <w:rFonts w:ascii="Times New Roman"/>
          <w:bCs/>
          <w:sz w:val="23"/>
          <w:szCs w:val="23"/>
        </w:rPr>
        <w:t>본</w:t>
      </w:r>
      <w:r w:rsidRPr="00B51FA5">
        <w:rPr>
          <w:rFonts w:ascii="Times New Roman"/>
          <w:bCs/>
          <w:sz w:val="23"/>
          <w:szCs w:val="23"/>
        </w:rPr>
        <w:t xml:space="preserve"> </w:t>
      </w:r>
      <w:r w:rsidRPr="00B51FA5">
        <w:rPr>
          <w:rFonts w:ascii="Times New Roman"/>
          <w:bCs/>
          <w:sz w:val="23"/>
          <w:szCs w:val="23"/>
        </w:rPr>
        <w:t>계약</w:t>
      </w:r>
      <w:r w:rsidRPr="00B51FA5">
        <w:rPr>
          <w:rFonts w:ascii="Times New Roman" w:hint="eastAsia"/>
          <w:bCs/>
          <w:sz w:val="23"/>
          <w:szCs w:val="23"/>
        </w:rPr>
        <w:t>을</w:t>
      </w:r>
      <w:r w:rsidRPr="00B51FA5">
        <w:rPr>
          <w:rFonts w:ascii="Times New Roman" w:hint="eastAsia"/>
          <w:bCs/>
          <w:sz w:val="23"/>
          <w:szCs w:val="23"/>
        </w:rPr>
        <w:t xml:space="preserve"> </w:t>
      </w:r>
      <w:r w:rsidRPr="00B51FA5">
        <w:rPr>
          <w:rFonts w:ascii="Times New Roman" w:hint="eastAsia"/>
          <w:bCs/>
          <w:sz w:val="23"/>
          <w:szCs w:val="23"/>
        </w:rPr>
        <w:t>체결한다</w:t>
      </w:r>
      <w:r w:rsidRPr="00B51FA5">
        <w:rPr>
          <w:rFonts w:ascii="Times New Roman"/>
          <w:bCs/>
          <w:sz w:val="23"/>
          <w:szCs w:val="23"/>
        </w:rPr>
        <w:t>.</w:t>
      </w:r>
    </w:p>
    <w:p w14:paraId="299CA17E" w14:textId="77777777" w:rsidR="00786425" w:rsidRPr="00B51FA5" w:rsidRDefault="00786425" w:rsidP="00786425">
      <w:pPr>
        <w:pStyle w:val="ad"/>
        <w:topLinePunct/>
        <w:spacing w:line="400" w:lineRule="atLeast"/>
        <w:rPr>
          <w:sz w:val="23"/>
          <w:szCs w:val="23"/>
        </w:rPr>
      </w:pPr>
    </w:p>
    <w:tbl>
      <w:tblPr>
        <w:tblW w:w="0" w:type="auto"/>
        <w:tblLook w:val="01E0" w:firstRow="1" w:lastRow="1" w:firstColumn="1" w:lastColumn="1" w:noHBand="0" w:noVBand="0"/>
      </w:tblPr>
      <w:tblGrid>
        <w:gridCol w:w="4586"/>
        <w:gridCol w:w="4485"/>
      </w:tblGrid>
      <w:tr w:rsidR="00786425" w:rsidRPr="00B51FA5" w14:paraId="51788BDA" w14:textId="77777777" w:rsidTr="00465633">
        <w:tc>
          <w:tcPr>
            <w:tcW w:w="4634" w:type="dxa"/>
          </w:tcPr>
          <w:p w14:paraId="78EC23B4" w14:textId="77777777" w:rsidR="00786425" w:rsidRPr="00B51FA5" w:rsidRDefault="00786425" w:rsidP="00465633">
            <w:pPr>
              <w:snapToGrid w:val="0"/>
              <w:spacing w:before="180" w:after="180" w:line="360" w:lineRule="atLeast"/>
              <w:jc w:val="left"/>
              <w:rPr>
                <w:rFonts w:ascii="Times New Roman"/>
                <w:bCs/>
                <w:sz w:val="23"/>
                <w:szCs w:val="23"/>
              </w:rPr>
            </w:pPr>
            <w:r w:rsidRPr="00B51FA5">
              <w:rPr>
                <w:rFonts w:ascii="Times New Roman"/>
                <w:bCs/>
                <w:sz w:val="23"/>
                <w:szCs w:val="23"/>
              </w:rPr>
              <w:t>매도인</w:t>
            </w:r>
            <w:r w:rsidRPr="00B51FA5">
              <w:rPr>
                <w:rFonts w:ascii="Times New Roman"/>
                <w:bCs/>
                <w:sz w:val="23"/>
                <w:szCs w:val="23"/>
              </w:rPr>
              <w:t xml:space="preserve">: </w:t>
            </w:r>
          </w:p>
          <w:p w14:paraId="1622B4CB" w14:textId="77777777" w:rsidR="00786425" w:rsidRPr="00B51FA5" w:rsidRDefault="00786425" w:rsidP="00465633">
            <w:pPr>
              <w:snapToGrid w:val="0"/>
              <w:spacing w:before="180" w:after="180" w:line="360" w:lineRule="atLeast"/>
              <w:jc w:val="left"/>
              <w:rPr>
                <w:rFonts w:ascii="Times New Roman"/>
                <w:bCs/>
                <w:sz w:val="23"/>
                <w:szCs w:val="23"/>
              </w:rPr>
            </w:pPr>
            <w:r w:rsidRPr="00B51FA5">
              <w:rPr>
                <w:rFonts w:ascii="Times New Roman" w:hint="eastAsia"/>
                <w:bCs/>
                <w:sz w:val="23"/>
                <w:szCs w:val="23"/>
              </w:rPr>
              <w:t>주식회사</w:t>
            </w:r>
            <w:r w:rsidRPr="00B51FA5">
              <w:rPr>
                <w:rFonts w:ascii="Times New Roman" w:hint="eastAsia"/>
                <w:bCs/>
                <w:sz w:val="23"/>
                <w:szCs w:val="23"/>
              </w:rPr>
              <w:t xml:space="preserve"> </w:t>
            </w:r>
            <w:r w:rsidR="007B24AB">
              <w:rPr>
                <w:rFonts w:ascii="Times New Roman" w:hint="eastAsia"/>
                <w:bCs/>
                <w:sz w:val="23"/>
                <w:szCs w:val="23"/>
              </w:rPr>
              <w:t>한화</w:t>
            </w:r>
          </w:p>
          <w:p w14:paraId="4C7E81B9" w14:textId="3EC57E39" w:rsidR="00786425" w:rsidRPr="00883718" w:rsidRDefault="00906145" w:rsidP="00465633">
            <w:pPr>
              <w:snapToGrid w:val="0"/>
              <w:spacing w:before="180" w:after="180" w:line="360" w:lineRule="atLeast"/>
              <w:jc w:val="left"/>
              <w:rPr>
                <w:rFonts w:ascii="Times New Roman"/>
                <w:bCs/>
                <w:sz w:val="23"/>
                <w:szCs w:val="23"/>
              </w:rPr>
            </w:pPr>
            <w:ins w:id="241" w:author="hanwha" w:date="2022-07-28T09:40:00Z">
              <w:r>
                <w:rPr>
                  <w:rFonts w:ascii="Times New Roman" w:hint="eastAsia"/>
                  <w:bCs/>
                  <w:sz w:val="23"/>
                  <w:szCs w:val="23"/>
                </w:rPr>
                <w:t>대표이사</w:t>
              </w:r>
              <w:r>
                <w:rPr>
                  <w:rFonts w:ascii="Times New Roman" w:hint="eastAsia"/>
                  <w:bCs/>
                  <w:sz w:val="23"/>
                  <w:szCs w:val="23"/>
                </w:rPr>
                <w:t xml:space="preserve"> </w:t>
              </w:r>
              <w:r>
                <w:rPr>
                  <w:rFonts w:ascii="Times New Roman" w:hint="eastAsia"/>
                  <w:bCs/>
                  <w:sz w:val="23"/>
                  <w:szCs w:val="23"/>
                </w:rPr>
                <w:t>김</w:t>
              </w:r>
              <w:r>
                <w:rPr>
                  <w:rFonts w:ascii="Times New Roman" w:hint="eastAsia"/>
                  <w:bCs/>
                  <w:sz w:val="23"/>
                  <w:szCs w:val="23"/>
                </w:rPr>
                <w:t xml:space="preserve"> </w:t>
              </w:r>
              <w:r>
                <w:rPr>
                  <w:rFonts w:ascii="Times New Roman" w:hint="eastAsia"/>
                  <w:bCs/>
                  <w:sz w:val="23"/>
                  <w:szCs w:val="23"/>
                </w:rPr>
                <w:t>승</w:t>
              </w:r>
              <w:r>
                <w:rPr>
                  <w:rFonts w:ascii="Times New Roman" w:hint="eastAsia"/>
                  <w:bCs/>
                  <w:sz w:val="23"/>
                  <w:szCs w:val="23"/>
                </w:rPr>
                <w:t xml:space="preserve"> </w:t>
              </w:r>
              <w:r>
                <w:rPr>
                  <w:rFonts w:ascii="Times New Roman" w:hint="eastAsia"/>
                  <w:bCs/>
                  <w:sz w:val="23"/>
                  <w:szCs w:val="23"/>
                </w:rPr>
                <w:t>모</w:t>
              </w:r>
              <w:r>
                <w:rPr>
                  <w:rFonts w:ascii="Times New Roman" w:hint="eastAsia"/>
                  <w:bCs/>
                  <w:sz w:val="23"/>
                  <w:szCs w:val="23"/>
                </w:rPr>
                <w:t xml:space="preserve"> </w:t>
              </w:r>
              <w:r>
                <w:rPr>
                  <w:rFonts w:ascii="Times New Roman"/>
                  <w:bCs/>
                  <w:sz w:val="23"/>
                  <w:szCs w:val="23"/>
                </w:rPr>
                <w:t xml:space="preserve"> (</w:t>
              </w:r>
            </w:ins>
            <w:ins w:id="242" w:author="hanwha" w:date="2022-07-28T09:41:00Z">
              <w:r>
                <w:rPr>
                  <w:rFonts w:ascii="Times New Roman" w:hint="eastAsia"/>
                  <w:bCs/>
                  <w:sz w:val="23"/>
                  <w:szCs w:val="23"/>
                </w:rPr>
                <w:t>인</w:t>
              </w:r>
              <w:r>
                <w:rPr>
                  <w:rFonts w:ascii="Times New Roman" w:hint="eastAsia"/>
                  <w:bCs/>
                  <w:sz w:val="23"/>
                  <w:szCs w:val="23"/>
                </w:rPr>
                <w:t>)</w:t>
              </w:r>
            </w:ins>
          </w:p>
          <w:p w14:paraId="2C4375F8" w14:textId="77777777" w:rsidR="00786425" w:rsidRPr="000575B1" w:rsidRDefault="00786425" w:rsidP="00465633">
            <w:pPr>
              <w:snapToGrid w:val="0"/>
              <w:spacing w:before="180" w:after="180" w:line="360" w:lineRule="atLeast"/>
              <w:jc w:val="left"/>
              <w:rPr>
                <w:rFonts w:ascii="Times New Roman"/>
                <w:bCs/>
                <w:sz w:val="23"/>
                <w:szCs w:val="23"/>
              </w:rPr>
            </w:pPr>
            <w:r w:rsidRPr="000575B1">
              <w:rPr>
                <w:rFonts w:ascii="Times New Roman"/>
                <w:bCs/>
                <w:sz w:val="23"/>
                <w:szCs w:val="23"/>
              </w:rPr>
              <w:t>__________________________</w:t>
            </w:r>
          </w:p>
          <w:p w14:paraId="331163D1" w14:textId="77777777" w:rsidR="00786425" w:rsidRPr="00B51FA5" w:rsidRDefault="00786425" w:rsidP="00465633">
            <w:pPr>
              <w:snapToGrid w:val="0"/>
              <w:spacing w:before="180" w:after="180" w:line="360" w:lineRule="atLeast"/>
              <w:jc w:val="left"/>
              <w:rPr>
                <w:rFonts w:ascii="Times New Roman"/>
                <w:bCs/>
                <w:sz w:val="23"/>
                <w:szCs w:val="23"/>
              </w:rPr>
            </w:pPr>
          </w:p>
        </w:tc>
        <w:tc>
          <w:tcPr>
            <w:tcW w:w="4634" w:type="dxa"/>
          </w:tcPr>
          <w:p w14:paraId="3D2F0FA9" w14:textId="77777777" w:rsidR="00786425" w:rsidRPr="00B51FA5" w:rsidRDefault="00786425" w:rsidP="00465633">
            <w:pPr>
              <w:snapToGrid w:val="0"/>
              <w:spacing w:before="180" w:after="180" w:line="360" w:lineRule="atLeast"/>
              <w:jc w:val="left"/>
              <w:rPr>
                <w:rFonts w:ascii="Times New Roman"/>
                <w:bCs/>
                <w:sz w:val="23"/>
                <w:szCs w:val="23"/>
              </w:rPr>
            </w:pPr>
          </w:p>
        </w:tc>
      </w:tr>
    </w:tbl>
    <w:p w14:paraId="189A12A6" w14:textId="77777777" w:rsidR="00786425" w:rsidRPr="00B51FA5" w:rsidRDefault="00786425" w:rsidP="00786425">
      <w:pPr>
        <w:pStyle w:val="ad"/>
        <w:topLinePunct/>
        <w:spacing w:line="300" w:lineRule="atLeast"/>
        <w:ind w:right="480"/>
      </w:pPr>
    </w:p>
    <w:p w14:paraId="69CA25B8" w14:textId="77777777" w:rsidR="00786425" w:rsidRPr="00B51FA5" w:rsidRDefault="00786425" w:rsidP="00786425">
      <w:pPr>
        <w:snapToGrid w:val="0"/>
        <w:spacing w:before="180" w:after="180" w:line="360" w:lineRule="atLeast"/>
        <w:rPr>
          <w:rFonts w:ascii="Times New Roman"/>
          <w:bCs/>
          <w:sz w:val="23"/>
          <w:szCs w:val="23"/>
        </w:rPr>
      </w:pPr>
    </w:p>
    <w:p w14:paraId="0B1605A0" w14:textId="77777777" w:rsidR="00786425" w:rsidRPr="00B51FA5" w:rsidRDefault="00786425" w:rsidP="00786425">
      <w:pPr>
        <w:pStyle w:val="ad"/>
        <w:topLinePunct/>
        <w:spacing w:line="400" w:lineRule="atLeast"/>
        <w:rPr>
          <w:sz w:val="23"/>
          <w:szCs w:val="23"/>
        </w:rPr>
      </w:pPr>
    </w:p>
    <w:p w14:paraId="66E26F50" w14:textId="77777777" w:rsidR="00B8706A" w:rsidRDefault="00B8706A" w:rsidP="00786425">
      <w:pPr>
        <w:pStyle w:val="ad"/>
        <w:topLinePunct/>
        <w:spacing w:line="300" w:lineRule="atLeast"/>
        <w:ind w:right="480"/>
      </w:pPr>
      <w:r>
        <w:br w:type="page"/>
      </w:r>
    </w:p>
    <w:p w14:paraId="17D54601" w14:textId="77777777" w:rsidR="00B8706A" w:rsidRPr="00B51FA5" w:rsidRDefault="00B8706A" w:rsidP="00B8706A">
      <w:pPr>
        <w:snapToGrid w:val="0"/>
        <w:spacing w:before="180" w:after="180" w:line="360" w:lineRule="atLeast"/>
        <w:rPr>
          <w:rFonts w:ascii="Times New Roman"/>
          <w:bCs/>
          <w:sz w:val="23"/>
          <w:szCs w:val="23"/>
        </w:rPr>
      </w:pPr>
      <w:r w:rsidRPr="00B51FA5">
        <w:rPr>
          <w:rFonts w:ascii="Times New Roman"/>
          <w:bCs/>
          <w:sz w:val="23"/>
          <w:szCs w:val="23"/>
        </w:rPr>
        <w:t>이상을</w:t>
      </w:r>
      <w:r w:rsidRPr="00B51FA5">
        <w:rPr>
          <w:rFonts w:ascii="Times New Roman"/>
          <w:bCs/>
          <w:sz w:val="23"/>
          <w:szCs w:val="23"/>
        </w:rPr>
        <w:t xml:space="preserve"> </w:t>
      </w:r>
      <w:r w:rsidRPr="00B51FA5">
        <w:rPr>
          <w:rFonts w:ascii="Times New Roman"/>
          <w:bCs/>
          <w:sz w:val="23"/>
          <w:szCs w:val="23"/>
        </w:rPr>
        <w:t>증명하기</w:t>
      </w:r>
      <w:r w:rsidRPr="00B51FA5">
        <w:rPr>
          <w:rFonts w:ascii="Times New Roman"/>
          <w:bCs/>
          <w:sz w:val="23"/>
          <w:szCs w:val="23"/>
        </w:rPr>
        <w:t xml:space="preserve"> </w:t>
      </w:r>
      <w:r w:rsidRPr="00B51FA5">
        <w:rPr>
          <w:rFonts w:ascii="Times New Roman"/>
          <w:bCs/>
          <w:sz w:val="23"/>
          <w:szCs w:val="23"/>
        </w:rPr>
        <w:t>위하여</w:t>
      </w:r>
      <w:r w:rsidRPr="00B51FA5">
        <w:rPr>
          <w:rFonts w:ascii="Times New Roman"/>
          <w:bCs/>
          <w:sz w:val="23"/>
          <w:szCs w:val="23"/>
        </w:rPr>
        <w:t xml:space="preserve"> </w:t>
      </w:r>
      <w:r w:rsidRPr="00B51FA5">
        <w:rPr>
          <w:rFonts w:ascii="Times New Roman"/>
          <w:bCs/>
          <w:sz w:val="23"/>
          <w:szCs w:val="23"/>
        </w:rPr>
        <w:t>계약</w:t>
      </w:r>
      <w:r w:rsidRPr="00B51FA5">
        <w:rPr>
          <w:rFonts w:ascii="Times New Roman"/>
          <w:bCs/>
          <w:sz w:val="23"/>
          <w:szCs w:val="23"/>
        </w:rPr>
        <w:t xml:space="preserve"> </w:t>
      </w:r>
      <w:r w:rsidRPr="00B51FA5">
        <w:rPr>
          <w:rFonts w:ascii="Times New Roman"/>
          <w:bCs/>
          <w:sz w:val="23"/>
          <w:szCs w:val="23"/>
        </w:rPr>
        <w:t>당사자들은</w:t>
      </w:r>
      <w:r w:rsidRPr="00B51FA5">
        <w:rPr>
          <w:rFonts w:ascii="Times New Roman"/>
          <w:bCs/>
          <w:sz w:val="23"/>
          <w:szCs w:val="23"/>
        </w:rPr>
        <w:t xml:space="preserve"> </w:t>
      </w:r>
      <w:r w:rsidRPr="00B51FA5">
        <w:rPr>
          <w:rFonts w:ascii="Times New Roman"/>
          <w:bCs/>
          <w:sz w:val="23"/>
          <w:szCs w:val="23"/>
        </w:rPr>
        <w:t>계약</w:t>
      </w:r>
      <w:r w:rsidRPr="00B51FA5">
        <w:rPr>
          <w:rFonts w:ascii="Times New Roman"/>
          <w:bCs/>
          <w:sz w:val="23"/>
          <w:szCs w:val="23"/>
        </w:rPr>
        <w:t xml:space="preserve"> </w:t>
      </w:r>
      <w:r w:rsidRPr="00B51FA5">
        <w:rPr>
          <w:rFonts w:ascii="Times New Roman"/>
          <w:bCs/>
          <w:sz w:val="23"/>
          <w:szCs w:val="23"/>
        </w:rPr>
        <w:t>모두에</w:t>
      </w:r>
      <w:r w:rsidRPr="00B51FA5">
        <w:rPr>
          <w:rFonts w:ascii="Times New Roman"/>
          <w:bCs/>
          <w:sz w:val="23"/>
          <w:szCs w:val="23"/>
        </w:rPr>
        <w:t xml:space="preserve"> </w:t>
      </w:r>
      <w:r w:rsidRPr="00B51FA5">
        <w:rPr>
          <w:rFonts w:ascii="Times New Roman"/>
          <w:bCs/>
          <w:sz w:val="23"/>
          <w:szCs w:val="23"/>
        </w:rPr>
        <w:t>명시된</w:t>
      </w:r>
      <w:r w:rsidRPr="00B51FA5">
        <w:rPr>
          <w:rFonts w:ascii="Times New Roman"/>
          <w:bCs/>
          <w:sz w:val="23"/>
          <w:szCs w:val="23"/>
        </w:rPr>
        <w:t xml:space="preserve"> </w:t>
      </w:r>
      <w:r w:rsidRPr="00B51FA5">
        <w:rPr>
          <w:rFonts w:ascii="Times New Roman"/>
          <w:bCs/>
          <w:sz w:val="23"/>
          <w:szCs w:val="23"/>
        </w:rPr>
        <w:t>일자에</w:t>
      </w:r>
      <w:r w:rsidRPr="00B51FA5">
        <w:rPr>
          <w:rFonts w:ascii="Times New Roman"/>
          <w:bCs/>
          <w:sz w:val="23"/>
          <w:szCs w:val="23"/>
        </w:rPr>
        <w:t xml:space="preserve"> </w:t>
      </w:r>
      <w:r w:rsidRPr="00B51FA5">
        <w:rPr>
          <w:rFonts w:ascii="Times New Roman"/>
          <w:bCs/>
          <w:sz w:val="23"/>
          <w:szCs w:val="23"/>
        </w:rPr>
        <w:t>본</w:t>
      </w:r>
      <w:r w:rsidRPr="00B51FA5">
        <w:rPr>
          <w:rFonts w:ascii="Times New Roman"/>
          <w:bCs/>
          <w:sz w:val="23"/>
          <w:szCs w:val="23"/>
        </w:rPr>
        <w:t xml:space="preserve"> </w:t>
      </w:r>
      <w:r w:rsidRPr="00B51FA5">
        <w:rPr>
          <w:rFonts w:ascii="Times New Roman"/>
          <w:bCs/>
          <w:sz w:val="23"/>
          <w:szCs w:val="23"/>
        </w:rPr>
        <w:t>계약</w:t>
      </w:r>
      <w:r w:rsidRPr="00B51FA5">
        <w:rPr>
          <w:rFonts w:ascii="Times New Roman" w:hint="eastAsia"/>
          <w:bCs/>
          <w:sz w:val="23"/>
          <w:szCs w:val="23"/>
        </w:rPr>
        <w:t>을</w:t>
      </w:r>
      <w:r w:rsidRPr="00B51FA5">
        <w:rPr>
          <w:rFonts w:ascii="Times New Roman" w:hint="eastAsia"/>
          <w:bCs/>
          <w:sz w:val="23"/>
          <w:szCs w:val="23"/>
        </w:rPr>
        <w:t xml:space="preserve"> </w:t>
      </w:r>
      <w:r w:rsidRPr="00B51FA5">
        <w:rPr>
          <w:rFonts w:ascii="Times New Roman" w:hint="eastAsia"/>
          <w:bCs/>
          <w:sz w:val="23"/>
          <w:szCs w:val="23"/>
        </w:rPr>
        <w:t>체결한다</w:t>
      </w:r>
      <w:r w:rsidRPr="00B51FA5">
        <w:rPr>
          <w:rFonts w:ascii="Times New Roman"/>
          <w:bCs/>
          <w:sz w:val="23"/>
          <w:szCs w:val="23"/>
        </w:rPr>
        <w:t>.</w:t>
      </w:r>
    </w:p>
    <w:p w14:paraId="6BEB4417" w14:textId="77777777" w:rsidR="00B8706A" w:rsidRPr="00B51FA5" w:rsidRDefault="00B8706A" w:rsidP="00B8706A">
      <w:pPr>
        <w:pStyle w:val="ad"/>
        <w:topLinePunct/>
        <w:spacing w:line="400" w:lineRule="atLeast"/>
        <w:rPr>
          <w:sz w:val="23"/>
          <w:szCs w:val="23"/>
        </w:rPr>
      </w:pPr>
    </w:p>
    <w:tbl>
      <w:tblPr>
        <w:tblW w:w="0" w:type="auto"/>
        <w:tblLook w:val="01E0" w:firstRow="1" w:lastRow="1" w:firstColumn="1" w:lastColumn="1" w:noHBand="0" w:noVBand="0"/>
      </w:tblPr>
      <w:tblGrid>
        <w:gridCol w:w="4586"/>
        <w:gridCol w:w="4485"/>
      </w:tblGrid>
      <w:tr w:rsidR="00B8706A" w:rsidRPr="00B51FA5" w14:paraId="00D8A4E4" w14:textId="77777777" w:rsidTr="009C3DC5">
        <w:tc>
          <w:tcPr>
            <w:tcW w:w="4586" w:type="dxa"/>
          </w:tcPr>
          <w:p w14:paraId="3BA01B3F" w14:textId="77777777" w:rsidR="00B8706A" w:rsidRPr="00B51FA5" w:rsidRDefault="00B8706A" w:rsidP="009C3DC5">
            <w:pPr>
              <w:snapToGrid w:val="0"/>
              <w:spacing w:before="180" w:after="180" w:line="360" w:lineRule="atLeast"/>
              <w:jc w:val="left"/>
              <w:rPr>
                <w:rFonts w:ascii="Times New Roman"/>
                <w:bCs/>
                <w:sz w:val="23"/>
                <w:szCs w:val="23"/>
              </w:rPr>
            </w:pPr>
            <w:r w:rsidRPr="00B51FA5">
              <w:rPr>
                <w:rFonts w:ascii="Times New Roman"/>
                <w:bCs/>
                <w:sz w:val="23"/>
                <w:szCs w:val="23"/>
              </w:rPr>
              <w:t>매</w:t>
            </w:r>
            <w:r w:rsidRPr="00B51FA5">
              <w:rPr>
                <w:rFonts w:ascii="Times New Roman" w:hint="eastAsia"/>
                <w:bCs/>
                <w:sz w:val="23"/>
                <w:szCs w:val="23"/>
              </w:rPr>
              <w:t>수인</w:t>
            </w:r>
            <w:r w:rsidRPr="00B51FA5">
              <w:rPr>
                <w:rFonts w:ascii="Times New Roman"/>
                <w:bCs/>
                <w:sz w:val="23"/>
                <w:szCs w:val="23"/>
              </w:rPr>
              <w:t xml:space="preserve">: </w:t>
            </w:r>
          </w:p>
          <w:p w14:paraId="08420127" w14:textId="77777777" w:rsidR="00B8706A" w:rsidRPr="00B51FA5" w:rsidRDefault="00B8706A" w:rsidP="009C3DC5">
            <w:pPr>
              <w:snapToGrid w:val="0"/>
              <w:spacing w:before="180" w:after="180" w:line="360" w:lineRule="atLeast"/>
              <w:jc w:val="left"/>
              <w:rPr>
                <w:rFonts w:ascii="Times New Roman"/>
                <w:bCs/>
                <w:sz w:val="23"/>
                <w:szCs w:val="23"/>
              </w:rPr>
            </w:pPr>
            <w:r w:rsidRPr="007B24AB">
              <w:rPr>
                <w:rFonts w:ascii="Times New Roman" w:hint="eastAsia"/>
                <w:bCs/>
                <w:sz w:val="23"/>
                <w:szCs w:val="23"/>
              </w:rPr>
              <w:t>한화에어로스페이스</w:t>
            </w:r>
            <w:r w:rsidRPr="007B24AB">
              <w:rPr>
                <w:rFonts w:ascii="Times New Roman" w:hint="eastAsia"/>
                <w:bCs/>
                <w:sz w:val="23"/>
                <w:szCs w:val="23"/>
              </w:rPr>
              <w:t xml:space="preserve"> </w:t>
            </w:r>
            <w:r w:rsidRPr="007B24AB">
              <w:rPr>
                <w:rFonts w:ascii="Times New Roman" w:hint="eastAsia"/>
                <w:bCs/>
                <w:sz w:val="23"/>
                <w:szCs w:val="23"/>
              </w:rPr>
              <w:t>주식회사</w:t>
            </w:r>
          </w:p>
          <w:p w14:paraId="6732F0A9" w14:textId="77777777" w:rsidR="00CC3993" w:rsidRDefault="00CC3993" w:rsidP="009C3DC5">
            <w:pPr>
              <w:snapToGrid w:val="0"/>
              <w:spacing w:before="180" w:after="180" w:line="360" w:lineRule="atLeast"/>
              <w:jc w:val="left"/>
              <w:rPr>
                <w:rFonts w:ascii="Times New Roman"/>
                <w:bCs/>
                <w:sz w:val="23"/>
                <w:szCs w:val="23"/>
              </w:rPr>
            </w:pPr>
            <w:r>
              <w:rPr>
                <w:rFonts w:ascii="Times New Roman" w:hint="eastAsia"/>
                <w:bCs/>
                <w:sz w:val="23"/>
                <w:szCs w:val="23"/>
              </w:rPr>
              <w:t>대표이사</w:t>
            </w:r>
            <w:r>
              <w:rPr>
                <w:rFonts w:ascii="Times New Roman" w:hint="eastAsia"/>
                <w:bCs/>
                <w:sz w:val="23"/>
                <w:szCs w:val="23"/>
              </w:rPr>
              <w:t xml:space="preserve"> </w:t>
            </w:r>
            <w:r>
              <w:rPr>
                <w:rFonts w:ascii="Times New Roman"/>
                <w:bCs/>
                <w:sz w:val="23"/>
                <w:szCs w:val="23"/>
              </w:rPr>
              <w:t xml:space="preserve">  </w:t>
            </w:r>
            <w:proofErr w:type="gramStart"/>
            <w:r>
              <w:rPr>
                <w:rFonts w:ascii="Times New Roman" w:hint="eastAsia"/>
                <w:bCs/>
                <w:sz w:val="23"/>
                <w:szCs w:val="23"/>
              </w:rPr>
              <w:t>신</w:t>
            </w:r>
            <w:r>
              <w:rPr>
                <w:rFonts w:ascii="Times New Roman" w:hint="eastAsia"/>
                <w:bCs/>
                <w:sz w:val="23"/>
                <w:szCs w:val="23"/>
              </w:rPr>
              <w:t xml:space="preserve"> </w:t>
            </w:r>
            <w:r>
              <w:rPr>
                <w:rFonts w:ascii="Times New Roman"/>
                <w:bCs/>
                <w:sz w:val="23"/>
                <w:szCs w:val="23"/>
              </w:rPr>
              <w:t xml:space="preserve"> </w:t>
            </w:r>
            <w:r>
              <w:rPr>
                <w:rFonts w:ascii="Times New Roman" w:hint="eastAsia"/>
                <w:bCs/>
                <w:sz w:val="23"/>
                <w:szCs w:val="23"/>
              </w:rPr>
              <w:t>현</w:t>
            </w:r>
            <w:proofErr w:type="gramEnd"/>
            <w:r>
              <w:rPr>
                <w:rFonts w:ascii="Times New Roman" w:hint="eastAsia"/>
                <w:bCs/>
                <w:sz w:val="23"/>
                <w:szCs w:val="23"/>
              </w:rPr>
              <w:t xml:space="preserve"> </w:t>
            </w:r>
            <w:r>
              <w:rPr>
                <w:rFonts w:ascii="Times New Roman"/>
                <w:bCs/>
                <w:sz w:val="23"/>
                <w:szCs w:val="23"/>
              </w:rPr>
              <w:t xml:space="preserve"> </w:t>
            </w:r>
            <w:r>
              <w:rPr>
                <w:rFonts w:ascii="Times New Roman" w:hint="eastAsia"/>
                <w:bCs/>
                <w:sz w:val="23"/>
                <w:szCs w:val="23"/>
              </w:rPr>
              <w:t>우</w:t>
            </w:r>
            <w:r>
              <w:rPr>
                <w:rFonts w:ascii="Times New Roman" w:hint="eastAsia"/>
                <w:bCs/>
                <w:sz w:val="23"/>
                <w:szCs w:val="23"/>
              </w:rPr>
              <w:t xml:space="preserve">    (</w:t>
            </w:r>
            <w:r>
              <w:rPr>
                <w:rFonts w:ascii="Times New Roman" w:hint="eastAsia"/>
                <w:bCs/>
                <w:sz w:val="23"/>
                <w:szCs w:val="23"/>
              </w:rPr>
              <w:t>인</w:t>
            </w:r>
            <w:r>
              <w:rPr>
                <w:rFonts w:ascii="Times New Roman" w:hint="eastAsia"/>
                <w:bCs/>
                <w:sz w:val="23"/>
                <w:szCs w:val="23"/>
              </w:rPr>
              <w:t>)</w:t>
            </w:r>
          </w:p>
          <w:p w14:paraId="284765C7" w14:textId="77777777" w:rsidR="00B8706A" w:rsidRPr="000575B1" w:rsidRDefault="00B8706A" w:rsidP="009C3DC5">
            <w:pPr>
              <w:snapToGrid w:val="0"/>
              <w:spacing w:before="180" w:after="180" w:line="360" w:lineRule="atLeast"/>
              <w:jc w:val="left"/>
              <w:rPr>
                <w:rFonts w:ascii="Times New Roman"/>
                <w:bCs/>
                <w:sz w:val="23"/>
                <w:szCs w:val="23"/>
              </w:rPr>
            </w:pPr>
            <w:r w:rsidRPr="000575B1">
              <w:rPr>
                <w:rFonts w:ascii="Times New Roman"/>
                <w:bCs/>
                <w:sz w:val="23"/>
                <w:szCs w:val="23"/>
              </w:rPr>
              <w:t>__________________________</w:t>
            </w:r>
          </w:p>
          <w:p w14:paraId="561849B9" w14:textId="77777777" w:rsidR="00B8706A" w:rsidRPr="00B51FA5" w:rsidRDefault="00B8706A" w:rsidP="009C3DC5">
            <w:pPr>
              <w:snapToGrid w:val="0"/>
              <w:spacing w:before="180" w:after="180" w:line="360" w:lineRule="atLeast"/>
              <w:jc w:val="left"/>
              <w:rPr>
                <w:rFonts w:ascii="Times New Roman"/>
                <w:bCs/>
                <w:sz w:val="23"/>
                <w:szCs w:val="23"/>
              </w:rPr>
            </w:pPr>
          </w:p>
        </w:tc>
        <w:tc>
          <w:tcPr>
            <w:tcW w:w="4485" w:type="dxa"/>
          </w:tcPr>
          <w:p w14:paraId="7CD13484" w14:textId="77777777" w:rsidR="00B8706A" w:rsidRPr="00B51FA5" w:rsidRDefault="00B8706A" w:rsidP="009C3DC5">
            <w:pPr>
              <w:snapToGrid w:val="0"/>
              <w:spacing w:before="180" w:after="180" w:line="360" w:lineRule="atLeast"/>
              <w:jc w:val="left"/>
              <w:rPr>
                <w:rFonts w:ascii="Times New Roman"/>
                <w:bCs/>
                <w:sz w:val="23"/>
                <w:szCs w:val="23"/>
              </w:rPr>
            </w:pPr>
          </w:p>
        </w:tc>
      </w:tr>
    </w:tbl>
    <w:p w14:paraId="123A78E7" w14:textId="39E1F30B" w:rsidR="00786425" w:rsidRPr="00B51FA5" w:rsidDel="006E333E" w:rsidRDefault="00786425" w:rsidP="00786425">
      <w:pPr>
        <w:pStyle w:val="ad"/>
        <w:topLinePunct/>
        <w:spacing w:line="300" w:lineRule="atLeast"/>
        <w:ind w:right="480"/>
        <w:rPr>
          <w:del w:id="243" w:author="Yulchon" w:date="2022-07-27T22:41:00Z"/>
        </w:rPr>
      </w:pPr>
    </w:p>
    <w:p w14:paraId="683CE0A0" w14:textId="2C35C39D" w:rsidR="00786425" w:rsidRPr="00B51FA5" w:rsidDel="006E333E" w:rsidRDefault="00786425" w:rsidP="00786425">
      <w:pPr>
        <w:rPr>
          <w:del w:id="244" w:author="Yulchon" w:date="2022-07-27T22:41:00Z"/>
        </w:rPr>
      </w:pPr>
    </w:p>
    <w:p w14:paraId="02825400" w14:textId="52F07C11" w:rsidR="006E333E" w:rsidRDefault="006E333E">
      <w:pPr>
        <w:widowControl/>
        <w:wordWrap/>
        <w:autoSpaceDE/>
        <w:autoSpaceDN/>
        <w:spacing w:line="276" w:lineRule="auto"/>
        <w:rPr>
          <w:ins w:id="245" w:author="Yulchon" w:date="2022-07-27T22:40:00Z"/>
        </w:rPr>
      </w:pPr>
    </w:p>
    <w:p w14:paraId="5E28D485" w14:textId="77777777" w:rsidR="006E333E" w:rsidRDefault="006E333E">
      <w:pPr>
        <w:widowControl/>
        <w:wordWrap/>
        <w:autoSpaceDE/>
        <w:autoSpaceDN/>
        <w:spacing w:line="276" w:lineRule="auto"/>
        <w:rPr>
          <w:ins w:id="246" w:author="Yulchon" w:date="2022-07-27T22:41:00Z"/>
          <w:rFonts w:hAnsi="바탕"/>
          <w:b/>
          <w:sz w:val="23"/>
          <w:szCs w:val="23"/>
        </w:rPr>
      </w:pPr>
      <w:ins w:id="247" w:author="Yulchon" w:date="2022-07-27T22:41:00Z">
        <w:r>
          <w:rPr>
            <w:rFonts w:hAnsi="바탕"/>
            <w:b/>
            <w:sz w:val="23"/>
            <w:szCs w:val="23"/>
          </w:rPr>
          <w:br w:type="page"/>
        </w:r>
      </w:ins>
    </w:p>
    <w:p w14:paraId="24BE5FBD" w14:textId="2C9C6D8B" w:rsidR="00224D3E" w:rsidRDefault="00224D3E" w:rsidP="00224D3E">
      <w:pPr>
        <w:spacing w:before="360" w:after="240" w:line="360" w:lineRule="auto"/>
        <w:rPr>
          <w:ins w:id="248" w:author="Yulchon" w:date="2022-07-27T22:46:00Z"/>
          <w:rFonts w:hAnsi="바탕"/>
          <w:b/>
          <w:sz w:val="23"/>
          <w:szCs w:val="23"/>
        </w:rPr>
      </w:pPr>
      <w:ins w:id="249" w:author="Yulchon" w:date="2022-07-27T22:46:00Z">
        <w:r w:rsidRPr="00D66DD0">
          <w:rPr>
            <w:rFonts w:hAnsi="바탕" w:hint="eastAsia"/>
            <w:b/>
            <w:sz w:val="23"/>
            <w:szCs w:val="23"/>
          </w:rPr>
          <w:t>별첨</w:t>
        </w:r>
        <w:r>
          <w:rPr>
            <w:rFonts w:hAnsi="바탕"/>
            <w:b/>
            <w:sz w:val="23"/>
            <w:szCs w:val="23"/>
          </w:rPr>
          <w:t xml:space="preserve"> 1.1</w:t>
        </w:r>
      </w:ins>
    </w:p>
    <w:p w14:paraId="7FEC493D" w14:textId="2651D198" w:rsidR="00224D3E" w:rsidRPr="00224D3E" w:rsidDel="009271D1" w:rsidRDefault="00224D3E">
      <w:pPr>
        <w:spacing w:before="360" w:after="240" w:line="360" w:lineRule="auto"/>
        <w:jc w:val="center"/>
        <w:rPr>
          <w:ins w:id="250" w:author="Yulchon" w:date="2022-07-27T22:46:00Z"/>
          <w:del w:id="251" w:author="hanwha" w:date="2022-07-28T09:46:00Z"/>
          <w:rFonts w:hAnsi="바탕"/>
          <w:b/>
          <w:sz w:val="23"/>
          <w:szCs w:val="23"/>
          <w:u w:val="single"/>
          <w:rPrChange w:id="252" w:author="Yulchon" w:date="2022-07-27T22:46:00Z">
            <w:rPr>
              <w:ins w:id="253" w:author="Yulchon" w:date="2022-07-27T22:46:00Z"/>
              <w:del w:id="254" w:author="hanwha" w:date="2022-07-28T09:46:00Z"/>
              <w:rFonts w:hAnsi="바탕"/>
              <w:b/>
              <w:sz w:val="23"/>
              <w:szCs w:val="23"/>
            </w:rPr>
          </w:rPrChange>
        </w:rPr>
        <w:pPrChange w:id="255" w:author="Yulchon" w:date="2022-07-27T22:46:00Z">
          <w:pPr>
            <w:spacing w:before="360" w:after="240" w:line="360" w:lineRule="auto"/>
          </w:pPr>
        </w:pPrChange>
      </w:pPr>
      <w:ins w:id="256" w:author="Yulchon" w:date="2022-07-27T22:48:00Z">
        <w:del w:id="257" w:author="hanwha" w:date="2022-07-28T09:46:00Z">
          <w:r w:rsidDel="009271D1">
            <w:rPr>
              <w:rFonts w:hAnsi="바탕" w:hint="eastAsia"/>
              <w:b/>
              <w:sz w:val="23"/>
              <w:szCs w:val="23"/>
              <w:u w:val="single"/>
            </w:rPr>
            <w:delText xml:space="preserve">본건 </w:delText>
          </w:r>
        </w:del>
      </w:ins>
      <w:ins w:id="258" w:author="Yulchon" w:date="2022-07-27T22:46:00Z">
        <w:del w:id="259" w:author="hanwha" w:date="2022-07-28T09:46:00Z">
          <w:r w:rsidRPr="00224D3E" w:rsidDel="009271D1">
            <w:rPr>
              <w:rFonts w:hAnsi="바탕" w:hint="eastAsia"/>
              <w:b/>
              <w:sz w:val="23"/>
              <w:szCs w:val="23"/>
              <w:u w:val="single"/>
              <w:rPrChange w:id="260" w:author="Yulchon" w:date="2022-07-27T22:46:00Z">
                <w:rPr>
                  <w:rFonts w:hAnsi="바탕" w:hint="eastAsia"/>
                  <w:b/>
                  <w:sz w:val="23"/>
                  <w:szCs w:val="23"/>
                </w:rPr>
              </w:rPrChange>
            </w:rPr>
            <w:delText>분할계획서</w:delText>
          </w:r>
        </w:del>
      </w:ins>
    </w:p>
    <w:p w14:paraId="11C9B7D4" w14:textId="77777777" w:rsidR="009271D1" w:rsidRPr="009271D1" w:rsidRDefault="009271D1" w:rsidP="009271D1">
      <w:pPr>
        <w:spacing w:line="384" w:lineRule="atLeast"/>
        <w:jc w:val="center"/>
        <w:rPr>
          <w:ins w:id="261" w:author="hanwha" w:date="2022-07-28T09:46:00Z"/>
          <w:rFonts w:ascii="맑은 고딕" w:eastAsia="맑은 고딕" w:hAnsi="맑은 고딕"/>
          <w:b/>
          <w:bCs/>
          <w:szCs w:val="20"/>
        </w:rPr>
      </w:pPr>
      <w:ins w:id="262" w:author="hanwha" w:date="2022-07-28T09:46:00Z">
        <w:r w:rsidRPr="009271D1">
          <w:fldChar w:fldCharType="begin"/>
        </w:r>
        <w:r w:rsidRPr="009271D1">
          <w:instrText xml:space="preserve"> HYPERLINK "file:///C:/DOCUME~1/0010195/LOCALS~1/Temp/~$DartHTML-TOC.htm" \l "11" \t "toc" </w:instrText>
        </w:r>
        <w:r w:rsidRPr="009271D1">
          <w:fldChar w:fldCharType="separate"/>
        </w:r>
        <w:r w:rsidRPr="009271D1">
          <w:rPr>
            <w:rFonts w:ascii="맑은 고딕" w:eastAsia="맑은 고딕" w:hAnsi="맑은 고딕"/>
            <w:b/>
            <w:bCs/>
            <w:sz w:val="36"/>
            <w:szCs w:val="20"/>
          </w:rPr>
          <w:t>분할계획서</w:t>
        </w:r>
        <w:r w:rsidRPr="009271D1">
          <w:rPr>
            <w:rFonts w:ascii="맑은 고딕" w:eastAsia="맑은 고딕" w:hAnsi="맑은 고딕"/>
            <w:b/>
            <w:bCs/>
            <w:sz w:val="36"/>
            <w:szCs w:val="20"/>
          </w:rPr>
          <w:fldChar w:fldCharType="end"/>
        </w:r>
      </w:ins>
    </w:p>
    <w:p w14:paraId="029DF73E" w14:textId="77777777" w:rsidR="009271D1" w:rsidRPr="009271D1" w:rsidRDefault="009271D1" w:rsidP="009271D1">
      <w:pPr>
        <w:snapToGrid w:val="0"/>
        <w:spacing w:line="400" w:lineRule="exact"/>
        <w:rPr>
          <w:ins w:id="263" w:author="hanwha" w:date="2022-07-28T09:46:00Z"/>
          <w:rFonts w:ascii="맑은 고딕" w:eastAsia="맑은 고딕" w:hAnsi="맑은 고딕"/>
          <w:szCs w:val="20"/>
        </w:rPr>
      </w:pPr>
    </w:p>
    <w:p w14:paraId="0122B3FC" w14:textId="77777777" w:rsidR="009271D1" w:rsidRPr="009271D1" w:rsidRDefault="009271D1" w:rsidP="009271D1">
      <w:pPr>
        <w:snapToGrid w:val="0"/>
        <w:spacing w:line="400" w:lineRule="exact"/>
        <w:rPr>
          <w:ins w:id="264" w:author="hanwha" w:date="2022-07-28T09:46:00Z"/>
          <w:rFonts w:ascii="맑은 고딕" w:eastAsia="맑은 고딕" w:hAnsi="맑은 고딕"/>
          <w:szCs w:val="20"/>
        </w:rPr>
      </w:pPr>
    </w:p>
    <w:p w14:paraId="2B5F6F57" w14:textId="77777777" w:rsidR="009271D1" w:rsidRPr="009271D1" w:rsidRDefault="009271D1" w:rsidP="009271D1">
      <w:pPr>
        <w:snapToGrid w:val="0"/>
        <w:spacing w:line="400" w:lineRule="exact"/>
        <w:rPr>
          <w:ins w:id="265" w:author="hanwha" w:date="2022-07-28T09:46:00Z"/>
          <w:rFonts w:ascii="맑은 고딕" w:eastAsia="맑은 고딕" w:hAnsi="맑은 고딕"/>
          <w:szCs w:val="20"/>
        </w:rPr>
      </w:pPr>
      <w:ins w:id="266" w:author="hanwha" w:date="2022-07-28T09:46:00Z">
        <w:r w:rsidRPr="009271D1">
          <w:rPr>
            <w:rFonts w:ascii="맑은 고딕" w:eastAsia="맑은 고딕" w:hAnsi="맑은 고딕"/>
            <w:szCs w:val="20"/>
          </w:rPr>
          <w:t>주식회사</w:t>
        </w:r>
        <w:r w:rsidRPr="009271D1">
          <w:rPr>
            <w:rFonts w:ascii="맑은 고딕" w:eastAsia="맑은 고딕" w:hAnsi="맑은 고딕" w:hint="eastAsia"/>
            <w:szCs w:val="20"/>
          </w:rPr>
          <w:t xml:space="preserve"> 한화</w:t>
        </w:r>
        <w:r w:rsidRPr="009271D1">
          <w:rPr>
            <w:rFonts w:ascii="맑은 고딕" w:eastAsia="맑은 고딕" w:hAnsi="맑은 고딕"/>
            <w:szCs w:val="20"/>
          </w:rPr>
          <w:t>(이하 “</w:t>
        </w:r>
        <w:proofErr w:type="spellStart"/>
        <w:r w:rsidRPr="009271D1">
          <w:rPr>
            <w:rFonts w:ascii="맑은 고딕" w:eastAsia="맑은 고딕" w:hAnsi="맑은 고딕"/>
            <w:szCs w:val="20"/>
          </w:rPr>
          <w:t>분할회사</w:t>
        </w:r>
        <w:proofErr w:type="spellEnd"/>
        <w:r w:rsidRPr="009271D1">
          <w:rPr>
            <w:rFonts w:ascii="맑은 고딕" w:eastAsia="맑은 고딕" w:hAnsi="맑은 고딕"/>
            <w:szCs w:val="20"/>
          </w:rPr>
          <w:t>”라 함)는 상법 제530조의2 내지 제530조의12의 규정이 정하는 바에 따라</w:t>
        </w:r>
        <w:r w:rsidRPr="009271D1">
          <w:rPr>
            <w:rFonts w:ascii="맑은 고딕" w:eastAsia="맑은 고딕" w:hAnsi="맑은 고딕" w:hint="eastAsia"/>
            <w:szCs w:val="20"/>
          </w:rPr>
          <w:t xml:space="preserve"> 영위하는 사업 중 </w:t>
        </w:r>
        <w:proofErr w:type="spellStart"/>
        <w:r w:rsidRPr="009271D1">
          <w:rPr>
            <w:rFonts w:ascii="맑은 고딕" w:eastAsia="맑은 고딕" w:hAnsi="맑은 고딕" w:hint="eastAsia"/>
            <w:szCs w:val="20"/>
          </w:rPr>
          <w:t>분할대상</w:t>
        </w:r>
        <w:proofErr w:type="spellEnd"/>
        <w:r w:rsidRPr="009271D1">
          <w:rPr>
            <w:rFonts w:ascii="맑은 고딕" w:eastAsia="맑은 고딕" w:hAnsi="맑은 고딕" w:hint="eastAsia"/>
            <w:szCs w:val="20"/>
          </w:rPr>
          <w:t xml:space="preserve"> 사업부문(이하에서 정의됨)을 </w:t>
        </w:r>
        <w:proofErr w:type="spellStart"/>
        <w:r w:rsidRPr="009271D1">
          <w:rPr>
            <w:rFonts w:ascii="맑은 고딕" w:eastAsia="맑은 고딕" w:hAnsi="맑은 고딕" w:hint="eastAsia"/>
            <w:szCs w:val="20"/>
          </w:rPr>
          <w:t>단순</w:t>
        </w:r>
        <w:r w:rsidRPr="009271D1">
          <w:rPr>
            <w:rFonts w:ascii="맑은 고딕" w:eastAsia="맑은 고딕" w:hAnsi="맑은 고딕"/>
            <w:szCs w:val="20"/>
          </w:rPr>
          <w:t>ㆍ물적분할</w:t>
        </w:r>
        <w:proofErr w:type="spellEnd"/>
        <w:r w:rsidRPr="009271D1">
          <w:rPr>
            <w:rFonts w:ascii="맑은 고딕" w:eastAsia="맑은 고딕" w:hAnsi="맑은 고딕" w:hint="eastAsia"/>
            <w:szCs w:val="20"/>
          </w:rPr>
          <w:t xml:space="preserve"> 방식으로 분할하여 </w:t>
        </w:r>
        <w:r w:rsidRPr="009271D1">
          <w:rPr>
            <w:rFonts w:ascii="맑은 고딕" w:eastAsia="맑은 고딕" w:hAnsi="맑은 고딕" w:hint="eastAsia"/>
            <w:color w:val="000000" w:themeColor="text1"/>
            <w:szCs w:val="20"/>
          </w:rPr>
          <w:t xml:space="preserve">주식회사 </w:t>
        </w:r>
        <w:proofErr w:type="spellStart"/>
        <w:r w:rsidRPr="009271D1">
          <w:rPr>
            <w:rFonts w:ascii="맑은 고딕" w:eastAsia="맑은 고딕" w:hAnsi="맑은 고딕" w:hint="eastAsia"/>
            <w:color w:val="000000" w:themeColor="text1"/>
            <w:szCs w:val="20"/>
          </w:rPr>
          <w:t>한화방산</w:t>
        </w:r>
        <w:proofErr w:type="spellEnd"/>
        <w:r w:rsidRPr="009271D1">
          <w:rPr>
            <w:rFonts w:ascii="맑은 고딕" w:eastAsia="맑은 고딕" w:hAnsi="맑은 고딕" w:hint="eastAsia"/>
            <w:szCs w:val="20"/>
          </w:rPr>
          <w:t>(가칭,</w:t>
        </w:r>
        <w:r w:rsidRPr="009271D1">
          <w:rPr>
            <w:rFonts w:ascii="맑은 고딕" w:eastAsia="맑은 고딕" w:hAnsi="맑은 고딕"/>
            <w:szCs w:val="20"/>
          </w:rPr>
          <w:t xml:space="preserve"> </w:t>
        </w:r>
        <w:r w:rsidRPr="009271D1">
          <w:rPr>
            <w:rFonts w:ascii="맑은 고딕" w:eastAsia="맑은 고딕" w:hAnsi="맑은 고딕" w:hint="eastAsia"/>
            <w:szCs w:val="20"/>
          </w:rPr>
          <w:t xml:space="preserve">이하 </w:t>
        </w:r>
        <w:r w:rsidRPr="009271D1">
          <w:rPr>
            <w:rFonts w:ascii="맑은 고딕" w:eastAsia="맑은 고딕" w:hAnsi="맑은 고딕"/>
            <w:szCs w:val="20"/>
          </w:rPr>
          <w:t>“</w:t>
        </w:r>
        <w:r w:rsidRPr="009271D1">
          <w:rPr>
            <w:rFonts w:ascii="맑은 고딕" w:eastAsia="맑은 고딕" w:hAnsi="맑은 고딕" w:hint="eastAsia"/>
            <w:szCs w:val="20"/>
          </w:rPr>
          <w:t>분할신설회사</w:t>
        </w:r>
        <w:r w:rsidRPr="009271D1">
          <w:rPr>
            <w:rFonts w:ascii="맑은 고딕" w:eastAsia="맑은 고딕" w:hAnsi="맑은 고딕"/>
            <w:szCs w:val="20"/>
          </w:rPr>
          <w:t>”</w:t>
        </w:r>
        <w:r w:rsidRPr="009271D1">
          <w:rPr>
            <w:rFonts w:ascii="맑은 고딕" w:eastAsia="맑은 고딕" w:hAnsi="맑은 고딕" w:hint="eastAsia"/>
            <w:szCs w:val="20"/>
          </w:rPr>
          <w:t xml:space="preserve">)을 설립하고, </w:t>
        </w:r>
        <w:proofErr w:type="spellStart"/>
        <w:r w:rsidRPr="009271D1">
          <w:rPr>
            <w:rFonts w:ascii="맑은 고딕" w:eastAsia="맑은 고딕" w:hAnsi="맑은 고딕" w:hint="eastAsia"/>
            <w:szCs w:val="20"/>
          </w:rPr>
          <w:t>분할회사는</w:t>
        </w:r>
        <w:proofErr w:type="spellEnd"/>
        <w:r w:rsidRPr="009271D1">
          <w:rPr>
            <w:rFonts w:ascii="맑은 고딕" w:eastAsia="맑은 고딕" w:hAnsi="맑은 고딕" w:hint="eastAsia"/>
            <w:szCs w:val="20"/>
          </w:rPr>
          <w:t xml:space="preserve"> 주식회사 한화(분할 후 존속하는 회사를 말하며 이하 </w:t>
        </w:r>
        <w:r w:rsidRPr="009271D1">
          <w:rPr>
            <w:rFonts w:ascii="맑은 고딕" w:eastAsia="맑은 고딕" w:hAnsi="맑은 고딕"/>
            <w:szCs w:val="20"/>
          </w:rPr>
          <w:t>“</w:t>
        </w:r>
        <w:r w:rsidRPr="009271D1">
          <w:rPr>
            <w:rFonts w:ascii="맑은 고딕" w:eastAsia="맑은 고딕" w:hAnsi="맑은 고딕" w:hint="eastAsia"/>
            <w:szCs w:val="20"/>
          </w:rPr>
          <w:t>분할존속회사</w:t>
        </w:r>
        <w:r w:rsidRPr="009271D1">
          <w:rPr>
            <w:rFonts w:ascii="맑은 고딕" w:eastAsia="맑은 고딕" w:hAnsi="맑은 고딕"/>
            <w:szCs w:val="20"/>
          </w:rPr>
          <w:t>”</w:t>
        </w:r>
        <w:r w:rsidRPr="009271D1">
          <w:rPr>
            <w:rFonts w:ascii="맑은 고딕" w:eastAsia="맑은 고딕" w:hAnsi="맑은 고딕" w:hint="eastAsia"/>
            <w:szCs w:val="20"/>
          </w:rPr>
          <w:t>)로 존속하고자 한다.</w:t>
        </w:r>
      </w:ins>
    </w:p>
    <w:p w14:paraId="073F2E33" w14:textId="77777777" w:rsidR="009271D1" w:rsidRPr="009271D1" w:rsidRDefault="009271D1" w:rsidP="009271D1">
      <w:pPr>
        <w:spacing w:after="240" w:line="384" w:lineRule="atLeast"/>
        <w:rPr>
          <w:ins w:id="267" w:author="hanwha" w:date="2022-07-28T09:46:00Z"/>
          <w:rFonts w:ascii="맑은 고딕" w:eastAsia="맑은 고딕" w:hAnsi="맑은 고딕"/>
          <w:szCs w:val="20"/>
        </w:rPr>
      </w:pPr>
    </w:p>
    <w:p w14:paraId="1DDC19CF" w14:textId="77777777" w:rsidR="009271D1" w:rsidRPr="009271D1" w:rsidRDefault="009271D1" w:rsidP="009271D1">
      <w:pPr>
        <w:spacing w:line="384" w:lineRule="atLeast"/>
        <w:rPr>
          <w:ins w:id="268" w:author="hanwha" w:date="2022-07-28T09:46:00Z"/>
          <w:rFonts w:ascii="맑은 고딕" w:eastAsia="맑은 고딕" w:hAnsi="맑은 고딕"/>
          <w:b/>
          <w:szCs w:val="20"/>
        </w:rPr>
      </w:pPr>
      <w:ins w:id="269" w:author="hanwha" w:date="2022-07-28T09:46:00Z">
        <w:r w:rsidRPr="009271D1">
          <w:rPr>
            <w:rFonts w:ascii="맑은 고딕" w:eastAsia="맑은 고딕" w:hAnsi="맑은 고딕"/>
            <w:b/>
            <w:szCs w:val="20"/>
          </w:rPr>
          <w:t>1. 분할의 목적</w:t>
        </w:r>
      </w:ins>
    </w:p>
    <w:p w14:paraId="1FD6C9AB" w14:textId="77777777" w:rsidR="009271D1" w:rsidRPr="009271D1" w:rsidRDefault="009271D1" w:rsidP="009271D1">
      <w:pPr>
        <w:widowControl/>
        <w:numPr>
          <w:ilvl w:val="0"/>
          <w:numId w:val="85"/>
        </w:numPr>
        <w:autoSpaceDE/>
        <w:autoSpaceDN/>
        <w:spacing w:after="200" w:line="384" w:lineRule="atLeast"/>
        <w:rPr>
          <w:ins w:id="270" w:author="hanwha" w:date="2022-07-28T09:46:00Z"/>
          <w:szCs w:val="20"/>
        </w:rPr>
      </w:pPr>
      <w:proofErr w:type="spellStart"/>
      <w:ins w:id="271" w:author="hanwha" w:date="2022-07-28T09:46:00Z">
        <w:r w:rsidRPr="009271D1">
          <w:rPr>
            <w:rFonts w:hint="eastAsia"/>
            <w:szCs w:val="20"/>
          </w:rPr>
          <w:t>분할회사는</w:t>
        </w:r>
        <w:proofErr w:type="spellEnd"/>
        <w:r w:rsidRPr="009271D1">
          <w:rPr>
            <w:rFonts w:hint="eastAsia"/>
            <w:szCs w:val="20"/>
          </w:rPr>
          <w:t xml:space="preserve"> 영위하는 사업 중</w:t>
        </w:r>
        <w:r w:rsidRPr="009271D1">
          <w:rPr>
            <w:szCs w:val="20"/>
          </w:rPr>
          <w:t xml:space="preserve"> </w:t>
        </w:r>
        <w:r w:rsidRPr="009271D1">
          <w:rPr>
            <w:rFonts w:hint="eastAsia"/>
            <w:kern w:val="0"/>
            <w:szCs w:val="20"/>
          </w:rPr>
          <w:t>방산 사업부문</w:t>
        </w:r>
        <w:r w:rsidRPr="009271D1">
          <w:rPr>
            <w:szCs w:val="20"/>
          </w:rPr>
          <w:t>(</w:t>
        </w:r>
        <w:r w:rsidRPr="009271D1">
          <w:rPr>
            <w:rFonts w:hint="eastAsia"/>
            <w:szCs w:val="20"/>
          </w:rPr>
          <w:t xml:space="preserve">이하 </w:t>
        </w:r>
        <w:r w:rsidRPr="009271D1">
          <w:rPr>
            <w:szCs w:val="20"/>
          </w:rPr>
          <w:t>“</w:t>
        </w:r>
        <w:proofErr w:type="spellStart"/>
        <w:r w:rsidRPr="009271D1">
          <w:rPr>
            <w:rFonts w:hint="eastAsia"/>
            <w:szCs w:val="20"/>
          </w:rPr>
          <w:t>분할대상</w:t>
        </w:r>
        <w:proofErr w:type="spellEnd"/>
        <w:r w:rsidRPr="009271D1">
          <w:rPr>
            <w:rFonts w:hint="eastAsia"/>
            <w:szCs w:val="20"/>
          </w:rPr>
          <w:t xml:space="preserve"> 사업부문</w:t>
        </w:r>
        <w:r w:rsidRPr="009271D1">
          <w:rPr>
            <w:szCs w:val="20"/>
          </w:rPr>
          <w:t>”</w:t>
        </w:r>
        <w:r w:rsidRPr="009271D1">
          <w:rPr>
            <w:rFonts w:hint="eastAsia"/>
            <w:szCs w:val="20"/>
          </w:rPr>
          <w:t xml:space="preserve">)을 </w:t>
        </w:r>
        <w:proofErr w:type="spellStart"/>
        <w:r w:rsidRPr="009271D1">
          <w:rPr>
            <w:rFonts w:hint="eastAsia"/>
            <w:szCs w:val="20"/>
          </w:rPr>
          <w:t>단순</w:t>
        </w:r>
        <w:r w:rsidRPr="009271D1">
          <w:rPr>
            <w:szCs w:val="20"/>
          </w:rPr>
          <w:t>ㆍ물적분할</w:t>
        </w:r>
        <w:proofErr w:type="spellEnd"/>
        <w:r w:rsidRPr="009271D1">
          <w:rPr>
            <w:rFonts w:hint="eastAsia"/>
            <w:szCs w:val="20"/>
          </w:rPr>
          <w:t xml:space="preserve"> 방식으로 분할(이하 </w:t>
        </w:r>
        <w:r w:rsidRPr="009271D1">
          <w:rPr>
            <w:szCs w:val="20"/>
          </w:rPr>
          <w:t>“</w:t>
        </w:r>
        <w:r w:rsidRPr="009271D1">
          <w:rPr>
            <w:rFonts w:hint="eastAsia"/>
            <w:szCs w:val="20"/>
          </w:rPr>
          <w:t>본건 분할</w:t>
        </w:r>
        <w:r w:rsidRPr="009271D1">
          <w:rPr>
            <w:szCs w:val="20"/>
          </w:rPr>
          <w:t>”</w:t>
        </w:r>
        <w:r w:rsidRPr="009271D1">
          <w:rPr>
            <w:rFonts w:hint="eastAsia"/>
            <w:szCs w:val="20"/>
          </w:rPr>
          <w:t>)하여 분할신설회사를 설립하고,</w:t>
        </w:r>
        <w:r w:rsidRPr="009271D1">
          <w:rPr>
            <w:szCs w:val="20"/>
          </w:rPr>
          <w:t xml:space="preserve"> </w:t>
        </w:r>
        <w:r w:rsidRPr="009271D1">
          <w:rPr>
            <w:rFonts w:hint="eastAsia"/>
            <w:szCs w:val="20"/>
          </w:rPr>
          <w:t xml:space="preserve">분할 후 </w:t>
        </w:r>
        <w:proofErr w:type="spellStart"/>
        <w:r w:rsidRPr="009271D1">
          <w:rPr>
            <w:rFonts w:hint="eastAsia"/>
            <w:szCs w:val="20"/>
          </w:rPr>
          <w:t>분할회사는</w:t>
        </w:r>
        <w:proofErr w:type="spellEnd"/>
        <w:r w:rsidRPr="009271D1">
          <w:rPr>
            <w:rFonts w:hint="eastAsia"/>
            <w:szCs w:val="20"/>
          </w:rPr>
          <w:t xml:space="preserve"> 존속한다.</w:t>
        </w:r>
        <w:r w:rsidRPr="009271D1">
          <w:rPr>
            <w:szCs w:val="20"/>
          </w:rPr>
          <w:t xml:space="preserve"> </w:t>
        </w:r>
      </w:ins>
    </w:p>
    <w:p w14:paraId="0E036E71" w14:textId="77777777" w:rsidR="009271D1" w:rsidRPr="009271D1" w:rsidRDefault="009271D1" w:rsidP="009271D1">
      <w:pPr>
        <w:widowControl/>
        <w:numPr>
          <w:ilvl w:val="0"/>
          <w:numId w:val="85"/>
        </w:numPr>
        <w:autoSpaceDE/>
        <w:autoSpaceDN/>
        <w:spacing w:after="200" w:line="384" w:lineRule="atLeast"/>
        <w:rPr>
          <w:ins w:id="272" w:author="hanwha" w:date="2022-07-28T09:46:00Z"/>
          <w:szCs w:val="20"/>
        </w:rPr>
      </w:pPr>
      <w:ins w:id="273" w:author="hanwha" w:date="2022-07-28T09:46:00Z">
        <w:r w:rsidRPr="009271D1">
          <w:rPr>
            <w:rFonts w:hint="eastAsia"/>
            <w:szCs w:val="20"/>
          </w:rPr>
          <w:t xml:space="preserve">본건 분할 완료 후, </w:t>
        </w:r>
        <w:proofErr w:type="spellStart"/>
        <w:r w:rsidRPr="009271D1">
          <w:rPr>
            <w:rFonts w:hint="eastAsia"/>
            <w:szCs w:val="20"/>
          </w:rPr>
          <w:t>분할회사는</w:t>
        </w:r>
        <w:proofErr w:type="spellEnd"/>
        <w:r w:rsidRPr="009271D1">
          <w:rPr>
            <w:rFonts w:hint="eastAsia"/>
            <w:szCs w:val="20"/>
          </w:rPr>
          <w:t xml:space="preserve"> </w:t>
        </w:r>
        <w:proofErr w:type="spellStart"/>
        <w:r w:rsidRPr="009271D1">
          <w:rPr>
            <w:rFonts w:hint="eastAsia"/>
            <w:szCs w:val="20"/>
          </w:rPr>
          <w:t>분할회사가</w:t>
        </w:r>
        <w:proofErr w:type="spellEnd"/>
        <w:r w:rsidRPr="009271D1">
          <w:rPr>
            <w:rFonts w:hint="eastAsia"/>
            <w:szCs w:val="20"/>
          </w:rPr>
          <w:t xml:space="preserve"> 보유하게 되는 분할신설회사의 지분 전부를 한화에어로스페이스 </w:t>
        </w:r>
        <w:proofErr w:type="spellStart"/>
        <w:r w:rsidRPr="009271D1">
          <w:rPr>
            <w:rFonts w:hint="eastAsia"/>
            <w:szCs w:val="20"/>
          </w:rPr>
          <w:t>주식회사에게</w:t>
        </w:r>
        <w:proofErr w:type="spellEnd"/>
        <w:r w:rsidRPr="009271D1">
          <w:rPr>
            <w:rFonts w:hint="eastAsia"/>
            <w:szCs w:val="20"/>
          </w:rPr>
          <w:t xml:space="preserve"> 매도할 예정이다.</w:t>
        </w:r>
      </w:ins>
    </w:p>
    <w:p w14:paraId="34B0A18E" w14:textId="77777777" w:rsidR="009271D1" w:rsidRPr="009271D1" w:rsidRDefault="009271D1" w:rsidP="009271D1">
      <w:pPr>
        <w:widowControl/>
        <w:numPr>
          <w:ilvl w:val="0"/>
          <w:numId w:val="85"/>
        </w:numPr>
        <w:autoSpaceDE/>
        <w:autoSpaceDN/>
        <w:spacing w:after="200" w:line="384" w:lineRule="atLeast"/>
        <w:rPr>
          <w:ins w:id="274" w:author="hanwha" w:date="2022-07-28T09:46:00Z"/>
          <w:szCs w:val="20"/>
        </w:rPr>
      </w:pPr>
      <w:ins w:id="275" w:author="hanwha" w:date="2022-07-28T09:46:00Z">
        <w:r w:rsidRPr="009271D1">
          <w:rPr>
            <w:szCs w:val="20"/>
          </w:rPr>
          <w:t xml:space="preserve">방산 매각 재원을 활용하여 </w:t>
        </w:r>
        <w:proofErr w:type="spellStart"/>
        <w:r w:rsidRPr="009271D1">
          <w:rPr>
            <w:rFonts w:hint="eastAsia"/>
            <w:szCs w:val="20"/>
          </w:rPr>
          <w:t>분할회사</w:t>
        </w:r>
        <w:proofErr w:type="spellEnd"/>
        <w:r w:rsidRPr="009271D1">
          <w:rPr>
            <w:szCs w:val="20"/>
          </w:rPr>
          <w:t xml:space="preserve"> </w:t>
        </w:r>
        <w:proofErr w:type="spellStart"/>
        <w:r w:rsidRPr="009271D1">
          <w:rPr>
            <w:szCs w:val="20"/>
          </w:rPr>
          <w:t>자체사업의</w:t>
        </w:r>
        <w:proofErr w:type="spellEnd"/>
        <w:r w:rsidRPr="009271D1">
          <w:rPr>
            <w:szCs w:val="20"/>
          </w:rPr>
          <w:t xml:space="preserve"> 중장기 수익성과 성장성을 제고</w:t>
        </w:r>
        <w:r w:rsidRPr="009271D1">
          <w:rPr>
            <w:rFonts w:hint="eastAsia"/>
            <w:szCs w:val="20"/>
          </w:rPr>
          <w:t>하고,</w:t>
        </w:r>
        <w:r w:rsidRPr="009271D1">
          <w:rPr>
            <w:szCs w:val="20"/>
          </w:rPr>
          <w:t xml:space="preserve"> </w:t>
        </w:r>
        <w:proofErr w:type="spellStart"/>
        <w:r w:rsidRPr="009271D1">
          <w:rPr>
            <w:szCs w:val="20"/>
          </w:rPr>
          <w:t>방산사업은</w:t>
        </w:r>
        <w:proofErr w:type="spellEnd"/>
        <w:r w:rsidRPr="009271D1">
          <w:rPr>
            <w:szCs w:val="20"/>
          </w:rPr>
          <w:t xml:space="preserve"> 한화에어로스페이스 </w:t>
        </w:r>
        <w:r w:rsidRPr="009271D1">
          <w:rPr>
            <w:rFonts w:hint="eastAsia"/>
            <w:szCs w:val="20"/>
          </w:rPr>
          <w:t>주식회사</w:t>
        </w:r>
        <w:r w:rsidRPr="009271D1">
          <w:rPr>
            <w:szCs w:val="20"/>
          </w:rPr>
          <w:t>로 일원화하여 자회사 사업 및 지분가치 극대화</w:t>
        </w:r>
        <w:r w:rsidRPr="009271D1">
          <w:rPr>
            <w:rFonts w:hint="eastAsia"/>
            <w:szCs w:val="20"/>
          </w:rPr>
          <w:t>한다.</w:t>
        </w:r>
      </w:ins>
    </w:p>
    <w:p w14:paraId="7732A521" w14:textId="77777777" w:rsidR="009271D1" w:rsidRPr="009271D1" w:rsidRDefault="009271D1" w:rsidP="009271D1">
      <w:pPr>
        <w:widowControl/>
        <w:numPr>
          <w:ilvl w:val="0"/>
          <w:numId w:val="85"/>
        </w:numPr>
        <w:autoSpaceDE/>
        <w:autoSpaceDN/>
        <w:spacing w:after="200" w:line="384" w:lineRule="atLeast"/>
        <w:rPr>
          <w:ins w:id="276" w:author="hanwha" w:date="2022-07-28T09:46:00Z"/>
          <w:szCs w:val="20"/>
        </w:rPr>
      </w:pPr>
      <w:ins w:id="277" w:author="hanwha" w:date="2022-07-28T09:46:00Z">
        <w:r w:rsidRPr="009271D1">
          <w:rPr>
            <w:rFonts w:hint="eastAsia"/>
            <w:szCs w:val="20"/>
          </w:rPr>
          <w:t>상기와 같은 지배구조 체계 변경을 통하여 궁극적으로 분할존속회사의 사업 역량을 집중하여 기업가치와 주주의 가치를 제고한다.</w:t>
        </w:r>
        <w:r w:rsidRPr="009271D1">
          <w:rPr>
            <w:szCs w:val="20"/>
          </w:rPr>
          <w:t xml:space="preserve"> </w:t>
        </w:r>
      </w:ins>
    </w:p>
    <w:p w14:paraId="6CF5D1B1" w14:textId="77777777" w:rsidR="009271D1" w:rsidRPr="009271D1" w:rsidRDefault="009271D1" w:rsidP="009271D1">
      <w:pPr>
        <w:spacing w:line="384" w:lineRule="atLeast"/>
        <w:rPr>
          <w:ins w:id="278" w:author="hanwha" w:date="2022-07-28T09:46:00Z"/>
          <w:color w:val="FF0000"/>
          <w:szCs w:val="20"/>
        </w:rPr>
      </w:pPr>
    </w:p>
    <w:p w14:paraId="2D7A6EB6" w14:textId="77777777" w:rsidR="009271D1" w:rsidRPr="009271D1" w:rsidRDefault="009271D1" w:rsidP="009271D1">
      <w:pPr>
        <w:spacing w:after="240" w:line="384" w:lineRule="atLeast"/>
        <w:rPr>
          <w:ins w:id="279" w:author="hanwha" w:date="2022-07-28T09:46:00Z"/>
          <w:rFonts w:ascii="맑은 고딕" w:eastAsia="맑은 고딕" w:hAnsi="맑은 고딕"/>
          <w:b/>
          <w:szCs w:val="20"/>
        </w:rPr>
      </w:pPr>
      <w:ins w:id="280" w:author="hanwha" w:date="2022-07-28T09:46:00Z">
        <w:r w:rsidRPr="009271D1">
          <w:rPr>
            <w:rFonts w:ascii="맑은 고딕" w:eastAsia="맑은 고딕" w:hAnsi="맑은 고딕"/>
            <w:b/>
            <w:szCs w:val="20"/>
          </w:rPr>
          <w:t>2. 분할의 방법</w:t>
        </w:r>
      </w:ins>
    </w:p>
    <w:p w14:paraId="4CF5F5E3" w14:textId="77777777" w:rsidR="009271D1" w:rsidRPr="009271D1" w:rsidRDefault="009271D1" w:rsidP="009271D1">
      <w:pPr>
        <w:widowControl/>
        <w:numPr>
          <w:ilvl w:val="0"/>
          <w:numId w:val="90"/>
        </w:numPr>
        <w:autoSpaceDE/>
        <w:autoSpaceDN/>
        <w:spacing w:after="200" w:line="384" w:lineRule="atLeast"/>
        <w:rPr>
          <w:ins w:id="281" w:author="hanwha" w:date="2022-07-28T09:46:00Z"/>
          <w:kern w:val="0"/>
          <w:szCs w:val="20"/>
        </w:rPr>
      </w:pPr>
      <w:ins w:id="282" w:author="hanwha" w:date="2022-07-28T09:46:00Z">
        <w:r w:rsidRPr="009271D1">
          <w:rPr>
            <w:kern w:val="0"/>
            <w:szCs w:val="20"/>
          </w:rPr>
          <w:t xml:space="preserve">상법 제530조의2 내지 제530조의12의 규정이 정하는 바에 따라 </w:t>
        </w:r>
        <w:proofErr w:type="spellStart"/>
        <w:r w:rsidRPr="009271D1">
          <w:rPr>
            <w:kern w:val="0"/>
            <w:szCs w:val="20"/>
          </w:rPr>
          <w:t>분할회사</w:t>
        </w:r>
        <w:r w:rsidRPr="009271D1">
          <w:rPr>
            <w:rFonts w:hint="eastAsia"/>
            <w:kern w:val="0"/>
            <w:szCs w:val="20"/>
          </w:rPr>
          <w:t>는</w:t>
        </w:r>
        <w:proofErr w:type="spellEnd"/>
        <w:r w:rsidRPr="009271D1">
          <w:rPr>
            <w:rFonts w:hint="eastAsia"/>
            <w:kern w:val="0"/>
            <w:szCs w:val="20"/>
          </w:rPr>
          <w:t xml:space="preserve"> </w:t>
        </w:r>
        <w:proofErr w:type="spellStart"/>
        <w:r w:rsidRPr="009271D1">
          <w:rPr>
            <w:rFonts w:hint="eastAsia"/>
            <w:kern w:val="0"/>
            <w:szCs w:val="20"/>
          </w:rPr>
          <w:t>분할대상</w:t>
        </w:r>
        <w:proofErr w:type="spellEnd"/>
        <w:r w:rsidRPr="009271D1">
          <w:rPr>
            <w:rFonts w:hint="eastAsia"/>
            <w:kern w:val="0"/>
            <w:szCs w:val="20"/>
          </w:rPr>
          <w:t xml:space="preserve"> 사업부문을 분할하여 분할신설회사를 설립하고,</w:t>
        </w:r>
        <w:r w:rsidRPr="009271D1">
          <w:rPr>
            <w:kern w:val="0"/>
            <w:szCs w:val="20"/>
          </w:rPr>
          <w:t xml:space="preserve"> </w:t>
        </w:r>
        <w:proofErr w:type="spellStart"/>
        <w:r w:rsidRPr="009271D1">
          <w:rPr>
            <w:rFonts w:hint="eastAsia"/>
            <w:kern w:val="0"/>
            <w:szCs w:val="20"/>
          </w:rPr>
          <w:t>분할회사가</w:t>
        </w:r>
        <w:proofErr w:type="spellEnd"/>
        <w:r w:rsidRPr="009271D1">
          <w:rPr>
            <w:rFonts w:hint="eastAsia"/>
            <w:kern w:val="0"/>
            <w:szCs w:val="20"/>
          </w:rPr>
          <w:t xml:space="preserve"> 존속하면서 분할신설회사 발행주식의 </w:t>
        </w:r>
        <w:r w:rsidRPr="009271D1">
          <w:rPr>
            <w:kern w:val="0"/>
            <w:szCs w:val="20"/>
          </w:rPr>
          <w:t>100%</w:t>
        </w:r>
        <w:r w:rsidRPr="009271D1">
          <w:rPr>
            <w:rFonts w:hint="eastAsia"/>
            <w:kern w:val="0"/>
            <w:szCs w:val="20"/>
          </w:rPr>
          <w:t xml:space="preserve">를 보유하는 </w:t>
        </w:r>
        <w:proofErr w:type="spellStart"/>
        <w:r w:rsidRPr="009271D1">
          <w:rPr>
            <w:rFonts w:hint="eastAsia"/>
            <w:kern w:val="0"/>
            <w:szCs w:val="20"/>
          </w:rPr>
          <w:t>물적분할</w:t>
        </w:r>
        <w:proofErr w:type="spellEnd"/>
        <w:r w:rsidRPr="009271D1">
          <w:rPr>
            <w:rFonts w:hint="eastAsia"/>
            <w:kern w:val="0"/>
            <w:szCs w:val="20"/>
          </w:rPr>
          <w:t xml:space="preserve"> 방식으로 분할하며,</w:t>
        </w:r>
        <w:r w:rsidRPr="009271D1">
          <w:rPr>
            <w:kern w:val="0"/>
            <w:szCs w:val="20"/>
          </w:rPr>
          <w:t xml:space="preserve"> </w:t>
        </w:r>
        <w:r w:rsidRPr="009271D1">
          <w:rPr>
            <w:rFonts w:hint="eastAsia"/>
            <w:kern w:val="0"/>
            <w:szCs w:val="20"/>
          </w:rPr>
          <w:t>분할존속회사는 상장법인으로 존속하고 분할신설회사는 비상장법인이 된다.</w:t>
        </w:r>
      </w:ins>
    </w:p>
    <w:p w14:paraId="12E6E108" w14:textId="77777777" w:rsidR="009271D1" w:rsidRPr="009271D1" w:rsidRDefault="009271D1" w:rsidP="009271D1">
      <w:pPr>
        <w:widowControl/>
        <w:spacing w:line="300" w:lineRule="auto"/>
        <w:ind w:left="400"/>
        <w:rPr>
          <w:ins w:id="283" w:author="hanwha" w:date="2022-07-28T09:46:00Z"/>
          <w:rFonts w:ascii="맑은 고딕" w:eastAsia="맑은 고딕" w:hAnsi="맑은 고딕"/>
          <w:kern w:val="0"/>
          <w:szCs w:val="20"/>
        </w:rPr>
      </w:pPr>
      <w:ins w:id="284" w:author="hanwha" w:date="2022-07-28T09:46:00Z">
        <w:r w:rsidRPr="009271D1">
          <w:rPr>
            <w:rFonts w:ascii="맑은 고딕" w:eastAsia="맑은 고딕" w:hAnsi="맑은 고딕"/>
            <w:kern w:val="0"/>
            <w:szCs w:val="20"/>
          </w:rPr>
          <w:t>【회사 분할 내용】</w:t>
        </w:r>
      </w:ins>
    </w:p>
    <w:tbl>
      <w:tblPr>
        <w:tblW w:w="8869"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05"/>
        <w:gridCol w:w="1927"/>
        <w:gridCol w:w="3526"/>
        <w:gridCol w:w="1611"/>
      </w:tblGrid>
      <w:tr w:rsidR="009271D1" w:rsidRPr="009271D1" w14:paraId="7F49FB0F" w14:textId="77777777" w:rsidTr="006C3448">
        <w:trPr>
          <w:trHeight w:val="351"/>
          <w:tblHeader/>
          <w:ins w:id="285" w:author="hanwha" w:date="2022-07-28T09:46:00Z"/>
        </w:trPr>
        <w:tc>
          <w:tcPr>
            <w:tcW w:w="1805" w:type="dxa"/>
            <w:shd w:val="clear" w:color="auto" w:fill="DCDCDC"/>
            <w:vAlign w:val="center"/>
          </w:tcPr>
          <w:p w14:paraId="3E53A209" w14:textId="77777777" w:rsidR="009271D1" w:rsidRPr="009271D1" w:rsidRDefault="009271D1" w:rsidP="009271D1">
            <w:pPr>
              <w:spacing w:line="384" w:lineRule="atLeast"/>
              <w:jc w:val="center"/>
              <w:rPr>
                <w:ins w:id="286" w:author="hanwha" w:date="2022-07-28T09:46:00Z"/>
                <w:rFonts w:ascii="맑은 고딕" w:eastAsia="맑은 고딕" w:hAnsi="맑은 고딕"/>
                <w:b/>
                <w:szCs w:val="20"/>
              </w:rPr>
            </w:pPr>
            <w:ins w:id="287" w:author="hanwha" w:date="2022-07-28T09:46:00Z">
              <w:r w:rsidRPr="009271D1">
                <w:rPr>
                  <w:rFonts w:ascii="맑은 고딕" w:eastAsia="맑은 고딕" w:hAnsi="맑은 고딕"/>
                  <w:b/>
                  <w:szCs w:val="20"/>
                </w:rPr>
                <w:t>구분</w:t>
              </w:r>
            </w:ins>
          </w:p>
        </w:tc>
        <w:tc>
          <w:tcPr>
            <w:tcW w:w="1927" w:type="dxa"/>
            <w:shd w:val="clear" w:color="auto" w:fill="DCDCDC"/>
            <w:vAlign w:val="center"/>
          </w:tcPr>
          <w:p w14:paraId="297BFA9A" w14:textId="77777777" w:rsidR="009271D1" w:rsidRPr="009271D1" w:rsidRDefault="009271D1" w:rsidP="009271D1">
            <w:pPr>
              <w:spacing w:line="384" w:lineRule="atLeast"/>
              <w:jc w:val="center"/>
              <w:rPr>
                <w:ins w:id="288" w:author="hanwha" w:date="2022-07-28T09:46:00Z"/>
                <w:rFonts w:ascii="맑은 고딕" w:eastAsia="맑은 고딕" w:hAnsi="맑은 고딕"/>
                <w:b/>
                <w:szCs w:val="20"/>
              </w:rPr>
            </w:pPr>
            <w:ins w:id="289" w:author="hanwha" w:date="2022-07-28T09:46:00Z">
              <w:r w:rsidRPr="009271D1">
                <w:rPr>
                  <w:rFonts w:ascii="맑은 고딕" w:eastAsia="맑은 고딕" w:hAnsi="맑은 고딕" w:hint="eastAsia"/>
                  <w:b/>
                  <w:szCs w:val="20"/>
                </w:rPr>
                <w:t>상호</w:t>
              </w:r>
            </w:ins>
          </w:p>
        </w:tc>
        <w:tc>
          <w:tcPr>
            <w:tcW w:w="3526" w:type="dxa"/>
            <w:shd w:val="clear" w:color="auto" w:fill="DCDCDC"/>
            <w:vAlign w:val="center"/>
          </w:tcPr>
          <w:p w14:paraId="1449BCCA" w14:textId="77777777" w:rsidR="009271D1" w:rsidRPr="009271D1" w:rsidRDefault="009271D1" w:rsidP="009271D1">
            <w:pPr>
              <w:spacing w:line="384" w:lineRule="atLeast"/>
              <w:jc w:val="center"/>
              <w:rPr>
                <w:ins w:id="290" w:author="hanwha" w:date="2022-07-28T09:46:00Z"/>
                <w:rFonts w:ascii="맑은 고딕" w:eastAsia="맑은 고딕" w:hAnsi="맑은 고딕"/>
                <w:b/>
                <w:szCs w:val="20"/>
              </w:rPr>
            </w:pPr>
            <w:ins w:id="291" w:author="hanwha" w:date="2022-07-28T09:46:00Z">
              <w:r w:rsidRPr="009271D1">
                <w:rPr>
                  <w:rFonts w:ascii="맑은 고딕" w:eastAsia="맑은 고딕" w:hAnsi="맑은 고딕"/>
                  <w:b/>
                  <w:szCs w:val="20"/>
                </w:rPr>
                <w:t>사업부문</w:t>
              </w:r>
            </w:ins>
          </w:p>
        </w:tc>
        <w:tc>
          <w:tcPr>
            <w:tcW w:w="1611" w:type="dxa"/>
            <w:shd w:val="clear" w:color="auto" w:fill="DCDCDC"/>
          </w:tcPr>
          <w:p w14:paraId="6BDC58DD" w14:textId="77777777" w:rsidR="009271D1" w:rsidRPr="009271D1" w:rsidRDefault="009271D1" w:rsidP="009271D1">
            <w:pPr>
              <w:spacing w:line="384" w:lineRule="atLeast"/>
              <w:jc w:val="center"/>
              <w:rPr>
                <w:ins w:id="292" w:author="hanwha" w:date="2022-07-28T09:46:00Z"/>
                <w:rFonts w:ascii="맑은 고딕" w:eastAsia="맑은 고딕" w:hAnsi="맑은 고딕"/>
                <w:b/>
                <w:szCs w:val="20"/>
              </w:rPr>
            </w:pPr>
            <w:ins w:id="293" w:author="hanwha" w:date="2022-07-28T09:46:00Z">
              <w:r w:rsidRPr="009271D1">
                <w:rPr>
                  <w:rFonts w:ascii="맑은 고딕" w:eastAsia="맑은 고딕" w:hAnsi="맑은 고딕" w:hint="eastAsia"/>
                  <w:b/>
                  <w:szCs w:val="20"/>
                </w:rPr>
                <w:t>비고</w:t>
              </w:r>
            </w:ins>
          </w:p>
        </w:tc>
      </w:tr>
      <w:tr w:rsidR="009271D1" w:rsidRPr="009271D1" w14:paraId="2B26128B" w14:textId="77777777" w:rsidTr="006C3448">
        <w:trPr>
          <w:trHeight w:val="633"/>
          <w:ins w:id="294" w:author="hanwha" w:date="2022-07-28T09:46:00Z"/>
        </w:trPr>
        <w:tc>
          <w:tcPr>
            <w:tcW w:w="1805" w:type="dxa"/>
            <w:shd w:val="clear" w:color="auto" w:fill="auto"/>
            <w:vAlign w:val="center"/>
          </w:tcPr>
          <w:p w14:paraId="54317A7D" w14:textId="77777777" w:rsidR="009271D1" w:rsidRPr="009271D1" w:rsidRDefault="009271D1" w:rsidP="009271D1">
            <w:pPr>
              <w:spacing w:line="384" w:lineRule="atLeast"/>
              <w:jc w:val="center"/>
              <w:rPr>
                <w:ins w:id="295" w:author="hanwha" w:date="2022-07-28T09:46:00Z"/>
                <w:rFonts w:ascii="맑은 고딕" w:eastAsia="맑은 고딕" w:hAnsi="맑은 고딕"/>
                <w:szCs w:val="20"/>
              </w:rPr>
            </w:pPr>
            <w:ins w:id="296" w:author="hanwha" w:date="2022-07-28T09:46:00Z">
              <w:r w:rsidRPr="009271D1">
                <w:rPr>
                  <w:rFonts w:ascii="맑은 고딕" w:eastAsia="맑은 고딕" w:hAnsi="맑은 고딕"/>
                  <w:szCs w:val="20"/>
                </w:rPr>
                <w:t>분할존속회사</w:t>
              </w:r>
            </w:ins>
          </w:p>
        </w:tc>
        <w:tc>
          <w:tcPr>
            <w:tcW w:w="1927" w:type="dxa"/>
            <w:shd w:val="clear" w:color="auto" w:fill="auto"/>
            <w:vAlign w:val="center"/>
          </w:tcPr>
          <w:p w14:paraId="0934F9FC" w14:textId="77777777" w:rsidR="009271D1" w:rsidRPr="009271D1" w:rsidRDefault="009271D1" w:rsidP="009271D1">
            <w:pPr>
              <w:spacing w:line="384" w:lineRule="atLeast"/>
              <w:jc w:val="center"/>
              <w:rPr>
                <w:ins w:id="297" w:author="hanwha" w:date="2022-07-28T09:46:00Z"/>
                <w:rFonts w:ascii="맑은 고딕" w:eastAsia="맑은 고딕" w:hAnsi="맑은 고딕"/>
                <w:szCs w:val="20"/>
              </w:rPr>
            </w:pPr>
            <w:ins w:id="298" w:author="hanwha" w:date="2022-07-28T09:46:00Z">
              <w:r w:rsidRPr="009271D1">
                <w:rPr>
                  <w:rFonts w:ascii="맑은 고딕" w:eastAsia="맑은 고딕" w:hAnsi="맑은 고딕" w:hint="eastAsia"/>
                  <w:szCs w:val="20"/>
                </w:rPr>
                <w:t>주식회사 한화</w:t>
              </w:r>
            </w:ins>
          </w:p>
        </w:tc>
        <w:tc>
          <w:tcPr>
            <w:tcW w:w="3526" w:type="dxa"/>
            <w:shd w:val="clear" w:color="auto" w:fill="auto"/>
            <w:vAlign w:val="center"/>
          </w:tcPr>
          <w:p w14:paraId="5066F397" w14:textId="77777777" w:rsidR="009271D1" w:rsidRPr="009271D1" w:rsidRDefault="009271D1" w:rsidP="009271D1">
            <w:pPr>
              <w:spacing w:line="384" w:lineRule="atLeast"/>
              <w:jc w:val="center"/>
              <w:rPr>
                <w:ins w:id="299" w:author="hanwha" w:date="2022-07-28T09:46:00Z"/>
                <w:rFonts w:ascii="맑은 고딕" w:eastAsia="맑은 고딕" w:hAnsi="맑은 고딕"/>
                <w:szCs w:val="20"/>
              </w:rPr>
            </w:pPr>
            <w:proofErr w:type="spellStart"/>
            <w:ins w:id="300" w:author="hanwha" w:date="2022-07-28T09:46:00Z">
              <w:r w:rsidRPr="009271D1">
                <w:rPr>
                  <w:rFonts w:ascii="맑은 고딕" w:eastAsia="맑은 고딕" w:hAnsi="맑은 고딕" w:hint="eastAsia"/>
                  <w:szCs w:val="20"/>
                </w:rPr>
                <w:t>분할대상</w:t>
              </w:r>
              <w:proofErr w:type="spellEnd"/>
              <w:r w:rsidRPr="009271D1">
                <w:rPr>
                  <w:rFonts w:ascii="맑은 고딕" w:eastAsia="맑은 고딕" w:hAnsi="맑은 고딕" w:hint="eastAsia"/>
                  <w:szCs w:val="20"/>
                </w:rPr>
                <w:t xml:space="preserve"> 사업부문을 제외한 사업부문</w:t>
              </w:r>
            </w:ins>
          </w:p>
        </w:tc>
        <w:tc>
          <w:tcPr>
            <w:tcW w:w="1611" w:type="dxa"/>
            <w:vAlign w:val="center"/>
          </w:tcPr>
          <w:p w14:paraId="189BC6CB" w14:textId="77777777" w:rsidR="009271D1" w:rsidRPr="009271D1" w:rsidRDefault="009271D1" w:rsidP="009271D1">
            <w:pPr>
              <w:spacing w:line="384" w:lineRule="atLeast"/>
              <w:jc w:val="center"/>
              <w:rPr>
                <w:ins w:id="301" w:author="hanwha" w:date="2022-07-28T09:46:00Z"/>
                <w:rFonts w:ascii="맑은 고딕" w:eastAsia="맑은 고딕" w:hAnsi="맑은 고딕"/>
                <w:szCs w:val="20"/>
              </w:rPr>
            </w:pPr>
            <w:ins w:id="302" w:author="hanwha" w:date="2022-07-28T09:46:00Z">
              <w:r w:rsidRPr="009271D1">
                <w:rPr>
                  <w:rFonts w:ascii="맑은 고딕" w:eastAsia="맑은 고딕" w:hAnsi="맑은 고딕" w:hint="eastAsia"/>
                  <w:szCs w:val="20"/>
                </w:rPr>
                <w:t>상장법인</w:t>
              </w:r>
            </w:ins>
          </w:p>
        </w:tc>
      </w:tr>
      <w:tr w:rsidR="009271D1" w:rsidRPr="009271D1" w14:paraId="4B669D22" w14:textId="77777777" w:rsidTr="006C3448">
        <w:trPr>
          <w:trHeight w:val="633"/>
          <w:ins w:id="303" w:author="hanwha" w:date="2022-07-28T09:46:00Z"/>
        </w:trPr>
        <w:tc>
          <w:tcPr>
            <w:tcW w:w="1805" w:type="dxa"/>
            <w:shd w:val="clear" w:color="auto" w:fill="auto"/>
            <w:vAlign w:val="center"/>
          </w:tcPr>
          <w:p w14:paraId="6EA22C32" w14:textId="77777777" w:rsidR="009271D1" w:rsidRPr="009271D1" w:rsidRDefault="009271D1" w:rsidP="009271D1">
            <w:pPr>
              <w:spacing w:line="384" w:lineRule="atLeast"/>
              <w:jc w:val="center"/>
              <w:rPr>
                <w:ins w:id="304" w:author="hanwha" w:date="2022-07-28T09:46:00Z"/>
                <w:rFonts w:ascii="맑은 고딕" w:eastAsia="맑은 고딕" w:hAnsi="맑은 고딕"/>
                <w:szCs w:val="20"/>
              </w:rPr>
            </w:pPr>
            <w:ins w:id="305" w:author="hanwha" w:date="2022-07-28T09:46:00Z">
              <w:r w:rsidRPr="009271D1">
                <w:rPr>
                  <w:rFonts w:ascii="맑은 고딕" w:eastAsia="맑은 고딕" w:hAnsi="맑은 고딕"/>
                  <w:szCs w:val="20"/>
                </w:rPr>
                <w:t>분할신설회사</w:t>
              </w:r>
            </w:ins>
          </w:p>
        </w:tc>
        <w:tc>
          <w:tcPr>
            <w:tcW w:w="1927" w:type="dxa"/>
            <w:shd w:val="clear" w:color="auto" w:fill="auto"/>
            <w:vAlign w:val="center"/>
          </w:tcPr>
          <w:p w14:paraId="5E8661DD" w14:textId="77777777" w:rsidR="009271D1" w:rsidRPr="009271D1" w:rsidRDefault="009271D1" w:rsidP="009271D1">
            <w:pPr>
              <w:spacing w:line="384" w:lineRule="atLeast"/>
              <w:jc w:val="center"/>
              <w:rPr>
                <w:ins w:id="306" w:author="hanwha" w:date="2022-07-28T09:46:00Z"/>
                <w:rFonts w:ascii="맑은 고딕" w:eastAsia="맑은 고딕" w:hAnsi="맑은 고딕"/>
                <w:szCs w:val="20"/>
              </w:rPr>
            </w:pPr>
            <w:ins w:id="307" w:author="hanwha" w:date="2022-07-28T09:46:00Z">
              <w:r w:rsidRPr="009271D1">
                <w:rPr>
                  <w:rFonts w:ascii="맑은 고딕" w:eastAsia="맑은 고딕" w:hAnsi="맑은 고딕" w:hint="eastAsia"/>
                  <w:color w:val="000000" w:themeColor="text1"/>
                  <w:szCs w:val="20"/>
                </w:rPr>
                <w:t xml:space="preserve">주식회사 </w:t>
              </w:r>
              <w:proofErr w:type="spellStart"/>
              <w:r w:rsidRPr="009271D1">
                <w:rPr>
                  <w:rFonts w:ascii="맑은 고딕" w:eastAsia="맑은 고딕" w:hAnsi="맑은 고딕" w:hint="eastAsia"/>
                  <w:color w:val="000000" w:themeColor="text1"/>
                  <w:szCs w:val="20"/>
                </w:rPr>
                <w:t>한화방산</w:t>
              </w:r>
              <w:proofErr w:type="spellEnd"/>
            </w:ins>
          </w:p>
        </w:tc>
        <w:tc>
          <w:tcPr>
            <w:tcW w:w="3526" w:type="dxa"/>
            <w:shd w:val="clear" w:color="auto" w:fill="auto"/>
            <w:vAlign w:val="center"/>
          </w:tcPr>
          <w:p w14:paraId="6465441C" w14:textId="77777777" w:rsidR="009271D1" w:rsidRPr="009271D1" w:rsidRDefault="009271D1" w:rsidP="009271D1">
            <w:pPr>
              <w:spacing w:line="384" w:lineRule="atLeast"/>
              <w:jc w:val="center"/>
              <w:rPr>
                <w:ins w:id="308" w:author="hanwha" w:date="2022-07-28T09:46:00Z"/>
                <w:rFonts w:ascii="맑은 고딕" w:eastAsia="맑은 고딕" w:hAnsi="맑은 고딕"/>
                <w:szCs w:val="20"/>
              </w:rPr>
            </w:pPr>
            <w:ins w:id="309" w:author="hanwha" w:date="2022-07-28T09:46:00Z">
              <w:r w:rsidRPr="009271D1">
                <w:rPr>
                  <w:rFonts w:ascii="맑은 고딕" w:eastAsia="맑은 고딕" w:hAnsi="맑은 고딕" w:hint="eastAsia"/>
                  <w:szCs w:val="20"/>
                </w:rPr>
                <w:t>방산 사업부문</w:t>
              </w:r>
            </w:ins>
          </w:p>
        </w:tc>
        <w:tc>
          <w:tcPr>
            <w:tcW w:w="1611" w:type="dxa"/>
            <w:vAlign w:val="center"/>
          </w:tcPr>
          <w:p w14:paraId="1BF2C46F" w14:textId="77777777" w:rsidR="009271D1" w:rsidRPr="009271D1" w:rsidRDefault="009271D1" w:rsidP="009271D1">
            <w:pPr>
              <w:spacing w:line="384" w:lineRule="atLeast"/>
              <w:jc w:val="center"/>
              <w:rPr>
                <w:ins w:id="310" w:author="hanwha" w:date="2022-07-28T09:46:00Z"/>
                <w:rFonts w:ascii="맑은 고딕" w:eastAsia="맑은 고딕" w:hAnsi="맑은 고딕"/>
                <w:szCs w:val="20"/>
              </w:rPr>
            </w:pPr>
            <w:ins w:id="311" w:author="hanwha" w:date="2022-07-28T09:46:00Z">
              <w:r w:rsidRPr="009271D1">
                <w:rPr>
                  <w:rFonts w:ascii="맑은 고딕" w:eastAsia="맑은 고딕" w:hAnsi="맑은 고딕" w:hint="eastAsia"/>
                  <w:color w:val="000000" w:themeColor="text1"/>
                  <w:szCs w:val="20"/>
                </w:rPr>
                <w:t>비상장법인</w:t>
              </w:r>
            </w:ins>
          </w:p>
        </w:tc>
      </w:tr>
    </w:tbl>
    <w:p w14:paraId="3AA6EDC7" w14:textId="77777777" w:rsidR="009271D1" w:rsidRPr="009271D1" w:rsidRDefault="009271D1" w:rsidP="009271D1">
      <w:pPr>
        <w:spacing w:line="384" w:lineRule="atLeast"/>
        <w:ind w:leftChars="200" w:left="400"/>
        <w:rPr>
          <w:ins w:id="312" w:author="hanwha" w:date="2022-07-28T09:46:00Z"/>
          <w:rFonts w:ascii="맑은 고딕" w:eastAsia="맑은 고딕" w:hAnsi="맑은 고딕"/>
          <w:sz w:val="18"/>
          <w:szCs w:val="18"/>
        </w:rPr>
      </w:pPr>
      <w:ins w:id="313" w:author="hanwha" w:date="2022-07-28T09:46:00Z">
        <w:r w:rsidRPr="009271D1">
          <w:rPr>
            <w:rFonts w:ascii="맑은 고딕" w:eastAsia="맑은 고딕" w:hAnsi="맑은 고딕"/>
            <w:sz w:val="18"/>
            <w:szCs w:val="18"/>
          </w:rPr>
          <w:t xml:space="preserve">주1) </w:t>
        </w:r>
        <w:r w:rsidRPr="009271D1">
          <w:rPr>
            <w:rFonts w:ascii="맑은 고딕" w:eastAsia="맑은 고딕" w:hAnsi="맑은 고딕" w:hint="eastAsia"/>
            <w:sz w:val="18"/>
            <w:szCs w:val="18"/>
          </w:rPr>
          <w:t xml:space="preserve">분할신설회사의 상호는 </w:t>
        </w:r>
        <w:proofErr w:type="spellStart"/>
        <w:r w:rsidRPr="009271D1">
          <w:rPr>
            <w:rFonts w:ascii="맑은 고딕" w:eastAsia="맑은 고딕" w:hAnsi="맑은 고딕" w:hint="eastAsia"/>
            <w:sz w:val="18"/>
            <w:szCs w:val="18"/>
          </w:rPr>
          <w:t>분할계획서</w:t>
        </w:r>
        <w:proofErr w:type="spellEnd"/>
        <w:r w:rsidRPr="009271D1">
          <w:rPr>
            <w:rFonts w:ascii="맑은 고딕" w:eastAsia="맑은 고딕" w:hAnsi="맑은 고딕" w:hint="eastAsia"/>
            <w:sz w:val="18"/>
            <w:szCs w:val="18"/>
          </w:rPr>
          <w:t xml:space="preserve"> 승인을 위한 주주총회 또는 분할신설회사 창립총회에서 변경될 수 있음</w:t>
        </w:r>
        <w:r w:rsidRPr="009271D1">
          <w:rPr>
            <w:rFonts w:ascii="맑은 고딕" w:eastAsia="맑은 고딕" w:hAnsi="맑은 고딕"/>
            <w:sz w:val="18"/>
            <w:szCs w:val="18"/>
          </w:rPr>
          <w:t>.</w:t>
        </w:r>
      </w:ins>
    </w:p>
    <w:p w14:paraId="30FCCFA0" w14:textId="77777777" w:rsidR="009271D1" w:rsidRPr="009271D1" w:rsidRDefault="009271D1" w:rsidP="009271D1">
      <w:pPr>
        <w:spacing w:line="384" w:lineRule="atLeast"/>
        <w:ind w:leftChars="200" w:left="400"/>
        <w:rPr>
          <w:ins w:id="314" w:author="hanwha" w:date="2022-07-28T09:46:00Z"/>
          <w:rFonts w:ascii="맑은 고딕" w:eastAsia="맑은 고딕" w:hAnsi="맑은 고딕"/>
          <w:sz w:val="18"/>
          <w:szCs w:val="18"/>
        </w:rPr>
      </w:pPr>
      <w:ins w:id="315" w:author="hanwha" w:date="2022-07-28T09:46:00Z">
        <w:r w:rsidRPr="009271D1">
          <w:rPr>
            <w:rFonts w:ascii="맑은 고딕" w:eastAsia="맑은 고딕" w:hAnsi="맑은 고딕"/>
            <w:sz w:val="18"/>
            <w:szCs w:val="18"/>
          </w:rPr>
          <w:t xml:space="preserve">주2) </w:t>
        </w:r>
        <w:r w:rsidRPr="009271D1">
          <w:rPr>
            <w:rFonts w:ascii="맑은 고딕" w:eastAsia="맑은 고딕" w:hAnsi="맑은 고딕" w:hint="eastAsia"/>
            <w:sz w:val="18"/>
            <w:szCs w:val="18"/>
          </w:rPr>
          <w:t>분할</w:t>
        </w:r>
        <w:r w:rsidRPr="009271D1">
          <w:rPr>
            <w:rFonts w:ascii="맑은 고딕" w:eastAsia="맑은 고딕" w:hAnsi="맑은 고딕"/>
            <w:sz w:val="18"/>
            <w:szCs w:val="18"/>
          </w:rPr>
          <w:t>존속회사 및 분할신설회사</w:t>
        </w:r>
        <w:r w:rsidRPr="009271D1">
          <w:rPr>
            <w:rFonts w:ascii="맑은 고딕" w:eastAsia="맑은 고딕" w:hAnsi="맑은 고딕" w:hint="eastAsia"/>
            <w:sz w:val="18"/>
            <w:szCs w:val="18"/>
          </w:rPr>
          <w:t>가</w:t>
        </w:r>
        <w:r w:rsidRPr="009271D1">
          <w:rPr>
            <w:rFonts w:ascii="맑은 고딕" w:eastAsia="맑은 고딕" w:hAnsi="맑은 고딕"/>
            <w:sz w:val="18"/>
            <w:szCs w:val="18"/>
          </w:rPr>
          <w:t xml:space="preserve"> 영위하는 사업은 </w:t>
        </w:r>
        <w:r w:rsidRPr="009271D1">
          <w:rPr>
            <w:rFonts w:ascii="맑은 고딕" w:eastAsia="맑은 고딕" w:hAnsi="맑은 고딕" w:hint="eastAsia"/>
            <w:sz w:val="18"/>
            <w:szCs w:val="18"/>
          </w:rPr>
          <w:t xml:space="preserve">각 </w:t>
        </w:r>
        <w:r w:rsidRPr="009271D1">
          <w:rPr>
            <w:rFonts w:ascii="맑은 고딕" w:eastAsia="맑은 고딕" w:hAnsi="맑은 고딕"/>
            <w:sz w:val="18"/>
            <w:szCs w:val="18"/>
          </w:rPr>
          <w:t>회사의 정관의 정함에 따름.</w:t>
        </w:r>
      </w:ins>
    </w:p>
    <w:p w14:paraId="6DB5E8EA" w14:textId="77777777" w:rsidR="009271D1" w:rsidRPr="009271D1" w:rsidRDefault="009271D1" w:rsidP="009271D1">
      <w:pPr>
        <w:widowControl/>
        <w:numPr>
          <w:ilvl w:val="0"/>
          <w:numId w:val="90"/>
        </w:numPr>
        <w:autoSpaceDE/>
        <w:autoSpaceDN/>
        <w:spacing w:after="200" w:line="384" w:lineRule="atLeast"/>
        <w:rPr>
          <w:ins w:id="316" w:author="hanwha" w:date="2022-07-28T09:46:00Z"/>
          <w:kern w:val="0"/>
          <w:szCs w:val="20"/>
        </w:rPr>
      </w:pPr>
      <w:proofErr w:type="spellStart"/>
      <w:ins w:id="317" w:author="hanwha" w:date="2022-07-28T09:46:00Z">
        <w:r w:rsidRPr="009271D1">
          <w:rPr>
            <w:kern w:val="0"/>
            <w:szCs w:val="20"/>
          </w:rPr>
          <w:t>분할기일은</w:t>
        </w:r>
        <w:proofErr w:type="spellEnd"/>
        <w:r w:rsidRPr="009271D1">
          <w:rPr>
            <w:kern w:val="0"/>
            <w:szCs w:val="20"/>
          </w:rPr>
          <w:t xml:space="preserve"> 2022년 11월2일</w:t>
        </w:r>
        <w:r w:rsidRPr="009271D1">
          <w:rPr>
            <w:rFonts w:hint="eastAsia"/>
            <w:kern w:val="0"/>
            <w:szCs w:val="20"/>
          </w:rPr>
          <w:t>(0시)</w:t>
        </w:r>
        <w:r w:rsidRPr="009271D1">
          <w:rPr>
            <w:kern w:val="0"/>
            <w:szCs w:val="20"/>
          </w:rPr>
          <w:t xml:space="preserve">로 한다. </w:t>
        </w:r>
        <w:r w:rsidRPr="009271D1">
          <w:rPr>
            <w:rFonts w:hint="eastAsia"/>
            <w:kern w:val="0"/>
            <w:szCs w:val="20"/>
          </w:rPr>
          <w:t>다만</w:t>
        </w:r>
        <w:r w:rsidRPr="009271D1">
          <w:rPr>
            <w:kern w:val="0"/>
            <w:szCs w:val="20"/>
          </w:rPr>
          <w:t xml:space="preserve">, </w:t>
        </w:r>
        <w:proofErr w:type="spellStart"/>
        <w:r w:rsidRPr="009271D1">
          <w:rPr>
            <w:rFonts w:hint="eastAsia"/>
            <w:kern w:val="0"/>
            <w:szCs w:val="20"/>
          </w:rPr>
          <w:t>분할회사</w:t>
        </w:r>
        <w:r w:rsidRPr="009271D1">
          <w:rPr>
            <w:kern w:val="0"/>
            <w:szCs w:val="20"/>
          </w:rPr>
          <w:t>의</w:t>
        </w:r>
        <w:proofErr w:type="spellEnd"/>
        <w:r w:rsidRPr="009271D1">
          <w:rPr>
            <w:kern w:val="0"/>
            <w:szCs w:val="20"/>
          </w:rPr>
          <w:t xml:space="preserve"> 이사회 결의</w:t>
        </w:r>
        <w:r w:rsidRPr="009271D1">
          <w:rPr>
            <w:rFonts w:hint="eastAsia"/>
            <w:kern w:val="0"/>
            <w:szCs w:val="20"/>
          </w:rPr>
          <w:t xml:space="preserve"> 또는 이사회의 위임을 받은 대표이사의 결정으</w:t>
        </w:r>
        <w:r w:rsidRPr="009271D1">
          <w:rPr>
            <w:kern w:val="0"/>
            <w:szCs w:val="20"/>
          </w:rPr>
          <w:t xml:space="preserve">로 </w:t>
        </w:r>
        <w:proofErr w:type="spellStart"/>
        <w:r w:rsidRPr="009271D1">
          <w:rPr>
            <w:rFonts w:hint="eastAsia"/>
            <w:kern w:val="0"/>
            <w:szCs w:val="20"/>
          </w:rPr>
          <w:t>분할기일을</w:t>
        </w:r>
        <w:proofErr w:type="spellEnd"/>
        <w:r w:rsidRPr="009271D1">
          <w:rPr>
            <w:kern w:val="0"/>
            <w:szCs w:val="20"/>
          </w:rPr>
          <w:t xml:space="preserve"> 변경할 수 있다.</w:t>
        </w:r>
      </w:ins>
    </w:p>
    <w:p w14:paraId="76B55742" w14:textId="77777777" w:rsidR="009271D1" w:rsidRPr="009271D1" w:rsidRDefault="009271D1" w:rsidP="009271D1">
      <w:pPr>
        <w:widowControl/>
        <w:numPr>
          <w:ilvl w:val="0"/>
          <w:numId w:val="90"/>
        </w:numPr>
        <w:autoSpaceDE/>
        <w:autoSpaceDN/>
        <w:spacing w:after="200" w:line="384" w:lineRule="atLeast"/>
        <w:rPr>
          <w:ins w:id="318" w:author="hanwha" w:date="2022-07-28T09:46:00Z"/>
          <w:kern w:val="0"/>
          <w:szCs w:val="20"/>
        </w:rPr>
      </w:pPr>
      <w:ins w:id="319" w:author="hanwha" w:date="2022-07-28T09:46:00Z">
        <w:r w:rsidRPr="009271D1">
          <w:rPr>
            <w:kern w:val="0"/>
            <w:szCs w:val="20"/>
          </w:rPr>
          <w:t xml:space="preserve">상법 제530조의3 제1항, 제2항의 규정에 의거 주주총회의 특별결의에 의해 분할하며, </w:t>
        </w:r>
        <w:r w:rsidRPr="009271D1">
          <w:rPr>
            <w:rFonts w:hint="eastAsia"/>
            <w:kern w:val="0"/>
            <w:szCs w:val="20"/>
          </w:rPr>
          <w:t>동법</w:t>
        </w:r>
        <w:r w:rsidRPr="009271D1">
          <w:rPr>
            <w:kern w:val="0"/>
            <w:szCs w:val="20"/>
          </w:rPr>
          <w:t xml:space="preserve"> </w:t>
        </w:r>
        <w:r w:rsidRPr="009271D1">
          <w:rPr>
            <w:rFonts w:hint="eastAsia"/>
            <w:kern w:val="0"/>
            <w:szCs w:val="20"/>
          </w:rPr>
          <w:t>제</w:t>
        </w:r>
        <w:r w:rsidRPr="009271D1">
          <w:rPr>
            <w:kern w:val="0"/>
            <w:szCs w:val="20"/>
          </w:rPr>
          <w:t>530</w:t>
        </w:r>
        <w:r w:rsidRPr="009271D1">
          <w:rPr>
            <w:rFonts w:hint="eastAsia"/>
            <w:kern w:val="0"/>
            <w:szCs w:val="20"/>
          </w:rPr>
          <w:t>조의</w:t>
        </w:r>
        <w:r w:rsidRPr="009271D1">
          <w:rPr>
            <w:kern w:val="0"/>
            <w:szCs w:val="20"/>
          </w:rPr>
          <w:t xml:space="preserve">9 </w:t>
        </w:r>
        <w:r w:rsidRPr="009271D1">
          <w:rPr>
            <w:rFonts w:hint="eastAsia"/>
            <w:kern w:val="0"/>
            <w:szCs w:val="20"/>
          </w:rPr>
          <w:t>제2항의</w:t>
        </w:r>
        <w:r w:rsidRPr="009271D1">
          <w:rPr>
            <w:kern w:val="0"/>
            <w:szCs w:val="20"/>
          </w:rPr>
          <w:t xml:space="preserve"> </w:t>
        </w:r>
        <w:r w:rsidRPr="009271D1">
          <w:rPr>
            <w:rFonts w:hint="eastAsia"/>
            <w:kern w:val="0"/>
            <w:szCs w:val="20"/>
          </w:rPr>
          <w:t>규정에</w:t>
        </w:r>
        <w:r w:rsidRPr="009271D1">
          <w:rPr>
            <w:kern w:val="0"/>
            <w:szCs w:val="20"/>
          </w:rPr>
          <w:t xml:space="preserve"> </w:t>
        </w:r>
        <w:r w:rsidRPr="009271D1">
          <w:rPr>
            <w:rFonts w:hint="eastAsia"/>
            <w:kern w:val="0"/>
            <w:szCs w:val="20"/>
          </w:rPr>
          <w:t>의거</w:t>
        </w:r>
        <w:r w:rsidRPr="009271D1">
          <w:rPr>
            <w:kern w:val="0"/>
            <w:szCs w:val="20"/>
          </w:rPr>
          <w:t xml:space="preserve"> </w:t>
        </w:r>
        <w:r w:rsidRPr="009271D1">
          <w:rPr>
            <w:rFonts w:hint="eastAsia"/>
            <w:kern w:val="0"/>
            <w:szCs w:val="20"/>
          </w:rPr>
          <w:t>분할신설회사는 본 분할계획서에서 달리 정하지 않는 한,</w:t>
        </w:r>
        <w:r w:rsidRPr="009271D1">
          <w:rPr>
            <w:kern w:val="0"/>
            <w:szCs w:val="20"/>
          </w:rPr>
          <w:t xml:space="preserve"> </w:t>
        </w:r>
        <w:proofErr w:type="spellStart"/>
        <w:r w:rsidRPr="009271D1">
          <w:rPr>
            <w:rFonts w:hint="eastAsia"/>
            <w:kern w:val="0"/>
            <w:szCs w:val="20"/>
          </w:rPr>
          <w:t>분할회사</w:t>
        </w:r>
        <w:proofErr w:type="spellEnd"/>
        <w:r w:rsidRPr="009271D1">
          <w:rPr>
            <w:rFonts w:hint="eastAsia"/>
            <w:kern w:val="0"/>
            <w:szCs w:val="20"/>
          </w:rPr>
          <w:t xml:space="preserve"> 채무 중에서 본건 분할로 인해 분할신설회사에 이전되는 채무(책임을 포함하며,</w:t>
        </w:r>
        <w:r w:rsidRPr="009271D1">
          <w:rPr>
            <w:kern w:val="0"/>
            <w:szCs w:val="20"/>
          </w:rPr>
          <w:t xml:space="preserve"> </w:t>
        </w:r>
        <w:r w:rsidRPr="009271D1">
          <w:rPr>
            <w:rFonts w:hint="eastAsia"/>
            <w:kern w:val="0"/>
            <w:szCs w:val="20"/>
          </w:rPr>
          <w:t>이하 본 분할계획서에서 동일하고,</w:t>
        </w:r>
        <w:r w:rsidRPr="009271D1">
          <w:rPr>
            <w:kern w:val="0"/>
            <w:szCs w:val="20"/>
          </w:rPr>
          <w:t xml:space="preserve"> </w:t>
        </w:r>
        <w:r w:rsidRPr="009271D1">
          <w:rPr>
            <w:rFonts w:hint="eastAsia"/>
            <w:kern w:val="0"/>
            <w:szCs w:val="20"/>
          </w:rPr>
          <w:t xml:space="preserve">이하 </w:t>
        </w:r>
        <w:r w:rsidRPr="009271D1">
          <w:rPr>
            <w:kern w:val="0"/>
            <w:szCs w:val="20"/>
          </w:rPr>
          <w:t>“</w:t>
        </w:r>
        <w:r w:rsidRPr="009271D1">
          <w:rPr>
            <w:rFonts w:hint="eastAsia"/>
            <w:kern w:val="0"/>
            <w:szCs w:val="20"/>
          </w:rPr>
          <w:t>이전대상 채무</w:t>
        </w:r>
        <w:r w:rsidRPr="009271D1">
          <w:rPr>
            <w:kern w:val="0"/>
            <w:szCs w:val="20"/>
          </w:rPr>
          <w:t>”</w:t>
        </w:r>
        <w:r w:rsidRPr="009271D1">
          <w:rPr>
            <w:rFonts w:hint="eastAsia"/>
            <w:kern w:val="0"/>
            <w:szCs w:val="20"/>
          </w:rPr>
          <w:t>)만을 부담하고,</w:t>
        </w:r>
        <w:r w:rsidRPr="009271D1">
          <w:rPr>
            <w:kern w:val="0"/>
            <w:szCs w:val="20"/>
          </w:rPr>
          <w:t xml:space="preserve"> </w:t>
        </w:r>
        <w:proofErr w:type="spellStart"/>
        <w:r w:rsidRPr="009271D1">
          <w:rPr>
            <w:rFonts w:hint="eastAsia"/>
            <w:kern w:val="0"/>
            <w:szCs w:val="20"/>
          </w:rPr>
          <w:t>분할회사</w:t>
        </w:r>
        <w:proofErr w:type="spellEnd"/>
        <w:r w:rsidRPr="009271D1">
          <w:rPr>
            <w:rFonts w:hint="eastAsia"/>
            <w:kern w:val="0"/>
            <w:szCs w:val="20"/>
          </w:rPr>
          <w:t xml:space="preserve"> 채무 중 분할신설회사로 이전되지 아니하는 채무(이하 </w:t>
        </w:r>
        <w:r w:rsidRPr="009271D1">
          <w:rPr>
            <w:kern w:val="0"/>
            <w:szCs w:val="20"/>
          </w:rPr>
          <w:t>“</w:t>
        </w:r>
        <w:proofErr w:type="spellStart"/>
        <w:r w:rsidRPr="009271D1">
          <w:rPr>
            <w:rFonts w:hint="eastAsia"/>
            <w:kern w:val="0"/>
            <w:szCs w:val="20"/>
          </w:rPr>
          <w:t>이전제외</w:t>
        </w:r>
        <w:proofErr w:type="spellEnd"/>
        <w:r w:rsidRPr="009271D1">
          <w:rPr>
            <w:rFonts w:hint="eastAsia"/>
            <w:kern w:val="0"/>
            <w:szCs w:val="20"/>
          </w:rPr>
          <w:t xml:space="preserve"> 채무</w:t>
        </w:r>
        <w:r w:rsidRPr="009271D1">
          <w:rPr>
            <w:kern w:val="0"/>
            <w:szCs w:val="20"/>
          </w:rPr>
          <w:t>”</w:t>
        </w:r>
        <w:r w:rsidRPr="009271D1">
          <w:rPr>
            <w:rFonts w:hint="eastAsia"/>
            <w:kern w:val="0"/>
            <w:szCs w:val="20"/>
          </w:rPr>
          <w:t>)에 대해서는 연대하여 변제할 책임을 부담하지 아니한다.</w:t>
        </w:r>
        <w:r w:rsidRPr="009271D1">
          <w:rPr>
            <w:kern w:val="0"/>
            <w:szCs w:val="20"/>
          </w:rPr>
          <w:t xml:space="preserve"> </w:t>
        </w:r>
        <w:r w:rsidRPr="009271D1">
          <w:rPr>
            <w:rFonts w:hint="eastAsia"/>
            <w:kern w:val="0"/>
            <w:szCs w:val="20"/>
          </w:rPr>
          <w:t xml:space="preserve">분할존속회사도 이전대상 채무에 대하여는 연대하여 변제할 책임을 부담하지 아니하고, </w:t>
        </w:r>
        <w:proofErr w:type="spellStart"/>
        <w:r w:rsidRPr="009271D1">
          <w:rPr>
            <w:rFonts w:hint="eastAsia"/>
            <w:kern w:val="0"/>
            <w:szCs w:val="20"/>
          </w:rPr>
          <w:t>이전제외</w:t>
        </w:r>
        <w:proofErr w:type="spellEnd"/>
        <w:r w:rsidRPr="009271D1">
          <w:rPr>
            <w:rFonts w:hint="eastAsia"/>
            <w:kern w:val="0"/>
            <w:szCs w:val="20"/>
          </w:rPr>
          <w:t xml:space="preserve"> </w:t>
        </w:r>
        <w:proofErr w:type="spellStart"/>
        <w:r w:rsidRPr="009271D1">
          <w:rPr>
            <w:rFonts w:hint="eastAsia"/>
            <w:kern w:val="0"/>
            <w:szCs w:val="20"/>
          </w:rPr>
          <w:t>채무만을</w:t>
        </w:r>
        <w:proofErr w:type="spellEnd"/>
        <w:r w:rsidRPr="009271D1">
          <w:rPr>
            <w:rFonts w:hint="eastAsia"/>
            <w:kern w:val="0"/>
            <w:szCs w:val="20"/>
          </w:rPr>
          <w:t xml:space="preserve"> 변제할 책임이 있다.</w:t>
        </w:r>
        <w:r w:rsidRPr="009271D1">
          <w:rPr>
            <w:kern w:val="0"/>
            <w:szCs w:val="20"/>
          </w:rPr>
          <w:t xml:space="preserve"> </w:t>
        </w:r>
        <w:r w:rsidRPr="009271D1">
          <w:rPr>
            <w:rFonts w:hint="eastAsia"/>
            <w:kern w:val="0"/>
            <w:szCs w:val="20"/>
          </w:rPr>
          <w:t>이와 관련하여,</w:t>
        </w:r>
        <w:r w:rsidRPr="009271D1">
          <w:rPr>
            <w:kern w:val="0"/>
            <w:szCs w:val="20"/>
          </w:rPr>
          <w:t xml:space="preserve"> </w:t>
        </w:r>
        <w:proofErr w:type="spellStart"/>
        <w:r w:rsidRPr="009271D1">
          <w:rPr>
            <w:rFonts w:hint="eastAsia"/>
            <w:kern w:val="0"/>
            <w:szCs w:val="20"/>
          </w:rPr>
          <w:t>분할회사는</w:t>
        </w:r>
        <w:proofErr w:type="spellEnd"/>
        <w:r w:rsidRPr="009271D1">
          <w:rPr>
            <w:rFonts w:hint="eastAsia"/>
            <w:kern w:val="0"/>
            <w:szCs w:val="20"/>
          </w:rPr>
          <w:t xml:space="preserve"> 상법 제5</w:t>
        </w:r>
        <w:r w:rsidRPr="009271D1">
          <w:rPr>
            <w:kern w:val="0"/>
            <w:szCs w:val="20"/>
          </w:rPr>
          <w:t>30</w:t>
        </w:r>
        <w:r w:rsidRPr="009271D1">
          <w:rPr>
            <w:rFonts w:hint="eastAsia"/>
            <w:kern w:val="0"/>
            <w:szCs w:val="20"/>
          </w:rPr>
          <w:t>조의9</w:t>
        </w:r>
        <w:r w:rsidRPr="009271D1">
          <w:rPr>
            <w:kern w:val="0"/>
            <w:szCs w:val="20"/>
          </w:rPr>
          <w:t xml:space="preserve"> </w:t>
        </w:r>
        <w:r w:rsidRPr="009271D1">
          <w:rPr>
            <w:rFonts w:hint="eastAsia"/>
            <w:kern w:val="0"/>
            <w:szCs w:val="20"/>
          </w:rPr>
          <w:t>제4항 및 제5</w:t>
        </w:r>
        <w:r w:rsidRPr="009271D1">
          <w:rPr>
            <w:kern w:val="0"/>
            <w:szCs w:val="20"/>
          </w:rPr>
          <w:t>27</w:t>
        </w:r>
        <w:r w:rsidRPr="009271D1">
          <w:rPr>
            <w:rFonts w:hint="eastAsia"/>
            <w:kern w:val="0"/>
            <w:szCs w:val="20"/>
          </w:rPr>
          <w:t>조의5의 규정에 따라 채권자보호절차를 진행하기로 한다.</w:t>
        </w:r>
      </w:ins>
    </w:p>
    <w:p w14:paraId="25E181BA" w14:textId="77777777" w:rsidR="009271D1" w:rsidRPr="009271D1" w:rsidRDefault="009271D1" w:rsidP="009271D1">
      <w:pPr>
        <w:widowControl/>
        <w:numPr>
          <w:ilvl w:val="0"/>
          <w:numId w:val="90"/>
        </w:numPr>
        <w:autoSpaceDE/>
        <w:autoSpaceDN/>
        <w:spacing w:after="200" w:line="384" w:lineRule="atLeast"/>
        <w:rPr>
          <w:ins w:id="320" w:author="hanwha" w:date="2022-07-28T09:46:00Z"/>
          <w:kern w:val="0"/>
          <w:szCs w:val="20"/>
        </w:rPr>
      </w:pPr>
      <w:ins w:id="321" w:author="hanwha" w:date="2022-07-28T09:46:00Z">
        <w:r w:rsidRPr="009271D1">
          <w:rPr>
            <w:rFonts w:hint="eastAsia"/>
            <w:kern w:val="0"/>
            <w:szCs w:val="20"/>
          </w:rPr>
          <w:t xml:space="preserve">본건 </w:t>
        </w:r>
        <w:r w:rsidRPr="009271D1">
          <w:rPr>
            <w:kern w:val="0"/>
            <w:szCs w:val="20"/>
          </w:rPr>
          <w:t xml:space="preserve">분할로 인하여 이전하는 재산은 본 </w:t>
        </w:r>
        <w:proofErr w:type="spellStart"/>
        <w:r w:rsidRPr="009271D1">
          <w:rPr>
            <w:kern w:val="0"/>
            <w:szCs w:val="20"/>
          </w:rPr>
          <w:t>분할계획서</w:t>
        </w:r>
        <w:proofErr w:type="spellEnd"/>
        <w:r w:rsidRPr="009271D1">
          <w:rPr>
            <w:kern w:val="0"/>
            <w:szCs w:val="20"/>
          </w:rPr>
          <w:t xml:space="preserve"> 제5조(분할</w:t>
        </w:r>
        <w:r w:rsidRPr="009271D1">
          <w:rPr>
            <w:rFonts w:hint="eastAsia"/>
            <w:kern w:val="0"/>
            <w:szCs w:val="20"/>
          </w:rPr>
          <w:t>신설</w:t>
        </w:r>
        <w:r w:rsidRPr="009271D1">
          <w:rPr>
            <w:kern w:val="0"/>
            <w:szCs w:val="20"/>
          </w:rPr>
          <w:t xml:space="preserve">회사에 관한 사항) 제(7)항의 규정 내용에 따르되, 동 규정에 따르더라도 분할 대상 재산인지 여부가 명백하지 않은 경우 </w:t>
        </w:r>
        <w:proofErr w:type="spellStart"/>
        <w:r w:rsidRPr="009271D1">
          <w:rPr>
            <w:kern w:val="0"/>
            <w:szCs w:val="20"/>
          </w:rPr>
          <w:t>본조</w:t>
        </w:r>
        <w:proofErr w:type="spellEnd"/>
        <w:r w:rsidRPr="009271D1">
          <w:rPr>
            <w:kern w:val="0"/>
            <w:szCs w:val="20"/>
          </w:rPr>
          <w:t xml:space="preserve"> 제(5)항 내지 제(10)항에서 정하는 바에 따라 이를 결정한다.</w:t>
        </w:r>
      </w:ins>
    </w:p>
    <w:p w14:paraId="573A950F" w14:textId="77777777" w:rsidR="009271D1" w:rsidRPr="009271D1" w:rsidRDefault="009271D1" w:rsidP="009271D1">
      <w:pPr>
        <w:widowControl/>
        <w:numPr>
          <w:ilvl w:val="0"/>
          <w:numId w:val="90"/>
        </w:numPr>
        <w:autoSpaceDE/>
        <w:autoSpaceDN/>
        <w:spacing w:after="200" w:line="384" w:lineRule="atLeast"/>
        <w:rPr>
          <w:ins w:id="322" w:author="hanwha" w:date="2022-07-28T09:46:00Z"/>
          <w:kern w:val="0"/>
          <w:szCs w:val="20"/>
        </w:rPr>
      </w:pPr>
      <w:ins w:id="323" w:author="hanwha" w:date="2022-07-28T09:46:00Z">
        <w:r w:rsidRPr="009271D1">
          <w:rPr>
            <w:kern w:val="0"/>
            <w:szCs w:val="20"/>
          </w:rPr>
          <w:t xml:space="preserve">그 성질 또는 법령에 따라 승계되지 아니하여 분할존속회사에 귀속되는 경우를 제외하고, </w:t>
        </w:r>
        <w:proofErr w:type="spellStart"/>
        <w:r w:rsidRPr="009271D1">
          <w:rPr>
            <w:kern w:val="0"/>
            <w:szCs w:val="20"/>
          </w:rPr>
          <w:t>분할회사에</w:t>
        </w:r>
        <w:proofErr w:type="spellEnd"/>
        <w:r w:rsidRPr="009271D1">
          <w:rPr>
            <w:kern w:val="0"/>
            <w:szCs w:val="20"/>
          </w:rPr>
          <w:t xml:space="preserve"> 속한 일체의 적극</w:t>
        </w:r>
        <w:r w:rsidRPr="009271D1">
          <w:rPr>
            <w:kern w:val="0"/>
            <w:szCs w:val="20"/>
          </w:rPr>
          <w:t>·</w:t>
        </w:r>
        <w:proofErr w:type="spellStart"/>
        <w:r w:rsidRPr="009271D1">
          <w:rPr>
            <w:kern w:val="0"/>
            <w:szCs w:val="20"/>
          </w:rPr>
          <w:t>소극재산과</w:t>
        </w:r>
        <w:proofErr w:type="spellEnd"/>
        <w:r w:rsidRPr="009271D1">
          <w:rPr>
            <w:kern w:val="0"/>
            <w:szCs w:val="20"/>
          </w:rPr>
          <w:t xml:space="preserve"> 공법상의 권리</w:t>
        </w:r>
        <w:r w:rsidRPr="009271D1">
          <w:rPr>
            <w:kern w:val="0"/>
            <w:szCs w:val="20"/>
          </w:rPr>
          <w:t>·</w:t>
        </w:r>
        <w:r w:rsidRPr="009271D1">
          <w:rPr>
            <w:kern w:val="0"/>
            <w:szCs w:val="20"/>
          </w:rPr>
          <w:t>의무를 포함한 기타의 권리</w:t>
        </w:r>
        <w:r w:rsidRPr="009271D1">
          <w:rPr>
            <w:kern w:val="0"/>
            <w:szCs w:val="20"/>
          </w:rPr>
          <w:t>·</w:t>
        </w:r>
        <w:r w:rsidRPr="009271D1">
          <w:rPr>
            <w:kern w:val="0"/>
            <w:szCs w:val="20"/>
          </w:rPr>
          <w:t xml:space="preserve">의무 및 재산적 가치가 있는 사실 관계(인허가, </w:t>
        </w:r>
        <w:proofErr w:type="spellStart"/>
        <w:r w:rsidRPr="009271D1">
          <w:rPr>
            <w:kern w:val="0"/>
            <w:szCs w:val="20"/>
          </w:rPr>
          <w:t>근로관계</w:t>
        </w:r>
        <w:proofErr w:type="spellEnd"/>
        <w:r w:rsidRPr="009271D1">
          <w:rPr>
            <w:kern w:val="0"/>
            <w:szCs w:val="20"/>
          </w:rPr>
          <w:t xml:space="preserve">, 계약관계, 소송 등을 모두 포함)는 </w:t>
        </w:r>
        <w:r w:rsidRPr="009271D1">
          <w:rPr>
            <w:szCs w:val="20"/>
          </w:rPr>
          <w:t xml:space="preserve">본 </w:t>
        </w:r>
        <w:proofErr w:type="spellStart"/>
        <w:r w:rsidRPr="009271D1">
          <w:rPr>
            <w:szCs w:val="20"/>
          </w:rPr>
          <w:t>분할계획서</w:t>
        </w:r>
        <w:proofErr w:type="spellEnd"/>
        <w:r w:rsidRPr="009271D1">
          <w:rPr>
            <w:szCs w:val="20"/>
          </w:rPr>
          <w:t xml:space="preserve"> 기재 승계</w:t>
        </w:r>
        <w:r w:rsidRPr="009271D1">
          <w:rPr>
            <w:rFonts w:hint="eastAsia"/>
            <w:szCs w:val="20"/>
          </w:rPr>
          <w:t xml:space="preserve">대상재산 </w:t>
        </w:r>
        <w:r w:rsidRPr="009271D1">
          <w:rPr>
            <w:szCs w:val="20"/>
          </w:rPr>
          <w:t xml:space="preserve">목록(이하 </w:t>
        </w:r>
        <w:r w:rsidRPr="009271D1">
          <w:rPr>
            <w:szCs w:val="20"/>
          </w:rPr>
          <w:t>“</w:t>
        </w:r>
        <w:r w:rsidRPr="009271D1">
          <w:rPr>
            <w:szCs w:val="20"/>
          </w:rPr>
          <w:t xml:space="preserve">본건 </w:t>
        </w:r>
        <w:proofErr w:type="spellStart"/>
        <w:r w:rsidRPr="009271D1">
          <w:rPr>
            <w:szCs w:val="20"/>
          </w:rPr>
          <w:t>승계대상</w:t>
        </w:r>
        <w:proofErr w:type="spellEnd"/>
        <w:r w:rsidRPr="009271D1">
          <w:rPr>
            <w:rFonts w:hint="eastAsia"/>
            <w:szCs w:val="20"/>
          </w:rPr>
          <w:t xml:space="preserve"> </w:t>
        </w:r>
        <w:r w:rsidRPr="009271D1">
          <w:rPr>
            <w:szCs w:val="20"/>
          </w:rPr>
          <w:t>목록</w:t>
        </w:r>
        <w:r w:rsidRPr="009271D1">
          <w:rPr>
            <w:szCs w:val="20"/>
          </w:rPr>
          <w:t>”</w:t>
        </w:r>
        <w:r w:rsidRPr="009271D1">
          <w:rPr>
            <w:szCs w:val="20"/>
          </w:rPr>
          <w:t xml:space="preserve">)에 기재된 사항은 그 기재를 따르고, 본건 </w:t>
        </w:r>
        <w:proofErr w:type="spellStart"/>
        <w:r w:rsidRPr="009271D1">
          <w:rPr>
            <w:szCs w:val="20"/>
          </w:rPr>
          <w:t>승계대상</w:t>
        </w:r>
        <w:proofErr w:type="spellEnd"/>
        <w:r w:rsidRPr="009271D1">
          <w:rPr>
            <w:rFonts w:hint="eastAsia"/>
            <w:szCs w:val="20"/>
          </w:rPr>
          <w:t xml:space="preserve"> </w:t>
        </w:r>
        <w:r w:rsidRPr="009271D1">
          <w:rPr>
            <w:szCs w:val="20"/>
          </w:rPr>
          <w:t xml:space="preserve">목록에 기재되지 아니한 사항에 대해서는 </w:t>
        </w:r>
        <w:proofErr w:type="spellStart"/>
        <w:r w:rsidRPr="009271D1">
          <w:rPr>
            <w:szCs w:val="20"/>
          </w:rPr>
          <w:t>분할회사의</w:t>
        </w:r>
        <w:proofErr w:type="spellEnd"/>
        <w:r w:rsidRPr="009271D1">
          <w:rPr>
            <w:szCs w:val="20"/>
          </w:rPr>
          <w:t xml:space="preserve"> 이사회</w:t>
        </w:r>
        <w:r w:rsidRPr="009271D1">
          <w:rPr>
            <w:rFonts w:hint="eastAsia"/>
            <w:szCs w:val="20"/>
          </w:rPr>
          <w:t xml:space="preserve"> 또는 이사회의 위임을 받은 대표이사</w:t>
        </w:r>
        <w:r w:rsidRPr="009271D1">
          <w:rPr>
            <w:szCs w:val="20"/>
          </w:rPr>
          <w:t xml:space="preserve">가 달리 </w:t>
        </w:r>
        <w:r w:rsidRPr="009271D1">
          <w:rPr>
            <w:rFonts w:hint="eastAsia"/>
            <w:szCs w:val="20"/>
          </w:rPr>
          <w:t>결</w:t>
        </w:r>
        <w:r w:rsidRPr="009271D1">
          <w:rPr>
            <w:szCs w:val="20"/>
          </w:rPr>
          <w:t xml:space="preserve">정하지 않는 한, </w:t>
        </w:r>
        <w:proofErr w:type="spellStart"/>
        <w:r w:rsidRPr="009271D1">
          <w:rPr>
            <w:rFonts w:hint="eastAsia"/>
            <w:szCs w:val="20"/>
          </w:rPr>
          <w:t>전속적으로</w:t>
        </w:r>
        <w:proofErr w:type="spellEnd"/>
        <w:r w:rsidRPr="009271D1">
          <w:rPr>
            <w:rFonts w:hint="eastAsia"/>
            <w:szCs w:val="20"/>
          </w:rPr>
          <w:t xml:space="preserve"> 또는 주로 </w:t>
        </w:r>
        <w:proofErr w:type="spellStart"/>
        <w:r w:rsidRPr="009271D1">
          <w:rPr>
            <w:kern w:val="0"/>
            <w:szCs w:val="20"/>
          </w:rPr>
          <w:t>분할대상</w:t>
        </w:r>
        <w:proofErr w:type="spellEnd"/>
        <w:r w:rsidRPr="009271D1">
          <w:rPr>
            <w:kern w:val="0"/>
            <w:szCs w:val="20"/>
          </w:rPr>
          <w:t xml:space="preserve"> </w:t>
        </w:r>
        <w:r w:rsidRPr="009271D1">
          <w:rPr>
            <w:rFonts w:hint="eastAsia"/>
            <w:kern w:val="0"/>
            <w:szCs w:val="20"/>
          </w:rPr>
          <w:t>사업</w:t>
        </w:r>
        <w:r w:rsidRPr="009271D1">
          <w:rPr>
            <w:kern w:val="0"/>
            <w:szCs w:val="20"/>
          </w:rPr>
          <w:t xml:space="preserve">부문에 </w:t>
        </w:r>
        <w:r w:rsidRPr="009271D1">
          <w:rPr>
            <w:rFonts w:hint="eastAsia"/>
            <w:kern w:val="0"/>
            <w:szCs w:val="20"/>
          </w:rPr>
          <w:t>관</w:t>
        </w:r>
        <w:r w:rsidRPr="009271D1">
          <w:rPr>
            <w:kern w:val="0"/>
            <w:szCs w:val="20"/>
          </w:rPr>
          <w:t xml:space="preserve">한 것이면 그 사업부문이 귀속되는 </w:t>
        </w:r>
        <w:proofErr w:type="spellStart"/>
        <w:r w:rsidRPr="009271D1">
          <w:rPr>
            <w:kern w:val="0"/>
            <w:szCs w:val="20"/>
          </w:rPr>
          <w:t>분할신설회사에게</w:t>
        </w:r>
        <w:proofErr w:type="spellEnd"/>
        <w:r w:rsidRPr="009271D1">
          <w:rPr>
            <w:kern w:val="0"/>
            <w:szCs w:val="20"/>
          </w:rPr>
          <w:t xml:space="preserve">, </w:t>
        </w:r>
        <w:proofErr w:type="spellStart"/>
        <w:r w:rsidRPr="009271D1">
          <w:rPr>
            <w:kern w:val="0"/>
            <w:szCs w:val="20"/>
          </w:rPr>
          <w:t>분할대상</w:t>
        </w:r>
        <w:proofErr w:type="spellEnd"/>
        <w:r w:rsidRPr="009271D1">
          <w:rPr>
            <w:kern w:val="0"/>
            <w:szCs w:val="20"/>
          </w:rPr>
          <w:t xml:space="preserve"> 사업부문 이외의 부문에 </w:t>
        </w:r>
        <w:r w:rsidRPr="009271D1">
          <w:rPr>
            <w:rFonts w:hint="eastAsia"/>
            <w:kern w:val="0"/>
            <w:szCs w:val="20"/>
          </w:rPr>
          <w:t>관</w:t>
        </w:r>
        <w:r w:rsidRPr="009271D1">
          <w:rPr>
            <w:kern w:val="0"/>
            <w:szCs w:val="20"/>
          </w:rPr>
          <w:t xml:space="preserve">한 것이면 </w:t>
        </w:r>
        <w:proofErr w:type="spellStart"/>
        <w:r w:rsidRPr="009271D1">
          <w:rPr>
            <w:kern w:val="0"/>
            <w:szCs w:val="20"/>
          </w:rPr>
          <w:t>분할존속회사에게</w:t>
        </w:r>
        <w:proofErr w:type="spellEnd"/>
        <w:r w:rsidRPr="009271D1">
          <w:rPr>
            <w:kern w:val="0"/>
            <w:szCs w:val="20"/>
          </w:rPr>
          <w:t xml:space="preserve"> 각각 귀속되는 것을 원칙으로 한다. </w:t>
        </w:r>
        <w:r w:rsidRPr="009271D1">
          <w:rPr>
            <w:rFonts w:hint="eastAsia"/>
            <w:szCs w:val="20"/>
          </w:rPr>
          <w:t xml:space="preserve">분할신설회사는 분할기일 현재 </w:t>
        </w:r>
        <w:proofErr w:type="spellStart"/>
        <w:r w:rsidRPr="009271D1">
          <w:rPr>
            <w:rFonts w:hint="eastAsia"/>
            <w:szCs w:val="20"/>
          </w:rPr>
          <w:t>분할대상</w:t>
        </w:r>
        <w:proofErr w:type="spellEnd"/>
        <w:r w:rsidRPr="009271D1">
          <w:rPr>
            <w:rFonts w:hint="eastAsia"/>
            <w:szCs w:val="20"/>
          </w:rPr>
          <w:t xml:space="preserve"> 사업부문에서</w:t>
        </w:r>
        <w:r w:rsidRPr="009271D1">
          <w:rPr>
            <w:szCs w:val="20"/>
          </w:rPr>
          <w:t xml:space="preserve"> 근무하는 모든 종업원의 고용 및 법률관계(근로계약 등)</w:t>
        </w:r>
        <w:r w:rsidRPr="009271D1">
          <w:rPr>
            <w:rFonts w:hint="eastAsia"/>
            <w:szCs w:val="20"/>
          </w:rPr>
          <w:t>를 승계한다.</w:t>
        </w:r>
      </w:ins>
    </w:p>
    <w:p w14:paraId="7D754E24" w14:textId="77777777" w:rsidR="009271D1" w:rsidRPr="009271D1" w:rsidRDefault="009271D1" w:rsidP="009271D1">
      <w:pPr>
        <w:widowControl/>
        <w:numPr>
          <w:ilvl w:val="0"/>
          <w:numId w:val="90"/>
        </w:numPr>
        <w:autoSpaceDE/>
        <w:autoSpaceDN/>
        <w:spacing w:after="200" w:line="384" w:lineRule="atLeast"/>
        <w:rPr>
          <w:ins w:id="324" w:author="hanwha" w:date="2022-07-28T09:46:00Z"/>
          <w:color w:val="FF0000"/>
          <w:kern w:val="0"/>
          <w:szCs w:val="20"/>
        </w:rPr>
      </w:pPr>
      <w:ins w:id="325" w:author="hanwha" w:date="2022-07-28T09:46:00Z">
        <w:r w:rsidRPr="009271D1">
          <w:rPr>
            <w:kern w:val="0"/>
            <w:szCs w:val="20"/>
          </w:rPr>
          <w:t xml:space="preserve">위 제(5)항에 따라 귀속되는 것들을 제외하고, </w:t>
        </w:r>
        <w:proofErr w:type="spellStart"/>
        <w:r w:rsidRPr="009271D1">
          <w:rPr>
            <w:kern w:val="0"/>
            <w:szCs w:val="20"/>
          </w:rPr>
          <w:t>분할회사의</w:t>
        </w:r>
        <w:proofErr w:type="spellEnd"/>
        <w:r w:rsidRPr="009271D1">
          <w:rPr>
            <w:kern w:val="0"/>
            <w:szCs w:val="20"/>
          </w:rPr>
          <w:t xml:space="preserve"> 사업과 관련하여 분할기일 이전의 행위 또는 사실로 인하여 분할기일 이후에 발생</w:t>
        </w:r>
        <w:r w:rsidRPr="009271D1">
          <w:rPr>
            <w:kern w:val="0"/>
            <w:szCs w:val="20"/>
          </w:rPr>
          <w:t>·</w:t>
        </w:r>
        <w:r w:rsidRPr="009271D1">
          <w:rPr>
            <w:kern w:val="0"/>
            <w:szCs w:val="20"/>
          </w:rPr>
          <w:t>확정되는 채무 또는 분할기일 이전에 이미 발생</w:t>
        </w:r>
        <w:r w:rsidRPr="009271D1">
          <w:rPr>
            <w:kern w:val="0"/>
            <w:szCs w:val="20"/>
          </w:rPr>
          <w:t>·</w:t>
        </w:r>
        <w:r w:rsidRPr="009271D1">
          <w:rPr>
            <w:kern w:val="0"/>
            <w:szCs w:val="20"/>
          </w:rPr>
          <w:t>확정되었으나 이를 인지하지 못하는 등의 여하한 사정에 의하여 본 분할계획서에 반영되지 못한 채무(공</w:t>
        </w:r>
        <w:r w:rsidRPr="009271D1">
          <w:rPr>
            <w:kern w:val="0"/>
            <w:szCs w:val="20"/>
          </w:rPr>
          <w:t>·</w:t>
        </w:r>
        <w:r w:rsidRPr="009271D1">
          <w:rPr>
            <w:kern w:val="0"/>
            <w:szCs w:val="20"/>
          </w:rPr>
          <w:t xml:space="preserve">사법 상의 우발채무 기타 일체의 채무를 포함)에 대하여는 그 원인이 되는 행위 또는 사실이 </w:t>
        </w:r>
        <w:proofErr w:type="spellStart"/>
        <w:r w:rsidRPr="009271D1">
          <w:rPr>
            <w:rFonts w:hint="eastAsia"/>
            <w:kern w:val="0"/>
            <w:szCs w:val="20"/>
          </w:rPr>
          <w:t>전속적으로</w:t>
        </w:r>
        <w:proofErr w:type="spellEnd"/>
        <w:r w:rsidRPr="009271D1">
          <w:rPr>
            <w:rFonts w:hint="eastAsia"/>
            <w:kern w:val="0"/>
            <w:szCs w:val="20"/>
          </w:rPr>
          <w:t xml:space="preserve"> 또는 </w:t>
        </w:r>
        <w:r w:rsidRPr="009271D1">
          <w:rPr>
            <w:kern w:val="0"/>
            <w:szCs w:val="20"/>
          </w:rPr>
          <w:t xml:space="preserve">주로 </w:t>
        </w:r>
        <w:proofErr w:type="spellStart"/>
        <w:r w:rsidRPr="009271D1">
          <w:rPr>
            <w:kern w:val="0"/>
            <w:szCs w:val="20"/>
          </w:rPr>
          <w:t>분할대상</w:t>
        </w:r>
        <w:proofErr w:type="spellEnd"/>
        <w:r w:rsidRPr="009271D1">
          <w:rPr>
            <w:kern w:val="0"/>
            <w:szCs w:val="20"/>
          </w:rPr>
          <w:t xml:space="preserve"> 사업부문에 관한 것이면 그 사업부문이 귀속되는 </w:t>
        </w:r>
        <w:proofErr w:type="spellStart"/>
        <w:r w:rsidRPr="009271D1">
          <w:rPr>
            <w:kern w:val="0"/>
            <w:szCs w:val="20"/>
          </w:rPr>
          <w:t>분할신설회사에게</w:t>
        </w:r>
        <w:proofErr w:type="spellEnd"/>
        <w:r w:rsidRPr="009271D1">
          <w:rPr>
            <w:kern w:val="0"/>
            <w:szCs w:val="20"/>
          </w:rPr>
          <w:t xml:space="preserve">, </w:t>
        </w:r>
        <w:proofErr w:type="spellStart"/>
        <w:r w:rsidRPr="009271D1">
          <w:rPr>
            <w:kern w:val="0"/>
            <w:szCs w:val="20"/>
          </w:rPr>
          <w:t>분할대상</w:t>
        </w:r>
        <w:proofErr w:type="spellEnd"/>
        <w:r w:rsidRPr="009271D1">
          <w:rPr>
            <w:kern w:val="0"/>
            <w:szCs w:val="20"/>
          </w:rPr>
          <w:t xml:space="preserve"> 사업부문 이외의 부문에 관한 것이면 </w:t>
        </w:r>
        <w:proofErr w:type="spellStart"/>
        <w:r w:rsidRPr="009271D1">
          <w:rPr>
            <w:kern w:val="0"/>
            <w:szCs w:val="20"/>
          </w:rPr>
          <w:t>분할존속회사에게</w:t>
        </w:r>
        <w:proofErr w:type="spellEnd"/>
        <w:r w:rsidRPr="009271D1">
          <w:rPr>
            <w:kern w:val="0"/>
            <w:szCs w:val="20"/>
          </w:rPr>
          <w:t xml:space="preserve"> 각각 귀속된다. 만약 어느 </w:t>
        </w:r>
        <w:r w:rsidRPr="009271D1">
          <w:rPr>
            <w:rFonts w:hint="eastAsia"/>
            <w:kern w:val="0"/>
            <w:szCs w:val="20"/>
          </w:rPr>
          <w:t>사업</w:t>
        </w:r>
        <w:r w:rsidRPr="009271D1">
          <w:rPr>
            <w:kern w:val="0"/>
            <w:szCs w:val="20"/>
          </w:rPr>
          <w:t>부문에 관한 것인가를 확정하기 어려운 경우에는 본건 분할에 의하여 분할되는 순자산가액의 비율로 분할신설회사와 분할존속회사에 각각 귀속된다</w:t>
        </w:r>
        <w:r w:rsidRPr="009271D1">
          <w:rPr>
            <w:rFonts w:hint="eastAsia"/>
            <w:kern w:val="0"/>
            <w:szCs w:val="20"/>
          </w:rPr>
          <w:t xml:space="preserve">(채무의 내용상 </w:t>
        </w:r>
        <w:proofErr w:type="spellStart"/>
        <w:r w:rsidRPr="009271D1">
          <w:rPr>
            <w:rFonts w:hint="eastAsia"/>
            <w:kern w:val="0"/>
            <w:szCs w:val="20"/>
          </w:rPr>
          <w:t>분할대상</w:t>
        </w:r>
        <w:proofErr w:type="spellEnd"/>
        <w:r w:rsidRPr="009271D1">
          <w:rPr>
            <w:rFonts w:hint="eastAsia"/>
            <w:kern w:val="0"/>
            <w:szCs w:val="20"/>
          </w:rPr>
          <w:t xml:space="preserve"> 사업부문과 그 이외의 부문의 </w:t>
        </w:r>
        <w:proofErr w:type="spellStart"/>
        <w:r w:rsidRPr="009271D1">
          <w:rPr>
            <w:rFonts w:hint="eastAsia"/>
            <w:kern w:val="0"/>
            <w:szCs w:val="20"/>
          </w:rPr>
          <w:t>채무분담</w:t>
        </w:r>
        <w:proofErr w:type="spellEnd"/>
        <w:r w:rsidRPr="009271D1">
          <w:rPr>
            <w:rFonts w:hint="eastAsia"/>
            <w:kern w:val="0"/>
            <w:szCs w:val="20"/>
          </w:rPr>
          <w:t xml:space="preserve"> 비율이 산정되는 경우에는 그 비율에 따라 귀속된다)</w:t>
        </w:r>
        <w:r w:rsidRPr="009271D1">
          <w:rPr>
            <w:kern w:val="0"/>
            <w:szCs w:val="20"/>
          </w:rPr>
          <w:t xml:space="preserve">. </w:t>
        </w:r>
        <w:r w:rsidRPr="009271D1">
          <w:rPr>
            <w:szCs w:val="20"/>
          </w:rPr>
          <w:t xml:space="preserve">이러한 채무의 귀속에 대해 위 원칙에 명백히 반하는 경우를 제외하고, </w:t>
        </w:r>
        <w:proofErr w:type="spellStart"/>
        <w:r w:rsidRPr="009271D1">
          <w:rPr>
            <w:szCs w:val="20"/>
          </w:rPr>
          <w:t>분할회사의</w:t>
        </w:r>
        <w:proofErr w:type="spellEnd"/>
        <w:r w:rsidRPr="009271D1">
          <w:rPr>
            <w:szCs w:val="20"/>
          </w:rPr>
          <w:t xml:space="preserve"> 이사회</w:t>
        </w:r>
        <w:r w:rsidRPr="009271D1">
          <w:rPr>
            <w:rFonts w:hint="eastAsia"/>
            <w:szCs w:val="20"/>
          </w:rPr>
          <w:t xml:space="preserve"> 또는 이사회의 위임을 받은 대표이사</w:t>
        </w:r>
        <w:r w:rsidRPr="009271D1">
          <w:rPr>
            <w:szCs w:val="20"/>
          </w:rPr>
          <w:t xml:space="preserve">가 그 </w:t>
        </w:r>
        <w:proofErr w:type="spellStart"/>
        <w:r w:rsidRPr="009271D1">
          <w:rPr>
            <w:szCs w:val="20"/>
          </w:rPr>
          <w:t>귀속여부를</w:t>
        </w:r>
        <w:proofErr w:type="spellEnd"/>
        <w:r w:rsidRPr="009271D1">
          <w:rPr>
            <w:szCs w:val="20"/>
          </w:rPr>
          <w:t xml:space="preserve"> 결정하는 경우 그 결정에 따른다. </w:t>
        </w:r>
        <w:r w:rsidRPr="009271D1">
          <w:rPr>
            <w:rFonts w:hint="eastAsia"/>
            <w:szCs w:val="20"/>
          </w:rPr>
          <w:t xml:space="preserve">또한, 본 항에 따른 채무의 귀속 규정과 달리 분할존속회사 또는 분할신설회사가 채무를 이행하게 되는 경우, 본 항에 따라 원래 채무를 부담하여야 할 회사가 상대 회사에게 위와 같이 부담한 채무 </w:t>
        </w:r>
        <w:proofErr w:type="spellStart"/>
        <w:r w:rsidRPr="009271D1">
          <w:rPr>
            <w:rFonts w:hint="eastAsia"/>
            <w:szCs w:val="20"/>
          </w:rPr>
          <w:t>이행액</w:t>
        </w:r>
        <w:proofErr w:type="spellEnd"/>
        <w:r w:rsidRPr="009271D1">
          <w:rPr>
            <w:rFonts w:hint="eastAsia"/>
            <w:szCs w:val="20"/>
          </w:rPr>
          <w:t xml:space="preserve"> 및 관련 비용을 지급하는 방식으로 상대 회사를 면책해야 한다.</w:t>
        </w:r>
      </w:ins>
    </w:p>
    <w:p w14:paraId="1843B849" w14:textId="77777777" w:rsidR="009271D1" w:rsidRPr="009271D1" w:rsidRDefault="009271D1" w:rsidP="009271D1">
      <w:pPr>
        <w:widowControl/>
        <w:numPr>
          <w:ilvl w:val="0"/>
          <w:numId w:val="90"/>
        </w:numPr>
        <w:autoSpaceDE/>
        <w:autoSpaceDN/>
        <w:spacing w:after="200" w:line="384" w:lineRule="atLeast"/>
        <w:rPr>
          <w:ins w:id="326" w:author="hanwha" w:date="2022-07-28T09:46:00Z"/>
          <w:kern w:val="0"/>
          <w:szCs w:val="20"/>
        </w:rPr>
      </w:pPr>
      <w:ins w:id="327" w:author="hanwha" w:date="2022-07-28T09:46:00Z">
        <w:r w:rsidRPr="009271D1">
          <w:rPr>
            <w:rFonts w:hint="eastAsia"/>
            <w:kern w:val="0"/>
            <w:szCs w:val="20"/>
          </w:rPr>
          <w:t>분할존속회사와 분할신설회사가 별도로 합의한 경우를 제외하고,</w:t>
        </w:r>
        <w:r w:rsidRPr="009271D1">
          <w:rPr>
            <w:kern w:val="0"/>
            <w:szCs w:val="20"/>
          </w:rPr>
          <w:t xml:space="preserve"> </w:t>
        </w:r>
        <w:proofErr w:type="spellStart"/>
        <w:r w:rsidRPr="009271D1">
          <w:rPr>
            <w:rFonts w:hint="eastAsia"/>
            <w:kern w:val="0"/>
            <w:szCs w:val="20"/>
          </w:rPr>
          <w:t>본조</w:t>
        </w:r>
        <w:proofErr w:type="spellEnd"/>
        <w:r w:rsidRPr="009271D1">
          <w:rPr>
            <w:rFonts w:hint="eastAsia"/>
            <w:kern w:val="0"/>
            <w:szCs w:val="20"/>
          </w:rPr>
          <w:t xml:space="preserve"> 제(</w:t>
        </w:r>
        <w:r w:rsidRPr="009271D1">
          <w:rPr>
            <w:kern w:val="0"/>
            <w:szCs w:val="20"/>
          </w:rPr>
          <w:t>3)</w:t>
        </w:r>
        <w:r w:rsidRPr="009271D1">
          <w:rPr>
            <w:rFonts w:hint="eastAsia"/>
            <w:kern w:val="0"/>
            <w:szCs w:val="20"/>
          </w:rPr>
          <w:t xml:space="preserve">항에도 불구하고, </w:t>
        </w:r>
        <w:r w:rsidRPr="009271D1">
          <w:rPr>
            <w:kern w:val="0"/>
            <w:szCs w:val="20"/>
          </w:rPr>
          <w:t xml:space="preserve">분할존속회사와 분할신설회사가 </w:t>
        </w:r>
        <w:r w:rsidRPr="009271D1">
          <w:rPr>
            <w:rFonts w:hint="eastAsia"/>
            <w:kern w:val="0"/>
            <w:szCs w:val="20"/>
          </w:rPr>
          <w:t xml:space="preserve">관련 법령상의 제한 등으로 </w:t>
        </w:r>
        <w:r w:rsidRPr="009271D1">
          <w:rPr>
            <w:kern w:val="0"/>
            <w:szCs w:val="20"/>
          </w:rPr>
          <w:t xml:space="preserve">분할 전의 </w:t>
        </w:r>
        <w:proofErr w:type="spellStart"/>
        <w:r w:rsidRPr="009271D1">
          <w:rPr>
            <w:kern w:val="0"/>
            <w:szCs w:val="20"/>
          </w:rPr>
          <w:t>분할회사</w:t>
        </w:r>
        <w:proofErr w:type="spellEnd"/>
        <w:r w:rsidRPr="009271D1">
          <w:rPr>
            <w:kern w:val="0"/>
            <w:szCs w:val="20"/>
          </w:rPr>
          <w:t xml:space="preserve"> 채무에 대해 연대</w:t>
        </w:r>
        <w:r w:rsidRPr="009271D1">
          <w:rPr>
            <w:rFonts w:hint="eastAsia"/>
            <w:kern w:val="0"/>
            <w:szCs w:val="20"/>
          </w:rPr>
          <w:t>채무를</w:t>
        </w:r>
        <w:r w:rsidRPr="009271D1">
          <w:rPr>
            <w:kern w:val="0"/>
            <w:szCs w:val="20"/>
          </w:rPr>
          <w:t xml:space="preserve"> 부담하</w:t>
        </w:r>
        <w:r w:rsidRPr="009271D1">
          <w:rPr>
            <w:rFonts w:hint="eastAsia"/>
            <w:kern w:val="0"/>
            <w:szCs w:val="20"/>
          </w:rPr>
          <w:t>게 되는 경우,</w:t>
        </w:r>
        <w:r w:rsidRPr="009271D1">
          <w:rPr>
            <w:kern w:val="0"/>
            <w:szCs w:val="20"/>
          </w:rPr>
          <w:t xml:space="preserve"> 분할존속회사가 </w:t>
        </w:r>
        <w:r w:rsidRPr="009271D1">
          <w:rPr>
            <w:rFonts w:hint="eastAsia"/>
            <w:kern w:val="0"/>
            <w:szCs w:val="20"/>
          </w:rPr>
          <w:t xml:space="preserve">이전대상 채무를 변제하거나 분할존속회사의 기타 </w:t>
        </w:r>
        <w:proofErr w:type="spellStart"/>
        <w:r w:rsidRPr="009271D1">
          <w:rPr>
            <w:rFonts w:hint="eastAsia"/>
            <w:kern w:val="0"/>
            <w:szCs w:val="20"/>
          </w:rPr>
          <w:t>출재로</w:t>
        </w:r>
        <w:proofErr w:type="spellEnd"/>
        <w:r w:rsidRPr="009271D1">
          <w:rPr>
            <w:rFonts w:hint="eastAsia"/>
            <w:kern w:val="0"/>
            <w:szCs w:val="20"/>
          </w:rPr>
          <w:t xml:space="preserve"> 분할신설회사가 이전대상 채무를 </w:t>
        </w:r>
        <w:proofErr w:type="spellStart"/>
        <w:r w:rsidRPr="009271D1">
          <w:rPr>
            <w:rFonts w:hint="eastAsia"/>
            <w:kern w:val="0"/>
            <w:szCs w:val="20"/>
          </w:rPr>
          <w:t>면책받게</w:t>
        </w:r>
        <w:proofErr w:type="spellEnd"/>
        <w:r w:rsidRPr="009271D1">
          <w:rPr>
            <w:rFonts w:hint="eastAsia"/>
            <w:kern w:val="0"/>
            <w:szCs w:val="20"/>
          </w:rPr>
          <w:t xml:space="preserve"> 된 때에는 분할존속회사가 분할신설회사에 대하여 구상권을 행사할 수 있고,</w:t>
        </w:r>
        <w:r w:rsidRPr="009271D1">
          <w:rPr>
            <w:kern w:val="0"/>
            <w:szCs w:val="20"/>
          </w:rPr>
          <w:t xml:space="preserve"> </w:t>
        </w:r>
        <w:r w:rsidRPr="009271D1">
          <w:rPr>
            <w:rFonts w:hint="eastAsia"/>
            <w:kern w:val="0"/>
            <w:szCs w:val="20"/>
          </w:rPr>
          <w:t xml:space="preserve">분할신설회사가 본 분할계획서에 따라 </w:t>
        </w:r>
        <w:proofErr w:type="spellStart"/>
        <w:r w:rsidRPr="009271D1">
          <w:rPr>
            <w:rFonts w:hint="eastAsia"/>
            <w:kern w:val="0"/>
            <w:szCs w:val="20"/>
          </w:rPr>
          <w:t>이전제외</w:t>
        </w:r>
        <w:proofErr w:type="spellEnd"/>
        <w:r w:rsidRPr="009271D1">
          <w:rPr>
            <w:rFonts w:hint="eastAsia"/>
            <w:kern w:val="0"/>
            <w:szCs w:val="20"/>
          </w:rPr>
          <w:t xml:space="preserve"> 채무를 변제하거나 분할신설회사의 기타 </w:t>
        </w:r>
        <w:proofErr w:type="spellStart"/>
        <w:r w:rsidRPr="009271D1">
          <w:rPr>
            <w:rFonts w:hint="eastAsia"/>
            <w:kern w:val="0"/>
            <w:szCs w:val="20"/>
          </w:rPr>
          <w:t>출재로</w:t>
        </w:r>
        <w:proofErr w:type="spellEnd"/>
        <w:r w:rsidRPr="009271D1">
          <w:rPr>
            <w:rFonts w:hint="eastAsia"/>
            <w:kern w:val="0"/>
            <w:szCs w:val="20"/>
          </w:rPr>
          <w:t xml:space="preserve"> 분할존속회사가 </w:t>
        </w:r>
        <w:proofErr w:type="spellStart"/>
        <w:r w:rsidRPr="009271D1">
          <w:rPr>
            <w:rFonts w:hint="eastAsia"/>
            <w:kern w:val="0"/>
            <w:szCs w:val="20"/>
          </w:rPr>
          <w:t>이전제외</w:t>
        </w:r>
        <w:proofErr w:type="spellEnd"/>
        <w:r w:rsidRPr="009271D1">
          <w:rPr>
            <w:rFonts w:hint="eastAsia"/>
            <w:kern w:val="0"/>
            <w:szCs w:val="20"/>
          </w:rPr>
          <w:t xml:space="preserve"> 채무를 </w:t>
        </w:r>
        <w:proofErr w:type="spellStart"/>
        <w:r w:rsidRPr="009271D1">
          <w:rPr>
            <w:rFonts w:hint="eastAsia"/>
            <w:kern w:val="0"/>
            <w:szCs w:val="20"/>
          </w:rPr>
          <w:t>면책받게</w:t>
        </w:r>
        <w:proofErr w:type="spellEnd"/>
        <w:r w:rsidRPr="009271D1">
          <w:rPr>
            <w:rFonts w:hint="eastAsia"/>
            <w:kern w:val="0"/>
            <w:szCs w:val="20"/>
          </w:rPr>
          <w:t xml:space="preserve"> 된 때에는 분할신설회사가 분할존속회사에 대하여 구상권을 행사할 수 있다.</w:t>
        </w:r>
      </w:ins>
    </w:p>
    <w:p w14:paraId="79019013" w14:textId="77777777" w:rsidR="009271D1" w:rsidRPr="009271D1" w:rsidRDefault="009271D1" w:rsidP="009271D1">
      <w:pPr>
        <w:widowControl/>
        <w:numPr>
          <w:ilvl w:val="0"/>
          <w:numId w:val="90"/>
        </w:numPr>
        <w:autoSpaceDE/>
        <w:autoSpaceDN/>
        <w:spacing w:after="200" w:line="384" w:lineRule="atLeast"/>
        <w:rPr>
          <w:ins w:id="328" w:author="hanwha" w:date="2022-07-28T09:46:00Z"/>
          <w:kern w:val="0"/>
          <w:szCs w:val="20"/>
        </w:rPr>
      </w:pPr>
      <w:proofErr w:type="spellStart"/>
      <w:ins w:id="329" w:author="hanwha" w:date="2022-07-28T09:46:00Z">
        <w:r w:rsidRPr="009271D1">
          <w:rPr>
            <w:kern w:val="0"/>
            <w:szCs w:val="20"/>
          </w:rPr>
          <w:t>분할회사의</w:t>
        </w:r>
        <w:proofErr w:type="spellEnd"/>
        <w:r w:rsidRPr="009271D1">
          <w:rPr>
            <w:kern w:val="0"/>
            <w:szCs w:val="20"/>
          </w:rPr>
          <w:t xml:space="preserve"> 사업과 관련하여 분할기일 이전의 행위 또는 사실로 인하여 분할기일 이후에 취득하는 채권, 기타 권리 또는 분할기일 이전에 이미 취득하였으나 이를 인지하지 못하는 등의 여하한 사정에 의하여 본 분할계획서에 반영되지 못한 채권, 기타 권리(공</w:t>
        </w:r>
        <w:r w:rsidRPr="009271D1">
          <w:rPr>
            <w:kern w:val="0"/>
            <w:szCs w:val="20"/>
          </w:rPr>
          <w:t>·</w:t>
        </w:r>
        <w:r w:rsidRPr="009271D1">
          <w:rPr>
            <w:kern w:val="0"/>
            <w:szCs w:val="20"/>
          </w:rPr>
          <w:t xml:space="preserve">사법상의 </w:t>
        </w:r>
        <w:proofErr w:type="spellStart"/>
        <w:r w:rsidRPr="009271D1">
          <w:rPr>
            <w:kern w:val="0"/>
            <w:szCs w:val="20"/>
          </w:rPr>
          <w:t>우발채권</w:t>
        </w:r>
        <w:proofErr w:type="spellEnd"/>
        <w:r w:rsidRPr="009271D1">
          <w:rPr>
            <w:kern w:val="0"/>
            <w:szCs w:val="20"/>
          </w:rPr>
          <w:t xml:space="preserve"> 기타 일체의 채권을 포함)의 귀속에 관하여도 </w:t>
        </w:r>
        <w:r w:rsidRPr="009271D1">
          <w:rPr>
            <w:rFonts w:hint="eastAsia"/>
            <w:kern w:val="0"/>
            <w:szCs w:val="20"/>
          </w:rPr>
          <w:t>제</w:t>
        </w:r>
        <w:r w:rsidRPr="009271D1">
          <w:rPr>
            <w:kern w:val="0"/>
            <w:szCs w:val="20"/>
          </w:rPr>
          <w:t>(6)항</w:t>
        </w:r>
        <w:r w:rsidRPr="009271D1">
          <w:rPr>
            <w:rFonts w:hint="eastAsia"/>
            <w:kern w:val="0"/>
            <w:szCs w:val="20"/>
          </w:rPr>
          <w:t>을 준용하여</w:t>
        </w:r>
        <w:r w:rsidRPr="009271D1">
          <w:rPr>
            <w:kern w:val="0"/>
            <w:szCs w:val="20"/>
          </w:rPr>
          <w:t xml:space="preserve"> 처리한다. 또한, 본 항에 따른 </w:t>
        </w:r>
        <w:proofErr w:type="spellStart"/>
        <w:r w:rsidRPr="009271D1">
          <w:rPr>
            <w:kern w:val="0"/>
            <w:szCs w:val="20"/>
          </w:rPr>
          <w:t>공ㆍ사법상</w:t>
        </w:r>
        <w:proofErr w:type="spellEnd"/>
        <w:r w:rsidRPr="009271D1">
          <w:rPr>
            <w:kern w:val="0"/>
            <w:szCs w:val="20"/>
          </w:rPr>
          <w:t xml:space="preserve"> 권리의 </w:t>
        </w:r>
        <w:proofErr w:type="spellStart"/>
        <w:r w:rsidRPr="009271D1">
          <w:rPr>
            <w:kern w:val="0"/>
            <w:szCs w:val="20"/>
          </w:rPr>
          <w:t>귀속규정과</w:t>
        </w:r>
        <w:proofErr w:type="spellEnd"/>
        <w:r w:rsidRPr="009271D1">
          <w:rPr>
            <w:kern w:val="0"/>
            <w:szCs w:val="20"/>
          </w:rPr>
          <w:t xml:space="preserve"> 달리 분할존속회사 또는 분할신설회사에 해당 권리가 귀속되는 경우, 해당 권리를 보유하게 된 회사가 본 항에 따라 원래 해당 권리를 보유해야 할 상대 회사에게 자신이 보유한 권리를 이전해 주어야 한다.</w:t>
        </w:r>
      </w:ins>
    </w:p>
    <w:p w14:paraId="4C0114A6" w14:textId="77777777" w:rsidR="009271D1" w:rsidRPr="009271D1" w:rsidRDefault="009271D1" w:rsidP="009271D1">
      <w:pPr>
        <w:numPr>
          <w:ilvl w:val="0"/>
          <w:numId w:val="90"/>
        </w:numPr>
        <w:spacing w:after="200" w:line="276" w:lineRule="auto"/>
        <w:rPr>
          <w:ins w:id="330" w:author="hanwha" w:date="2022-07-28T09:46:00Z"/>
          <w:sz w:val="21"/>
          <w:szCs w:val="21"/>
        </w:rPr>
      </w:pPr>
      <w:ins w:id="331" w:author="hanwha" w:date="2022-07-28T09:46:00Z">
        <w:r w:rsidRPr="009271D1">
          <w:t xml:space="preserve">분할기일 이전의 </w:t>
        </w:r>
        <w:proofErr w:type="spellStart"/>
        <w:r w:rsidRPr="009271D1">
          <w:t>분할회사를</w:t>
        </w:r>
        <w:proofErr w:type="spellEnd"/>
        <w:r w:rsidRPr="009271D1">
          <w:t xml:space="preserve"> 당사자로 하는 계약은 </w:t>
        </w:r>
        <w:proofErr w:type="spellStart"/>
        <w:r w:rsidRPr="009271D1">
          <w:rPr>
            <w:rFonts w:hint="eastAsia"/>
          </w:rPr>
          <w:t>전속적으로</w:t>
        </w:r>
        <w:proofErr w:type="spellEnd"/>
        <w:r w:rsidRPr="009271D1">
          <w:rPr>
            <w:rFonts w:hint="eastAsia"/>
          </w:rPr>
          <w:t xml:space="preserve"> 또는 주로 </w:t>
        </w:r>
        <w:proofErr w:type="spellStart"/>
        <w:r w:rsidRPr="009271D1">
          <w:t>분할대상</w:t>
        </w:r>
        <w:proofErr w:type="spellEnd"/>
        <w:r w:rsidRPr="009271D1">
          <w:t xml:space="preserve"> 사업부문에 관한 것이면 </w:t>
        </w:r>
        <w:proofErr w:type="spellStart"/>
        <w:r w:rsidRPr="009271D1">
          <w:t>분할신설회사에게</w:t>
        </w:r>
        <w:proofErr w:type="spellEnd"/>
        <w:r w:rsidRPr="009271D1">
          <w:t xml:space="preserve">, </w:t>
        </w:r>
        <w:proofErr w:type="spellStart"/>
        <w:r w:rsidRPr="009271D1">
          <w:t>분할대상</w:t>
        </w:r>
        <w:proofErr w:type="spellEnd"/>
        <w:r w:rsidRPr="009271D1">
          <w:t xml:space="preserve"> 사업부문 이외의 부문에 관한 것이면 </w:t>
        </w:r>
        <w:proofErr w:type="spellStart"/>
        <w:r w:rsidRPr="009271D1">
          <w:t>분할존속회사에게</w:t>
        </w:r>
        <w:proofErr w:type="spellEnd"/>
        <w:r w:rsidRPr="009271D1">
          <w:t xml:space="preserve"> 각</w:t>
        </w:r>
        <w:r w:rsidRPr="009271D1">
          <w:rPr>
            <w:rFonts w:hint="eastAsia"/>
          </w:rPr>
          <w:t>각</w:t>
        </w:r>
        <w:r w:rsidRPr="009271D1">
          <w:t xml:space="preserve"> 귀속되는 것으로 한다. 다만, 해당 계약이 특정 자산에 직접 관련된 경우에는 그 </w:t>
        </w:r>
        <w:proofErr w:type="spellStart"/>
        <w:r w:rsidRPr="009271D1">
          <w:t>특정자산의</w:t>
        </w:r>
        <w:proofErr w:type="spellEnd"/>
        <w:r w:rsidRPr="009271D1">
          <w:t xml:space="preserve"> 귀속에 따른다. </w:t>
        </w:r>
      </w:ins>
    </w:p>
    <w:p w14:paraId="608205EF" w14:textId="77777777" w:rsidR="009271D1" w:rsidRPr="009271D1" w:rsidRDefault="009271D1" w:rsidP="009271D1">
      <w:pPr>
        <w:widowControl/>
        <w:numPr>
          <w:ilvl w:val="0"/>
          <w:numId w:val="90"/>
        </w:numPr>
        <w:autoSpaceDE/>
        <w:autoSpaceDN/>
        <w:spacing w:after="200" w:line="384" w:lineRule="atLeast"/>
        <w:ind w:hanging="476"/>
        <w:rPr>
          <w:ins w:id="332" w:author="hanwha" w:date="2022-07-28T09:46:00Z"/>
          <w:kern w:val="0"/>
          <w:szCs w:val="20"/>
        </w:rPr>
      </w:pPr>
      <w:ins w:id="333" w:author="hanwha" w:date="2022-07-28T09:46:00Z">
        <w:r w:rsidRPr="009271D1">
          <w:rPr>
            <w:kern w:val="0"/>
            <w:szCs w:val="20"/>
          </w:rPr>
          <w:t xml:space="preserve">분할신설회사의 자산, 부채, 자본의 결정방법은 </w:t>
        </w:r>
        <w:proofErr w:type="spellStart"/>
        <w:r w:rsidRPr="009271D1">
          <w:rPr>
            <w:kern w:val="0"/>
            <w:szCs w:val="20"/>
          </w:rPr>
          <w:t>분할회사의</w:t>
        </w:r>
        <w:proofErr w:type="spellEnd"/>
        <w:r w:rsidRPr="009271D1">
          <w:rPr>
            <w:kern w:val="0"/>
            <w:szCs w:val="20"/>
          </w:rPr>
          <w:t xml:space="preserve"> </w:t>
        </w:r>
        <w:proofErr w:type="spellStart"/>
        <w:r w:rsidRPr="009271D1">
          <w:rPr>
            <w:kern w:val="0"/>
            <w:szCs w:val="20"/>
          </w:rPr>
          <w:t>분할대상</w:t>
        </w:r>
        <w:proofErr w:type="spellEnd"/>
        <w:r w:rsidRPr="009271D1">
          <w:rPr>
            <w:kern w:val="0"/>
            <w:szCs w:val="20"/>
          </w:rPr>
          <w:t xml:space="preserve"> </w:t>
        </w:r>
        <w:r w:rsidRPr="009271D1">
          <w:rPr>
            <w:rFonts w:hint="eastAsia"/>
            <w:kern w:val="0"/>
            <w:szCs w:val="20"/>
          </w:rPr>
          <w:t>사업</w:t>
        </w:r>
        <w:r w:rsidRPr="009271D1">
          <w:rPr>
            <w:kern w:val="0"/>
            <w:szCs w:val="20"/>
          </w:rPr>
          <w:t xml:space="preserve">부문에 관한 모든 자산, 계약, 권리, 책임 및 의무를 분할신설회사에, </w:t>
        </w:r>
        <w:proofErr w:type="spellStart"/>
        <w:r w:rsidRPr="009271D1">
          <w:rPr>
            <w:kern w:val="0"/>
            <w:szCs w:val="20"/>
          </w:rPr>
          <w:t>분할대상</w:t>
        </w:r>
        <w:proofErr w:type="spellEnd"/>
        <w:r w:rsidRPr="009271D1">
          <w:rPr>
            <w:kern w:val="0"/>
            <w:szCs w:val="20"/>
          </w:rPr>
          <w:t xml:space="preserve"> 사업부문에 속하지 않는 것은 분할존속회사에 각각 배분하는 것을 원칙으로 하며, 분할존속회사 및 분할신설회사의 향후 운영 및 투자계획, 각 회사에 적용되는 관련 법령상의 요건 등을 복합적으로 고려하여, 분할존속회사와 분할신설회사의 자산, 부채, </w:t>
        </w:r>
        <w:proofErr w:type="spellStart"/>
        <w:r w:rsidRPr="009271D1">
          <w:rPr>
            <w:kern w:val="0"/>
            <w:szCs w:val="20"/>
          </w:rPr>
          <w:t>자본금액을</w:t>
        </w:r>
        <w:proofErr w:type="spellEnd"/>
        <w:r w:rsidRPr="009271D1">
          <w:rPr>
            <w:kern w:val="0"/>
            <w:szCs w:val="20"/>
          </w:rPr>
          <w:t xml:space="preserve"> 결정한다.</w:t>
        </w:r>
      </w:ins>
    </w:p>
    <w:p w14:paraId="772A95A9" w14:textId="77777777" w:rsidR="009271D1" w:rsidRPr="009271D1" w:rsidRDefault="009271D1" w:rsidP="009271D1">
      <w:pPr>
        <w:widowControl/>
        <w:autoSpaceDE/>
        <w:autoSpaceDN/>
        <w:spacing w:line="384" w:lineRule="atLeast"/>
        <w:ind w:left="644"/>
        <w:rPr>
          <w:ins w:id="334" w:author="hanwha" w:date="2022-07-28T09:46:00Z"/>
          <w:kern w:val="0"/>
          <w:szCs w:val="20"/>
        </w:rPr>
      </w:pPr>
    </w:p>
    <w:p w14:paraId="37BC6D8E" w14:textId="77777777" w:rsidR="009271D1" w:rsidRPr="009271D1" w:rsidRDefault="009271D1" w:rsidP="009271D1">
      <w:pPr>
        <w:rPr>
          <w:ins w:id="335" w:author="hanwha" w:date="2022-07-28T09:46:00Z"/>
          <w:rFonts w:ascii="맑은 고딕" w:eastAsia="맑은 고딕" w:hAnsi="맑은 고딕"/>
          <w:b/>
          <w:szCs w:val="20"/>
        </w:rPr>
      </w:pPr>
    </w:p>
    <w:p w14:paraId="52C3AF7C" w14:textId="77777777" w:rsidR="009271D1" w:rsidRPr="009271D1" w:rsidRDefault="009271D1" w:rsidP="009271D1">
      <w:pPr>
        <w:rPr>
          <w:ins w:id="336" w:author="hanwha" w:date="2022-07-28T09:46:00Z"/>
          <w:rFonts w:ascii="맑은 고딕" w:eastAsia="맑은 고딕" w:hAnsi="맑은 고딕"/>
          <w:b/>
          <w:szCs w:val="20"/>
        </w:rPr>
      </w:pPr>
    </w:p>
    <w:p w14:paraId="38300C27" w14:textId="77777777" w:rsidR="009271D1" w:rsidRPr="009271D1" w:rsidRDefault="009271D1" w:rsidP="009271D1">
      <w:pPr>
        <w:rPr>
          <w:ins w:id="337" w:author="hanwha" w:date="2022-07-28T09:46:00Z"/>
          <w:rFonts w:ascii="맑은 고딕" w:eastAsia="맑은 고딕" w:hAnsi="맑은 고딕"/>
          <w:b/>
          <w:szCs w:val="20"/>
        </w:rPr>
      </w:pPr>
      <w:ins w:id="338" w:author="hanwha" w:date="2022-07-28T09:46:00Z">
        <w:r w:rsidRPr="009271D1">
          <w:rPr>
            <w:rFonts w:ascii="맑은 고딕" w:eastAsia="맑은 고딕" w:hAnsi="맑은 고딕"/>
            <w:b/>
            <w:szCs w:val="20"/>
          </w:rPr>
          <w:t>3. 분할 일정</w:t>
        </w:r>
      </w:ins>
    </w:p>
    <w:tbl>
      <w:tblPr>
        <w:tblW w:w="9356" w:type="dxa"/>
        <w:tblInd w:w="-8"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000" w:firstRow="0" w:lastRow="0" w:firstColumn="0" w:lastColumn="0" w:noHBand="0" w:noVBand="0"/>
      </w:tblPr>
      <w:tblGrid>
        <w:gridCol w:w="5387"/>
        <w:gridCol w:w="3969"/>
      </w:tblGrid>
      <w:tr w:rsidR="009271D1" w:rsidRPr="009271D1" w14:paraId="668688D0" w14:textId="77777777" w:rsidTr="006C3448">
        <w:trPr>
          <w:trHeight w:val="382"/>
          <w:tblHeader/>
          <w:ins w:id="339" w:author="hanwha" w:date="2022-07-28T09:46:00Z"/>
        </w:trPr>
        <w:tc>
          <w:tcPr>
            <w:tcW w:w="5387" w:type="dxa"/>
            <w:tcBorders>
              <w:top w:val="outset" w:sz="6" w:space="0" w:color="808080"/>
              <w:left w:val="outset" w:sz="6" w:space="0" w:color="808080"/>
              <w:bottom w:val="outset" w:sz="6" w:space="0" w:color="808080"/>
              <w:right w:val="outset" w:sz="6" w:space="0" w:color="808080"/>
            </w:tcBorders>
            <w:shd w:val="clear" w:color="auto" w:fill="DCDCDC"/>
            <w:tcMar>
              <w:top w:w="30" w:type="dxa"/>
              <w:left w:w="60" w:type="dxa"/>
              <w:bottom w:w="0" w:type="dxa"/>
              <w:right w:w="60" w:type="dxa"/>
            </w:tcMar>
          </w:tcPr>
          <w:p w14:paraId="264F016C" w14:textId="77777777" w:rsidR="009271D1" w:rsidRPr="009271D1" w:rsidRDefault="009271D1" w:rsidP="009271D1">
            <w:pPr>
              <w:spacing w:line="300" w:lineRule="atLeast"/>
              <w:jc w:val="center"/>
              <w:rPr>
                <w:ins w:id="340" w:author="hanwha" w:date="2022-07-28T09:46:00Z"/>
                <w:rFonts w:ascii="맑은 고딕" w:eastAsia="맑은 고딕" w:hAnsi="맑은 고딕"/>
                <w:b/>
                <w:bCs/>
                <w:szCs w:val="20"/>
              </w:rPr>
            </w:pPr>
            <w:ins w:id="341" w:author="hanwha" w:date="2022-07-28T09:46:00Z">
              <w:r w:rsidRPr="009271D1">
                <w:rPr>
                  <w:rFonts w:ascii="맑은 고딕" w:eastAsia="맑은 고딕" w:hAnsi="맑은 고딕"/>
                  <w:b/>
                  <w:bCs/>
                  <w:szCs w:val="20"/>
                </w:rPr>
                <w:t>구</w:t>
              </w:r>
              <w:r w:rsidRPr="009271D1">
                <w:rPr>
                  <w:rFonts w:ascii="맑은 고딕" w:eastAsia="맑은 고딕" w:hAnsi="맑은 고딕" w:hint="eastAsia"/>
                  <w:b/>
                  <w:bCs/>
                  <w:szCs w:val="20"/>
                </w:rPr>
                <w:t xml:space="preserve"> </w:t>
              </w:r>
              <w:r w:rsidRPr="009271D1">
                <w:rPr>
                  <w:rFonts w:ascii="맑은 고딕" w:eastAsia="맑은 고딕" w:hAnsi="맑은 고딕"/>
                  <w:b/>
                  <w:bCs/>
                  <w:szCs w:val="20"/>
                </w:rPr>
                <w:t xml:space="preserve">      분</w:t>
              </w:r>
            </w:ins>
          </w:p>
        </w:tc>
        <w:tc>
          <w:tcPr>
            <w:tcW w:w="3969" w:type="dxa"/>
            <w:tcBorders>
              <w:top w:val="outset" w:sz="6" w:space="0" w:color="808080"/>
              <w:left w:val="outset" w:sz="6" w:space="0" w:color="808080"/>
              <w:bottom w:val="outset" w:sz="6" w:space="0" w:color="808080"/>
              <w:right w:val="outset" w:sz="6" w:space="0" w:color="808080"/>
            </w:tcBorders>
            <w:shd w:val="clear" w:color="auto" w:fill="DCDCDC"/>
            <w:tcMar>
              <w:top w:w="30" w:type="dxa"/>
              <w:left w:w="60" w:type="dxa"/>
              <w:bottom w:w="0" w:type="dxa"/>
              <w:right w:w="60" w:type="dxa"/>
            </w:tcMar>
          </w:tcPr>
          <w:p w14:paraId="3FF64A20" w14:textId="77777777" w:rsidR="009271D1" w:rsidRPr="009271D1" w:rsidRDefault="009271D1" w:rsidP="009271D1">
            <w:pPr>
              <w:spacing w:line="300" w:lineRule="atLeast"/>
              <w:jc w:val="center"/>
              <w:rPr>
                <w:ins w:id="342" w:author="hanwha" w:date="2022-07-28T09:46:00Z"/>
                <w:rFonts w:ascii="맑은 고딕" w:eastAsia="맑은 고딕" w:hAnsi="맑은 고딕"/>
                <w:b/>
                <w:bCs/>
                <w:szCs w:val="20"/>
              </w:rPr>
            </w:pPr>
            <w:ins w:id="343" w:author="hanwha" w:date="2022-07-28T09:46:00Z">
              <w:r w:rsidRPr="009271D1">
                <w:rPr>
                  <w:rFonts w:ascii="맑은 고딕" w:eastAsia="맑은 고딕" w:hAnsi="맑은 고딕"/>
                  <w:b/>
                  <w:bCs/>
                  <w:szCs w:val="20"/>
                </w:rPr>
                <w:t>일       자</w:t>
              </w:r>
            </w:ins>
          </w:p>
        </w:tc>
      </w:tr>
      <w:tr w:rsidR="009271D1" w:rsidRPr="009271D1" w14:paraId="67157C92" w14:textId="77777777" w:rsidTr="006C3448">
        <w:trPr>
          <w:trHeight w:val="382"/>
          <w:ins w:id="344" w:author="hanwha" w:date="2022-07-28T09:46:00Z"/>
        </w:trPr>
        <w:tc>
          <w:tcPr>
            <w:tcW w:w="5387" w:type="dxa"/>
            <w:tcBorders>
              <w:top w:val="outset" w:sz="6" w:space="0" w:color="808080"/>
              <w:left w:val="outset" w:sz="6" w:space="0" w:color="808080"/>
              <w:bottom w:val="outset" w:sz="6" w:space="0" w:color="808080"/>
              <w:right w:val="outset" w:sz="6" w:space="0" w:color="808080"/>
            </w:tcBorders>
            <w:shd w:val="clear" w:color="auto" w:fill="auto"/>
            <w:tcMar>
              <w:top w:w="30" w:type="dxa"/>
              <w:left w:w="60" w:type="dxa"/>
              <w:bottom w:w="0" w:type="dxa"/>
              <w:right w:w="60" w:type="dxa"/>
            </w:tcMar>
          </w:tcPr>
          <w:p w14:paraId="523B6F93" w14:textId="77777777" w:rsidR="009271D1" w:rsidRPr="009271D1" w:rsidRDefault="009271D1" w:rsidP="009271D1">
            <w:pPr>
              <w:spacing w:line="300" w:lineRule="atLeast"/>
              <w:rPr>
                <w:ins w:id="345" w:author="hanwha" w:date="2022-07-28T09:46:00Z"/>
                <w:rFonts w:ascii="맑은 고딕" w:eastAsia="맑은 고딕" w:hAnsi="맑은 고딕"/>
                <w:szCs w:val="20"/>
              </w:rPr>
            </w:pPr>
            <w:proofErr w:type="spellStart"/>
            <w:ins w:id="346" w:author="hanwha" w:date="2022-07-28T09:46:00Z">
              <w:r w:rsidRPr="009271D1">
                <w:rPr>
                  <w:rFonts w:ascii="맑은 고딕" w:eastAsia="맑은 고딕" w:hAnsi="맑은 고딕" w:hint="eastAsia"/>
                  <w:szCs w:val="20"/>
                </w:rPr>
                <w:t>분할계획서</w:t>
              </w:r>
              <w:proofErr w:type="spellEnd"/>
              <w:r w:rsidRPr="009271D1">
                <w:rPr>
                  <w:rFonts w:ascii="맑은 고딕" w:eastAsia="맑은 고딕" w:hAnsi="맑은 고딕" w:hint="eastAsia"/>
                  <w:szCs w:val="20"/>
                </w:rPr>
                <w:t xml:space="preserve"> 승인을 위한 </w:t>
              </w:r>
              <w:r w:rsidRPr="009271D1">
                <w:rPr>
                  <w:rFonts w:ascii="맑은 고딕" w:eastAsia="맑은 고딕" w:hAnsi="맑은 고딕"/>
                  <w:szCs w:val="20"/>
                </w:rPr>
                <w:t>이사회결의일</w:t>
              </w:r>
            </w:ins>
          </w:p>
        </w:tc>
        <w:tc>
          <w:tcPr>
            <w:tcW w:w="3969" w:type="dxa"/>
            <w:tcBorders>
              <w:top w:val="outset" w:sz="6" w:space="0" w:color="808080"/>
              <w:left w:val="outset" w:sz="6" w:space="0" w:color="808080"/>
              <w:bottom w:val="outset" w:sz="6" w:space="0" w:color="808080"/>
              <w:right w:val="outset" w:sz="6" w:space="0" w:color="808080"/>
            </w:tcBorders>
            <w:shd w:val="clear" w:color="auto" w:fill="auto"/>
            <w:tcMar>
              <w:top w:w="30" w:type="dxa"/>
              <w:left w:w="60" w:type="dxa"/>
              <w:bottom w:w="0" w:type="dxa"/>
              <w:right w:w="60" w:type="dxa"/>
            </w:tcMar>
          </w:tcPr>
          <w:p w14:paraId="4D343657" w14:textId="77777777" w:rsidR="009271D1" w:rsidRPr="009271D1" w:rsidRDefault="009271D1" w:rsidP="009271D1">
            <w:pPr>
              <w:spacing w:line="300" w:lineRule="atLeast"/>
              <w:jc w:val="center"/>
              <w:rPr>
                <w:ins w:id="347" w:author="hanwha" w:date="2022-07-28T09:46:00Z"/>
                <w:rFonts w:ascii="맑은 고딕" w:eastAsia="맑은 고딕" w:hAnsi="맑은 고딕"/>
                <w:szCs w:val="20"/>
              </w:rPr>
            </w:pPr>
            <w:ins w:id="348" w:author="hanwha" w:date="2022-07-28T09:46:00Z">
              <w:r w:rsidRPr="009271D1">
                <w:rPr>
                  <w:rFonts w:ascii="맑은 고딕" w:eastAsia="맑은 고딕" w:hAnsi="맑은 고딕"/>
                  <w:bCs/>
                  <w:szCs w:val="20"/>
                </w:rPr>
                <w:t>2022년 7월 29일</w:t>
              </w:r>
            </w:ins>
          </w:p>
        </w:tc>
      </w:tr>
      <w:tr w:rsidR="009271D1" w:rsidRPr="009271D1" w14:paraId="594F75A5" w14:textId="77777777" w:rsidTr="006C3448">
        <w:trPr>
          <w:trHeight w:val="382"/>
          <w:ins w:id="349" w:author="hanwha" w:date="2022-07-28T09:46:00Z"/>
        </w:trPr>
        <w:tc>
          <w:tcPr>
            <w:tcW w:w="5387" w:type="dxa"/>
            <w:tcBorders>
              <w:top w:val="outset" w:sz="6" w:space="0" w:color="808080"/>
              <w:left w:val="outset" w:sz="6" w:space="0" w:color="808080"/>
              <w:bottom w:val="outset" w:sz="6" w:space="0" w:color="808080"/>
              <w:right w:val="outset" w:sz="6" w:space="0" w:color="808080"/>
            </w:tcBorders>
            <w:shd w:val="clear" w:color="auto" w:fill="auto"/>
            <w:tcMar>
              <w:top w:w="30" w:type="dxa"/>
              <w:left w:w="60" w:type="dxa"/>
              <w:bottom w:w="0" w:type="dxa"/>
              <w:right w:w="60" w:type="dxa"/>
            </w:tcMar>
            <w:vAlign w:val="center"/>
          </w:tcPr>
          <w:p w14:paraId="3E58EC7E" w14:textId="77777777" w:rsidR="009271D1" w:rsidRPr="009271D1" w:rsidRDefault="009271D1" w:rsidP="009271D1">
            <w:pPr>
              <w:spacing w:line="300" w:lineRule="atLeast"/>
              <w:rPr>
                <w:ins w:id="350" w:author="hanwha" w:date="2022-07-28T09:46:00Z"/>
                <w:rFonts w:ascii="맑은 고딕" w:eastAsia="맑은 고딕" w:hAnsi="맑은 고딕"/>
                <w:szCs w:val="20"/>
              </w:rPr>
            </w:pPr>
            <w:ins w:id="351" w:author="hanwha" w:date="2022-07-28T09:46:00Z">
              <w:r w:rsidRPr="009271D1">
                <w:rPr>
                  <w:rFonts w:ascii="맑은 고딕" w:eastAsia="맑은 고딕" w:hAnsi="맑은 고딕"/>
                  <w:szCs w:val="20"/>
                </w:rPr>
                <w:t>주요사항보고서 제출일</w:t>
              </w:r>
            </w:ins>
          </w:p>
        </w:tc>
        <w:tc>
          <w:tcPr>
            <w:tcW w:w="3969" w:type="dxa"/>
            <w:tcBorders>
              <w:top w:val="outset" w:sz="6" w:space="0" w:color="808080"/>
              <w:left w:val="outset" w:sz="6" w:space="0" w:color="808080"/>
              <w:bottom w:val="outset" w:sz="6" w:space="0" w:color="808080"/>
              <w:right w:val="outset" w:sz="6" w:space="0" w:color="808080"/>
            </w:tcBorders>
            <w:shd w:val="clear" w:color="auto" w:fill="auto"/>
            <w:tcMar>
              <w:top w:w="30" w:type="dxa"/>
              <w:left w:w="60" w:type="dxa"/>
              <w:bottom w:w="0" w:type="dxa"/>
              <w:right w:w="60" w:type="dxa"/>
            </w:tcMar>
          </w:tcPr>
          <w:p w14:paraId="7475767C" w14:textId="77777777" w:rsidR="009271D1" w:rsidRPr="009271D1" w:rsidRDefault="009271D1" w:rsidP="009271D1">
            <w:pPr>
              <w:spacing w:line="300" w:lineRule="atLeast"/>
              <w:jc w:val="center"/>
              <w:rPr>
                <w:ins w:id="352" w:author="hanwha" w:date="2022-07-28T09:46:00Z"/>
                <w:rFonts w:ascii="맑은 고딕" w:eastAsia="맑은 고딕" w:hAnsi="맑은 고딕"/>
                <w:szCs w:val="20"/>
              </w:rPr>
            </w:pPr>
            <w:ins w:id="353" w:author="hanwha" w:date="2022-07-28T09:46:00Z">
              <w:r w:rsidRPr="009271D1">
                <w:rPr>
                  <w:rFonts w:ascii="맑은 고딕" w:eastAsia="맑은 고딕" w:hAnsi="맑은 고딕"/>
                  <w:bCs/>
                  <w:szCs w:val="20"/>
                </w:rPr>
                <w:t>2022년 7월 29일</w:t>
              </w:r>
            </w:ins>
          </w:p>
        </w:tc>
      </w:tr>
      <w:tr w:rsidR="009271D1" w:rsidRPr="009271D1" w14:paraId="7C54EC3A" w14:textId="77777777" w:rsidTr="006C3448">
        <w:trPr>
          <w:trHeight w:val="382"/>
          <w:ins w:id="354" w:author="hanwha" w:date="2022-07-28T09:46:00Z"/>
        </w:trPr>
        <w:tc>
          <w:tcPr>
            <w:tcW w:w="5387" w:type="dxa"/>
            <w:tcBorders>
              <w:top w:val="outset" w:sz="6" w:space="0" w:color="808080"/>
              <w:left w:val="outset" w:sz="6" w:space="0" w:color="808080"/>
              <w:bottom w:val="outset" w:sz="6" w:space="0" w:color="808080"/>
              <w:right w:val="outset" w:sz="6" w:space="0" w:color="808080"/>
            </w:tcBorders>
            <w:shd w:val="clear" w:color="auto" w:fill="auto"/>
            <w:tcMar>
              <w:top w:w="30" w:type="dxa"/>
              <w:left w:w="60" w:type="dxa"/>
              <w:bottom w:w="0" w:type="dxa"/>
              <w:right w:w="60" w:type="dxa"/>
            </w:tcMar>
            <w:vAlign w:val="center"/>
          </w:tcPr>
          <w:p w14:paraId="58612BDB" w14:textId="77777777" w:rsidR="009271D1" w:rsidRPr="009271D1" w:rsidRDefault="009271D1" w:rsidP="009271D1">
            <w:pPr>
              <w:spacing w:line="300" w:lineRule="atLeast"/>
              <w:rPr>
                <w:ins w:id="355" w:author="hanwha" w:date="2022-07-28T09:46:00Z"/>
                <w:rFonts w:ascii="맑은 고딕" w:eastAsia="맑은 고딕" w:hAnsi="맑은 고딕"/>
                <w:szCs w:val="20"/>
              </w:rPr>
            </w:pPr>
            <w:ins w:id="356" w:author="hanwha" w:date="2022-07-28T09:46:00Z">
              <w:r w:rsidRPr="009271D1">
                <w:rPr>
                  <w:rFonts w:ascii="맑은 고딕" w:eastAsia="맑은 고딕" w:hAnsi="맑은 고딕"/>
                  <w:szCs w:val="20"/>
                </w:rPr>
                <w:t xml:space="preserve">분할 주주총회를 위한 </w:t>
              </w:r>
              <w:proofErr w:type="spellStart"/>
              <w:r w:rsidRPr="009271D1">
                <w:rPr>
                  <w:rFonts w:ascii="맑은 고딕" w:eastAsia="맑은 고딕" w:hAnsi="맑은 고딕"/>
                  <w:szCs w:val="20"/>
                </w:rPr>
                <w:t>주주확정일</w:t>
              </w:r>
              <w:proofErr w:type="spellEnd"/>
            </w:ins>
          </w:p>
        </w:tc>
        <w:tc>
          <w:tcPr>
            <w:tcW w:w="3969" w:type="dxa"/>
            <w:tcBorders>
              <w:top w:val="outset" w:sz="6" w:space="0" w:color="808080"/>
              <w:left w:val="outset" w:sz="6" w:space="0" w:color="808080"/>
              <w:bottom w:val="outset" w:sz="6" w:space="0" w:color="808080"/>
              <w:right w:val="outset" w:sz="6" w:space="0" w:color="808080"/>
            </w:tcBorders>
            <w:shd w:val="clear" w:color="auto" w:fill="auto"/>
            <w:tcMar>
              <w:top w:w="30" w:type="dxa"/>
              <w:left w:w="60" w:type="dxa"/>
              <w:bottom w:w="0" w:type="dxa"/>
              <w:right w:w="60" w:type="dxa"/>
            </w:tcMar>
          </w:tcPr>
          <w:p w14:paraId="22DC667F" w14:textId="77777777" w:rsidR="009271D1" w:rsidRPr="009271D1" w:rsidRDefault="009271D1" w:rsidP="009271D1">
            <w:pPr>
              <w:spacing w:line="300" w:lineRule="atLeast"/>
              <w:jc w:val="center"/>
              <w:rPr>
                <w:ins w:id="357" w:author="hanwha" w:date="2022-07-28T09:46:00Z"/>
                <w:rFonts w:ascii="맑은 고딕" w:eastAsia="맑은 고딕" w:hAnsi="맑은 고딕"/>
                <w:szCs w:val="20"/>
              </w:rPr>
            </w:pPr>
            <w:ins w:id="358" w:author="hanwha" w:date="2022-07-28T09:46:00Z">
              <w:r w:rsidRPr="009271D1">
                <w:rPr>
                  <w:rFonts w:ascii="맑은 고딕" w:eastAsia="맑은 고딕" w:hAnsi="맑은 고딕"/>
                  <w:bCs/>
                  <w:szCs w:val="20"/>
                </w:rPr>
                <w:t>2022년 8월</w:t>
              </w:r>
              <w:r w:rsidRPr="009271D1">
                <w:rPr>
                  <w:rFonts w:ascii="맑은 고딕" w:eastAsia="맑은 고딕" w:hAnsi="맑은 고딕" w:hint="eastAsia"/>
                  <w:bCs/>
                  <w:szCs w:val="20"/>
                </w:rPr>
                <w:t xml:space="preserve"> 16</w:t>
              </w:r>
              <w:r w:rsidRPr="009271D1">
                <w:rPr>
                  <w:rFonts w:ascii="맑은 고딕" w:eastAsia="맑은 고딕" w:hAnsi="맑은 고딕"/>
                  <w:bCs/>
                  <w:szCs w:val="20"/>
                </w:rPr>
                <w:t>일</w:t>
              </w:r>
            </w:ins>
          </w:p>
        </w:tc>
      </w:tr>
      <w:tr w:rsidR="009271D1" w:rsidRPr="009271D1" w14:paraId="7D779157" w14:textId="77777777" w:rsidTr="006C3448">
        <w:trPr>
          <w:trHeight w:val="382"/>
          <w:ins w:id="359" w:author="hanwha" w:date="2022-07-28T09:46:00Z"/>
        </w:trPr>
        <w:tc>
          <w:tcPr>
            <w:tcW w:w="5387" w:type="dxa"/>
            <w:tcBorders>
              <w:top w:val="outset" w:sz="6" w:space="0" w:color="808080"/>
              <w:left w:val="outset" w:sz="6" w:space="0" w:color="808080"/>
              <w:bottom w:val="outset" w:sz="6" w:space="0" w:color="808080"/>
              <w:right w:val="outset" w:sz="6" w:space="0" w:color="808080"/>
            </w:tcBorders>
            <w:shd w:val="clear" w:color="auto" w:fill="auto"/>
            <w:tcMar>
              <w:top w:w="30" w:type="dxa"/>
              <w:left w:w="60" w:type="dxa"/>
              <w:bottom w:w="0" w:type="dxa"/>
              <w:right w:w="60" w:type="dxa"/>
            </w:tcMar>
            <w:vAlign w:val="center"/>
          </w:tcPr>
          <w:p w14:paraId="60F761F5" w14:textId="77777777" w:rsidR="009271D1" w:rsidRPr="009271D1" w:rsidRDefault="009271D1" w:rsidP="009271D1">
            <w:pPr>
              <w:spacing w:line="300" w:lineRule="atLeast"/>
              <w:rPr>
                <w:ins w:id="360" w:author="hanwha" w:date="2022-07-28T09:46:00Z"/>
                <w:rFonts w:ascii="맑은 고딕" w:eastAsia="맑은 고딕" w:hAnsi="맑은 고딕"/>
                <w:szCs w:val="20"/>
              </w:rPr>
            </w:pPr>
            <w:ins w:id="361" w:author="hanwha" w:date="2022-07-28T09:46:00Z">
              <w:r w:rsidRPr="009271D1">
                <w:rPr>
                  <w:rFonts w:ascii="맑은 고딕" w:eastAsia="맑은 고딕" w:hAnsi="맑은 고딕" w:hint="eastAsia"/>
                  <w:szCs w:val="20"/>
                </w:rPr>
                <w:t xml:space="preserve">주주총회 </w:t>
              </w:r>
              <w:proofErr w:type="spellStart"/>
              <w:r w:rsidRPr="009271D1">
                <w:rPr>
                  <w:rFonts w:ascii="맑은 고딕" w:eastAsia="맑은 고딕" w:hAnsi="맑은 고딕" w:hint="eastAsia"/>
                  <w:szCs w:val="20"/>
                </w:rPr>
                <w:t>소집공고일</w:t>
              </w:r>
              <w:proofErr w:type="spellEnd"/>
              <w:r w:rsidRPr="009271D1">
                <w:rPr>
                  <w:rFonts w:ascii="맑은 고딕" w:eastAsia="맑은 고딕" w:hAnsi="맑은 고딕" w:hint="eastAsia"/>
                  <w:szCs w:val="20"/>
                </w:rPr>
                <w:t xml:space="preserve"> 및 통지일</w:t>
              </w:r>
            </w:ins>
          </w:p>
        </w:tc>
        <w:tc>
          <w:tcPr>
            <w:tcW w:w="3969" w:type="dxa"/>
            <w:tcBorders>
              <w:top w:val="outset" w:sz="6" w:space="0" w:color="808080"/>
              <w:left w:val="outset" w:sz="6" w:space="0" w:color="808080"/>
              <w:bottom w:val="outset" w:sz="6" w:space="0" w:color="808080"/>
              <w:right w:val="outset" w:sz="6" w:space="0" w:color="808080"/>
            </w:tcBorders>
            <w:shd w:val="clear" w:color="auto" w:fill="auto"/>
            <w:tcMar>
              <w:top w:w="30" w:type="dxa"/>
              <w:left w:w="60" w:type="dxa"/>
              <w:bottom w:w="0" w:type="dxa"/>
              <w:right w:w="60" w:type="dxa"/>
            </w:tcMar>
          </w:tcPr>
          <w:p w14:paraId="0D75DBA2" w14:textId="77777777" w:rsidR="009271D1" w:rsidRPr="009271D1" w:rsidRDefault="009271D1" w:rsidP="009271D1">
            <w:pPr>
              <w:spacing w:line="300" w:lineRule="atLeast"/>
              <w:jc w:val="center"/>
              <w:rPr>
                <w:ins w:id="362" w:author="hanwha" w:date="2022-07-28T09:46:00Z"/>
                <w:rFonts w:ascii="맑은 고딕" w:eastAsia="맑은 고딕" w:hAnsi="맑은 고딕"/>
                <w:bCs/>
                <w:szCs w:val="20"/>
              </w:rPr>
            </w:pPr>
            <w:ins w:id="363" w:author="hanwha" w:date="2022-07-28T09:46:00Z">
              <w:r w:rsidRPr="009271D1">
                <w:rPr>
                  <w:rFonts w:ascii="맑은 고딕" w:eastAsia="맑은 고딕" w:hAnsi="맑은 고딕" w:hint="eastAsia"/>
                  <w:bCs/>
                  <w:szCs w:val="20"/>
                </w:rPr>
                <w:t>20</w:t>
              </w:r>
              <w:r w:rsidRPr="009271D1">
                <w:rPr>
                  <w:rFonts w:ascii="맑은 고딕" w:eastAsia="맑은 고딕" w:hAnsi="맑은 고딕"/>
                  <w:bCs/>
                  <w:szCs w:val="20"/>
                </w:rPr>
                <w:t>22</w:t>
              </w:r>
              <w:r w:rsidRPr="009271D1">
                <w:rPr>
                  <w:rFonts w:ascii="맑은 고딕" w:eastAsia="맑은 고딕" w:hAnsi="맑은 고딕" w:hint="eastAsia"/>
                  <w:bCs/>
                  <w:szCs w:val="20"/>
                </w:rPr>
                <w:t xml:space="preserve">년 </w:t>
              </w:r>
              <w:r w:rsidRPr="009271D1">
                <w:rPr>
                  <w:rFonts w:ascii="맑은 고딕" w:eastAsia="맑은 고딕" w:hAnsi="맑은 고딕"/>
                  <w:bCs/>
                  <w:szCs w:val="20"/>
                </w:rPr>
                <w:t>9</w:t>
              </w:r>
              <w:r w:rsidRPr="009271D1">
                <w:rPr>
                  <w:rFonts w:ascii="맑은 고딕" w:eastAsia="맑은 고딕" w:hAnsi="맑은 고딕" w:hint="eastAsia"/>
                  <w:bCs/>
                  <w:szCs w:val="20"/>
                </w:rPr>
                <w:t xml:space="preserve">월 </w:t>
              </w:r>
              <w:r w:rsidRPr="009271D1">
                <w:rPr>
                  <w:rFonts w:ascii="맑은 고딕" w:eastAsia="맑은 고딕" w:hAnsi="맑은 고딕"/>
                  <w:bCs/>
                  <w:szCs w:val="20"/>
                </w:rPr>
                <w:t>8</w:t>
              </w:r>
              <w:r w:rsidRPr="009271D1">
                <w:rPr>
                  <w:rFonts w:ascii="맑은 고딕" w:eastAsia="맑은 고딕" w:hAnsi="맑은 고딕" w:hint="eastAsia"/>
                  <w:bCs/>
                  <w:szCs w:val="20"/>
                </w:rPr>
                <w:t>일</w:t>
              </w:r>
            </w:ins>
          </w:p>
        </w:tc>
      </w:tr>
      <w:tr w:rsidR="009271D1" w:rsidRPr="009271D1" w14:paraId="2DF0EFE2" w14:textId="77777777" w:rsidTr="006C3448">
        <w:trPr>
          <w:trHeight w:val="382"/>
          <w:ins w:id="364" w:author="hanwha" w:date="2022-07-28T09:46:00Z"/>
        </w:trPr>
        <w:tc>
          <w:tcPr>
            <w:tcW w:w="5387" w:type="dxa"/>
            <w:tcBorders>
              <w:top w:val="outset" w:sz="6" w:space="0" w:color="808080"/>
              <w:left w:val="outset" w:sz="6" w:space="0" w:color="808080"/>
              <w:bottom w:val="outset" w:sz="6" w:space="0" w:color="808080"/>
              <w:right w:val="outset" w:sz="6" w:space="0" w:color="808080"/>
            </w:tcBorders>
            <w:shd w:val="clear" w:color="auto" w:fill="auto"/>
            <w:tcMar>
              <w:top w:w="30" w:type="dxa"/>
              <w:left w:w="60" w:type="dxa"/>
              <w:bottom w:w="0" w:type="dxa"/>
              <w:right w:w="60" w:type="dxa"/>
            </w:tcMar>
          </w:tcPr>
          <w:p w14:paraId="6F0FBF59" w14:textId="77777777" w:rsidR="009271D1" w:rsidRPr="009271D1" w:rsidRDefault="009271D1" w:rsidP="009271D1">
            <w:pPr>
              <w:spacing w:line="300" w:lineRule="atLeast"/>
              <w:rPr>
                <w:ins w:id="365" w:author="hanwha" w:date="2022-07-28T09:46:00Z"/>
                <w:rFonts w:ascii="맑은 고딕" w:eastAsia="맑은 고딕" w:hAnsi="맑은 고딕"/>
                <w:szCs w:val="20"/>
              </w:rPr>
            </w:pPr>
            <w:proofErr w:type="spellStart"/>
            <w:ins w:id="366" w:author="hanwha" w:date="2022-07-28T09:46:00Z">
              <w:r w:rsidRPr="009271D1">
                <w:rPr>
                  <w:rFonts w:ascii="맑은 고딕" w:eastAsia="맑은 고딕" w:hAnsi="맑은 고딕"/>
                  <w:szCs w:val="20"/>
                </w:rPr>
                <w:t>분할계획서</w:t>
              </w:r>
              <w:proofErr w:type="spellEnd"/>
              <w:r w:rsidRPr="009271D1">
                <w:rPr>
                  <w:rFonts w:ascii="맑은 고딕" w:eastAsia="맑은 고딕" w:hAnsi="맑은 고딕"/>
                  <w:szCs w:val="20"/>
                </w:rPr>
                <w:t xml:space="preserve"> 승인을 위한 주주총회일</w:t>
              </w:r>
              <w:r w:rsidRPr="009271D1">
                <w:rPr>
                  <w:rFonts w:ascii="맑은 고딕" w:eastAsia="맑은 고딕" w:hAnsi="맑은 고딕" w:hint="eastAsia"/>
                  <w:szCs w:val="20"/>
                </w:rPr>
                <w:t>(예정일)</w:t>
              </w:r>
            </w:ins>
          </w:p>
        </w:tc>
        <w:tc>
          <w:tcPr>
            <w:tcW w:w="3969" w:type="dxa"/>
            <w:tcBorders>
              <w:top w:val="outset" w:sz="6" w:space="0" w:color="808080"/>
              <w:left w:val="outset" w:sz="6" w:space="0" w:color="808080"/>
              <w:bottom w:val="outset" w:sz="6" w:space="0" w:color="808080"/>
              <w:right w:val="outset" w:sz="6" w:space="0" w:color="808080"/>
            </w:tcBorders>
            <w:shd w:val="clear" w:color="auto" w:fill="auto"/>
            <w:tcMar>
              <w:top w:w="30" w:type="dxa"/>
              <w:left w:w="60" w:type="dxa"/>
              <w:bottom w:w="0" w:type="dxa"/>
              <w:right w:w="60" w:type="dxa"/>
            </w:tcMar>
          </w:tcPr>
          <w:p w14:paraId="4A2CA634" w14:textId="77777777" w:rsidR="009271D1" w:rsidRPr="009271D1" w:rsidRDefault="009271D1" w:rsidP="009271D1">
            <w:pPr>
              <w:spacing w:line="300" w:lineRule="atLeast"/>
              <w:jc w:val="center"/>
              <w:rPr>
                <w:ins w:id="367" w:author="hanwha" w:date="2022-07-28T09:46:00Z"/>
                <w:rFonts w:ascii="맑은 고딕" w:eastAsia="맑은 고딕" w:hAnsi="맑은 고딕"/>
                <w:szCs w:val="20"/>
              </w:rPr>
            </w:pPr>
            <w:ins w:id="368" w:author="hanwha" w:date="2022-07-28T09:46:00Z">
              <w:r w:rsidRPr="009271D1">
                <w:rPr>
                  <w:rFonts w:ascii="맑은 고딕" w:eastAsia="맑은 고딕" w:hAnsi="맑은 고딕"/>
                  <w:bCs/>
                  <w:szCs w:val="20"/>
                </w:rPr>
                <w:t>2022년 9월 28일</w:t>
              </w:r>
            </w:ins>
          </w:p>
        </w:tc>
      </w:tr>
      <w:tr w:rsidR="009271D1" w:rsidRPr="009271D1" w14:paraId="5051298C" w14:textId="77777777" w:rsidTr="006C3448">
        <w:trPr>
          <w:trHeight w:val="382"/>
          <w:ins w:id="369" w:author="hanwha" w:date="2022-07-28T09:46:00Z"/>
        </w:trPr>
        <w:tc>
          <w:tcPr>
            <w:tcW w:w="5387" w:type="dxa"/>
            <w:tcBorders>
              <w:top w:val="outset" w:sz="6" w:space="0" w:color="808080"/>
              <w:left w:val="outset" w:sz="6" w:space="0" w:color="808080"/>
              <w:bottom w:val="outset" w:sz="6" w:space="0" w:color="808080"/>
              <w:right w:val="outset" w:sz="6" w:space="0" w:color="808080"/>
            </w:tcBorders>
            <w:shd w:val="clear" w:color="auto" w:fill="auto"/>
            <w:tcMar>
              <w:top w:w="30" w:type="dxa"/>
              <w:left w:w="60" w:type="dxa"/>
              <w:bottom w:w="0" w:type="dxa"/>
              <w:right w:w="60" w:type="dxa"/>
            </w:tcMar>
          </w:tcPr>
          <w:p w14:paraId="0F2F8686" w14:textId="77777777" w:rsidR="009271D1" w:rsidRPr="009271D1" w:rsidRDefault="009271D1" w:rsidP="009271D1">
            <w:pPr>
              <w:spacing w:line="300" w:lineRule="atLeast"/>
              <w:rPr>
                <w:ins w:id="370" w:author="hanwha" w:date="2022-07-28T09:46:00Z"/>
                <w:rFonts w:ascii="맑은 고딕" w:eastAsia="맑은 고딕" w:hAnsi="맑은 고딕"/>
                <w:szCs w:val="20"/>
              </w:rPr>
            </w:pPr>
            <w:ins w:id="371" w:author="hanwha" w:date="2022-07-28T09:46:00Z">
              <w:r w:rsidRPr="009271D1">
                <w:rPr>
                  <w:rFonts w:ascii="맑은 고딕" w:eastAsia="맑은 고딕" w:hAnsi="맑은 고딕" w:hint="eastAsia"/>
                  <w:szCs w:val="20"/>
                </w:rPr>
                <w:t>채권자이의제출공고 및 통지일</w:t>
              </w:r>
            </w:ins>
          </w:p>
        </w:tc>
        <w:tc>
          <w:tcPr>
            <w:tcW w:w="3969" w:type="dxa"/>
            <w:tcBorders>
              <w:top w:val="outset" w:sz="6" w:space="0" w:color="808080"/>
              <w:left w:val="outset" w:sz="6" w:space="0" w:color="808080"/>
              <w:bottom w:val="outset" w:sz="6" w:space="0" w:color="808080"/>
              <w:right w:val="outset" w:sz="6" w:space="0" w:color="808080"/>
            </w:tcBorders>
            <w:shd w:val="clear" w:color="auto" w:fill="auto"/>
            <w:tcMar>
              <w:top w:w="30" w:type="dxa"/>
              <w:left w:w="60" w:type="dxa"/>
              <w:bottom w:w="0" w:type="dxa"/>
              <w:right w:w="60" w:type="dxa"/>
            </w:tcMar>
          </w:tcPr>
          <w:p w14:paraId="2D4878DB" w14:textId="77777777" w:rsidR="009271D1" w:rsidRPr="009271D1" w:rsidRDefault="009271D1" w:rsidP="009271D1">
            <w:pPr>
              <w:spacing w:line="300" w:lineRule="atLeast"/>
              <w:jc w:val="center"/>
              <w:rPr>
                <w:ins w:id="372" w:author="hanwha" w:date="2022-07-28T09:46:00Z"/>
                <w:rFonts w:ascii="맑은 고딕" w:eastAsia="맑은 고딕" w:hAnsi="맑은 고딕"/>
                <w:bCs/>
                <w:szCs w:val="20"/>
              </w:rPr>
            </w:pPr>
            <w:ins w:id="373" w:author="hanwha" w:date="2022-07-28T09:46:00Z">
              <w:r w:rsidRPr="009271D1">
                <w:rPr>
                  <w:rFonts w:ascii="맑은 고딕" w:eastAsia="맑은 고딕" w:hAnsi="맑은 고딕" w:hint="eastAsia"/>
                  <w:bCs/>
                  <w:szCs w:val="20"/>
                </w:rPr>
                <w:t xml:space="preserve">2022년 </w:t>
              </w:r>
              <w:r w:rsidRPr="009271D1">
                <w:rPr>
                  <w:rFonts w:ascii="맑은 고딕" w:eastAsia="맑은 고딕" w:hAnsi="맑은 고딕"/>
                  <w:bCs/>
                  <w:szCs w:val="20"/>
                </w:rPr>
                <w:t>9</w:t>
              </w:r>
              <w:r w:rsidRPr="009271D1">
                <w:rPr>
                  <w:rFonts w:ascii="맑은 고딕" w:eastAsia="맑은 고딕" w:hAnsi="맑은 고딕" w:hint="eastAsia"/>
                  <w:bCs/>
                  <w:szCs w:val="20"/>
                </w:rPr>
                <w:t xml:space="preserve">월 </w:t>
              </w:r>
              <w:r w:rsidRPr="009271D1">
                <w:rPr>
                  <w:rFonts w:ascii="맑은 고딕" w:eastAsia="맑은 고딕" w:hAnsi="맑은 고딕"/>
                  <w:bCs/>
                  <w:szCs w:val="20"/>
                </w:rPr>
                <w:t>28</w:t>
              </w:r>
              <w:r w:rsidRPr="009271D1">
                <w:rPr>
                  <w:rFonts w:ascii="맑은 고딕" w:eastAsia="맑은 고딕" w:hAnsi="맑은 고딕" w:hint="eastAsia"/>
                  <w:bCs/>
                  <w:szCs w:val="20"/>
                </w:rPr>
                <w:t>일</w:t>
              </w:r>
            </w:ins>
          </w:p>
        </w:tc>
      </w:tr>
      <w:tr w:rsidR="009271D1" w:rsidRPr="009271D1" w14:paraId="47A526A3" w14:textId="77777777" w:rsidTr="006C3448">
        <w:trPr>
          <w:trHeight w:val="382"/>
          <w:ins w:id="374" w:author="hanwha" w:date="2022-07-28T09:46:00Z"/>
        </w:trPr>
        <w:tc>
          <w:tcPr>
            <w:tcW w:w="5387" w:type="dxa"/>
            <w:tcBorders>
              <w:top w:val="outset" w:sz="6" w:space="0" w:color="808080"/>
              <w:left w:val="outset" w:sz="6" w:space="0" w:color="808080"/>
              <w:bottom w:val="outset" w:sz="6" w:space="0" w:color="808080"/>
              <w:right w:val="outset" w:sz="6" w:space="0" w:color="808080"/>
            </w:tcBorders>
            <w:shd w:val="clear" w:color="auto" w:fill="auto"/>
            <w:tcMar>
              <w:top w:w="30" w:type="dxa"/>
              <w:left w:w="60" w:type="dxa"/>
              <w:bottom w:w="0" w:type="dxa"/>
              <w:right w:w="60" w:type="dxa"/>
            </w:tcMar>
          </w:tcPr>
          <w:p w14:paraId="54B3BE58" w14:textId="77777777" w:rsidR="009271D1" w:rsidRPr="009271D1" w:rsidRDefault="009271D1" w:rsidP="009271D1">
            <w:pPr>
              <w:spacing w:line="300" w:lineRule="atLeast"/>
              <w:rPr>
                <w:ins w:id="375" w:author="hanwha" w:date="2022-07-28T09:46:00Z"/>
                <w:rFonts w:ascii="맑은 고딕" w:eastAsia="맑은 고딕" w:hAnsi="맑은 고딕"/>
                <w:szCs w:val="20"/>
              </w:rPr>
            </w:pPr>
            <w:ins w:id="376" w:author="hanwha" w:date="2022-07-28T09:46:00Z">
              <w:r w:rsidRPr="009271D1">
                <w:rPr>
                  <w:rFonts w:ascii="맑은 고딕" w:eastAsia="맑은 고딕" w:hAnsi="맑은 고딕"/>
                  <w:szCs w:val="20"/>
                </w:rPr>
                <w:t>분할기일</w:t>
              </w:r>
            </w:ins>
          </w:p>
        </w:tc>
        <w:tc>
          <w:tcPr>
            <w:tcW w:w="3969" w:type="dxa"/>
            <w:tcBorders>
              <w:top w:val="outset" w:sz="6" w:space="0" w:color="808080"/>
              <w:left w:val="outset" w:sz="6" w:space="0" w:color="808080"/>
              <w:bottom w:val="outset" w:sz="6" w:space="0" w:color="808080"/>
              <w:right w:val="outset" w:sz="6" w:space="0" w:color="808080"/>
            </w:tcBorders>
            <w:shd w:val="clear" w:color="auto" w:fill="auto"/>
            <w:tcMar>
              <w:top w:w="30" w:type="dxa"/>
              <w:left w:w="60" w:type="dxa"/>
              <w:bottom w:w="0" w:type="dxa"/>
              <w:right w:w="60" w:type="dxa"/>
            </w:tcMar>
          </w:tcPr>
          <w:p w14:paraId="0E9A11AF" w14:textId="77777777" w:rsidR="009271D1" w:rsidRPr="009271D1" w:rsidRDefault="009271D1" w:rsidP="009271D1">
            <w:pPr>
              <w:spacing w:line="300" w:lineRule="atLeast"/>
              <w:jc w:val="center"/>
              <w:rPr>
                <w:ins w:id="377" w:author="hanwha" w:date="2022-07-28T09:46:00Z"/>
                <w:rFonts w:ascii="맑은 고딕" w:eastAsia="맑은 고딕" w:hAnsi="맑은 고딕"/>
                <w:szCs w:val="20"/>
              </w:rPr>
            </w:pPr>
            <w:ins w:id="378" w:author="hanwha" w:date="2022-07-28T09:46:00Z">
              <w:r w:rsidRPr="009271D1">
                <w:rPr>
                  <w:rFonts w:ascii="맑은 고딕" w:eastAsia="맑은 고딕" w:hAnsi="맑은 고딕"/>
                  <w:bCs/>
                  <w:szCs w:val="20"/>
                </w:rPr>
                <w:t>2022년 11월 2일</w:t>
              </w:r>
            </w:ins>
          </w:p>
        </w:tc>
      </w:tr>
      <w:tr w:rsidR="009271D1" w:rsidRPr="009271D1" w14:paraId="778C87EA" w14:textId="77777777" w:rsidTr="006C3448">
        <w:trPr>
          <w:trHeight w:val="382"/>
          <w:ins w:id="379" w:author="hanwha" w:date="2022-07-28T09:46:00Z"/>
        </w:trPr>
        <w:tc>
          <w:tcPr>
            <w:tcW w:w="5387" w:type="dxa"/>
            <w:tcBorders>
              <w:top w:val="outset" w:sz="6" w:space="0" w:color="808080"/>
              <w:left w:val="outset" w:sz="6" w:space="0" w:color="808080"/>
              <w:bottom w:val="outset" w:sz="6" w:space="0" w:color="808080"/>
              <w:right w:val="outset" w:sz="6" w:space="0" w:color="808080"/>
            </w:tcBorders>
            <w:shd w:val="clear" w:color="auto" w:fill="auto"/>
            <w:tcMar>
              <w:top w:w="30" w:type="dxa"/>
              <w:left w:w="60" w:type="dxa"/>
              <w:bottom w:w="0" w:type="dxa"/>
              <w:right w:w="60" w:type="dxa"/>
            </w:tcMar>
          </w:tcPr>
          <w:p w14:paraId="25C820AB" w14:textId="77777777" w:rsidR="009271D1" w:rsidRPr="009271D1" w:rsidRDefault="009271D1" w:rsidP="009271D1">
            <w:pPr>
              <w:spacing w:line="300" w:lineRule="atLeast"/>
              <w:rPr>
                <w:ins w:id="380" w:author="hanwha" w:date="2022-07-28T09:46:00Z"/>
                <w:rFonts w:ascii="맑은 고딕" w:eastAsia="맑은 고딕" w:hAnsi="맑은 고딕"/>
                <w:szCs w:val="20"/>
              </w:rPr>
            </w:pPr>
            <w:ins w:id="381" w:author="hanwha" w:date="2022-07-28T09:46:00Z">
              <w:r w:rsidRPr="009271D1">
                <w:rPr>
                  <w:rFonts w:ascii="맑은 고딕" w:eastAsia="맑은 고딕" w:hAnsi="맑은 고딕"/>
                  <w:szCs w:val="20"/>
                </w:rPr>
                <w:t>분할보고총회</w:t>
              </w:r>
              <w:r w:rsidRPr="009271D1">
                <w:rPr>
                  <w:rFonts w:ascii="맑은 고딕" w:eastAsia="맑은 고딕" w:hAnsi="맑은 고딕" w:hint="eastAsia"/>
                  <w:szCs w:val="20"/>
                </w:rPr>
                <w:t xml:space="preserve"> 및</w:t>
              </w:r>
              <w:r w:rsidRPr="009271D1">
                <w:rPr>
                  <w:rFonts w:ascii="맑은 고딕" w:eastAsia="맑은 고딕" w:hAnsi="맑은 고딕"/>
                  <w:szCs w:val="20"/>
                </w:rPr>
                <w:t xml:space="preserve"> </w:t>
              </w:r>
              <w:proofErr w:type="spellStart"/>
              <w:r w:rsidRPr="009271D1">
                <w:rPr>
                  <w:rFonts w:ascii="맑은 고딕" w:eastAsia="맑은 고딕" w:hAnsi="맑은 고딕"/>
                  <w:szCs w:val="20"/>
                </w:rPr>
                <w:t>창립총회</w:t>
              </w:r>
              <w:r w:rsidRPr="009271D1">
                <w:rPr>
                  <w:rFonts w:ascii="맑은 고딕" w:eastAsia="맑은 고딕" w:hAnsi="맑은 고딕" w:hint="eastAsia"/>
                  <w:szCs w:val="20"/>
                </w:rPr>
                <w:t>일</w:t>
              </w:r>
              <w:proofErr w:type="spellEnd"/>
            </w:ins>
          </w:p>
        </w:tc>
        <w:tc>
          <w:tcPr>
            <w:tcW w:w="3969" w:type="dxa"/>
            <w:tcBorders>
              <w:top w:val="outset" w:sz="6" w:space="0" w:color="808080"/>
              <w:left w:val="outset" w:sz="6" w:space="0" w:color="808080"/>
              <w:bottom w:val="outset" w:sz="6" w:space="0" w:color="808080"/>
              <w:right w:val="outset" w:sz="6" w:space="0" w:color="808080"/>
            </w:tcBorders>
            <w:shd w:val="clear" w:color="auto" w:fill="auto"/>
            <w:tcMar>
              <w:top w:w="30" w:type="dxa"/>
              <w:left w:w="60" w:type="dxa"/>
              <w:bottom w:w="0" w:type="dxa"/>
              <w:right w:w="60" w:type="dxa"/>
            </w:tcMar>
          </w:tcPr>
          <w:p w14:paraId="099A17B7" w14:textId="77777777" w:rsidR="009271D1" w:rsidRPr="009271D1" w:rsidRDefault="009271D1" w:rsidP="009271D1">
            <w:pPr>
              <w:spacing w:line="300" w:lineRule="atLeast"/>
              <w:jc w:val="center"/>
              <w:rPr>
                <w:ins w:id="382" w:author="hanwha" w:date="2022-07-28T09:46:00Z"/>
                <w:rFonts w:ascii="맑은 고딕" w:eastAsia="맑은 고딕" w:hAnsi="맑은 고딕"/>
                <w:szCs w:val="20"/>
              </w:rPr>
            </w:pPr>
            <w:ins w:id="383" w:author="hanwha" w:date="2022-07-28T09:46:00Z">
              <w:r w:rsidRPr="009271D1">
                <w:rPr>
                  <w:rFonts w:ascii="맑은 고딕" w:eastAsia="맑은 고딕" w:hAnsi="맑은 고딕"/>
                  <w:bCs/>
                  <w:szCs w:val="20"/>
                </w:rPr>
                <w:t>2022년 11월 2일</w:t>
              </w:r>
            </w:ins>
          </w:p>
        </w:tc>
      </w:tr>
      <w:tr w:rsidR="009271D1" w:rsidRPr="009271D1" w14:paraId="7A7F1D55" w14:textId="77777777" w:rsidTr="006C3448">
        <w:trPr>
          <w:trHeight w:val="382"/>
          <w:ins w:id="384" w:author="hanwha" w:date="2022-07-28T09:46:00Z"/>
        </w:trPr>
        <w:tc>
          <w:tcPr>
            <w:tcW w:w="5387" w:type="dxa"/>
            <w:tcBorders>
              <w:top w:val="outset" w:sz="6" w:space="0" w:color="808080"/>
              <w:left w:val="outset" w:sz="6" w:space="0" w:color="808080"/>
              <w:bottom w:val="outset" w:sz="6" w:space="0" w:color="808080"/>
              <w:right w:val="outset" w:sz="6" w:space="0" w:color="808080"/>
            </w:tcBorders>
            <w:shd w:val="clear" w:color="auto" w:fill="auto"/>
            <w:tcMar>
              <w:top w:w="30" w:type="dxa"/>
              <w:left w:w="60" w:type="dxa"/>
              <w:bottom w:w="0" w:type="dxa"/>
              <w:right w:w="60" w:type="dxa"/>
            </w:tcMar>
          </w:tcPr>
          <w:p w14:paraId="6547244D" w14:textId="77777777" w:rsidR="009271D1" w:rsidRPr="009271D1" w:rsidRDefault="009271D1" w:rsidP="009271D1">
            <w:pPr>
              <w:spacing w:line="300" w:lineRule="atLeast"/>
              <w:rPr>
                <w:ins w:id="385" w:author="hanwha" w:date="2022-07-28T09:46:00Z"/>
                <w:rFonts w:ascii="맑은 고딕" w:eastAsia="맑은 고딕" w:hAnsi="맑은 고딕"/>
                <w:szCs w:val="20"/>
              </w:rPr>
            </w:pPr>
            <w:proofErr w:type="spellStart"/>
            <w:ins w:id="386" w:author="hanwha" w:date="2022-07-28T09:46:00Z">
              <w:r w:rsidRPr="009271D1">
                <w:rPr>
                  <w:rFonts w:ascii="맑은 고딕" w:eastAsia="맑은 고딕" w:hAnsi="맑은 고딕"/>
                  <w:szCs w:val="20"/>
                </w:rPr>
                <w:t>분할등기일</w:t>
              </w:r>
              <w:proofErr w:type="spellEnd"/>
              <w:r w:rsidRPr="009271D1">
                <w:rPr>
                  <w:rFonts w:ascii="맑은 고딕" w:eastAsia="맑은 고딕" w:hAnsi="맑은 고딕" w:hint="eastAsia"/>
                  <w:szCs w:val="20"/>
                </w:rPr>
                <w:t>(예정일)</w:t>
              </w:r>
            </w:ins>
          </w:p>
        </w:tc>
        <w:tc>
          <w:tcPr>
            <w:tcW w:w="3969" w:type="dxa"/>
            <w:tcBorders>
              <w:top w:val="outset" w:sz="6" w:space="0" w:color="808080"/>
              <w:left w:val="outset" w:sz="6" w:space="0" w:color="808080"/>
              <w:bottom w:val="outset" w:sz="6" w:space="0" w:color="808080"/>
              <w:right w:val="outset" w:sz="6" w:space="0" w:color="808080"/>
            </w:tcBorders>
            <w:shd w:val="clear" w:color="auto" w:fill="auto"/>
            <w:tcMar>
              <w:top w:w="30" w:type="dxa"/>
              <w:left w:w="60" w:type="dxa"/>
              <w:bottom w:w="0" w:type="dxa"/>
              <w:right w:w="60" w:type="dxa"/>
            </w:tcMar>
          </w:tcPr>
          <w:p w14:paraId="75488765" w14:textId="77777777" w:rsidR="009271D1" w:rsidRPr="009271D1" w:rsidRDefault="009271D1" w:rsidP="009271D1">
            <w:pPr>
              <w:spacing w:line="300" w:lineRule="atLeast"/>
              <w:jc w:val="center"/>
              <w:rPr>
                <w:ins w:id="387" w:author="hanwha" w:date="2022-07-28T09:46:00Z"/>
                <w:rFonts w:ascii="맑은 고딕" w:eastAsia="맑은 고딕" w:hAnsi="맑은 고딕"/>
                <w:szCs w:val="20"/>
              </w:rPr>
            </w:pPr>
            <w:ins w:id="388" w:author="hanwha" w:date="2022-07-28T09:46:00Z">
              <w:r w:rsidRPr="009271D1">
                <w:rPr>
                  <w:rFonts w:ascii="맑은 고딕" w:eastAsia="맑은 고딕" w:hAnsi="맑은 고딕"/>
                  <w:bCs/>
                  <w:szCs w:val="20"/>
                </w:rPr>
                <w:t>2022년 11월 3일</w:t>
              </w:r>
            </w:ins>
          </w:p>
        </w:tc>
      </w:tr>
    </w:tbl>
    <w:p w14:paraId="79953897" w14:textId="77777777" w:rsidR="009271D1" w:rsidRPr="009271D1" w:rsidRDefault="009271D1" w:rsidP="009271D1">
      <w:pPr>
        <w:spacing w:line="384" w:lineRule="atLeast"/>
        <w:rPr>
          <w:ins w:id="389" w:author="hanwha" w:date="2022-07-28T09:46:00Z"/>
          <w:rFonts w:ascii="맑은 고딕" w:eastAsia="맑은 고딕" w:hAnsi="맑은 고딕"/>
          <w:sz w:val="18"/>
          <w:szCs w:val="18"/>
        </w:rPr>
      </w:pPr>
      <w:ins w:id="390" w:author="hanwha" w:date="2022-07-28T09:46:00Z">
        <w:r w:rsidRPr="009271D1">
          <w:rPr>
            <w:rFonts w:ascii="맑은 고딕" w:eastAsia="맑은 고딕" w:hAnsi="맑은 고딕"/>
            <w:sz w:val="18"/>
            <w:szCs w:val="18"/>
          </w:rPr>
          <w:t>주1) ‘</w:t>
        </w:r>
        <w:proofErr w:type="spellStart"/>
        <w:r w:rsidRPr="009271D1">
          <w:rPr>
            <w:rFonts w:ascii="맑은 고딕" w:eastAsia="맑은 고딕" w:hAnsi="맑은 고딕"/>
            <w:sz w:val="18"/>
            <w:szCs w:val="18"/>
          </w:rPr>
          <w:t>분할계획서</w:t>
        </w:r>
        <w:proofErr w:type="spellEnd"/>
        <w:r w:rsidRPr="009271D1">
          <w:rPr>
            <w:rFonts w:ascii="맑은 고딕" w:eastAsia="맑은 고딕" w:hAnsi="맑은 고딕"/>
            <w:sz w:val="18"/>
            <w:szCs w:val="18"/>
          </w:rPr>
          <w:t xml:space="preserve"> 승인을 위한 주주총회일</w:t>
        </w:r>
        <w:r w:rsidRPr="009271D1">
          <w:rPr>
            <w:rFonts w:ascii="맑은 고딕" w:eastAsia="맑은 고딕" w:hAnsi="맑은 고딕" w:hint="eastAsia"/>
            <w:sz w:val="18"/>
            <w:szCs w:val="18"/>
          </w:rPr>
          <w:t>(예정일)</w:t>
        </w:r>
        <w:r w:rsidRPr="009271D1">
          <w:rPr>
            <w:rFonts w:ascii="맑은 고딕" w:eastAsia="맑은 고딕" w:hAnsi="맑은 고딕"/>
            <w:sz w:val="18"/>
            <w:szCs w:val="18"/>
          </w:rPr>
          <w:t xml:space="preserve">’은 본 </w:t>
        </w:r>
        <w:proofErr w:type="spellStart"/>
        <w:r w:rsidRPr="009271D1">
          <w:rPr>
            <w:rFonts w:ascii="맑은 고딕" w:eastAsia="맑은 고딕" w:hAnsi="맑은 고딕"/>
            <w:sz w:val="18"/>
            <w:szCs w:val="18"/>
          </w:rPr>
          <w:t>분할계획서</w:t>
        </w:r>
        <w:proofErr w:type="spellEnd"/>
        <w:r w:rsidRPr="009271D1">
          <w:rPr>
            <w:rFonts w:ascii="맑은 고딕" w:eastAsia="맑은 고딕" w:hAnsi="맑은 고딕"/>
            <w:sz w:val="18"/>
            <w:szCs w:val="18"/>
          </w:rPr>
          <w:t xml:space="preserve"> 승인을 위한 </w:t>
        </w:r>
        <w:r w:rsidRPr="009271D1">
          <w:rPr>
            <w:rFonts w:ascii="맑은 고딕" w:eastAsia="맑은 고딕" w:hAnsi="맑은 고딕" w:hint="eastAsia"/>
            <w:sz w:val="18"/>
            <w:szCs w:val="18"/>
          </w:rPr>
          <w:t>임시</w:t>
        </w:r>
        <w:r w:rsidRPr="009271D1">
          <w:rPr>
            <w:rFonts w:ascii="맑은 고딕" w:eastAsia="맑은 고딕" w:hAnsi="맑은 고딕"/>
            <w:sz w:val="18"/>
            <w:szCs w:val="18"/>
          </w:rPr>
          <w:t>주주총회</w:t>
        </w:r>
        <w:r w:rsidRPr="009271D1">
          <w:rPr>
            <w:rFonts w:ascii="맑은 고딕" w:eastAsia="맑은 고딕" w:hAnsi="맑은 고딕" w:hint="eastAsia"/>
            <w:sz w:val="18"/>
            <w:szCs w:val="18"/>
          </w:rPr>
          <w:t xml:space="preserve"> 예정</w:t>
        </w:r>
        <w:r w:rsidRPr="009271D1">
          <w:rPr>
            <w:rFonts w:ascii="맑은 고딕" w:eastAsia="맑은 고딕" w:hAnsi="맑은 고딕"/>
            <w:sz w:val="18"/>
            <w:szCs w:val="18"/>
          </w:rPr>
          <w:t>일</w:t>
        </w:r>
        <w:r w:rsidRPr="009271D1">
          <w:rPr>
            <w:rFonts w:ascii="맑은 고딕" w:eastAsia="맑은 고딕" w:hAnsi="맑은 고딕" w:hint="eastAsia"/>
            <w:sz w:val="18"/>
            <w:szCs w:val="18"/>
          </w:rPr>
          <w:t>이며</w:t>
        </w:r>
        <w:proofErr w:type="gramStart"/>
        <w:r w:rsidRPr="009271D1">
          <w:rPr>
            <w:rFonts w:ascii="맑은 고딕" w:eastAsia="맑은 고딕" w:hAnsi="맑은 고딕" w:hint="eastAsia"/>
            <w:sz w:val="18"/>
            <w:szCs w:val="18"/>
          </w:rPr>
          <w:t xml:space="preserve">, </w:t>
        </w:r>
        <w:r w:rsidRPr="009271D1">
          <w:rPr>
            <w:rFonts w:ascii="맑은 고딕" w:eastAsia="맑은 고딕" w:hAnsi="맑은 고딕"/>
            <w:sz w:val="18"/>
            <w:szCs w:val="18"/>
          </w:rPr>
          <w:t>’</w:t>
        </w:r>
        <w:r w:rsidRPr="009271D1">
          <w:rPr>
            <w:rFonts w:ascii="맑은 고딕" w:eastAsia="맑은 고딕" w:hAnsi="맑은 고딕" w:hint="eastAsia"/>
            <w:sz w:val="18"/>
            <w:szCs w:val="18"/>
          </w:rPr>
          <w:t>분할</w:t>
        </w:r>
        <w:proofErr w:type="gramEnd"/>
        <w:r w:rsidRPr="009271D1">
          <w:rPr>
            <w:rFonts w:ascii="맑은 고딕" w:eastAsia="맑은 고딕" w:hAnsi="맑은 고딕" w:hint="eastAsia"/>
            <w:sz w:val="18"/>
            <w:szCs w:val="18"/>
          </w:rPr>
          <w:t xml:space="preserve"> 주주총회를 위한 </w:t>
        </w:r>
        <w:proofErr w:type="spellStart"/>
        <w:r w:rsidRPr="009271D1">
          <w:rPr>
            <w:rFonts w:ascii="맑은 고딕" w:eastAsia="맑은 고딕" w:hAnsi="맑은 고딕"/>
            <w:sz w:val="18"/>
            <w:szCs w:val="18"/>
          </w:rPr>
          <w:t>주주확정일</w:t>
        </w:r>
        <w:proofErr w:type="spellEnd"/>
        <w:r w:rsidRPr="009271D1">
          <w:rPr>
            <w:rFonts w:ascii="맑은 고딕" w:eastAsia="맑은 고딕" w:hAnsi="맑은 고딕"/>
            <w:sz w:val="18"/>
            <w:szCs w:val="18"/>
          </w:rPr>
          <w:t xml:space="preserve">’은 본 </w:t>
        </w:r>
        <w:proofErr w:type="spellStart"/>
        <w:r w:rsidRPr="009271D1">
          <w:rPr>
            <w:rFonts w:ascii="맑은 고딕" w:eastAsia="맑은 고딕" w:hAnsi="맑은 고딕"/>
            <w:sz w:val="18"/>
            <w:szCs w:val="18"/>
          </w:rPr>
          <w:t>분할계획서</w:t>
        </w:r>
        <w:proofErr w:type="spellEnd"/>
        <w:r w:rsidRPr="009271D1">
          <w:rPr>
            <w:rFonts w:ascii="맑은 고딕" w:eastAsia="맑은 고딕" w:hAnsi="맑은 고딕"/>
            <w:sz w:val="18"/>
            <w:szCs w:val="18"/>
          </w:rPr>
          <w:t xml:space="preserve"> 승인에 관한 </w:t>
        </w:r>
        <w:r w:rsidRPr="009271D1">
          <w:rPr>
            <w:rFonts w:ascii="맑은 고딕" w:eastAsia="맑은 고딕" w:hAnsi="맑은 고딕" w:hint="eastAsia"/>
            <w:sz w:val="18"/>
            <w:szCs w:val="18"/>
          </w:rPr>
          <w:t>임시</w:t>
        </w:r>
        <w:r w:rsidRPr="009271D1">
          <w:rPr>
            <w:rFonts w:ascii="맑은 고딕" w:eastAsia="맑은 고딕" w:hAnsi="맑은 고딕"/>
            <w:sz w:val="18"/>
            <w:szCs w:val="18"/>
          </w:rPr>
          <w:t>주주총회에서 의결권을 행사하</w:t>
        </w:r>
        <w:r w:rsidRPr="009271D1">
          <w:rPr>
            <w:rFonts w:ascii="맑은 고딕" w:eastAsia="맑은 고딕" w:hAnsi="맑은 고딕" w:hint="eastAsia"/>
            <w:sz w:val="18"/>
            <w:szCs w:val="18"/>
          </w:rPr>
          <w:t xml:space="preserve">는 주주를 </w:t>
        </w:r>
        <w:r w:rsidRPr="009271D1">
          <w:rPr>
            <w:rFonts w:ascii="맑은 고딕" w:eastAsia="맑은 고딕" w:hAnsi="맑은 고딕"/>
            <w:sz w:val="18"/>
            <w:szCs w:val="18"/>
          </w:rPr>
          <w:t xml:space="preserve">확정하기 위한 </w:t>
        </w:r>
        <w:proofErr w:type="spellStart"/>
        <w:r w:rsidRPr="009271D1">
          <w:rPr>
            <w:rFonts w:ascii="맑은 고딕" w:eastAsia="맑은 고딕" w:hAnsi="맑은 고딕" w:hint="eastAsia"/>
            <w:sz w:val="18"/>
            <w:szCs w:val="18"/>
          </w:rPr>
          <w:t>기준</w:t>
        </w:r>
        <w:r w:rsidRPr="009271D1">
          <w:rPr>
            <w:rFonts w:ascii="맑은 고딕" w:eastAsia="맑은 고딕" w:hAnsi="맑은 고딕"/>
            <w:sz w:val="18"/>
            <w:szCs w:val="18"/>
          </w:rPr>
          <w:t>일</w:t>
        </w:r>
        <w:r w:rsidRPr="009271D1">
          <w:rPr>
            <w:rFonts w:ascii="맑은 고딕" w:eastAsia="맑은 고딕" w:hAnsi="맑은 고딕" w:hint="eastAsia"/>
            <w:sz w:val="18"/>
            <w:szCs w:val="18"/>
          </w:rPr>
          <w:t>임</w:t>
        </w:r>
        <w:proofErr w:type="spellEnd"/>
        <w:r w:rsidRPr="009271D1">
          <w:rPr>
            <w:rFonts w:ascii="맑은 고딕" w:eastAsia="맑은 고딕" w:hAnsi="맑은 고딕" w:hint="eastAsia"/>
            <w:sz w:val="18"/>
            <w:szCs w:val="18"/>
          </w:rPr>
          <w:t>.</w:t>
        </w:r>
        <w:r w:rsidRPr="009271D1">
          <w:rPr>
            <w:rFonts w:ascii="맑은 고딕" w:eastAsia="맑은 고딕" w:hAnsi="맑은 고딕"/>
            <w:sz w:val="18"/>
            <w:szCs w:val="18"/>
          </w:rPr>
          <w:t xml:space="preserve"> </w:t>
        </w:r>
      </w:ins>
    </w:p>
    <w:p w14:paraId="6CA8FCA7" w14:textId="77777777" w:rsidR="009271D1" w:rsidRPr="009271D1" w:rsidRDefault="009271D1" w:rsidP="009271D1">
      <w:pPr>
        <w:spacing w:line="384" w:lineRule="atLeast"/>
        <w:rPr>
          <w:ins w:id="391" w:author="hanwha" w:date="2022-07-28T09:46:00Z"/>
          <w:rFonts w:ascii="맑은 고딕" w:eastAsia="맑은 고딕" w:hAnsi="맑은 고딕"/>
          <w:sz w:val="18"/>
          <w:szCs w:val="18"/>
        </w:rPr>
      </w:pPr>
      <w:ins w:id="392" w:author="hanwha" w:date="2022-07-28T09:46:00Z">
        <w:r w:rsidRPr="009271D1">
          <w:rPr>
            <w:rFonts w:ascii="맑은 고딕" w:eastAsia="맑은 고딕" w:hAnsi="맑은 고딕"/>
            <w:sz w:val="18"/>
            <w:szCs w:val="18"/>
          </w:rPr>
          <w:t xml:space="preserve">주2) 상기 일정은 관계법령, </w:t>
        </w:r>
        <w:proofErr w:type="spellStart"/>
        <w:r w:rsidRPr="009271D1">
          <w:rPr>
            <w:rFonts w:ascii="맑은 고딕" w:eastAsia="맑은 고딕" w:hAnsi="맑은 고딕"/>
            <w:sz w:val="18"/>
            <w:szCs w:val="18"/>
          </w:rPr>
          <w:t>분할회사의</w:t>
        </w:r>
        <w:proofErr w:type="spellEnd"/>
        <w:r w:rsidRPr="009271D1">
          <w:rPr>
            <w:rFonts w:ascii="맑은 고딕" w:eastAsia="맑은 고딕" w:hAnsi="맑은 고딕"/>
            <w:sz w:val="18"/>
            <w:szCs w:val="18"/>
          </w:rPr>
          <w:t xml:space="preserve"> 사정, 관계기관과의 협의 등에 따라 변경될 수 있음.</w:t>
        </w:r>
      </w:ins>
    </w:p>
    <w:p w14:paraId="29F17FFD" w14:textId="77777777" w:rsidR="009271D1" w:rsidRPr="009271D1" w:rsidRDefault="009271D1" w:rsidP="009271D1">
      <w:pPr>
        <w:spacing w:line="384" w:lineRule="atLeast"/>
        <w:rPr>
          <w:ins w:id="393" w:author="hanwha" w:date="2022-07-28T09:46:00Z"/>
          <w:rFonts w:ascii="맑은 고딕" w:eastAsia="맑은 고딕" w:hAnsi="맑은 고딕"/>
          <w:sz w:val="18"/>
          <w:szCs w:val="18"/>
        </w:rPr>
      </w:pPr>
      <w:ins w:id="394" w:author="hanwha" w:date="2022-07-28T09:46:00Z">
        <w:r w:rsidRPr="009271D1">
          <w:rPr>
            <w:rFonts w:ascii="맑은 고딕" w:eastAsia="맑은 고딕" w:hAnsi="맑은 고딕"/>
            <w:sz w:val="18"/>
            <w:szCs w:val="18"/>
          </w:rPr>
          <w:t xml:space="preserve">주3) 상기 내용 중 분할보고총회 및 창립총회는 이사회의 </w:t>
        </w:r>
        <w:proofErr w:type="spellStart"/>
        <w:r w:rsidRPr="009271D1">
          <w:rPr>
            <w:rFonts w:ascii="맑은 고딕" w:eastAsia="맑은 고딕" w:hAnsi="맑은 고딕"/>
            <w:sz w:val="18"/>
            <w:szCs w:val="18"/>
          </w:rPr>
          <w:t>결의ㆍ공고로</w:t>
        </w:r>
        <w:proofErr w:type="spellEnd"/>
        <w:r w:rsidRPr="009271D1">
          <w:rPr>
            <w:rFonts w:ascii="맑은 고딕" w:eastAsia="맑은 고딕" w:hAnsi="맑은 고딕"/>
            <w:sz w:val="18"/>
            <w:szCs w:val="18"/>
          </w:rPr>
          <w:t xml:space="preserve"> 갈음</w:t>
        </w:r>
        <w:r w:rsidRPr="009271D1">
          <w:rPr>
            <w:rFonts w:ascii="맑은 고딕" w:eastAsia="맑은 고딕" w:hAnsi="맑은 고딕" w:hint="eastAsia"/>
            <w:sz w:val="18"/>
            <w:szCs w:val="18"/>
          </w:rPr>
          <w:t>할 수 있음.</w:t>
        </w:r>
      </w:ins>
    </w:p>
    <w:p w14:paraId="30C7E75A" w14:textId="77777777" w:rsidR="009271D1" w:rsidRPr="009271D1" w:rsidRDefault="009271D1" w:rsidP="009271D1">
      <w:pPr>
        <w:spacing w:line="384" w:lineRule="atLeast"/>
        <w:rPr>
          <w:ins w:id="395" w:author="hanwha" w:date="2022-07-28T09:46:00Z"/>
          <w:rFonts w:ascii="맑은 고딕" w:eastAsia="맑은 고딕" w:hAnsi="맑은 고딕"/>
          <w:sz w:val="18"/>
          <w:szCs w:val="18"/>
        </w:rPr>
      </w:pPr>
      <w:ins w:id="396" w:author="hanwha" w:date="2022-07-28T09:46:00Z">
        <w:r w:rsidRPr="009271D1">
          <w:rPr>
            <w:rFonts w:ascii="맑은 고딕" w:eastAsia="맑은 고딕" w:hAnsi="맑은 고딕"/>
            <w:sz w:val="18"/>
            <w:szCs w:val="18"/>
          </w:rPr>
          <w:t xml:space="preserve">주4) </w:t>
        </w:r>
        <w:proofErr w:type="spellStart"/>
        <w:r w:rsidRPr="009271D1">
          <w:rPr>
            <w:rFonts w:ascii="맑은 고딕" w:eastAsia="맑은 고딕" w:hAnsi="맑은 고딕"/>
            <w:sz w:val="18"/>
            <w:szCs w:val="18"/>
          </w:rPr>
          <w:t>분할대상</w:t>
        </w:r>
        <w:proofErr w:type="spellEnd"/>
        <w:r w:rsidRPr="009271D1">
          <w:rPr>
            <w:rFonts w:ascii="맑은 고딕" w:eastAsia="맑은 고딕" w:hAnsi="맑은 고딕"/>
            <w:sz w:val="18"/>
            <w:szCs w:val="18"/>
          </w:rPr>
          <w:t xml:space="preserve"> 사업부문의 </w:t>
        </w:r>
        <w:proofErr w:type="spellStart"/>
        <w:r w:rsidRPr="009271D1">
          <w:rPr>
            <w:rFonts w:ascii="맑은 고딕" w:eastAsia="맑은 고딕" w:hAnsi="맑은 고딕"/>
            <w:sz w:val="18"/>
            <w:szCs w:val="18"/>
          </w:rPr>
          <w:t>재무상태표</w:t>
        </w:r>
        <w:proofErr w:type="spellEnd"/>
        <w:r w:rsidRPr="009271D1">
          <w:rPr>
            <w:rFonts w:ascii="맑은 고딕" w:eastAsia="맑은 고딕" w:hAnsi="맑은 고딕"/>
            <w:sz w:val="18"/>
            <w:szCs w:val="18"/>
          </w:rPr>
          <w:t xml:space="preserve"> 등</w:t>
        </w:r>
        <w:r w:rsidRPr="009271D1">
          <w:rPr>
            <w:rFonts w:ascii="맑은 고딕" w:eastAsia="맑은 고딕" w:hAnsi="맑은 고딕" w:hint="eastAsia"/>
            <w:sz w:val="18"/>
            <w:szCs w:val="18"/>
          </w:rPr>
          <w:t xml:space="preserve"> 상법 제5</w:t>
        </w:r>
        <w:r w:rsidRPr="009271D1">
          <w:rPr>
            <w:rFonts w:ascii="맑은 고딕" w:eastAsia="맑은 고딕" w:hAnsi="맑은 고딕"/>
            <w:sz w:val="18"/>
            <w:szCs w:val="18"/>
          </w:rPr>
          <w:t>30</w:t>
        </w:r>
        <w:r w:rsidRPr="009271D1">
          <w:rPr>
            <w:rFonts w:ascii="맑은 고딕" w:eastAsia="맑은 고딕" w:hAnsi="맑은 고딕" w:hint="eastAsia"/>
            <w:sz w:val="18"/>
            <w:szCs w:val="18"/>
          </w:rPr>
          <w:t>조의7</w:t>
        </w:r>
        <w:r w:rsidRPr="009271D1">
          <w:rPr>
            <w:rFonts w:ascii="맑은 고딕" w:eastAsia="맑은 고딕" w:hAnsi="맑은 고딕"/>
            <w:sz w:val="18"/>
            <w:szCs w:val="18"/>
          </w:rPr>
          <w:t xml:space="preserve">의 서류를 </w:t>
        </w:r>
        <w:proofErr w:type="spellStart"/>
        <w:r w:rsidRPr="009271D1">
          <w:rPr>
            <w:rFonts w:ascii="맑은 고딕" w:eastAsia="맑은 고딕" w:hAnsi="맑은 고딕" w:hint="eastAsia"/>
            <w:sz w:val="18"/>
            <w:szCs w:val="18"/>
          </w:rPr>
          <w:t>분할계획서</w:t>
        </w:r>
        <w:proofErr w:type="spellEnd"/>
        <w:r w:rsidRPr="009271D1">
          <w:rPr>
            <w:rFonts w:ascii="맑은 고딕" w:eastAsia="맑은 고딕" w:hAnsi="맑은 고딕" w:hint="eastAsia"/>
            <w:sz w:val="18"/>
            <w:szCs w:val="18"/>
          </w:rPr>
          <w:t xml:space="preserve"> 승인을 위한 주주총회일의 2주 전부터 </w:t>
        </w:r>
        <w:proofErr w:type="spellStart"/>
        <w:r w:rsidRPr="009271D1">
          <w:rPr>
            <w:rFonts w:ascii="맑은 고딕" w:eastAsia="맑은 고딕" w:hAnsi="맑은 고딕"/>
            <w:sz w:val="18"/>
            <w:szCs w:val="18"/>
          </w:rPr>
          <w:t>분할회사의</w:t>
        </w:r>
        <w:proofErr w:type="spellEnd"/>
        <w:r w:rsidRPr="009271D1">
          <w:rPr>
            <w:rFonts w:ascii="맑은 고딕" w:eastAsia="맑은 고딕" w:hAnsi="맑은 고딕"/>
            <w:sz w:val="18"/>
            <w:szCs w:val="18"/>
          </w:rPr>
          <w:t xml:space="preserve"> 본점에 비치할 예정임.</w:t>
        </w:r>
      </w:ins>
    </w:p>
    <w:p w14:paraId="00032464" w14:textId="77777777" w:rsidR="009271D1" w:rsidRPr="009271D1" w:rsidRDefault="009271D1" w:rsidP="009271D1">
      <w:pPr>
        <w:spacing w:line="384" w:lineRule="atLeast"/>
        <w:rPr>
          <w:ins w:id="397" w:author="hanwha" w:date="2022-07-28T09:46:00Z"/>
          <w:rFonts w:ascii="맑은 고딕" w:eastAsia="맑은 고딕" w:hAnsi="맑은 고딕"/>
          <w:sz w:val="18"/>
          <w:szCs w:val="18"/>
        </w:rPr>
      </w:pPr>
      <w:ins w:id="398" w:author="hanwha" w:date="2022-07-28T09:46:00Z">
        <w:r w:rsidRPr="009271D1">
          <w:rPr>
            <w:rFonts w:ascii="맑은 고딕" w:eastAsia="맑은 고딕" w:hAnsi="맑은 고딕" w:hint="eastAsia"/>
            <w:sz w:val="18"/>
            <w:szCs w:val="18"/>
          </w:rPr>
          <w:t xml:space="preserve">주5) </w:t>
        </w:r>
        <w:proofErr w:type="spellStart"/>
        <w:r w:rsidRPr="009271D1">
          <w:rPr>
            <w:rFonts w:ascii="맑은 고딕" w:eastAsia="맑은 고딕" w:hAnsi="맑은 고딕" w:hint="eastAsia"/>
            <w:sz w:val="18"/>
            <w:szCs w:val="18"/>
          </w:rPr>
          <w:t>분할계획서</w:t>
        </w:r>
        <w:proofErr w:type="spellEnd"/>
        <w:r w:rsidRPr="009271D1">
          <w:rPr>
            <w:rFonts w:ascii="맑은 고딕" w:eastAsia="맑은 고딕" w:hAnsi="맑은 고딕" w:hint="eastAsia"/>
            <w:sz w:val="18"/>
            <w:szCs w:val="18"/>
          </w:rPr>
          <w:t xml:space="preserve"> 승인을 위한 주주총회 결의는 상법 제530조의3 제2항에 따라 출석한 주주의 의결권의 3분의 2이상의 수와 발행주식총수의 3분의 1이상의 수로써 하여야 하고,</w:t>
        </w:r>
        <w:r w:rsidRPr="009271D1">
          <w:rPr>
            <w:rFonts w:ascii="맑은 고딕" w:eastAsia="맑은 고딕" w:hAnsi="맑은 고딕"/>
            <w:sz w:val="18"/>
            <w:szCs w:val="18"/>
          </w:rPr>
          <w:t xml:space="preserve"> </w:t>
        </w:r>
        <w:r w:rsidRPr="009271D1">
          <w:rPr>
            <w:rFonts w:ascii="맑은 고딕" w:eastAsia="맑은 고딕" w:hAnsi="맑은 고딕" w:hint="eastAsia"/>
            <w:sz w:val="18"/>
            <w:szCs w:val="18"/>
          </w:rPr>
          <w:t xml:space="preserve">위 결의에 관하여는 의결권이 배제되는 </w:t>
        </w:r>
        <w:proofErr w:type="spellStart"/>
        <w:r w:rsidRPr="009271D1">
          <w:rPr>
            <w:rFonts w:ascii="맑은 고딕" w:eastAsia="맑은 고딕" w:hAnsi="맑은 고딕" w:hint="eastAsia"/>
            <w:sz w:val="18"/>
            <w:szCs w:val="18"/>
          </w:rPr>
          <w:t>우선주주도</w:t>
        </w:r>
        <w:proofErr w:type="spellEnd"/>
        <w:r w:rsidRPr="009271D1">
          <w:rPr>
            <w:rFonts w:ascii="맑은 고딕" w:eastAsia="맑은 고딕" w:hAnsi="맑은 고딕" w:hint="eastAsia"/>
            <w:sz w:val="18"/>
            <w:szCs w:val="18"/>
          </w:rPr>
          <w:t xml:space="preserve"> 의결권이 있음.</w:t>
        </w:r>
      </w:ins>
    </w:p>
    <w:p w14:paraId="1397C8C1" w14:textId="77777777" w:rsidR="009271D1" w:rsidRPr="009271D1" w:rsidRDefault="009271D1" w:rsidP="009271D1">
      <w:pPr>
        <w:spacing w:line="384" w:lineRule="atLeast"/>
        <w:rPr>
          <w:ins w:id="399" w:author="hanwha" w:date="2022-07-28T09:46:00Z"/>
          <w:rFonts w:ascii="맑은 고딕" w:eastAsia="맑은 고딕" w:hAnsi="맑은 고딕"/>
          <w:sz w:val="18"/>
          <w:szCs w:val="18"/>
        </w:rPr>
      </w:pPr>
      <w:ins w:id="400" w:author="hanwha" w:date="2022-07-28T09:46:00Z">
        <w:r w:rsidRPr="009271D1">
          <w:rPr>
            <w:rFonts w:ascii="맑은 고딕" w:eastAsia="맑은 고딕" w:hAnsi="맑은 고딕" w:hint="eastAsia"/>
            <w:sz w:val="18"/>
            <w:szCs w:val="18"/>
          </w:rPr>
          <w:t xml:space="preserve">주 6) </w:t>
        </w:r>
        <w:proofErr w:type="spellStart"/>
        <w:r w:rsidRPr="009271D1">
          <w:rPr>
            <w:rFonts w:ascii="맑은 고딕" w:eastAsia="맑은 고딕" w:hAnsi="맑은 고딕" w:hint="eastAsia"/>
            <w:sz w:val="18"/>
            <w:szCs w:val="18"/>
          </w:rPr>
          <w:t>분할회사는</w:t>
        </w:r>
        <w:proofErr w:type="spellEnd"/>
        <w:r w:rsidRPr="009271D1">
          <w:rPr>
            <w:rFonts w:ascii="맑은 고딕" w:eastAsia="맑은 고딕" w:hAnsi="맑은 고딕" w:hint="eastAsia"/>
            <w:sz w:val="18"/>
            <w:szCs w:val="18"/>
          </w:rPr>
          <w:t xml:space="preserve"> 본 분할계획서의 주요 내용이 변경되는 경우 변경사항에 대한 승인을 위한 별도의 이사회를 개최하거나 이사회의 위임을 받은 대표이사가 이를 결정할 수 있음.</w:t>
        </w:r>
      </w:ins>
    </w:p>
    <w:p w14:paraId="40FD3EF9" w14:textId="77777777" w:rsidR="009271D1" w:rsidRPr="009271D1" w:rsidRDefault="009271D1" w:rsidP="009271D1">
      <w:pPr>
        <w:spacing w:after="240" w:line="384" w:lineRule="atLeast"/>
        <w:rPr>
          <w:ins w:id="401" w:author="hanwha" w:date="2022-07-28T09:46:00Z"/>
          <w:rFonts w:ascii="맑은 고딕" w:eastAsia="맑은 고딕" w:hAnsi="맑은 고딕"/>
          <w:b/>
          <w:szCs w:val="20"/>
        </w:rPr>
      </w:pPr>
    </w:p>
    <w:p w14:paraId="4E65BA39" w14:textId="77777777" w:rsidR="009271D1" w:rsidRPr="009271D1" w:rsidRDefault="009271D1" w:rsidP="009271D1">
      <w:pPr>
        <w:spacing w:after="240" w:line="384" w:lineRule="atLeast"/>
        <w:rPr>
          <w:ins w:id="402" w:author="hanwha" w:date="2022-07-28T09:46:00Z"/>
          <w:rFonts w:ascii="맑은 고딕" w:eastAsia="맑은 고딕" w:hAnsi="맑은 고딕"/>
          <w:b/>
          <w:szCs w:val="20"/>
        </w:rPr>
      </w:pPr>
      <w:ins w:id="403" w:author="hanwha" w:date="2022-07-28T09:46:00Z">
        <w:r w:rsidRPr="009271D1">
          <w:rPr>
            <w:rFonts w:ascii="맑은 고딕" w:eastAsia="맑은 고딕" w:hAnsi="맑은 고딕"/>
            <w:b/>
            <w:szCs w:val="20"/>
          </w:rPr>
          <w:t>4. 분할존속회사에 관한 사항</w:t>
        </w:r>
      </w:ins>
    </w:p>
    <w:p w14:paraId="2FA6041C" w14:textId="77777777" w:rsidR="009271D1" w:rsidRPr="009271D1" w:rsidRDefault="009271D1" w:rsidP="009271D1">
      <w:pPr>
        <w:widowControl/>
        <w:numPr>
          <w:ilvl w:val="0"/>
          <w:numId w:val="87"/>
        </w:numPr>
        <w:autoSpaceDE/>
        <w:autoSpaceDN/>
        <w:spacing w:after="200" w:line="384" w:lineRule="atLeast"/>
        <w:rPr>
          <w:ins w:id="404" w:author="hanwha" w:date="2022-07-28T09:46:00Z"/>
          <w:szCs w:val="20"/>
        </w:rPr>
      </w:pPr>
      <w:ins w:id="405" w:author="hanwha" w:date="2022-07-28T09:46:00Z">
        <w:r w:rsidRPr="009271D1">
          <w:rPr>
            <w:szCs w:val="20"/>
          </w:rPr>
          <w:t xml:space="preserve">상호, </w:t>
        </w:r>
        <w:r w:rsidRPr="009271D1">
          <w:rPr>
            <w:rFonts w:hint="eastAsia"/>
            <w:szCs w:val="20"/>
          </w:rPr>
          <w:t xml:space="preserve">목적, </w:t>
        </w:r>
        <w:proofErr w:type="spellStart"/>
        <w:r w:rsidRPr="009271D1">
          <w:rPr>
            <w:szCs w:val="20"/>
          </w:rPr>
          <w:t>본점소재지</w:t>
        </w:r>
        <w:proofErr w:type="spellEnd"/>
        <w:r w:rsidRPr="009271D1">
          <w:rPr>
            <w:szCs w:val="20"/>
          </w:rPr>
          <w:t xml:space="preserve">, </w:t>
        </w:r>
        <w:proofErr w:type="spellStart"/>
        <w:r w:rsidRPr="009271D1">
          <w:rPr>
            <w:szCs w:val="20"/>
          </w:rPr>
          <w:t>공고방법</w:t>
        </w:r>
        <w:proofErr w:type="spellEnd"/>
      </w:ins>
    </w:p>
    <w:tbl>
      <w:tblPr>
        <w:tblStyle w:val="af"/>
        <w:tblW w:w="9185" w:type="dxa"/>
        <w:tblInd w:w="137" w:type="dxa"/>
        <w:tblLook w:val="04A0" w:firstRow="1" w:lastRow="0" w:firstColumn="1" w:lastColumn="0" w:noHBand="0" w:noVBand="1"/>
      </w:tblPr>
      <w:tblGrid>
        <w:gridCol w:w="1843"/>
        <w:gridCol w:w="7342"/>
      </w:tblGrid>
      <w:tr w:rsidR="009271D1" w:rsidRPr="009271D1" w14:paraId="0761210A" w14:textId="77777777" w:rsidTr="006C3448">
        <w:trPr>
          <w:cnfStyle w:val="100000000000" w:firstRow="1" w:lastRow="0" w:firstColumn="0" w:lastColumn="0" w:oddVBand="0" w:evenVBand="0" w:oddHBand="0" w:evenHBand="0" w:firstRowFirstColumn="0" w:firstRowLastColumn="0" w:lastRowFirstColumn="0" w:lastRowLastColumn="0"/>
          <w:trHeight w:val="405"/>
          <w:ins w:id="406" w:author="hanwha" w:date="2022-07-28T09:46:00Z"/>
        </w:trPr>
        <w:tc>
          <w:tcPr>
            <w:cnfStyle w:val="001000000000" w:firstRow="0" w:lastRow="0" w:firstColumn="1" w:lastColumn="0" w:oddVBand="0" w:evenVBand="0" w:oddHBand="0" w:evenHBand="0" w:firstRowFirstColumn="0" w:firstRowLastColumn="0" w:lastRowFirstColumn="0" w:lastRowLastColumn="0"/>
            <w:tcW w:w="1843" w:type="dxa"/>
          </w:tcPr>
          <w:p w14:paraId="0EF87320" w14:textId="77777777" w:rsidR="009271D1" w:rsidRPr="009271D1" w:rsidRDefault="009271D1" w:rsidP="009271D1">
            <w:pPr>
              <w:spacing w:line="384" w:lineRule="atLeast"/>
              <w:rPr>
                <w:ins w:id="407" w:author="hanwha" w:date="2022-07-28T09:46:00Z"/>
                <w:rFonts w:ascii="맑은 고딕" w:eastAsia="맑은 고딕" w:hAnsi="맑은 고딕"/>
                <w:b/>
              </w:rPr>
            </w:pPr>
            <w:ins w:id="408" w:author="hanwha" w:date="2022-07-28T09:46:00Z">
              <w:r w:rsidRPr="009271D1">
                <w:rPr>
                  <w:rFonts w:ascii="맑은 고딕" w:eastAsia="맑은 고딕" w:hAnsi="맑은 고딕"/>
                  <w:b/>
                </w:rPr>
                <w:t>구</w:t>
              </w:r>
              <w:r w:rsidRPr="009271D1">
                <w:rPr>
                  <w:rFonts w:ascii="맑은 고딕" w:eastAsia="맑은 고딕" w:hAnsi="맑은 고딕" w:hint="eastAsia"/>
                  <w:b/>
                </w:rPr>
                <w:t xml:space="preserve"> </w:t>
              </w:r>
              <w:r w:rsidRPr="009271D1">
                <w:rPr>
                  <w:rFonts w:ascii="맑은 고딕" w:eastAsia="맑은 고딕" w:hAnsi="맑은 고딕"/>
                  <w:b/>
                </w:rPr>
                <w:t xml:space="preserve">   분</w:t>
              </w:r>
            </w:ins>
          </w:p>
        </w:tc>
        <w:tc>
          <w:tcPr>
            <w:tcW w:w="7342" w:type="dxa"/>
          </w:tcPr>
          <w:p w14:paraId="6C655B01" w14:textId="77777777" w:rsidR="009271D1" w:rsidRPr="009271D1" w:rsidRDefault="009271D1" w:rsidP="009271D1">
            <w:pPr>
              <w:spacing w:line="384" w:lineRule="atLeast"/>
              <w:cnfStyle w:val="100000000000" w:firstRow="1" w:lastRow="0" w:firstColumn="0" w:lastColumn="0" w:oddVBand="0" w:evenVBand="0" w:oddHBand="0" w:evenHBand="0" w:firstRowFirstColumn="0" w:firstRowLastColumn="0" w:lastRowFirstColumn="0" w:lastRowLastColumn="0"/>
              <w:rPr>
                <w:ins w:id="409" w:author="hanwha" w:date="2022-07-28T09:46:00Z"/>
                <w:rFonts w:ascii="맑은 고딕" w:eastAsia="맑은 고딕" w:hAnsi="맑은 고딕"/>
                <w:b/>
              </w:rPr>
            </w:pPr>
            <w:ins w:id="410" w:author="hanwha" w:date="2022-07-28T09:46:00Z">
              <w:r w:rsidRPr="009271D1">
                <w:rPr>
                  <w:rFonts w:ascii="맑은 고딕" w:eastAsia="맑은 고딕" w:hAnsi="맑은 고딕"/>
                  <w:b/>
                </w:rPr>
                <w:t>내</w:t>
              </w:r>
              <w:r w:rsidRPr="009271D1">
                <w:rPr>
                  <w:rFonts w:ascii="맑은 고딕" w:eastAsia="맑은 고딕" w:hAnsi="맑은 고딕" w:hint="eastAsia"/>
                  <w:b/>
                </w:rPr>
                <w:t xml:space="preserve"> </w:t>
              </w:r>
              <w:r w:rsidRPr="009271D1">
                <w:rPr>
                  <w:rFonts w:ascii="맑은 고딕" w:eastAsia="맑은 고딕" w:hAnsi="맑은 고딕"/>
                  <w:b/>
                </w:rPr>
                <w:t xml:space="preserve">                용</w:t>
              </w:r>
            </w:ins>
          </w:p>
        </w:tc>
      </w:tr>
      <w:tr w:rsidR="009271D1" w:rsidRPr="009271D1" w14:paraId="460821C4" w14:textId="77777777" w:rsidTr="006C3448">
        <w:trPr>
          <w:trHeight w:val="405"/>
          <w:ins w:id="411" w:author="hanwha" w:date="2022-07-28T09:46:00Z"/>
        </w:trPr>
        <w:tc>
          <w:tcPr>
            <w:cnfStyle w:val="001000000000" w:firstRow="0" w:lastRow="0" w:firstColumn="1" w:lastColumn="0" w:oddVBand="0" w:evenVBand="0" w:oddHBand="0" w:evenHBand="0" w:firstRowFirstColumn="0" w:firstRowLastColumn="0" w:lastRowFirstColumn="0" w:lastRowLastColumn="0"/>
            <w:tcW w:w="1843" w:type="dxa"/>
            <w:vMerge w:val="restart"/>
          </w:tcPr>
          <w:p w14:paraId="343D30DC" w14:textId="77777777" w:rsidR="009271D1" w:rsidRPr="009271D1" w:rsidRDefault="009271D1" w:rsidP="009271D1">
            <w:pPr>
              <w:spacing w:line="384" w:lineRule="atLeast"/>
              <w:rPr>
                <w:ins w:id="412" w:author="hanwha" w:date="2022-07-28T09:46:00Z"/>
                <w:rFonts w:ascii="맑은 고딕" w:eastAsia="맑은 고딕" w:hAnsi="맑은 고딕"/>
              </w:rPr>
            </w:pPr>
            <w:ins w:id="413" w:author="hanwha" w:date="2022-07-28T09:46:00Z">
              <w:r w:rsidRPr="009271D1">
                <w:rPr>
                  <w:rFonts w:ascii="맑은 고딕" w:eastAsia="맑은 고딕" w:hAnsi="맑은 고딕"/>
                </w:rPr>
                <w:t>상호</w:t>
              </w:r>
            </w:ins>
          </w:p>
        </w:tc>
        <w:tc>
          <w:tcPr>
            <w:tcW w:w="7342" w:type="dxa"/>
          </w:tcPr>
          <w:p w14:paraId="2A88328D" w14:textId="77777777" w:rsidR="009271D1" w:rsidRPr="009271D1" w:rsidRDefault="009271D1" w:rsidP="009271D1">
            <w:pPr>
              <w:spacing w:line="384" w:lineRule="atLeast"/>
              <w:cnfStyle w:val="000000000000" w:firstRow="0" w:lastRow="0" w:firstColumn="0" w:lastColumn="0" w:oddVBand="0" w:evenVBand="0" w:oddHBand="0" w:evenHBand="0" w:firstRowFirstColumn="0" w:firstRowLastColumn="0" w:lastRowFirstColumn="0" w:lastRowLastColumn="0"/>
              <w:rPr>
                <w:ins w:id="414" w:author="hanwha" w:date="2022-07-28T09:46:00Z"/>
                <w:rFonts w:ascii="맑은 고딕" w:eastAsia="맑은 고딕" w:hAnsi="맑은 고딕"/>
              </w:rPr>
            </w:pPr>
            <w:proofErr w:type="spellStart"/>
            <w:proofErr w:type="gramStart"/>
            <w:ins w:id="415" w:author="hanwha" w:date="2022-07-28T09:46:00Z">
              <w:r w:rsidRPr="009271D1">
                <w:rPr>
                  <w:rFonts w:ascii="맑은 고딕" w:eastAsia="맑은 고딕" w:hAnsi="맑은 고딕"/>
                </w:rPr>
                <w:t>국문명</w:t>
              </w:r>
              <w:proofErr w:type="spellEnd"/>
              <w:r w:rsidRPr="009271D1">
                <w:rPr>
                  <w:rFonts w:ascii="맑은 고딕" w:eastAsia="맑은 고딕" w:hAnsi="맑은 고딕"/>
                </w:rPr>
                <w:t xml:space="preserve"> :</w:t>
              </w:r>
              <w:proofErr w:type="gramEnd"/>
              <w:r w:rsidRPr="009271D1">
                <w:rPr>
                  <w:rFonts w:ascii="맑은 고딕" w:eastAsia="맑은 고딕" w:hAnsi="맑은 고딕"/>
                </w:rPr>
                <w:t xml:space="preserve"> </w:t>
              </w:r>
              <w:r w:rsidRPr="009271D1">
                <w:rPr>
                  <w:rFonts w:ascii="맑은 고딕" w:eastAsia="맑은 고딕" w:hAnsi="맑은 고딕" w:hint="eastAsia"/>
                </w:rPr>
                <w:t>주식회사 한화</w:t>
              </w:r>
            </w:ins>
          </w:p>
        </w:tc>
      </w:tr>
      <w:tr w:rsidR="009271D1" w:rsidRPr="009271D1" w14:paraId="4C5CABFE" w14:textId="77777777" w:rsidTr="006C3448">
        <w:trPr>
          <w:trHeight w:val="405"/>
          <w:ins w:id="416" w:author="hanwha" w:date="2022-07-28T09:46:00Z"/>
        </w:trPr>
        <w:tc>
          <w:tcPr>
            <w:cnfStyle w:val="001000000000" w:firstRow="0" w:lastRow="0" w:firstColumn="1" w:lastColumn="0" w:oddVBand="0" w:evenVBand="0" w:oddHBand="0" w:evenHBand="0" w:firstRowFirstColumn="0" w:firstRowLastColumn="0" w:lastRowFirstColumn="0" w:lastRowLastColumn="0"/>
            <w:tcW w:w="1843" w:type="dxa"/>
            <w:vMerge/>
          </w:tcPr>
          <w:p w14:paraId="41042E2D" w14:textId="77777777" w:rsidR="009271D1" w:rsidRPr="009271D1" w:rsidRDefault="009271D1" w:rsidP="009271D1">
            <w:pPr>
              <w:rPr>
                <w:ins w:id="417" w:author="hanwha" w:date="2022-07-28T09:46:00Z"/>
                <w:rFonts w:ascii="맑은 고딕" w:eastAsia="맑은 고딕" w:hAnsi="맑은 고딕"/>
              </w:rPr>
            </w:pPr>
          </w:p>
        </w:tc>
        <w:tc>
          <w:tcPr>
            <w:tcW w:w="7342" w:type="dxa"/>
          </w:tcPr>
          <w:p w14:paraId="586C433F" w14:textId="77777777" w:rsidR="009271D1" w:rsidRPr="009271D1" w:rsidRDefault="009271D1" w:rsidP="009271D1">
            <w:pPr>
              <w:spacing w:line="384" w:lineRule="atLeast"/>
              <w:cnfStyle w:val="000000000000" w:firstRow="0" w:lastRow="0" w:firstColumn="0" w:lastColumn="0" w:oddVBand="0" w:evenVBand="0" w:oddHBand="0" w:evenHBand="0" w:firstRowFirstColumn="0" w:firstRowLastColumn="0" w:lastRowFirstColumn="0" w:lastRowLastColumn="0"/>
              <w:rPr>
                <w:ins w:id="418" w:author="hanwha" w:date="2022-07-28T09:46:00Z"/>
                <w:rFonts w:ascii="맑은 고딕" w:eastAsia="맑은 고딕" w:hAnsi="맑은 고딕"/>
              </w:rPr>
            </w:pPr>
            <w:proofErr w:type="spellStart"/>
            <w:proofErr w:type="gramStart"/>
            <w:ins w:id="419" w:author="hanwha" w:date="2022-07-28T09:46:00Z">
              <w:r w:rsidRPr="009271D1">
                <w:rPr>
                  <w:rFonts w:ascii="맑은 고딕" w:eastAsia="맑은 고딕" w:hAnsi="맑은 고딕"/>
                </w:rPr>
                <w:t>영문명</w:t>
              </w:r>
              <w:proofErr w:type="spellEnd"/>
              <w:r w:rsidRPr="009271D1">
                <w:rPr>
                  <w:rFonts w:ascii="맑은 고딕" w:eastAsia="맑은 고딕" w:hAnsi="맑은 고딕"/>
                </w:rPr>
                <w:t xml:space="preserve"> :</w:t>
              </w:r>
              <w:proofErr w:type="gramEnd"/>
              <w:r w:rsidRPr="009271D1">
                <w:rPr>
                  <w:rFonts w:ascii="맑은 고딕" w:eastAsia="맑은 고딕" w:hAnsi="맑은 고딕"/>
                </w:rPr>
                <w:t xml:space="preserve"> </w:t>
              </w:r>
              <w:r w:rsidRPr="009271D1">
                <w:rPr>
                  <w:rFonts w:ascii="맑은 고딕" w:eastAsia="맑은 고딕" w:hAnsi="맑은 고딕"/>
                  <w:color w:val="000000" w:themeColor="text1"/>
                </w:rPr>
                <w:t>HANWHA CORPORATION</w:t>
              </w:r>
              <w:r w:rsidRPr="009271D1" w:rsidDel="004A69EF">
                <w:rPr>
                  <w:rFonts w:ascii="맑은 고딕" w:eastAsia="맑은 고딕" w:hAnsi="맑은 고딕" w:hint="eastAsia"/>
                  <w:color w:val="222222"/>
                  <w:shd w:val="clear" w:color="auto" w:fill="FFFFFF"/>
                </w:rPr>
                <w:t xml:space="preserve"> </w:t>
              </w:r>
            </w:ins>
          </w:p>
        </w:tc>
      </w:tr>
      <w:tr w:rsidR="009271D1" w:rsidRPr="009271D1" w14:paraId="7A7AA002" w14:textId="77777777" w:rsidTr="006C3448">
        <w:trPr>
          <w:trHeight w:val="405"/>
          <w:ins w:id="420" w:author="hanwha" w:date="2022-07-28T09:46:00Z"/>
        </w:trPr>
        <w:tc>
          <w:tcPr>
            <w:cnfStyle w:val="001000000000" w:firstRow="0" w:lastRow="0" w:firstColumn="1" w:lastColumn="0" w:oddVBand="0" w:evenVBand="0" w:oddHBand="0" w:evenHBand="0" w:firstRowFirstColumn="0" w:firstRowLastColumn="0" w:lastRowFirstColumn="0" w:lastRowLastColumn="0"/>
            <w:tcW w:w="1843" w:type="dxa"/>
          </w:tcPr>
          <w:p w14:paraId="1A3EFC87" w14:textId="77777777" w:rsidR="009271D1" w:rsidRPr="009271D1" w:rsidRDefault="009271D1" w:rsidP="009271D1">
            <w:pPr>
              <w:rPr>
                <w:ins w:id="421" w:author="hanwha" w:date="2022-07-28T09:46:00Z"/>
                <w:rFonts w:ascii="맑은 고딕" w:eastAsia="맑은 고딕" w:hAnsi="맑은 고딕"/>
              </w:rPr>
            </w:pPr>
            <w:ins w:id="422" w:author="hanwha" w:date="2022-07-28T09:46:00Z">
              <w:r w:rsidRPr="009271D1">
                <w:rPr>
                  <w:rFonts w:ascii="맑은 고딕" w:eastAsia="맑은 고딕" w:hAnsi="맑은 고딕" w:hint="eastAsia"/>
                </w:rPr>
                <w:t>목적</w:t>
              </w:r>
            </w:ins>
          </w:p>
        </w:tc>
        <w:tc>
          <w:tcPr>
            <w:tcW w:w="7342" w:type="dxa"/>
          </w:tcPr>
          <w:p w14:paraId="7D6A84EE" w14:textId="77777777" w:rsidR="009271D1" w:rsidRPr="009271D1" w:rsidRDefault="009271D1" w:rsidP="009271D1">
            <w:pPr>
              <w:spacing w:line="384" w:lineRule="atLeast"/>
              <w:cnfStyle w:val="000000000000" w:firstRow="0" w:lastRow="0" w:firstColumn="0" w:lastColumn="0" w:oddVBand="0" w:evenVBand="0" w:oddHBand="0" w:evenHBand="0" w:firstRowFirstColumn="0" w:firstRowLastColumn="0" w:lastRowFirstColumn="0" w:lastRowLastColumn="0"/>
              <w:rPr>
                <w:ins w:id="423" w:author="hanwha" w:date="2022-07-28T09:46:00Z"/>
                <w:rFonts w:ascii="맑은 고딕" w:eastAsia="맑은 고딕" w:hAnsi="맑은 고딕"/>
              </w:rPr>
            </w:pPr>
            <w:ins w:id="424" w:author="hanwha" w:date="2022-07-28T09:46:00Z">
              <w:r w:rsidRPr="009271D1">
                <w:rPr>
                  <w:rFonts w:ascii="맑은 고딕" w:eastAsia="맑은 고딕" w:hAnsi="맑은 고딕" w:hint="eastAsia"/>
                </w:rPr>
                <w:t xml:space="preserve">화약류의 제조, 판매 기타 </w:t>
              </w:r>
              <w:r w:rsidRPr="009271D1">
                <w:rPr>
                  <w:rFonts w:ascii="맑은 고딕" w:eastAsia="맑은 고딕" w:hAnsi="맑은 고딕"/>
                </w:rPr>
                <w:t>(</w:t>
              </w:r>
              <w:r w:rsidRPr="009271D1">
                <w:rPr>
                  <w:rFonts w:ascii="맑은 고딕" w:eastAsia="맑은 고딕" w:hAnsi="맑은 고딕" w:hint="eastAsia"/>
                </w:rPr>
                <w:t>주식회사 한화 정관 참조)</w:t>
              </w:r>
            </w:ins>
          </w:p>
        </w:tc>
      </w:tr>
      <w:tr w:rsidR="009271D1" w:rsidRPr="009271D1" w14:paraId="6E4C1254" w14:textId="77777777" w:rsidTr="006C3448">
        <w:trPr>
          <w:trHeight w:val="405"/>
          <w:ins w:id="425" w:author="hanwha" w:date="2022-07-28T09:46:00Z"/>
        </w:trPr>
        <w:tc>
          <w:tcPr>
            <w:cnfStyle w:val="001000000000" w:firstRow="0" w:lastRow="0" w:firstColumn="1" w:lastColumn="0" w:oddVBand="0" w:evenVBand="0" w:oddHBand="0" w:evenHBand="0" w:firstRowFirstColumn="0" w:firstRowLastColumn="0" w:lastRowFirstColumn="0" w:lastRowLastColumn="0"/>
            <w:tcW w:w="1843" w:type="dxa"/>
          </w:tcPr>
          <w:p w14:paraId="4D596F2D" w14:textId="77777777" w:rsidR="009271D1" w:rsidRPr="009271D1" w:rsidRDefault="009271D1" w:rsidP="009271D1">
            <w:pPr>
              <w:spacing w:line="384" w:lineRule="atLeast"/>
              <w:rPr>
                <w:ins w:id="426" w:author="hanwha" w:date="2022-07-28T09:46:00Z"/>
                <w:rFonts w:ascii="맑은 고딕" w:eastAsia="맑은 고딕" w:hAnsi="맑은 고딕"/>
              </w:rPr>
            </w:pPr>
            <w:proofErr w:type="spellStart"/>
            <w:ins w:id="427" w:author="hanwha" w:date="2022-07-28T09:46:00Z">
              <w:r w:rsidRPr="009271D1">
                <w:rPr>
                  <w:rFonts w:ascii="맑은 고딕" w:eastAsia="맑은 고딕" w:hAnsi="맑은 고딕"/>
                </w:rPr>
                <w:t>본점소재지</w:t>
              </w:r>
              <w:proofErr w:type="spellEnd"/>
            </w:ins>
          </w:p>
        </w:tc>
        <w:tc>
          <w:tcPr>
            <w:tcW w:w="7342" w:type="dxa"/>
          </w:tcPr>
          <w:p w14:paraId="7B0AF453" w14:textId="77777777" w:rsidR="009271D1" w:rsidRPr="009271D1" w:rsidRDefault="009271D1" w:rsidP="009271D1">
            <w:pPr>
              <w:spacing w:line="384" w:lineRule="atLeast"/>
              <w:cnfStyle w:val="000000000000" w:firstRow="0" w:lastRow="0" w:firstColumn="0" w:lastColumn="0" w:oddVBand="0" w:evenVBand="0" w:oddHBand="0" w:evenHBand="0" w:firstRowFirstColumn="0" w:firstRowLastColumn="0" w:lastRowFirstColumn="0" w:lastRowLastColumn="0"/>
              <w:rPr>
                <w:ins w:id="428" w:author="hanwha" w:date="2022-07-28T09:46:00Z"/>
                <w:rFonts w:ascii="맑은 고딕" w:eastAsia="맑은 고딕" w:hAnsi="맑은 고딕"/>
              </w:rPr>
            </w:pPr>
            <w:ins w:id="429" w:author="hanwha" w:date="2022-07-28T09:46:00Z">
              <w:r w:rsidRPr="009271D1">
                <w:rPr>
                  <w:rFonts w:ascii="맑은 고딕" w:eastAsia="맑은 고딕" w:hAnsi="맑은 고딕" w:hint="eastAsia"/>
                  <w:color w:val="000000" w:themeColor="text1"/>
                </w:rPr>
                <w:t xml:space="preserve">서울특별시 중구 </w:t>
              </w:r>
              <w:proofErr w:type="spellStart"/>
              <w:r w:rsidRPr="009271D1">
                <w:rPr>
                  <w:rFonts w:ascii="맑은 고딕" w:eastAsia="맑은 고딕" w:hAnsi="맑은 고딕" w:hint="eastAsia"/>
                  <w:color w:val="000000" w:themeColor="text1"/>
                </w:rPr>
                <w:t>청계천로</w:t>
              </w:r>
              <w:proofErr w:type="spellEnd"/>
              <w:r w:rsidRPr="009271D1">
                <w:rPr>
                  <w:rFonts w:ascii="맑은 고딕" w:eastAsia="맑은 고딕" w:hAnsi="맑은 고딕" w:hint="eastAsia"/>
                  <w:color w:val="000000" w:themeColor="text1"/>
                </w:rPr>
                <w:t>86(장교동)</w:t>
              </w:r>
            </w:ins>
          </w:p>
        </w:tc>
      </w:tr>
      <w:tr w:rsidR="009271D1" w:rsidRPr="009271D1" w14:paraId="1F8823DA" w14:textId="77777777" w:rsidTr="006C3448">
        <w:trPr>
          <w:trHeight w:val="943"/>
          <w:ins w:id="430" w:author="hanwha" w:date="2022-07-28T09:46:00Z"/>
        </w:trPr>
        <w:tc>
          <w:tcPr>
            <w:cnfStyle w:val="001000000000" w:firstRow="0" w:lastRow="0" w:firstColumn="1" w:lastColumn="0" w:oddVBand="0" w:evenVBand="0" w:oddHBand="0" w:evenHBand="0" w:firstRowFirstColumn="0" w:firstRowLastColumn="0" w:lastRowFirstColumn="0" w:lastRowLastColumn="0"/>
            <w:tcW w:w="1843" w:type="dxa"/>
          </w:tcPr>
          <w:p w14:paraId="77681C38" w14:textId="77777777" w:rsidR="009271D1" w:rsidRPr="009271D1" w:rsidRDefault="009271D1" w:rsidP="009271D1">
            <w:pPr>
              <w:spacing w:line="384" w:lineRule="atLeast"/>
              <w:rPr>
                <w:ins w:id="431" w:author="hanwha" w:date="2022-07-28T09:46:00Z"/>
                <w:rFonts w:ascii="맑은 고딕" w:eastAsia="맑은 고딕" w:hAnsi="맑은 고딕"/>
              </w:rPr>
            </w:pPr>
            <w:proofErr w:type="spellStart"/>
            <w:ins w:id="432" w:author="hanwha" w:date="2022-07-28T09:46:00Z">
              <w:r w:rsidRPr="009271D1">
                <w:rPr>
                  <w:rFonts w:ascii="맑은 고딕" w:eastAsia="맑은 고딕" w:hAnsi="맑은 고딕"/>
                </w:rPr>
                <w:t>공고방법</w:t>
              </w:r>
              <w:proofErr w:type="spellEnd"/>
            </w:ins>
          </w:p>
        </w:tc>
        <w:tc>
          <w:tcPr>
            <w:tcW w:w="7342" w:type="dxa"/>
          </w:tcPr>
          <w:p w14:paraId="700F8C59" w14:textId="77777777" w:rsidR="009271D1" w:rsidRPr="009271D1" w:rsidRDefault="009271D1" w:rsidP="009271D1">
            <w:pPr>
              <w:spacing w:line="384" w:lineRule="atLeast"/>
              <w:cnfStyle w:val="000000000000" w:firstRow="0" w:lastRow="0" w:firstColumn="0" w:lastColumn="0" w:oddVBand="0" w:evenVBand="0" w:oddHBand="0" w:evenHBand="0" w:firstRowFirstColumn="0" w:firstRowLastColumn="0" w:lastRowFirstColumn="0" w:lastRowLastColumn="0"/>
              <w:rPr>
                <w:ins w:id="433" w:author="hanwha" w:date="2022-07-28T09:46:00Z"/>
                <w:rFonts w:ascii="맑은 고딕" w:eastAsia="맑은 고딕" w:hAnsi="맑은 고딕"/>
              </w:rPr>
            </w:pPr>
            <w:ins w:id="434" w:author="hanwha" w:date="2022-07-28T09:46:00Z">
              <w:r w:rsidRPr="009271D1">
                <w:rPr>
                  <w:rFonts w:ascii="맑은 고딕" w:eastAsia="맑은 고딕" w:hAnsi="맑은 고딕"/>
                </w:rPr>
                <w:t>회사의 인터넷</w:t>
              </w:r>
              <w:r w:rsidRPr="009271D1">
                <w:rPr>
                  <w:rFonts w:ascii="맑은 고딕" w:eastAsia="맑은 고딕" w:hAnsi="맑은 고딕" w:hint="eastAsia"/>
                </w:rPr>
                <w:t xml:space="preserve"> </w:t>
              </w:r>
              <w:r w:rsidRPr="009271D1">
                <w:rPr>
                  <w:rFonts w:ascii="맑은 고딕" w:eastAsia="맑은 고딕" w:hAnsi="맑은 고딕"/>
                </w:rPr>
                <w:t>홈페이지(</w:t>
              </w:r>
              <w:r w:rsidRPr="009271D1">
                <w:rPr>
                  <w:rFonts w:ascii="맑은 고딕" w:eastAsia="맑은 고딕" w:hAnsi="맑은 고딕"/>
                  <w:sz w:val="18"/>
                </w:rPr>
                <w:t>http://www.hanwhacorp.co.kr</w:t>
              </w:r>
              <w:r w:rsidRPr="009271D1">
                <w:rPr>
                  <w:rFonts w:ascii="맑은 고딕" w:eastAsia="맑은 고딕" w:hAnsi="맑은 고딕"/>
                </w:rPr>
                <w:t xml:space="preserve">)에 게재한다. 다만, 전산장애 또는 그 밖의 부득이한 사유로 회사의 인터넷 홈페이지에 공고를 할 수 없을 때에는 </w:t>
              </w:r>
              <w:r w:rsidRPr="009271D1">
                <w:rPr>
                  <w:rFonts w:ascii="맑은 고딕" w:eastAsia="맑은 고딕" w:hAnsi="맑은 고딕" w:hint="eastAsia"/>
                  <w:color w:val="000000" w:themeColor="text1"/>
                </w:rPr>
                <w:t xml:space="preserve">서울특별시에서 발행되는 </w:t>
              </w:r>
              <w:r w:rsidRPr="009271D1">
                <w:rPr>
                  <w:rFonts w:ascii="맑은 고딕" w:eastAsia="맑은 고딕" w:hAnsi="맑은 고딕"/>
                  <w:color w:val="000000" w:themeColor="text1"/>
                </w:rPr>
                <w:t xml:space="preserve">일간 </w:t>
              </w:r>
              <w:r w:rsidRPr="009271D1">
                <w:rPr>
                  <w:rFonts w:ascii="맑은 고딕" w:eastAsia="맑은 고딕" w:hAnsi="맑은 고딕" w:hint="eastAsia"/>
                  <w:color w:val="000000" w:themeColor="text1"/>
                </w:rPr>
                <w:t>경향신문</w:t>
              </w:r>
              <w:r w:rsidRPr="009271D1">
                <w:rPr>
                  <w:rFonts w:ascii="맑은 고딕" w:eastAsia="맑은 고딕" w:hAnsi="맑은 고딕"/>
                </w:rPr>
                <w:t>에 게재</w:t>
              </w:r>
              <w:r w:rsidRPr="009271D1">
                <w:rPr>
                  <w:rFonts w:ascii="맑은 고딕" w:eastAsia="맑은 고딕" w:hAnsi="맑은 고딕" w:hint="eastAsia"/>
                </w:rPr>
                <w:t xml:space="preserve">한다. </w:t>
              </w:r>
            </w:ins>
          </w:p>
        </w:tc>
      </w:tr>
    </w:tbl>
    <w:p w14:paraId="44D41CDD" w14:textId="77777777" w:rsidR="009271D1" w:rsidRPr="009271D1" w:rsidRDefault="009271D1" w:rsidP="009271D1">
      <w:pPr>
        <w:spacing w:line="384" w:lineRule="atLeast"/>
        <w:ind w:leftChars="64" w:left="128"/>
        <w:rPr>
          <w:ins w:id="435" w:author="hanwha" w:date="2022-07-28T09:46:00Z"/>
          <w:rFonts w:ascii="맑은 고딕" w:eastAsia="맑은 고딕" w:hAnsi="맑은 고딕"/>
          <w:sz w:val="18"/>
          <w:szCs w:val="18"/>
        </w:rPr>
      </w:pPr>
      <w:ins w:id="436" w:author="hanwha" w:date="2022-07-28T09:46:00Z">
        <w:r w:rsidRPr="009271D1">
          <w:rPr>
            <w:rFonts w:ascii="맑은 고딕" w:eastAsia="맑은 고딕" w:hAnsi="맑은 고딕" w:hint="eastAsia"/>
            <w:sz w:val="18"/>
            <w:szCs w:val="18"/>
          </w:rPr>
          <w:t>주</w:t>
        </w:r>
        <w:r w:rsidRPr="009271D1">
          <w:rPr>
            <w:rFonts w:ascii="맑은 고딕" w:eastAsia="맑은 고딕" w:hAnsi="맑은 고딕"/>
            <w:sz w:val="18"/>
            <w:szCs w:val="18"/>
          </w:rPr>
          <w:t xml:space="preserve">) </w:t>
        </w:r>
        <w:r w:rsidRPr="009271D1">
          <w:rPr>
            <w:rFonts w:ascii="맑은 고딕" w:eastAsia="맑은 고딕" w:hAnsi="맑은 고딕" w:hint="eastAsia"/>
            <w:sz w:val="18"/>
            <w:szCs w:val="18"/>
          </w:rPr>
          <w:t>상호</w:t>
        </w:r>
        <w:r w:rsidRPr="009271D1">
          <w:rPr>
            <w:rFonts w:ascii="맑은 고딕" w:eastAsia="맑은 고딕" w:hAnsi="맑은 고딕"/>
            <w:sz w:val="18"/>
            <w:szCs w:val="18"/>
          </w:rPr>
          <w:t xml:space="preserve">, </w:t>
        </w:r>
        <w:r w:rsidRPr="009271D1">
          <w:rPr>
            <w:rFonts w:ascii="맑은 고딕" w:eastAsia="맑은 고딕" w:hAnsi="맑은 고딕" w:hint="eastAsia"/>
            <w:sz w:val="18"/>
            <w:szCs w:val="18"/>
          </w:rPr>
          <w:t>사업목적,</w:t>
        </w:r>
        <w:r w:rsidRPr="009271D1">
          <w:rPr>
            <w:rFonts w:ascii="맑은 고딕" w:eastAsia="맑은 고딕" w:hAnsi="맑은 고딕"/>
            <w:sz w:val="18"/>
            <w:szCs w:val="18"/>
          </w:rPr>
          <w:t xml:space="preserve"> </w:t>
        </w:r>
        <w:proofErr w:type="spellStart"/>
        <w:r w:rsidRPr="009271D1">
          <w:rPr>
            <w:rFonts w:ascii="맑은 고딕" w:eastAsia="맑은 고딕" w:hAnsi="맑은 고딕" w:hint="eastAsia"/>
            <w:sz w:val="18"/>
            <w:szCs w:val="18"/>
          </w:rPr>
          <w:t>공고방법</w:t>
        </w:r>
        <w:proofErr w:type="spellEnd"/>
        <w:r w:rsidRPr="009271D1">
          <w:rPr>
            <w:rFonts w:ascii="맑은 고딕" w:eastAsia="맑은 고딕" w:hAnsi="맑은 고딕"/>
            <w:sz w:val="18"/>
            <w:szCs w:val="18"/>
          </w:rPr>
          <w:t xml:space="preserve"> </w:t>
        </w:r>
        <w:r w:rsidRPr="009271D1">
          <w:rPr>
            <w:rFonts w:ascii="맑은 고딕" w:eastAsia="맑은 고딕" w:hAnsi="맑은 고딕" w:hint="eastAsia"/>
            <w:sz w:val="18"/>
            <w:szCs w:val="18"/>
          </w:rPr>
          <w:t>등</w:t>
        </w:r>
        <w:r w:rsidRPr="009271D1">
          <w:rPr>
            <w:rFonts w:ascii="맑은 고딕" w:eastAsia="맑은 고딕" w:hAnsi="맑은 고딕"/>
            <w:sz w:val="18"/>
            <w:szCs w:val="18"/>
          </w:rPr>
          <w:t xml:space="preserve"> </w:t>
        </w:r>
        <w:r w:rsidRPr="009271D1">
          <w:rPr>
            <w:rFonts w:ascii="맑은 고딕" w:eastAsia="맑은 고딕" w:hAnsi="맑은 고딕" w:hint="eastAsia"/>
            <w:sz w:val="18"/>
            <w:szCs w:val="18"/>
          </w:rPr>
          <w:t>본건</w:t>
        </w:r>
        <w:r w:rsidRPr="009271D1">
          <w:rPr>
            <w:rFonts w:ascii="맑은 고딕" w:eastAsia="맑은 고딕" w:hAnsi="맑은 고딕"/>
            <w:sz w:val="18"/>
            <w:szCs w:val="18"/>
          </w:rPr>
          <w:t xml:space="preserve"> </w:t>
        </w:r>
        <w:r w:rsidRPr="009271D1">
          <w:rPr>
            <w:rFonts w:ascii="맑은 고딕" w:eastAsia="맑은 고딕" w:hAnsi="맑은 고딕" w:hint="eastAsia"/>
            <w:sz w:val="18"/>
            <w:szCs w:val="18"/>
          </w:rPr>
          <w:t>분할의</w:t>
        </w:r>
        <w:r w:rsidRPr="009271D1">
          <w:rPr>
            <w:rFonts w:ascii="맑은 고딕" w:eastAsia="맑은 고딕" w:hAnsi="맑은 고딕"/>
            <w:sz w:val="18"/>
            <w:szCs w:val="18"/>
          </w:rPr>
          <w:t xml:space="preserve"> </w:t>
        </w:r>
        <w:r w:rsidRPr="009271D1">
          <w:rPr>
            <w:rFonts w:ascii="맑은 고딕" w:eastAsia="맑은 고딕" w:hAnsi="맑은 고딕" w:hint="eastAsia"/>
            <w:sz w:val="18"/>
            <w:szCs w:val="18"/>
          </w:rPr>
          <w:t>내용은</w:t>
        </w:r>
        <w:r w:rsidRPr="009271D1">
          <w:rPr>
            <w:rFonts w:ascii="맑은 고딕" w:eastAsia="맑은 고딕" w:hAnsi="맑은 고딕"/>
            <w:sz w:val="18"/>
            <w:szCs w:val="18"/>
          </w:rPr>
          <w:t xml:space="preserve"> </w:t>
        </w:r>
        <w:r w:rsidRPr="009271D1">
          <w:rPr>
            <w:rFonts w:ascii="맑은 고딕" w:eastAsia="맑은 고딕" w:hAnsi="맑은 고딕" w:hint="eastAsia"/>
            <w:sz w:val="18"/>
            <w:szCs w:val="18"/>
          </w:rPr>
          <w:t xml:space="preserve">분할계획서의 동일성을 해치지 않는 범위 내에서 </w:t>
        </w:r>
        <w:proofErr w:type="spellStart"/>
        <w:r w:rsidRPr="009271D1">
          <w:rPr>
            <w:rFonts w:ascii="맑은 고딕" w:eastAsia="맑은 고딕" w:hAnsi="맑은 고딕" w:hint="eastAsia"/>
            <w:sz w:val="18"/>
            <w:szCs w:val="18"/>
          </w:rPr>
          <w:t>분할계획서</w:t>
        </w:r>
        <w:proofErr w:type="spellEnd"/>
        <w:r w:rsidRPr="009271D1">
          <w:rPr>
            <w:rFonts w:ascii="맑은 고딕" w:eastAsia="맑은 고딕" w:hAnsi="맑은 고딕"/>
            <w:sz w:val="18"/>
            <w:szCs w:val="18"/>
          </w:rPr>
          <w:t xml:space="preserve"> </w:t>
        </w:r>
        <w:r w:rsidRPr="009271D1">
          <w:rPr>
            <w:rFonts w:ascii="맑은 고딕" w:eastAsia="맑은 고딕" w:hAnsi="맑은 고딕" w:hint="eastAsia"/>
            <w:sz w:val="18"/>
            <w:szCs w:val="18"/>
          </w:rPr>
          <w:t>승인을</w:t>
        </w:r>
        <w:r w:rsidRPr="009271D1">
          <w:rPr>
            <w:rFonts w:ascii="맑은 고딕" w:eastAsia="맑은 고딕" w:hAnsi="맑은 고딕"/>
            <w:sz w:val="18"/>
            <w:szCs w:val="18"/>
          </w:rPr>
          <w:t xml:space="preserve"> </w:t>
        </w:r>
        <w:r w:rsidRPr="009271D1">
          <w:rPr>
            <w:rFonts w:ascii="맑은 고딕" w:eastAsia="맑은 고딕" w:hAnsi="맑은 고딕" w:hint="eastAsia"/>
            <w:sz w:val="18"/>
            <w:szCs w:val="18"/>
          </w:rPr>
          <w:t>위한</w:t>
        </w:r>
        <w:r w:rsidRPr="009271D1">
          <w:rPr>
            <w:rFonts w:ascii="맑은 고딕" w:eastAsia="맑은 고딕" w:hAnsi="맑은 고딕"/>
            <w:sz w:val="18"/>
            <w:szCs w:val="18"/>
          </w:rPr>
          <w:t xml:space="preserve"> </w:t>
        </w:r>
        <w:r w:rsidRPr="009271D1">
          <w:rPr>
            <w:rFonts w:ascii="맑은 고딕" w:eastAsia="맑은 고딕" w:hAnsi="맑은 고딕" w:hint="eastAsia"/>
            <w:sz w:val="18"/>
            <w:szCs w:val="18"/>
          </w:rPr>
          <w:t>주주총회에서</w:t>
        </w:r>
        <w:r w:rsidRPr="009271D1">
          <w:rPr>
            <w:rFonts w:ascii="맑은 고딕" w:eastAsia="맑은 고딕" w:hAnsi="맑은 고딕"/>
            <w:sz w:val="18"/>
            <w:szCs w:val="18"/>
          </w:rPr>
          <w:t xml:space="preserve"> </w:t>
        </w:r>
        <w:r w:rsidRPr="009271D1">
          <w:rPr>
            <w:rFonts w:ascii="맑은 고딕" w:eastAsia="맑은 고딕" w:hAnsi="맑은 고딕" w:hint="eastAsia"/>
            <w:sz w:val="18"/>
            <w:szCs w:val="18"/>
          </w:rPr>
          <w:t>변경될</w:t>
        </w:r>
        <w:r w:rsidRPr="009271D1">
          <w:rPr>
            <w:rFonts w:ascii="맑은 고딕" w:eastAsia="맑은 고딕" w:hAnsi="맑은 고딕"/>
            <w:sz w:val="18"/>
            <w:szCs w:val="18"/>
          </w:rPr>
          <w:t xml:space="preserve"> </w:t>
        </w:r>
        <w:r w:rsidRPr="009271D1">
          <w:rPr>
            <w:rFonts w:ascii="맑은 고딕" w:eastAsia="맑은 고딕" w:hAnsi="맑은 고딕" w:hint="eastAsia"/>
            <w:sz w:val="18"/>
            <w:szCs w:val="18"/>
          </w:rPr>
          <w:t>수</w:t>
        </w:r>
        <w:r w:rsidRPr="009271D1">
          <w:rPr>
            <w:rFonts w:ascii="맑은 고딕" w:eastAsia="맑은 고딕" w:hAnsi="맑은 고딕"/>
            <w:sz w:val="18"/>
            <w:szCs w:val="18"/>
          </w:rPr>
          <w:t xml:space="preserve"> </w:t>
        </w:r>
        <w:r w:rsidRPr="009271D1">
          <w:rPr>
            <w:rFonts w:ascii="맑은 고딕" w:eastAsia="맑은 고딕" w:hAnsi="맑은 고딕" w:hint="eastAsia"/>
            <w:sz w:val="18"/>
            <w:szCs w:val="18"/>
          </w:rPr>
          <w:t>있음</w:t>
        </w:r>
        <w:r w:rsidRPr="009271D1">
          <w:rPr>
            <w:rFonts w:ascii="맑은 고딕" w:eastAsia="맑은 고딕" w:hAnsi="맑은 고딕"/>
            <w:sz w:val="18"/>
            <w:szCs w:val="18"/>
          </w:rPr>
          <w:t>.</w:t>
        </w:r>
      </w:ins>
    </w:p>
    <w:p w14:paraId="18642CBE" w14:textId="77777777" w:rsidR="009271D1" w:rsidRPr="009271D1" w:rsidRDefault="009271D1" w:rsidP="009271D1">
      <w:pPr>
        <w:numPr>
          <w:ilvl w:val="0"/>
          <w:numId w:val="87"/>
        </w:numPr>
        <w:spacing w:after="200" w:line="384" w:lineRule="atLeast"/>
        <w:jc w:val="left"/>
        <w:rPr>
          <w:ins w:id="437" w:author="hanwha" w:date="2022-07-28T09:46:00Z"/>
          <w:szCs w:val="20"/>
        </w:rPr>
      </w:pPr>
      <w:ins w:id="438" w:author="hanwha" w:date="2022-07-28T09:46:00Z">
        <w:r w:rsidRPr="009271D1">
          <w:rPr>
            <w:szCs w:val="20"/>
          </w:rPr>
          <w:t>감소할 자본금과 준비금의 액</w:t>
        </w:r>
        <w:r w:rsidRPr="009271D1">
          <w:rPr>
            <w:szCs w:val="20"/>
          </w:rPr>
          <w:br/>
          <w:t>해당사항 없음.</w:t>
        </w:r>
      </w:ins>
    </w:p>
    <w:p w14:paraId="5615426C" w14:textId="77777777" w:rsidR="009271D1" w:rsidRPr="009271D1" w:rsidRDefault="009271D1" w:rsidP="009271D1">
      <w:pPr>
        <w:numPr>
          <w:ilvl w:val="0"/>
          <w:numId w:val="87"/>
        </w:numPr>
        <w:spacing w:after="200" w:line="384" w:lineRule="atLeast"/>
        <w:jc w:val="left"/>
        <w:rPr>
          <w:ins w:id="439" w:author="hanwha" w:date="2022-07-28T09:46:00Z"/>
          <w:szCs w:val="20"/>
        </w:rPr>
      </w:pPr>
      <w:ins w:id="440" w:author="hanwha" w:date="2022-07-28T09:46:00Z">
        <w:r w:rsidRPr="009271D1">
          <w:rPr>
            <w:szCs w:val="20"/>
          </w:rPr>
          <w:t>자본감소의 방법</w:t>
        </w:r>
        <w:r w:rsidRPr="009271D1">
          <w:rPr>
            <w:szCs w:val="20"/>
          </w:rPr>
          <w:br/>
          <w:t>해당사항 없음.</w:t>
        </w:r>
      </w:ins>
    </w:p>
    <w:p w14:paraId="08A21B6E" w14:textId="77777777" w:rsidR="009271D1" w:rsidRPr="009271D1" w:rsidRDefault="009271D1" w:rsidP="009271D1">
      <w:pPr>
        <w:numPr>
          <w:ilvl w:val="0"/>
          <w:numId w:val="87"/>
        </w:numPr>
        <w:spacing w:after="200" w:line="384" w:lineRule="atLeast"/>
        <w:jc w:val="left"/>
        <w:rPr>
          <w:ins w:id="441" w:author="hanwha" w:date="2022-07-28T09:46:00Z"/>
          <w:szCs w:val="20"/>
        </w:rPr>
      </w:pPr>
      <w:ins w:id="442" w:author="hanwha" w:date="2022-07-28T09:46:00Z">
        <w:r w:rsidRPr="009271D1">
          <w:rPr>
            <w:szCs w:val="20"/>
          </w:rPr>
          <w:t>분할로 인하여 이전할 재산과 그 가액</w:t>
        </w:r>
      </w:ins>
    </w:p>
    <w:p w14:paraId="4E02F78B" w14:textId="77777777" w:rsidR="009271D1" w:rsidRPr="009271D1" w:rsidRDefault="009271D1" w:rsidP="009271D1">
      <w:pPr>
        <w:numPr>
          <w:ilvl w:val="0"/>
          <w:numId w:val="86"/>
        </w:numPr>
        <w:spacing w:after="200" w:line="384" w:lineRule="atLeast"/>
        <w:rPr>
          <w:ins w:id="443" w:author="hanwha" w:date="2022-07-28T09:46:00Z"/>
          <w:szCs w:val="20"/>
        </w:rPr>
      </w:pPr>
      <w:ins w:id="444" w:author="hanwha" w:date="2022-07-28T09:46:00Z">
        <w:r w:rsidRPr="009271D1">
          <w:rPr>
            <w:szCs w:val="20"/>
          </w:rPr>
          <w:t xml:space="preserve">분할로 인한 이전대상재산은 </w:t>
        </w:r>
        <w:r w:rsidRPr="009271D1">
          <w:rPr>
            <w:szCs w:val="20"/>
          </w:rPr>
          <w:t>“</w:t>
        </w:r>
        <w:r w:rsidRPr="009271D1">
          <w:rPr>
            <w:szCs w:val="20"/>
          </w:rPr>
          <w:t xml:space="preserve">본 </w:t>
        </w:r>
        <w:proofErr w:type="spellStart"/>
        <w:r w:rsidRPr="009271D1">
          <w:rPr>
            <w:szCs w:val="20"/>
          </w:rPr>
          <w:t>분할계획서</w:t>
        </w:r>
        <w:proofErr w:type="spellEnd"/>
        <w:r w:rsidRPr="009271D1">
          <w:rPr>
            <w:szCs w:val="20"/>
          </w:rPr>
          <w:t xml:space="preserve"> </w:t>
        </w:r>
        <w:r w:rsidRPr="009271D1">
          <w:rPr>
            <w:rFonts w:hint="eastAsia"/>
            <w:szCs w:val="20"/>
          </w:rPr>
          <w:t>제5조(</w:t>
        </w:r>
        <w:r w:rsidRPr="009271D1">
          <w:rPr>
            <w:szCs w:val="20"/>
          </w:rPr>
          <w:t>분할</w:t>
        </w:r>
        <w:r w:rsidRPr="009271D1">
          <w:rPr>
            <w:rFonts w:hint="eastAsia"/>
            <w:szCs w:val="20"/>
          </w:rPr>
          <w:t>신설</w:t>
        </w:r>
        <w:r w:rsidRPr="009271D1">
          <w:rPr>
            <w:szCs w:val="20"/>
          </w:rPr>
          <w:t>회사에 관한 사항</w:t>
        </w:r>
        <w:r w:rsidRPr="009271D1">
          <w:rPr>
            <w:rFonts w:hint="eastAsia"/>
            <w:szCs w:val="20"/>
          </w:rPr>
          <w:t>) 제</w:t>
        </w:r>
        <w:r w:rsidRPr="009271D1">
          <w:rPr>
            <w:szCs w:val="20"/>
          </w:rPr>
          <w:t>(7)</w:t>
        </w:r>
        <w:r w:rsidRPr="009271D1">
          <w:rPr>
            <w:rFonts w:hint="eastAsia"/>
            <w:szCs w:val="20"/>
          </w:rPr>
          <w:t>항의 규정 내용에 따른다.</w:t>
        </w:r>
      </w:ins>
    </w:p>
    <w:p w14:paraId="62DF6C41" w14:textId="77777777" w:rsidR="009271D1" w:rsidRPr="009271D1" w:rsidRDefault="009271D1" w:rsidP="009271D1">
      <w:pPr>
        <w:numPr>
          <w:ilvl w:val="0"/>
          <w:numId w:val="86"/>
        </w:numPr>
        <w:spacing w:after="200" w:line="384" w:lineRule="atLeast"/>
        <w:rPr>
          <w:ins w:id="445" w:author="hanwha" w:date="2022-07-28T09:46:00Z"/>
          <w:szCs w:val="20"/>
        </w:rPr>
      </w:pPr>
      <w:ins w:id="446" w:author="hanwha" w:date="2022-07-28T09:46:00Z">
        <w:r w:rsidRPr="009271D1">
          <w:rPr>
            <w:rFonts w:hint="eastAsia"/>
            <w:szCs w:val="20"/>
          </w:rPr>
          <w:t xml:space="preserve">위 </w:t>
        </w:r>
        <w:r w:rsidRPr="009271D1">
          <w:rPr>
            <w:szCs w:val="20"/>
          </w:rPr>
          <w:t>이전대상재산에 속하는 권리나 의무 중 그 성질 또는 법령에 따라 분할에 의하여 승계되지 아니하는 것은 분할존속회사에 잔류하는 것으로 본다. 분할에 의한 이전에 필요한 정부기관 등의 승인/인가/신고수리 등을 얻지 못하여 이를 이전할 수 없는 경우에도 같다. 다만, 분할존속회사와 분할신설회사</w:t>
        </w:r>
        <w:r w:rsidRPr="009271D1">
          <w:rPr>
            <w:rFonts w:hint="eastAsia"/>
            <w:szCs w:val="20"/>
          </w:rPr>
          <w:t>는</w:t>
        </w:r>
        <w:r w:rsidRPr="009271D1">
          <w:rPr>
            <w:szCs w:val="20"/>
          </w:rPr>
          <w:t xml:space="preserve"> </w:t>
        </w:r>
        <w:proofErr w:type="spellStart"/>
        <w:r w:rsidRPr="009271D1">
          <w:rPr>
            <w:szCs w:val="20"/>
          </w:rPr>
          <w:t>분할대상</w:t>
        </w:r>
        <w:proofErr w:type="spellEnd"/>
        <w:r w:rsidRPr="009271D1">
          <w:rPr>
            <w:szCs w:val="20"/>
          </w:rPr>
          <w:t xml:space="preserve"> 사업부문에 귀속됨에도 이전되지 못한 권리, 의무의 처리에 대해 별도로 합의할 수 있다. </w:t>
        </w:r>
      </w:ins>
    </w:p>
    <w:p w14:paraId="3048F4DF" w14:textId="77777777" w:rsidR="009271D1" w:rsidRPr="009271D1" w:rsidRDefault="009271D1" w:rsidP="009271D1">
      <w:pPr>
        <w:numPr>
          <w:ilvl w:val="0"/>
          <w:numId w:val="86"/>
        </w:numPr>
        <w:spacing w:after="200" w:line="384" w:lineRule="atLeast"/>
        <w:rPr>
          <w:ins w:id="447" w:author="hanwha" w:date="2022-07-28T09:46:00Z"/>
          <w:szCs w:val="20"/>
        </w:rPr>
      </w:pPr>
      <w:ins w:id="448" w:author="hanwha" w:date="2022-07-28T09:46:00Z">
        <w:r w:rsidRPr="009271D1">
          <w:rPr>
            <w:szCs w:val="20"/>
          </w:rPr>
          <w:t>분할계획</w:t>
        </w:r>
        <w:r w:rsidRPr="009271D1">
          <w:rPr>
            <w:rFonts w:hint="eastAsia"/>
            <w:szCs w:val="20"/>
          </w:rPr>
          <w:t>서</w:t>
        </w:r>
        <w:r w:rsidRPr="009271D1">
          <w:rPr>
            <w:szCs w:val="20"/>
          </w:rPr>
          <w:t xml:space="preserve">의 승인 이후 분할기일 전까지 새로이 발생하는 채권, 채무, 계약관계로서 그 </w:t>
        </w:r>
        <w:proofErr w:type="spellStart"/>
        <w:r w:rsidRPr="009271D1">
          <w:rPr>
            <w:szCs w:val="20"/>
          </w:rPr>
          <w:t>귀속여부가</w:t>
        </w:r>
        <w:proofErr w:type="spellEnd"/>
        <w:r w:rsidRPr="009271D1">
          <w:rPr>
            <w:szCs w:val="20"/>
          </w:rPr>
          <w:t xml:space="preserve"> 명확하지 아니한 경우, (가) </w:t>
        </w:r>
        <w:proofErr w:type="spellStart"/>
        <w:r w:rsidRPr="009271D1">
          <w:rPr>
            <w:szCs w:val="20"/>
          </w:rPr>
          <w:t>분할회사의</w:t>
        </w:r>
        <w:proofErr w:type="spellEnd"/>
        <w:r w:rsidRPr="009271D1">
          <w:rPr>
            <w:szCs w:val="20"/>
          </w:rPr>
          <w:t xml:space="preserve"> 이사회</w:t>
        </w:r>
        <w:r w:rsidRPr="009271D1">
          <w:rPr>
            <w:rFonts w:hint="eastAsia"/>
            <w:szCs w:val="20"/>
          </w:rPr>
          <w:t xml:space="preserve"> 또는 이사회의 위임을 받은 대표이사</w:t>
        </w:r>
        <w:r w:rsidRPr="009271D1">
          <w:rPr>
            <w:szCs w:val="20"/>
          </w:rPr>
          <w:t xml:space="preserve">가 해당 채권, 채무, </w:t>
        </w:r>
        <w:proofErr w:type="spellStart"/>
        <w:r w:rsidRPr="009271D1">
          <w:rPr>
            <w:szCs w:val="20"/>
          </w:rPr>
          <w:t>계약관계의</w:t>
        </w:r>
        <w:proofErr w:type="spellEnd"/>
        <w:r w:rsidRPr="009271D1">
          <w:rPr>
            <w:szCs w:val="20"/>
          </w:rPr>
          <w:t xml:space="preserve"> </w:t>
        </w:r>
        <w:proofErr w:type="spellStart"/>
        <w:r w:rsidRPr="009271D1">
          <w:rPr>
            <w:szCs w:val="20"/>
          </w:rPr>
          <w:t>귀속여부를</w:t>
        </w:r>
        <w:proofErr w:type="spellEnd"/>
        <w:r w:rsidRPr="009271D1">
          <w:rPr>
            <w:szCs w:val="20"/>
          </w:rPr>
          <w:t xml:space="preserve"> 결정하거나, (나) 해당 채권, 채무, 계약의 상대방과 그 </w:t>
        </w:r>
        <w:proofErr w:type="spellStart"/>
        <w:r w:rsidRPr="009271D1">
          <w:rPr>
            <w:szCs w:val="20"/>
          </w:rPr>
          <w:t>귀속여부에</w:t>
        </w:r>
        <w:proofErr w:type="spellEnd"/>
        <w:r w:rsidRPr="009271D1">
          <w:rPr>
            <w:szCs w:val="20"/>
          </w:rPr>
          <w:t xml:space="preserve"> 대해 합의한 경우 그 결정 혹은 합의에 따라 귀속을 결정한다.</w:t>
        </w:r>
      </w:ins>
    </w:p>
    <w:p w14:paraId="79E6E121" w14:textId="77777777" w:rsidR="009271D1" w:rsidRPr="009271D1" w:rsidRDefault="009271D1" w:rsidP="009271D1">
      <w:pPr>
        <w:numPr>
          <w:ilvl w:val="0"/>
          <w:numId w:val="86"/>
        </w:numPr>
        <w:spacing w:after="200" w:line="384" w:lineRule="atLeast"/>
        <w:rPr>
          <w:ins w:id="449" w:author="hanwha" w:date="2022-07-28T09:46:00Z"/>
          <w:szCs w:val="20"/>
        </w:rPr>
      </w:pPr>
      <w:ins w:id="450" w:author="hanwha" w:date="2022-07-28T09:46:00Z">
        <w:r w:rsidRPr="009271D1">
          <w:rPr>
            <w:szCs w:val="20"/>
          </w:rPr>
          <w:t>분할 전후 요약 재무구조</w:t>
        </w:r>
        <w:r w:rsidRPr="009271D1">
          <w:rPr>
            <w:rFonts w:hint="eastAsia"/>
            <w:b/>
            <w:bCs/>
            <w:color w:val="000000"/>
            <w:szCs w:val="20"/>
            <w:vertAlign w:val="superscript"/>
          </w:rPr>
          <w:t>*1</w:t>
        </w:r>
        <w:r w:rsidRPr="009271D1">
          <w:rPr>
            <w:szCs w:val="20"/>
          </w:rPr>
          <w:t xml:space="preserve">(2022년 3월 </w:t>
        </w:r>
        <w:r w:rsidRPr="009271D1">
          <w:rPr>
            <w:color w:val="000000" w:themeColor="text1"/>
            <w:szCs w:val="20"/>
          </w:rPr>
          <w:t>31</w:t>
        </w:r>
        <w:r w:rsidRPr="009271D1">
          <w:rPr>
            <w:szCs w:val="20"/>
          </w:rPr>
          <w:t xml:space="preserve">일 기준)                                   </w:t>
        </w:r>
      </w:ins>
    </w:p>
    <w:p w14:paraId="2957B230" w14:textId="77777777" w:rsidR="009271D1" w:rsidRPr="009271D1" w:rsidRDefault="009271D1" w:rsidP="009271D1">
      <w:pPr>
        <w:spacing w:line="384" w:lineRule="atLeast"/>
        <w:ind w:left="968"/>
        <w:jc w:val="right"/>
        <w:rPr>
          <w:ins w:id="451" w:author="hanwha" w:date="2022-07-28T09:46:00Z"/>
          <w:szCs w:val="20"/>
        </w:rPr>
      </w:pPr>
      <w:proofErr w:type="gramStart"/>
      <w:ins w:id="452" w:author="hanwha" w:date="2022-07-28T09:46:00Z">
        <w:r w:rsidRPr="009271D1">
          <w:rPr>
            <w:rFonts w:hint="eastAsia"/>
            <w:szCs w:val="20"/>
          </w:rPr>
          <w:t>단위 :</w:t>
        </w:r>
        <w:proofErr w:type="gramEnd"/>
        <w:r w:rsidRPr="009271D1">
          <w:rPr>
            <w:szCs w:val="20"/>
          </w:rPr>
          <w:t xml:space="preserve"> </w:t>
        </w:r>
        <w:r w:rsidRPr="009271D1">
          <w:rPr>
            <w:rFonts w:hint="eastAsia"/>
            <w:szCs w:val="20"/>
          </w:rPr>
          <w:t>원</w:t>
        </w:r>
      </w:ins>
    </w:p>
    <w:tbl>
      <w:tblPr>
        <w:tblStyle w:val="100"/>
        <w:tblW w:w="9072" w:type="dxa"/>
        <w:tblInd w:w="137" w:type="dxa"/>
        <w:tblLayout w:type="fixed"/>
        <w:tblLook w:val="04A0" w:firstRow="1" w:lastRow="0" w:firstColumn="1" w:lastColumn="0" w:noHBand="0" w:noVBand="1"/>
      </w:tblPr>
      <w:tblGrid>
        <w:gridCol w:w="3260"/>
        <w:gridCol w:w="1843"/>
        <w:gridCol w:w="1985"/>
        <w:gridCol w:w="1984"/>
      </w:tblGrid>
      <w:tr w:rsidR="009271D1" w:rsidRPr="009271D1" w14:paraId="631D4CDD" w14:textId="77777777" w:rsidTr="006C3448">
        <w:trPr>
          <w:trHeight w:val="240"/>
          <w:ins w:id="453" w:author="hanwha" w:date="2022-07-28T09:46:00Z"/>
        </w:trPr>
        <w:tc>
          <w:tcPr>
            <w:tcW w:w="3260" w:type="dxa"/>
            <w:shd w:val="clear" w:color="auto" w:fill="D0CECE"/>
            <w:noWrap/>
          </w:tcPr>
          <w:p w14:paraId="245BB760" w14:textId="77777777" w:rsidR="009271D1" w:rsidRPr="009271D1" w:rsidRDefault="009271D1" w:rsidP="009271D1">
            <w:pPr>
              <w:jc w:val="center"/>
              <w:rPr>
                <w:ins w:id="454" w:author="hanwha" w:date="2022-07-28T09:46:00Z"/>
                <w:rFonts w:ascii="Arial" w:eastAsia="맑은 고딕" w:hAnsi="Arial" w:cs="Arial"/>
                <w:b/>
                <w:bCs/>
                <w:sz w:val="16"/>
                <w:szCs w:val="16"/>
              </w:rPr>
            </w:pPr>
            <w:ins w:id="455" w:author="hanwha" w:date="2022-07-28T09:46:00Z">
              <w:r w:rsidRPr="009271D1">
                <w:rPr>
                  <w:rFonts w:ascii="Arial" w:eastAsia="맑은 고딕" w:hAnsi="Arial" w:cs="Arial"/>
                  <w:b/>
                  <w:bCs/>
                  <w:sz w:val="16"/>
                  <w:szCs w:val="16"/>
                </w:rPr>
                <w:t>과</w:t>
              </w:r>
              <w:r w:rsidRPr="009271D1">
                <w:rPr>
                  <w:rFonts w:ascii="Arial" w:eastAsia="맑은 고딕" w:hAnsi="Arial" w:cs="Arial"/>
                  <w:b/>
                  <w:bCs/>
                  <w:sz w:val="16"/>
                  <w:szCs w:val="16"/>
                </w:rPr>
                <w:t xml:space="preserve">       </w:t>
              </w:r>
              <w:r w:rsidRPr="009271D1">
                <w:rPr>
                  <w:rFonts w:ascii="Arial" w:eastAsia="맑은 고딕" w:hAnsi="Arial" w:cs="Arial"/>
                  <w:b/>
                  <w:bCs/>
                  <w:sz w:val="16"/>
                  <w:szCs w:val="16"/>
                </w:rPr>
                <w:t>목</w:t>
              </w:r>
            </w:ins>
          </w:p>
        </w:tc>
        <w:tc>
          <w:tcPr>
            <w:tcW w:w="1843" w:type="dxa"/>
            <w:tcBorders>
              <w:bottom w:val="single" w:sz="4" w:space="0" w:color="auto"/>
            </w:tcBorders>
            <w:shd w:val="clear" w:color="auto" w:fill="D0CECE"/>
          </w:tcPr>
          <w:p w14:paraId="6D96B2D7" w14:textId="77777777" w:rsidR="009271D1" w:rsidRPr="009271D1" w:rsidRDefault="009271D1" w:rsidP="009271D1">
            <w:pPr>
              <w:jc w:val="center"/>
              <w:rPr>
                <w:ins w:id="456" w:author="hanwha" w:date="2022-07-28T09:46:00Z"/>
                <w:rFonts w:ascii="Arial" w:eastAsia="맑은 고딕" w:hAnsi="Arial" w:cs="Arial"/>
                <w:b/>
                <w:bCs/>
                <w:sz w:val="16"/>
                <w:szCs w:val="16"/>
              </w:rPr>
            </w:pPr>
            <w:proofErr w:type="spellStart"/>
            <w:ins w:id="457" w:author="hanwha" w:date="2022-07-28T09:46:00Z">
              <w:r w:rsidRPr="009271D1">
                <w:rPr>
                  <w:rFonts w:ascii="Arial" w:eastAsia="맑은 고딕" w:hAnsi="Arial" w:cs="Arial"/>
                  <w:b/>
                  <w:bCs/>
                  <w:sz w:val="16"/>
                  <w:szCs w:val="16"/>
                </w:rPr>
                <w:t>분할전</w:t>
              </w:r>
              <w:proofErr w:type="spellEnd"/>
              <w:r w:rsidRPr="009271D1">
                <w:rPr>
                  <w:rFonts w:ascii="Arial" w:eastAsia="맑은 고딕" w:hAnsi="Arial" w:cs="Arial"/>
                  <w:b/>
                  <w:bCs/>
                  <w:sz w:val="16"/>
                  <w:szCs w:val="16"/>
                </w:rPr>
                <w:t>(22.3.31)</w:t>
              </w:r>
            </w:ins>
          </w:p>
        </w:tc>
        <w:tc>
          <w:tcPr>
            <w:tcW w:w="1985" w:type="dxa"/>
            <w:tcBorders>
              <w:bottom w:val="single" w:sz="4" w:space="0" w:color="auto"/>
            </w:tcBorders>
            <w:shd w:val="clear" w:color="auto" w:fill="D0CECE"/>
          </w:tcPr>
          <w:p w14:paraId="4957E18F" w14:textId="77777777" w:rsidR="009271D1" w:rsidRPr="009271D1" w:rsidRDefault="009271D1" w:rsidP="009271D1">
            <w:pPr>
              <w:jc w:val="center"/>
              <w:rPr>
                <w:ins w:id="458" w:author="hanwha" w:date="2022-07-28T09:46:00Z"/>
                <w:rFonts w:ascii="Arial" w:eastAsia="맑은 고딕" w:hAnsi="Arial" w:cs="Arial"/>
                <w:b/>
                <w:bCs/>
                <w:sz w:val="16"/>
                <w:szCs w:val="16"/>
              </w:rPr>
            </w:pPr>
            <w:ins w:id="459" w:author="hanwha" w:date="2022-07-28T09:46:00Z">
              <w:r w:rsidRPr="009271D1">
                <w:rPr>
                  <w:rFonts w:ascii="Arial" w:eastAsia="맑은 고딕" w:hAnsi="Arial" w:cs="Arial"/>
                  <w:b/>
                  <w:bCs/>
                  <w:sz w:val="16"/>
                  <w:szCs w:val="16"/>
                </w:rPr>
                <w:t>분할존속회사</w:t>
              </w:r>
            </w:ins>
          </w:p>
        </w:tc>
        <w:tc>
          <w:tcPr>
            <w:tcW w:w="1984" w:type="dxa"/>
            <w:tcBorders>
              <w:bottom w:val="single" w:sz="4" w:space="0" w:color="auto"/>
            </w:tcBorders>
            <w:shd w:val="clear" w:color="auto" w:fill="D0CECE"/>
          </w:tcPr>
          <w:p w14:paraId="4B7503BD" w14:textId="77777777" w:rsidR="009271D1" w:rsidRPr="009271D1" w:rsidRDefault="009271D1" w:rsidP="009271D1">
            <w:pPr>
              <w:jc w:val="center"/>
              <w:rPr>
                <w:ins w:id="460" w:author="hanwha" w:date="2022-07-28T09:46:00Z"/>
                <w:rFonts w:ascii="Arial" w:eastAsia="맑은 고딕" w:hAnsi="Arial" w:cs="Arial"/>
                <w:b/>
                <w:bCs/>
                <w:sz w:val="16"/>
                <w:szCs w:val="16"/>
              </w:rPr>
            </w:pPr>
            <w:ins w:id="461" w:author="hanwha" w:date="2022-07-28T09:46:00Z">
              <w:r w:rsidRPr="009271D1">
                <w:rPr>
                  <w:rFonts w:ascii="Arial" w:eastAsia="맑은 고딕" w:hAnsi="Arial" w:cs="Arial"/>
                  <w:b/>
                  <w:bCs/>
                  <w:sz w:val="16"/>
                  <w:szCs w:val="16"/>
                </w:rPr>
                <w:t>분할신설회사</w:t>
              </w:r>
            </w:ins>
          </w:p>
        </w:tc>
      </w:tr>
      <w:tr w:rsidR="009271D1" w:rsidRPr="009271D1" w14:paraId="3483D176" w14:textId="77777777" w:rsidTr="006C3448">
        <w:trPr>
          <w:trHeight w:val="240"/>
          <w:ins w:id="462" w:author="hanwha" w:date="2022-07-28T09:46:00Z"/>
        </w:trPr>
        <w:tc>
          <w:tcPr>
            <w:tcW w:w="3260" w:type="dxa"/>
            <w:noWrap/>
          </w:tcPr>
          <w:p w14:paraId="761AA701" w14:textId="77777777" w:rsidR="009271D1" w:rsidRPr="009271D1" w:rsidRDefault="009271D1" w:rsidP="009271D1">
            <w:pPr>
              <w:rPr>
                <w:ins w:id="463" w:author="hanwha" w:date="2022-07-28T09:46:00Z"/>
                <w:rFonts w:ascii="Arial" w:eastAsia="맑은 고딕" w:hAnsi="Arial" w:cs="Arial"/>
                <w:b/>
                <w:bCs/>
                <w:sz w:val="16"/>
                <w:szCs w:val="16"/>
              </w:rPr>
            </w:pPr>
            <w:ins w:id="464" w:author="hanwha" w:date="2022-07-28T09:46:00Z">
              <w:r w:rsidRPr="009271D1">
                <w:rPr>
                  <w:rFonts w:ascii="Arial" w:eastAsia="맑은 고딕" w:hAnsi="Arial" w:cs="Arial"/>
                  <w:b/>
                  <w:bCs/>
                  <w:sz w:val="16"/>
                  <w:szCs w:val="16"/>
                </w:rPr>
                <w:t>자산</w:t>
              </w:r>
            </w:ins>
          </w:p>
        </w:tc>
        <w:tc>
          <w:tcPr>
            <w:tcW w:w="1843" w:type="dxa"/>
          </w:tcPr>
          <w:p w14:paraId="7785C0B4" w14:textId="77777777" w:rsidR="009271D1" w:rsidRPr="009271D1" w:rsidRDefault="009271D1" w:rsidP="009271D1">
            <w:pPr>
              <w:jc w:val="right"/>
              <w:rPr>
                <w:ins w:id="465" w:author="hanwha" w:date="2022-07-28T09:46:00Z"/>
                <w:rFonts w:ascii="Arial" w:eastAsia="맑은 고딕" w:hAnsi="Arial" w:cs="Arial"/>
                <w:b/>
                <w:bCs/>
                <w:sz w:val="16"/>
                <w:szCs w:val="16"/>
              </w:rPr>
            </w:pPr>
          </w:p>
        </w:tc>
        <w:tc>
          <w:tcPr>
            <w:tcW w:w="1985" w:type="dxa"/>
            <w:tcBorders>
              <w:bottom w:val="single" w:sz="4" w:space="0" w:color="auto"/>
            </w:tcBorders>
          </w:tcPr>
          <w:p w14:paraId="613EB698" w14:textId="77777777" w:rsidR="009271D1" w:rsidRPr="009271D1" w:rsidRDefault="009271D1" w:rsidP="009271D1">
            <w:pPr>
              <w:jc w:val="right"/>
              <w:rPr>
                <w:ins w:id="466" w:author="hanwha" w:date="2022-07-28T09:46:00Z"/>
                <w:rFonts w:ascii="Arial" w:eastAsia="맑은 고딕" w:hAnsi="Arial" w:cs="Arial"/>
                <w:b/>
                <w:bCs/>
                <w:sz w:val="16"/>
                <w:szCs w:val="16"/>
              </w:rPr>
            </w:pPr>
          </w:p>
        </w:tc>
        <w:tc>
          <w:tcPr>
            <w:tcW w:w="1984" w:type="dxa"/>
            <w:tcBorders>
              <w:bottom w:val="single" w:sz="4" w:space="0" w:color="auto"/>
            </w:tcBorders>
          </w:tcPr>
          <w:p w14:paraId="3DEFD324" w14:textId="77777777" w:rsidR="009271D1" w:rsidRPr="009271D1" w:rsidRDefault="009271D1" w:rsidP="009271D1">
            <w:pPr>
              <w:jc w:val="right"/>
              <w:rPr>
                <w:ins w:id="467" w:author="hanwha" w:date="2022-07-28T09:46:00Z"/>
                <w:rFonts w:ascii="Arial" w:eastAsia="맑은 고딕" w:hAnsi="Arial" w:cs="Arial"/>
                <w:b/>
                <w:bCs/>
                <w:sz w:val="16"/>
                <w:szCs w:val="16"/>
              </w:rPr>
            </w:pPr>
          </w:p>
        </w:tc>
      </w:tr>
      <w:tr w:rsidR="009271D1" w:rsidRPr="009271D1" w14:paraId="13FFE9FB" w14:textId="77777777" w:rsidTr="006C3448">
        <w:trPr>
          <w:trHeight w:val="330"/>
          <w:ins w:id="468" w:author="hanwha" w:date="2022-07-28T09:46:00Z"/>
        </w:trPr>
        <w:tc>
          <w:tcPr>
            <w:tcW w:w="3260" w:type="dxa"/>
            <w:shd w:val="clear" w:color="auto" w:fill="auto"/>
            <w:noWrap/>
            <w:hideMark/>
          </w:tcPr>
          <w:p w14:paraId="40077D59" w14:textId="77777777" w:rsidR="009271D1" w:rsidRPr="009271D1" w:rsidRDefault="009271D1" w:rsidP="009271D1">
            <w:pPr>
              <w:ind w:firstLineChars="100" w:firstLine="160"/>
              <w:rPr>
                <w:ins w:id="469" w:author="hanwha" w:date="2022-07-28T09:46:00Z"/>
                <w:rFonts w:ascii="Arial" w:eastAsia="맑은 고딕" w:hAnsi="Arial" w:cs="Arial"/>
                <w:b/>
                <w:bCs/>
                <w:sz w:val="16"/>
                <w:szCs w:val="16"/>
              </w:rPr>
            </w:pPr>
            <w:ins w:id="470" w:author="hanwha" w:date="2022-07-28T09:46:00Z">
              <w:r w:rsidRPr="009271D1">
                <w:rPr>
                  <w:rFonts w:ascii="Arial" w:eastAsia="맑은 고딕" w:hAnsi="Arial" w:cs="Arial"/>
                  <w:b/>
                  <w:bCs/>
                  <w:sz w:val="16"/>
                  <w:szCs w:val="16"/>
                </w:rPr>
                <w:t>유동자산</w:t>
              </w:r>
            </w:ins>
          </w:p>
        </w:tc>
        <w:tc>
          <w:tcPr>
            <w:tcW w:w="1843" w:type="dxa"/>
            <w:tcBorders>
              <w:top w:val="nil"/>
              <w:left w:val="nil"/>
              <w:bottom w:val="single" w:sz="8" w:space="0" w:color="auto"/>
              <w:right w:val="single" w:sz="8" w:space="0" w:color="auto"/>
            </w:tcBorders>
            <w:shd w:val="clear" w:color="auto" w:fill="auto"/>
            <w:noWrap/>
            <w:vAlign w:val="center"/>
          </w:tcPr>
          <w:p w14:paraId="7A60A53B" w14:textId="77777777" w:rsidR="009271D1" w:rsidRPr="009271D1" w:rsidRDefault="009271D1" w:rsidP="009271D1">
            <w:pPr>
              <w:jc w:val="right"/>
              <w:rPr>
                <w:ins w:id="471" w:author="hanwha" w:date="2022-07-28T09:46:00Z"/>
                <w:rFonts w:ascii="Arial" w:eastAsia="맑은 고딕" w:hAnsi="Arial" w:cs="Arial"/>
                <w:b/>
                <w:bCs/>
                <w:color w:val="000000"/>
                <w:sz w:val="16"/>
                <w:szCs w:val="16"/>
              </w:rPr>
            </w:pPr>
            <w:ins w:id="472" w:author="hanwha" w:date="2022-07-28T09:46:00Z">
              <w:r w:rsidRPr="009271D1">
                <w:rPr>
                  <w:rFonts w:ascii="Arial" w:eastAsia="맑은 고딕" w:hAnsi="Arial" w:cs="Arial" w:hint="eastAsia"/>
                  <w:b/>
                  <w:color w:val="000000"/>
                  <w:sz w:val="16"/>
                  <w:szCs w:val="16"/>
                </w:rPr>
                <w:t>2,073,657,974,403</w:t>
              </w:r>
            </w:ins>
          </w:p>
        </w:tc>
        <w:tc>
          <w:tcPr>
            <w:tcW w:w="1985" w:type="dxa"/>
            <w:tcBorders>
              <w:top w:val="nil"/>
              <w:left w:val="nil"/>
              <w:bottom w:val="single" w:sz="8" w:space="0" w:color="auto"/>
              <w:right w:val="single" w:sz="8" w:space="0" w:color="auto"/>
            </w:tcBorders>
            <w:shd w:val="clear" w:color="auto" w:fill="auto"/>
            <w:noWrap/>
            <w:vAlign w:val="center"/>
          </w:tcPr>
          <w:p w14:paraId="68AFC9D5" w14:textId="77777777" w:rsidR="009271D1" w:rsidRPr="009271D1" w:rsidRDefault="009271D1" w:rsidP="009271D1">
            <w:pPr>
              <w:jc w:val="right"/>
              <w:rPr>
                <w:ins w:id="473" w:author="hanwha" w:date="2022-07-28T09:46:00Z"/>
                <w:rFonts w:ascii="Arial" w:eastAsia="맑은 고딕" w:hAnsi="Arial" w:cs="Arial"/>
                <w:b/>
                <w:bCs/>
                <w:color w:val="000000"/>
                <w:sz w:val="16"/>
                <w:szCs w:val="16"/>
              </w:rPr>
            </w:pPr>
            <w:ins w:id="474" w:author="hanwha" w:date="2022-07-28T09:46:00Z">
              <w:r w:rsidRPr="009271D1">
                <w:rPr>
                  <w:rFonts w:ascii="Arial" w:eastAsia="맑은 고딕" w:hAnsi="Arial" w:cs="Arial"/>
                  <w:b/>
                  <w:bCs/>
                  <w:color w:val="000000"/>
                  <w:sz w:val="16"/>
                  <w:szCs w:val="16"/>
                </w:rPr>
                <w:t>839,273,874,176</w:t>
              </w:r>
            </w:ins>
          </w:p>
        </w:tc>
        <w:tc>
          <w:tcPr>
            <w:tcW w:w="1984" w:type="dxa"/>
            <w:tcBorders>
              <w:top w:val="nil"/>
              <w:left w:val="nil"/>
              <w:bottom w:val="single" w:sz="8" w:space="0" w:color="auto"/>
              <w:right w:val="single" w:sz="8" w:space="0" w:color="auto"/>
            </w:tcBorders>
            <w:shd w:val="clear" w:color="auto" w:fill="auto"/>
            <w:noWrap/>
            <w:vAlign w:val="center"/>
          </w:tcPr>
          <w:p w14:paraId="3ADEE4E5" w14:textId="77777777" w:rsidR="009271D1" w:rsidRPr="009271D1" w:rsidRDefault="009271D1" w:rsidP="009271D1">
            <w:pPr>
              <w:jc w:val="right"/>
              <w:rPr>
                <w:ins w:id="475" w:author="hanwha" w:date="2022-07-28T09:46:00Z"/>
                <w:rFonts w:ascii="Arial" w:eastAsia="맑은 고딕" w:hAnsi="Arial" w:cs="Arial"/>
                <w:b/>
                <w:bCs/>
                <w:color w:val="000000"/>
                <w:sz w:val="16"/>
                <w:szCs w:val="16"/>
              </w:rPr>
            </w:pPr>
            <w:ins w:id="476" w:author="hanwha" w:date="2022-07-28T09:46:00Z">
              <w:r w:rsidRPr="009271D1">
                <w:rPr>
                  <w:rFonts w:ascii="Arial" w:eastAsia="맑은 고딕" w:hAnsi="Arial" w:cs="Arial"/>
                  <w:b/>
                  <w:bCs/>
                  <w:color w:val="000000"/>
                  <w:sz w:val="16"/>
                  <w:szCs w:val="16"/>
                </w:rPr>
                <w:t>1,234,384,100,227</w:t>
              </w:r>
            </w:ins>
          </w:p>
        </w:tc>
      </w:tr>
      <w:tr w:rsidR="009271D1" w:rsidRPr="009271D1" w14:paraId="47D85E92" w14:textId="77777777" w:rsidTr="006C3448">
        <w:trPr>
          <w:trHeight w:val="330"/>
          <w:ins w:id="477" w:author="hanwha" w:date="2022-07-28T09:46:00Z"/>
        </w:trPr>
        <w:tc>
          <w:tcPr>
            <w:tcW w:w="3260" w:type="dxa"/>
            <w:shd w:val="clear" w:color="auto" w:fill="auto"/>
            <w:noWrap/>
            <w:hideMark/>
          </w:tcPr>
          <w:p w14:paraId="5BBFEBEB" w14:textId="77777777" w:rsidR="009271D1" w:rsidRPr="009271D1" w:rsidRDefault="009271D1" w:rsidP="009271D1">
            <w:pPr>
              <w:ind w:firstLineChars="200" w:firstLine="320"/>
              <w:rPr>
                <w:ins w:id="478" w:author="hanwha" w:date="2022-07-28T09:46:00Z"/>
                <w:rFonts w:ascii="Arial" w:eastAsia="맑은 고딕" w:hAnsi="Arial" w:cs="Arial"/>
                <w:sz w:val="16"/>
                <w:szCs w:val="16"/>
              </w:rPr>
            </w:pPr>
            <w:proofErr w:type="spellStart"/>
            <w:ins w:id="479" w:author="hanwha" w:date="2022-07-28T09:46:00Z">
              <w:r w:rsidRPr="009271D1">
                <w:rPr>
                  <w:rFonts w:ascii="Arial" w:eastAsia="맑은 고딕" w:hAnsi="Arial" w:cs="Arial"/>
                  <w:sz w:val="16"/>
                  <w:szCs w:val="16"/>
                </w:rPr>
                <w:t>현금및현금성자산</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6CCA76E0" w14:textId="77777777" w:rsidR="009271D1" w:rsidRPr="009271D1" w:rsidRDefault="009271D1" w:rsidP="009271D1">
            <w:pPr>
              <w:jc w:val="right"/>
              <w:rPr>
                <w:ins w:id="480" w:author="hanwha" w:date="2022-07-28T09:46:00Z"/>
                <w:rFonts w:ascii="Arial" w:eastAsia="맑은 고딕" w:hAnsi="Arial" w:cs="Arial"/>
                <w:color w:val="000000"/>
                <w:sz w:val="16"/>
                <w:szCs w:val="16"/>
              </w:rPr>
            </w:pPr>
            <w:ins w:id="481" w:author="hanwha" w:date="2022-07-28T09:46:00Z">
              <w:r w:rsidRPr="009271D1">
                <w:rPr>
                  <w:rFonts w:ascii="Arial" w:eastAsia="맑은 고딕" w:hAnsi="Arial" w:cs="Arial" w:hint="eastAsia"/>
                  <w:color w:val="000000"/>
                  <w:sz w:val="16"/>
                  <w:szCs w:val="16"/>
                </w:rPr>
                <w:t>152,774,232,449</w:t>
              </w:r>
            </w:ins>
          </w:p>
        </w:tc>
        <w:tc>
          <w:tcPr>
            <w:tcW w:w="1985" w:type="dxa"/>
            <w:tcBorders>
              <w:top w:val="nil"/>
              <w:left w:val="nil"/>
              <w:bottom w:val="single" w:sz="8" w:space="0" w:color="auto"/>
              <w:right w:val="single" w:sz="8" w:space="0" w:color="auto"/>
            </w:tcBorders>
            <w:shd w:val="clear" w:color="auto" w:fill="auto"/>
            <w:noWrap/>
            <w:vAlign w:val="center"/>
          </w:tcPr>
          <w:p w14:paraId="2E3F6DC8" w14:textId="77777777" w:rsidR="009271D1" w:rsidRPr="009271D1" w:rsidRDefault="009271D1" w:rsidP="009271D1">
            <w:pPr>
              <w:jc w:val="right"/>
              <w:rPr>
                <w:ins w:id="482" w:author="hanwha" w:date="2022-07-28T09:46:00Z"/>
                <w:rFonts w:ascii="Arial" w:eastAsia="맑은 고딕" w:hAnsi="Arial" w:cs="Arial"/>
                <w:color w:val="000000"/>
                <w:sz w:val="16"/>
                <w:szCs w:val="16"/>
              </w:rPr>
            </w:pPr>
            <w:ins w:id="483" w:author="hanwha" w:date="2022-07-28T09:46:00Z">
              <w:r w:rsidRPr="009271D1">
                <w:rPr>
                  <w:rFonts w:ascii="Arial" w:eastAsia="맑은 고딕" w:hAnsi="Arial" w:cs="Arial"/>
                  <w:color w:val="000000"/>
                  <w:sz w:val="16"/>
                  <w:szCs w:val="16"/>
                </w:rPr>
                <w:t>52,774,232,449</w:t>
              </w:r>
            </w:ins>
          </w:p>
        </w:tc>
        <w:tc>
          <w:tcPr>
            <w:tcW w:w="1984" w:type="dxa"/>
            <w:tcBorders>
              <w:top w:val="nil"/>
              <w:left w:val="nil"/>
              <w:bottom w:val="single" w:sz="8" w:space="0" w:color="auto"/>
              <w:right w:val="single" w:sz="8" w:space="0" w:color="auto"/>
            </w:tcBorders>
            <w:shd w:val="clear" w:color="auto" w:fill="auto"/>
            <w:noWrap/>
            <w:vAlign w:val="center"/>
          </w:tcPr>
          <w:p w14:paraId="5263559E" w14:textId="77777777" w:rsidR="009271D1" w:rsidRPr="009271D1" w:rsidRDefault="009271D1" w:rsidP="009271D1">
            <w:pPr>
              <w:jc w:val="right"/>
              <w:rPr>
                <w:ins w:id="484" w:author="hanwha" w:date="2022-07-28T09:46:00Z"/>
                <w:rFonts w:ascii="Arial" w:eastAsia="맑은 고딕" w:hAnsi="Arial" w:cs="Arial"/>
                <w:color w:val="000000"/>
                <w:sz w:val="16"/>
                <w:szCs w:val="16"/>
              </w:rPr>
            </w:pPr>
            <w:ins w:id="485" w:author="hanwha" w:date="2022-07-28T09:46:00Z">
              <w:r w:rsidRPr="009271D1">
                <w:rPr>
                  <w:rFonts w:ascii="Arial" w:eastAsia="맑은 고딕" w:hAnsi="Arial" w:cs="Arial"/>
                  <w:color w:val="000000"/>
                  <w:sz w:val="16"/>
                  <w:szCs w:val="16"/>
                </w:rPr>
                <w:t>100,000,000,000</w:t>
              </w:r>
            </w:ins>
          </w:p>
        </w:tc>
      </w:tr>
      <w:tr w:rsidR="009271D1" w:rsidRPr="009271D1" w14:paraId="282F8AB3" w14:textId="77777777" w:rsidTr="006C3448">
        <w:trPr>
          <w:trHeight w:val="330"/>
          <w:ins w:id="486" w:author="hanwha" w:date="2022-07-28T09:46:00Z"/>
        </w:trPr>
        <w:tc>
          <w:tcPr>
            <w:tcW w:w="3260" w:type="dxa"/>
            <w:noWrap/>
          </w:tcPr>
          <w:p w14:paraId="52B0EE84" w14:textId="77777777" w:rsidR="009271D1" w:rsidRPr="009271D1" w:rsidRDefault="009271D1" w:rsidP="009271D1">
            <w:pPr>
              <w:ind w:firstLineChars="200" w:firstLine="320"/>
              <w:rPr>
                <w:ins w:id="487" w:author="hanwha" w:date="2022-07-28T09:46:00Z"/>
                <w:rFonts w:ascii="Arial" w:eastAsia="맑은 고딕" w:hAnsi="Arial" w:cs="Arial"/>
                <w:sz w:val="16"/>
                <w:szCs w:val="16"/>
              </w:rPr>
            </w:pPr>
            <w:proofErr w:type="spellStart"/>
            <w:ins w:id="488" w:author="hanwha" w:date="2022-07-28T09:46:00Z">
              <w:r w:rsidRPr="009271D1">
                <w:rPr>
                  <w:rFonts w:ascii="Arial" w:eastAsia="맑은 고딕" w:hAnsi="Arial" w:cs="Arial" w:hint="eastAsia"/>
                  <w:sz w:val="16"/>
                  <w:szCs w:val="16"/>
                </w:rPr>
                <w:t>매출채권및기타채권</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68BB11DF" w14:textId="77777777" w:rsidR="009271D1" w:rsidRPr="009271D1" w:rsidRDefault="009271D1" w:rsidP="009271D1">
            <w:pPr>
              <w:jc w:val="right"/>
              <w:rPr>
                <w:ins w:id="489" w:author="hanwha" w:date="2022-07-28T09:46:00Z"/>
                <w:rFonts w:ascii="Arial" w:eastAsia="맑은 고딕" w:hAnsi="Arial" w:cs="Arial"/>
                <w:color w:val="000000"/>
                <w:sz w:val="16"/>
                <w:szCs w:val="16"/>
              </w:rPr>
            </w:pPr>
            <w:ins w:id="490" w:author="hanwha" w:date="2022-07-28T09:46:00Z">
              <w:r w:rsidRPr="009271D1">
                <w:rPr>
                  <w:rFonts w:ascii="Arial" w:eastAsia="맑은 고딕" w:hAnsi="Arial" w:cs="Arial" w:hint="eastAsia"/>
                  <w:color w:val="000000"/>
                  <w:sz w:val="16"/>
                  <w:szCs w:val="16"/>
                </w:rPr>
                <w:t>647,382,646,201</w:t>
              </w:r>
            </w:ins>
          </w:p>
        </w:tc>
        <w:tc>
          <w:tcPr>
            <w:tcW w:w="1985" w:type="dxa"/>
            <w:tcBorders>
              <w:top w:val="nil"/>
              <w:left w:val="nil"/>
              <w:bottom w:val="single" w:sz="8" w:space="0" w:color="auto"/>
              <w:right w:val="single" w:sz="8" w:space="0" w:color="auto"/>
            </w:tcBorders>
            <w:shd w:val="clear" w:color="auto" w:fill="auto"/>
            <w:noWrap/>
            <w:vAlign w:val="center"/>
          </w:tcPr>
          <w:p w14:paraId="6BA982A2" w14:textId="77777777" w:rsidR="009271D1" w:rsidRPr="009271D1" w:rsidRDefault="009271D1" w:rsidP="009271D1">
            <w:pPr>
              <w:jc w:val="right"/>
              <w:rPr>
                <w:ins w:id="491" w:author="hanwha" w:date="2022-07-28T09:46:00Z"/>
                <w:rFonts w:ascii="Arial" w:eastAsia="맑은 고딕" w:hAnsi="Arial" w:cs="Arial"/>
                <w:color w:val="000000"/>
                <w:sz w:val="16"/>
                <w:szCs w:val="16"/>
              </w:rPr>
            </w:pPr>
            <w:ins w:id="492" w:author="hanwha" w:date="2022-07-28T09:46:00Z">
              <w:r w:rsidRPr="009271D1">
                <w:rPr>
                  <w:rFonts w:ascii="Arial" w:eastAsia="맑은 고딕" w:hAnsi="Arial" w:cs="Arial" w:hint="eastAsia"/>
                  <w:color w:val="000000"/>
                  <w:sz w:val="16"/>
                  <w:szCs w:val="16"/>
                </w:rPr>
                <w:t>368,239,388,463</w:t>
              </w:r>
            </w:ins>
          </w:p>
        </w:tc>
        <w:tc>
          <w:tcPr>
            <w:tcW w:w="1984" w:type="dxa"/>
            <w:tcBorders>
              <w:top w:val="nil"/>
              <w:left w:val="nil"/>
              <w:bottom w:val="single" w:sz="8" w:space="0" w:color="auto"/>
              <w:right w:val="single" w:sz="8" w:space="0" w:color="auto"/>
            </w:tcBorders>
            <w:shd w:val="clear" w:color="auto" w:fill="auto"/>
            <w:noWrap/>
            <w:vAlign w:val="center"/>
          </w:tcPr>
          <w:p w14:paraId="61056CE5" w14:textId="77777777" w:rsidR="009271D1" w:rsidRPr="009271D1" w:rsidRDefault="009271D1" w:rsidP="009271D1">
            <w:pPr>
              <w:jc w:val="right"/>
              <w:rPr>
                <w:ins w:id="493" w:author="hanwha" w:date="2022-07-28T09:46:00Z"/>
                <w:rFonts w:ascii="Arial" w:eastAsia="맑은 고딕" w:hAnsi="Arial" w:cs="Arial"/>
                <w:color w:val="000000"/>
                <w:sz w:val="16"/>
                <w:szCs w:val="16"/>
              </w:rPr>
            </w:pPr>
            <w:ins w:id="494" w:author="hanwha" w:date="2022-07-28T09:46:00Z">
              <w:r w:rsidRPr="009271D1">
                <w:rPr>
                  <w:rFonts w:ascii="Arial" w:eastAsia="맑은 고딕" w:hAnsi="Arial" w:cs="Arial" w:hint="eastAsia"/>
                  <w:color w:val="000000"/>
                  <w:sz w:val="16"/>
                  <w:szCs w:val="16"/>
                </w:rPr>
                <w:t>279,143,257,738</w:t>
              </w:r>
            </w:ins>
          </w:p>
        </w:tc>
      </w:tr>
      <w:tr w:rsidR="009271D1" w:rsidRPr="009271D1" w14:paraId="0E7C9EE1" w14:textId="77777777" w:rsidTr="006C3448">
        <w:trPr>
          <w:trHeight w:val="330"/>
          <w:ins w:id="495" w:author="hanwha" w:date="2022-07-28T09:46:00Z"/>
        </w:trPr>
        <w:tc>
          <w:tcPr>
            <w:tcW w:w="3260" w:type="dxa"/>
            <w:noWrap/>
          </w:tcPr>
          <w:p w14:paraId="42E8B205" w14:textId="77777777" w:rsidR="009271D1" w:rsidRPr="009271D1" w:rsidRDefault="009271D1" w:rsidP="009271D1">
            <w:pPr>
              <w:ind w:firstLineChars="200" w:firstLine="320"/>
              <w:rPr>
                <w:ins w:id="496" w:author="hanwha" w:date="2022-07-28T09:46:00Z"/>
                <w:rFonts w:ascii="Arial" w:eastAsia="맑은 고딕" w:hAnsi="Arial" w:cs="Arial"/>
                <w:sz w:val="16"/>
                <w:szCs w:val="16"/>
              </w:rPr>
            </w:pPr>
            <w:ins w:id="497" w:author="hanwha" w:date="2022-07-28T09:46:00Z">
              <w:r w:rsidRPr="009271D1">
                <w:rPr>
                  <w:rFonts w:ascii="Arial" w:eastAsia="맑은 고딕" w:hAnsi="Arial" w:cs="Arial" w:hint="eastAsia"/>
                  <w:sz w:val="16"/>
                  <w:szCs w:val="16"/>
                </w:rPr>
                <w:t>기타포괄손익</w:t>
              </w:r>
              <w:r w:rsidRPr="009271D1">
                <w:rPr>
                  <w:rFonts w:ascii="Arial" w:eastAsia="맑은 고딕" w:hAnsi="Arial" w:cs="Arial" w:hint="eastAsia"/>
                  <w:sz w:val="16"/>
                  <w:szCs w:val="16"/>
                </w:rPr>
                <w:t>-</w:t>
              </w:r>
              <w:r w:rsidRPr="009271D1">
                <w:rPr>
                  <w:rFonts w:ascii="Arial" w:eastAsia="맑은 고딕" w:hAnsi="Arial" w:cs="Arial" w:hint="eastAsia"/>
                  <w:sz w:val="16"/>
                  <w:szCs w:val="16"/>
                </w:rPr>
                <w:t>공정가치측정금융자산</w:t>
              </w:r>
            </w:ins>
          </w:p>
        </w:tc>
        <w:tc>
          <w:tcPr>
            <w:tcW w:w="1843" w:type="dxa"/>
            <w:tcBorders>
              <w:top w:val="nil"/>
              <w:left w:val="nil"/>
              <w:bottom w:val="single" w:sz="8" w:space="0" w:color="auto"/>
              <w:right w:val="single" w:sz="8" w:space="0" w:color="auto"/>
            </w:tcBorders>
            <w:shd w:val="clear" w:color="auto" w:fill="auto"/>
            <w:noWrap/>
            <w:vAlign w:val="center"/>
          </w:tcPr>
          <w:p w14:paraId="74023E1C" w14:textId="77777777" w:rsidR="009271D1" w:rsidRPr="009271D1" w:rsidRDefault="009271D1" w:rsidP="009271D1">
            <w:pPr>
              <w:jc w:val="right"/>
              <w:rPr>
                <w:ins w:id="498" w:author="hanwha" w:date="2022-07-28T09:46:00Z"/>
                <w:rFonts w:ascii="Arial" w:eastAsia="맑은 고딕" w:hAnsi="Arial" w:cs="Arial"/>
                <w:color w:val="000000"/>
                <w:sz w:val="16"/>
                <w:szCs w:val="16"/>
              </w:rPr>
            </w:pPr>
            <w:ins w:id="499" w:author="hanwha" w:date="2022-07-28T09:46:00Z">
              <w:r w:rsidRPr="009271D1">
                <w:rPr>
                  <w:rFonts w:ascii="Arial" w:eastAsia="맑은 고딕" w:hAnsi="Arial" w:cs="Arial" w:hint="eastAsia"/>
                  <w:color w:val="000000"/>
                  <w:sz w:val="16"/>
                  <w:szCs w:val="16"/>
                </w:rPr>
                <w:t>14,340,370</w:t>
              </w:r>
            </w:ins>
          </w:p>
        </w:tc>
        <w:tc>
          <w:tcPr>
            <w:tcW w:w="1985" w:type="dxa"/>
            <w:tcBorders>
              <w:top w:val="nil"/>
              <w:left w:val="nil"/>
              <w:bottom w:val="single" w:sz="8" w:space="0" w:color="auto"/>
              <w:right w:val="single" w:sz="8" w:space="0" w:color="auto"/>
            </w:tcBorders>
            <w:shd w:val="clear" w:color="auto" w:fill="auto"/>
            <w:noWrap/>
            <w:vAlign w:val="center"/>
          </w:tcPr>
          <w:p w14:paraId="15159F47" w14:textId="77777777" w:rsidR="009271D1" w:rsidRPr="009271D1" w:rsidRDefault="009271D1" w:rsidP="009271D1">
            <w:pPr>
              <w:jc w:val="right"/>
              <w:rPr>
                <w:ins w:id="500" w:author="hanwha" w:date="2022-07-28T09:46:00Z"/>
                <w:rFonts w:ascii="Arial" w:eastAsia="맑은 고딕" w:hAnsi="Arial" w:cs="Arial"/>
                <w:color w:val="000000"/>
                <w:sz w:val="16"/>
                <w:szCs w:val="16"/>
              </w:rPr>
            </w:pPr>
            <w:ins w:id="501" w:author="hanwha" w:date="2022-07-28T09:46:00Z">
              <w:r w:rsidRPr="009271D1">
                <w:rPr>
                  <w:rFonts w:ascii="Arial" w:eastAsia="맑은 고딕" w:hAnsi="Arial" w:cs="Arial" w:hint="eastAsia"/>
                  <w:color w:val="000000"/>
                  <w:sz w:val="16"/>
                  <w:szCs w:val="16"/>
                </w:rPr>
                <w:t>14,340,370</w:t>
              </w:r>
            </w:ins>
          </w:p>
        </w:tc>
        <w:tc>
          <w:tcPr>
            <w:tcW w:w="1984" w:type="dxa"/>
            <w:tcBorders>
              <w:top w:val="nil"/>
              <w:left w:val="nil"/>
              <w:bottom w:val="single" w:sz="8" w:space="0" w:color="auto"/>
              <w:right w:val="single" w:sz="8" w:space="0" w:color="auto"/>
            </w:tcBorders>
            <w:shd w:val="clear" w:color="auto" w:fill="auto"/>
            <w:noWrap/>
            <w:vAlign w:val="center"/>
          </w:tcPr>
          <w:p w14:paraId="798C17DE" w14:textId="77777777" w:rsidR="009271D1" w:rsidRPr="009271D1" w:rsidRDefault="009271D1" w:rsidP="009271D1">
            <w:pPr>
              <w:jc w:val="right"/>
              <w:rPr>
                <w:ins w:id="502" w:author="hanwha" w:date="2022-07-28T09:46:00Z"/>
                <w:rFonts w:ascii="Arial" w:eastAsia="맑은 고딕" w:hAnsi="Arial" w:cs="Arial"/>
                <w:color w:val="000000"/>
                <w:sz w:val="16"/>
                <w:szCs w:val="16"/>
              </w:rPr>
            </w:pPr>
            <w:ins w:id="503" w:author="hanwha" w:date="2022-07-28T09:46:00Z">
              <w:r w:rsidRPr="009271D1">
                <w:rPr>
                  <w:rFonts w:ascii="Arial" w:eastAsia="맑은 고딕" w:hAnsi="Arial" w:cs="Arial"/>
                  <w:color w:val="000000"/>
                  <w:sz w:val="16"/>
                  <w:szCs w:val="16"/>
                </w:rPr>
                <w:t>-</w:t>
              </w:r>
            </w:ins>
          </w:p>
        </w:tc>
      </w:tr>
      <w:tr w:rsidR="009271D1" w:rsidRPr="009271D1" w14:paraId="2C5C52C8" w14:textId="77777777" w:rsidTr="006C3448">
        <w:trPr>
          <w:trHeight w:val="330"/>
          <w:ins w:id="504" w:author="hanwha" w:date="2022-07-28T09:46:00Z"/>
        </w:trPr>
        <w:tc>
          <w:tcPr>
            <w:tcW w:w="3260" w:type="dxa"/>
            <w:noWrap/>
          </w:tcPr>
          <w:p w14:paraId="5DE7E1B2" w14:textId="77777777" w:rsidR="009271D1" w:rsidRPr="009271D1" w:rsidRDefault="009271D1" w:rsidP="009271D1">
            <w:pPr>
              <w:ind w:firstLineChars="200" w:firstLine="320"/>
              <w:rPr>
                <w:ins w:id="505" w:author="hanwha" w:date="2022-07-28T09:46:00Z"/>
                <w:rFonts w:ascii="Arial" w:eastAsia="맑은 고딕" w:hAnsi="Arial" w:cs="Arial"/>
                <w:sz w:val="16"/>
                <w:szCs w:val="16"/>
              </w:rPr>
            </w:pPr>
            <w:ins w:id="506" w:author="hanwha" w:date="2022-07-28T09:46:00Z">
              <w:r w:rsidRPr="009271D1">
                <w:rPr>
                  <w:rFonts w:ascii="Arial" w:eastAsia="맑은 고딕" w:hAnsi="Arial" w:cs="Arial" w:hint="eastAsia"/>
                  <w:sz w:val="16"/>
                  <w:szCs w:val="16"/>
                </w:rPr>
                <w:t>기타금융자산</w:t>
              </w:r>
            </w:ins>
          </w:p>
        </w:tc>
        <w:tc>
          <w:tcPr>
            <w:tcW w:w="1843" w:type="dxa"/>
            <w:tcBorders>
              <w:top w:val="nil"/>
              <w:left w:val="nil"/>
              <w:bottom w:val="single" w:sz="8" w:space="0" w:color="auto"/>
              <w:right w:val="single" w:sz="8" w:space="0" w:color="auto"/>
            </w:tcBorders>
            <w:shd w:val="clear" w:color="auto" w:fill="auto"/>
            <w:noWrap/>
            <w:vAlign w:val="center"/>
          </w:tcPr>
          <w:p w14:paraId="23CA6034" w14:textId="77777777" w:rsidR="009271D1" w:rsidRPr="009271D1" w:rsidRDefault="009271D1" w:rsidP="009271D1">
            <w:pPr>
              <w:jc w:val="right"/>
              <w:rPr>
                <w:ins w:id="507" w:author="hanwha" w:date="2022-07-28T09:46:00Z"/>
                <w:rFonts w:ascii="Arial" w:eastAsia="맑은 고딕" w:hAnsi="Arial" w:cs="Arial"/>
                <w:color w:val="000000"/>
                <w:sz w:val="16"/>
                <w:szCs w:val="16"/>
              </w:rPr>
            </w:pPr>
            <w:ins w:id="508" w:author="hanwha" w:date="2022-07-28T09:46:00Z">
              <w:r w:rsidRPr="009271D1">
                <w:rPr>
                  <w:rFonts w:ascii="Arial" w:eastAsia="맑은 고딕" w:hAnsi="Arial" w:cs="Arial" w:hint="eastAsia"/>
                  <w:color w:val="000000"/>
                  <w:sz w:val="16"/>
                  <w:szCs w:val="16"/>
                </w:rPr>
                <w:t>52,519,873,226</w:t>
              </w:r>
            </w:ins>
          </w:p>
        </w:tc>
        <w:tc>
          <w:tcPr>
            <w:tcW w:w="1985" w:type="dxa"/>
            <w:tcBorders>
              <w:top w:val="nil"/>
              <w:left w:val="nil"/>
              <w:bottom w:val="single" w:sz="8" w:space="0" w:color="auto"/>
              <w:right w:val="single" w:sz="8" w:space="0" w:color="auto"/>
            </w:tcBorders>
            <w:shd w:val="clear" w:color="auto" w:fill="auto"/>
            <w:noWrap/>
            <w:vAlign w:val="center"/>
          </w:tcPr>
          <w:p w14:paraId="25D96C01" w14:textId="77777777" w:rsidR="009271D1" w:rsidRPr="009271D1" w:rsidRDefault="009271D1" w:rsidP="009271D1">
            <w:pPr>
              <w:jc w:val="right"/>
              <w:rPr>
                <w:ins w:id="509" w:author="hanwha" w:date="2022-07-28T09:46:00Z"/>
                <w:rFonts w:ascii="Arial" w:eastAsia="맑은 고딕" w:hAnsi="Arial" w:cs="Arial"/>
                <w:color w:val="000000"/>
                <w:sz w:val="16"/>
                <w:szCs w:val="16"/>
              </w:rPr>
            </w:pPr>
            <w:ins w:id="510" w:author="hanwha" w:date="2022-07-28T09:46:00Z">
              <w:r w:rsidRPr="009271D1">
                <w:rPr>
                  <w:rFonts w:ascii="Arial" w:eastAsia="맑은 고딕" w:hAnsi="Arial" w:cs="Arial"/>
                  <w:color w:val="000000"/>
                  <w:sz w:val="16"/>
                  <w:szCs w:val="16"/>
                </w:rPr>
                <w:t>48,695,088,674</w:t>
              </w:r>
            </w:ins>
          </w:p>
        </w:tc>
        <w:tc>
          <w:tcPr>
            <w:tcW w:w="1984" w:type="dxa"/>
            <w:tcBorders>
              <w:top w:val="nil"/>
              <w:left w:val="nil"/>
              <w:bottom w:val="single" w:sz="8" w:space="0" w:color="auto"/>
              <w:right w:val="single" w:sz="8" w:space="0" w:color="auto"/>
            </w:tcBorders>
            <w:shd w:val="clear" w:color="auto" w:fill="auto"/>
            <w:noWrap/>
            <w:vAlign w:val="center"/>
          </w:tcPr>
          <w:p w14:paraId="21113649" w14:textId="77777777" w:rsidR="009271D1" w:rsidRPr="009271D1" w:rsidRDefault="009271D1" w:rsidP="009271D1">
            <w:pPr>
              <w:jc w:val="right"/>
              <w:rPr>
                <w:ins w:id="511" w:author="hanwha" w:date="2022-07-28T09:46:00Z"/>
                <w:rFonts w:ascii="Arial" w:eastAsia="맑은 고딕" w:hAnsi="Arial" w:cs="Arial"/>
                <w:color w:val="000000"/>
                <w:sz w:val="16"/>
                <w:szCs w:val="16"/>
              </w:rPr>
            </w:pPr>
            <w:ins w:id="512" w:author="hanwha" w:date="2022-07-28T09:46:00Z">
              <w:r w:rsidRPr="009271D1">
                <w:rPr>
                  <w:rFonts w:ascii="Arial" w:eastAsia="맑은 고딕" w:hAnsi="Arial" w:cs="Arial"/>
                  <w:color w:val="000000"/>
                  <w:sz w:val="16"/>
                  <w:szCs w:val="16"/>
                </w:rPr>
                <w:t>3,824,784,552</w:t>
              </w:r>
            </w:ins>
          </w:p>
        </w:tc>
      </w:tr>
      <w:tr w:rsidR="009271D1" w:rsidRPr="009271D1" w14:paraId="115226E3" w14:textId="77777777" w:rsidTr="006C3448">
        <w:trPr>
          <w:trHeight w:val="330"/>
          <w:ins w:id="513" w:author="hanwha" w:date="2022-07-28T09:46:00Z"/>
        </w:trPr>
        <w:tc>
          <w:tcPr>
            <w:tcW w:w="3260" w:type="dxa"/>
            <w:noWrap/>
          </w:tcPr>
          <w:p w14:paraId="6CE08856" w14:textId="77777777" w:rsidR="009271D1" w:rsidRPr="009271D1" w:rsidRDefault="009271D1" w:rsidP="009271D1">
            <w:pPr>
              <w:ind w:firstLineChars="200" w:firstLine="320"/>
              <w:rPr>
                <w:ins w:id="514" w:author="hanwha" w:date="2022-07-28T09:46:00Z"/>
                <w:rFonts w:ascii="Arial" w:eastAsia="맑은 고딕" w:hAnsi="Arial" w:cs="Arial"/>
                <w:sz w:val="16"/>
                <w:szCs w:val="16"/>
              </w:rPr>
            </w:pPr>
            <w:ins w:id="515" w:author="hanwha" w:date="2022-07-28T09:46:00Z">
              <w:r w:rsidRPr="009271D1">
                <w:rPr>
                  <w:rFonts w:ascii="Arial" w:eastAsia="맑은 고딕" w:hAnsi="Arial" w:cs="Arial" w:hint="eastAsia"/>
                  <w:sz w:val="16"/>
                  <w:szCs w:val="16"/>
                </w:rPr>
                <w:t>기타유동자산</w:t>
              </w:r>
            </w:ins>
          </w:p>
        </w:tc>
        <w:tc>
          <w:tcPr>
            <w:tcW w:w="1843" w:type="dxa"/>
            <w:tcBorders>
              <w:top w:val="nil"/>
              <w:left w:val="nil"/>
              <w:bottom w:val="single" w:sz="8" w:space="0" w:color="auto"/>
              <w:right w:val="single" w:sz="8" w:space="0" w:color="auto"/>
            </w:tcBorders>
            <w:shd w:val="clear" w:color="auto" w:fill="auto"/>
            <w:noWrap/>
            <w:vAlign w:val="center"/>
          </w:tcPr>
          <w:p w14:paraId="7CDB4898" w14:textId="77777777" w:rsidR="009271D1" w:rsidRPr="009271D1" w:rsidRDefault="009271D1" w:rsidP="009271D1">
            <w:pPr>
              <w:jc w:val="right"/>
              <w:rPr>
                <w:ins w:id="516" w:author="hanwha" w:date="2022-07-28T09:46:00Z"/>
                <w:rFonts w:ascii="Arial" w:eastAsia="맑은 고딕" w:hAnsi="Arial" w:cs="Arial"/>
                <w:color w:val="000000"/>
                <w:sz w:val="16"/>
                <w:szCs w:val="16"/>
              </w:rPr>
            </w:pPr>
            <w:ins w:id="517" w:author="hanwha" w:date="2022-07-28T09:46:00Z">
              <w:r w:rsidRPr="009271D1">
                <w:rPr>
                  <w:rFonts w:ascii="Arial" w:eastAsia="맑은 고딕" w:hAnsi="Arial" w:cs="Arial" w:hint="eastAsia"/>
                  <w:color w:val="000000"/>
                  <w:sz w:val="16"/>
                  <w:szCs w:val="16"/>
                </w:rPr>
                <w:t>761,617,691,647</w:t>
              </w:r>
            </w:ins>
          </w:p>
        </w:tc>
        <w:tc>
          <w:tcPr>
            <w:tcW w:w="1985" w:type="dxa"/>
            <w:tcBorders>
              <w:top w:val="nil"/>
              <w:left w:val="nil"/>
              <w:bottom w:val="single" w:sz="8" w:space="0" w:color="auto"/>
              <w:right w:val="single" w:sz="8" w:space="0" w:color="auto"/>
            </w:tcBorders>
            <w:shd w:val="clear" w:color="auto" w:fill="auto"/>
            <w:noWrap/>
            <w:vAlign w:val="center"/>
          </w:tcPr>
          <w:p w14:paraId="037CEB14" w14:textId="77777777" w:rsidR="009271D1" w:rsidRPr="009271D1" w:rsidRDefault="009271D1" w:rsidP="009271D1">
            <w:pPr>
              <w:jc w:val="right"/>
              <w:rPr>
                <w:ins w:id="518" w:author="hanwha" w:date="2022-07-28T09:46:00Z"/>
                <w:rFonts w:ascii="Arial" w:eastAsia="맑은 고딕" w:hAnsi="Arial" w:cs="Arial"/>
                <w:color w:val="000000"/>
                <w:sz w:val="16"/>
                <w:szCs w:val="16"/>
              </w:rPr>
            </w:pPr>
            <w:ins w:id="519" w:author="hanwha" w:date="2022-07-28T09:46:00Z">
              <w:r w:rsidRPr="009271D1">
                <w:rPr>
                  <w:rFonts w:ascii="Arial" w:eastAsia="맑은 고딕" w:hAnsi="Arial" w:cs="Arial"/>
                  <w:color w:val="000000"/>
                  <w:sz w:val="16"/>
                  <w:szCs w:val="16"/>
                </w:rPr>
                <w:t>273,889,971,898</w:t>
              </w:r>
            </w:ins>
          </w:p>
        </w:tc>
        <w:tc>
          <w:tcPr>
            <w:tcW w:w="1984" w:type="dxa"/>
            <w:tcBorders>
              <w:top w:val="nil"/>
              <w:left w:val="nil"/>
              <w:bottom w:val="single" w:sz="8" w:space="0" w:color="auto"/>
              <w:right w:val="single" w:sz="8" w:space="0" w:color="auto"/>
            </w:tcBorders>
            <w:shd w:val="clear" w:color="auto" w:fill="auto"/>
            <w:noWrap/>
            <w:vAlign w:val="center"/>
          </w:tcPr>
          <w:p w14:paraId="6A531B7B" w14:textId="77777777" w:rsidR="009271D1" w:rsidRPr="009271D1" w:rsidRDefault="009271D1" w:rsidP="009271D1">
            <w:pPr>
              <w:jc w:val="right"/>
              <w:rPr>
                <w:ins w:id="520" w:author="hanwha" w:date="2022-07-28T09:46:00Z"/>
                <w:rFonts w:ascii="Arial" w:eastAsia="맑은 고딕" w:hAnsi="Arial" w:cs="Arial"/>
                <w:color w:val="000000"/>
                <w:sz w:val="16"/>
                <w:szCs w:val="16"/>
              </w:rPr>
            </w:pPr>
            <w:ins w:id="521" w:author="hanwha" w:date="2022-07-28T09:46:00Z">
              <w:r w:rsidRPr="009271D1">
                <w:rPr>
                  <w:rFonts w:ascii="Arial" w:eastAsia="맑은 고딕" w:hAnsi="Arial" w:cs="Arial"/>
                  <w:color w:val="000000"/>
                  <w:sz w:val="16"/>
                  <w:szCs w:val="16"/>
                </w:rPr>
                <w:t>487,727,719,749</w:t>
              </w:r>
            </w:ins>
          </w:p>
        </w:tc>
      </w:tr>
      <w:tr w:rsidR="009271D1" w:rsidRPr="009271D1" w14:paraId="2C99B7E2" w14:textId="77777777" w:rsidTr="006C3448">
        <w:trPr>
          <w:trHeight w:val="330"/>
          <w:ins w:id="522" w:author="hanwha" w:date="2022-07-28T09:46:00Z"/>
        </w:trPr>
        <w:tc>
          <w:tcPr>
            <w:tcW w:w="3260" w:type="dxa"/>
            <w:noWrap/>
          </w:tcPr>
          <w:p w14:paraId="17AA86D8" w14:textId="77777777" w:rsidR="009271D1" w:rsidRPr="009271D1" w:rsidRDefault="009271D1" w:rsidP="009271D1">
            <w:pPr>
              <w:ind w:firstLineChars="200" w:firstLine="320"/>
              <w:rPr>
                <w:ins w:id="523" w:author="hanwha" w:date="2022-07-28T09:46:00Z"/>
                <w:rFonts w:ascii="Arial" w:eastAsia="맑은 고딕" w:hAnsi="Arial" w:cs="Arial"/>
                <w:sz w:val="16"/>
                <w:szCs w:val="16"/>
              </w:rPr>
            </w:pPr>
            <w:ins w:id="524" w:author="hanwha" w:date="2022-07-28T09:46:00Z">
              <w:r w:rsidRPr="009271D1">
                <w:rPr>
                  <w:rFonts w:ascii="Arial" w:eastAsia="맑은 고딕" w:hAnsi="Arial" w:cs="Arial" w:hint="eastAsia"/>
                  <w:sz w:val="16"/>
                  <w:szCs w:val="16"/>
                </w:rPr>
                <w:t>재고자산</w:t>
              </w:r>
            </w:ins>
          </w:p>
        </w:tc>
        <w:tc>
          <w:tcPr>
            <w:tcW w:w="1843" w:type="dxa"/>
            <w:tcBorders>
              <w:top w:val="nil"/>
              <w:left w:val="nil"/>
              <w:bottom w:val="single" w:sz="8" w:space="0" w:color="auto"/>
              <w:right w:val="single" w:sz="8" w:space="0" w:color="auto"/>
            </w:tcBorders>
            <w:shd w:val="clear" w:color="auto" w:fill="auto"/>
            <w:noWrap/>
            <w:vAlign w:val="center"/>
          </w:tcPr>
          <w:p w14:paraId="0403BEAD" w14:textId="77777777" w:rsidR="009271D1" w:rsidRPr="009271D1" w:rsidRDefault="009271D1" w:rsidP="009271D1">
            <w:pPr>
              <w:jc w:val="right"/>
              <w:rPr>
                <w:ins w:id="525" w:author="hanwha" w:date="2022-07-28T09:46:00Z"/>
                <w:rFonts w:ascii="Arial" w:eastAsia="맑은 고딕" w:hAnsi="Arial" w:cs="Arial"/>
                <w:b/>
                <w:bCs/>
                <w:color w:val="000000"/>
                <w:sz w:val="16"/>
                <w:szCs w:val="16"/>
              </w:rPr>
            </w:pPr>
            <w:ins w:id="526" w:author="hanwha" w:date="2022-07-28T09:46:00Z">
              <w:r w:rsidRPr="009271D1">
                <w:rPr>
                  <w:rFonts w:ascii="Arial" w:eastAsia="맑은 고딕" w:hAnsi="Arial" w:cs="Arial" w:hint="eastAsia"/>
                  <w:color w:val="000000"/>
                  <w:sz w:val="16"/>
                  <w:szCs w:val="16"/>
                </w:rPr>
                <w:t>459,349,190,510</w:t>
              </w:r>
            </w:ins>
          </w:p>
        </w:tc>
        <w:tc>
          <w:tcPr>
            <w:tcW w:w="1985" w:type="dxa"/>
            <w:tcBorders>
              <w:top w:val="nil"/>
              <w:left w:val="nil"/>
              <w:bottom w:val="single" w:sz="8" w:space="0" w:color="auto"/>
              <w:right w:val="single" w:sz="8" w:space="0" w:color="auto"/>
            </w:tcBorders>
            <w:shd w:val="clear" w:color="auto" w:fill="auto"/>
            <w:noWrap/>
            <w:vAlign w:val="center"/>
          </w:tcPr>
          <w:p w14:paraId="1EB69AC9" w14:textId="77777777" w:rsidR="009271D1" w:rsidRPr="009271D1" w:rsidRDefault="009271D1" w:rsidP="009271D1">
            <w:pPr>
              <w:jc w:val="right"/>
              <w:rPr>
                <w:ins w:id="527" w:author="hanwha" w:date="2022-07-28T09:46:00Z"/>
                <w:rFonts w:ascii="Arial" w:eastAsia="맑은 고딕" w:hAnsi="Arial" w:cs="Arial"/>
                <w:b/>
                <w:bCs/>
                <w:color w:val="000000"/>
                <w:sz w:val="16"/>
                <w:szCs w:val="16"/>
              </w:rPr>
            </w:pPr>
            <w:ins w:id="528" w:author="hanwha" w:date="2022-07-28T09:46:00Z">
              <w:r w:rsidRPr="009271D1">
                <w:rPr>
                  <w:rFonts w:ascii="Arial" w:eastAsia="맑은 고딕" w:hAnsi="Arial" w:cs="Arial" w:hint="eastAsia"/>
                  <w:color w:val="000000"/>
                  <w:sz w:val="16"/>
                  <w:szCs w:val="16"/>
                </w:rPr>
                <w:t>95,660,852,322</w:t>
              </w:r>
            </w:ins>
          </w:p>
        </w:tc>
        <w:tc>
          <w:tcPr>
            <w:tcW w:w="1984" w:type="dxa"/>
            <w:tcBorders>
              <w:top w:val="nil"/>
              <w:left w:val="nil"/>
              <w:bottom w:val="single" w:sz="8" w:space="0" w:color="auto"/>
              <w:right w:val="single" w:sz="8" w:space="0" w:color="auto"/>
            </w:tcBorders>
            <w:shd w:val="clear" w:color="auto" w:fill="auto"/>
            <w:noWrap/>
            <w:vAlign w:val="center"/>
          </w:tcPr>
          <w:p w14:paraId="5E5CE3BD" w14:textId="77777777" w:rsidR="009271D1" w:rsidRPr="009271D1" w:rsidRDefault="009271D1" w:rsidP="009271D1">
            <w:pPr>
              <w:jc w:val="right"/>
              <w:rPr>
                <w:ins w:id="529" w:author="hanwha" w:date="2022-07-28T09:46:00Z"/>
                <w:rFonts w:ascii="Arial" w:eastAsia="맑은 고딕" w:hAnsi="Arial" w:cs="Arial"/>
                <w:b/>
                <w:bCs/>
                <w:color w:val="000000"/>
                <w:sz w:val="16"/>
                <w:szCs w:val="16"/>
              </w:rPr>
            </w:pPr>
            <w:ins w:id="530" w:author="hanwha" w:date="2022-07-28T09:46:00Z">
              <w:r w:rsidRPr="009271D1">
                <w:rPr>
                  <w:rFonts w:ascii="Arial" w:eastAsia="맑은 고딕" w:hAnsi="Arial" w:cs="Arial" w:hint="eastAsia"/>
                  <w:color w:val="000000"/>
                  <w:sz w:val="16"/>
                  <w:szCs w:val="16"/>
                </w:rPr>
                <w:t>363,688,338,188</w:t>
              </w:r>
            </w:ins>
          </w:p>
        </w:tc>
      </w:tr>
      <w:tr w:rsidR="009271D1" w:rsidRPr="009271D1" w14:paraId="09516910" w14:textId="77777777" w:rsidTr="006C3448">
        <w:trPr>
          <w:trHeight w:val="330"/>
          <w:ins w:id="531" w:author="hanwha" w:date="2022-07-28T09:46:00Z"/>
        </w:trPr>
        <w:tc>
          <w:tcPr>
            <w:tcW w:w="3260" w:type="dxa"/>
            <w:noWrap/>
            <w:hideMark/>
          </w:tcPr>
          <w:p w14:paraId="203013FF" w14:textId="77777777" w:rsidR="009271D1" w:rsidRPr="009271D1" w:rsidRDefault="009271D1" w:rsidP="009271D1">
            <w:pPr>
              <w:ind w:firstLineChars="100" w:firstLine="160"/>
              <w:rPr>
                <w:ins w:id="532" w:author="hanwha" w:date="2022-07-28T09:46:00Z"/>
                <w:rFonts w:ascii="Arial" w:eastAsia="맑은 고딕" w:hAnsi="Arial" w:cs="Arial"/>
                <w:b/>
                <w:bCs/>
                <w:sz w:val="16"/>
                <w:szCs w:val="16"/>
              </w:rPr>
            </w:pPr>
            <w:proofErr w:type="spellStart"/>
            <w:ins w:id="533" w:author="hanwha" w:date="2022-07-28T09:46:00Z">
              <w:r w:rsidRPr="009271D1">
                <w:rPr>
                  <w:rFonts w:ascii="Arial" w:eastAsia="맑은 고딕" w:hAnsi="Arial" w:cs="Arial"/>
                  <w:b/>
                  <w:bCs/>
                  <w:sz w:val="16"/>
                  <w:szCs w:val="16"/>
                </w:rPr>
                <w:t>비유동자산</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6F7BEEA2" w14:textId="77777777" w:rsidR="009271D1" w:rsidRPr="009271D1" w:rsidRDefault="009271D1" w:rsidP="009271D1">
            <w:pPr>
              <w:jc w:val="right"/>
              <w:rPr>
                <w:ins w:id="534" w:author="hanwha" w:date="2022-07-28T09:46:00Z"/>
                <w:rFonts w:ascii="Arial" w:eastAsia="맑은 고딕" w:hAnsi="Arial" w:cs="Arial"/>
                <w:b/>
                <w:bCs/>
                <w:color w:val="000000"/>
                <w:sz w:val="16"/>
                <w:szCs w:val="16"/>
              </w:rPr>
            </w:pPr>
            <w:ins w:id="535" w:author="hanwha" w:date="2022-07-28T09:46:00Z">
              <w:r w:rsidRPr="009271D1">
                <w:rPr>
                  <w:rFonts w:ascii="Arial" w:eastAsia="맑은 고딕" w:hAnsi="Arial" w:cs="Arial" w:hint="eastAsia"/>
                  <w:b/>
                  <w:color w:val="000000"/>
                  <w:sz w:val="16"/>
                  <w:szCs w:val="16"/>
                </w:rPr>
                <w:t>6,236,115,445,845</w:t>
              </w:r>
            </w:ins>
          </w:p>
        </w:tc>
        <w:tc>
          <w:tcPr>
            <w:tcW w:w="1985" w:type="dxa"/>
            <w:tcBorders>
              <w:top w:val="nil"/>
              <w:left w:val="nil"/>
              <w:bottom w:val="single" w:sz="8" w:space="0" w:color="auto"/>
              <w:right w:val="single" w:sz="8" w:space="0" w:color="auto"/>
            </w:tcBorders>
            <w:shd w:val="clear" w:color="auto" w:fill="auto"/>
            <w:noWrap/>
            <w:vAlign w:val="center"/>
          </w:tcPr>
          <w:p w14:paraId="007EA442" w14:textId="77777777" w:rsidR="009271D1" w:rsidRPr="009271D1" w:rsidRDefault="009271D1" w:rsidP="009271D1">
            <w:pPr>
              <w:jc w:val="right"/>
              <w:rPr>
                <w:ins w:id="536" w:author="hanwha" w:date="2022-07-28T09:46:00Z"/>
                <w:rFonts w:ascii="Arial" w:eastAsia="맑은 고딕" w:hAnsi="Arial" w:cs="Arial"/>
                <w:b/>
                <w:bCs/>
                <w:color w:val="000000"/>
                <w:sz w:val="16"/>
                <w:szCs w:val="16"/>
              </w:rPr>
            </w:pPr>
            <w:ins w:id="537" w:author="hanwha" w:date="2022-07-28T09:46:00Z">
              <w:r w:rsidRPr="009271D1">
                <w:rPr>
                  <w:rFonts w:ascii="Arial" w:eastAsia="맑은 고딕" w:hAnsi="Arial" w:cs="Arial"/>
                  <w:b/>
                  <w:bCs/>
                  <w:color w:val="000000"/>
                  <w:sz w:val="16"/>
                  <w:szCs w:val="16"/>
                </w:rPr>
                <w:t>5,761,340,268,244</w:t>
              </w:r>
            </w:ins>
          </w:p>
        </w:tc>
        <w:tc>
          <w:tcPr>
            <w:tcW w:w="1984" w:type="dxa"/>
            <w:tcBorders>
              <w:top w:val="nil"/>
              <w:left w:val="nil"/>
              <w:bottom w:val="single" w:sz="8" w:space="0" w:color="auto"/>
              <w:right w:val="single" w:sz="8" w:space="0" w:color="auto"/>
            </w:tcBorders>
            <w:shd w:val="clear" w:color="auto" w:fill="auto"/>
            <w:noWrap/>
            <w:vAlign w:val="center"/>
          </w:tcPr>
          <w:p w14:paraId="15701E91" w14:textId="77777777" w:rsidR="009271D1" w:rsidRPr="009271D1" w:rsidRDefault="009271D1" w:rsidP="009271D1">
            <w:pPr>
              <w:jc w:val="right"/>
              <w:rPr>
                <w:ins w:id="538" w:author="hanwha" w:date="2022-07-28T09:46:00Z"/>
                <w:rFonts w:ascii="Arial" w:eastAsia="맑은 고딕" w:hAnsi="Arial" w:cs="Arial"/>
                <w:b/>
                <w:bCs/>
                <w:color w:val="000000"/>
                <w:sz w:val="16"/>
                <w:szCs w:val="16"/>
              </w:rPr>
            </w:pPr>
            <w:ins w:id="539" w:author="hanwha" w:date="2022-07-28T09:46:00Z">
              <w:r w:rsidRPr="009271D1">
                <w:rPr>
                  <w:rFonts w:ascii="Arial" w:eastAsia="맑은 고딕" w:hAnsi="Arial" w:cs="Arial"/>
                  <w:b/>
                  <w:bCs/>
                  <w:color w:val="000000"/>
                  <w:sz w:val="16"/>
                  <w:szCs w:val="16"/>
                </w:rPr>
                <w:t>893,533,482,754</w:t>
              </w:r>
            </w:ins>
          </w:p>
        </w:tc>
      </w:tr>
      <w:tr w:rsidR="009271D1" w:rsidRPr="009271D1" w14:paraId="31DDDF08" w14:textId="77777777" w:rsidTr="006C3448">
        <w:trPr>
          <w:trHeight w:val="330"/>
          <w:ins w:id="540" w:author="hanwha" w:date="2022-07-28T09:46:00Z"/>
        </w:trPr>
        <w:tc>
          <w:tcPr>
            <w:tcW w:w="3260" w:type="dxa"/>
            <w:noWrap/>
          </w:tcPr>
          <w:p w14:paraId="13383543" w14:textId="77777777" w:rsidR="009271D1" w:rsidRPr="009271D1" w:rsidRDefault="009271D1" w:rsidP="009271D1">
            <w:pPr>
              <w:ind w:firstLineChars="200" w:firstLine="320"/>
              <w:rPr>
                <w:ins w:id="541" w:author="hanwha" w:date="2022-07-28T09:46:00Z"/>
                <w:rFonts w:ascii="Arial" w:eastAsia="맑은 고딕" w:hAnsi="Arial" w:cs="Arial"/>
                <w:sz w:val="16"/>
                <w:szCs w:val="16"/>
              </w:rPr>
            </w:pPr>
            <w:proofErr w:type="spellStart"/>
            <w:ins w:id="542" w:author="hanwha" w:date="2022-07-28T09:46:00Z">
              <w:r w:rsidRPr="009271D1">
                <w:rPr>
                  <w:rFonts w:ascii="Arial" w:eastAsia="맑은 고딕" w:hAnsi="Arial" w:cs="Arial" w:hint="eastAsia"/>
                  <w:sz w:val="16"/>
                  <w:szCs w:val="16"/>
                </w:rPr>
                <w:t>매출채권및기타채권</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6E600E23" w14:textId="77777777" w:rsidR="009271D1" w:rsidRPr="009271D1" w:rsidRDefault="009271D1" w:rsidP="009271D1">
            <w:pPr>
              <w:jc w:val="right"/>
              <w:rPr>
                <w:ins w:id="543" w:author="hanwha" w:date="2022-07-28T09:46:00Z"/>
                <w:rFonts w:ascii="Arial" w:eastAsia="맑은 고딕" w:hAnsi="Arial" w:cs="Arial"/>
                <w:color w:val="000000"/>
                <w:sz w:val="16"/>
                <w:szCs w:val="16"/>
              </w:rPr>
            </w:pPr>
            <w:ins w:id="544" w:author="hanwha" w:date="2022-07-28T09:46:00Z">
              <w:r w:rsidRPr="009271D1">
                <w:rPr>
                  <w:rFonts w:ascii="Arial" w:eastAsia="맑은 고딕" w:hAnsi="Arial" w:cs="Arial" w:hint="eastAsia"/>
                  <w:color w:val="000000"/>
                  <w:sz w:val="16"/>
                  <w:szCs w:val="16"/>
                </w:rPr>
                <w:t>7,676,385,948</w:t>
              </w:r>
            </w:ins>
          </w:p>
        </w:tc>
        <w:tc>
          <w:tcPr>
            <w:tcW w:w="1985" w:type="dxa"/>
            <w:tcBorders>
              <w:top w:val="nil"/>
              <w:left w:val="nil"/>
              <w:bottom w:val="single" w:sz="8" w:space="0" w:color="auto"/>
              <w:right w:val="single" w:sz="8" w:space="0" w:color="auto"/>
            </w:tcBorders>
            <w:shd w:val="clear" w:color="auto" w:fill="auto"/>
            <w:noWrap/>
            <w:vAlign w:val="center"/>
          </w:tcPr>
          <w:p w14:paraId="760B3F26" w14:textId="77777777" w:rsidR="009271D1" w:rsidRPr="009271D1" w:rsidRDefault="009271D1" w:rsidP="009271D1">
            <w:pPr>
              <w:jc w:val="right"/>
              <w:rPr>
                <w:ins w:id="545" w:author="hanwha" w:date="2022-07-28T09:46:00Z"/>
                <w:rFonts w:ascii="Arial" w:eastAsia="맑은 고딕" w:hAnsi="Arial" w:cs="Arial"/>
                <w:color w:val="000000"/>
                <w:sz w:val="16"/>
                <w:szCs w:val="16"/>
              </w:rPr>
            </w:pPr>
            <w:ins w:id="546" w:author="hanwha" w:date="2022-07-28T09:46:00Z">
              <w:r w:rsidRPr="009271D1">
                <w:rPr>
                  <w:rFonts w:ascii="Arial" w:eastAsia="맑은 고딕" w:hAnsi="Arial" w:cs="Arial" w:hint="eastAsia"/>
                  <w:color w:val="000000"/>
                  <w:sz w:val="16"/>
                  <w:szCs w:val="16"/>
                </w:rPr>
                <w:t>1,916,385,948</w:t>
              </w:r>
            </w:ins>
          </w:p>
        </w:tc>
        <w:tc>
          <w:tcPr>
            <w:tcW w:w="1984" w:type="dxa"/>
            <w:tcBorders>
              <w:top w:val="nil"/>
              <w:left w:val="nil"/>
              <w:bottom w:val="single" w:sz="8" w:space="0" w:color="auto"/>
              <w:right w:val="single" w:sz="8" w:space="0" w:color="auto"/>
            </w:tcBorders>
            <w:shd w:val="clear" w:color="auto" w:fill="auto"/>
            <w:noWrap/>
            <w:vAlign w:val="center"/>
          </w:tcPr>
          <w:p w14:paraId="288282BA" w14:textId="77777777" w:rsidR="009271D1" w:rsidRPr="009271D1" w:rsidRDefault="009271D1" w:rsidP="009271D1">
            <w:pPr>
              <w:jc w:val="right"/>
              <w:rPr>
                <w:ins w:id="547" w:author="hanwha" w:date="2022-07-28T09:46:00Z"/>
                <w:rFonts w:ascii="Arial" w:eastAsia="맑은 고딕" w:hAnsi="Arial" w:cs="Arial"/>
                <w:color w:val="000000"/>
                <w:sz w:val="16"/>
                <w:szCs w:val="16"/>
              </w:rPr>
            </w:pPr>
            <w:ins w:id="548" w:author="hanwha" w:date="2022-07-28T09:46:00Z">
              <w:r w:rsidRPr="009271D1">
                <w:rPr>
                  <w:rFonts w:ascii="Arial" w:eastAsia="맑은 고딕" w:hAnsi="Arial" w:cs="Arial" w:hint="eastAsia"/>
                  <w:color w:val="000000"/>
                  <w:sz w:val="16"/>
                  <w:szCs w:val="16"/>
                </w:rPr>
                <w:t>5,760,000,000</w:t>
              </w:r>
            </w:ins>
          </w:p>
        </w:tc>
      </w:tr>
      <w:tr w:rsidR="009271D1" w:rsidRPr="009271D1" w14:paraId="344E52A9" w14:textId="77777777" w:rsidTr="006C3448">
        <w:trPr>
          <w:trHeight w:val="330"/>
          <w:ins w:id="549" w:author="hanwha" w:date="2022-07-28T09:46:00Z"/>
        </w:trPr>
        <w:tc>
          <w:tcPr>
            <w:tcW w:w="3260" w:type="dxa"/>
            <w:noWrap/>
          </w:tcPr>
          <w:p w14:paraId="27C1F7FF" w14:textId="77777777" w:rsidR="009271D1" w:rsidRPr="009271D1" w:rsidRDefault="009271D1" w:rsidP="009271D1">
            <w:pPr>
              <w:ind w:firstLineChars="200" w:firstLine="320"/>
              <w:rPr>
                <w:ins w:id="550" w:author="hanwha" w:date="2022-07-28T09:46:00Z"/>
                <w:rFonts w:ascii="Arial" w:eastAsia="맑은 고딕" w:hAnsi="Arial" w:cs="Arial"/>
                <w:sz w:val="16"/>
                <w:szCs w:val="16"/>
              </w:rPr>
            </w:pPr>
            <w:proofErr w:type="spellStart"/>
            <w:ins w:id="551" w:author="hanwha" w:date="2022-07-28T09:46:00Z">
              <w:r w:rsidRPr="009271D1">
                <w:rPr>
                  <w:rFonts w:ascii="Arial" w:eastAsia="맑은 고딕" w:hAnsi="Arial" w:cs="Arial"/>
                  <w:sz w:val="16"/>
                  <w:szCs w:val="16"/>
                </w:rPr>
                <w:t>당기손익</w:t>
              </w:r>
              <w:proofErr w:type="spellEnd"/>
              <w:r w:rsidRPr="009271D1">
                <w:rPr>
                  <w:rFonts w:ascii="Arial" w:eastAsia="맑은 고딕" w:hAnsi="Arial" w:cs="Arial"/>
                  <w:sz w:val="16"/>
                  <w:szCs w:val="16"/>
                </w:rPr>
                <w:t>-</w:t>
              </w:r>
              <w:r w:rsidRPr="009271D1">
                <w:rPr>
                  <w:rFonts w:ascii="Arial" w:eastAsia="맑은 고딕" w:hAnsi="Arial" w:cs="Arial"/>
                  <w:sz w:val="16"/>
                  <w:szCs w:val="16"/>
                </w:rPr>
                <w:t>공정가치측정금융자산</w:t>
              </w:r>
            </w:ins>
          </w:p>
        </w:tc>
        <w:tc>
          <w:tcPr>
            <w:tcW w:w="1843" w:type="dxa"/>
            <w:tcBorders>
              <w:top w:val="nil"/>
              <w:left w:val="nil"/>
              <w:bottom w:val="single" w:sz="8" w:space="0" w:color="auto"/>
              <w:right w:val="single" w:sz="8" w:space="0" w:color="auto"/>
            </w:tcBorders>
            <w:shd w:val="clear" w:color="auto" w:fill="auto"/>
            <w:noWrap/>
            <w:vAlign w:val="center"/>
          </w:tcPr>
          <w:p w14:paraId="5753AD0E" w14:textId="77777777" w:rsidR="009271D1" w:rsidRPr="009271D1" w:rsidRDefault="009271D1" w:rsidP="009271D1">
            <w:pPr>
              <w:jc w:val="right"/>
              <w:rPr>
                <w:ins w:id="552" w:author="hanwha" w:date="2022-07-28T09:46:00Z"/>
                <w:rFonts w:ascii="Arial" w:eastAsia="맑은 고딕" w:hAnsi="Arial" w:cs="Arial"/>
                <w:color w:val="000000"/>
                <w:sz w:val="16"/>
                <w:szCs w:val="16"/>
              </w:rPr>
            </w:pPr>
            <w:ins w:id="553" w:author="hanwha" w:date="2022-07-28T09:46:00Z">
              <w:r w:rsidRPr="009271D1">
                <w:rPr>
                  <w:rFonts w:ascii="Arial" w:eastAsia="맑은 고딕" w:hAnsi="Arial" w:cs="Arial" w:hint="eastAsia"/>
                  <w:color w:val="000000"/>
                  <w:sz w:val="16"/>
                  <w:szCs w:val="16"/>
                </w:rPr>
                <w:t>17,913,655,777</w:t>
              </w:r>
            </w:ins>
          </w:p>
        </w:tc>
        <w:tc>
          <w:tcPr>
            <w:tcW w:w="1985" w:type="dxa"/>
            <w:tcBorders>
              <w:top w:val="nil"/>
              <w:left w:val="nil"/>
              <w:bottom w:val="single" w:sz="8" w:space="0" w:color="auto"/>
              <w:right w:val="single" w:sz="8" w:space="0" w:color="auto"/>
            </w:tcBorders>
            <w:shd w:val="clear" w:color="auto" w:fill="auto"/>
            <w:noWrap/>
            <w:vAlign w:val="center"/>
          </w:tcPr>
          <w:p w14:paraId="4022CD80" w14:textId="77777777" w:rsidR="009271D1" w:rsidRPr="009271D1" w:rsidRDefault="009271D1" w:rsidP="009271D1">
            <w:pPr>
              <w:jc w:val="right"/>
              <w:rPr>
                <w:ins w:id="554" w:author="hanwha" w:date="2022-07-28T09:46:00Z"/>
                <w:rFonts w:ascii="Arial" w:eastAsia="맑은 고딕" w:hAnsi="Arial" w:cs="Arial"/>
                <w:color w:val="000000"/>
                <w:sz w:val="16"/>
                <w:szCs w:val="16"/>
              </w:rPr>
            </w:pPr>
            <w:ins w:id="555" w:author="hanwha" w:date="2022-07-28T09:46:00Z">
              <w:r w:rsidRPr="009271D1">
                <w:rPr>
                  <w:rFonts w:ascii="Arial" w:eastAsia="맑은 고딕" w:hAnsi="Arial" w:cs="Arial" w:hint="eastAsia"/>
                  <w:color w:val="000000"/>
                  <w:sz w:val="16"/>
                  <w:szCs w:val="16"/>
                </w:rPr>
                <w:t>2,028,288,937</w:t>
              </w:r>
            </w:ins>
          </w:p>
        </w:tc>
        <w:tc>
          <w:tcPr>
            <w:tcW w:w="1984" w:type="dxa"/>
            <w:tcBorders>
              <w:top w:val="nil"/>
              <w:left w:val="nil"/>
              <w:bottom w:val="single" w:sz="8" w:space="0" w:color="auto"/>
              <w:right w:val="single" w:sz="8" w:space="0" w:color="auto"/>
            </w:tcBorders>
            <w:shd w:val="clear" w:color="auto" w:fill="auto"/>
            <w:noWrap/>
            <w:vAlign w:val="center"/>
          </w:tcPr>
          <w:p w14:paraId="1232720F" w14:textId="77777777" w:rsidR="009271D1" w:rsidRPr="009271D1" w:rsidRDefault="009271D1" w:rsidP="009271D1">
            <w:pPr>
              <w:jc w:val="right"/>
              <w:rPr>
                <w:ins w:id="556" w:author="hanwha" w:date="2022-07-28T09:46:00Z"/>
                <w:rFonts w:ascii="Arial" w:eastAsia="맑은 고딕" w:hAnsi="Arial" w:cs="Arial"/>
                <w:color w:val="000000"/>
                <w:sz w:val="16"/>
                <w:szCs w:val="16"/>
              </w:rPr>
            </w:pPr>
            <w:ins w:id="557" w:author="hanwha" w:date="2022-07-28T09:46:00Z">
              <w:r w:rsidRPr="009271D1">
                <w:rPr>
                  <w:rFonts w:ascii="Arial" w:eastAsia="맑은 고딕" w:hAnsi="Arial" w:cs="Arial" w:hint="eastAsia"/>
                  <w:color w:val="000000"/>
                  <w:sz w:val="16"/>
                  <w:szCs w:val="16"/>
                </w:rPr>
                <w:t>15,885,366,840</w:t>
              </w:r>
            </w:ins>
          </w:p>
        </w:tc>
      </w:tr>
      <w:tr w:rsidR="009271D1" w:rsidRPr="009271D1" w14:paraId="6D823A3B" w14:textId="77777777" w:rsidTr="006C3448">
        <w:trPr>
          <w:trHeight w:val="330"/>
          <w:ins w:id="558" w:author="hanwha" w:date="2022-07-28T09:46:00Z"/>
        </w:trPr>
        <w:tc>
          <w:tcPr>
            <w:tcW w:w="3260" w:type="dxa"/>
            <w:noWrap/>
          </w:tcPr>
          <w:p w14:paraId="3BC5F37D" w14:textId="77777777" w:rsidR="009271D1" w:rsidRPr="009271D1" w:rsidRDefault="009271D1" w:rsidP="009271D1">
            <w:pPr>
              <w:ind w:firstLineChars="200" w:firstLine="320"/>
              <w:rPr>
                <w:ins w:id="559" w:author="hanwha" w:date="2022-07-28T09:46:00Z"/>
                <w:rFonts w:ascii="Arial" w:eastAsia="맑은 고딕" w:hAnsi="Arial" w:cs="Arial"/>
                <w:sz w:val="16"/>
                <w:szCs w:val="16"/>
              </w:rPr>
            </w:pPr>
            <w:ins w:id="560" w:author="hanwha" w:date="2022-07-28T09:46:00Z">
              <w:r w:rsidRPr="009271D1">
                <w:rPr>
                  <w:rFonts w:ascii="Arial" w:eastAsia="맑은 고딕" w:hAnsi="Arial" w:cs="Arial"/>
                  <w:sz w:val="16"/>
                  <w:szCs w:val="16"/>
                </w:rPr>
                <w:t>기타포괄손익</w:t>
              </w:r>
              <w:r w:rsidRPr="009271D1">
                <w:rPr>
                  <w:rFonts w:ascii="Arial" w:eastAsia="맑은 고딕" w:hAnsi="Arial" w:cs="Arial"/>
                  <w:sz w:val="16"/>
                  <w:szCs w:val="16"/>
                </w:rPr>
                <w:t>-</w:t>
              </w:r>
              <w:r w:rsidRPr="009271D1">
                <w:rPr>
                  <w:rFonts w:ascii="Arial" w:eastAsia="맑은 고딕" w:hAnsi="Arial" w:cs="Arial"/>
                  <w:sz w:val="16"/>
                  <w:szCs w:val="16"/>
                </w:rPr>
                <w:t>공정가치측정금융자</w:t>
              </w:r>
              <w:r w:rsidRPr="009271D1">
                <w:rPr>
                  <w:rFonts w:ascii="Arial" w:eastAsia="맑은 고딕" w:hAnsi="Arial" w:cs="Arial" w:hint="eastAsia"/>
                  <w:sz w:val="16"/>
                  <w:szCs w:val="16"/>
                </w:rPr>
                <w:t>산</w:t>
              </w:r>
            </w:ins>
          </w:p>
        </w:tc>
        <w:tc>
          <w:tcPr>
            <w:tcW w:w="1843" w:type="dxa"/>
            <w:tcBorders>
              <w:top w:val="nil"/>
              <w:left w:val="nil"/>
              <w:bottom w:val="single" w:sz="8" w:space="0" w:color="auto"/>
              <w:right w:val="single" w:sz="8" w:space="0" w:color="auto"/>
            </w:tcBorders>
            <w:shd w:val="clear" w:color="auto" w:fill="auto"/>
            <w:noWrap/>
            <w:vAlign w:val="center"/>
          </w:tcPr>
          <w:p w14:paraId="341AD0F0" w14:textId="77777777" w:rsidR="009271D1" w:rsidRPr="009271D1" w:rsidRDefault="009271D1" w:rsidP="009271D1">
            <w:pPr>
              <w:jc w:val="right"/>
              <w:rPr>
                <w:ins w:id="561" w:author="hanwha" w:date="2022-07-28T09:46:00Z"/>
                <w:rFonts w:ascii="Arial" w:eastAsia="맑은 고딕" w:hAnsi="Arial" w:cs="Arial"/>
                <w:color w:val="000000"/>
                <w:sz w:val="16"/>
                <w:szCs w:val="16"/>
              </w:rPr>
            </w:pPr>
            <w:ins w:id="562" w:author="hanwha" w:date="2022-07-28T09:46:00Z">
              <w:r w:rsidRPr="009271D1">
                <w:rPr>
                  <w:rFonts w:ascii="Arial" w:eastAsia="맑은 고딕" w:hAnsi="Arial" w:cs="Arial" w:hint="eastAsia"/>
                  <w:color w:val="000000"/>
                  <w:sz w:val="16"/>
                  <w:szCs w:val="16"/>
                </w:rPr>
                <w:t>58,859,360</w:t>
              </w:r>
            </w:ins>
          </w:p>
        </w:tc>
        <w:tc>
          <w:tcPr>
            <w:tcW w:w="1985" w:type="dxa"/>
            <w:tcBorders>
              <w:top w:val="nil"/>
              <w:left w:val="nil"/>
              <w:bottom w:val="single" w:sz="8" w:space="0" w:color="auto"/>
              <w:right w:val="single" w:sz="8" w:space="0" w:color="auto"/>
            </w:tcBorders>
            <w:shd w:val="clear" w:color="auto" w:fill="auto"/>
            <w:noWrap/>
            <w:vAlign w:val="center"/>
          </w:tcPr>
          <w:p w14:paraId="03CE4874" w14:textId="77777777" w:rsidR="009271D1" w:rsidRPr="009271D1" w:rsidRDefault="009271D1" w:rsidP="009271D1">
            <w:pPr>
              <w:jc w:val="right"/>
              <w:rPr>
                <w:ins w:id="563" w:author="hanwha" w:date="2022-07-28T09:46:00Z"/>
                <w:rFonts w:ascii="Arial" w:eastAsia="맑은 고딕" w:hAnsi="Arial" w:cs="Arial"/>
                <w:color w:val="000000"/>
                <w:sz w:val="16"/>
                <w:szCs w:val="16"/>
              </w:rPr>
            </w:pPr>
            <w:ins w:id="564" w:author="hanwha" w:date="2022-07-28T09:46:00Z">
              <w:r w:rsidRPr="009271D1">
                <w:rPr>
                  <w:rFonts w:ascii="Arial" w:eastAsia="맑은 고딕" w:hAnsi="Arial" w:cs="Arial" w:hint="eastAsia"/>
                  <w:color w:val="000000"/>
                  <w:sz w:val="16"/>
                  <w:szCs w:val="16"/>
                </w:rPr>
                <w:t>58,859,360</w:t>
              </w:r>
            </w:ins>
          </w:p>
        </w:tc>
        <w:tc>
          <w:tcPr>
            <w:tcW w:w="1984" w:type="dxa"/>
            <w:tcBorders>
              <w:top w:val="nil"/>
              <w:left w:val="nil"/>
              <w:bottom w:val="single" w:sz="8" w:space="0" w:color="auto"/>
              <w:right w:val="single" w:sz="8" w:space="0" w:color="auto"/>
            </w:tcBorders>
            <w:shd w:val="clear" w:color="auto" w:fill="auto"/>
            <w:noWrap/>
            <w:vAlign w:val="center"/>
          </w:tcPr>
          <w:p w14:paraId="1BBE45A3" w14:textId="77777777" w:rsidR="009271D1" w:rsidRPr="009271D1" w:rsidRDefault="009271D1" w:rsidP="009271D1">
            <w:pPr>
              <w:jc w:val="right"/>
              <w:rPr>
                <w:ins w:id="565" w:author="hanwha" w:date="2022-07-28T09:46:00Z"/>
                <w:rFonts w:ascii="Arial" w:eastAsia="맑은 고딕" w:hAnsi="Arial" w:cs="Arial"/>
                <w:color w:val="000000"/>
                <w:sz w:val="16"/>
                <w:szCs w:val="16"/>
              </w:rPr>
            </w:pPr>
            <w:ins w:id="566" w:author="hanwha" w:date="2022-07-28T09:46:00Z">
              <w:r w:rsidRPr="009271D1">
                <w:rPr>
                  <w:rFonts w:ascii="Arial" w:eastAsia="맑은 고딕" w:hAnsi="Arial" w:cs="Arial"/>
                  <w:color w:val="000000"/>
                  <w:sz w:val="16"/>
                  <w:szCs w:val="16"/>
                </w:rPr>
                <w:t>-</w:t>
              </w:r>
            </w:ins>
          </w:p>
        </w:tc>
      </w:tr>
      <w:tr w:rsidR="009271D1" w:rsidRPr="009271D1" w14:paraId="5039BD34" w14:textId="77777777" w:rsidTr="006C3448">
        <w:trPr>
          <w:trHeight w:val="330"/>
          <w:ins w:id="567" w:author="hanwha" w:date="2022-07-28T09:46:00Z"/>
        </w:trPr>
        <w:tc>
          <w:tcPr>
            <w:tcW w:w="3260" w:type="dxa"/>
            <w:noWrap/>
            <w:hideMark/>
          </w:tcPr>
          <w:p w14:paraId="3800D63B" w14:textId="77777777" w:rsidR="009271D1" w:rsidRPr="009271D1" w:rsidRDefault="009271D1" w:rsidP="009271D1">
            <w:pPr>
              <w:ind w:firstLineChars="200" w:firstLine="320"/>
              <w:rPr>
                <w:ins w:id="568" w:author="hanwha" w:date="2022-07-28T09:46:00Z"/>
                <w:rFonts w:ascii="Arial" w:eastAsia="맑은 고딕" w:hAnsi="Arial" w:cs="Arial"/>
                <w:sz w:val="16"/>
                <w:szCs w:val="16"/>
              </w:rPr>
            </w:pPr>
            <w:ins w:id="569" w:author="hanwha" w:date="2022-07-28T09:46:00Z">
              <w:r w:rsidRPr="009271D1">
                <w:rPr>
                  <w:rFonts w:ascii="Arial" w:eastAsia="맑은 고딕" w:hAnsi="Arial" w:cs="Arial"/>
                  <w:sz w:val="16"/>
                  <w:szCs w:val="16"/>
                </w:rPr>
                <w:t>기타금융자산</w:t>
              </w:r>
            </w:ins>
          </w:p>
        </w:tc>
        <w:tc>
          <w:tcPr>
            <w:tcW w:w="1843" w:type="dxa"/>
            <w:tcBorders>
              <w:top w:val="nil"/>
              <w:left w:val="nil"/>
              <w:bottom w:val="single" w:sz="8" w:space="0" w:color="auto"/>
              <w:right w:val="single" w:sz="8" w:space="0" w:color="auto"/>
            </w:tcBorders>
            <w:shd w:val="clear" w:color="auto" w:fill="auto"/>
            <w:noWrap/>
            <w:vAlign w:val="center"/>
          </w:tcPr>
          <w:p w14:paraId="13276563" w14:textId="77777777" w:rsidR="009271D1" w:rsidRPr="009271D1" w:rsidRDefault="009271D1" w:rsidP="009271D1">
            <w:pPr>
              <w:jc w:val="right"/>
              <w:rPr>
                <w:ins w:id="570" w:author="hanwha" w:date="2022-07-28T09:46:00Z"/>
                <w:rFonts w:ascii="Arial" w:eastAsia="맑은 고딕" w:hAnsi="Arial" w:cs="Arial"/>
                <w:color w:val="000000"/>
                <w:sz w:val="16"/>
                <w:szCs w:val="16"/>
              </w:rPr>
            </w:pPr>
            <w:ins w:id="571" w:author="hanwha" w:date="2022-07-28T09:46:00Z">
              <w:r w:rsidRPr="009271D1">
                <w:rPr>
                  <w:rFonts w:ascii="Arial" w:eastAsia="맑은 고딕" w:hAnsi="Arial" w:cs="Arial" w:hint="eastAsia"/>
                  <w:color w:val="000000"/>
                  <w:sz w:val="16"/>
                  <w:szCs w:val="16"/>
                </w:rPr>
                <w:t>22,975,531,723</w:t>
              </w:r>
            </w:ins>
          </w:p>
        </w:tc>
        <w:tc>
          <w:tcPr>
            <w:tcW w:w="1985" w:type="dxa"/>
            <w:tcBorders>
              <w:top w:val="nil"/>
              <w:left w:val="nil"/>
              <w:bottom w:val="single" w:sz="8" w:space="0" w:color="auto"/>
              <w:right w:val="single" w:sz="8" w:space="0" w:color="auto"/>
            </w:tcBorders>
            <w:shd w:val="clear" w:color="auto" w:fill="auto"/>
            <w:noWrap/>
            <w:vAlign w:val="center"/>
          </w:tcPr>
          <w:p w14:paraId="6969332C" w14:textId="77777777" w:rsidR="009271D1" w:rsidRPr="009271D1" w:rsidRDefault="009271D1" w:rsidP="009271D1">
            <w:pPr>
              <w:jc w:val="right"/>
              <w:rPr>
                <w:ins w:id="572" w:author="hanwha" w:date="2022-07-28T09:46:00Z"/>
                <w:rFonts w:ascii="Arial" w:eastAsia="맑은 고딕" w:hAnsi="Arial" w:cs="Arial"/>
                <w:color w:val="000000"/>
                <w:sz w:val="16"/>
                <w:szCs w:val="16"/>
              </w:rPr>
            </w:pPr>
            <w:ins w:id="573" w:author="hanwha" w:date="2022-07-28T09:46:00Z">
              <w:r w:rsidRPr="009271D1">
                <w:rPr>
                  <w:rFonts w:ascii="Arial" w:eastAsia="맑은 고딕" w:hAnsi="Arial" w:cs="Arial"/>
                  <w:color w:val="000000"/>
                  <w:sz w:val="16"/>
                  <w:szCs w:val="16"/>
                </w:rPr>
                <w:t>14,013,778,044</w:t>
              </w:r>
            </w:ins>
          </w:p>
        </w:tc>
        <w:tc>
          <w:tcPr>
            <w:tcW w:w="1984" w:type="dxa"/>
            <w:tcBorders>
              <w:top w:val="nil"/>
              <w:left w:val="nil"/>
              <w:bottom w:val="single" w:sz="8" w:space="0" w:color="auto"/>
              <w:right w:val="single" w:sz="8" w:space="0" w:color="auto"/>
            </w:tcBorders>
            <w:shd w:val="clear" w:color="auto" w:fill="auto"/>
            <w:noWrap/>
            <w:vAlign w:val="center"/>
          </w:tcPr>
          <w:p w14:paraId="03DCFF45" w14:textId="77777777" w:rsidR="009271D1" w:rsidRPr="009271D1" w:rsidRDefault="009271D1" w:rsidP="009271D1">
            <w:pPr>
              <w:jc w:val="right"/>
              <w:rPr>
                <w:ins w:id="574" w:author="hanwha" w:date="2022-07-28T09:46:00Z"/>
                <w:rFonts w:ascii="Arial" w:eastAsia="맑은 고딕" w:hAnsi="Arial" w:cs="Arial"/>
                <w:color w:val="000000"/>
                <w:sz w:val="16"/>
                <w:szCs w:val="16"/>
              </w:rPr>
            </w:pPr>
            <w:ins w:id="575" w:author="hanwha" w:date="2022-07-28T09:46:00Z">
              <w:r w:rsidRPr="009271D1">
                <w:rPr>
                  <w:rFonts w:ascii="Arial" w:eastAsia="맑은 고딕" w:hAnsi="Arial" w:cs="Arial"/>
                  <w:color w:val="000000"/>
                  <w:sz w:val="16"/>
                  <w:szCs w:val="16"/>
                </w:rPr>
                <w:t>8,961,753,679</w:t>
              </w:r>
            </w:ins>
          </w:p>
        </w:tc>
      </w:tr>
      <w:tr w:rsidR="009271D1" w:rsidRPr="009271D1" w14:paraId="592A5222" w14:textId="77777777" w:rsidTr="006C3448">
        <w:trPr>
          <w:trHeight w:val="330"/>
          <w:ins w:id="576" w:author="hanwha" w:date="2022-07-28T09:46:00Z"/>
        </w:trPr>
        <w:tc>
          <w:tcPr>
            <w:tcW w:w="3260" w:type="dxa"/>
            <w:shd w:val="clear" w:color="auto" w:fill="auto"/>
            <w:noWrap/>
            <w:hideMark/>
          </w:tcPr>
          <w:p w14:paraId="521C4423" w14:textId="77777777" w:rsidR="009271D1" w:rsidRPr="009271D1" w:rsidRDefault="009271D1" w:rsidP="009271D1">
            <w:pPr>
              <w:ind w:firstLineChars="200" w:firstLine="320"/>
              <w:rPr>
                <w:ins w:id="577" w:author="hanwha" w:date="2022-07-28T09:46:00Z"/>
                <w:rFonts w:ascii="Arial" w:eastAsia="맑은 고딕" w:hAnsi="Arial" w:cs="Arial"/>
                <w:sz w:val="16"/>
                <w:szCs w:val="16"/>
              </w:rPr>
            </w:pPr>
            <w:proofErr w:type="spellStart"/>
            <w:ins w:id="578" w:author="hanwha" w:date="2022-07-28T09:46:00Z">
              <w:r w:rsidRPr="009271D1">
                <w:rPr>
                  <w:rFonts w:ascii="Arial" w:eastAsia="맑은 고딕" w:hAnsi="Arial" w:cs="Arial" w:hint="eastAsia"/>
                  <w:sz w:val="16"/>
                  <w:szCs w:val="16"/>
                </w:rPr>
                <w:t>종속기업및관계기업투자</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216EE129" w14:textId="77777777" w:rsidR="009271D1" w:rsidRPr="009271D1" w:rsidRDefault="009271D1" w:rsidP="009271D1">
            <w:pPr>
              <w:jc w:val="right"/>
              <w:rPr>
                <w:ins w:id="579" w:author="hanwha" w:date="2022-07-28T09:46:00Z"/>
                <w:rFonts w:ascii="Arial" w:eastAsia="맑은 고딕" w:hAnsi="Arial" w:cs="Arial"/>
                <w:color w:val="000000"/>
                <w:sz w:val="16"/>
                <w:szCs w:val="16"/>
              </w:rPr>
            </w:pPr>
            <w:ins w:id="580" w:author="hanwha" w:date="2022-07-28T09:46:00Z">
              <w:r w:rsidRPr="009271D1">
                <w:rPr>
                  <w:rFonts w:ascii="Arial" w:eastAsia="맑은 고딕" w:hAnsi="Arial" w:cs="Arial" w:hint="eastAsia"/>
                  <w:color w:val="000000"/>
                  <w:sz w:val="16"/>
                  <w:szCs w:val="16"/>
                </w:rPr>
                <w:t>4,834,834,191,937</w:t>
              </w:r>
            </w:ins>
          </w:p>
        </w:tc>
        <w:tc>
          <w:tcPr>
            <w:tcW w:w="1985" w:type="dxa"/>
            <w:tcBorders>
              <w:top w:val="nil"/>
              <w:left w:val="nil"/>
              <w:bottom w:val="single" w:sz="8" w:space="0" w:color="auto"/>
              <w:right w:val="single" w:sz="8" w:space="0" w:color="auto"/>
            </w:tcBorders>
            <w:shd w:val="clear" w:color="auto" w:fill="auto"/>
            <w:noWrap/>
            <w:vAlign w:val="center"/>
          </w:tcPr>
          <w:p w14:paraId="35C0B1B2" w14:textId="77777777" w:rsidR="009271D1" w:rsidRPr="009271D1" w:rsidRDefault="009271D1" w:rsidP="009271D1">
            <w:pPr>
              <w:jc w:val="right"/>
              <w:rPr>
                <w:ins w:id="581" w:author="hanwha" w:date="2022-07-28T09:46:00Z"/>
                <w:rFonts w:ascii="Arial" w:eastAsia="맑은 고딕" w:hAnsi="Arial" w:cs="Arial"/>
                <w:color w:val="000000"/>
                <w:sz w:val="16"/>
                <w:szCs w:val="16"/>
              </w:rPr>
            </w:pPr>
            <w:ins w:id="582" w:author="hanwha" w:date="2022-07-28T09:46:00Z">
              <w:r w:rsidRPr="009271D1">
                <w:rPr>
                  <w:rFonts w:ascii="Arial" w:eastAsia="맑은 고딕" w:hAnsi="Arial" w:cs="Arial"/>
                  <w:color w:val="000000"/>
                  <w:sz w:val="16"/>
                  <w:szCs w:val="16"/>
                </w:rPr>
                <w:t>5,253,592,497,090</w:t>
              </w:r>
            </w:ins>
          </w:p>
        </w:tc>
        <w:tc>
          <w:tcPr>
            <w:tcW w:w="1984" w:type="dxa"/>
            <w:tcBorders>
              <w:top w:val="nil"/>
              <w:left w:val="nil"/>
              <w:bottom w:val="single" w:sz="8" w:space="0" w:color="auto"/>
              <w:right w:val="single" w:sz="8" w:space="0" w:color="auto"/>
            </w:tcBorders>
            <w:shd w:val="clear" w:color="auto" w:fill="auto"/>
            <w:noWrap/>
            <w:vAlign w:val="center"/>
          </w:tcPr>
          <w:p w14:paraId="3C6DBE4D" w14:textId="77777777" w:rsidR="009271D1" w:rsidRPr="009271D1" w:rsidRDefault="009271D1" w:rsidP="009271D1">
            <w:pPr>
              <w:jc w:val="right"/>
              <w:rPr>
                <w:ins w:id="583" w:author="hanwha" w:date="2022-07-28T09:46:00Z"/>
                <w:rFonts w:ascii="Arial" w:eastAsia="맑은 고딕" w:hAnsi="Arial" w:cs="Arial"/>
                <w:color w:val="000000"/>
                <w:sz w:val="16"/>
                <w:szCs w:val="16"/>
              </w:rPr>
            </w:pPr>
            <w:ins w:id="584" w:author="hanwha" w:date="2022-07-28T09:46:00Z">
              <w:r w:rsidRPr="009271D1">
                <w:rPr>
                  <w:rFonts w:ascii="Arial" w:eastAsia="맑은 고딕" w:hAnsi="Arial" w:cs="Arial"/>
                  <w:color w:val="000000"/>
                  <w:sz w:val="16"/>
                  <w:szCs w:val="16"/>
                </w:rPr>
                <w:t>-</w:t>
              </w:r>
            </w:ins>
          </w:p>
        </w:tc>
      </w:tr>
      <w:tr w:rsidR="009271D1" w:rsidRPr="009271D1" w14:paraId="6C7A1421" w14:textId="77777777" w:rsidTr="006C3448">
        <w:trPr>
          <w:trHeight w:val="330"/>
          <w:ins w:id="585" w:author="hanwha" w:date="2022-07-28T09:46:00Z"/>
        </w:trPr>
        <w:tc>
          <w:tcPr>
            <w:tcW w:w="3260" w:type="dxa"/>
            <w:noWrap/>
            <w:hideMark/>
          </w:tcPr>
          <w:p w14:paraId="479DCB1A" w14:textId="77777777" w:rsidR="009271D1" w:rsidRPr="009271D1" w:rsidRDefault="009271D1" w:rsidP="009271D1">
            <w:pPr>
              <w:ind w:firstLineChars="200" w:firstLine="320"/>
              <w:rPr>
                <w:ins w:id="586" w:author="hanwha" w:date="2022-07-28T09:46:00Z"/>
                <w:rFonts w:ascii="Arial" w:eastAsia="맑은 고딕" w:hAnsi="Arial" w:cs="Arial"/>
                <w:sz w:val="16"/>
                <w:szCs w:val="16"/>
              </w:rPr>
            </w:pPr>
            <w:proofErr w:type="spellStart"/>
            <w:ins w:id="587" w:author="hanwha" w:date="2022-07-28T09:46:00Z">
              <w:r w:rsidRPr="009271D1">
                <w:rPr>
                  <w:rFonts w:ascii="Arial" w:eastAsia="맑은 고딕" w:hAnsi="Arial" w:cs="Arial"/>
                  <w:sz w:val="16"/>
                  <w:szCs w:val="16"/>
                </w:rPr>
                <w:t>투자부동산</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0B857BBE" w14:textId="77777777" w:rsidR="009271D1" w:rsidRPr="009271D1" w:rsidRDefault="009271D1" w:rsidP="009271D1">
            <w:pPr>
              <w:jc w:val="right"/>
              <w:rPr>
                <w:ins w:id="588" w:author="hanwha" w:date="2022-07-28T09:46:00Z"/>
                <w:rFonts w:ascii="Arial" w:eastAsia="맑은 고딕" w:hAnsi="Arial" w:cs="Arial"/>
                <w:color w:val="000000"/>
                <w:sz w:val="16"/>
                <w:szCs w:val="16"/>
              </w:rPr>
            </w:pPr>
            <w:ins w:id="589" w:author="hanwha" w:date="2022-07-28T09:46:00Z">
              <w:r w:rsidRPr="009271D1">
                <w:rPr>
                  <w:rFonts w:ascii="Arial" w:eastAsia="맑은 고딕" w:hAnsi="Arial" w:cs="Arial" w:hint="eastAsia"/>
                  <w:color w:val="000000"/>
                  <w:sz w:val="16"/>
                  <w:szCs w:val="16"/>
                </w:rPr>
                <w:t>9,843,890,621</w:t>
              </w:r>
            </w:ins>
          </w:p>
        </w:tc>
        <w:tc>
          <w:tcPr>
            <w:tcW w:w="1985" w:type="dxa"/>
            <w:tcBorders>
              <w:top w:val="nil"/>
              <w:left w:val="nil"/>
              <w:bottom w:val="single" w:sz="8" w:space="0" w:color="auto"/>
              <w:right w:val="single" w:sz="8" w:space="0" w:color="auto"/>
            </w:tcBorders>
            <w:shd w:val="clear" w:color="auto" w:fill="auto"/>
            <w:noWrap/>
            <w:vAlign w:val="center"/>
          </w:tcPr>
          <w:p w14:paraId="1AE8CC97" w14:textId="77777777" w:rsidR="009271D1" w:rsidRPr="009271D1" w:rsidRDefault="009271D1" w:rsidP="009271D1">
            <w:pPr>
              <w:jc w:val="right"/>
              <w:rPr>
                <w:ins w:id="590" w:author="hanwha" w:date="2022-07-28T09:46:00Z"/>
                <w:rFonts w:ascii="Arial" w:eastAsia="맑은 고딕" w:hAnsi="Arial" w:cs="Arial"/>
                <w:color w:val="000000"/>
                <w:sz w:val="16"/>
                <w:szCs w:val="16"/>
              </w:rPr>
            </w:pPr>
            <w:ins w:id="591" w:author="hanwha" w:date="2022-07-28T09:46:00Z">
              <w:r w:rsidRPr="009271D1">
                <w:rPr>
                  <w:rFonts w:ascii="Arial" w:eastAsia="맑은 고딕" w:hAnsi="Arial" w:cs="Arial" w:hint="eastAsia"/>
                  <w:color w:val="000000"/>
                  <w:sz w:val="16"/>
                  <w:szCs w:val="16"/>
                </w:rPr>
                <w:t>9,843,890,621</w:t>
              </w:r>
            </w:ins>
          </w:p>
        </w:tc>
        <w:tc>
          <w:tcPr>
            <w:tcW w:w="1984" w:type="dxa"/>
            <w:tcBorders>
              <w:top w:val="nil"/>
              <w:left w:val="nil"/>
              <w:bottom w:val="single" w:sz="8" w:space="0" w:color="auto"/>
              <w:right w:val="single" w:sz="8" w:space="0" w:color="auto"/>
            </w:tcBorders>
            <w:shd w:val="clear" w:color="auto" w:fill="auto"/>
            <w:noWrap/>
            <w:vAlign w:val="center"/>
          </w:tcPr>
          <w:p w14:paraId="6FFD88E8" w14:textId="77777777" w:rsidR="009271D1" w:rsidRPr="009271D1" w:rsidRDefault="009271D1" w:rsidP="009271D1">
            <w:pPr>
              <w:jc w:val="right"/>
              <w:rPr>
                <w:ins w:id="592" w:author="hanwha" w:date="2022-07-28T09:46:00Z"/>
                <w:rFonts w:ascii="Arial" w:eastAsia="맑은 고딕" w:hAnsi="Arial" w:cs="Arial"/>
                <w:color w:val="000000"/>
                <w:sz w:val="16"/>
                <w:szCs w:val="16"/>
              </w:rPr>
            </w:pPr>
            <w:ins w:id="593" w:author="hanwha" w:date="2022-07-28T09:46:00Z">
              <w:r w:rsidRPr="009271D1">
                <w:rPr>
                  <w:rFonts w:ascii="Arial" w:eastAsia="맑은 고딕" w:hAnsi="Arial" w:cs="Arial"/>
                  <w:color w:val="000000"/>
                  <w:sz w:val="16"/>
                  <w:szCs w:val="16"/>
                </w:rPr>
                <w:t>-</w:t>
              </w:r>
            </w:ins>
          </w:p>
        </w:tc>
      </w:tr>
      <w:tr w:rsidR="009271D1" w:rsidRPr="009271D1" w14:paraId="62254226" w14:textId="77777777" w:rsidTr="006C3448">
        <w:trPr>
          <w:trHeight w:val="330"/>
          <w:ins w:id="594" w:author="hanwha" w:date="2022-07-28T09:46:00Z"/>
        </w:trPr>
        <w:tc>
          <w:tcPr>
            <w:tcW w:w="3260" w:type="dxa"/>
            <w:noWrap/>
            <w:hideMark/>
          </w:tcPr>
          <w:p w14:paraId="22632CE7" w14:textId="77777777" w:rsidR="009271D1" w:rsidRPr="009271D1" w:rsidRDefault="009271D1" w:rsidP="009271D1">
            <w:pPr>
              <w:ind w:firstLineChars="200" w:firstLine="320"/>
              <w:rPr>
                <w:ins w:id="595" w:author="hanwha" w:date="2022-07-28T09:46:00Z"/>
                <w:rFonts w:ascii="Arial" w:eastAsia="맑은 고딕" w:hAnsi="Arial" w:cs="Arial"/>
                <w:sz w:val="16"/>
                <w:szCs w:val="16"/>
              </w:rPr>
            </w:pPr>
            <w:ins w:id="596" w:author="hanwha" w:date="2022-07-28T09:46:00Z">
              <w:r w:rsidRPr="009271D1">
                <w:rPr>
                  <w:rFonts w:ascii="Arial" w:eastAsia="맑은 고딕" w:hAnsi="Arial" w:cs="Arial"/>
                  <w:sz w:val="16"/>
                  <w:szCs w:val="16"/>
                </w:rPr>
                <w:t>유형자산</w:t>
              </w:r>
            </w:ins>
          </w:p>
        </w:tc>
        <w:tc>
          <w:tcPr>
            <w:tcW w:w="1843" w:type="dxa"/>
            <w:tcBorders>
              <w:top w:val="nil"/>
              <w:left w:val="nil"/>
              <w:bottom w:val="single" w:sz="8" w:space="0" w:color="auto"/>
              <w:right w:val="single" w:sz="8" w:space="0" w:color="auto"/>
            </w:tcBorders>
            <w:shd w:val="clear" w:color="auto" w:fill="auto"/>
            <w:noWrap/>
            <w:vAlign w:val="center"/>
          </w:tcPr>
          <w:p w14:paraId="51BE5795" w14:textId="77777777" w:rsidR="009271D1" w:rsidRPr="009271D1" w:rsidRDefault="009271D1" w:rsidP="009271D1">
            <w:pPr>
              <w:jc w:val="right"/>
              <w:rPr>
                <w:ins w:id="597" w:author="hanwha" w:date="2022-07-28T09:46:00Z"/>
                <w:rFonts w:ascii="Arial" w:eastAsia="맑은 고딕" w:hAnsi="Arial" w:cs="Arial"/>
                <w:color w:val="000000"/>
                <w:sz w:val="16"/>
                <w:szCs w:val="16"/>
              </w:rPr>
            </w:pPr>
            <w:ins w:id="598" w:author="hanwha" w:date="2022-07-28T09:46:00Z">
              <w:r w:rsidRPr="009271D1">
                <w:rPr>
                  <w:rFonts w:ascii="Arial" w:eastAsia="맑은 고딕" w:hAnsi="Arial" w:cs="Arial" w:hint="eastAsia"/>
                  <w:color w:val="000000"/>
                  <w:sz w:val="16"/>
                  <w:szCs w:val="16"/>
                </w:rPr>
                <w:t>1,230,790,255,439</w:t>
              </w:r>
            </w:ins>
          </w:p>
        </w:tc>
        <w:tc>
          <w:tcPr>
            <w:tcW w:w="1985" w:type="dxa"/>
            <w:tcBorders>
              <w:top w:val="nil"/>
              <w:left w:val="nil"/>
              <w:bottom w:val="single" w:sz="8" w:space="0" w:color="auto"/>
              <w:right w:val="single" w:sz="8" w:space="0" w:color="auto"/>
            </w:tcBorders>
            <w:shd w:val="clear" w:color="auto" w:fill="auto"/>
            <w:noWrap/>
            <w:vAlign w:val="center"/>
          </w:tcPr>
          <w:p w14:paraId="0E32DBC7" w14:textId="77777777" w:rsidR="009271D1" w:rsidRPr="009271D1" w:rsidRDefault="009271D1" w:rsidP="009271D1">
            <w:pPr>
              <w:jc w:val="right"/>
              <w:rPr>
                <w:ins w:id="599" w:author="hanwha" w:date="2022-07-28T09:46:00Z"/>
                <w:rFonts w:ascii="Arial" w:eastAsia="맑은 고딕" w:hAnsi="Arial" w:cs="Arial"/>
                <w:color w:val="000000"/>
                <w:sz w:val="16"/>
                <w:szCs w:val="16"/>
              </w:rPr>
            </w:pPr>
            <w:ins w:id="600" w:author="hanwha" w:date="2022-07-28T09:46:00Z">
              <w:r w:rsidRPr="009271D1">
                <w:rPr>
                  <w:rFonts w:ascii="Arial" w:eastAsia="맑은 고딕" w:hAnsi="Arial" w:cs="Arial" w:hint="eastAsia"/>
                  <w:color w:val="000000"/>
                  <w:sz w:val="16"/>
                  <w:szCs w:val="16"/>
                </w:rPr>
                <w:t>406,479,043,300</w:t>
              </w:r>
            </w:ins>
          </w:p>
        </w:tc>
        <w:tc>
          <w:tcPr>
            <w:tcW w:w="1984" w:type="dxa"/>
            <w:tcBorders>
              <w:top w:val="nil"/>
              <w:left w:val="nil"/>
              <w:bottom w:val="single" w:sz="8" w:space="0" w:color="auto"/>
              <w:right w:val="single" w:sz="8" w:space="0" w:color="auto"/>
            </w:tcBorders>
            <w:shd w:val="clear" w:color="auto" w:fill="auto"/>
            <w:noWrap/>
            <w:vAlign w:val="center"/>
          </w:tcPr>
          <w:p w14:paraId="5026234E" w14:textId="77777777" w:rsidR="009271D1" w:rsidRPr="009271D1" w:rsidRDefault="009271D1" w:rsidP="009271D1">
            <w:pPr>
              <w:jc w:val="right"/>
              <w:rPr>
                <w:ins w:id="601" w:author="hanwha" w:date="2022-07-28T09:46:00Z"/>
                <w:rFonts w:ascii="Arial" w:eastAsia="맑은 고딕" w:hAnsi="Arial" w:cs="Arial"/>
                <w:color w:val="000000"/>
                <w:sz w:val="16"/>
                <w:szCs w:val="16"/>
              </w:rPr>
            </w:pPr>
            <w:ins w:id="602" w:author="hanwha" w:date="2022-07-28T09:46:00Z">
              <w:r w:rsidRPr="009271D1">
                <w:rPr>
                  <w:rFonts w:ascii="Arial" w:eastAsia="맑은 고딕" w:hAnsi="Arial" w:cs="Arial" w:hint="eastAsia"/>
                  <w:color w:val="000000"/>
                  <w:sz w:val="16"/>
                  <w:szCs w:val="16"/>
                </w:rPr>
                <w:t>824,311,212,139</w:t>
              </w:r>
            </w:ins>
          </w:p>
        </w:tc>
      </w:tr>
      <w:tr w:rsidR="009271D1" w:rsidRPr="009271D1" w14:paraId="7C7DC8E9" w14:textId="77777777" w:rsidTr="006C3448">
        <w:trPr>
          <w:trHeight w:val="330"/>
          <w:ins w:id="603" w:author="hanwha" w:date="2022-07-28T09:46:00Z"/>
        </w:trPr>
        <w:tc>
          <w:tcPr>
            <w:tcW w:w="3260" w:type="dxa"/>
            <w:noWrap/>
            <w:hideMark/>
          </w:tcPr>
          <w:p w14:paraId="4A678B57" w14:textId="77777777" w:rsidR="009271D1" w:rsidRPr="009271D1" w:rsidRDefault="009271D1" w:rsidP="009271D1">
            <w:pPr>
              <w:ind w:firstLineChars="200" w:firstLine="320"/>
              <w:rPr>
                <w:ins w:id="604" w:author="hanwha" w:date="2022-07-28T09:46:00Z"/>
                <w:rFonts w:ascii="Arial" w:eastAsia="맑은 고딕" w:hAnsi="Arial" w:cs="Arial"/>
                <w:sz w:val="16"/>
                <w:szCs w:val="16"/>
              </w:rPr>
            </w:pPr>
            <w:ins w:id="605" w:author="hanwha" w:date="2022-07-28T09:46:00Z">
              <w:r w:rsidRPr="009271D1">
                <w:rPr>
                  <w:rFonts w:ascii="Arial" w:eastAsia="맑은 고딕" w:hAnsi="Arial" w:cs="Arial"/>
                  <w:sz w:val="16"/>
                  <w:szCs w:val="16"/>
                </w:rPr>
                <w:t>무형자산</w:t>
              </w:r>
            </w:ins>
          </w:p>
        </w:tc>
        <w:tc>
          <w:tcPr>
            <w:tcW w:w="1843" w:type="dxa"/>
            <w:tcBorders>
              <w:top w:val="nil"/>
              <w:left w:val="nil"/>
              <w:bottom w:val="single" w:sz="8" w:space="0" w:color="auto"/>
              <w:right w:val="single" w:sz="8" w:space="0" w:color="auto"/>
            </w:tcBorders>
            <w:shd w:val="clear" w:color="auto" w:fill="auto"/>
            <w:noWrap/>
            <w:vAlign w:val="center"/>
          </w:tcPr>
          <w:p w14:paraId="015952CA" w14:textId="77777777" w:rsidR="009271D1" w:rsidRPr="009271D1" w:rsidRDefault="009271D1" w:rsidP="009271D1">
            <w:pPr>
              <w:jc w:val="right"/>
              <w:rPr>
                <w:ins w:id="606" w:author="hanwha" w:date="2022-07-28T09:46:00Z"/>
                <w:rFonts w:ascii="Arial" w:eastAsia="맑은 고딕" w:hAnsi="Arial" w:cs="Arial"/>
                <w:color w:val="000000"/>
                <w:sz w:val="16"/>
                <w:szCs w:val="16"/>
              </w:rPr>
            </w:pPr>
            <w:ins w:id="607" w:author="hanwha" w:date="2022-07-28T09:46:00Z">
              <w:r w:rsidRPr="009271D1">
                <w:rPr>
                  <w:rFonts w:ascii="Arial" w:eastAsia="맑은 고딕" w:hAnsi="Arial" w:cs="Arial" w:hint="eastAsia"/>
                  <w:color w:val="000000"/>
                  <w:sz w:val="16"/>
                  <w:szCs w:val="16"/>
                </w:rPr>
                <w:t>76,470,939,964</w:t>
              </w:r>
            </w:ins>
          </w:p>
        </w:tc>
        <w:tc>
          <w:tcPr>
            <w:tcW w:w="1985" w:type="dxa"/>
            <w:tcBorders>
              <w:top w:val="nil"/>
              <w:left w:val="nil"/>
              <w:bottom w:val="single" w:sz="8" w:space="0" w:color="auto"/>
              <w:right w:val="single" w:sz="8" w:space="0" w:color="auto"/>
            </w:tcBorders>
            <w:shd w:val="clear" w:color="auto" w:fill="auto"/>
            <w:noWrap/>
            <w:vAlign w:val="center"/>
          </w:tcPr>
          <w:p w14:paraId="5AC9BC1D" w14:textId="77777777" w:rsidR="009271D1" w:rsidRPr="009271D1" w:rsidRDefault="009271D1" w:rsidP="009271D1">
            <w:pPr>
              <w:jc w:val="right"/>
              <w:rPr>
                <w:ins w:id="608" w:author="hanwha" w:date="2022-07-28T09:46:00Z"/>
                <w:rFonts w:ascii="Arial" w:eastAsia="맑은 고딕" w:hAnsi="Arial" w:cs="Arial"/>
                <w:color w:val="000000"/>
                <w:sz w:val="16"/>
                <w:szCs w:val="16"/>
              </w:rPr>
            </w:pPr>
            <w:ins w:id="609" w:author="hanwha" w:date="2022-07-28T09:46:00Z">
              <w:r w:rsidRPr="009271D1">
                <w:rPr>
                  <w:rFonts w:ascii="Arial" w:eastAsia="맑은 고딕" w:hAnsi="Arial" w:cs="Arial" w:hint="eastAsia"/>
                  <w:color w:val="000000"/>
                  <w:sz w:val="16"/>
                  <w:szCs w:val="16"/>
                </w:rPr>
                <w:t>43,484,997,877</w:t>
              </w:r>
            </w:ins>
          </w:p>
        </w:tc>
        <w:tc>
          <w:tcPr>
            <w:tcW w:w="1984" w:type="dxa"/>
            <w:tcBorders>
              <w:top w:val="nil"/>
              <w:left w:val="nil"/>
              <w:bottom w:val="single" w:sz="8" w:space="0" w:color="auto"/>
              <w:right w:val="single" w:sz="8" w:space="0" w:color="auto"/>
            </w:tcBorders>
            <w:shd w:val="clear" w:color="auto" w:fill="auto"/>
            <w:noWrap/>
            <w:vAlign w:val="center"/>
          </w:tcPr>
          <w:p w14:paraId="08428F3D" w14:textId="77777777" w:rsidR="009271D1" w:rsidRPr="009271D1" w:rsidRDefault="009271D1" w:rsidP="009271D1">
            <w:pPr>
              <w:jc w:val="right"/>
              <w:rPr>
                <w:ins w:id="610" w:author="hanwha" w:date="2022-07-28T09:46:00Z"/>
                <w:rFonts w:ascii="Arial" w:eastAsia="맑은 고딕" w:hAnsi="Arial" w:cs="Arial"/>
                <w:color w:val="000000"/>
                <w:sz w:val="16"/>
                <w:szCs w:val="16"/>
              </w:rPr>
            </w:pPr>
            <w:ins w:id="611" w:author="hanwha" w:date="2022-07-28T09:46:00Z">
              <w:r w:rsidRPr="009271D1">
                <w:rPr>
                  <w:rFonts w:ascii="Arial" w:eastAsia="맑은 고딕" w:hAnsi="Arial" w:cs="Arial" w:hint="eastAsia"/>
                  <w:color w:val="000000"/>
                  <w:sz w:val="16"/>
                  <w:szCs w:val="16"/>
                </w:rPr>
                <w:t>32,985,942,087</w:t>
              </w:r>
            </w:ins>
          </w:p>
        </w:tc>
      </w:tr>
      <w:tr w:rsidR="009271D1" w:rsidRPr="009271D1" w14:paraId="203E5B7A" w14:textId="77777777" w:rsidTr="006C3448">
        <w:trPr>
          <w:trHeight w:val="330"/>
          <w:ins w:id="612" w:author="hanwha" w:date="2022-07-28T09:46:00Z"/>
        </w:trPr>
        <w:tc>
          <w:tcPr>
            <w:tcW w:w="3260" w:type="dxa"/>
            <w:noWrap/>
            <w:hideMark/>
          </w:tcPr>
          <w:p w14:paraId="009183DE" w14:textId="77777777" w:rsidR="009271D1" w:rsidRPr="009271D1" w:rsidRDefault="009271D1" w:rsidP="009271D1">
            <w:pPr>
              <w:ind w:firstLineChars="200" w:firstLine="320"/>
              <w:rPr>
                <w:ins w:id="613" w:author="hanwha" w:date="2022-07-28T09:46:00Z"/>
                <w:rFonts w:ascii="Arial" w:eastAsia="맑은 고딕" w:hAnsi="Arial" w:cs="Arial"/>
                <w:sz w:val="16"/>
                <w:szCs w:val="16"/>
              </w:rPr>
            </w:pPr>
            <w:proofErr w:type="spellStart"/>
            <w:ins w:id="614" w:author="hanwha" w:date="2022-07-28T09:46:00Z">
              <w:r w:rsidRPr="009271D1">
                <w:rPr>
                  <w:rFonts w:ascii="Arial" w:eastAsia="맑은 고딕" w:hAnsi="Arial" w:cs="Arial"/>
                  <w:sz w:val="16"/>
                  <w:szCs w:val="16"/>
                </w:rPr>
                <w:t>사용권자산</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697C7A71" w14:textId="77777777" w:rsidR="009271D1" w:rsidRPr="009271D1" w:rsidRDefault="009271D1" w:rsidP="009271D1">
            <w:pPr>
              <w:jc w:val="right"/>
              <w:rPr>
                <w:ins w:id="615" w:author="hanwha" w:date="2022-07-28T09:46:00Z"/>
                <w:rFonts w:ascii="Arial" w:eastAsia="맑은 고딕" w:hAnsi="Arial" w:cs="Arial"/>
                <w:color w:val="000000"/>
                <w:sz w:val="16"/>
                <w:szCs w:val="16"/>
              </w:rPr>
            </w:pPr>
            <w:ins w:id="616" w:author="hanwha" w:date="2022-07-28T09:46:00Z">
              <w:r w:rsidRPr="009271D1">
                <w:rPr>
                  <w:rFonts w:ascii="Arial" w:eastAsia="맑은 고딕" w:hAnsi="Arial" w:cs="Arial" w:hint="eastAsia"/>
                  <w:color w:val="000000"/>
                  <w:sz w:val="16"/>
                  <w:szCs w:val="16"/>
                </w:rPr>
                <w:t>34,909,093,688</w:t>
              </w:r>
            </w:ins>
          </w:p>
        </w:tc>
        <w:tc>
          <w:tcPr>
            <w:tcW w:w="1985" w:type="dxa"/>
            <w:tcBorders>
              <w:top w:val="nil"/>
              <w:left w:val="nil"/>
              <w:bottom w:val="single" w:sz="8" w:space="0" w:color="auto"/>
              <w:right w:val="single" w:sz="8" w:space="0" w:color="auto"/>
            </w:tcBorders>
            <w:shd w:val="clear" w:color="auto" w:fill="auto"/>
            <w:noWrap/>
            <w:vAlign w:val="center"/>
          </w:tcPr>
          <w:p w14:paraId="677233FD" w14:textId="77777777" w:rsidR="009271D1" w:rsidRPr="009271D1" w:rsidRDefault="009271D1" w:rsidP="009271D1">
            <w:pPr>
              <w:jc w:val="right"/>
              <w:rPr>
                <w:ins w:id="617" w:author="hanwha" w:date="2022-07-28T09:46:00Z"/>
                <w:rFonts w:ascii="Arial" w:eastAsia="맑은 고딕" w:hAnsi="Arial" w:cs="Arial"/>
                <w:color w:val="000000"/>
                <w:sz w:val="16"/>
                <w:szCs w:val="16"/>
              </w:rPr>
            </w:pPr>
            <w:ins w:id="618" w:author="hanwha" w:date="2022-07-28T09:46:00Z">
              <w:r w:rsidRPr="009271D1">
                <w:rPr>
                  <w:rFonts w:ascii="Arial" w:eastAsia="맑은 고딕" w:hAnsi="Arial" w:cs="Arial"/>
                  <w:color w:val="000000"/>
                  <w:sz w:val="16"/>
                  <w:szCs w:val="16"/>
                </w:rPr>
                <w:t>29,875,401,291</w:t>
              </w:r>
            </w:ins>
          </w:p>
        </w:tc>
        <w:tc>
          <w:tcPr>
            <w:tcW w:w="1984" w:type="dxa"/>
            <w:tcBorders>
              <w:top w:val="nil"/>
              <w:left w:val="nil"/>
              <w:bottom w:val="single" w:sz="8" w:space="0" w:color="auto"/>
              <w:right w:val="single" w:sz="8" w:space="0" w:color="auto"/>
            </w:tcBorders>
            <w:shd w:val="clear" w:color="auto" w:fill="auto"/>
            <w:noWrap/>
            <w:vAlign w:val="center"/>
          </w:tcPr>
          <w:p w14:paraId="23416EA4" w14:textId="77777777" w:rsidR="009271D1" w:rsidRPr="009271D1" w:rsidRDefault="009271D1" w:rsidP="009271D1">
            <w:pPr>
              <w:jc w:val="right"/>
              <w:rPr>
                <w:ins w:id="619" w:author="hanwha" w:date="2022-07-28T09:46:00Z"/>
                <w:rFonts w:ascii="Arial" w:eastAsia="맑은 고딕" w:hAnsi="Arial" w:cs="Arial"/>
                <w:color w:val="000000"/>
                <w:sz w:val="16"/>
                <w:szCs w:val="16"/>
              </w:rPr>
            </w:pPr>
            <w:ins w:id="620" w:author="hanwha" w:date="2022-07-28T09:46:00Z">
              <w:r w:rsidRPr="009271D1">
                <w:rPr>
                  <w:rFonts w:ascii="Arial" w:eastAsia="맑은 고딕" w:hAnsi="Arial" w:cs="Arial"/>
                  <w:color w:val="000000"/>
                  <w:sz w:val="16"/>
                  <w:szCs w:val="16"/>
                </w:rPr>
                <w:t>5,033,692,397</w:t>
              </w:r>
            </w:ins>
          </w:p>
        </w:tc>
      </w:tr>
      <w:tr w:rsidR="009271D1" w:rsidRPr="009271D1" w14:paraId="4B82DEFB" w14:textId="77777777" w:rsidTr="006C3448">
        <w:trPr>
          <w:trHeight w:val="330"/>
          <w:ins w:id="621" w:author="hanwha" w:date="2022-07-28T09:46:00Z"/>
        </w:trPr>
        <w:tc>
          <w:tcPr>
            <w:tcW w:w="3260" w:type="dxa"/>
            <w:noWrap/>
            <w:hideMark/>
          </w:tcPr>
          <w:p w14:paraId="13481F41" w14:textId="77777777" w:rsidR="009271D1" w:rsidRPr="009271D1" w:rsidRDefault="009271D1" w:rsidP="009271D1">
            <w:pPr>
              <w:ind w:firstLineChars="200" w:firstLine="320"/>
              <w:rPr>
                <w:ins w:id="622" w:author="hanwha" w:date="2022-07-28T09:46:00Z"/>
                <w:rFonts w:ascii="Arial" w:eastAsia="맑은 고딕" w:hAnsi="Arial" w:cs="Arial"/>
                <w:sz w:val="16"/>
                <w:szCs w:val="16"/>
              </w:rPr>
            </w:pPr>
            <w:ins w:id="623" w:author="hanwha" w:date="2022-07-28T09:46:00Z">
              <w:r w:rsidRPr="009271D1">
                <w:rPr>
                  <w:rFonts w:ascii="Arial" w:eastAsia="맑은 고딕" w:hAnsi="Arial" w:cs="Arial"/>
                  <w:sz w:val="16"/>
                  <w:szCs w:val="16"/>
                </w:rPr>
                <w:t>기타비유동자산</w:t>
              </w:r>
            </w:ins>
          </w:p>
        </w:tc>
        <w:tc>
          <w:tcPr>
            <w:tcW w:w="1843" w:type="dxa"/>
            <w:tcBorders>
              <w:top w:val="nil"/>
              <w:left w:val="nil"/>
              <w:bottom w:val="single" w:sz="8" w:space="0" w:color="auto"/>
              <w:right w:val="single" w:sz="8" w:space="0" w:color="auto"/>
            </w:tcBorders>
            <w:shd w:val="clear" w:color="auto" w:fill="auto"/>
            <w:noWrap/>
            <w:vAlign w:val="center"/>
          </w:tcPr>
          <w:p w14:paraId="50E3C279" w14:textId="77777777" w:rsidR="009271D1" w:rsidRPr="009271D1" w:rsidRDefault="009271D1" w:rsidP="009271D1">
            <w:pPr>
              <w:jc w:val="right"/>
              <w:rPr>
                <w:ins w:id="624" w:author="hanwha" w:date="2022-07-28T09:46:00Z"/>
                <w:rFonts w:ascii="Arial" w:eastAsia="맑은 고딕" w:hAnsi="Arial" w:cs="Arial"/>
                <w:color w:val="000000"/>
                <w:sz w:val="16"/>
                <w:szCs w:val="16"/>
              </w:rPr>
            </w:pPr>
            <w:ins w:id="625" w:author="hanwha" w:date="2022-07-28T09:46:00Z">
              <w:r w:rsidRPr="009271D1">
                <w:rPr>
                  <w:rFonts w:ascii="Arial" w:eastAsia="맑은 고딕" w:hAnsi="Arial" w:cs="Arial" w:hint="eastAsia"/>
                  <w:color w:val="000000"/>
                  <w:sz w:val="16"/>
                  <w:szCs w:val="16"/>
                </w:rPr>
                <w:t>642,641,388</w:t>
              </w:r>
            </w:ins>
          </w:p>
        </w:tc>
        <w:tc>
          <w:tcPr>
            <w:tcW w:w="1985" w:type="dxa"/>
            <w:tcBorders>
              <w:top w:val="nil"/>
              <w:left w:val="nil"/>
              <w:bottom w:val="single" w:sz="8" w:space="0" w:color="auto"/>
              <w:right w:val="single" w:sz="8" w:space="0" w:color="auto"/>
            </w:tcBorders>
            <w:shd w:val="clear" w:color="auto" w:fill="auto"/>
            <w:noWrap/>
            <w:vAlign w:val="center"/>
          </w:tcPr>
          <w:p w14:paraId="4CA88F32" w14:textId="77777777" w:rsidR="009271D1" w:rsidRPr="009271D1" w:rsidRDefault="009271D1" w:rsidP="009271D1">
            <w:pPr>
              <w:jc w:val="right"/>
              <w:rPr>
                <w:ins w:id="626" w:author="hanwha" w:date="2022-07-28T09:46:00Z"/>
                <w:rFonts w:ascii="Arial" w:eastAsia="맑은 고딕" w:hAnsi="Arial" w:cs="Arial"/>
                <w:color w:val="000000"/>
                <w:sz w:val="16"/>
                <w:szCs w:val="16"/>
              </w:rPr>
            </w:pPr>
            <w:ins w:id="627" w:author="hanwha" w:date="2022-07-28T09:46:00Z">
              <w:r w:rsidRPr="009271D1">
                <w:rPr>
                  <w:rFonts w:ascii="Arial" w:eastAsia="맑은 고딕" w:hAnsi="Arial" w:cs="Arial" w:hint="eastAsia"/>
                  <w:color w:val="000000"/>
                  <w:sz w:val="16"/>
                  <w:szCs w:val="16"/>
                </w:rPr>
                <w:t>47,125,776</w:t>
              </w:r>
            </w:ins>
          </w:p>
        </w:tc>
        <w:tc>
          <w:tcPr>
            <w:tcW w:w="1984" w:type="dxa"/>
            <w:tcBorders>
              <w:top w:val="nil"/>
              <w:left w:val="nil"/>
              <w:bottom w:val="single" w:sz="8" w:space="0" w:color="auto"/>
              <w:right w:val="single" w:sz="8" w:space="0" w:color="auto"/>
            </w:tcBorders>
            <w:shd w:val="clear" w:color="auto" w:fill="auto"/>
            <w:noWrap/>
            <w:vAlign w:val="center"/>
          </w:tcPr>
          <w:p w14:paraId="798A58F0" w14:textId="77777777" w:rsidR="009271D1" w:rsidRPr="009271D1" w:rsidRDefault="009271D1" w:rsidP="009271D1">
            <w:pPr>
              <w:jc w:val="right"/>
              <w:rPr>
                <w:ins w:id="628" w:author="hanwha" w:date="2022-07-28T09:46:00Z"/>
                <w:rFonts w:ascii="Arial" w:eastAsia="맑은 고딕" w:hAnsi="Arial" w:cs="Arial"/>
                <w:color w:val="000000"/>
                <w:sz w:val="16"/>
                <w:szCs w:val="16"/>
              </w:rPr>
            </w:pPr>
            <w:ins w:id="629" w:author="hanwha" w:date="2022-07-28T09:46:00Z">
              <w:r w:rsidRPr="009271D1">
                <w:rPr>
                  <w:rFonts w:ascii="Arial" w:eastAsia="맑은 고딕" w:hAnsi="Arial" w:cs="Arial" w:hint="eastAsia"/>
                  <w:color w:val="000000"/>
                  <w:sz w:val="16"/>
                  <w:szCs w:val="16"/>
                </w:rPr>
                <w:t>595,515,612</w:t>
              </w:r>
            </w:ins>
          </w:p>
        </w:tc>
      </w:tr>
      <w:tr w:rsidR="009271D1" w:rsidRPr="009271D1" w14:paraId="746A9BDA" w14:textId="77777777" w:rsidTr="006C3448">
        <w:trPr>
          <w:trHeight w:val="330"/>
          <w:ins w:id="630" w:author="hanwha" w:date="2022-07-28T09:46:00Z"/>
        </w:trPr>
        <w:tc>
          <w:tcPr>
            <w:tcW w:w="3260" w:type="dxa"/>
            <w:shd w:val="clear" w:color="auto" w:fill="auto"/>
            <w:noWrap/>
            <w:hideMark/>
          </w:tcPr>
          <w:p w14:paraId="76B11D52" w14:textId="77777777" w:rsidR="009271D1" w:rsidRPr="009271D1" w:rsidRDefault="009271D1" w:rsidP="009271D1">
            <w:pPr>
              <w:ind w:firstLineChars="100" w:firstLine="160"/>
              <w:rPr>
                <w:ins w:id="631" w:author="hanwha" w:date="2022-07-28T09:46:00Z"/>
                <w:rFonts w:ascii="Arial" w:eastAsia="맑은 고딕" w:hAnsi="Arial" w:cs="Arial"/>
                <w:b/>
                <w:bCs/>
                <w:color w:val="000000"/>
                <w:sz w:val="16"/>
                <w:szCs w:val="16"/>
              </w:rPr>
            </w:pPr>
            <w:ins w:id="632" w:author="hanwha" w:date="2022-07-28T09:46:00Z">
              <w:r w:rsidRPr="009271D1">
                <w:rPr>
                  <w:rFonts w:ascii="Arial" w:eastAsia="맑은 고딕" w:hAnsi="Arial" w:cs="Arial"/>
                  <w:b/>
                  <w:bCs/>
                  <w:color w:val="000000"/>
                  <w:sz w:val="16"/>
                  <w:szCs w:val="16"/>
                </w:rPr>
                <w:t>자산총계</w:t>
              </w:r>
            </w:ins>
          </w:p>
        </w:tc>
        <w:tc>
          <w:tcPr>
            <w:tcW w:w="1843" w:type="dxa"/>
            <w:tcBorders>
              <w:top w:val="nil"/>
              <w:left w:val="nil"/>
              <w:bottom w:val="single" w:sz="8" w:space="0" w:color="auto"/>
              <w:right w:val="single" w:sz="8" w:space="0" w:color="auto"/>
            </w:tcBorders>
            <w:shd w:val="clear" w:color="auto" w:fill="auto"/>
            <w:noWrap/>
            <w:vAlign w:val="center"/>
          </w:tcPr>
          <w:p w14:paraId="03BEC057" w14:textId="77777777" w:rsidR="009271D1" w:rsidRPr="009271D1" w:rsidRDefault="009271D1" w:rsidP="009271D1">
            <w:pPr>
              <w:jc w:val="right"/>
              <w:rPr>
                <w:ins w:id="633" w:author="hanwha" w:date="2022-07-28T09:46:00Z"/>
                <w:rFonts w:ascii="Arial" w:eastAsia="맑은 고딕" w:hAnsi="Arial" w:cs="Arial"/>
                <w:b/>
                <w:bCs/>
                <w:color w:val="000000"/>
                <w:sz w:val="16"/>
                <w:szCs w:val="16"/>
              </w:rPr>
            </w:pPr>
            <w:ins w:id="634" w:author="hanwha" w:date="2022-07-28T09:46:00Z">
              <w:r w:rsidRPr="009271D1">
                <w:rPr>
                  <w:rFonts w:ascii="Arial" w:eastAsia="맑은 고딕" w:hAnsi="Arial" w:cs="Arial" w:hint="eastAsia"/>
                  <w:b/>
                  <w:color w:val="000000"/>
                  <w:sz w:val="16"/>
                  <w:szCs w:val="16"/>
                </w:rPr>
                <w:t>8,309,773,420,248</w:t>
              </w:r>
            </w:ins>
          </w:p>
        </w:tc>
        <w:tc>
          <w:tcPr>
            <w:tcW w:w="1985" w:type="dxa"/>
            <w:tcBorders>
              <w:top w:val="nil"/>
              <w:left w:val="nil"/>
              <w:bottom w:val="single" w:sz="8" w:space="0" w:color="auto"/>
              <w:right w:val="single" w:sz="8" w:space="0" w:color="auto"/>
            </w:tcBorders>
            <w:shd w:val="clear" w:color="auto" w:fill="auto"/>
            <w:noWrap/>
            <w:vAlign w:val="center"/>
          </w:tcPr>
          <w:p w14:paraId="47E56C4C" w14:textId="77777777" w:rsidR="009271D1" w:rsidRPr="009271D1" w:rsidRDefault="009271D1" w:rsidP="009271D1">
            <w:pPr>
              <w:jc w:val="right"/>
              <w:rPr>
                <w:ins w:id="635" w:author="hanwha" w:date="2022-07-28T09:46:00Z"/>
                <w:rFonts w:ascii="Arial" w:eastAsia="맑은 고딕" w:hAnsi="Arial" w:cs="Arial"/>
                <w:b/>
                <w:bCs/>
                <w:color w:val="000000"/>
                <w:sz w:val="16"/>
                <w:szCs w:val="16"/>
              </w:rPr>
            </w:pPr>
            <w:ins w:id="636" w:author="hanwha" w:date="2022-07-28T09:46:00Z">
              <w:r w:rsidRPr="009271D1">
                <w:rPr>
                  <w:rFonts w:ascii="Arial" w:eastAsia="맑은 고딕" w:hAnsi="Arial" w:cs="Arial"/>
                  <w:b/>
                  <w:bCs/>
                  <w:color w:val="000000"/>
                  <w:sz w:val="16"/>
                  <w:szCs w:val="16"/>
                </w:rPr>
                <w:t>6,600,614,142,420</w:t>
              </w:r>
            </w:ins>
          </w:p>
        </w:tc>
        <w:tc>
          <w:tcPr>
            <w:tcW w:w="1984" w:type="dxa"/>
            <w:tcBorders>
              <w:top w:val="nil"/>
              <w:left w:val="nil"/>
              <w:bottom w:val="single" w:sz="8" w:space="0" w:color="auto"/>
              <w:right w:val="single" w:sz="8" w:space="0" w:color="auto"/>
            </w:tcBorders>
            <w:shd w:val="clear" w:color="auto" w:fill="auto"/>
            <w:noWrap/>
            <w:vAlign w:val="center"/>
          </w:tcPr>
          <w:p w14:paraId="47787D45" w14:textId="77777777" w:rsidR="009271D1" w:rsidRPr="009271D1" w:rsidRDefault="009271D1" w:rsidP="009271D1">
            <w:pPr>
              <w:jc w:val="right"/>
              <w:rPr>
                <w:ins w:id="637" w:author="hanwha" w:date="2022-07-28T09:46:00Z"/>
                <w:rFonts w:ascii="Arial" w:eastAsia="맑은 고딕" w:hAnsi="Arial" w:cs="Arial"/>
                <w:b/>
                <w:bCs/>
                <w:color w:val="000000"/>
                <w:sz w:val="16"/>
                <w:szCs w:val="16"/>
              </w:rPr>
            </w:pPr>
            <w:ins w:id="638" w:author="hanwha" w:date="2022-07-28T09:46:00Z">
              <w:r w:rsidRPr="009271D1">
                <w:rPr>
                  <w:rFonts w:ascii="Arial" w:eastAsia="맑은 고딕" w:hAnsi="Arial" w:cs="Arial"/>
                  <w:b/>
                  <w:bCs/>
                  <w:color w:val="000000"/>
                  <w:sz w:val="16"/>
                  <w:szCs w:val="16"/>
                </w:rPr>
                <w:t>2,127,917,582,981</w:t>
              </w:r>
            </w:ins>
          </w:p>
        </w:tc>
      </w:tr>
      <w:tr w:rsidR="009271D1" w:rsidRPr="009271D1" w14:paraId="4B25AAD0" w14:textId="77777777" w:rsidTr="006C3448">
        <w:trPr>
          <w:trHeight w:val="330"/>
          <w:ins w:id="639" w:author="hanwha" w:date="2022-07-28T09:46:00Z"/>
        </w:trPr>
        <w:tc>
          <w:tcPr>
            <w:tcW w:w="3260" w:type="dxa"/>
            <w:noWrap/>
          </w:tcPr>
          <w:p w14:paraId="38E9E797" w14:textId="77777777" w:rsidR="009271D1" w:rsidRPr="009271D1" w:rsidRDefault="009271D1" w:rsidP="009271D1">
            <w:pPr>
              <w:rPr>
                <w:ins w:id="640" w:author="hanwha" w:date="2022-07-28T09:46:00Z"/>
                <w:rFonts w:ascii="Arial" w:eastAsia="맑은 고딕" w:hAnsi="Arial" w:cs="Arial"/>
                <w:b/>
                <w:bCs/>
                <w:sz w:val="16"/>
                <w:szCs w:val="16"/>
              </w:rPr>
            </w:pPr>
            <w:ins w:id="641" w:author="hanwha" w:date="2022-07-28T09:46:00Z">
              <w:r w:rsidRPr="009271D1">
                <w:rPr>
                  <w:rFonts w:ascii="Arial" w:eastAsia="맑은 고딕" w:hAnsi="Arial" w:cs="Arial"/>
                  <w:b/>
                  <w:bCs/>
                  <w:sz w:val="16"/>
                  <w:szCs w:val="16"/>
                </w:rPr>
                <w:t>부채</w:t>
              </w:r>
            </w:ins>
          </w:p>
        </w:tc>
        <w:tc>
          <w:tcPr>
            <w:tcW w:w="1843" w:type="dxa"/>
            <w:tcBorders>
              <w:top w:val="nil"/>
              <w:left w:val="nil"/>
              <w:bottom w:val="single" w:sz="8" w:space="0" w:color="auto"/>
              <w:right w:val="single" w:sz="8" w:space="0" w:color="auto"/>
            </w:tcBorders>
            <w:shd w:val="clear" w:color="auto" w:fill="auto"/>
            <w:noWrap/>
            <w:vAlign w:val="center"/>
          </w:tcPr>
          <w:p w14:paraId="00666D31" w14:textId="77777777" w:rsidR="009271D1" w:rsidRPr="009271D1" w:rsidRDefault="009271D1" w:rsidP="009271D1">
            <w:pPr>
              <w:jc w:val="right"/>
              <w:rPr>
                <w:ins w:id="642" w:author="hanwha" w:date="2022-07-28T09:46:00Z"/>
                <w:rFonts w:ascii="Arial" w:eastAsia="맑은 고딕" w:hAnsi="Arial" w:cs="Arial"/>
                <w:b/>
                <w:bCs/>
                <w:color w:val="000000"/>
                <w:sz w:val="16"/>
                <w:szCs w:val="16"/>
              </w:rPr>
            </w:pPr>
          </w:p>
        </w:tc>
        <w:tc>
          <w:tcPr>
            <w:tcW w:w="1985" w:type="dxa"/>
            <w:tcBorders>
              <w:top w:val="nil"/>
              <w:left w:val="nil"/>
              <w:bottom w:val="single" w:sz="8" w:space="0" w:color="auto"/>
              <w:right w:val="single" w:sz="8" w:space="0" w:color="auto"/>
            </w:tcBorders>
            <w:shd w:val="clear" w:color="auto" w:fill="auto"/>
            <w:noWrap/>
            <w:vAlign w:val="center"/>
          </w:tcPr>
          <w:p w14:paraId="7477A267" w14:textId="77777777" w:rsidR="009271D1" w:rsidRPr="009271D1" w:rsidRDefault="009271D1" w:rsidP="009271D1">
            <w:pPr>
              <w:jc w:val="right"/>
              <w:rPr>
                <w:ins w:id="643" w:author="hanwha" w:date="2022-07-28T09:46:00Z"/>
                <w:rFonts w:ascii="Arial" w:eastAsia="맑은 고딕" w:hAnsi="Arial" w:cs="Arial"/>
                <w:b/>
                <w:bCs/>
                <w:color w:val="000000"/>
                <w:sz w:val="16"/>
                <w:szCs w:val="16"/>
              </w:rPr>
            </w:pPr>
          </w:p>
        </w:tc>
        <w:tc>
          <w:tcPr>
            <w:tcW w:w="1984" w:type="dxa"/>
            <w:tcBorders>
              <w:top w:val="nil"/>
              <w:left w:val="nil"/>
              <w:bottom w:val="single" w:sz="8" w:space="0" w:color="auto"/>
              <w:right w:val="single" w:sz="8" w:space="0" w:color="auto"/>
            </w:tcBorders>
            <w:shd w:val="clear" w:color="auto" w:fill="auto"/>
            <w:noWrap/>
            <w:vAlign w:val="center"/>
          </w:tcPr>
          <w:p w14:paraId="2C9E2CB3" w14:textId="77777777" w:rsidR="009271D1" w:rsidRPr="009271D1" w:rsidRDefault="009271D1" w:rsidP="009271D1">
            <w:pPr>
              <w:jc w:val="right"/>
              <w:rPr>
                <w:ins w:id="644" w:author="hanwha" w:date="2022-07-28T09:46:00Z"/>
                <w:rFonts w:ascii="Arial" w:eastAsia="맑은 고딕" w:hAnsi="Arial" w:cs="Arial"/>
                <w:b/>
                <w:bCs/>
                <w:color w:val="000000"/>
                <w:sz w:val="16"/>
                <w:szCs w:val="16"/>
              </w:rPr>
            </w:pPr>
          </w:p>
        </w:tc>
      </w:tr>
      <w:tr w:rsidR="009271D1" w:rsidRPr="009271D1" w14:paraId="04C987FD" w14:textId="77777777" w:rsidTr="006C3448">
        <w:trPr>
          <w:trHeight w:val="330"/>
          <w:ins w:id="645" w:author="hanwha" w:date="2022-07-28T09:46:00Z"/>
        </w:trPr>
        <w:tc>
          <w:tcPr>
            <w:tcW w:w="3260" w:type="dxa"/>
            <w:noWrap/>
            <w:hideMark/>
          </w:tcPr>
          <w:p w14:paraId="7F16DAF4" w14:textId="77777777" w:rsidR="009271D1" w:rsidRPr="009271D1" w:rsidRDefault="009271D1" w:rsidP="009271D1">
            <w:pPr>
              <w:ind w:firstLineChars="100" w:firstLine="160"/>
              <w:rPr>
                <w:ins w:id="646" w:author="hanwha" w:date="2022-07-28T09:46:00Z"/>
                <w:rFonts w:ascii="Arial" w:eastAsia="맑은 고딕" w:hAnsi="Arial" w:cs="Arial"/>
                <w:b/>
                <w:bCs/>
                <w:sz w:val="16"/>
                <w:szCs w:val="16"/>
              </w:rPr>
            </w:pPr>
            <w:ins w:id="647" w:author="hanwha" w:date="2022-07-28T09:46:00Z">
              <w:r w:rsidRPr="009271D1">
                <w:rPr>
                  <w:rFonts w:ascii="Arial" w:eastAsia="맑은 고딕" w:hAnsi="Arial" w:cs="Arial"/>
                  <w:b/>
                  <w:bCs/>
                  <w:sz w:val="16"/>
                  <w:szCs w:val="16"/>
                </w:rPr>
                <w:t>유동부채</w:t>
              </w:r>
            </w:ins>
          </w:p>
        </w:tc>
        <w:tc>
          <w:tcPr>
            <w:tcW w:w="1843" w:type="dxa"/>
            <w:tcBorders>
              <w:top w:val="nil"/>
              <w:left w:val="nil"/>
              <w:bottom w:val="single" w:sz="8" w:space="0" w:color="auto"/>
              <w:right w:val="single" w:sz="8" w:space="0" w:color="auto"/>
            </w:tcBorders>
            <w:shd w:val="clear" w:color="auto" w:fill="auto"/>
            <w:noWrap/>
            <w:vAlign w:val="center"/>
          </w:tcPr>
          <w:p w14:paraId="2ADACA56" w14:textId="77777777" w:rsidR="009271D1" w:rsidRPr="009271D1" w:rsidRDefault="009271D1" w:rsidP="009271D1">
            <w:pPr>
              <w:jc w:val="right"/>
              <w:rPr>
                <w:ins w:id="648" w:author="hanwha" w:date="2022-07-28T09:46:00Z"/>
                <w:rFonts w:ascii="Arial" w:eastAsia="맑은 고딕" w:hAnsi="Arial" w:cs="Arial"/>
                <w:b/>
                <w:bCs/>
                <w:color w:val="000000"/>
                <w:sz w:val="16"/>
                <w:szCs w:val="16"/>
              </w:rPr>
            </w:pPr>
            <w:ins w:id="649" w:author="hanwha" w:date="2022-07-28T09:46:00Z">
              <w:r w:rsidRPr="009271D1">
                <w:rPr>
                  <w:rFonts w:ascii="Arial" w:eastAsia="맑은 고딕" w:hAnsi="Arial" w:cs="Arial" w:hint="eastAsia"/>
                  <w:b/>
                  <w:color w:val="000000"/>
                  <w:sz w:val="16"/>
                  <w:szCs w:val="16"/>
                </w:rPr>
                <w:t>2,912,260,227,054</w:t>
              </w:r>
            </w:ins>
          </w:p>
        </w:tc>
        <w:tc>
          <w:tcPr>
            <w:tcW w:w="1985" w:type="dxa"/>
            <w:tcBorders>
              <w:top w:val="nil"/>
              <w:left w:val="nil"/>
              <w:bottom w:val="single" w:sz="8" w:space="0" w:color="auto"/>
              <w:right w:val="single" w:sz="8" w:space="0" w:color="auto"/>
            </w:tcBorders>
            <w:shd w:val="clear" w:color="auto" w:fill="auto"/>
            <w:noWrap/>
            <w:vAlign w:val="center"/>
          </w:tcPr>
          <w:p w14:paraId="26911D49" w14:textId="77777777" w:rsidR="009271D1" w:rsidRPr="009271D1" w:rsidRDefault="009271D1" w:rsidP="009271D1">
            <w:pPr>
              <w:jc w:val="right"/>
              <w:rPr>
                <w:ins w:id="650" w:author="hanwha" w:date="2022-07-28T09:46:00Z"/>
                <w:rFonts w:ascii="Arial" w:eastAsia="맑은 고딕" w:hAnsi="Arial" w:cs="Arial"/>
                <w:b/>
                <w:bCs/>
                <w:color w:val="000000"/>
                <w:sz w:val="16"/>
                <w:szCs w:val="16"/>
              </w:rPr>
            </w:pPr>
            <w:ins w:id="651" w:author="hanwha" w:date="2022-07-28T09:46:00Z">
              <w:r w:rsidRPr="009271D1">
                <w:rPr>
                  <w:rFonts w:ascii="Arial" w:eastAsia="맑은 고딕" w:hAnsi="Arial" w:cs="Arial"/>
                  <w:b/>
                  <w:bCs/>
                  <w:color w:val="000000"/>
                  <w:sz w:val="16"/>
                  <w:szCs w:val="16"/>
                </w:rPr>
                <w:t>1,487,644,154,549</w:t>
              </w:r>
            </w:ins>
          </w:p>
        </w:tc>
        <w:tc>
          <w:tcPr>
            <w:tcW w:w="1984" w:type="dxa"/>
            <w:tcBorders>
              <w:top w:val="nil"/>
              <w:left w:val="nil"/>
              <w:bottom w:val="single" w:sz="8" w:space="0" w:color="auto"/>
              <w:right w:val="single" w:sz="8" w:space="0" w:color="auto"/>
            </w:tcBorders>
            <w:shd w:val="clear" w:color="auto" w:fill="auto"/>
            <w:noWrap/>
            <w:vAlign w:val="center"/>
          </w:tcPr>
          <w:p w14:paraId="281D3D68" w14:textId="77777777" w:rsidR="009271D1" w:rsidRPr="009271D1" w:rsidRDefault="009271D1" w:rsidP="009271D1">
            <w:pPr>
              <w:jc w:val="right"/>
              <w:rPr>
                <w:ins w:id="652" w:author="hanwha" w:date="2022-07-28T09:46:00Z"/>
                <w:rFonts w:ascii="Arial" w:eastAsia="맑은 고딕" w:hAnsi="Arial" w:cs="Arial"/>
                <w:b/>
                <w:bCs/>
                <w:color w:val="000000"/>
                <w:sz w:val="16"/>
                <w:szCs w:val="16"/>
              </w:rPr>
            </w:pPr>
            <w:ins w:id="653" w:author="hanwha" w:date="2022-07-28T09:46:00Z">
              <w:r w:rsidRPr="009271D1">
                <w:rPr>
                  <w:rFonts w:ascii="Arial" w:eastAsia="맑은 고딕" w:hAnsi="Arial" w:cs="Arial"/>
                  <w:b/>
                  <w:bCs/>
                  <w:color w:val="000000"/>
                  <w:sz w:val="16"/>
                  <w:szCs w:val="16"/>
                </w:rPr>
                <w:t>1,424,616,072,505</w:t>
              </w:r>
            </w:ins>
          </w:p>
        </w:tc>
      </w:tr>
      <w:tr w:rsidR="009271D1" w:rsidRPr="009271D1" w14:paraId="2A76FEFA" w14:textId="77777777" w:rsidTr="006C3448">
        <w:trPr>
          <w:trHeight w:val="330"/>
          <w:ins w:id="654" w:author="hanwha" w:date="2022-07-28T09:46:00Z"/>
        </w:trPr>
        <w:tc>
          <w:tcPr>
            <w:tcW w:w="3260" w:type="dxa"/>
            <w:noWrap/>
            <w:hideMark/>
          </w:tcPr>
          <w:p w14:paraId="4272BA25" w14:textId="77777777" w:rsidR="009271D1" w:rsidRPr="009271D1" w:rsidRDefault="009271D1" w:rsidP="009271D1">
            <w:pPr>
              <w:ind w:firstLineChars="200" w:firstLine="320"/>
              <w:rPr>
                <w:ins w:id="655" w:author="hanwha" w:date="2022-07-28T09:46:00Z"/>
                <w:rFonts w:ascii="Arial" w:eastAsia="맑은 고딕" w:hAnsi="Arial" w:cs="Arial"/>
                <w:sz w:val="16"/>
                <w:szCs w:val="16"/>
              </w:rPr>
            </w:pPr>
            <w:proofErr w:type="spellStart"/>
            <w:ins w:id="656" w:author="hanwha" w:date="2022-07-28T09:46:00Z">
              <w:r w:rsidRPr="009271D1">
                <w:rPr>
                  <w:rFonts w:ascii="Arial" w:eastAsia="맑은 고딕" w:hAnsi="Arial" w:cs="Arial"/>
                  <w:sz w:val="16"/>
                  <w:szCs w:val="16"/>
                </w:rPr>
                <w:t>매입채무및기타채무</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465BF0FD" w14:textId="77777777" w:rsidR="009271D1" w:rsidRPr="009271D1" w:rsidRDefault="009271D1" w:rsidP="009271D1">
            <w:pPr>
              <w:jc w:val="right"/>
              <w:rPr>
                <w:ins w:id="657" w:author="hanwha" w:date="2022-07-28T09:46:00Z"/>
                <w:rFonts w:ascii="Arial" w:eastAsia="맑은 고딕" w:hAnsi="Arial" w:cs="Arial"/>
                <w:color w:val="000000"/>
                <w:sz w:val="16"/>
                <w:szCs w:val="16"/>
              </w:rPr>
            </w:pPr>
            <w:ins w:id="658" w:author="hanwha" w:date="2022-07-28T09:46:00Z">
              <w:r w:rsidRPr="009271D1">
                <w:rPr>
                  <w:rFonts w:ascii="Arial" w:eastAsia="맑은 고딕" w:hAnsi="Arial" w:cs="Arial" w:hint="eastAsia"/>
                  <w:color w:val="000000"/>
                  <w:sz w:val="16"/>
                  <w:szCs w:val="16"/>
                </w:rPr>
                <w:t>286,546,062,590</w:t>
              </w:r>
            </w:ins>
          </w:p>
        </w:tc>
        <w:tc>
          <w:tcPr>
            <w:tcW w:w="1985" w:type="dxa"/>
            <w:tcBorders>
              <w:top w:val="nil"/>
              <w:left w:val="nil"/>
              <w:bottom w:val="single" w:sz="8" w:space="0" w:color="auto"/>
              <w:right w:val="single" w:sz="8" w:space="0" w:color="auto"/>
            </w:tcBorders>
            <w:shd w:val="clear" w:color="auto" w:fill="auto"/>
            <w:noWrap/>
            <w:vAlign w:val="center"/>
          </w:tcPr>
          <w:p w14:paraId="5038E1B1" w14:textId="77777777" w:rsidR="009271D1" w:rsidRPr="009271D1" w:rsidRDefault="009271D1" w:rsidP="009271D1">
            <w:pPr>
              <w:jc w:val="right"/>
              <w:rPr>
                <w:ins w:id="659" w:author="hanwha" w:date="2022-07-28T09:46:00Z"/>
                <w:rFonts w:ascii="Arial" w:eastAsia="맑은 고딕" w:hAnsi="Arial" w:cs="Arial"/>
                <w:color w:val="000000"/>
                <w:sz w:val="16"/>
                <w:szCs w:val="16"/>
              </w:rPr>
            </w:pPr>
            <w:ins w:id="660" w:author="hanwha" w:date="2022-07-28T09:46:00Z">
              <w:r w:rsidRPr="009271D1">
                <w:rPr>
                  <w:rFonts w:ascii="Arial" w:eastAsia="맑은 고딕" w:hAnsi="Arial" w:cs="Arial" w:hint="eastAsia"/>
                  <w:color w:val="000000"/>
                  <w:sz w:val="16"/>
                  <w:szCs w:val="16"/>
                </w:rPr>
                <w:t>203,016,812,566</w:t>
              </w:r>
            </w:ins>
          </w:p>
        </w:tc>
        <w:tc>
          <w:tcPr>
            <w:tcW w:w="1984" w:type="dxa"/>
            <w:tcBorders>
              <w:top w:val="nil"/>
              <w:left w:val="nil"/>
              <w:bottom w:val="single" w:sz="8" w:space="0" w:color="auto"/>
              <w:right w:val="single" w:sz="8" w:space="0" w:color="auto"/>
            </w:tcBorders>
            <w:shd w:val="clear" w:color="auto" w:fill="auto"/>
            <w:noWrap/>
            <w:vAlign w:val="center"/>
          </w:tcPr>
          <w:p w14:paraId="31371D97" w14:textId="77777777" w:rsidR="009271D1" w:rsidRPr="009271D1" w:rsidRDefault="009271D1" w:rsidP="009271D1">
            <w:pPr>
              <w:jc w:val="right"/>
              <w:rPr>
                <w:ins w:id="661" w:author="hanwha" w:date="2022-07-28T09:46:00Z"/>
                <w:rFonts w:ascii="Arial" w:eastAsia="맑은 고딕" w:hAnsi="Arial" w:cs="Arial"/>
                <w:color w:val="000000"/>
                <w:sz w:val="16"/>
                <w:szCs w:val="16"/>
              </w:rPr>
            </w:pPr>
            <w:ins w:id="662" w:author="hanwha" w:date="2022-07-28T09:46:00Z">
              <w:r w:rsidRPr="009271D1">
                <w:rPr>
                  <w:rFonts w:ascii="Arial" w:eastAsia="맑은 고딕" w:hAnsi="Arial" w:cs="Arial" w:hint="eastAsia"/>
                  <w:color w:val="000000"/>
                  <w:sz w:val="16"/>
                  <w:szCs w:val="16"/>
                </w:rPr>
                <w:t>83,529,250,024</w:t>
              </w:r>
            </w:ins>
          </w:p>
        </w:tc>
      </w:tr>
      <w:tr w:rsidR="009271D1" w:rsidRPr="009271D1" w14:paraId="7812A1AF" w14:textId="77777777" w:rsidTr="006C3448">
        <w:trPr>
          <w:trHeight w:val="330"/>
          <w:ins w:id="663" w:author="hanwha" w:date="2022-07-28T09:46:00Z"/>
        </w:trPr>
        <w:tc>
          <w:tcPr>
            <w:tcW w:w="3260" w:type="dxa"/>
            <w:noWrap/>
            <w:hideMark/>
          </w:tcPr>
          <w:p w14:paraId="32207D7C" w14:textId="77777777" w:rsidR="009271D1" w:rsidRPr="009271D1" w:rsidRDefault="009271D1" w:rsidP="009271D1">
            <w:pPr>
              <w:ind w:firstLineChars="200" w:firstLine="320"/>
              <w:rPr>
                <w:ins w:id="664" w:author="hanwha" w:date="2022-07-28T09:46:00Z"/>
                <w:rFonts w:ascii="Arial" w:eastAsia="맑은 고딕" w:hAnsi="Arial" w:cs="Arial"/>
                <w:sz w:val="16"/>
                <w:szCs w:val="16"/>
              </w:rPr>
            </w:pPr>
            <w:proofErr w:type="spellStart"/>
            <w:ins w:id="665" w:author="hanwha" w:date="2022-07-28T09:46:00Z">
              <w:r w:rsidRPr="009271D1">
                <w:rPr>
                  <w:rFonts w:ascii="Arial" w:eastAsia="맑은 고딕" w:hAnsi="Arial" w:cs="Arial"/>
                  <w:sz w:val="16"/>
                  <w:szCs w:val="16"/>
                </w:rPr>
                <w:t>차입금</w:t>
              </w:r>
              <w:r w:rsidRPr="009271D1">
                <w:rPr>
                  <w:rFonts w:ascii="Arial" w:eastAsia="맑은 고딕" w:hAnsi="Arial" w:cs="Arial" w:hint="eastAsia"/>
                  <w:sz w:val="16"/>
                  <w:szCs w:val="16"/>
                </w:rPr>
                <w:t>및사채</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237ACE86" w14:textId="77777777" w:rsidR="009271D1" w:rsidRPr="009271D1" w:rsidRDefault="009271D1" w:rsidP="009271D1">
            <w:pPr>
              <w:jc w:val="right"/>
              <w:rPr>
                <w:ins w:id="666" w:author="hanwha" w:date="2022-07-28T09:46:00Z"/>
                <w:rFonts w:ascii="Arial" w:eastAsia="맑은 고딕" w:hAnsi="Arial" w:cs="Arial"/>
                <w:color w:val="000000"/>
                <w:sz w:val="16"/>
                <w:szCs w:val="16"/>
              </w:rPr>
            </w:pPr>
            <w:ins w:id="667" w:author="hanwha" w:date="2022-07-28T09:46:00Z">
              <w:r w:rsidRPr="009271D1">
                <w:rPr>
                  <w:rFonts w:ascii="Arial" w:eastAsia="맑은 고딕" w:hAnsi="Arial" w:cs="Arial" w:hint="eastAsia"/>
                  <w:color w:val="000000"/>
                  <w:sz w:val="16"/>
                  <w:szCs w:val="16"/>
                </w:rPr>
                <w:t>1,554,286,333,077</w:t>
              </w:r>
            </w:ins>
          </w:p>
        </w:tc>
        <w:tc>
          <w:tcPr>
            <w:tcW w:w="1985" w:type="dxa"/>
            <w:tcBorders>
              <w:top w:val="nil"/>
              <w:left w:val="nil"/>
              <w:bottom w:val="single" w:sz="8" w:space="0" w:color="auto"/>
              <w:right w:val="single" w:sz="8" w:space="0" w:color="auto"/>
            </w:tcBorders>
            <w:shd w:val="clear" w:color="auto" w:fill="auto"/>
            <w:noWrap/>
            <w:vAlign w:val="center"/>
          </w:tcPr>
          <w:p w14:paraId="3951A14E" w14:textId="77777777" w:rsidR="009271D1" w:rsidRPr="009271D1" w:rsidRDefault="009271D1" w:rsidP="009271D1">
            <w:pPr>
              <w:jc w:val="right"/>
              <w:rPr>
                <w:ins w:id="668" w:author="hanwha" w:date="2022-07-28T09:46:00Z"/>
                <w:rFonts w:ascii="Arial" w:eastAsia="맑은 고딕" w:hAnsi="Arial" w:cs="Arial"/>
                <w:color w:val="000000"/>
                <w:sz w:val="16"/>
                <w:szCs w:val="16"/>
              </w:rPr>
            </w:pPr>
            <w:ins w:id="669" w:author="hanwha" w:date="2022-07-28T09:46:00Z">
              <w:r w:rsidRPr="009271D1">
                <w:rPr>
                  <w:rFonts w:ascii="Arial" w:eastAsia="맑은 고딕" w:hAnsi="Arial" w:cs="Arial"/>
                  <w:color w:val="000000"/>
                  <w:sz w:val="16"/>
                  <w:szCs w:val="16"/>
                </w:rPr>
                <w:t>1,086,113,133,077</w:t>
              </w:r>
            </w:ins>
          </w:p>
        </w:tc>
        <w:tc>
          <w:tcPr>
            <w:tcW w:w="1984" w:type="dxa"/>
            <w:tcBorders>
              <w:top w:val="nil"/>
              <w:left w:val="nil"/>
              <w:bottom w:val="single" w:sz="8" w:space="0" w:color="auto"/>
              <w:right w:val="single" w:sz="8" w:space="0" w:color="auto"/>
            </w:tcBorders>
            <w:shd w:val="clear" w:color="auto" w:fill="auto"/>
            <w:noWrap/>
            <w:vAlign w:val="center"/>
          </w:tcPr>
          <w:p w14:paraId="0BA5F0C6" w14:textId="77777777" w:rsidR="009271D1" w:rsidRPr="009271D1" w:rsidRDefault="009271D1" w:rsidP="009271D1">
            <w:pPr>
              <w:jc w:val="right"/>
              <w:rPr>
                <w:ins w:id="670" w:author="hanwha" w:date="2022-07-28T09:46:00Z"/>
                <w:rFonts w:ascii="Arial" w:eastAsia="맑은 고딕" w:hAnsi="Arial" w:cs="Arial"/>
                <w:color w:val="000000"/>
                <w:sz w:val="16"/>
                <w:szCs w:val="16"/>
              </w:rPr>
            </w:pPr>
            <w:ins w:id="671" w:author="hanwha" w:date="2022-07-28T09:46:00Z">
              <w:r w:rsidRPr="009271D1">
                <w:rPr>
                  <w:rFonts w:ascii="Arial" w:eastAsia="맑은 고딕" w:hAnsi="Arial" w:cs="Arial"/>
                  <w:color w:val="000000"/>
                  <w:sz w:val="16"/>
                  <w:szCs w:val="16"/>
                </w:rPr>
                <w:t>468,173,200,000</w:t>
              </w:r>
            </w:ins>
          </w:p>
        </w:tc>
      </w:tr>
      <w:tr w:rsidR="009271D1" w:rsidRPr="009271D1" w14:paraId="7EE4C79F" w14:textId="77777777" w:rsidTr="006C3448">
        <w:trPr>
          <w:trHeight w:val="330"/>
          <w:ins w:id="672" w:author="hanwha" w:date="2022-07-28T09:46:00Z"/>
        </w:trPr>
        <w:tc>
          <w:tcPr>
            <w:tcW w:w="3260" w:type="dxa"/>
            <w:noWrap/>
            <w:hideMark/>
          </w:tcPr>
          <w:p w14:paraId="7DD1BAE5" w14:textId="77777777" w:rsidR="009271D1" w:rsidRPr="009271D1" w:rsidRDefault="009271D1" w:rsidP="009271D1">
            <w:pPr>
              <w:ind w:firstLineChars="200" w:firstLine="320"/>
              <w:rPr>
                <w:ins w:id="673" w:author="hanwha" w:date="2022-07-28T09:46:00Z"/>
                <w:rFonts w:ascii="Arial" w:eastAsia="맑은 고딕" w:hAnsi="Arial" w:cs="Arial"/>
                <w:sz w:val="16"/>
                <w:szCs w:val="16"/>
              </w:rPr>
            </w:pPr>
            <w:ins w:id="674" w:author="hanwha" w:date="2022-07-28T09:46:00Z">
              <w:r w:rsidRPr="009271D1">
                <w:rPr>
                  <w:rFonts w:ascii="Arial" w:eastAsia="맑은 고딕" w:hAnsi="Arial" w:cs="Arial"/>
                  <w:sz w:val="16"/>
                  <w:szCs w:val="16"/>
                </w:rPr>
                <w:t>기타금융부채</w:t>
              </w:r>
            </w:ins>
          </w:p>
        </w:tc>
        <w:tc>
          <w:tcPr>
            <w:tcW w:w="1843" w:type="dxa"/>
            <w:tcBorders>
              <w:top w:val="nil"/>
              <w:left w:val="nil"/>
              <w:bottom w:val="single" w:sz="8" w:space="0" w:color="auto"/>
              <w:right w:val="single" w:sz="8" w:space="0" w:color="auto"/>
            </w:tcBorders>
            <w:shd w:val="clear" w:color="auto" w:fill="auto"/>
            <w:noWrap/>
            <w:vAlign w:val="center"/>
          </w:tcPr>
          <w:p w14:paraId="71FBDB00" w14:textId="77777777" w:rsidR="009271D1" w:rsidRPr="009271D1" w:rsidRDefault="009271D1" w:rsidP="009271D1">
            <w:pPr>
              <w:jc w:val="right"/>
              <w:rPr>
                <w:ins w:id="675" w:author="hanwha" w:date="2022-07-28T09:46:00Z"/>
                <w:rFonts w:ascii="Arial" w:eastAsia="맑은 고딕" w:hAnsi="Arial" w:cs="Arial"/>
                <w:color w:val="000000"/>
                <w:sz w:val="16"/>
                <w:szCs w:val="16"/>
              </w:rPr>
            </w:pPr>
            <w:ins w:id="676" w:author="hanwha" w:date="2022-07-28T09:46:00Z">
              <w:r w:rsidRPr="009271D1">
                <w:rPr>
                  <w:rFonts w:ascii="Arial" w:eastAsia="맑은 고딕" w:hAnsi="Arial" w:cs="Arial" w:hint="eastAsia"/>
                  <w:color w:val="000000"/>
                  <w:sz w:val="16"/>
                  <w:szCs w:val="16"/>
                </w:rPr>
                <w:t>42,080,125,728</w:t>
              </w:r>
            </w:ins>
          </w:p>
        </w:tc>
        <w:tc>
          <w:tcPr>
            <w:tcW w:w="1985" w:type="dxa"/>
            <w:tcBorders>
              <w:top w:val="nil"/>
              <w:left w:val="nil"/>
              <w:bottom w:val="single" w:sz="8" w:space="0" w:color="auto"/>
              <w:right w:val="single" w:sz="8" w:space="0" w:color="auto"/>
            </w:tcBorders>
            <w:shd w:val="clear" w:color="auto" w:fill="auto"/>
            <w:noWrap/>
            <w:vAlign w:val="center"/>
          </w:tcPr>
          <w:p w14:paraId="660D79EC" w14:textId="77777777" w:rsidR="009271D1" w:rsidRPr="009271D1" w:rsidRDefault="009271D1" w:rsidP="009271D1">
            <w:pPr>
              <w:jc w:val="right"/>
              <w:rPr>
                <w:ins w:id="677" w:author="hanwha" w:date="2022-07-28T09:46:00Z"/>
                <w:rFonts w:ascii="Arial" w:eastAsia="맑은 고딕" w:hAnsi="Arial" w:cs="Arial"/>
                <w:color w:val="000000"/>
                <w:sz w:val="16"/>
                <w:szCs w:val="16"/>
              </w:rPr>
            </w:pPr>
            <w:ins w:id="678" w:author="hanwha" w:date="2022-07-28T09:46:00Z">
              <w:r w:rsidRPr="009271D1">
                <w:rPr>
                  <w:rFonts w:ascii="Arial" w:eastAsia="맑은 고딕" w:hAnsi="Arial" w:cs="Arial"/>
                  <w:color w:val="000000"/>
                  <w:sz w:val="16"/>
                  <w:szCs w:val="16"/>
                </w:rPr>
                <w:t>22,560,757,605</w:t>
              </w:r>
            </w:ins>
          </w:p>
        </w:tc>
        <w:tc>
          <w:tcPr>
            <w:tcW w:w="1984" w:type="dxa"/>
            <w:tcBorders>
              <w:top w:val="nil"/>
              <w:left w:val="nil"/>
              <w:bottom w:val="single" w:sz="8" w:space="0" w:color="auto"/>
              <w:right w:val="single" w:sz="8" w:space="0" w:color="auto"/>
            </w:tcBorders>
            <w:shd w:val="clear" w:color="auto" w:fill="auto"/>
            <w:noWrap/>
            <w:vAlign w:val="center"/>
          </w:tcPr>
          <w:p w14:paraId="2E0B345E" w14:textId="77777777" w:rsidR="009271D1" w:rsidRPr="009271D1" w:rsidRDefault="009271D1" w:rsidP="009271D1">
            <w:pPr>
              <w:jc w:val="right"/>
              <w:rPr>
                <w:ins w:id="679" w:author="hanwha" w:date="2022-07-28T09:46:00Z"/>
                <w:rFonts w:ascii="Arial" w:eastAsia="맑은 고딕" w:hAnsi="Arial" w:cs="Arial"/>
                <w:color w:val="000000"/>
                <w:sz w:val="16"/>
                <w:szCs w:val="16"/>
              </w:rPr>
            </w:pPr>
            <w:ins w:id="680" w:author="hanwha" w:date="2022-07-28T09:46:00Z">
              <w:r w:rsidRPr="009271D1">
                <w:rPr>
                  <w:rFonts w:ascii="Arial" w:eastAsia="맑은 고딕" w:hAnsi="Arial" w:cs="Arial"/>
                  <w:color w:val="000000"/>
                  <w:sz w:val="16"/>
                  <w:szCs w:val="16"/>
                </w:rPr>
                <w:t>19,519,368,123</w:t>
              </w:r>
            </w:ins>
          </w:p>
        </w:tc>
      </w:tr>
      <w:tr w:rsidR="009271D1" w:rsidRPr="009271D1" w14:paraId="0F3B32DF" w14:textId="77777777" w:rsidTr="006C3448">
        <w:trPr>
          <w:trHeight w:val="330"/>
          <w:ins w:id="681" w:author="hanwha" w:date="2022-07-28T09:46:00Z"/>
        </w:trPr>
        <w:tc>
          <w:tcPr>
            <w:tcW w:w="3260" w:type="dxa"/>
            <w:noWrap/>
            <w:hideMark/>
          </w:tcPr>
          <w:p w14:paraId="29CB17EC" w14:textId="77777777" w:rsidR="009271D1" w:rsidRPr="009271D1" w:rsidRDefault="009271D1" w:rsidP="009271D1">
            <w:pPr>
              <w:ind w:firstLineChars="200" w:firstLine="320"/>
              <w:rPr>
                <w:ins w:id="682" w:author="hanwha" w:date="2022-07-28T09:46:00Z"/>
                <w:rFonts w:ascii="Arial" w:eastAsia="맑은 고딕" w:hAnsi="Arial" w:cs="Arial"/>
                <w:sz w:val="16"/>
                <w:szCs w:val="16"/>
              </w:rPr>
            </w:pPr>
            <w:ins w:id="683" w:author="hanwha" w:date="2022-07-28T09:46:00Z">
              <w:r w:rsidRPr="009271D1">
                <w:rPr>
                  <w:rFonts w:ascii="Arial" w:eastAsia="맑은 고딕" w:hAnsi="Arial" w:cs="Arial" w:hint="eastAsia"/>
                  <w:sz w:val="16"/>
                  <w:szCs w:val="16"/>
                </w:rPr>
                <w:t>기타유동부채</w:t>
              </w:r>
            </w:ins>
          </w:p>
        </w:tc>
        <w:tc>
          <w:tcPr>
            <w:tcW w:w="1843" w:type="dxa"/>
            <w:tcBorders>
              <w:top w:val="nil"/>
              <w:left w:val="nil"/>
              <w:bottom w:val="single" w:sz="8" w:space="0" w:color="auto"/>
              <w:right w:val="single" w:sz="8" w:space="0" w:color="auto"/>
            </w:tcBorders>
            <w:shd w:val="clear" w:color="auto" w:fill="auto"/>
            <w:noWrap/>
            <w:vAlign w:val="center"/>
          </w:tcPr>
          <w:p w14:paraId="6F6187A2" w14:textId="77777777" w:rsidR="009271D1" w:rsidRPr="009271D1" w:rsidRDefault="009271D1" w:rsidP="009271D1">
            <w:pPr>
              <w:jc w:val="right"/>
              <w:rPr>
                <w:ins w:id="684" w:author="hanwha" w:date="2022-07-28T09:46:00Z"/>
                <w:rFonts w:ascii="Arial" w:eastAsia="맑은 고딕" w:hAnsi="Arial" w:cs="Arial"/>
                <w:color w:val="000000"/>
                <w:sz w:val="16"/>
                <w:szCs w:val="16"/>
              </w:rPr>
            </w:pPr>
            <w:ins w:id="685" w:author="hanwha" w:date="2022-07-28T09:46:00Z">
              <w:r w:rsidRPr="009271D1">
                <w:rPr>
                  <w:rFonts w:ascii="Arial" w:eastAsia="맑은 고딕" w:hAnsi="Arial" w:cs="Arial" w:hint="eastAsia"/>
                  <w:color w:val="000000"/>
                  <w:sz w:val="16"/>
                  <w:szCs w:val="16"/>
                </w:rPr>
                <w:t>949,461,596,969</w:t>
              </w:r>
            </w:ins>
          </w:p>
        </w:tc>
        <w:tc>
          <w:tcPr>
            <w:tcW w:w="1985" w:type="dxa"/>
            <w:tcBorders>
              <w:top w:val="nil"/>
              <w:left w:val="nil"/>
              <w:bottom w:val="single" w:sz="8" w:space="0" w:color="auto"/>
              <w:right w:val="single" w:sz="8" w:space="0" w:color="auto"/>
            </w:tcBorders>
            <w:shd w:val="clear" w:color="auto" w:fill="auto"/>
            <w:noWrap/>
            <w:vAlign w:val="center"/>
          </w:tcPr>
          <w:p w14:paraId="0B9D35F6" w14:textId="77777777" w:rsidR="009271D1" w:rsidRPr="009271D1" w:rsidRDefault="009271D1" w:rsidP="009271D1">
            <w:pPr>
              <w:jc w:val="right"/>
              <w:rPr>
                <w:ins w:id="686" w:author="hanwha" w:date="2022-07-28T09:46:00Z"/>
                <w:rFonts w:ascii="Arial" w:eastAsia="맑은 고딕" w:hAnsi="Arial" w:cs="Arial"/>
                <w:color w:val="000000"/>
                <w:sz w:val="16"/>
                <w:szCs w:val="16"/>
              </w:rPr>
            </w:pPr>
            <w:ins w:id="687" w:author="hanwha" w:date="2022-07-28T09:46:00Z">
              <w:r w:rsidRPr="009271D1">
                <w:rPr>
                  <w:rFonts w:ascii="Arial" w:eastAsia="맑은 고딕" w:hAnsi="Arial" w:cs="Arial" w:hint="eastAsia"/>
                  <w:color w:val="000000"/>
                  <w:sz w:val="16"/>
                  <w:szCs w:val="16"/>
                </w:rPr>
                <w:t>137,592,184,675</w:t>
              </w:r>
            </w:ins>
          </w:p>
        </w:tc>
        <w:tc>
          <w:tcPr>
            <w:tcW w:w="1984" w:type="dxa"/>
            <w:tcBorders>
              <w:top w:val="nil"/>
              <w:left w:val="nil"/>
              <w:bottom w:val="single" w:sz="8" w:space="0" w:color="auto"/>
              <w:right w:val="single" w:sz="8" w:space="0" w:color="auto"/>
            </w:tcBorders>
            <w:shd w:val="clear" w:color="auto" w:fill="auto"/>
            <w:noWrap/>
            <w:vAlign w:val="center"/>
          </w:tcPr>
          <w:p w14:paraId="292BC542" w14:textId="77777777" w:rsidR="009271D1" w:rsidRPr="009271D1" w:rsidRDefault="009271D1" w:rsidP="009271D1">
            <w:pPr>
              <w:jc w:val="right"/>
              <w:rPr>
                <w:ins w:id="688" w:author="hanwha" w:date="2022-07-28T09:46:00Z"/>
                <w:rFonts w:ascii="Arial" w:eastAsia="맑은 고딕" w:hAnsi="Arial" w:cs="Arial"/>
                <w:color w:val="000000"/>
                <w:sz w:val="16"/>
                <w:szCs w:val="16"/>
              </w:rPr>
            </w:pPr>
            <w:ins w:id="689" w:author="hanwha" w:date="2022-07-28T09:46:00Z">
              <w:r w:rsidRPr="009271D1">
                <w:rPr>
                  <w:rFonts w:ascii="Arial" w:eastAsia="맑은 고딕" w:hAnsi="Arial" w:cs="Arial" w:hint="eastAsia"/>
                  <w:color w:val="000000"/>
                  <w:sz w:val="16"/>
                  <w:szCs w:val="16"/>
                </w:rPr>
                <w:t>811,869,412,294</w:t>
              </w:r>
            </w:ins>
          </w:p>
        </w:tc>
      </w:tr>
      <w:tr w:rsidR="009271D1" w:rsidRPr="009271D1" w14:paraId="2B33EC8B" w14:textId="77777777" w:rsidTr="006C3448">
        <w:trPr>
          <w:trHeight w:val="330"/>
          <w:ins w:id="690" w:author="hanwha" w:date="2022-07-28T09:46:00Z"/>
        </w:trPr>
        <w:tc>
          <w:tcPr>
            <w:tcW w:w="3260" w:type="dxa"/>
            <w:noWrap/>
            <w:hideMark/>
          </w:tcPr>
          <w:p w14:paraId="6D1B49D5" w14:textId="77777777" w:rsidR="009271D1" w:rsidRPr="009271D1" w:rsidRDefault="009271D1" w:rsidP="009271D1">
            <w:pPr>
              <w:ind w:firstLineChars="200" w:firstLine="320"/>
              <w:rPr>
                <w:ins w:id="691" w:author="hanwha" w:date="2022-07-28T09:46:00Z"/>
                <w:rFonts w:ascii="Arial" w:eastAsia="맑은 고딕" w:hAnsi="Arial" w:cs="Arial"/>
                <w:sz w:val="16"/>
                <w:szCs w:val="16"/>
              </w:rPr>
            </w:pPr>
            <w:ins w:id="692" w:author="hanwha" w:date="2022-07-28T09:46:00Z">
              <w:r w:rsidRPr="009271D1">
                <w:rPr>
                  <w:rFonts w:ascii="Arial" w:eastAsia="맑은 고딕" w:hAnsi="Arial" w:cs="Arial"/>
                  <w:sz w:val="16"/>
                  <w:szCs w:val="16"/>
                </w:rPr>
                <w:t>유동</w:t>
              </w:r>
              <w:r w:rsidRPr="009271D1">
                <w:rPr>
                  <w:rFonts w:ascii="Arial" w:eastAsia="맑은 고딕" w:hAnsi="Arial" w:cs="Arial" w:hint="eastAsia"/>
                  <w:sz w:val="16"/>
                  <w:szCs w:val="16"/>
                </w:rPr>
                <w:t>충당</w:t>
              </w:r>
              <w:r w:rsidRPr="009271D1">
                <w:rPr>
                  <w:rFonts w:ascii="Arial" w:eastAsia="맑은 고딕" w:hAnsi="Arial" w:cs="Arial"/>
                  <w:sz w:val="16"/>
                  <w:szCs w:val="16"/>
                </w:rPr>
                <w:t>부채</w:t>
              </w:r>
            </w:ins>
          </w:p>
        </w:tc>
        <w:tc>
          <w:tcPr>
            <w:tcW w:w="1843" w:type="dxa"/>
            <w:tcBorders>
              <w:top w:val="nil"/>
              <w:left w:val="nil"/>
              <w:bottom w:val="single" w:sz="8" w:space="0" w:color="auto"/>
              <w:right w:val="single" w:sz="8" w:space="0" w:color="auto"/>
            </w:tcBorders>
            <w:shd w:val="clear" w:color="auto" w:fill="auto"/>
            <w:noWrap/>
            <w:vAlign w:val="center"/>
          </w:tcPr>
          <w:p w14:paraId="4AEC72C1" w14:textId="77777777" w:rsidR="009271D1" w:rsidRPr="009271D1" w:rsidRDefault="009271D1" w:rsidP="009271D1">
            <w:pPr>
              <w:jc w:val="right"/>
              <w:rPr>
                <w:ins w:id="693" w:author="hanwha" w:date="2022-07-28T09:46:00Z"/>
                <w:rFonts w:ascii="Arial" w:eastAsia="맑은 고딕" w:hAnsi="Arial" w:cs="Arial"/>
                <w:color w:val="000000"/>
                <w:sz w:val="16"/>
                <w:szCs w:val="16"/>
              </w:rPr>
            </w:pPr>
            <w:ins w:id="694" w:author="hanwha" w:date="2022-07-28T09:46:00Z">
              <w:r w:rsidRPr="009271D1">
                <w:rPr>
                  <w:rFonts w:ascii="Arial" w:eastAsia="맑은 고딕" w:hAnsi="Arial" w:cs="Arial" w:hint="eastAsia"/>
                  <w:color w:val="000000"/>
                  <w:sz w:val="16"/>
                  <w:szCs w:val="16"/>
                </w:rPr>
                <w:t>65,369,991,856</w:t>
              </w:r>
            </w:ins>
          </w:p>
        </w:tc>
        <w:tc>
          <w:tcPr>
            <w:tcW w:w="1985" w:type="dxa"/>
            <w:tcBorders>
              <w:top w:val="nil"/>
              <w:left w:val="nil"/>
              <w:bottom w:val="single" w:sz="8" w:space="0" w:color="auto"/>
              <w:right w:val="single" w:sz="8" w:space="0" w:color="auto"/>
            </w:tcBorders>
            <w:shd w:val="clear" w:color="auto" w:fill="auto"/>
            <w:noWrap/>
            <w:vAlign w:val="center"/>
          </w:tcPr>
          <w:p w14:paraId="6BFB320C" w14:textId="77777777" w:rsidR="009271D1" w:rsidRPr="009271D1" w:rsidRDefault="009271D1" w:rsidP="009271D1">
            <w:pPr>
              <w:jc w:val="right"/>
              <w:rPr>
                <w:ins w:id="695" w:author="hanwha" w:date="2022-07-28T09:46:00Z"/>
                <w:rFonts w:ascii="Arial" w:eastAsia="맑은 고딕" w:hAnsi="Arial" w:cs="Arial"/>
                <w:color w:val="000000"/>
                <w:sz w:val="16"/>
                <w:szCs w:val="16"/>
              </w:rPr>
            </w:pPr>
            <w:ins w:id="696" w:author="hanwha" w:date="2022-07-28T09:46:00Z">
              <w:r w:rsidRPr="009271D1">
                <w:rPr>
                  <w:rFonts w:ascii="Arial" w:eastAsia="맑은 고딕" w:hAnsi="Arial" w:cs="Arial" w:hint="eastAsia"/>
                  <w:color w:val="000000"/>
                  <w:sz w:val="16"/>
                  <w:szCs w:val="16"/>
                </w:rPr>
                <w:t>23,845,149,792</w:t>
              </w:r>
            </w:ins>
          </w:p>
        </w:tc>
        <w:tc>
          <w:tcPr>
            <w:tcW w:w="1984" w:type="dxa"/>
            <w:tcBorders>
              <w:top w:val="nil"/>
              <w:left w:val="nil"/>
              <w:bottom w:val="single" w:sz="8" w:space="0" w:color="auto"/>
              <w:right w:val="single" w:sz="8" w:space="0" w:color="auto"/>
            </w:tcBorders>
            <w:shd w:val="clear" w:color="auto" w:fill="auto"/>
            <w:noWrap/>
            <w:vAlign w:val="center"/>
          </w:tcPr>
          <w:p w14:paraId="1EBBF1B2" w14:textId="77777777" w:rsidR="009271D1" w:rsidRPr="009271D1" w:rsidRDefault="009271D1" w:rsidP="009271D1">
            <w:pPr>
              <w:jc w:val="right"/>
              <w:rPr>
                <w:ins w:id="697" w:author="hanwha" w:date="2022-07-28T09:46:00Z"/>
                <w:rFonts w:ascii="Arial" w:eastAsia="맑은 고딕" w:hAnsi="Arial" w:cs="Arial"/>
                <w:color w:val="000000"/>
                <w:sz w:val="16"/>
                <w:szCs w:val="16"/>
              </w:rPr>
            </w:pPr>
            <w:ins w:id="698" w:author="hanwha" w:date="2022-07-28T09:46:00Z">
              <w:r w:rsidRPr="009271D1">
                <w:rPr>
                  <w:rFonts w:ascii="Arial" w:eastAsia="맑은 고딕" w:hAnsi="Arial" w:cs="Arial" w:hint="eastAsia"/>
                  <w:color w:val="000000"/>
                  <w:sz w:val="16"/>
                  <w:szCs w:val="16"/>
                </w:rPr>
                <w:t>41,524,842,064</w:t>
              </w:r>
            </w:ins>
          </w:p>
        </w:tc>
      </w:tr>
      <w:tr w:rsidR="009271D1" w:rsidRPr="009271D1" w14:paraId="114D5062" w14:textId="77777777" w:rsidTr="006C3448">
        <w:trPr>
          <w:trHeight w:val="330"/>
          <w:ins w:id="699" w:author="hanwha" w:date="2022-07-28T09:46:00Z"/>
        </w:trPr>
        <w:tc>
          <w:tcPr>
            <w:tcW w:w="3260" w:type="dxa"/>
            <w:noWrap/>
            <w:hideMark/>
          </w:tcPr>
          <w:p w14:paraId="020650CA" w14:textId="77777777" w:rsidR="009271D1" w:rsidRPr="009271D1" w:rsidRDefault="009271D1" w:rsidP="009271D1">
            <w:pPr>
              <w:ind w:firstLineChars="200" w:firstLine="320"/>
              <w:rPr>
                <w:ins w:id="700" w:author="hanwha" w:date="2022-07-28T09:46:00Z"/>
                <w:rFonts w:ascii="Arial" w:eastAsia="맑은 고딕" w:hAnsi="Arial" w:cs="Arial"/>
                <w:sz w:val="16"/>
                <w:szCs w:val="16"/>
              </w:rPr>
            </w:pPr>
            <w:ins w:id="701" w:author="hanwha" w:date="2022-07-28T09:46:00Z">
              <w:r w:rsidRPr="009271D1">
                <w:rPr>
                  <w:rFonts w:ascii="Arial" w:eastAsia="맑은 고딕" w:hAnsi="Arial" w:cs="Arial"/>
                  <w:sz w:val="16"/>
                  <w:szCs w:val="16"/>
                </w:rPr>
                <w:t>당기법인세부채</w:t>
              </w:r>
            </w:ins>
          </w:p>
        </w:tc>
        <w:tc>
          <w:tcPr>
            <w:tcW w:w="1843" w:type="dxa"/>
            <w:tcBorders>
              <w:top w:val="nil"/>
              <w:left w:val="nil"/>
              <w:bottom w:val="single" w:sz="8" w:space="0" w:color="auto"/>
              <w:right w:val="single" w:sz="8" w:space="0" w:color="auto"/>
            </w:tcBorders>
            <w:shd w:val="clear" w:color="auto" w:fill="auto"/>
            <w:noWrap/>
            <w:vAlign w:val="center"/>
          </w:tcPr>
          <w:p w14:paraId="47560304" w14:textId="77777777" w:rsidR="009271D1" w:rsidRPr="009271D1" w:rsidRDefault="009271D1" w:rsidP="009271D1">
            <w:pPr>
              <w:jc w:val="right"/>
              <w:rPr>
                <w:ins w:id="702" w:author="hanwha" w:date="2022-07-28T09:46:00Z"/>
                <w:rFonts w:ascii="Arial" w:eastAsia="맑은 고딕" w:hAnsi="Arial" w:cs="Arial"/>
                <w:color w:val="000000"/>
                <w:sz w:val="16"/>
                <w:szCs w:val="16"/>
              </w:rPr>
            </w:pPr>
            <w:ins w:id="703" w:author="hanwha" w:date="2022-07-28T09:46:00Z">
              <w:r w:rsidRPr="009271D1">
                <w:rPr>
                  <w:rFonts w:ascii="Arial" w:eastAsia="맑은 고딕" w:hAnsi="Arial" w:cs="Arial" w:hint="eastAsia"/>
                  <w:color w:val="000000"/>
                  <w:sz w:val="16"/>
                  <w:szCs w:val="16"/>
                </w:rPr>
                <w:t>14,516,116,834</w:t>
              </w:r>
            </w:ins>
          </w:p>
        </w:tc>
        <w:tc>
          <w:tcPr>
            <w:tcW w:w="1985" w:type="dxa"/>
            <w:tcBorders>
              <w:top w:val="nil"/>
              <w:left w:val="nil"/>
              <w:bottom w:val="single" w:sz="8" w:space="0" w:color="auto"/>
              <w:right w:val="single" w:sz="8" w:space="0" w:color="auto"/>
            </w:tcBorders>
            <w:shd w:val="clear" w:color="auto" w:fill="auto"/>
            <w:noWrap/>
            <w:vAlign w:val="center"/>
          </w:tcPr>
          <w:p w14:paraId="49BE7BAF" w14:textId="77777777" w:rsidR="009271D1" w:rsidRPr="009271D1" w:rsidRDefault="009271D1" w:rsidP="009271D1">
            <w:pPr>
              <w:jc w:val="right"/>
              <w:rPr>
                <w:ins w:id="704" w:author="hanwha" w:date="2022-07-28T09:46:00Z"/>
                <w:rFonts w:ascii="Arial" w:eastAsia="맑은 고딕" w:hAnsi="Arial" w:cs="Arial"/>
                <w:color w:val="000000"/>
                <w:sz w:val="16"/>
                <w:szCs w:val="16"/>
              </w:rPr>
            </w:pPr>
            <w:ins w:id="705" w:author="hanwha" w:date="2022-07-28T09:46:00Z">
              <w:r w:rsidRPr="009271D1">
                <w:rPr>
                  <w:rFonts w:ascii="Arial" w:eastAsia="맑은 고딕" w:hAnsi="Arial" w:cs="Arial" w:hint="eastAsia"/>
                  <w:color w:val="000000"/>
                  <w:sz w:val="16"/>
                  <w:szCs w:val="16"/>
                </w:rPr>
                <w:t>14,516,116,834</w:t>
              </w:r>
            </w:ins>
          </w:p>
        </w:tc>
        <w:tc>
          <w:tcPr>
            <w:tcW w:w="1984" w:type="dxa"/>
            <w:tcBorders>
              <w:top w:val="nil"/>
              <w:left w:val="nil"/>
              <w:bottom w:val="single" w:sz="8" w:space="0" w:color="auto"/>
              <w:right w:val="single" w:sz="8" w:space="0" w:color="auto"/>
            </w:tcBorders>
            <w:shd w:val="clear" w:color="auto" w:fill="auto"/>
            <w:noWrap/>
            <w:vAlign w:val="center"/>
          </w:tcPr>
          <w:p w14:paraId="2B9BC124" w14:textId="77777777" w:rsidR="009271D1" w:rsidRPr="009271D1" w:rsidRDefault="009271D1" w:rsidP="009271D1">
            <w:pPr>
              <w:jc w:val="right"/>
              <w:rPr>
                <w:ins w:id="706" w:author="hanwha" w:date="2022-07-28T09:46:00Z"/>
                <w:rFonts w:ascii="Arial" w:eastAsia="맑은 고딕" w:hAnsi="Arial" w:cs="Arial"/>
                <w:color w:val="000000"/>
                <w:sz w:val="16"/>
                <w:szCs w:val="16"/>
              </w:rPr>
            </w:pPr>
            <w:ins w:id="707" w:author="hanwha" w:date="2022-07-28T09:46:00Z">
              <w:r w:rsidRPr="009271D1">
                <w:rPr>
                  <w:rFonts w:ascii="Arial" w:eastAsia="맑은 고딕" w:hAnsi="Arial" w:cs="Arial"/>
                  <w:color w:val="000000"/>
                  <w:sz w:val="16"/>
                  <w:szCs w:val="16"/>
                </w:rPr>
                <w:t>-</w:t>
              </w:r>
            </w:ins>
          </w:p>
        </w:tc>
      </w:tr>
      <w:tr w:rsidR="009271D1" w:rsidRPr="009271D1" w14:paraId="48B061F9" w14:textId="77777777" w:rsidTr="006C3448">
        <w:trPr>
          <w:trHeight w:val="330"/>
          <w:ins w:id="708" w:author="hanwha" w:date="2022-07-28T09:46:00Z"/>
        </w:trPr>
        <w:tc>
          <w:tcPr>
            <w:tcW w:w="3260" w:type="dxa"/>
            <w:noWrap/>
            <w:hideMark/>
          </w:tcPr>
          <w:p w14:paraId="5E116BF5" w14:textId="77777777" w:rsidR="009271D1" w:rsidRPr="009271D1" w:rsidRDefault="009271D1" w:rsidP="009271D1">
            <w:pPr>
              <w:ind w:firstLineChars="100" w:firstLine="160"/>
              <w:rPr>
                <w:ins w:id="709" w:author="hanwha" w:date="2022-07-28T09:46:00Z"/>
                <w:rFonts w:ascii="Arial" w:eastAsia="맑은 고딕" w:hAnsi="Arial" w:cs="Arial"/>
                <w:b/>
                <w:bCs/>
                <w:sz w:val="16"/>
                <w:szCs w:val="16"/>
              </w:rPr>
            </w:pPr>
            <w:proofErr w:type="spellStart"/>
            <w:ins w:id="710" w:author="hanwha" w:date="2022-07-28T09:46:00Z">
              <w:r w:rsidRPr="009271D1">
                <w:rPr>
                  <w:rFonts w:ascii="Arial" w:eastAsia="맑은 고딕" w:hAnsi="Arial" w:cs="Arial"/>
                  <w:b/>
                  <w:bCs/>
                  <w:sz w:val="16"/>
                  <w:szCs w:val="16"/>
                </w:rPr>
                <w:t>비유동부채</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5D678439" w14:textId="77777777" w:rsidR="009271D1" w:rsidRPr="009271D1" w:rsidRDefault="009271D1" w:rsidP="009271D1">
            <w:pPr>
              <w:jc w:val="right"/>
              <w:rPr>
                <w:ins w:id="711" w:author="hanwha" w:date="2022-07-28T09:46:00Z"/>
                <w:rFonts w:ascii="Arial" w:eastAsia="맑은 고딕" w:hAnsi="Arial" w:cs="Arial"/>
                <w:b/>
                <w:bCs/>
                <w:color w:val="000000"/>
                <w:sz w:val="16"/>
                <w:szCs w:val="16"/>
              </w:rPr>
            </w:pPr>
            <w:ins w:id="712" w:author="hanwha" w:date="2022-07-28T09:46:00Z">
              <w:r w:rsidRPr="009271D1">
                <w:rPr>
                  <w:rFonts w:ascii="Arial" w:eastAsia="맑은 고딕" w:hAnsi="Arial" w:cs="Arial" w:hint="eastAsia"/>
                  <w:b/>
                  <w:color w:val="000000"/>
                  <w:sz w:val="16"/>
                  <w:szCs w:val="16"/>
                </w:rPr>
                <w:t>1,839,953,315,523</w:t>
              </w:r>
            </w:ins>
          </w:p>
        </w:tc>
        <w:tc>
          <w:tcPr>
            <w:tcW w:w="1985" w:type="dxa"/>
            <w:tcBorders>
              <w:top w:val="nil"/>
              <w:left w:val="nil"/>
              <w:bottom w:val="single" w:sz="8" w:space="0" w:color="auto"/>
              <w:right w:val="single" w:sz="8" w:space="0" w:color="auto"/>
            </w:tcBorders>
            <w:shd w:val="clear" w:color="auto" w:fill="auto"/>
            <w:noWrap/>
            <w:vAlign w:val="center"/>
          </w:tcPr>
          <w:p w14:paraId="67485FF6" w14:textId="77777777" w:rsidR="009271D1" w:rsidRPr="009271D1" w:rsidRDefault="009271D1" w:rsidP="009271D1">
            <w:pPr>
              <w:jc w:val="right"/>
              <w:rPr>
                <w:ins w:id="713" w:author="hanwha" w:date="2022-07-28T09:46:00Z"/>
                <w:rFonts w:ascii="Arial" w:eastAsia="맑은 고딕" w:hAnsi="Arial" w:cs="Arial"/>
                <w:b/>
                <w:bCs/>
                <w:color w:val="000000"/>
                <w:sz w:val="16"/>
                <w:szCs w:val="16"/>
              </w:rPr>
            </w:pPr>
            <w:ins w:id="714" w:author="hanwha" w:date="2022-07-28T09:46:00Z">
              <w:r w:rsidRPr="009271D1">
                <w:rPr>
                  <w:rFonts w:ascii="Arial" w:eastAsia="맑은 고딕" w:hAnsi="Arial" w:cs="Arial"/>
                  <w:b/>
                  <w:bCs/>
                  <w:color w:val="000000"/>
                  <w:sz w:val="16"/>
                  <w:szCs w:val="16"/>
                </w:rPr>
                <w:t>1,555,410,110,200</w:t>
              </w:r>
            </w:ins>
          </w:p>
        </w:tc>
        <w:tc>
          <w:tcPr>
            <w:tcW w:w="1984" w:type="dxa"/>
            <w:tcBorders>
              <w:top w:val="nil"/>
              <w:left w:val="nil"/>
              <w:bottom w:val="single" w:sz="8" w:space="0" w:color="auto"/>
              <w:right w:val="single" w:sz="8" w:space="0" w:color="auto"/>
            </w:tcBorders>
            <w:shd w:val="clear" w:color="auto" w:fill="auto"/>
            <w:noWrap/>
            <w:vAlign w:val="center"/>
          </w:tcPr>
          <w:p w14:paraId="5E9657BA" w14:textId="77777777" w:rsidR="009271D1" w:rsidRPr="009271D1" w:rsidRDefault="009271D1" w:rsidP="009271D1">
            <w:pPr>
              <w:jc w:val="right"/>
              <w:rPr>
                <w:ins w:id="715" w:author="hanwha" w:date="2022-07-28T09:46:00Z"/>
                <w:rFonts w:ascii="Arial" w:eastAsia="맑은 고딕" w:hAnsi="Arial" w:cs="Arial"/>
                <w:b/>
                <w:bCs/>
                <w:color w:val="000000"/>
                <w:sz w:val="16"/>
                <w:szCs w:val="16"/>
              </w:rPr>
            </w:pPr>
            <w:ins w:id="716" w:author="hanwha" w:date="2022-07-28T09:46:00Z">
              <w:r w:rsidRPr="009271D1">
                <w:rPr>
                  <w:rFonts w:ascii="Arial" w:eastAsia="맑은 고딕" w:hAnsi="Arial" w:cs="Arial"/>
                  <w:b/>
                  <w:bCs/>
                  <w:color w:val="000000"/>
                  <w:sz w:val="16"/>
                  <w:szCs w:val="16"/>
                </w:rPr>
                <w:t>284,543,205,323</w:t>
              </w:r>
            </w:ins>
          </w:p>
        </w:tc>
      </w:tr>
      <w:tr w:rsidR="009271D1" w:rsidRPr="009271D1" w14:paraId="5F428447" w14:textId="77777777" w:rsidTr="006C3448">
        <w:trPr>
          <w:trHeight w:val="330"/>
          <w:ins w:id="717" w:author="hanwha" w:date="2022-07-28T09:46:00Z"/>
        </w:trPr>
        <w:tc>
          <w:tcPr>
            <w:tcW w:w="3260" w:type="dxa"/>
            <w:noWrap/>
            <w:hideMark/>
          </w:tcPr>
          <w:p w14:paraId="31AB5A69" w14:textId="77777777" w:rsidR="009271D1" w:rsidRPr="009271D1" w:rsidRDefault="009271D1" w:rsidP="009271D1">
            <w:pPr>
              <w:ind w:firstLineChars="200" w:firstLine="320"/>
              <w:rPr>
                <w:ins w:id="718" w:author="hanwha" w:date="2022-07-28T09:46:00Z"/>
                <w:rFonts w:ascii="Arial" w:eastAsia="맑은 고딕" w:hAnsi="Arial" w:cs="Arial"/>
                <w:sz w:val="16"/>
                <w:szCs w:val="16"/>
              </w:rPr>
            </w:pPr>
            <w:proofErr w:type="spellStart"/>
            <w:ins w:id="719" w:author="hanwha" w:date="2022-07-28T09:46:00Z">
              <w:r w:rsidRPr="009271D1">
                <w:rPr>
                  <w:rFonts w:ascii="Arial" w:eastAsia="맑은 고딕" w:hAnsi="Arial" w:cs="Arial" w:hint="eastAsia"/>
                  <w:sz w:val="16"/>
                  <w:szCs w:val="16"/>
                </w:rPr>
                <w:t>매입채무및기타채무</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15B83687" w14:textId="77777777" w:rsidR="009271D1" w:rsidRPr="009271D1" w:rsidRDefault="009271D1" w:rsidP="009271D1">
            <w:pPr>
              <w:jc w:val="right"/>
              <w:rPr>
                <w:ins w:id="720" w:author="hanwha" w:date="2022-07-28T09:46:00Z"/>
                <w:rFonts w:ascii="Arial" w:eastAsia="맑은 고딕" w:hAnsi="Arial" w:cs="Arial"/>
                <w:color w:val="000000"/>
                <w:sz w:val="16"/>
                <w:szCs w:val="16"/>
              </w:rPr>
            </w:pPr>
            <w:ins w:id="721" w:author="hanwha" w:date="2022-07-28T09:46:00Z">
              <w:r w:rsidRPr="009271D1">
                <w:rPr>
                  <w:rFonts w:ascii="Arial" w:eastAsia="맑은 고딕" w:hAnsi="Arial" w:cs="Arial" w:hint="eastAsia"/>
                  <w:color w:val="000000"/>
                  <w:sz w:val="16"/>
                  <w:szCs w:val="16"/>
                </w:rPr>
                <w:t>5,709,616,131</w:t>
              </w:r>
            </w:ins>
          </w:p>
        </w:tc>
        <w:tc>
          <w:tcPr>
            <w:tcW w:w="1985" w:type="dxa"/>
            <w:tcBorders>
              <w:top w:val="nil"/>
              <w:left w:val="nil"/>
              <w:bottom w:val="single" w:sz="8" w:space="0" w:color="auto"/>
              <w:right w:val="single" w:sz="8" w:space="0" w:color="auto"/>
            </w:tcBorders>
            <w:shd w:val="clear" w:color="auto" w:fill="auto"/>
            <w:noWrap/>
            <w:vAlign w:val="center"/>
          </w:tcPr>
          <w:p w14:paraId="57109E5A" w14:textId="77777777" w:rsidR="009271D1" w:rsidRPr="009271D1" w:rsidRDefault="009271D1" w:rsidP="009271D1">
            <w:pPr>
              <w:jc w:val="right"/>
              <w:rPr>
                <w:ins w:id="722" w:author="hanwha" w:date="2022-07-28T09:46:00Z"/>
                <w:rFonts w:ascii="Arial" w:eastAsia="맑은 고딕" w:hAnsi="Arial" w:cs="Arial"/>
                <w:color w:val="000000"/>
                <w:sz w:val="16"/>
                <w:szCs w:val="16"/>
              </w:rPr>
            </w:pPr>
            <w:ins w:id="723" w:author="hanwha" w:date="2022-07-28T09:46:00Z">
              <w:r w:rsidRPr="009271D1">
                <w:rPr>
                  <w:rFonts w:ascii="Arial" w:eastAsia="맑은 고딕" w:hAnsi="Arial" w:cs="Arial" w:hint="eastAsia"/>
                  <w:color w:val="000000"/>
                  <w:sz w:val="16"/>
                  <w:szCs w:val="16"/>
                </w:rPr>
                <w:t>4,802,222,729</w:t>
              </w:r>
            </w:ins>
          </w:p>
        </w:tc>
        <w:tc>
          <w:tcPr>
            <w:tcW w:w="1984" w:type="dxa"/>
            <w:tcBorders>
              <w:top w:val="nil"/>
              <w:left w:val="nil"/>
              <w:bottom w:val="single" w:sz="8" w:space="0" w:color="auto"/>
              <w:right w:val="single" w:sz="8" w:space="0" w:color="auto"/>
            </w:tcBorders>
            <w:shd w:val="clear" w:color="auto" w:fill="auto"/>
            <w:noWrap/>
            <w:vAlign w:val="center"/>
          </w:tcPr>
          <w:p w14:paraId="3397BD36" w14:textId="77777777" w:rsidR="009271D1" w:rsidRPr="009271D1" w:rsidRDefault="009271D1" w:rsidP="009271D1">
            <w:pPr>
              <w:jc w:val="right"/>
              <w:rPr>
                <w:ins w:id="724" w:author="hanwha" w:date="2022-07-28T09:46:00Z"/>
                <w:rFonts w:ascii="Arial" w:eastAsia="맑은 고딕" w:hAnsi="Arial" w:cs="Arial"/>
                <w:color w:val="000000"/>
                <w:sz w:val="16"/>
                <w:szCs w:val="16"/>
              </w:rPr>
            </w:pPr>
            <w:ins w:id="725" w:author="hanwha" w:date="2022-07-28T09:46:00Z">
              <w:r w:rsidRPr="009271D1">
                <w:rPr>
                  <w:rFonts w:ascii="Arial" w:eastAsia="맑은 고딕" w:hAnsi="Arial" w:cs="Arial" w:hint="eastAsia"/>
                  <w:color w:val="000000"/>
                  <w:sz w:val="16"/>
                  <w:szCs w:val="16"/>
                </w:rPr>
                <w:t>907,393,402</w:t>
              </w:r>
            </w:ins>
          </w:p>
        </w:tc>
      </w:tr>
      <w:tr w:rsidR="009271D1" w:rsidRPr="009271D1" w14:paraId="71BB8303" w14:textId="77777777" w:rsidTr="006C3448">
        <w:trPr>
          <w:trHeight w:val="330"/>
          <w:ins w:id="726" w:author="hanwha" w:date="2022-07-28T09:46:00Z"/>
        </w:trPr>
        <w:tc>
          <w:tcPr>
            <w:tcW w:w="3260" w:type="dxa"/>
            <w:noWrap/>
            <w:hideMark/>
          </w:tcPr>
          <w:p w14:paraId="15D97276" w14:textId="77777777" w:rsidR="009271D1" w:rsidRPr="009271D1" w:rsidRDefault="009271D1" w:rsidP="009271D1">
            <w:pPr>
              <w:ind w:firstLineChars="200" w:firstLine="320"/>
              <w:rPr>
                <w:ins w:id="727" w:author="hanwha" w:date="2022-07-28T09:46:00Z"/>
                <w:rFonts w:ascii="Arial" w:eastAsia="맑은 고딕" w:hAnsi="Arial" w:cs="Arial"/>
                <w:sz w:val="16"/>
                <w:szCs w:val="16"/>
              </w:rPr>
            </w:pPr>
            <w:proofErr w:type="spellStart"/>
            <w:ins w:id="728" w:author="hanwha" w:date="2022-07-28T09:46:00Z">
              <w:r w:rsidRPr="009271D1">
                <w:rPr>
                  <w:rFonts w:ascii="Arial" w:eastAsia="맑은 고딕" w:hAnsi="Arial" w:cs="Arial" w:hint="eastAsia"/>
                  <w:sz w:val="16"/>
                  <w:szCs w:val="16"/>
                </w:rPr>
                <w:t>차입금및사채</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5208C41A" w14:textId="77777777" w:rsidR="009271D1" w:rsidRPr="009271D1" w:rsidRDefault="009271D1" w:rsidP="009271D1">
            <w:pPr>
              <w:jc w:val="right"/>
              <w:rPr>
                <w:ins w:id="729" w:author="hanwha" w:date="2022-07-28T09:46:00Z"/>
                <w:rFonts w:ascii="Arial" w:eastAsia="맑은 고딕" w:hAnsi="Arial" w:cs="Arial"/>
                <w:color w:val="000000"/>
                <w:sz w:val="16"/>
                <w:szCs w:val="16"/>
              </w:rPr>
            </w:pPr>
            <w:ins w:id="730" w:author="hanwha" w:date="2022-07-28T09:46:00Z">
              <w:r w:rsidRPr="009271D1">
                <w:rPr>
                  <w:rFonts w:ascii="Arial" w:eastAsia="맑은 고딕" w:hAnsi="Arial" w:cs="Arial" w:hint="eastAsia"/>
                  <w:color w:val="000000"/>
                  <w:sz w:val="16"/>
                  <w:szCs w:val="16"/>
                </w:rPr>
                <w:t>1,267,800,219,770</w:t>
              </w:r>
            </w:ins>
          </w:p>
        </w:tc>
        <w:tc>
          <w:tcPr>
            <w:tcW w:w="1985" w:type="dxa"/>
            <w:tcBorders>
              <w:top w:val="nil"/>
              <w:left w:val="nil"/>
              <w:bottom w:val="single" w:sz="8" w:space="0" w:color="auto"/>
              <w:right w:val="single" w:sz="8" w:space="0" w:color="auto"/>
            </w:tcBorders>
            <w:shd w:val="clear" w:color="auto" w:fill="auto"/>
            <w:noWrap/>
            <w:vAlign w:val="center"/>
          </w:tcPr>
          <w:p w14:paraId="3557EBDE" w14:textId="77777777" w:rsidR="009271D1" w:rsidRPr="009271D1" w:rsidRDefault="009271D1" w:rsidP="009271D1">
            <w:pPr>
              <w:jc w:val="right"/>
              <w:rPr>
                <w:ins w:id="731" w:author="hanwha" w:date="2022-07-28T09:46:00Z"/>
                <w:rFonts w:ascii="Arial" w:eastAsia="맑은 고딕" w:hAnsi="Arial" w:cs="Arial"/>
                <w:color w:val="000000"/>
                <w:sz w:val="16"/>
                <w:szCs w:val="16"/>
              </w:rPr>
            </w:pPr>
            <w:ins w:id="732" w:author="hanwha" w:date="2022-07-28T09:46:00Z">
              <w:r w:rsidRPr="009271D1">
                <w:rPr>
                  <w:rFonts w:ascii="Arial" w:eastAsia="맑은 고딕" w:hAnsi="Arial" w:cs="Arial" w:hint="eastAsia"/>
                  <w:color w:val="000000"/>
                  <w:sz w:val="16"/>
                  <w:szCs w:val="16"/>
                </w:rPr>
                <w:t>1,185,973,419,770</w:t>
              </w:r>
            </w:ins>
          </w:p>
        </w:tc>
        <w:tc>
          <w:tcPr>
            <w:tcW w:w="1984" w:type="dxa"/>
            <w:tcBorders>
              <w:top w:val="nil"/>
              <w:left w:val="nil"/>
              <w:bottom w:val="single" w:sz="8" w:space="0" w:color="auto"/>
              <w:right w:val="single" w:sz="8" w:space="0" w:color="auto"/>
            </w:tcBorders>
            <w:shd w:val="clear" w:color="auto" w:fill="auto"/>
            <w:noWrap/>
            <w:vAlign w:val="center"/>
          </w:tcPr>
          <w:p w14:paraId="09007600" w14:textId="77777777" w:rsidR="009271D1" w:rsidRPr="009271D1" w:rsidRDefault="009271D1" w:rsidP="009271D1">
            <w:pPr>
              <w:jc w:val="right"/>
              <w:rPr>
                <w:ins w:id="733" w:author="hanwha" w:date="2022-07-28T09:46:00Z"/>
                <w:rFonts w:ascii="Arial" w:eastAsia="맑은 고딕" w:hAnsi="Arial" w:cs="Arial"/>
                <w:color w:val="000000"/>
                <w:sz w:val="16"/>
                <w:szCs w:val="16"/>
              </w:rPr>
            </w:pPr>
            <w:ins w:id="734" w:author="hanwha" w:date="2022-07-28T09:46:00Z">
              <w:r w:rsidRPr="009271D1">
                <w:rPr>
                  <w:rFonts w:ascii="Arial" w:eastAsia="맑은 고딕" w:hAnsi="Arial" w:cs="Arial" w:hint="eastAsia"/>
                  <w:color w:val="000000"/>
                  <w:sz w:val="16"/>
                  <w:szCs w:val="16"/>
                </w:rPr>
                <w:t>81,826,800,000</w:t>
              </w:r>
            </w:ins>
          </w:p>
        </w:tc>
      </w:tr>
      <w:tr w:rsidR="009271D1" w:rsidRPr="009271D1" w14:paraId="2FF71A36" w14:textId="77777777" w:rsidTr="006C3448">
        <w:trPr>
          <w:trHeight w:val="330"/>
          <w:ins w:id="735" w:author="hanwha" w:date="2022-07-28T09:46:00Z"/>
        </w:trPr>
        <w:tc>
          <w:tcPr>
            <w:tcW w:w="3260" w:type="dxa"/>
            <w:noWrap/>
            <w:hideMark/>
          </w:tcPr>
          <w:p w14:paraId="419DFFF4" w14:textId="77777777" w:rsidR="009271D1" w:rsidRPr="009271D1" w:rsidRDefault="009271D1" w:rsidP="009271D1">
            <w:pPr>
              <w:ind w:firstLineChars="200" w:firstLine="320"/>
              <w:rPr>
                <w:ins w:id="736" w:author="hanwha" w:date="2022-07-28T09:46:00Z"/>
                <w:rFonts w:ascii="Arial" w:eastAsia="맑은 고딕" w:hAnsi="Arial" w:cs="Arial"/>
                <w:sz w:val="16"/>
                <w:szCs w:val="16"/>
              </w:rPr>
            </w:pPr>
            <w:ins w:id="737" w:author="hanwha" w:date="2022-07-28T09:46:00Z">
              <w:r w:rsidRPr="009271D1">
                <w:rPr>
                  <w:rFonts w:ascii="Arial" w:eastAsia="맑은 고딕" w:hAnsi="Arial" w:cs="Arial"/>
                  <w:sz w:val="16"/>
                  <w:szCs w:val="16"/>
                </w:rPr>
                <w:t>기타금융부채</w:t>
              </w:r>
            </w:ins>
          </w:p>
        </w:tc>
        <w:tc>
          <w:tcPr>
            <w:tcW w:w="1843" w:type="dxa"/>
            <w:tcBorders>
              <w:top w:val="nil"/>
              <w:left w:val="nil"/>
              <w:bottom w:val="single" w:sz="8" w:space="0" w:color="auto"/>
              <w:right w:val="single" w:sz="8" w:space="0" w:color="auto"/>
            </w:tcBorders>
            <w:shd w:val="clear" w:color="auto" w:fill="auto"/>
            <w:noWrap/>
            <w:vAlign w:val="center"/>
          </w:tcPr>
          <w:p w14:paraId="657102D6" w14:textId="77777777" w:rsidR="009271D1" w:rsidRPr="009271D1" w:rsidRDefault="009271D1" w:rsidP="009271D1">
            <w:pPr>
              <w:jc w:val="right"/>
              <w:rPr>
                <w:ins w:id="738" w:author="hanwha" w:date="2022-07-28T09:46:00Z"/>
                <w:rFonts w:ascii="Arial" w:eastAsia="맑은 고딕" w:hAnsi="Arial" w:cs="Arial"/>
                <w:color w:val="000000"/>
                <w:sz w:val="16"/>
                <w:szCs w:val="16"/>
              </w:rPr>
            </w:pPr>
            <w:ins w:id="739" w:author="hanwha" w:date="2022-07-28T09:46:00Z">
              <w:r w:rsidRPr="009271D1">
                <w:rPr>
                  <w:rFonts w:ascii="Arial" w:eastAsia="맑은 고딕" w:hAnsi="Arial" w:cs="Arial" w:hint="eastAsia"/>
                  <w:color w:val="000000"/>
                  <w:sz w:val="16"/>
                  <w:szCs w:val="16"/>
                </w:rPr>
                <w:t>55,072,204,594</w:t>
              </w:r>
            </w:ins>
          </w:p>
        </w:tc>
        <w:tc>
          <w:tcPr>
            <w:tcW w:w="1985" w:type="dxa"/>
            <w:tcBorders>
              <w:top w:val="nil"/>
              <w:left w:val="nil"/>
              <w:bottom w:val="single" w:sz="8" w:space="0" w:color="auto"/>
              <w:right w:val="single" w:sz="8" w:space="0" w:color="auto"/>
            </w:tcBorders>
            <w:shd w:val="clear" w:color="auto" w:fill="auto"/>
            <w:noWrap/>
            <w:vAlign w:val="center"/>
          </w:tcPr>
          <w:p w14:paraId="3B86CBB8" w14:textId="77777777" w:rsidR="009271D1" w:rsidRPr="009271D1" w:rsidRDefault="009271D1" w:rsidP="009271D1">
            <w:pPr>
              <w:jc w:val="right"/>
              <w:rPr>
                <w:ins w:id="740" w:author="hanwha" w:date="2022-07-28T09:46:00Z"/>
                <w:rFonts w:ascii="Arial" w:eastAsia="맑은 고딕" w:hAnsi="Arial" w:cs="Arial"/>
                <w:color w:val="000000"/>
                <w:sz w:val="16"/>
                <w:szCs w:val="16"/>
              </w:rPr>
            </w:pPr>
            <w:ins w:id="741" w:author="hanwha" w:date="2022-07-28T09:46:00Z">
              <w:r w:rsidRPr="009271D1">
                <w:rPr>
                  <w:rFonts w:ascii="Arial" w:eastAsia="맑은 고딕" w:hAnsi="Arial" w:cs="Arial"/>
                  <w:color w:val="000000"/>
                  <w:sz w:val="16"/>
                  <w:szCs w:val="16"/>
                </w:rPr>
                <w:t>53,511,385,810</w:t>
              </w:r>
            </w:ins>
          </w:p>
        </w:tc>
        <w:tc>
          <w:tcPr>
            <w:tcW w:w="1984" w:type="dxa"/>
            <w:tcBorders>
              <w:top w:val="nil"/>
              <w:left w:val="nil"/>
              <w:bottom w:val="single" w:sz="8" w:space="0" w:color="auto"/>
              <w:right w:val="single" w:sz="8" w:space="0" w:color="auto"/>
            </w:tcBorders>
            <w:shd w:val="clear" w:color="auto" w:fill="auto"/>
            <w:noWrap/>
            <w:vAlign w:val="center"/>
          </w:tcPr>
          <w:p w14:paraId="3D4234F9" w14:textId="77777777" w:rsidR="009271D1" w:rsidRPr="009271D1" w:rsidRDefault="009271D1" w:rsidP="009271D1">
            <w:pPr>
              <w:jc w:val="right"/>
              <w:rPr>
                <w:ins w:id="742" w:author="hanwha" w:date="2022-07-28T09:46:00Z"/>
                <w:rFonts w:ascii="Arial" w:eastAsia="맑은 고딕" w:hAnsi="Arial" w:cs="Arial"/>
                <w:color w:val="000000"/>
                <w:sz w:val="16"/>
                <w:szCs w:val="16"/>
              </w:rPr>
            </w:pPr>
            <w:ins w:id="743" w:author="hanwha" w:date="2022-07-28T09:46:00Z">
              <w:r w:rsidRPr="009271D1">
                <w:rPr>
                  <w:rFonts w:ascii="Arial" w:eastAsia="맑은 고딕" w:hAnsi="Arial" w:cs="Arial"/>
                  <w:color w:val="000000"/>
                  <w:sz w:val="16"/>
                  <w:szCs w:val="16"/>
                </w:rPr>
                <w:t>1,560,818,784</w:t>
              </w:r>
            </w:ins>
          </w:p>
        </w:tc>
      </w:tr>
      <w:tr w:rsidR="009271D1" w:rsidRPr="009271D1" w14:paraId="2EBF8F7D" w14:textId="77777777" w:rsidTr="006C3448">
        <w:trPr>
          <w:trHeight w:val="330"/>
          <w:ins w:id="744" w:author="hanwha" w:date="2022-07-28T09:46:00Z"/>
        </w:trPr>
        <w:tc>
          <w:tcPr>
            <w:tcW w:w="3260" w:type="dxa"/>
            <w:noWrap/>
            <w:hideMark/>
          </w:tcPr>
          <w:p w14:paraId="35B556B8" w14:textId="77777777" w:rsidR="009271D1" w:rsidRPr="009271D1" w:rsidRDefault="009271D1" w:rsidP="009271D1">
            <w:pPr>
              <w:ind w:firstLineChars="200" w:firstLine="320"/>
              <w:rPr>
                <w:ins w:id="745" w:author="hanwha" w:date="2022-07-28T09:46:00Z"/>
                <w:rFonts w:ascii="Arial" w:eastAsia="맑은 고딕" w:hAnsi="Arial" w:cs="Arial"/>
                <w:sz w:val="16"/>
                <w:szCs w:val="16"/>
              </w:rPr>
            </w:pPr>
            <w:ins w:id="746" w:author="hanwha" w:date="2022-07-28T09:46:00Z">
              <w:r w:rsidRPr="009271D1">
                <w:rPr>
                  <w:rFonts w:ascii="Arial" w:eastAsia="맑은 고딕" w:hAnsi="Arial" w:cs="Arial" w:hint="eastAsia"/>
                  <w:sz w:val="16"/>
                  <w:szCs w:val="16"/>
                </w:rPr>
                <w:t>순확정급여부채</w:t>
              </w:r>
            </w:ins>
          </w:p>
        </w:tc>
        <w:tc>
          <w:tcPr>
            <w:tcW w:w="1843" w:type="dxa"/>
            <w:tcBorders>
              <w:top w:val="nil"/>
              <w:left w:val="nil"/>
              <w:bottom w:val="single" w:sz="8" w:space="0" w:color="auto"/>
              <w:right w:val="single" w:sz="8" w:space="0" w:color="auto"/>
            </w:tcBorders>
            <w:shd w:val="clear" w:color="auto" w:fill="auto"/>
            <w:noWrap/>
            <w:vAlign w:val="center"/>
          </w:tcPr>
          <w:p w14:paraId="08CCA72A" w14:textId="77777777" w:rsidR="009271D1" w:rsidRPr="009271D1" w:rsidRDefault="009271D1" w:rsidP="009271D1">
            <w:pPr>
              <w:jc w:val="right"/>
              <w:rPr>
                <w:ins w:id="747" w:author="hanwha" w:date="2022-07-28T09:46:00Z"/>
                <w:rFonts w:ascii="Arial" w:eastAsia="맑은 고딕" w:hAnsi="Arial" w:cs="Arial"/>
                <w:color w:val="000000"/>
                <w:sz w:val="16"/>
                <w:szCs w:val="16"/>
              </w:rPr>
            </w:pPr>
            <w:ins w:id="748" w:author="hanwha" w:date="2022-07-28T09:46:00Z">
              <w:r w:rsidRPr="009271D1">
                <w:rPr>
                  <w:rFonts w:ascii="Arial" w:eastAsia="맑은 고딕" w:hAnsi="Arial" w:cs="Arial" w:hint="eastAsia"/>
                  <w:color w:val="000000"/>
                  <w:sz w:val="16"/>
                  <w:szCs w:val="16"/>
                </w:rPr>
                <w:t>291,178,483,948</w:t>
              </w:r>
            </w:ins>
          </w:p>
        </w:tc>
        <w:tc>
          <w:tcPr>
            <w:tcW w:w="1985" w:type="dxa"/>
            <w:tcBorders>
              <w:top w:val="nil"/>
              <w:left w:val="nil"/>
              <w:bottom w:val="single" w:sz="8" w:space="0" w:color="auto"/>
              <w:right w:val="single" w:sz="8" w:space="0" w:color="auto"/>
            </w:tcBorders>
            <w:shd w:val="clear" w:color="auto" w:fill="auto"/>
            <w:noWrap/>
            <w:vAlign w:val="center"/>
          </w:tcPr>
          <w:p w14:paraId="2E35B353" w14:textId="77777777" w:rsidR="009271D1" w:rsidRPr="009271D1" w:rsidRDefault="009271D1" w:rsidP="009271D1">
            <w:pPr>
              <w:jc w:val="right"/>
              <w:rPr>
                <w:ins w:id="749" w:author="hanwha" w:date="2022-07-28T09:46:00Z"/>
                <w:rFonts w:ascii="Arial" w:eastAsia="맑은 고딕" w:hAnsi="Arial" w:cs="Arial"/>
                <w:color w:val="000000"/>
                <w:sz w:val="16"/>
                <w:szCs w:val="16"/>
              </w:rPr>
            </w:pPr>
            <w:ins w:id="750" w:author="hanwha" w:date="2022-07-28T09:46:00Z">
              <w:r w:rsidRPr="009271D1">
                <w:rPr>
                  <w:rFonts w:ascii="Arial" w:eastAsia="맑은 고딕" w:hAnsi="Arial" w:cs="Arial"/>
                  <w:color w:val="000000"/>
                  <w:sz w:val="16"/>
                  <w:szCs w:val="16"/>
                </w:rPr>
                <w:t>117,352,730,912</w:t>
              </w:r>
            </w:ins>
          </w:p>
        </w:tc>
        <w:tc>
          <w:tcPr>
            <w:tcW w:w="1984" w:type="dxa"/>
            <w:tcBorders>
              <w:top w:val="nil"/>
              <w:left w:val="nil"/>
              <w:bottom w:val="single" w:sz="8" w:space="0" w:color="auto"/>
              <w:right w:val="single" w:sz="8" w:space="0" w:color="auto"/>
            </w:tcBorders>
            <w:shd w:val="clear" w:color="auto" w:fill="auto"/>
            <w:noWrap/>
            <w:vAlign w:val="center"/>
          </w:tcPr>
          <w:p w14:paraId="5D2D526A" w14:textId="77777777" w:rsidR="009271D1" w:rsidRPr="009271D1" w:rsidRDefault="009271D1" w:rsidP="009271D1">
            <w:pPr>
              <w:jc w:val="right"/>
              <w:rPr>
                <w:ins w:id="751" w:author="hanwha" w:date="2022-07-28T09:46:00Z"/>
                <w:rFonts w:ascii="Arial" w:eastAsia="맑은 고딕" w:hAnsi="Arial" w:cs="Arial"/>
                <w:color w:val="000000"/>
                <w:sz w:val="16"/>
                <w:szCs w:val="16"/>
              </w:rPr>
            </w:pPr>
            <w:ins w:id="752" w:author="hanwha" w:date="2022-07-28T09:46:00Z">
              <w:r w:rsidRPr="009271D1">
                <w:rPr>
                  <w:rFonts w:ascii="Arial" w:eastAsia="맑은 고딕" w:hAnsi="Arial" w:cs="Arial"/>
                  <w:color w:val="000000"/>
                  <w:sz w:val="16"/>
                  <w:szCs w:val="16"/>
                </w:rPr>
                <w:t>173,825,753,036</w:t>
              </w:r>
            </w:ins>
          </w:p>
        </w:tc>
      </w:tr>
      <w:tr w:rsidR="009271D1" w:rsidRPr="009271D1" w14:paraId="359453BA" w14:textId="77777777" w:rsidTr="006C3448">
        <w:trPr>
          <w:trHeight w:val="330"/>
          <w:ins w:id="753" w:author="hanwha" w:date="2022-07-28T09:46:00Z"/>
        </w:trPr>
        <w:tc>
          <w:tcPr>
            <w:tcW w:w="3260" w:type="dxa"/>
            <w:noWrap/>
            <w:hideMark/>
          </w:tcPr>
          <w:p w14:paraId="05F0863B" w14:textId="77777777" w:rsidR="009271D1" w:rsidRPr="009271D1" w:rsidRDefault="009271D1" w:rsidP="009271D1">
            <w:pPr>
              <w:ind w:firstLineChars="200" w:firstLine="320"/>
              <w:rPr>
                <w:ins w:id="754" w:author="hanwha" w:date="2022-07-28T09:46:00Z"/>
                <w:rFonts w:ascii="Arial" w:eastAsia="맑은 고딕" w:hAnsi="Arial" w:cs="Arial"/>
                <w:sz w:val="16"/>
                <w:szCs w:val="16"/>
              </w:rPr>
            </w:pPr>
            <w:ins w:id="755" w:author="hanwha" w:date="2022-07-28T09:46:00Z">
              <w:r w:rsidRPr="009271D1">
                <w:rPr>
                  <w:rFonts w:ascii="Arial" w:eastAsia="맑은 고딕" w:hAnsi="Arial" w:cs="Arial" w:hint="eastAsia"/>
                  <w:sz w:val="16"/>
                  <w:szCs w:val="16"/>
                </w:rPr>
                <w:t>비유동충당부채</w:t>
              </w:r>
            </w:ins>
          </w:p>
        </w:tc>
        <w:tc>
          <w:tcPr>
            <w:tcW w:w="1843" w:type="dxa"/>
            <w:tcBorders>
              <w:top w:val="nil"/>
              <w:left w:val="nil"/>
              <w:bottom w:val="single" w:sz="8" w:space="0" w:color="auto"/>
              <w:right w:val="single" w:sz="8" w:space="0" w:color="auto"/>
            </w:tcBorders>
            <w:shd w:val="clear" w:color="auto" w:fill="auto"/>
            <w:noWrap/>
            <w:vAlign w:val="center"/>
          </w:tcPr>
          <w:p w14:paraId="775A3469" w14:textId="77777777" w:rsidR="009271D1" w:rsidRPr="009271D1" w:rsidRDefault="009271D1" w:rsidP="009271D1">
            <w:pPr>
              <w:jc w:val="right"/>
              <w:rPr>
                <w:ins w:id="756" w:author="hanwha" w:date="2022-07-28T09:46:00Z"/>
                <w:rFonts w:ascii="Arial" w:eastAsia="맑은 고딕" w:hAnsi="Arial" w:cs="Arial"/>
                <w:color w:val="000000"/>
                <w:sz w:val="16"/>
                <w:szCs w:val="16"/>
              </w:rPr>
            </w:pPr>
            <w:ins w:id="757" w:author="hanwha" w:date="2022-07-28T09:46:00Z">
              <w:r w:rsidRPr="009271D1">
                <w:rPr>
                  <w:rFonts w:ascii="Arial" w:eastAsia="맑은 고딕" w:hAnsi="Arial" w:cs="Arial" w:hint="eastAsia"/>
                  <w:color w:val="000000"/>
                  <w:sz w:val="16"/>
                  <w:szCs w:val="16"/>
                </w:rPr>
                <w:t>38,127,732,063</w:t>
              </w:r>
            </w:ins>
          </w:p>
        </w:tc>
        <w:tc>
          <w:tcPr>
            <w:tcW w:w="1985" w:type="dxa"/>
            <w:tcBorders>
              <w:top w:val="nil"/>
              <w:left w:val="nil"/>
              <w:bottom w:val="single" w:sz="8" w:space="0" w:color="auto"/>
              <w:right w:val="single" w:sz="8" w:space="0" w:color="auto"/>
            </w:tcBorders>
            <w:shd w:val="clear" w:color="auto" w:fill="auto"/>
            <w:noWrap/>
            <w:vAlign w:val="center"/>
          </w:tcPr>
          <w:p w14:paraId="5A999C13" w14:textId="77777777" w:rsidR="009271D1" w:rsidRPr="009271D1" w:rsidRDefault="009271D1" w:rsidP="009271D1">
            <w:pPr>
              <w:jc w:val="right"/>
              <w:rPr>
                <w:ins w:id="758" w:author="hanwha" w:date="2022-07-28T09:46:00Z"/>
                <w:rFonts w:ascii="Arial" w:eastAsia="맑은 고딕" w:hAnsi="Arial" w:cs="Arial"/>
                <w:color w:val="000000"/>
                <w:sz w:val="16"/>
                <w:szCs w:val="16"/>
              </w:rPr>
            </w:pPr>
            <w:ins w:id="759" w:author="hanwha" w:date="2022-07-28T09:46:00Z">
              <w:r w:rsidRPr="009271D1">
                <w:rPr>
                  <w:rFonts w:ascii="Arial" w:eastAsia="맑은 고딕" w:hAnsi="Arial" w:cs="Arial"/>
                  <w:color w:val="000000"/>
                  <w:sz w:val="16"/>
                  <w:szCs w:val="16"/>
                </w:rPr>
                <w:t>11,705,291,961</w:t>
              </w:r>
            </w:ins>
          </w:p>
        </w:tc>
        <w:tc>
          <w:tcPr>
            <w:tcW w:w="1984" w:type="dxa"/>
            <w:tcBorders>
              <w:top w:val="nil"/>
              <w:left w:val="nil"/>
              <w:bottom w:val="single" w:sz="8" w:space="0" w:color="auto"/>
              <w:right w:val="single" w:sz="8" w:space="0" w:color="auto"/>
            </w:tcBorders>
            <w:shd w:val="clear" w:color="auto" w:fill="auto"/>
            <w:noWrap/>
            <w:vAlign w:val="center"/>
          </w:tcPr>
          <w:p w14:paraId="52056F86" w14:textId="77777777" w:rsidR="009271D1" w:rsidRPr="009271D1" w:rsidRDefault="009271D1" w:rsidP="009271D1">
            <w:pPr>
              <w:jc w:val="right"/>
              <w:rPr>
                <w:ins w:id="760" w:author="hanwha" w:date="2022-07-28T09:46:00Z"/>
                <w:rFonts w:ascii="Arial" w:eastAsia="맑은 고딕" w:hAnsi="Arial" w:cs="Arial"/>
                <w:color w:val="000000"/>
                <w:sz w:val="16"/>
                <w:szCs w:val="16"/>
              </w:rPr>
            </w:pPr>
            <w:ins w:id="761" w:author="hanwha" w:date="2022-07-28T09:46:00Z">
              <w:r w:rsidRPr="009271D1">
                <w:rPr>
                  <w:rFonts w:ascii="Arial" w:eastAsia="맑은 고딕" w:hAnsi="Arial" w:cs="Arial"/>
                  <w:color w:val="000000"/>
                  <w:sz w:val="16"/>
                  <w:szCs w:val="16"/>
                </w:rPr>
                <w:t>26,422,440,102</w:t>
              </w:r>
            </w:ins>
          </w:p>
        </w:tc>
      </w:tr>
      <w:tr w:rsidR="009271D1" w:rsidRPr="009271D1" w14:paraId="5E31CB66" w14:textId="77777777" w:rsidTr="006C3448">
        <w:trPr>
          <w:trHeight w:val="330"/>
          <w:ins w:id="762" w:author="hanwha" w:date="2022-07-28T09:46:00Z"/>
        </w:trPr>
        <w:tc>
          <w:tcPr>
            <w:tcW w:w="3260" w:type="dxa"/>
            <w:noWrap/>
            <w:hideMark/>
          </w:tcPr>
          <w:p w14:paraId="165CDD91" w14:textId="77777777" w:rsidR="009271D1" w:rsidRPr="009271D1" w:rsidRDefault="009271D1" w:rsidP="009271D1">
            <w:pPr>
              <w:ind w:firstLineChars="200" w:firstLine="320"/>
              <w:rPr>
                <w:ins w:id="763" w:author="hanwha" w:date="2022-07-28T09:46:00Z"/>
                <w:rFonts w:ascii="Arial" w:eastAsia="맑은 고딕" w:hAnsi="Arial" w:cs="Arial"/>
                <w:sz w:val="16"/>
                <w:szCs w:val="16"/>
              </w:rPr>
            </w:pPr>
            <w:proofErr w:type="spellStart"/>
            <w:ins w:id="764" w:author="hanwha" w:date="2022-07-28T09:46:00Z">
              <w:r w:rsidRPr="009271D1">
                <w:rPr>
                  <w:rFonts w:ascii="Arial" w:eastAsia="맑은 고딕" w:hAnsi="Arial" w:cs="Arial"/>
                  <w:sz w:val="16"/>
                  <w:szCs w:val="16"/>
                </w:rPr>
                <w:t>이연법인세부채</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03ACB2BC" w14:textId="77777777" w:rsidR="009271D1" w:rsidRPr="009271D1" w:rsidRDefault="009271D1" w:rsidP="009271D1">
            <w:pPr>
              <w:jc w:val="right"/>
              <w:rPr>
                <w:ins w:id="765" w:author="hanwha" w:date="2022-07-28T09:46:00Z"/>
                <w:rFonts w:ascii="Arial" w:eastAsia="맑은 고딕" w:hAnsi="Arial" w:cs="Arial"/>
                <w:color w:val="000000"/>
                <w:sz w:val="16"/>
                <w:szCs w:val="16"/>
              </w:rPr>
            </w:pPr>
            <w:ins w:id="766" w:author="hanwha" w:date="2022-07-28T09:46:00Z">
              <w:r w:rsidRPr="009271D1">
                <w:rPr>
                  <w:rFonts w:ascii="Arial" w:eastAsia="맑은 고딕" w:hAnsi="Arial" w:cs="Arial" w:hint="eastAsia"/>
                  <w:color w:val="000000"/>
                  <w:sz w:val="16"/>
                  <w:szCs w:val="16"/>
                </w:rPr>
                <w:t>182,065,059,017</w:t>
              </w:r>
            </w:ins>
          </w:p>
        </w:tc>
        <w:tc>
          <w:tcPr>
            <w:tcW w:w="1985" w:type="dxa"/>
            <w:tcBorders>
              <w:top w:val="nil"/>
              <w:left w:val="nil"/>
              <w:bottom w:val="single" w:sz="8" w:space="0" w:color="auto"/>
              <w:right w:val="single" w:sz="8" w:space="0" w:color="auto"/>
            </w:tcBorders>
            <w:shd w:val="clear" w:color="auto" w:fill="auto"/>
            <w:noWrap/>
            <w:vAlign w:val="center"/>
          </w:tcPr>
          <w:p w14:paraId="13518C79" w14:textId="77777777" w:rsidR="009271D1" w:rsidRPr="009271D1" w:rsidRDefault="009271D1" w:rsidP="009271D1">
            <w:pPr>
              <w:jc w:val="right"/>
              <w:rPr>
                <w:ins w:id="767" w:author="hanwha" w:date="2022-07-28T09:46:00Z"/>
                <w:rFonts w:ascii="Arial" w:eastAsia="맑은 고딕" w:hAnsi="Arial" w:cs="Arial"/>
                <w:color w:val="000000"/>
                <w:sz w:val="16"/>
                <w:szCs w:val="16"/>
              </w:rPr>
            </w:pPr>
            <w:ins w:id="768" w:author="hanwha" w:date="2022-07-28T09:46:00Z">
              <w:r w:rsidRPr="009271D1">
                <w:rPr>
                  <w:rFonts w:ascii="Arial" w:eastAsia="맑은 고딕" w:hAnsi="Arial" w:cs="Arial" w:hint="eastAsia"/>
                  <w:color w:val="000000"/>
                  <w:sz w:val="16"/>
                  <w:szCs w:val="16"/>
                </w:rPr>
                <w:t>182,065,059,017</w:t>
              </w:r>
            </w:ins>
          </w:p>
        </w:tc>
        <w:tc>
          <w:tcPr>
            <w:tcW w:w="1984" w:type="dxa"/>
            <w:tcBorders>
              <w:top w:val="nil"/>
              <w:left w:val="nil"/>
              <w:bottom w:val="single" w:sz="8" w:space="0" w:color="auto"/>
              <w:right w:val="single" w:sz="8" w:space="0" w:color="auto"/>
            </w:tcBorders>
            <w:shd w:val="clear" w:color="auto" w:fill="auto"/>
            <w:noWrap/>
            <w:vAlign w:val="center"/>
          </w:tcPr>
          <w:p w14:paraId="3A86BDF2" w14:textId="77777777" w:rsidR="009271D1" w:rsidRPr="009271D1" w:rsidRDefault="009271D1" w:rsidP="009271D1">
            <w:pPr>
              <w:jc w:val="right"/>
              <w:rPr>
                <w:ins w:id="769" w:author="hanwha" w:date="2022-07-28T09:46:00Z"/>
                <w:rFonts w:ascii="Arial" w:eastAsia="맑은 고딕" w:hAnsi="Arial" w:cs="Arial"/>
                <w:color w:val="000000"/>
                <w:sz w:val="16"/>
                <w:szCs w:val="16"/>
              </w:rPr>
            </w:pPr>
            <w:ins w:id="770" w:author="hanwha" w:date="2022-07-28T09:46:00Z">
              <w:r w:rsidRPr="009271D1">
                <w:rPr>
                  <w:rFonts w:ascii="Arial" w:eastAsia="맑은 고딕" w:hAnsi="Arial" w:cs="Arial"/>
                  <w:color w:val="000000"/>
                  <w:sz w:val="16"/>
                  <w:szCs w:val="16"/>
                </w:rPr>
                <w:t>-</w:t>
              </w:r>
            </w:ins>
          </w:p>
        </w:tc>
      </w:tr>
      <w:tr w:rsidR="009271D1" w:rsidRPr="009271D1" w14:paraId="4058E5E1" w14:textId="77777777" w:rsidTr="006C3448">
        <w:trPr>
          <w:trHeight w:val="330"/>
          <w:ins w:id="771" w:author="hanwha" w:date="2022-07-28T09:46:00Z"/>
        </w:trPr>
        <w:tc>
          <w:tcPr>
            <w:tcW w:w="3260" w:type="dxa"/>
            <w:noWrap/>
            <w:hideMark/>
          </w:tcPr>
          <w:p w14:paraId="3754E3C5" w14:textId="77777777" w:rsidR="009271D1" w:rsidRPr="009271D1" w:rsidRDefault="009271D1" w:rsidP="009271D1">
            <w:pPr>
              <w:ind w:firstLineChars="100" w:firstLine="160"/>
              <w:rPr>
                <w:ins w:id="772" w:author="hanwha" w:date="2022-07-28T09:46:00Z"/>
                <w:rFonts w:ascii="Arial" w:eastAsia="맑은 고딕" w:hAnsi="Arial" w:cs="Arial"/>
                <w:b/>
                <w:bCs/>
                <w:color w:val="000000"/>
                <w:sz w:val="16"/>
                <w:szCs w:val="16"/>
              </w:rPr>
            </w:pPr>
            <w:proofErr w:type="spellStart"/>
            <w:ins w:id="773" w:author="hanwha" w:date="2022-07-28T09:46:00Z">
              <w:r w:rsidRPr="009271D1">
                <w:rPr>
                  <w:rFonts w:ascii="Arial" w:eastAsia="맑은 고딕" w:hAnsi="Arial" w:cs="Arial"/>
                  <w:b/>
                  <w:bCs/>
                  <w:color w:val="000000"/>
                  <w:sz w:val="16"/>
                  <w:szCs w:val="16"/>
                </w:rPr>
                <w:t>부채총계</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4EB2BCA1" w14:textId="77777777" w:rsidR="009271D1" w:rsidRPr="009271D1" w:rsidRDefault="009271D1" w:rsidP="009271D1">
            <w:pPr>
              <w:jc w:val="right"/>
              <w:rPr>
                <w:ins w:id="774" w:author="hanwha" w:date="2022-07-28T09:46:00Z"/>
                <w:rFonts w:ascii="Arial" w:eastAsia="맑은 고딕" w:hAnsi="Arial" w:cs="Arial"/>
                <w:b/>
                <w:bCs/>
                <w:color w:val="000000"/>
                <w:sz w:val="16"/>
                <w:szCs w:val="16"/>
              </w:rPr>
            </w:pPr>
            <w:ins w:id="775" w:author="hanwha" w:date="2022-07-28T09:46:00Z">
              <w:r w:rsidRPr="009271D1">
                <w:rPr>
                  <w:rFonts w:ascii="Arial" w:eastAsia="맑은 고딕" w:hAnsi="Arial" w:cs="Arial" w:hint="eastAsia"/>
                  <w:b/>
                  <w:color w:val="000000"/>
                  <w:sz w:val="16"/>
                  <w:szCs w:val="16"/>
                </w:rPr>
                <w:t>4,752,213,542,577</w:t>
              </w:r>
            </w:ins>
          </w:p>
        </w:tc>
        <w:tc>
          <w:tcPr>
            <w:tcW w:w="1985" w:type="dxa"/>
            <w:tcBorders>
              <w:top w:val="nil"/>
              <w:left w:val="nil"/>
              <w:bottom w:val="single" w:sz="8" w:space="0" w:color="auto"/>
              <w:right w:val="single" w:sz="8" w:space="0" w:color="auto"/>
            </w:tcBorders>
            <w:shd w:val="clear" w:color="auto" w:fill="auto"/>
            <w:noWrap/>
            <w:vAlign w:val="center"/>
          </w:tcPr>
          <w:p w14:paraId="39FB51F1" w14:textId="77777777" w:rsidR="009271D1" w:rsidRPr="009271D1" w:rsidRDefault="009271D1" w:rsidP="009271D1">
            <w:pPr>
              <w:jc w:val="right"/>
              <w:rPr>
                <w:ins w:id="776" w:author="hanwha" w:date="2022-07-28T09:46:00Z"/>
                <w:rFonts w:ascii="Arial" w:eastAsia="맑은 고딕" w:hAnsi="Arial" w:cs="Arial"/>
                <w:b/>
                <w:bCs/>
                <w:color w:val="000000"/>
                <w:sz w:val="16"/>
                <w:szCs w:val="16"/>
              </w:rPr>
            </w:pPr>
            <w:ins w:id="777" w:author="hanwha" w:date="2022-07-28T09:46:00Z">
              <w:r w:rsidRPr="009271D1">
                <w:rPr>
                  <w:rFonts w:ascii="Arial" w:eastAsia="맑은 고딕" w:hAnsi="Arial" w:cs="Arial"/>
                  <w:b/>
                  <w:bCs/>
                  <w:color w:val="000000"/>
                  <w:sz w:val="16"/>
                  <w:szCs w:val="16"/>
                </w:rPr>
                <w:t>3,043,054,264,749</w:t>
              </w:r>
            </w:ins>
          </w:p>
        </w:tc>
        <w:tc>
          <w:tcPr>
            <w:tcW w:w="1984" w:type="dxa"/>
            <w:tcBorders>
              <w:top w:val="nil"/>
              <w:left w:val="nil"/>
              <w:bottom w:val="single" w:sz="8" w:space="0" w:color="auto"/>
              <w:right w:val="single" w:sz="8" w:space="0" w:color="auto"/>
            </w:tcBorders>
            <w:shd w:val="clear" w:color="auto" w:fill="auto"/>
            <w:noWrap/>
            <w:vAlign w:val="center"/>
          </w:tcPr>
          <w:p w14:paraId="79836224" w14:textId="77777777" w:rsidR="009271D1" w:rsidRPr="009271D1" w:rsidRDefault="009271D1" w:rsidP="009271D1">
            <w:pPr>
              <w:jc w:val="right"/>
              <w:rPr>
                <w:ins w:id="778" w:author="hanwha" w:date="2022-07-28T09:46:00Z"/>
                <w:rFonts w:ascii="Arial" w:eastAsia="맑은 고딕" w:hAnsi="Arial" w:cs="Arial"/>
                <w:b/>
                <w:bCs/>
                <w:color w:val="000000"/>
                <w:sz w:val="16"/>
                <w:szCs w:val="16"/>
              </w:rPr>
            </w:pPr>
            <w:ins w:id="779" w:author="hanwha" w:date="2022-07-28T09:46:00Z">
              <w:r w:rsidRPr="009271D1">
                <w:rPr>
                  <w:rFonts w:ascii="Arial" w:eastAsia="맑은 고딕" w:hAnsi="Arial" w:cs="Arial"/>
                  <w:b/>
                  <w:bCs/>
                  <w:color w:val="000000"/>
                  <w:sz w:val="16"/>
                  <w:szCs w:val="16"/>
                </w:rPr>
                <w:t>1,709,159,277,828</w:t>
              </w:r>
            </w:ins>
          </w:p>
        </w:tc>
      </w:tr>
      <w:tr w:rsidR="009271D1" w:rsidRPr="009271D1" w14:paraId="36BE9161" w14:textId="77777777" w:rsidTr="006C3448">
        <w:trPr>
          <w:trHeight w:val="330"/>
          <w:ins w:id="780" w:author="hanwha" w:date="2022-07-28T09:46:00Z"/>
        </w:trPr>
        <w:tc>
          <w:tcPr>
            <w:tcW w:w="3260" w:type="dxa"/>
            <w:tcBorders>
              <w:bottom w:val="single" w:sz="4" w:space="0" w:color="auto"/>
            </w:tcBorders>
            <w:noWrap/>
          </w:tcPr>
          <w:p w14:paraId="2D77CAAC" w14:textId="77777777" w:rsidR="009271D1" w:rsidRPr="009271D1" w:rsidRDefault="009271D1" w:rsidP="009271D1">
            <w:pPr>
              <w:ind w:firstLineChars="20" w:firstLine="32"/>
              <w:rPr>
                <w:ins w:id="781" w:author="hanwha" w:date="2022-07-28T09:46:00Z"/>
                <w:rFonts w:ascii="Arial" w:eastAsia="맑은 고딕" w:hAnsi="Arial" w:cs="Arial"/>
                <w:b/>
                <w:bCs/>
                <w:sz w:val="16"/>
                <w:szCs w:val="16"/>
              </w:rPr>
            </w:pPr>
            <w:ins w:id="782" w:author="hanwha" w:date="2022-07-28T09:46:00Z">
              <w:r w:rsidRPr="009271D1">
                <w:rPr>
                  <w:rFonts w:ascii="Arial" w:eastAsia="맑은 고딕" w:hAnsi="Arial" w:cs="Arial"/>
                  <w:b/>
                  <w:bCs/>
                  <w:sz w:val="16"/>
                  <w:szCs w:val="16"/>
                </w:rPr>
                <w:t>자본</w:t>
              </w:r>
            </w:ins>
          </w:p>
        </w:tc>
        <w:tc>
          <w:tcPr>
            <w:tcW w:w="1843" w:type="dxa"/>
            <w:tcBorders>
              <w:top w:val="nil"/>
              <w:left w:val="nil"/>
              <w:bottom w:val="single" w:sz="4" w:space="0" w:color="auto"/>
              <w:right w:val="single" w:sz="8" w:space="0" w:color="auto"/>
            </w:tcBorders>
            <w:shd w:val="clear" w:color="auto" w:fill="auto"/>
            <w:noWrap/>
            <w:vAlign w:val="center"/>
          </w:tcPr>
          <w:p w14:paraId="67A6EB78" w14:textId="77777777" w:rsidR="009271D1" w:rsidRPr="009271D1" w:rsidRDefault="009271D1" w:rsidP="009271D1">
            <w:pPr>
              <w:jc w:val="right"/>
              <w:rPr>
                <w:ins w:id="783" w:author="hanwha" w:date="2022-07-28T09:46:00Z"/>
                <w:rFonts w:ascii="Arial" w:eastAsia="맑은 고딕" w:hAnsi="Arial" w:cs="Arial"/>
                <w:color w:val="000000"/>
                <w:sz w:val="16"/>
                <w:szCs w:val="16"/>
              </w:rPr>
            </w:pPr>
          </w:p>
        </w:tc>
        <w:tc>
          <w:tcPr>
            <w:tcW w:w="1985" w:type="dxa"/>
            <w:tcBorders>
              <w:top w:val="nil"/>
              <w:left w:val="nil"/>
              <w:bottom w:val="single" w:sz="4" w:space="0" w:color="auto"/>
              <w:right w:val="single" w:sz="8" w:space="0" w:color="auto"/>
            </w:tcBorders>
            <w:shd w:val="clear" w:color="auto" w:fill="auto"/>
            <w:noWrap/>
            <w:vAlign w:val="center"/>
          </w:tcPr>
          <w:p w14:paraId="09A44346" w14:textId="77777777" w:rsidR="009271D1" w:rsidRPr="009271D1" w:rsidRDefault="009271D1" w:rsidP="009271D1">
            <w:pPr>
              <w:jc w:val="right"/>
              <w:rPr>
                <w:ins w:id="784" w:author="hanwha" w:date="2022-07-28T09:46:00Z"/>
                <w:rFonts w:ascii="Arial" w:eastAsia="맑은 고딕" w:hAnsi="Arial" w:cs="Arial"/>
                <w:color w:val="000000"/>
                <w:sz w:val="16"/>
                <w:szCs w:val="16"/>
              </w:rPr>
            </w:pPr>
          </w:p>
        </w:tc>
        <w:tc>
          <w:tcPr>
            <w:tcW w:w="1984" w:type="dxa"/>
            <w:tcBorders>
              <w:top w:val="nil"/>
              <w:left w:val="nil"/>
              <w:bottom w:val="single" w:sz="4" w:space="0" w:color="auto"/>
              <w:right w:val="single" w:sz="8" w:space="0" w:color="auto"/>
            </w:tcBorders>
            <w:shd w:val="clear" w:color="auto" w:fill="auto"/>
            <w:noWrap/>
            <w:vAlign w:val="center"/>
          </w:tcPr>
          <w:p w14:paraId="7DB57E63" w14:textId="77777777" w:rsidR="009271D1" w:rsidRPr="009271D1" w:rsidRDefault="009271D1" w:rsidP="009271D1">
            <w:pPr>
              <w:jc w:val="right"/>
              <w:rPr>
                <w:ins w:id="785" w:author="hanwha" w:date="2022-07-28T09:46:00Z"/>
                <w:rFonts w:ascii="Arial" w:eastAsia="맑은 고딕" w:hAnsi="Arial" w:cs="Arial"/>
                <w:color w:val="000000"/>
                <w:sz w:val="16"/>
                <w:szCs w:val="16"/>
              </w:rPr>
            </w:pPr>
          </w:p>
        </w:tc>
      </w:tr>
      <w:tr w:rsidR="009271D1" w:rsidRPr="009271D1" w14:paraId="63D751A7" w14:textId="77777777" w:rsidTr="006C3448">
        <w:trPr>
          <w:trHeight w:val="330"/>
          <w:ins w:id="786" w:author="hanwha" w:date="2022-07-28T09:46:00Z"/>
        </w:trPr>
        <w:tc>
          <w:tcPr>
            <w:tcW w:w="3260" w:type="dxa"/>
            <w:tcBorders>
              <w:top w:val="single" w:sz="4" w:space="0" w:color="auto"/>
              <w:bottom w:val="single" w:sz="4" w:space="0" w:color="auto"/>
              <w:right w:val="single" w:sz="4" w:space="0" w:color="auto"/>
            </w:tcBorders>
            <w:noWrap/>
            <w:hideMark/>
          </w:tcPr>
          <w:p w14:paraId="47DC01FE" w14:textId="77777777" w:rsidR="009271D1" w:rsidRPr="009271D1" w:rsidRDefault="009271D1" w:rsidP="009271D1">
            <w:pPr>
              <w:ind w:firstLineChars="100" w:firstLine="160"/>
              <w:rPr>
                <w:ins w:id="787" w:author="hanwha" w:date="2022-07-28T09:46:00Z"/>
                <w:rFonts w:ascii="Arial" w:eastAsia="맑은 고딕" w:hAnsi="Arial" w:cs="Arial"/>
                <w:sz w:val="16"/>
                <w:szCs w:val="16"/>
              </w:rPr>
            </w:pPr>
            <w:ins w:id="788" w:author="hanwha" w:date="2022-07-28T09:46:00Z">
              <w:r w:rsidRPr="009271D1">
                <w:rPr>
                  <w:rFonts w:ascii="Arial" w:eastAsia="맑은 고딕" w:hAnsi="Arial" w:cs="Arial"/>
                  <w:sz w:val="16"/>
                  <w:szCs w:val="16"/>
                </w:rPr>
                <w:t>자본금</w:t>
              </w:r>
            </w:ins>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453940" w14:textId="77777777" w:rsidR="009271D1" w:rsidRPr="009271D1" w:rsidRDefault="009271D1" w:rsidP="009271D1">
            <w:pPr>
              <w:jc w:val="right"/>
              <w:rPr>
                <w:ins w:id="789" w:author="hanwha" w:date="2022-07-28T09:46:00Z"/>
                <w:rFonts w:ascii="Arial" w:eastAsia="맑은 고딕" w:hAnsi="Arial" w:cs="Arial"/>
                <w:color w:val="000000"/>
                <w:sz w:val="16"/>
                <w:szCs w:val="16"/>
              </w:rPr>
            </w:pPr>
            <w:ins w:id="790" w:author="hanwha" w:date="2022-07-28T09:46:00Z">
              <w:r w:rsidRPr="009271D1">
                <w:rPr>
                  <w:rFonts w:ascii="Arial" w:eastAsia="맑은 고딕" w:hAnsi="Arial" w:cs="Arial" w:hint="eastAsia"/>
                  <w:color w:val="000000"/>
                  <w:sz w:val="16"/>
                  <w:szCs w:val="16"/>
                </w:rPr>
                <w:t>489,550,145,000</w:t>
              </w:r>
            </w:ins>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B22D22" w14:textId="77777777" w:rsidR="009271D1" w:rsidRPr="009271D1" w:rsidRDefault="009271D1" w:rsidP="009271D1">
            <w:pPr>
              <w:jc w:val="right"/>
              <w:rPr>
                <w:ins w:id="791" w:author="hanwha" w:date="2022-07-28T09:46:00Z"/>
                <w:rFonts w:ascii="Arial" w:eastAsia="맑은 고딕" w:hAnsi="Arial" w:cs="Arial"/>
                <w:color w:val="000000"/>
                <w:sz w:val="16"/>
                <w:szCs w:val="16"/>
              </w:rPr>
            </w:pPr>
            <w:ins w:id="792" w:author="hanwha" w:date="2022-07-28T09:46:00Z">
              <w:r w:rsidRPr="009271D1">
                <w:rPr>
                  <w:rFonts w:ascii="Arial" w:eastAsia="맑은 고딕" w:hAnsi="Arial" w:cs="Arial" w:hint="eastAsia"/>
                  <w:color w:val="000000"/>
                  <w:sz w:val="16"/>
                  <w:szCs w:val="16"/>
                </w:rPr>
                <w:t>489,550,145,000</w:t>
              </w:r>
            </w:ins>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7A45DE" w14:textId="77777777" w:rsidR="009271D1" w:rsidRPr="009271D1" w:rsidRDefault="009271D1" w:rsidP="009271D1">
            <w:pPr>
              <w:jc w:val="right"/>
              <w:rPr>
                <w:ins w:id="793" w:author="hanwha" w:date="2022-07-28T09:46:00Z"/>
                <w:rFonts w:ascii="Arial" w:eastAsia="맑은 고딕" w:hAnsi="Arial" w:cs="Arial"/>
                <w:color w:val="000000"/>
                <w:sz w:val="16"/>
                <w:szCs w:val="16"/>
              </w:rPr>
            </w:pPr>
            <w:ins w:id="794" w:author="hanwha" w:date="2022-07-28T09:46:00Z">
              <w:r w:rsidRPr="009271D1">
                <w:rPr>
                  <w:rFonts w:ascii="Arial" w:eastAsia="맑은 고딕" w:hAnsi="Arial" w:cs="Arial" w:hint="eastAsia"/>
                  <w:color w:val="000000"/>
                  <w:sz w:val="16"/>
                  <w:szCs w:val="16"/>
                </w:rPr>
                <w:t>1</w:t>
              </w:r>
              <w:r w:rsidRPr="009271D1">
                <w:rPr>
                  <w:rFonts w:ascii="Arial" w:eastAsia="맑은 고딕" w:hAnsi="Arial" w:cs="Arial"/>
                  <w:color w:val="000000"/>
                  <w:sz w:val="16"/>
                  <w:szCs w:val="16"/>
                </w:rPr>
                <w:t>0,000,000,000</w:t>
              </w:r>
            </w:ins>
          </w:p>
        </w:tc>
      </w:tr>
      <w:tr w:rsidR="009271D1" w:rsidRPr="009271D1" w14:paraId="5330BC6F" w14:textId="77777777" w:rsidTr="006C3448">
        <w:trPr>
          <w:trHeight w:val="330"/>
          <w:ins w:id="795" w:author="hanwha" w:date="2022-07-28T09:46:00Z"/>
        </w:trPr>
        <w:tc>
          <w:tcPr>
            <w:tcW w:w="3260" w:type="dxa"/>
            <w:tcBorders>
              <w:top w:val="single" w:sz="4" w:space="0" w:color="auto"/>
            </w:tcBorders>
            <w:noWrap/>
            <w:hideMark/>
          </w:tcPr>
          <w:p w14:paraId="5664652F" w14:textId="77777777" w:rsidR="009271D1" w:rsidRPr="009271D1" w:rsidRDefault="009271D1" w:rsidP="009271D1">
            <w:pPr>
              <w:ind w:firstLineChars="100" w:firstLine="160"/>
              <w:rPr>
                <w:ins w:id="796" w:author="hanwha" w:date="2022-07-28T09:46:00Z"/>
                <w:rFonts w:ascii="Arial" w:eastAsia="맑은 고딕" w:hAnsi="Arial" w:cs="Arial"/>
                <w:sz w:val="16"/>
                <w:szCs w:val="16"/>
              </w:rPr>
            </w:pPr>
            <w:ins w:id="797" w:author="hanwha" w:date="2022-07-28T09:46:00Z">
              <w:r w:rsidRPr="009271D1">
                <w:rPr>
                  <w:rFonts w:ascii="Arial" w:eastAsia="맑은 고딕" w:hAnsi="Arial" w:cs="Arial"/>
                  <w:sz w:val="16"/>
                  <w:szCs w:val="16"/>
                </w:rPr>
                <w:t>자본잉여금</w:t>
              </w:r>
            </w:ins>
          </w:p>
        </w:tc>
        <w:tc>
          <w:tcPr>
            <w:tcW w:w="1843" w:type="dxa"/>
            <w:tcBorders>
              <w:top w:val="single" w:sz="4" w:space="0" w:color="auto"/>
              <w:left w:val="nil"/>
              <w:bottom w:val="single" w:sz="8" w:space="0" w:color="auto"/>
              <w:right w:val="single" w:sz="8" w:space="0" w:color="auto"/>
            </w:tcBorders>
            <w:shd w:val="clear" w:color="auto" w:fill="auto"/>
            <w:noWrap/>
            <w:vAlign w:val="center"/>
          </w:tcPr>
          <w:p w14:paraId="648A9D08" w14:textId="77777777" w:rsidR="009271D1" w:rsidRPr="009271D1" w:rsidRDefault="009271D1" w:rsidP="009271D1">
            <w:pPr>
              <w:jc w:val="right"/>
              <w:rPr>
                <w:ins w:id="798" w:author="hanwha" w:date="2022-07-28T09:46:00Z"/>
                <w:rFonts w:ascii="Arial" w:eastAsia="맑은 고딕" w:hAnsi="Arial" w:cs="Arial"/>
                <w:color w:val="000000"/>
                <w:sz w:val="16"/>
                <w:szCs w:val="16"/>
              </w:rPr>
            </w:pPr>
            <w:ins w:id="799" w:author="hanwha" w:date="2022-07-28T09:46:00Z">
              <w:r w:rsidRPr="009271D1">
                <w:rPr>
                  <w:rFonts w:ascii="Arial" w:eastAsia="맑은 고딕" w:hAnsi="Arial" w:cs="Arial" w:hint="eastAsia"/>
                  <w:color w:val="000000"/>
                  <w:sz w:val="16"/>
                  <w:szCs w:val="16"/>
                </w:rPr>
                <w:t>598,162,763,041</w:t>
              </w:r>
            </w:ins>
          </w:p>
        </w:tc>
        <w:tc>
          <w:tcPr>
            <w:tcW w:w="1985" w:type="dxa"/>
            <w:tcBorders>
              <w:top w:val="single" w:sz="4" w:space="0" w:color="auto"/>
              <w:left w:val="nil"/>
              <w:bottom w:val="single" w:sz="8" w:space="0" w:color="auto"/>
              <w:right w:val="single" w:sz="8" w:space="0" w:color="auto"/>
            </w:tcBorders>
            <w:shd w:val="clear" w:color="auto" w:fill="auto"/>
            <w:noWrap/>
            <w:vAlign w:val="center"/>
          </w:tcPr>
          <w:p w14:paraId="34B71765" w14:textId="77777777" w:rsidR="009271D1" w:rsidRPr="009271D1" w:rsidRDefault="009271D1" w:rsidP="009271D1">
            <w:pPr>
              <w:jc w:val="right"/>
              <w:rPr>
                <w:ins w:id="800" w:author="hanwha" w:date="2022-07-28T09:46:00Z"/>
                <w:rFonts w:ascii="Arial" w:eastAsia="맑은 고딕" w:hAnsi="Arial" w:cs="Arial"/>
                <w:color w:val="000000"/>
                <w:sz w:val="16"/>
                <w:szCs w:val="16"/>
              </w:rPr>
            </w:pPr>
            <w:ins w:id="801" w:author="hanwha" w:date="2022-07-28T09:46:00Z">
              <w:r w:rsidRPr="009271D1">
                <w:rPr>
                  <w:rFonts w:ascii="Arial" w:eastAsia="맑은 고딕" w:hAnsi="Arial" w:cs="Arial" w:hint="eastAsia"/>
                  <w:color w:val="000000"/>
                  <w:sz w:val="16"/>
                  <w:szCs w:val="16"/>
                </w:rPr>
                <w:t>598,162,763,041</w:t>
              </w:r>
            </w:ins>
          </w:p>
        </w:tc>
        <w:tc>
          <w:tcPr>
            <w:tcW w:w="1984" w:type="dxa"/>
            <w:tcBorders>
              <w:top w:val="single" w:sz="4" w:space="0" w:color="auto"/>
              <w:left w:val="nil"/>
              <w:bottom w:val="single" w:sz="8" w:space="0" w:color="auto"/>
              <w:right w:val="single" w:sz="8" w:space="0" w:color="auto"/>
            </w:tcBorders>
            <w:shd w:val="clear" w:color="auto" w:fill="auto"/>
            <w:noWrap/>
            <w:vAlign w:val="center"/>
          </w:tcPr>
          <w:p w14:paraId="6F094F36" w14:textId="77777777" w:rsidR="009271D1" w:rsidRPr="009271D1" w:rsidRDefault="009271D1" w:rsidP="009271D1">
            <w:pPr>
              <w:jc w:val="right"/>
              <w:rPr>
                <w:ins w:id="802" w:author="hanwha" w:date="2022-07-28T09:46:00Z"/>
                <w:rFonts w:ascii="Arial" w:eastAsia="맑은 고딕" w:hAnsi="Arial" w:cs="Arial"/>
                <w:color w:val="000000"/>
                <w:sz w:val="16"/>
                <w:szCs w:val="16"/>
              </w:rPr>
            </w:pPr>
            <w:ins w:id="803" w:author="hanwha" w:date="2022-07-28T09:46:00Z">
              <w:r w:rsidRPr="009271D1">
                <w:rPr>
                  <w:rFonts w:ascii="Arial" w:eastAsia="맑은 고딕" w:hAnsi="Arial" w:cs="Arial" w:hint="eastAsia"/>
                  <w:color w:val="000000"/>
                  <w:sz w:val="16"/>
                  <w:szCs w:val="16"/>
                </w:rPr>
                <w:t>4</w:t>
              </w:r>
              <w:r w:rsidRPr="009271D1">
                <w:rPr>
                  <w:rFonts w:ascii="Arial" w:eastAsia="맑은 고딕" w:hAnsi="Arial" w:cs="Arial"/>
                  <w:color w:val="000000"/>
                  <w:sz w:val="16"/>
                  <w:szCs w:val="16"/>
                </w:rPr>
                <w:t>08,758,305,153</w:t>
              </w:r>
            </w:ins>
          </w:p>
        </w:tc>
      </w:tr>
      <w:tr w:rsidR="009271D1" w:rsidRPr="009271D1" w14:paraId="1D249AC1" w14:textId="77777777" w:rsidTr="006C3448">
        <w:trPr>
          <w:trHeight w:val="330"/>
          <w:ins w:id="804" w:author="hanwha" w:date="2022-07-28T09:46:00Z"/>
        </w:trPr>
        <w:tc>
          <w:tcPr>
            <w:tcW w:w="3260" w:type="dxa"/>
            <w:noWrap/>
          </w:tcPr>
          <w:p w14:paraId="0FB9C4DF" w14:textId="77777777" w:rsidR="009271D1" w:rsidRPr="009271D1" w:rsidRDefault="009271D1" w:rsidP="009271D1">
            <w:pPr>
              <w:ind w:firstLineChars="100" w:firstLine="160"/>
              <w:rPr>
                <w:ins w:id="805" w:author="hanwha" w:date="2022-07-28T09:46:00Z"/>
                <w:rFonts w:ascii="Arial" w:eastAsia="맑은 고딕" w:hAnsi="Arial" w:cs="Arial"/>
                <w:sz w:val="16"/>
                <w:szCs w:val="16"/>
              </w:rPr>
            </w:pPr>
            <w:ins w:id="806" w:author="hanwha" w:date="2022-07-28T09:46:00Z">
              <w:r w:rsidRPr="009271D1">
                <w:rPr>
                  <w:rFonts w:ascii="Arial" w:eastAsia="맑은 고딕" w:hAnsi="Arial" w:cs="Arial"/>
                  <w:sz w:val="16"/>
                  <w:szCs w:val="16"/>
                </w:rPr>
                <w:t>자본조정</w:t>
              </w:r>
            </w:ins>
          </w:p>
        </w:tc>
        <w:tc>
          <w:tcPr>
            <w:tcW w:w="1843" w:type="dxa"/>
            <w:tcBorders>
              <w:top w:val="nil"/>
              <w:left w:val="nil"/>
              <w:bottom w:val="single" w:sz="8" w:space="0" w:color="auto"/>
              <w:right w:val="single" w:sz="8" w:space="0" w:color="auto"/>
            </w:tcBorders>
            <w:shd w:val="clear" w:color="auto" w:fill="auto"/>
            <w:noWrap/>
            <w:vAlign w:val="center"/>
          </w:tcPr>
          <w:p w14:paraId="64C24A9E" w14:textId="77777777" w:rsidR="009271D1" w:rsidRPr="009271D1" w:rsidRDefault="009271D1" w:rsidP="009271D1">
            <w:pPr>
              <w:jc w:val="right"/>
              <w:rPr>
                <w:ins w:id="807" w:author="hanwha" w:date="2022-07-28T09:46:00Z"/>
                <w:rFonts w:ascii="Arial" w:eastAsia="맑은 고딕" w:hAnsi="Arial" w:cs="Arial"/>
                <w:color w:val="000000"/>
                <w:sz w:val="16"/>
                <w:szCs w:val="16"/>
              </w:rPr>
            </w:pPr>
            <w:ins w:id="808" w:author="hanwha" w:date="2022-07-28T09:46:00Z">
              <w:r w:rsidRPr="009271D1">
                <w:rPr>
                  <w:rFonts w:ascii="Arial" w:eastAsia="맑은 고딕" w:hAnsi="Arial" w:cs="Arial" w:hint="eastAsia"/>
                  <w:color w:val="000000"/>
                  <w:sz w:val="16"/>
                  <w:szCs w:val="16"/>
                </w:rPr>
                <w:t>(33,794,947,194)</w:t>
              </w:r>
            </w:ins>
          </w:p>
        </w:tc>
        <w:tc>
          <w:tcPr>
            <w:tcW w:w="1985" w:type="dxa"/>
            <w:tcBorders>
              <w:top w:val="nil"/>
              <w:left w:val="nil"/>
              <w:bottom w:val="single" w:sz="8" w:space="0" w:color="auto"/>
              <w:right w:val="single" w:sz="8" w:space="0" w:color="auto"/>
            </w:tcBorders>
            <w:shd w:val="clear" w:color="auto" w:fill="auto"/>
            <w:noWrap/>
            <w:vAlign w:val="center"/>
          </w:tcPr>
          <w:p w14:paraId="0CB584AA" w14:textId="77777777" w:rsidR="009271D1" w:rsidRPr="009271D1" w:rsidRDefault="009271D1" w:rsidP="009271D1">
            <w:pPr>
              <w:jc w:val="right"/>
              <w:rPr>
                <w:ins w:id="809" w:author="hanwha" w:date="2022-07-28T09:46:00Z"/>
                <w:rFonts w:ascii="Arial" w:eastAsia="맑은 고딕" w:hAnsi="Arial" w:cs="Arial"/>
                <w:color w:val="000000"/>
                <w:sz w:val="16"/>
                <w:szCs w:val="16"/>
              </w:rPr>
            </w:pPr>
            <w:ins w:id="810" w:author="hanwha" w:date="2022-07-28T09:46:00Z">
              <w:r w:rsidRPr="009271D1">
                <w:rPr>
                  <w:rFonts w:ascii="Arial" w:eastAsia="맑은 고딕" w:hAnsi="Arial" w:cs="Arial" w:hint="eastAsia"/>
                  <w:color w:val="000000"/>
                  <w:sz w:val="16"/>
                  <w:szCs w:val="16"/>
                </w:rPr>
                <w:t>(33,794,947,194)</w:t>
              </w:r>
            </w:ins>
          </w:p>
        </w:tc>
        <w:tc>
          <w:tcPr>
            <w:tcW w:w="1984" w:type="dxa"/>
            <w:tcBorders>
              <w:top w:val="nil"/>
              <w:left w:val="nil"/>
              <w:bottom w:val="single" w:sz="8" w:space="0" w:color="auto"/>
              <w:right w:val="single" w:sz="8" w:space="0" w:color="auto"/>
            </w:tcBorders>
            <w:shd w:val="clear" w:color="auto" w:fill="auto"/>
            <w:noWrap/>
            <w:vAlign w:val="center"/>
          </w:tcPr>
          <w:p w14:paraId="2AAF2B80" w14:textId="77777777" w:rsidR="009271D1" w:rsidRPr="009271D1" w:rsidRDefault="009271D1" w:rsidP="009271D1">
            <w:pPr>
              <w:jc w:val="right"/>
              <w:rPr>
                <w:ins w:id="811" w:author="hanwha" w:date="2022-07-28T09:46:00Z"/>
                <w:rFonts w:ascii="Arial" w:eastAsia="맑은 고딕" w:hAnsi="Arial" w:cs="Arial"/>
                <w:color w:val="000000"/>
                <w:sz w:val="16"/>
                <w:szCs w:val="16"/>
              </w:rPr>
            </w:pPr>
            <w:ins w:id="812" w:author="hanwha" w:date="2022-07-28T09:46:00Z">
              <w:r w:rsidRPr="009271D1">
                <w:rPr>
                  <w:rFonts w:ascii="Arial" w:eastAsia="맑은 고딕" w:hAnsi="Arial" w:cs="Arial"/>
                  <w:color w:val="000000"/>
                  <w:sz w:val="16"/>
                  <w:szCs w:val="16"/>
                </w:rPr>
                <w:t>-</w:t>
              </w:r>
            </w:ins>
          </w:p>
        </w:tc>
      </w:tr>
      <w:tr w:rsidR="009271D1" w:rsidRPr="009271D1" w14:paraId="1434DC45" w14:textId="77777777" w:rsidTr="006C3448">
        <w:trPr>
          <w:trHeight w:val="330"/>
          <w:ins w:id="813" w:author="hanwha" w:date="2022-07-28T09:46:00Z"/>
        </w:trPr>
        <w:tc>
          <w:tcPr>
            <w:tcW w:w="3260" w:type="dxa"/>
            <w:noWrap/>
          </w:tcPr>
          <w:p w14:paraId="20519C02" w14:textId="77777777" w:rsidR="009271D1" w:rsidRPr="009271D1" w:rsidRDefault="009271D1" w:rsidP="009271D1">
            <w:pPr>
              <w:ind w:firstLineChars="100" w:firstLine="160"/>
              <w:rPr>
                <w:ins w:id="814" w:author="hanwha" w:date="2022-07-28T09:46:00Z"/>
                <w:rFonts w:ascii="Arial" w:eastAsia="맑은 고딕" w:hAnsi="Arial" w:cs="Arial"/>
                <w:sz w:val="16"/>
                <w:szCs w:val="16"/>
              </w:rPr>
            </w:pPr>
            <w:proofErr w:type="spellStart"/>
            <w:ins w:id="815" w:author="hanwha" w:date="2022-07-28T09:46:00Z">
              <w:r w:rsidRPr="009271D1">
                <w:rPr>
                  <w:rFonts w:ascii="Arial" w:eastAsia="맑은 고딕" w:hAnsi="Arial" w:cs="Arial" w:hint="eastAsia"/>
                  <w:sz w:val="16"/>
                  <w:szCs w:val="16"/>
                </w:rPr>
                <w:t>기타포괄손익누계액</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75DAAD8C" w14:textId="77777777" w:rsidR="009271D1" w:rsidRPr="009271D1" w:rsidRDefault="009271D1" w:rsidP="009271D1">
            <w:pPr>
              <w:jc w:val="right"/>
              <w:rPr>
                <w:ins w:id="816" w:author="hanwha" w:date="2022-07-28T09:46:00Z"/>
                <w:rFonts w:ascii="Arial" w:eastAsia="맑은 고딕" w:hAnsi="Arial" w:cs="Arial"/>
                <w:color w:val="000000"/>
                <w:sz w:val="16"/>
                <w:szCs w:val="16"/>
              </w:rPr>
            </w:pPr>
            <w:ins w:id="817" w:author="hanwha" w:date="2022-07-28T09:46:00Z">
              <w:r w:rsidRPr="009271D1">
                <w:rPr>
                  <w:rFonts w:ascii="Arial" w:eastAsia="맑은 고딕" w:hAnsi="Arial" w:cs="Arial" w:hint="eastAsia"/>
                  <w:color w:val="000000"/>
                  <w:sz w:val="16"/>
                  <w:szCs w:val="16"/>
                </w:rPr>
                <w:t>(1,219,630)</w:t>
              </w:r>
            </w:ins>
          </w:p>
        </w:tc>
        <w:tc>
          <w:tcPr>
            <w:tcW w:w="1985" w:type="dxa"/>
            <w:tcBorders>
              <w:top w:val="nil"/>
              <w:left w:val="nil"/>
              <w:bottom w:val="single" w:sz="8" w:space="0" w:color="auto"/>
              <w:right w:val="single" w:sz="8" w:space="0" w:color="auto"/>
            </w:tcBorders>
            <w:shd w:val="clear" w:color="auto" w:fill="auto"/>
            <w:noWrap/>
            <w:vAlign w:val="center"/>
          </w:tcPr>
          <w:p w14:paraId="6140D63C" w14:textId="77777777" w:rsidR="009271D1" w:rsidRPr="009271D1" w:rsidRDefault="009271D1" w:rsidP="009271D1">
            <w:pPr>
              <w:jc w:val="right"/>
              <w:rPr>
                <w:ins w:id="818" w:author="hanwha" w:date="2022-07-28T09:46:00Z"/>
                <w:rFonts w:ascii="Arial" w:eastAsia="맑은 고딕" w:hAnsi="Arial" w:cs="Arial"/>
                <w:color w:val="000000"/>
                <w:sz w:val="16"/>
                <w:szCs w:val="16"/>
              </w:rPr>
            </w:pPr>
            <w:ins w:id="819" w:author="hanwha" w:date="2022-07-28T09:46:00Z">
              <w:r w:rsidRPr="009271D1">
                <w:rPr>
                  <w:rFonts w:ascii="Arial" w:eastAsia="맑은 고딕" w:hAnsi="Arial" w:cs="Arial" w:hint="eastAsia"/>
                  <w:color w:val="000000"/>
                  <w:sz w:val="16"/>
                  <w:szCs w:val="16"/>
                </w:rPr>
                <w:t>(1,219,630)</w:t>
              </w:r>
            </w:ins>
          </w:p>
        </w:tc>
        <w:tc>
          <w:tcPr>
            <w:tcW w:w="1984" w:type="dxa"/>
            <w:tcBorders>
              <w:top w:val="nil"/>
              <w:left w:val="nil"/>
              <w:bottom w:val="single" w:sz="8" w:space="0" w:color="auto"/>
              <w:right w:val="single" w:sz="8" w:space="0" w:color="auto"/>
            </w:tcBorders>
            <w:shd w:val="clear" w:color="auto" w:fill="auto"/>
            <w:noWrap/>
            <w:vAlign w:val="center"/>
          </w:tcPr>
          <w:p w14:paraId="0F6797BD" w14:textId="77777777" w:rsidR="009271D1" w:rsidRPr="009271D1" w:rsidRDefault="009271D1" w:rsidP="009271D1">
            <w:pPr>
              <w:jc w:val="right"/>
              <w:rPr>
                <w:ins w:id="820" w:author="hanwha" w:date="2022-07-28T09:46:00Z"/>
                <w:rFonts w:ascii="Arial" w:eastAsia="맑은 고딕" w:hAnsi="Arial" w:cs="Arial"/>
                <w:color w:val="000000"/>
                <w:sz w:val="16"/>
                <w:szCs w:val="16"/>
              </w:rPr>
            </w:pPr>
            <w:ins w:id="821" w:author="hanwha" w:date="2022-07-28T09:46:00Z">
              <w:r w:rsidRPr="009271D1">
                <w:rPr>
                  <w:rFonts w:ascii="Arial" w:eastAsia="맑은 고딕" w:hAnsi="Arial" w:cs="Arial"/>
                  <w:color w:val="000000"/>
                  <w:sz w:val="16"/>
                  <w:szCs w:val="16"/>
                </w:rPr>
                <w:t>-</w:t>
              </w:r>
            </w:ins>
          </w:p>
        </w:tc>
      </w:tr>
      <w:tr w:rsidR="009271D1" w:rsidRPr="009271D1" w14:paraId="6E79197C" w14:textId="77777777" w:rsidTr="006C3448">
        <w:trPr>
          <w:trHeight w:val="330"/>
          <w:ins w:id="822" w:author="hanwha" w:date="2022-07-28T09:46:00Z"/>
        </w:trPr>
        <w:tc>
          <w:tcPr>
            <w:tcW w:w="3260" w:type="dxa"/>
            <w:noWrap/>
          </w:tcPr>
          <w:p w14:paraId="4AF2F5CB" w14:textId="77777777" w:rsidR="009271D1" w:rsidRPr="009271D1" w:rsidRDefault="009271D1" w:rsidP="009271D1">
            <w:pPr>
              <w:ind w:firstLineChars="100" w:firstLine="160"/>
              <w:rPr>
                <w:ins w:id="823" w:author="hanwha" w:date="2022-07-28T09:46:00Z"/>
                <w:rFonts w:ascii="Arial" w:eastAsia="맑은 고딕" w:hAnsi="Arial" w:cs="Arial"/>
                <w:sz w:val="16"/>
                <w:szCs w:val="16"/>
              </w:rPr>
            </w:pPr>
            <w:ins w:id="824" w:author="hanwha" w:date="2022-07-28T09:46:00Z">
              <w:r w:rsidRPr="009271D1">
                <w:rPr>
                  <w:rFonts w:ascii="Arial" w:eastAsia="맑은 고딕" w:hAnsi="Arial" w:cs="Arial"/>
                  <w:sz w:val="16"/>
                  <w:szCs w:val="16"/>
                </w:rPr>
                <w:t>이익잉여금</w:t>
              </w:r>
              <w:r w:rsidRPr="009271D1">
                <w:rPr>
                  <w:rFonts w:ascii="Arial" w:eastAsia="맑은 고딕" w:hAnsi="Arial" w:cs="Arial"/>
                  <w:sz w:val="16"/>
                  <w:szCs w:val="16"/>
                </w:rPr>
                <w:t>(</w:t>
              </w:r>
              <w:r w:rsidRPr="009271D1">
                <w:rPr>
                  <w:rFonts w:ascii="Arial" w:eastAsia="맑은 고딕" w:hAnsi="Arial" w:cs="Arial"/>
                  <w:sz w:val="16"/>
                  <w:szCs w:val="16"/>
                </w:rPr>
                <w:t>결손금</w:t>
              </w:r>
              <w:r w:rsidRPr="009271D1">
                <w:rPr>
                  <w:rFonts w:ascii="Arial" w:eastAsia="맑은 고딕" w:hAnsi="Arial" w:cs="Arial"/>
                  <w:sz w:val="16"/>
                  <w:szCs w:val="16"/>
                </w:rPr>
                <w:t>)</w:t>
              </w:r>
            </w:ins>
          </w:p>
        </w:tc>
        <w:tc>
          <w:tcPr>
            <w:tcW w:w="1843" w:type="dxa"/>
            <w:tcBorders>
              <w:top w:val="nil"/>
              <w:left w:val="nil"/>
              <w:bottom w:val="single" w:sz="8" w:space="0" w:color="auto"/>
              <w:right w:val="single" w:sz="8" w:space="0" w:color="auto"/>
            </w:tcBorders>
            <w:shd w:val="clear" w:color="auto" w:fill="auto"/>
            <w:noWrap/>
            <w:vAlign w:val="center"/>
          </w:tcPr>
          <w:p w14:paraId="65CC4576" w14:textId="77777777" w:rsidR="009271D1" w:rsidRPr="009271D1" w:rsidRDefault="009271D1" w:rsidP="009271D1">
            <w:pPr>
              <w:jc w:val="right"/>
              <w:rPr>
                <w:ins w:id="825" w:author="hanwha" w:date="2022-07-28T09:46:00Z"/>
                <w:rFonts w:ascii="Arial" w:eastAsia="맑은 고딕" w:hAnsi="Arial" w:cs="Arial"/>
                <w:color w:val="000000"/>
                <w:sz w:val="16"/>
                <w:szCs w:val="16"/>
              </w:rPr>
            </w:pPr>
            <w:ins w:id="826" w:author="hanwha" w:date="2022-07-28T09:46:00Z">
              <w:r w:rsidRPr="009271D1">
                <w:rPr>
                  <w:rFonts w:ascii="Arial" w:eastAsia="맑은 고딕" w:hAnsi="Arial" w:cs="Arial" w:hint="eastAsia"/>
                  <w:color w:val="000000"/>
                  <w:sz w:val="16"/>
                  <w:szCs w:val="16"/>
                </w:rPr>
                <w:t>2,503,643,136,454</w:t>
              </w:r>
            </w:ins>
          </w:p>
        </w:tc>
        <w:tc>
          <w:tcPr>
            <w:tcW w:w="1985" w:type="dxa"/>
            <w:tcBorders>
              <w:top w:val="nil"/>
              <w:left w:val="nil"/>
              <w:bottom w:val="single" w:sz="8" w:space="0" w:color="auto"/>
              <w:right w:val="single" w:sz="8" w:space="0" w:color="auto"/>
            </w:tcBorders>
            <w:shd w:val="clear" w:color="auto" w:fill="auto"/>
            <w:noWrap/>
            <w:vAlign w:val="center"/>
          </w:tcPr>
          <w:p w14:paraId="68919C1A" w14:textId="77777777" w:rsidR="009271D1" w:rsidRPr="009271D1" w:rsidRDefault="009271D1" w:rsidP="009271D1">
            <w:pPr>
              <w:jc w:val="right"/>
              <w:rPr>
                <w:ins w:id="827" w:author="hanwha" w:date="2022-07-28T09:46:00Z"/>
                <w:rFonts w:ascii="Arial" w:eastAsia="맑은 고딕" w:hAnsi="Arial" w:cs="Arial"/>
                <w:color w:val="000000"/>
                <w:sz w:val="16"/>
                <w:szCs w:val="16"/>
              </w:rPr>
            </w:pPr>
            <w:ins w:id="828" w:author="hanwha" w:date="2022-07-28T09:46:00Z">
              <w:r w:rsidRPr="009271D1">
                <w:rPr>
                  <w:rFonts w:ascii="Arial" w:eastAsia="맑은 고딕" w:hAnsi="Arial" w:cs="Arial" w:hint="eastAsia"/>
                  <w:color w:val="000000"/>
                  <w:sz w:val="16"/>
                  <w:szCs w:val="16"/>
                </w:rPr>
                <w:t>2,503,643,136,454</w:t>
              </w:r>
            </w:ins>
          </w:p>
        </w:tc>
        <w:tc>
          <w:tcPr>
            <w:tcW w:w="1984" w:type="dxa"/>
            <w:tcBorders>
              <w:top w:val="nil"/>
              <w:left w:val="nil"/>
              <w:bottom w:val="single" w:sz="8" w:space="0" w:color="auto"/>
              <w:right w:val="single" w:sz="8" w:space="0" w:color="auto"/>
            </w:tcBorders>
            <w:shd w:val="clear" w:color="auto" w:fill="auto"/>
            <w:noWrap/>
            <w:vAlign w:val="center"/>
          </w:tcPr>
          <w:p w14:paraId="351E824A" w14:textId="77777777" w:rsidR="009271D1" w:rsidRPr="009271D1" w:rsidRDefault="009271D1" w:rsidP="009271D1">
            <w:pPr>
              <w:jc w:val="right"/>
              <w:rPr>
                <w:ins w:id="829" w:author="hanwha" w:date="2022-07-28T09:46:00Z"/>
                <w:rFonts w:ascii="Arial" w:eastAsia="맑은 고딕" w:hAnsi="Arial" w:cs="Arial"/>
                <w:color w:val="000000"/>
                <w:sz w:val="16"/>
                <w:szCs w:val="16"/>
              </w:rPr>
            </w:pPr>
            <w:ins w:id="830" w:author="hanwha" w:date="2022-07-28T09:46:00Z">
              <w:r w:rsidRPr="009271D1">
                <w:rPr>
                  <w:rFonts w:ascii="Arial" w:eastAsia="맑은 고딕" w:hAnsi="Arial" w:cs="Arial"/>
                  <w:color w:val="000000"/>
                  <w:sz w:val="16"/>
                  <w:szCs w:val="16"/>
                </w:rPr>
                <w:t>-</w:t>
              </w:r>
            </w:ins>
          </w:p>
        </w:tc>
      </w:tr>
      <w:tr w:rsidR="009271D1" w:rsidRPr="009271D1" w14:paraId="15CC0189" w14:textId="77777777" w:rsidTr="006C3448">
        <w:trPr>
          <w:trHeight w:val="330"/>
          <w:ins w:id="831" w:author="hanwha" w:date="2022-07-28T09:46:00Z"/>
        </w:trPr>
        <w:tc>
          <w:tcPr>
            <w:tcW w:w="3260" w:type="dxa"/>
            <w:noWrap/>
          </w:tcPr>
          <w:p w14:paraId="36D3AAA0" w14:textId="77777777" w:rsidR="009271D1" w:rsidRPr="009271D1" w:rsidRDefault="009271D1" w:rsidP="009271D1">
            <w:pPr>
              <w:ind w:firstLineChars="100" w:firstLine="160"/>
              <w:rPr>
                <w:ins w:id="832" w:author="hanwha" w:date="2022-07-28T09:46:00Z"/>
                <w:rFonts w:ascii="Arial" w:eastAsia="맑은 고딕" w:hAnsi="Arial" w:cs="Arial"/>
                <w:sz w:val="16"/>
                <w:szCs w:val="16"/>
              </w:rPr>
            </w:pPr>
            <w:ins w:id="833" w:author="hanwha" w:date="2022-07-28T09:46:00Z">
              <w:r w:rsidRPr="009271D1">
                <w:rPr>
                  <w:rFonts w:ascii="Arial" w:eastAsia="맑은 고딕" w:hAnsi="Arial" w:cs="Arial"/>
                  <w:b/>
                  <w:bCs/>
                  <w:color w:val="000000"/>
                  <w:sz w:val="16"/>
                  <w:szCs w:val="16"/>
                </w:rPr>
                <w:t>자본총계</w:t>
              </w:r>
            </w:ins>
          </w:p>
        </w:tc>
        <w:tc>
          <w:tcPr>
            <w:tcW w:w="1843" w:type="dxa"/>
            <w:tcBorders>
              <w:top w:val="nil"/>
              <w:left w:val="nil"/>
              <w:bottom w:val="single" w:sz="8" w:space="0" w:color="auto"/>
              <w:right w:val="single" w:sz="8" w:space="0" w:color="auto"/>
            </w:tcBorders>
            <w:shd w:val="clear" w:color="auto" w:fill="auto"/>
            <w:noWrap/>
            <w:vAlign w:val="center"/>
          </w:tcPr>
          <w:p w14:paraId="71458A46" w14:textId="77777777" w:rsidR="009271D1" w:rsidRPr="009271D1" w:rsidRDefault="009271D1" w:rsidP="009271D1">
            <w:pPr>
              <w:jc w:val="right"/>
              <w:rPr>
                <w:ins w:id="834" w:author="hanwha" w:date="2022-07-28T09:46:00Z"/>
                <w:rFonts w:ascii="Arial" w:eastAsia="맑은 고딕" w:hAnsi="Arial" w:cs="Arial"/>
                <w:color w:val="000000"/>
                <w:sz w:val="16"/>
                <w:szCs w:val="16"/>
              </w:rPr>
            </w:pPr>
            <w:ins w:id="835" w:author="hanwha" w:date="2022-07-28T09:46:00Z">
              <w:r w:rsidRPr="009271D1">
                <w:rPr>
                  <w:rFonts w:ascii="Arial" w:eastAsia="맑은 고딕" w:hAnsi="Arial" w:cs="Arial" w:hint="eastAsia"/>
                  <w:b/>
                  <w:color w:val="000000"/>
                  <w:sz w:val="16"/>
                  <w:szCs w:val="16"/>
                </w:rPr>
                <w:t>3,557,559,877,671</w:t>
              </w:r>
            </w:ins>
          </w:p>
        </w:tc>
        <w:tc>
          <w:tcPr>
            <w:tcW w:w="1985" w:type="dxa"/>
            <w:tcBorders>
              <w:top w:val="nil"/>
              <w:left w:val="nil"/>
              <w:bottom w:val="single" w:sz="8" w:space="0" w:color="auto"/>
              <w:right w:val="single" w:sz="8" w:space="0" w:color="auto"/>
            </w:tcBorders>
            <w:shd w:val="clear" w:color="auto" w:fill="auto"/>
            <w:noWrap/>
            <w:vAlign w:val="center"/>
          </w:tcPr>
          <w:p w14:paraId="13D68A95" w14:textId="77777777" w:rsidR="009271D1" w:rsidRPr="009271D1" w:rsidRDefault="009271D1" w:rsidP="009271D1">
            <w:pPr>
              <w:jc w:val="right"/>
              <w:rPr>
                <w:ins w:id="836" w:author="hanwha" w:date="2022-07-28T09:46:00Z"/>
                <w:rFonts w:ascii="Arial" w:eastAsia="맑은 고딕" w:hAnsi="Arial" w:cs="Arial"/>
                <w:color w:val="000000"/>
                <w:sz w:val="16"/>
                <w:szCs w:val="16"/>
              </w:rPr>
            </w:pPr>
            <w:ins w:id="837" w:author="hanwha" w:date="2022-07-28T09:46:00Z">
              <w:r w:rsidRPr="009271D1">
                <w:rPr>
                  <w:rFonts w:ascii="Arial" w:eastAsia="맑은 고딕" w:hAnsi="Arial" w:cs="Arial" w:hint="eastAsia"/>
                  <w:b/>
                  <w:color w:val="000000"/>
                  <w:sz w:val="16"/>
                  <w:szCs w:val="16"/>
                </w:rPr>
                <w:t>3,557,559,877,671</w:t>
              </w:r>
            </w:ins>
          </w:p>
        </w:tc>
        <w:tc>
          <w:tcPr>
            <w:tcW w:w="1984" w:type="dxa"/>
            <w:tcBorders>
              <w:top w:val="nil"/>
              <w:left w:val="nil"/>
              <w:bottom w:val="single" w:sz="8" w:space="0" w:color="auto"/>
              <w:right w:val="single" w:sz="8" w:space="0" w:color="auto"/>
            </w:tcBorders>
            <w:shd w:val="clear" w:color="auto" w:fill="auto"/>
            <w:noWrap/>
            <w:vAlign w:val="center"/>
          </w:tcPr>
          <w:p w14:paraId="288F2004" w14:textId="77777777" w:rsidR="009271D1" w:rsidRPr="009271D1" w:rsidRDefault="009271D1" w:rsidP="009271D1">
            <w:pPr>
              <w:jc w:val="right"/>
              <w:rPr>
                <w:ins w:id="838" w:author="hanwha" w:date="2022-07-28T09:46:00Z"/>
                <w:rFonts w:ascii="Arial" w:eastAsia="맑은 고딕" w:hAnsi="Arial" w:cs="Arial"/>
                <w:color w:val="000000"/>
                <w:sz w:val="16"/>
                <w:szCs w:val="16"/>
              </w:rPr>
            </w:pPr>
            <w:ins w:id="839" w:author="hanwha" w:date="2022-07-28T09:46:00Z">
              <w:r w:rsidRPr="009271D1">
                <w:rPr>
                  <w:rFonts w:ascii="Arial" w:eastAsia="맑은 고딕" w:hAnsi="Arial" w:cs="Arial"/>
                  <w:b/>
                  <w:bCs/>
                  <w:color w:val="000000"/>
                  <w:sz w:val="16"/>
                  <w:szCs w:val="16"/>
                </w:rPr>
                <w:t>418,758,305,153</w:t>
              </w:r>
            </w:ins>
          </w:p>
        </w:tc>
      </w:tr>
      <w:tr w:rsidR="009271D1" w:rsidRPr="009271D1" w14:paraId="0AC2F49E" w14:textId="77777777" w:rsidTr="006C3448">
        <w:trPr>
          <w:trHeight w:val="330"/>
          <w:ins w:id="840" w:author="hanwha" w:date="2022-07-28T09:46:00Z"/>
        </w:trPr>
        <w:tc>
          <w:tcPr>
            <w:tcW w:w="3260" w:type="dxa"/>
            <w:noWrap/>
          </w:tcPr>
          <w:p w14:paraId="4E63B491" w14:textId="77777777" w:rsidR="009271D1" w:rsidRPr="009271D1" w:rsidRDefault="009271D1" w:rsidP="009271D1">
            <w:pPr>
              <w:ind w:firstLineChars="100" w:firstLine="160"/>
              <w:rPr>
                <w:ins w:id="841" w:author="hanwha" w:date="2022-07-28T09:46:00Z"/>
                <w:rFonts w:ascii="Arial" w:eastAsia="맑은 고딕" w:hAnsi="Arial" w:cs="Arial"/>
                <w:sz w:val="16"/>
                <w:szCs w:val="16"/>
              </w:rPr>
            </w:pPr>
            <w:proofErr w:type="spellStart"/>
            <w:ins w:id="842" w:author="hanwha" w:date="2022-07-28T09:46:00Z">
              <w:r w:rsidRPr="009271D1">
                <w:rPr>
                  <w:rFonts w:ascii="Arial" w:eastAsia="맑은 고딕" w:hAnsi="Arial" w:cs="Arial"/>
                  <w:b/>
                  <w:bCs/>
                  <w:color w:val="000000"/>
                  <w:sz w:val="16"/>
                  <w:szCs w:val="16"/>
                </w:rPr>
                <w:t>부채및자본총계</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621309AC" w14:textId="77777777" w:rsidR="009271D1" w:rsidRPr="009271D1" w:rsidRDefault="009271D1" w:rsidP="009271D1">
            <w:pPr>
              <w:jc w:val="right"/>
              <w:rPr>
                <w:ins w:id="843" w:author="hanwha" w:date="2022-07-28T09:46:00Z"/>
                <w:rFonts w:eastAsia="맑은 고딕" w:hAnsi="맑은 고딕"/>
                <w:b/>
                <w:bCs/>
                <w:color w:val="000000"/>
                <w:sz w:val="16"/>
                <w:szCs w:val="16"/>
              </w:rPr>
            </w:pPr>
            <w:ins w:id="844" w:author="hanwha" w:date="2022-07-28T09:46:00Z">
              <w:r w:rsidRPr="009271D1">
                <w:rPr>
                  <w:rFonts w:ascii="Arial" w:eastAsia="맑은 고딕" w:hAnsi="Arial" w:cs="Arial" w:hint="eastAsia"/>
                  <w:b/>
                  <w:color w:val="000000"/>
                  <w:sz w:val="16"/>
                  <w:szCs w:val="16"/>
                </w:rPr>
                <w:t>8,309,773,420,248</w:t>
              </w:r>
            </w:ins>
          </w:p>
        </w:tc>
        <w:tc>
          <w:tcPr>
            <w:tcW w:w="1985" w:type="dxa"/>
            <w:tcBorders>
              <w:top w:val="nil"/>
              <w:left w:val="nil"/>
              <w:bottom w:val="single" w:sz="8" w:space="0" w:color="auto"/>
              <w:right w:val="single" w:sz="8" w:space="0" w:color="auto"/>
            </w:tcBorders>
            <w:shd w:val="clear" w:color="auto" w:fill="auto"/>
            <w:noWrap/>
            <w:vAlign w:val="center"/>
          </w:tcPr>
          <w:p w14:paraId="0F66F403" w14:textId="77777777" w:rsidR="009271D1" w:rsidRPr="009271D1" w:rsidRDefault="009271D1" w:rsidP="009271D1">
            <w:pPr>
              <w:jc w:val="right"/>
              <w:rPr>
                <w:ins w:id="845" w:author="hanwha" w:date="2022-07-28T09:46:00Z"/>
                <w:rFonts w:eastAsia="맑은 고딕" w:hAnsi="맑은 고딕"/>
                <w:b/>
                <w:bCs/>
                <w:color w:val="000000"/>
                <w:sz w:val="16"/>
                <w:szCs w:val="18"/>
              </w:rPr>
            </w:pPr>
            <w:ins w:id="846" w:author="hanwha" w:date="2022-07-28T09:46:00Z">
              <w:r w:rsidRPr="009271D1">
                <w:rPr>
                  <w:rFonts w:ascii="Arial" w:eastAsia="맑은 고딕" w:hAnsi="Arial" w:cs="Arial"/>
                  <w:b/>
                  <w:bCs/>
                  <w:color w:val="000000"/>
                  <w:sz w:val="16"/>
                  <w:szCs w:val="16"/>
                </w:rPr>
                <w:t>6,600,614,142,420</w:t>
              </w:r>
            </w:ins>
          </w:p>
        </w:tc>
        <w:tc>
          <w:tcPr>
            <w:tcW w:w="1984" w:type="dxa"/>
            <w:tcBorders>
              <w:top w:val="nil"/>
              <w:left w:val="nil"/>
              <w:bottom w:val="single" w:sz="8" w:space="0" w:color="auto"/>
              <w:right w:val="single" w:sz="8" w:space="0" w:color="auto"/>
            </w:tcBorders>
            <w:shd w:val="clear" w:color="auto" w:fill="auto"/>
            <w:noWrap/>
            <w:vAlign w:val="center"/>
          </w:tcPr>
          <w:p w14:paraId="7BABD979" w14:textId="77777777" w:rsidR="009271D1" w:rsidRPr="009271D1" w:rsidRDefault="009271D1" w:rsidP="009271D1">
            <w:pPr>
              <w:jc w:val="right"/>
              <w:rPr>
                <w:ins w:id="847" w:author="hanwha" w:date="2022-07-28T09:46:00Z"/>
                <w:rFonts w:eastAsia="맑은 고딕" w:hAnsi="맑은 고딕"/>
                <w:b/>
                <w:bCs/>
                <w:color w:val="000000"/>
                <w:sz w:val="16"/>
                <w:szCs w:val="18"/>
              </w:rPr>
            </w:pPr>
            <w:ins w:id="848" w:author="hanwha" w:date="2022-07-28T09:46:00Z">
              <w:r w:rsidRPr="009271D1">
                <w:rPr>
                  <w:rFonts w:ascii="Arial" w:eastAsia="맑은 고딕" w:hAnsi="Arial" w:cs="Arial"/>
                  <w:b/>
                  <w:bCs/>
                  <w:color w:val="000000"/>
                  <w:sz w:val="16"/>
                  <w:szCs w:val="16"/>
                </w:rPr>
                <w:t>2,127,917,582,981</w:t>
              </w:r>
            </w:ins>
          </w:p>
        </w:tc>
      </w:tr>
    </w:tbl>
    <w:p w14:paraId="742EF609" w14:textId="77777777" w:rsidR="009271D1" w:rsidRPr="009271D1" w:rsidRDefault="009271D1" w:rsidP="009271D1">
      <w:pPr>
        <w:spacing w:after="90" w:line="384" w:lineRule="atLeast"/>
        <w:rPr>
          <w:ins w:id="849" w:author="hanwha" w:date="2022-07-28T09:46:00Z"/>
          <w:rFonts w:asciiTheme="minorEastAsia" w:hAnsiTheme="minorEastAsia" w:cs="Arial"/>
          <w:szCs w:val="18"/>
        </w:rPr>
      </w:pPr>
      <w:bookmarkStart w:id="850" w:name="_Hlk45641366"/>
      <w:ins w:id="851" w:author="hanwha" w:date="2022-07-28T09:46:00Z">
        <w:r w:rsidRPr="009271D1">
          <w:rPr>
            <w:rFonts w:asciiTheme="minorEastAsia" w:hAnsiTheme="minorEastAsia" w:cs="Arial"/>
            <w:szCs w:val="18"/>
          </w:rPr>
          <w:t>주</w:t>
        </w:r>
        <w:r w:rsidRPr="009271D1">
          <w:rPr>
            <w:rFonts w:asciiTheme="minorEastAsia" w:hAnsiTheme="minorEastAsia" w:cs="Arial"/>
            <w:szCs w:val="18"/>
          </w:rPr>
          <w:t xml:space="preserve">1) </w:t>
        </w:r>
        <w:bookmarkEnd w:id="850"/>
        <w:r w:rsidRPr="009271D1">
          <w:rPr>
            <w:rFonts w:asciiTheme="minorEastAsia" w:hAnsiTheme="minorEastAsia" w:cs="Arial" w:hint="eastAsia"/>
            <w:szCs w:val="18"/>
          </w:rPr>
          <w:t>상기</w:t>
        </w:r>
        <w:r w:rsidRPr="009271D1">
          <w:rPr>
            <w:rFonts w:asciiTheme="minorEastAsia" w:hAnsiTheme="minorEastAsia" w:cs="Arial"/>
            <w:szCs w:val="18"/>
          </w:rPr>
          <w:t xml:space="preserve"> </w:t>
        </w:r>
        <w:r w:rsidRPr="009271D1">
          <w:rPr>
            <w:rFonts w:asciiTheme="minorEastAsia" w:hAnsiTheme="minorEastAsia" w:cs="Arial"/>
            <w:szCs w:val="18"/>
          </w:rPr>
          <w:t>재무상태표는</w:t>
        </w:r>
        <w:r w:rsidRPr="009271D1">
          <w:rPr>
            <w:rFonts w:asciiTheme="minorEastAsia" w:hAnsiTheme="minorEastAsia" w:cs="Arial"/>
            <w:szCs w:val="18"/>
          </w:rPr>
          <w:t xml:space="preserve"> 2022</w:t>
        </w:r>
        <w:r w:rsidRPr="009271D1">
          <w:rPr>
            <w:rFonts w:asciiTheme="minorEastAsia" w:hAnsiTheme="minorEastAsia" w:cs="Arial"/>
            <w:szCs w:val="18"/>
          </w:rPr>
          <w:t>년</w:t>
        </w:r>
        <w:r w:rsidRPr="009271D1">
          <w:rPr>
            <w:rFonts w:asciiTheme="minorEastAsia" w:hAnsiTheme="minorEastAsia" w:cs="Arial"/>
            <w:szCs w:val="18"/>
          </w:rPr>
          <w:t xml:space="preserve"> 3</w:t>
        </w:r>
        <w:r w:rsidRPr="009271D1">
          <w:rPr>
            <w:rFonts w:asciiTheme="minorEastAsia" w:hAnsiTheme="minorEastAsia" w:cs="Arial"/>
            <w:szCs w:val="18"/>
          </w:rPr>
          <w:t>월</w:t>
        </w:r>
        <w:r w:rsidRPr="009271D1">
          <w:rPr>
            <w:rFonts w:asciiTheme="minorEastAsia" w:hAnsiTheme="minorEastAsia" w:cs="Arial"/>
            <w:szCs w:val="18"/>
          </w:rPr>
          <w:t xml:space="preserve"> 31</w:t>
        </w:r>
        <w:r w:rsidRPr="009271D1">
          <w:rPr>
            <w:rFonts w:asciiTheme="minorEastAsia" w:hAnsiTheme="minorEastAsia" w:cs="Arial"/>
            <w:szCs w:val="18"/>
          </w:rPr>
          <w:t>일</w:t>
        </w:r>
        <w:r w:rsidRPr="009271D1">
          <w:rPr>
            <w:rFonts w:asciiTheme="minorEastAsia" w:hAnsiTheme="minorEastAsia" w:cs="Arial"/>
            <w:szCs w:val="18"/>
          </w:rPr>
          <w:t xml:space="preserve"> </w:t>
        </w:r>
        <w:r w:rsidRPr="009271D1">
          <w:rPr>
            <w:rFonts w:asciiTheme="minorEastAsia" w:hAnsiTheme="minorEastAsia" w:cs="Arial"/>
            <w:szCs w:val="18"/>
          </w:rPr>
          <w:t>현재</w:t>
        </w:r>
        <w:r w:rsidRPr="009271D1">
          <w:rPr>
            <w:rFonts w:asciiTheme="minorEastAsia" w:hAnsiTheme="minorEastAsia" w:cs="Arial"/>
            <w:szCs w:val="18"/>
          </w:rPr>
          <w:t xml:space="preserve"> </w:t>
        </w:r>
        <w:r w:rsidRPr="009271D1">
          <w:rPr>
            <w:rFonts w:asciiTheme="minorEastAsia" w:hAnsiTheme="minorEastAsia" w:cs="Arial"/>
            <w:szCs w:val="18"/>
          </w:rPr>
          <w:t>분할되는</w:t>
        </w:r>
        <w:r w:rsidRPr="009271D1">
          <w:rPr>
            <w:rFonts w:asciiTheme="minorEastAsia" w:hAnsiTheme="minorEastAsia" w:cs="Arial"/>
            <w:szCs w:val="18"/>
          </w:rPr>
          <w:t xml:space="preserve"> </w:t>
        </w:r>
        <w:r w:rsidRPr="009271D1">
          <w:rPr>
            <w:rFonts w:asciiTheme="minorEastAsia" w:hAnsiTheme="minorEastAsia" w:cs="Arial"/>
            <w:szCs w:val="18"/>
          </w:rPr>
          <w:t>회사의</w:t>
        </w:r>
        <w:r w:rsidRPr="009271D1">
          <w:rPr>
            <w:rFonts w:asciiTheme="minorEastAsia" w:hAnsiTheme="minorEastAsia" w:cs="Arial"/>
            <w:szCs w:val="18"/>
          </w:rPr>
          <w:t xml:space="preserve"> </w:t>
        </w:r>
        <w:r w:rsidRPr="009271D1">
          <w:rPr>
            <w:rFonts w:asciiTheme="minorEastAsia" w:hAnsiTheme="minorEastAsia" w:cs="Arial"/>
            <w:szCs w:val="18"/>
          </w:rPr>
          <w:t>재무상태표상</w:t>
        </w:r>
        <w:r w:rsidRPr="009271D1">
          <w:rPr>
            <w:rFonts w:asciiTheme="minorEastAsia" w:hAnsiTheme="minorEastAsia" w:cs="Arial"/>
            <w:szCs w:val="18"/>
          </w:rPr>
          <w:t xml:space="preserve"> </w:t>
        </w:r>
        <w:r w:rsidRPr="009271D1">
          <w:rPr>
            <w:rFonts w:asciiTheme="minorEastAsia" w:hAnsiTheme="minorEastAsia" w:cs="Arial"/>
            <w:szCs w:val="18"/>
          </w:rPr>
          <w:t>장부금액을</w:t>
        </w:r>
        <w:r w:rsidRPr="009271D1">
          <w:rPr>
            <w:rFonts w:asciiTheme="minorEastAsia" w:hAnsiTheme="minorEastAsia" w:cs="Arial"/>
            <w:szCs w:val="18"/>
          </w:rPr>
          <w:t xml:space="preserve"> </w:t>
        </w:r>
        <w:r w:rsidRPr="009271D1">
          <w:rPr>
            <w:rFonts w:asciiTheme="minorEastAsia" w:hAnsiTheme="minorEastAsia" w:cs="Arial"/>
            <w:szCs w:val="18"/>
          </w:rPr>
          <w:t>기초로</w:t>
        </w:r>
        <w:r w:rsidRPr="009271D1">
          <w:rPr>
            <w:rFonts w:asciiTheme="minorEastAsia" w:hAnsiTheme="minorEastAsia" w:cs="Arial"/>
            <w:szCs w:val="18"/>
          </w:rPr>
          <w:t xml:space="preserve"> </w:t>
        </w:r>
        <w:r w:rsidRPr="009271D1">
          <w:rPr>
            <w:rFonts w:asciiTheme="minorEastAsia" w:hAnsiTheme="minorEastAsia" w:cs="Arial"/>
            <w:szCs w:val="18"/>
          </w:rPr>
          <w:t>작성되었으며</w:t>
        </w:r>
        <w:r w:rsidRPr="009271D1">
          <w:rPr>
            <w:rFonts w:asciiTheme="minorEastAsia" w:hAnsiTheme="minorEastAsia" w:cs="Arial"/>
            <w:szCs w:val="18"/>
          </w:rPr>
          <w:t xml:space="preserve"> </w:t>
        </w:r>
        <w:r w:rsidRPr="009271D1">
          <w:rPr>
            <w:rFonts w:asciiTheme="minorEastAsia" w:hAnsiTheme="minorEastAsia" w:cs="Arial"/>
            <w:szCs w:val="18"/>
          </w:rPr>
          <w:t>실제</w:t>
        </w:r>
        <w:r w:rsidRPr="009271D1">
          <w:rPr>
            <w:rFonts w:asciiTheme="minorEastAsia" w:hAnsiTheme="minorEastAsia" w:cs="Arial"/>
            <w:szCs w:val="18"/>
          </w:rPr>
          <w:t xml:space="preserve"> </w:t>
        </w:r>
        <w:proofErr w:type="spellStart"/>
        <w:r w:rsidRPr="009271D1">
          <w:rPr>
            <w:rFonts w:asciiTheme="minorEastAsia" w:hAnsiTheme="minorEastAsia" w:cs="Arial"/>
            <w:szCs w:val="18"/>
          </w:rPr>
          <w:t>분할기일에</w:t>
        </w:r>
        <w:proofErr w:type="spellEnd"/>
        <w:r w:rsidRPr="009271D1">
          <w:rPr>
            <w:rFonts w:asciiTheme="minorEastAsia" w:hAnsiTheme="minorEastAsia" w:cs="Arial"/>
            <w:szCs w:val="18"/>
          </w:rPr>
          <w:t xml:space="preserve"> </w:t>
        </w:r>
        <w:r w:rsidRPr="009271D1">
          <w:rPr>
            <w:rFonts w:asciiTheme="minorEastAsia" w:hAnsiTheme="minorEastAsia" w:cs="Arial"/>
            <w:szCs w:val="18"/>
          </w:rPr>
          <w:t>작성될</w:t>
        </w:r>
        <w:r w:rsidRPr="009271D1">
          <w:rPr>
            <w:rFonts w:asciiTheme="minorEastAsia" w:hAnsiTheme="minorEastAsia" w:cs="Arial"/>
            <w:szCs w:val="18"/>
          </w:rPr>
          <w:t xml:space="preserve"> </w:t>
        </w:r>
        <w:r w:rsidRPr="009271D1">
          <w:rPr>
            <w:rFonts w:asciiTheme="minorEastAsia" w:hAnsiTheme="minorEastAsia" w:cs="Arial"/>
            <w:szCs w:val="18"/>
          </w:rPr>
          <w:t>분할재무상태표와는</w:t>
        </w:r>
        <w:r w:rsidRPr="009271D1">
          <w:rPr>
            <w:rFonts w:asciiTheme="minorEastAsia" w:hAnsiTheme="minorEastAsia" w:cs="Arial"/>
            <w:szCs w:val="18"/>
          </w:rPr>
          <w:t xml:space="preserve"> </w:t>
        </w:r>
        <w:r w:rsidRPr="009271D1">
          <w:rPr>
            <w:rFonts w:asciiTheme="minorEastAsia" w:hAnsiTheme="minorEastAsia" w:cs="Arial"/>
            <w:szCs w:val="18"/>
          </w:rPr>
          <w:t>차이가</w:t>
        </w:r>
        <w:r w:rsidRPr="009271D1">
          <w:rPr>
            <w:rFonts w:asciiTheme="minorEastAsia" w:hAnsiTheme="minorEastAsia" w:cs="Arial"/>
            <w:szCs w:val="18"/>
          </w:rPr>
          <w:t xml:space="preserve"> </w:t>
        </w:r>
        <w:r w:rsidRPr="009271D1">
          <w:rPr>
            <w:rFonts w:asciiTheme="minorEastAsia" w:hAnsiTheme="minorEastAsia" w:cs="Arial"/>
            <w:szCs w:val="18"/>
          </w:rPr>
          <w:t>있을</w:t>
        </w:r>
        <w:r w:rsidRPr="009271D1">
          <w:rPr>
            <w:rFonts w:asciiTheme="minorEastAsia" w:hAnsiTheme="minorEastAsia" w:cs="Arial"/>
            <w:szCs w:val="18"/>
          </w:rPr>
          <w:t xml:space="preserve"> </w:t>
        </w:r>
        <w:r w:rsidRPr="009271D1">
          <w:rPr>
            <w:rFonts w:asciiTheme="minorEastAsia" w:hAnsiTheme="minorEastAsia" w:cs="Arial"/>
            <w:szCs w:val="18"/>
          </w:rPr>
          <w:t>수</w:t>
        </w:r>
        <w:r w:rsidRPr="009271D1">
          <w:rPr>
            <w:rFonts w:asciiTheme="minorEastAsia" w:hAnsiTheme="minorEastAsia" w:cs="Arial"/>
            <w:szCs w:val="18"/>
          </w:rPr>
          <w:t xml:space="preserve"> </w:t>
        </w:r>
        <w:r w:rsidRPr="009271D1">
          <w:rPr>
            <w:rFonts w:asciiTheme="minorEastAsia" w:hAnsiTheme="minorEastAsia" w:cs="Arial"/>
            <w:szCs w:val="18"/>
          </w:rPr>
          <w:t>있음</w:t>
        </w:r>
        <w:r w:rsidRPr="009271D1">
          <w:rPr>
            <w:rFonts w:asciiTheme="minorEastAsia" w:hAnsiTheme="minorEastAsia" w:cs="Arial"/>
            <w:szCs w:val="18"/>
          </w:rPr>
          <w:t>.</w:t>
        </w:r>
      </w:ins>
    </w:p>
    <w:p w14:paraId="48A1B0A7" w14:textId="77777777" w:rsidR="009271D1" w:rsidRPr="009271D1" w:rsidRDefault="009271D1" w:rsidP="009271D1">
      <w:pPr>
        <w:spacing w:after="90" w:line="384" w:lineRule="atLeast"/>
        <w:rPr>
          <w:ins w:id="852" w:author="hanwha" w:date="2022-07-28T09:46:00Z"/>
          <w:sz w:val="18"/>
          <w:szCs w:val="18"/>
        </w:rPr>
      </w:pPr>
    </w:p>
    <w:p w14:paraId="7E02DA65" w14:textId="77777777" w:rsidR="009271D1" w:rsidRPr="009271D1" w:rsidRDefault="009271D1" w:rsidP="009271D1">
      <w:pPr>
        <w:numPr>
          <w:ilvl w:val="0"/>
          <w:numId w:val="87"/>
        </w:numPr>
        <w:spacing w:after="200" w:line="384" w:lineRule="atLeast"/>
        <w:jc w:val="left"/>
        <w:rPr>
          <w:ins w:id="853" w:author="hanwha" w:date="2022-07-28T09:46:00Z"/>
          <w:szCs w:val="20"/>
        </w:rPr>
      </w:pPr>
      <w:ins w:id="854" w:author="hanwha" w:date="2022-07-28T09:46:00Z">
        <w:r w:rsidRPr="009271D1">
          <w:rPr>
            <w:szCs w:val="20"/>
          </w:rPr>
          <w:t>분할 후 발행주식의 총수</w:t>
        </w:r>
      </w:ins>
    </w:p>
    <w:p w14:paraId="4E814BD4" w14:textId="77777777" w:rsidR="009271D1" w:rsidRPr="009271D1" w:rsidRDefault="009271D1" w:rsidP="009271D1">
      <w:pPr>
        <w:spacing w:line="384" w:lineRule="atLeast"/>
        <w:ind w:left="502"/>
        <w:jc w:val="left"/>
        <w:rPr>
          <w:ins w:id="855" w:author="hanwha" w:date="2022-07-28T09:46:00Z"/>
          <w:szCs w:val="20"/>
        </w:rPr>
      </w:pPr>
      <w:ins w:id="856" w:author="hanwha" w:date="2022-07-28T09:46:00Z">
        <w:r w:rsidRPr="009271D1">
          <w:rPr>
            <w:rFonts w:hint="eastAsia"/>
            <w:szCs w:val="20"/>
          </w:rPr>
          <w:t xml:space="preserve">본건 분할은 </w:t>
        </w:r>
        <w:proofErr w:type="spellStart"/>
        <w:r w:rsidRPr="009271D1">
          <w:rPr>
            <w:rFonts w:hint="eastAsia"/>
            <w:szCs w:val="20"/>
          </w:rPr>
          <w:t>단순∙물적</w:t>
        </w:r>
        <w:proofErr w:type="spellEnd"/>
        <w:r w:rsidRPr="009271D1">
          <w:rPr>
            <w:szCs w:val="20"/>
          </w:rPr>
          <w:t xml:space="preserve"> </w:t>
        </w:r>
        <w:r w:rsidRPr="009271D1">
          <w:rPr>
            <w:rFonts w:hint="eastAsia"/>
            <w:szCs w:val="20"/>
          </w:rPr>
          <w:t>분할이기</w:t>
        </w:r>
        <w:r w:rsidRPr="009271D1">
          <w:rPr>
            <w:szCs w:val="20"/>
          </w:rPr>
          <w:t xml:space="preserve"> </w:t>
        </w:r>
        <w:r w:rsidRPr="009271D1">
          <w:rPr>
            <w:rFonts w:hint="eastAsia"/>
            <w:szCs w:val="20"/>
          </w:rPr>
          <w:t>때문에</w:t>
        </w:r>
        <w:r w:rsidRPr="009271D1">
          <w:rPr>
            <w:szCs w:val="20"/>
          </w:rPr>
          <w:t xml:space="preserve"> </w:t>
        </w:r>
        <w:proofErr w:type="spellStart"/>
        <w:r w:rsidRPr="009271D1">
          <w:rPr>
            <w:rFonts w:hint="eastAsia"/>
            <w:szCs w:val="20"/>
          </w:rPr>
          <w:t>분할회사의</w:t>
        </w:r>
        <w:proofErr w:type="spellEnd"/>
        <w:r w:rsidRPr="009271D1">
          <w:rPr>
            <w:szCs w:val="20"/>
          </w:rPr>
          <w:t xml:space="preserve"> </w:t>
        </w:r>
        <w:r w:rsidRPr="009271D1">
          <w:rPr>
            <w:rFonts w:hint="eastAsia"/>
            <w:szCs w:val="20"/>
          </w:rPr>
          <w:t>분할</w:t>
        </w:r>
        <w:r w:rsidRPr="009271D1">
          <w:rPr>
            <w:szCs w:val="20"/>
          </w:rPr>
          <w:t xml:space="preserve"> </w:t>
        </w:r>
        <w:r w:rsidRPr="009271D1">
          <w:rPr>
            <w:rFonts w:hint="eastAsia"/>
            <w:szCs w:val="20"/>
          </w:rPr>
          <w:t>후</w:t>
        </w:r>
        <w:r w:rsidRPr="009271D1">
          <w:rPr>
            <w:szCs w:val="20"/>
          </w:rPr>
          <w:t xml:space="preserve"> </w:t>
        </w:r>
        <w:r w:rsidRPr="009271D1">
          <w:rPr>
            <w:rFonts w:hint="eastAsia"/>
            <w:szCs w:val="20"/>
          </w:rPr>
          <w:t>발행주식총수는</w:t>
        </w:r>
        <w:r w:rsidRPr="009271D1">
          <w:rPr>
            <w:szCs w:val="20"/>
          </w:rPr>
          <w:t xml:space="preserve"> </w:t>
        </w:r>
        <w:r w:rsidRPr="009271D1">
          <w:rPr>
            <w:rFonts w:hint="eastAsia"/>
            <w:szCs w:val="20"/>
          </w:rPr>
          <w:t>변동이</w:t>
        </w:r>
        <w:r w:rsidRPr="009271D1">
          <w:rPr>
            <w:szCs w:val="20"/>
          </w:rPr>
          <w:t xml:space="preserve"> </w:t>
        </w:r>
        <w:r w:rsidRPr="009271D1">
          <w:rPr>
            <w:rFonts w:hint="eastAsia"/>
            <w:szCs w:val="20"/>
          </w:rPr>
          <w:t>없음</w:t>
        </w:r>
        <w:r w:rsidRPr="009271D1">
          <w:rPr>
            <w:szCs w:val="20"/>
          </w:rPr>
          <w:t>.</w:t>
        </w:r>
      </w:ins>
    </w:p>
    <w:p w14:paraId="5146D6A9" w14:textId="77777777" w:rsidR="009271D1" w:rsidRPr="009271D1" w:rsidRDefault="009271D1" w:rsidP="009271D1">
      <w:pPr>
        <w:numPr>
          <w:ilvl w:val="0"/>
          <w:numId w:val="87"/>
        </w:numPr>
        <w:spacing w:after="240" w:line="384" w:lineRule="atLeast"/>
        <w:jc w:val="left"/>
        <w:rPr>
          <w:ins w:id="857" w:author="hanwha" w:date="2022-07-28T09:46:00Z"/>
          <w:szCs w:val="20"/>
        </w:rPr>
      </w:pPr>
      <w:ins w:id="858" w:author="hanwha" w:date="2022-07-28T09:46:00Z">
        <w:r w:rsidRPr="009271D1">
          <w:rPr>
            <w:szCs w:val="20"/>
          </w:rPr>
          <w:t>회사가 발행할 주식의 총수를 감소하는 경우에 그 감소할 주식의 총수, 종류 및 종류별 주식의 수</w:t>
        </w:r>
      </w:ins>
    </w:p>
    <w:p w14:paraId="25A5F8A6" w14:textId="77777777" w:rsidR="009271D1" w:rsidRPr="009271D1" w:rsidRDefault="009271D1" w:rsidP="009271D1">
      <w:pPr>
        <w:spacing w:after="240" w:line="384" w:lineRule="atLeast"/>
        <w:ind w:left="502"/>
        <w:jc w:val="left"/>
        <w:rPr>
          <w:ins w:id="859" w:author="hanwha" w:date="2022-07-28T09:46:00Z"/>
          <w:szCs w:val="20"/>
        </w:rPr>
      </w:pPr>
      <w:ins w:id="860" w:author="hanwha" w:date="2022-07-28T09:46:00Z">
        <w:r w:rsidRPr="009271D1">
          <w:rPr>
            <w:szCs w:val="20"/>
          </w:rPr>
          <w:t>해당사항 없음.</w:t>
        </w:r>
      </w:ins>
    </w:p>
    <w:p w14:paraId="6B40B751" w14:textId="77777777" w:rsidR="009271D1" w:rsidRPr="009271D1" w:rsidRDefault="009271D1" w:rsidP="009271D1">
      <w:pPr>
        <w:numPr>
          <w:ilvl w:val="0"/>
          <w:numId w:val="87"/>
        </w:numPr>
        <w:spacing w:after="240" w:line="384" w:lineRule="atLeast"/>
        <w:jc w:val="left"/>
        <w:rPr>
          <w:ins w:id="861" w:author="hanwha" w:date="2022-07-28T09:46:00Z"/>
          <w:szCs w:val="20"/>
        </w:rPr>
      </w:pPr>
      <w:ins w:id="862" w:author="hanwha" w:date="2022-07-28T09:46:00Z">
        <w:r w:rsidRPr="009271D1">
          <w:rPr>
            <w:szCs w:val="20"/>
          </w:rPr>
          <w:t>정관변경을 가져오게 하는 그 밖의 사</w:t>
        </w:r>
        <w:r w:rsidRPr="009271D1">
          <w:rPr>
            <w:rFonts w:hint="eastAsia"/>
            <w:szCs w:val="20"/>
          </w:rPr>
          <w:t xml:space="preserve">항 </w:t>
        </w:r>
      </w:ins>
    </w:p>
    <w:p w14:paraId="2CC5956A" w14:textId="77777777" w:rsidR="009271D1" w:rsidRPr="009271D1" w:rsidRDefault="009271D1" w:rsidP="009271D1">
      <w:pPr>
        <w:spacing w:after="240" w:line="384" w:lineRule="atLeast"/>
        <w:ind w:left="502"/>
        <w:jc w:val="left"/>
        <w:rPr>
          <w:ins w:id="863" w:author="hanwha" w:date="2022-07-28T09:46:00Z"/>
          <w:szCs w:val="20"/>
        </w:rPr>
      </w:pPr>
      <w:ins w:id="864" w:author="hanwha" w:date="2022-07-28T09:46:00Z">
        <w:r w:rsidRPr="009271D1">
          <w:rPr>
            <w:szCs w:val="20"/>
          </w:rPr>
          <w:t>해당사항 없음.</w:t>
        </w:r>
      </w:ins>
    </w:p>
    <w:p w14:paraId="3301C811" w14:textId="77777777" w:rsidR="009271D1" w:rsidRPr="009271D1" w:rsidRDefault="009271D1" w:rsidP="009271D1">
      <w:pPr>
        <w:spacing w:after="240" w:line="384" w:lineRule="atLeast"/>
        <w:ind w:left="502"/>
        <w:jc w:val="left"/>
        <w:rPr>
          <w:ins w:id="865" w:author="hanwha" w:date="2022-07-28T09:46:00Z"/>
          <w:szCs w:val="20"/>
        </w:rPr>
      </w:pPr>
    </w:p>
    <w:p w14:paraId="666515BB" w14:textId="77777777" w:rsidR="009271D1" w:rsidRPr="009271D1" w:rsidRDefault="009271D1" w:rsidP="009271D1">
      <w:pPr>
        <w:spacing w:line="384" w:lineRule="atLeast"/>
        <w:rPr>
          <w:ins w:id="866" w:author="hanwha" w:date="2022-07-28T09:46:00Z"/>
          <w:rFonts w:ascii="맑은 고딕" w:eastAsia="맑은 고딕" w:hAnsi="맑은 고딕"/>
          <w:b/>
          <w:szCs w:val="20"/>
        </w:rPr>
      </w:pPr>
      <w:ins w:id="867" w:author="hanwha" w:date="2022-07-28T09:46:00Z">
        <w:r w:rsidRPr="009271D1">
          <w:rPr>
            <w:rFonts w:ascii="맑은 고딕" w:eastAsia="맑은 고딕" w:hAnsi="맑은 고딕"/>
            <w:b/>
            <w:szCs w:val="20"/>
          </w:rPr>
          <w:t>5. 분할신설회사에 관한 사항</w:t>
        </w:r>
      </w:ins>
    </w:p>
    <w:p w14:paraId="4EFF93CE" w14:textId="77777777" w:rsidR="009271D1" w:rsidRPr="009271D1" w:rsidRDefault="009271D1" w:rsidP="009271D1">
      <w:pPr>
        <w:numPr>
          <w:ilvl w:val="0"/>
          <w:numId w:val="88"/>
        </w:numPr>
        <w:spacing w:after="200" w:line="384" w:lineRule="atLeast"/>
        <w:rPr>
          <w:ins w:id="868" w:author="hanwha" w:date="2022-07-28T09:46:00Z"/>
          <w:szCs w:val="20"/>
        </w:rPr>
      </w:pPr>
      <w:ins w:id="869" w:author="hanwha" w:date="2022-07-28T09:46:00Z">
        <w:r w:rsidRPr="009271D1">
          <w:rPr>
            <w:szCs w:val="20"/>
          </w:rPr>
          <w:t>회사의 상호, 목적, 본점의 소재지 및 공고의 방법</w:t>
        </w:r>
      </w:ins>
    </w:p>
    <w:tbl>
      <w:tblPr>
        <w:tblW w:w="9430" w:type="dxa"/>
        <w:tblInd w:w="6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000" w:firstRow="0" w:lastRow="0" w:firstColumn="0" w:lastColumn="0" w:noHBand="0" w:noVBand="0"/>
      </w:tblPr>
      <w:tblGrid>
        <w:gridCol w:w="74"/>
        <w:gridCol w:w="1938"/>
        <w:gridCol w:w="7276"/>
        <w:gridCol w:w="142"/>
      </w:tblGrid>
      <w:tr w:rsidR="009271D1" w:rsidRPr="009271D1" w14:paraId="2EAF02F9" w14:textId="77777777" w:rsidTr="006C3448">
        <w:trPr>
          <w:gridAfter w:val="1"/>
          <w:wAfter w:w="142" w:type="dxa"/>
          <w:trHeight w:val="405"/>
          <w:ins w:id="870" w:author="hanwha" w:date="2022-07-28T09:46:00Z"/>
        </w:trPr>
        <w:tc>
          <w:tcPr>
            <w:tcW w:w="2012" w:type="dxa"/>
            <w:gridSpan w:val="2"/>
            <w:tcBorders>
              <w:top w:val="outset" w:sz="6" w:space="0" w:color="808080"/>
              <w:left w:val="outset" w:sz="6" w:space="0" w:color="808080"/>
              <w:bottom w:val="outset" w:sz="6" w:space="0" w:color="808080"/>
              <w:right w:val="outset" w:sz="6" w:space="0" w:color="808080"/>
            </w:tcBorders>
            <w:shd w:val="clear" w:color="auto" w:fill="DCDCDC"/>
            <w:tcMar>
              <w:top w:w="30" w:type="dxa"/>
              <w:left w:w="60" w:type="dxa"/>
              <w:bottom w:w="0" w:type="dxa"/>
              <w:right w:w="60" w:type="dxa"/>
            </w:tcMar>
            <w:vAlign w:val="center"/>
          </w:tcPr>
          <w:p w14:paraId="3DD61CC1" w14:textId="77777777" w:rsidR="009271D1" w:rsidRPr="009271D1" w:rsidRDefault="009271D1" w:rsidP="009271D1">
            <w:pPr>
              <w:spacing w:line="384" w:lineRule="atLeast"/>
              <w:jc w:val="center"/>
              <w:rPr>
                <w:ins w:id="871" w:author="hanwha" w:date="2022-07-28T09:46:00Z"/>
                <w:rFonts w:ascii="맑은 고딕" w:eastAsia="맑은 고딕" w:hAnsi="맑은 고딕"/>
              </w:rPr>
            </w:pPr>
            <w:ins w:id="872" w:author="hanwha" w:date="2022-07-28T09:46:00Z">
              <w:r w:rsidRPr="009271D1">
                <w:rPr>
                  <w:rFonts w:ascii="맑은 고딕" w:eastAsia="맑은 고딕" w:hAnsi="맑은 고딕"/>
                  <w:b/>
                </w:rPr>
                <w:t>구분</w:t>
              </w:r>
            </w:ins>
          </w:p>
        </w:tc>
        <w:tc>
          <w:tcPr>
            <w:tcW w:w="7276" w:type="dxa"/>
            <w:tcBorders>
              <w:top w:val="outset" w:sz="6" w:space="0" w:color="808080"/>
              <w:left w:val="outset" w:sz="6" w:space="0" w:color="808080"/>
              <w:bottom w:val="outset" w:sz="6" w:space="0" w:color="808080"/>
              <w:right w:val="outset" w:sz="6" w:space="0" w:color="808080"/>
            </w:tcBorders>
            <w:shd w:val="clear" w:color="auto" w:fill="DCDCDC"/>
            <w:tcMar>
              <w:top w:w="30" w:type="dxa"/>
              <w:left w:w="60" w:type="dxa"/>
              <w:bottom w:w="0" w:type="dxa"/>
              <w:right w:w="60" w:type="dxa"/>
            </w:tcMar>
            <w:vAlign w:val="center"/>
          </w:tcPr>
          <w:p w14:paraId="5A19E690" w14:textId="77777777" w:rsidR="009271D1" w:rsidRPr="009271D1" w:rsidRDefault="009271D1" w:rsidP="009271D1">
            <w:pPr>
              <w:spacing w:line="384" w:lineRule="atLeast"/>
              <w:jc w:val="center"/>
              <w:rPr>
                <w:ins w:id="873" w:author="hanwha" w:date="2022-07-28T09:46:00Z"/>
                <w:rFonts w:ascii="맑은 고딕" w:eastAsia="맑은 고딕" w:hAnsi="맑은 고딕"/>
              </w:rPr>
            </w:pPr>
            <w:ins w:id="874" w:author="hanwha" w:date="2022-07-28T09:46:00Z">
              <w:r w:rsidRPr="009271D1">
                <w:rPr>
                  <w:rFonts w:ascii="맑은 고딕" w:eastAsia="맑은 고딕" w:hAnsi="맑은 고딕"/>
                  <w:b/>
                </w:rPr>
                <w:t>내용</w:t>
              </w:r>
            </w:ins>
          </w:p>
        </w:tc>
      </w:tr>
      <w:tr w:rsidR="009271D1" w:rsidRPr="009271D1" w14:paraId="48DC22D0" w14:textId="77777777" w:rsidTr="006C3448">
        <w:trPr>
          <w:gridAfter w:val="1"/>
          <w:wAfter w:w="142" w:type="dxa"/>
          <w:trHeight w:val="405"/>
          <w:ins w:id="875" w:author="hanwha" w:date="2022-07-28T09:46:00Z"/>
        </w:trPr>
        <w:tc>
          <w:tcPr>
            <w:tcW w:w="2012" w:type="dxa"/>
            <w:gridSpan w:val="2"/>
            <w:vMerge w:val="restart"/>
            <w:tcBorders>
              <w:top w:val="outset" w:sz="6" w:space="0" w:color="808080"/>
              <w:left w:val="outset" w:sz="6" w:space="0" w:color="808080"/>
              <w:bottom w:val="outset" w:sz="6" w:space="0" w:color="808080"/>
              <w:right w:val="outset" w:sz="6" w:space="0" w:color="808080"/>
            </w:tcBorders>
            <w:tcMar>
              <w:top w:w="30" w:type="dxa"/>
              <w:left w:w="60" w:type="dxa"/>
              <w:bottom w:w="0" w:type="dxa"/>
              <w:right w:w="60" w:type="dxa"/>
            </w:tcMar>
            <w:vAlign w:val="center"/>
          </w:tcPr>
          <w:p w14:paraId="0B11CA13" w14:textId="77777777" w:rsidR="009271D1" w:rsidRPr="009271D1" w:rsidRDefault="009271D1" w:rsidP="009271D1">
            <w:pPr>
              <w:spacing w:line="384" w:lineRule="atLeast"/>
              <w:jc w:val="center"/>
              <w:rPr>
                <w:ins w:id="876" w:author="hanwha" w:date="2022-07-28T09:46:00Z"/>
                <w:rFonts w:ascii="맑은 고딕" w:eastAsia="맑은 고딕" w:hAnsi="맑은 고딕"/>
              </w:rPr>
            </w:pPr>
            <w:ins w:id="877" w:author="hanwha" w:date="2022-07-28T09:46:00Z">
              <w:r w:rsidRPr="009271D1">
                <w:rPr>
                  <w:rFonts w:ascii="맑은 고딕" w:eastAsia="맑은 고딕" w:hAnsi="맑은 고딕"/>
                </w:rPr>
                <w:t>상호</w:t>
              </w:r>
            </w:ins>
          </w:p>
        </w:tc>
        <w:tc>
          <w:tcPr>
            <w:tcW w:w="7276" w:type="dxa"/>
            <w:tcBorders>
              <w:top w:val="outset" w:sz="6" w:space="0" w:color="808080"/>
              <w:left w:val="outset" w:sz="6" w:space="0" w:color="808080"/>
              <w:bottom w:val="outset" w:sz="6" w:space="0" w:color="808080"/>
              <w:right w:val="outset" w:sz="6" w:space="0" w:color="808080"/>
            </w:tcBorders>
            <w:tcMar>
              <w:top w:w="30" w:type="dxa"/>
              <w:left w:w="60" w:type="dxa"/>
              <w:bottom w:w="0" w:type="dxa"/>
              <w:right w:w="60" w:type="dxa"/>
            </w:tcMar>
          </w:tcPr>
          <w:p w14:paraId="4481F68C" w14:textId="77777777" w:rsidR="009271D1" w:rsidRPr="009271D1" w:rsidRDefault="009271D1" w:rsidP="009271D1">
            <w:pPr>
              <w:spacing w:line="384" w:lineRule="atLeast"/>
              <w:rPr>
                <w:ins w:id="878" w:author="hanwha" w:date="2022-07-28T09:46:00Z"/>
                <w:rFonts w:ascii="맑은 고딕" w:eastAsia="맑은 고딕" w:hAnsi="맑은 고딕"/>
              </w:rPr>
            </w:pPr>
            <w:proofErr w:type="spellStart"/>
            <w:proofErr w:type="gramStart"/>
            <w:ins w:id="879" w:author="hanwha" w:date="2022-07-28T09:46:00Z">
              <w:r w:rsidRPr="009271D1">
                <w:rPr>
                  <w:rFonts w:ascii="맑은 고딕" w:eastAsia="맑은 고딕" w:hAnsi="맑은 고딕"/>
                </w:rPr>
                <w:t>국문명</w:t>
              </w:r>
              <w:proofErr w:type="spellEnd"/>
              <w:r w:rsidRPr="009271D1">
                <w:rPr>
                  <w:rFonts w:ascii="맑은 고딕" w:eastAsia="맑은 고딕" w:hAnsi="맑은 고딕"/>
                </w:rPr>
                <w:t xml:space="preserve"> :</w:t>
              </w:r>
              <w:proofErr w:type="gramEnd"/>
              <w:r w:rsidRPr="009271D1">
                <w:rPr>
                  <w:rFonts w:ascii="맑은 고딕" w:eastAsia="맑은 고딕" w:hAnsi="맑은 고딕"/>
                </w:rPr>
                <w:t xml:space="preserve"> </w:t>
              </w:r>
              <w:r w:rsidRPr="009271D1">
                <w:rPr>
                  <w:rFonts w:ascii="맑은 고딕" w:eastAsia="맑은 고딕" w:hAnsi="맑은 고딕" w:hint="eastAsia"/>
                  <w:color w:val="000000" w:themeColor="text1"/>
                  <w:szCs w:val="20"/>
                </w:rPr>
                <w:t xml:space="preserve">주식회사 </w:t>
              </w:r>
              <w:proofErr w:type="spellStart"/>
              <w:r w:rsidRPr="009271D1">
                <w:rPr>
                  <w:rFonts w:ascii="맑은 고딕" w:eastAsia="맑은 고딕" w:hAnsi="맑은 고딕" w:hint="eastAsia"/>
                  <w:color w:val="000000" w:themeColor="text1"/>
                  <w:szCs w:val="20"/>
                </w:rPr>
                <w:t>한화방산</w:t>
              </w:r>
              <w:proofErr w:type="spellEnd"/>
            </w:ins>
          </w:p>
        </w:tc>
      </w:tr>
      <w:tr w:rsidR="009271D1" w:rsidRPr="009271D1" w14:paraId="3C6CA61C" w14:textId="77777777" w:rsidTr="006C3448">
        <w:trPr>
          <w:gridAfter w:val="1"/>
          <w:wAfter w:w="142" w:type="dxa"/>
          <w:trHeight w:val="405"/>
          <w:ins w:id="880" w:author="hanwha" w:date="2022-07-28T09:46:00Z"/>
        </w:trPr>
        <w:tc>
          <w:tcPr>
            <w:tcW w:w="2012" w:type="dxa"/>
            <w:gridSpan w:val="2"/>
            <w:vMerge/>
            <w:tcBorders>
              <w:top w:val="outset" w:sz="6" w:space="0" w:color="808080"/>
              <w:left w:val="outset" w:sz="6" w:space="0" w:color="808080"/>
              <w:bottom w:val="outset" w:sz="6" w:space="0" w:color="808080"/>
              <w:right w:val="outset" w:sz="6" w:space="0" w:color="808080"/>
            </w:tcBorders>
            <w:vAlign w:val="center"/>
          </w:tcPr>
          <w:p w14:paraId="40306A1E" w14:textId="77777777" w:rsidR="009271D1" w:rsidRPr="009271D1" w:rsidRDefault="009271D1" w:rsidP="009271D1">
            <w:pPr>
              <w:jc w:val="center"/>
              <w:rPr>
                <w:ins w:id="881" w:author="hanwha" w:date="2022-07-28T09:46:00Z"/>
                <w:rFonts w:ascii="맑은 고딕" w:eastAsia="맑은 고딕" w:hAnsi="맑은 고딕"/>
              </w:rPr>
            </w:pPr>
          </w:p>
        </w:tc>
        <w:tc>
          <w:tcPr>
            <w:tcW w:w="7276" w:type="dxa"/>
            <w:tcBorders>
              <w:top w:val="outset" w:sz="6" w:space="0" w:color="808080"/>
              <w:left w:val="outset" w:sz="6" w:space="0" w:color="808080"/>
              <w:bottom w:val="outset" w:sz="6" w:space="0" w:color="808080"/>
              <w:right w:val="outset" w:sz="6" w:space="0" w:color="808080"/>
            </w:tcBorders>
            <w:tcMar>
              <w:top w:w="30" w:type="dxa"/>
              <w:left w:w="60" w:type="dxa"/>
              <w:bottom w:w="0" w:type="dxa"/>
              <w:right w:w="60" w:type="dxa"/>
            </w:tcMar>
          </w:tcPr>
          <w:p w14:paraId="1C63D199" w14:textId="77777777" w:rsidR="009271D1" w:rsidRPr="009271D1" w:rsidRDefault="009271D1" w:rsidP="009271D1">
            <w:pPr>
              <w:spacing w:line="384" w:lineRule="atLeast"/>
              <w:rPr>
                <w:ins w:id="882" w:author="hanwha" w:date="2022-07-28T09:46:00Z"/>
                <w:rFonts w:ascii="맑은 고딕" w:eastAsia="맑은 고딕" w:hAnsi="맑은 고딕"/>
              </w:rPr>
            </w:pPr>
            <w:proofErr w:type="spellStart"/>
            <w:proofErr w:type="gramStart"/>
            <w:ins w:id="883" w:author="hanwha" w:date="2022-07-28T09:46:00Z">
              <w:r w:rsidRPr="009271D1">
                <w:rPr>
                  <w:rFonts w:ascii="맑은 고딕" w:eastAsia="맑은 고딕" w:hAnsi="맑은 고딕"/>
                </w:rPr>
                <w:t>영문명</w:t>
              </w:r>
              <w:proofErr w:type="spellEnd"/>
              <w:r w:rsidRPr="009271D1">
                <w:rPr>
                  <w:rFonts w:ascii="맑은 고딕" w:eastAsia="맑은 고딕" w:hAnsi="맑은 고딕"/>
                </w:rPr>
                <w:t xml:space="preserve"> :</w:t>
              </w:r>
              <w:proofErr w:type="gramEnd"/>
              <w:r w:rsidRPr="009271D1">
                <w:rPr>
                  <w:rFonts w:ascii="맑은 고딕" w:eastAsia="맑은 고딕" w:hAnsi="맑은 고딕"/>
                </w:rPr>
                <w:t xml:space="preserve"> </w:t>
              </w:r>
              <w:r w:rsidRPr="009271D1">
                <w:rPr>
                  <w:rFonts w:ascii="맑은 고딕" w:eastAsia="맑은 고딕" w:hAnsi="맑은 고딕"/>
                  <w:szCs w:val="20"/>
                </w:rPr>
                <w:t xml:space="preserve">Hanwha </w:t>
              </w:r>
              <w:r w:rsidRPr="009271D1">
                <w:rPr>
                  <w:rFonts w:ascii="맑은 고딕" w:eastAsia="맑은 고딕" w:hAnsi="맑은 고딕" w:hint="eastAsia"/>
                  <w:szCs w:val="20"/>
                </w:rPr>
                <w:t>Munitions</w:t>
              </w:r>
              <w:r w:rsidRPr="009271D1">
                <w:rPr>
                  <w:rFonts w:ascii="맑은 고딕" w:eastAsia="맑은 고딕" w:hAnsi="맑은 고딕"/>
                  <w:szCs w:val="20"/>
                </w:rPr>
                <w:t xml:space="preserve"> Corporation</w:t>
              </w:r>
            </w:ins>
          </w:p>
        </w:tc>
      </w:tr>
      <w:tr w:rsidR="009271D1" w:rsidRPr="009271D1" w14:paraId="40554AFB" w14:textId="77777777" w:rsidTr="006C3448">
        <w:trPr>
          <w:gridAfter w:val="1"/>
          <w:wAfter w:w="142" w:type="dxa"/>
          <w:trHeight w:val="405"/>
          <w:ins w:id="884" w:author="hanwha" w:date="2022-07-28T09:46:00Z"/>
        </w:trPr>
        <w:tc>
          <w:tcPr>
            <w:tcW w:w="2012" w:type="dxa"/>
            <w:gridSpan w:val="2"/>
            <w:tcBorders>
              <w:top w:val="outset" w:sz="6" w:space="0" w:color="808080"/>
              <w:left w:val="outset" w:sz="6" w:space="0" w:color="808080"/>
              <w:bottom w:val="outset" w:sz="6" w:space="0" w:color="808080"/>
              <w:right w:val="outset" w:sz="6" w:space="0" w:color="808080"/>
            </w:tcBorders>
            <w:tcMar>
              <w:top w:w="30" w:type="dxa"/>
              <w:left w:w="60" w:type="dxa"/>
              <w:bottom w:w="0" w:type="dxa"/>
              <w:right w:w="60" w:type="dxa"/>
            </w:tcMar>
            <w:vAlign w:val="center"/>
          </w:tcPr>
          <w:p w14:paraId="2F2D5D9C" w14:textId="77777777" w:rsidR="009271D1" w:rsidRPr="009271D1" w:rsidRDefault="009271D1" w:rsidP="009271D1">
            <w:pPr>
              <w:spacing w:line="384" w:lineRule="atLeast"/>
              <w:jc w:val="center"/>
              <w:rPr>
                <w:ins w:id="885" w:author="hanwha" w:date="2022-07-28T09:46:00Z"/>
                <w:rFonts w:ascii="맑은 고딕" w:eastAsia="맑은 고딕" w:hAnsi="맑은 고딕"/>
              </w:rPr>
            </w:pPr>
            <w:ins w:id="886" w:author="hanwha" w:date="2022-07-28T09:46:00Z">
              <w:r w:rsidRPr="009271D1">
                <w:rPr>
                  <w:rFonts w:ascii="맑은 고딕" w:eastAsia="맑은 고딕" w:hAnsi="맑은 고딕"/>
                </w:rPr>
                <w:t>목적</w:t>
              </w:r>
            </w:ins>
          </w:p>
        </w:tc>
        <w:tc>
          <w:tcPr>
            <w:tcW w:w="7276" w:type="dxa"/>
            <w:tcBorders>
              <w:top w:val="outset" w:sz="6" w:space="0" w:color="808080"/>
              <w:left w:val="outset" w:sz="6" w:space="0" w:color="808080"/>
              <w:bottom w:val="outset" w:sz="6" w:space="0" w:color="808080"/>
              <w:right w:val="outset" w:sz="6" w:space="0" w:color="808080"/>
            </w:tcBorders>
            <w:tcMar>
              <w:top w:w="30" w:type="dxa"/>
              <w:left w:w="60" w:type="dxa"/>
              <w:bottom w:w="0" w:type="dxa"/>
              <w:right w:w="60" w:type="dxa"/>
            </w:tcMar>
          </w:tcPr>
          <w:p w14:paraId="7A6CF08D" w14:textId="77777777" w:rsidR="009271D1" w:rsidRPr="009271D1" w:rsidRDefault="009271D1" w:rsidP="009271D1">
            <w:pPr>
              <w:spacing w:line="384" w:lineRule="atLeast"/>
              <w:rPr>
                <w:ins w:id="887" w:author="hanwha" w:date="2022-07-28T09:46:00Z"/>
                <w:rFonts w:ascii="맑은 고딕" w:eastAsia="맑은 고딕" w:hAnsi="맑은 고딕"/>
              </w:rPr>
            </w:pPr>
            <w:ins w:id="888" w:author="hanwha" w:date="2022-07-28T09:46:00Z">
              <w:r w:rsidRPr="009271D1">
                <w:rPr>
                  <w:rFonts w:ascii="맑은 고딕" w:eastAsia="맑은 고딕" w:hAnsi="맑은 고딕"/>
                  <w:szCs w:val="20"/>
                </w:rPr>
                <w:t>【별첨</w:t>
              </w:r>
              <w:r w:rsidRPr="009271D1">
                <w:rPr>
                  <w:rFonts w:ascii="맑은 고딕" w:eastAsia="맑은 고딕" w:hAnsi="맑은 고딕" w:hint="eastAsia"/>
                  <w:szCs w:val="20"/>
                </w:rPr>
                <w:t xml:space="preserve"> </w:t>
              </w:r>
              <w:r w:rsidRPr="009271D1">
                <w:rPr>
                  <w:rFonts w:ascii="맑은 고딕" w:eastAsia="맑은 고딕" w:hAnsi="맑은 고딕"/>
                  <w:szCs w:val="20"/>
                </w:rPr>
                <w:t>6】</w:t>
              </w:r>
              <w:r w:rsidRPr="009271D1">
                <w:rPr>
                  <w:rFonts w:ascii="맑은 고딕" w:eastAsia="맑은 고딕" w:hAnsi="맑은 고딕"/>
                  <w:sz w:val="18"/>
                  <w:szCs w:val="20"/>
                </w:rPr>
                <w:t xml:space="preserve"> </w:t>
              </w:r>
              <w:r w:rsidRPr="009271D1">
                <w:rPr>
                  <w:rFonts w:ascii="맑은 고딕" w:eastAsia="맑은 고딕" w:hAnsi="맑은 고딕"/>
                  <w:szCs w:val="20"/>
                </w:rPr>
                <w:t>분할신설회사 정관</w:t>
              </w:r>
              <w:r w:rsidRPr="009271D1">
                <w:rPr>
                  <w:rFonts w:ascii="맑은 고딕" w:eastAsia="맑은 고딕" w:hAnsi="맑은 고딕" w:hint="eastAsia"/>
                  <w:szCs w:val="20"/>
                </w:rPr>
                <w:t>(안)</w:t>
              </w:r>
              <w:r w:rsidRPr="009271D1">
                <w:rPr>
                  <w:rFonts w:ascii="맑은 고딕" w:eastAsia="맑은 고딕" w:hAnsi="맑은 고딕"/>
                  <w:szCs w:val="20"/>
                </w:rPr>
                <w:t xml:space="preserve"> 참조</w:t>
              </w:r>
            </w:ins>
          </w:p>
        </w:tc>
      </w:tr>
      <w:tr w:rsidR="009271D1" w:rsidRPr="009271D1" w14:paraId="4AEF732E" w14:textId="77777777" w:rsidTr="006C3448">
        <w:trPr>
          <w:gridAfter w:val="1"/>
          <w:wAfter w:w="142" w:type="dxa"/>
          <w:trHeight w:val="405"/>
          <w:ins w:id="889" w:author="hanwha" w:date="2022-07-28T09:46:00Z"/>
        </w:trPr>
        <w:tc>
          <w:tcPr>
            <w:tcW w:w="2012" w:type="dxa"/>
            <w:gridSpan w:val="2"/>
            <w:tcBorders>
              <w:top w:val="outset" w:sz="6" w:space="0" w:color="808080"/>
              <w:left w:val="outset" w:sz="6" w:space="0" w:color="808080"/>
              <w:bottom w:val="outset" w:sz="6" w:space="0" w:color="808080"/>
              <w:right w:val="outset" w:sz="6" w:space="0" w:color="808080"/>
            </w:tcBorders>
            <w:tcMar>
              <w:top w:w="30" w:type="dxa"/>
              <w:left w:w="60" w:type="dxa"/>
              <w:bottom w:w="0" w:type="dxa"/>
              <w:right w:w="60" w:type="dxa"/>
            </w:tcMar>
            <w:vAlign w:val="center"/>
          </w:tcPr>
          <w:p w14:paraId="232A5F78" w14:textId="77777777" w:rsidR="009271D1" w:rsidRPr="009271D1" w:rsidRDefault="009271D1" w:rsidP="009271D1">
            <w:pPr>
              <w:spacing w:line="384" w:lineRule="atLeast"/>
              <w:jc w:val="center"/>
              <w:rPr>
                <w:ins w:id="890" w:author="hanwha" w:date="2022-07-28T09:46:00Z"/>
                <w:rFonts w:ascii="맑은 고딕" w:eastAsia="맑은 고딕" w:hAnsi="맑은 고딕"/>
              </w:rPr>
            </w:pPr>
            <w:proofErr w:type="spellStart"/>
            <w:ins w:id="891" w:author="hanwha" w:date="2022-07-28T09:46:00Z">
              <w:r w:rsidRPr="009271D1">
                <w:rPr>
                  <w:rFonts w:ascii="맑은 고딕" w:eastAsia="맑은 고딕" w:hAnsi="맑은 고딕"/>
                </w:rPr>
                <w:t>본점소재지</w:t>
              </w:r>
              <w:proofErr w:type="spellEnd"/>
            </w:ins>
          </w:p>
        </w:tc>
        <w:tc>
          <w:tcPr>
            <w:tcW w:w="7276" w:type="dxa"/>
            <w:tcBorders>
              <w:top w:val="outset" w:sz="6" w:space="0" w:color="808080"/>
              <w:left w:val="outset" w:sz="6" w:space="0" w:color="808080"/>
              <w:bottom w:val="outset" w:sz="6" w:space="0" w:color="808080"/>
              <w:right w:val="outset" w:sz="6" w:space="0" w:color="808080"/>
            </w:tcBorders>
            <w:tcMar>
              <w:top w:w="30" w:type="dxa"/>
              <w:left w:w="60" w:type="dxa"/>
              <w:bottom w:w="0" w:type="dxa"/>
              <w:right w:w="60" w:type="dxa"/>
            </w:tcMar>
          </w:tcPr>
          <w:p w14:paraId="2B9D41BB" w14:textId="77777777" w:rsidR="009271D1" w:rsidRPr="009271D1" w:rsidRDefault="009271D1" w:rsidP="009271D1">
            <w:pPr>
              <w:spacing w:line="384" w:lineRule="atLeast"/>
              <w:rPr>
                <w:ins w:id="892" w:author="hanwha" w:date="2022-07-28T09:46:00Z"/>
                <w:rFonts w:ascii="맑은 고딕" w:eastAsia="맑은 고딕" w:hAnsi="맑은 고딕"/>
              </w:rPr>
            </w:pPr>
            <w:ins w:id="893" w:author="hanwha" w:date="2022-07-28T09:46:00Z">
              <w:r w:rsidRPr="009271D1">
                <w:rPr>
                  <w:rFonts w:ascii="맑은 고딕" w:eastAsia="맑은 고딕" w:hAnsi="맑은 고딕" w:hint="eastAsia"/>
                  <w:color w:val="000000" w:themeColor="text1"/>
                  <w:szCs w:val="20"/>
                </w:rPr>
                <w:t>서울특별시(예정)</w:t>
              </w:r>
            </w:ins>
          </w:p>
        </w:tc>
      </w:tr>
      <w:tr w:rsidR="009271D1" w:rsidRPr="009271D1" w14:paraId="5F5F4183" w14:textId="77777777" w:rsidTr="006C3448">
        <w:trPr>
          <w:gridAfter w:val="1"/>
          <w:wAfter w:w="142" w:type="dxa"/>
          <w:trHeight w:val="381"/>
          <w:ins w:id="894" w:author="hanwha" w:date="2022-07-28T09:46:00Z"/>
        </w:trPr>
        <w:tc>
          <w:tcPr>
            <w:tcW w:w="2012" w:type="dxa"/>
            <w:gridSpan w:val="2"/>
            <w:tcBorders>
              <w:top w:val="outset" w:sz="6" w:space="0" w:color="808080"/>
              <w:left w:val="outset" w:sz="6" w:space="0" w:color="808080"/>
              <w:bottom w:val="outset" w:sz="6" w:space="0" w:color="808080"/>
              <w:right w:val="outset" w:sz="6" w:space="0" w:color="808080"/>
            </w:tcBorders>
            <w:tcMar>
              <w:top w:w="30" w:type="dxa"/>
              <w:left w:w="60" w:type="dxa"/>
              <w:bottom w:w="0" w:type="dxa"/>
              <w:right w:w="60" w:type="dxa"/>
            </w:tcMar>
            <w:vAlign w:val="center"/>
          </w:tcPr>
          <w:p w14:paraId="5F229A27" w14:textId="77777777" w:rsidR="009271D1" w:rsidRPr="009271D1" w:rsidRDefault="009271D1" w:rsidP="009271D1">
            <w:pPr>
              <w:spacing w:line="384" w:lineRule="atLeast"/>
              <w:jc w:val="center"/>
              <w:rPr>
                <w:ins w:id="895" w:author="hanwha" w:date="2022-07-28T09:46:00Z"/>
                <w:rFonts w:ascii="맑은 고딕" w:eastAsia="맑은 고딕" w:hAnsi="맑은 고딕"/>
              </w:rPr>
            </w:pPr>
            <w:proofErr w:type="spellStart"/>
            <w:ins w:id="896" w:author="hanwha" w:date="2022-07-28T09:46:00Z">
              <w:r w:rsidRPr="009271D1">
                <w:rPr>
                  <w:rFonts w:ascii="맑은 고딕" w:eastAsia="맑은 고딕" w:hAnsi="맑은 고딕"/>
                </w:rPr>
                <w:t>공고방법</w:t>
              </w:r>
              <w:proofErr w:type="spellEnd"/>
            </w:ins>
          </w:p>
        </w:tc>
        <w:tc>
          <w:tcPr>
            <w:tcW w:w="7276" w:type="dxa"/>
            <w:tcBorders>
              <w:top w:val="outset" w:sz="6" w:space="0" w:color="808080"/>
              <w:left w:val="outset" w:sz="6" w:space="0" w:color="808080"/>
              <w:bottom w:val="outset" w:sz="6" w:space="0" w:color="808080"/>
              <w:right w:val="outset" w:sz="6" w:space="0" w:color="808080"/>
            </w:tcBorders>
            <w:tcMar>
              <w:top w:w="30" w:type="dxa"/>
              <w:left w:w="60" w:type="dxa"/>
              <w:bottom w:w="0" w:type="dxa"/>
              <w:right w:w="60" w:type="dxa"/>
            </w:tcMar>
          </w:tcPr>
          <w:p w14:paraId="4D80C054" w14:textId="77777777" w:rsidR="009271D1" w:rsidRPr="009271D1" w:rsidRDefault="009271D1" w:rsidP="009271D1">
            <w:pPr>
              <w:spacing w:line="384" w:lineRule="atLeast"/>
              <w:rPr>
                <w:ins w:id="897" w:author="hanwha" w:date="2022-07-28T09:46:00Z"/>
                <w:rFonts w:ascii="맑은 고딕" w:eastAsia="맑은 고딕" w:hAnsi="맑은 고딕"/>
              </w:rPr>
            </w:pPr>
            <w:ins w:id="898" w:author="hanwha" w:date="2022-07-28T09:46:00Z">
              <w:r w:rsidRPr="009271D1">
                <w:rPr>
                  <w:rFonts w:ascii="맑은 고딕" w:eastAsia="맑은 고딕" w:hAnsi="맑은 고딕" w:hint="eastAsia"/>
                  <w:szCs w:val="20"/>
                </w:rPr>
                <w:t>서울특별</w:t>
              </w:r>
              <w:r w:rsidRPr="009271D1">
                <w:rPr>
                  <w:rFonts w:ascii="맑은 고딕" w:eastAsia="맑은 고딕" w:hAnsi="맑은 고딕"/>
                  <w:szCs w:val="20"/>
                </w:rPr>
                <w:t>시에서 발행</w:t>
              </w:r>
              <w:r w:rsidRPr="009271D1">
                <w:rPr>
                  <w:rFonts w:ascii="맑은 고딕" w:eastAsia="맑은 고딕" w:hAnsi="맑은 고딕" w:hint="eastAsia"/>
                  <w:szCs w:val="20"/>
                </w:rPr>
                <w:t xml:space="preserve">되는 </w:t>
              </w:r>
              <w:r w:rsidRPr="009271D1">
                <w:rPr>
                  <w:rFonts w:ascii="맑은 고딕" w:eastAsia="맑은 고딕" w:hAnsi="맑은 고딕" w:hint="eastAsia"/>
                  <w:color w:val="000000" w:themeColor="text1"/>
                  <w:szCs w:val="20"/>
                </w:rPr>
                <w:t>일간 경향신문</w:t>
              </w:r>
              <w:r w:rsidRPr="009271D1">
                <w:rPr>
                  <w:rFonts w:ascii="맑은 고딕" w:eastAsia="맑은 고딕" w:hAnsi="맑은 고딕"/>
                </w:rPr>
                <w:t>에 게재</w:t>
              </w:r>
              <w:r w:rsidRPr="009271D1">
                <w:rPr>
                  <w:rFonts w:ascii="맑은 고딕" w:eastAsia="맑은 고딕" w:hAnsi="맑은 고딕" w:hint="eastAsia"/>
                </w:rPr>
                <w:t>한다</w:t>
              </w:r>
              <w:r w:rsidRPr="009271D1">
                <w:rPr>
                  <w:rFonts w:ascii="맑은 고딕" w:eastAsia="맑은 고딕" w:hAnsi="맑은 고딕"/>
                </w:rPr>
                <w:t>.</w:t>
              </w:r>
            </w:ins>
          </w:p>
        </w:tc>
      </w:tr>
      <w:tr w:rsidR="009271D1" w:rsidRPr="009271D1" w14:paraId="231503D0" w14:textId="77777777" w:rsidTr="006C3448">
        <w:tblPrEx>
          <w:tblBorders>
            <w:top w:val="none" w:sz="0" w:space="0" w:color="auto"/>
            <w:left w:val="none" w:sz="0" w:space="0" w:color="auto"/>
            <w:bottom w:val="none" w:sz="0" w:space="0" w:color="auto"/>
            <w:right w:val="none" w:sz="0" w:space="0" w:color="auto"/>
          </w:tblBorders>
        </w:tblPrEx>
        <w:trPr>
          <w:gridBefore w:val="1"/>
          <w:wBefore w:w="74" w:type="dxa"/>
          <w:trHeight w:val="405"/>
          <w:ins w:id="899" w:author="hanwha" w:date="2022-07-28T09:46:00Z"/>
        </w:trPr>
        <w:tc>
          <w:tcPr>
            <w:tcW w:w="9356" w:type="dxa"/>
            <w:gridSpan w:val="3"/>
            <w:tcBorders>
              <w:top w:val="nil"/>
              <w:left w:val="nil"/>
              <w:bottom w:val="nil"/>
              <w:right w:val="nil"/>
            </w:tcBorders>
            <w:tcMar>
              <w:top w:w="30" w:type="dxa"/>
              <w:left w:w="60" w:type="dxa"/>
              <w:bottom w:w="0" w:type="dxa"/>
              <w:right w:w="60" w:type="dxa"/>
            </w:tcMar>
          </w:tcPr>
          <w:p w14:paraId="6461271D" w14:textId="77777777" w:rsidR="009271D1" w:rsidRPr="009271D1" w:rsidRDefault="009271D1" w:rsidP="009271D1">
            <w:pPr>
              <w:spacing w:after="90" w:line="384" w:lineRule="atLeast"/>
              <w:rPr>
                <w:ins w:id="900" w:author="hanwha" w:date="2022-07-28T09:46:00Z"/>
                <w:rFonts w:ascii="맑은 고딕" w:eastAsia="맑은 고딕" w:hAnsi="맑은 고딕"/>
                <w:sz w:val="18"/>
                <w:szCs w:val="18"/>
              </w:rPr>
            </w:pPr>
            <w:ins w:id="901" w:author="hanwha" w:date="2022-07-28T09:46:00Z">
              <w:r w:rsidRPr="009271D1">
                <w:rPr>
                  <w:rFonts w:ascii="맑은 고딕" w:eastAsia="맑은 고딕" w:hAnsi="맑은 고딕"/>
                  <w:sz w:val="18"/>
                  <w:szCs w:val="18"/>
                </w:rPr>
                <w:t xml:space="preserve">주) 상호, </w:t>
              </w:r>
              <w:proofErr w:type="spellStart"/>
              <w:r w:rsidRPr="009271D1">
                <w:rPr>
                  <w:rFonts w:ascii="맑은 고딕" w:eastAsia="맑은 고딕" w:hAnsi="맑은 고딕"/>
                  <w:sz w:val="18"/>
                  <w:szCs w:val="18"/>
                </w:rPr>
                <w:t>공고방법</w:t>
              </w:r>
              <w:proofErr w:type="spellEnd"/>
              <w:r w:rsidRPr="009271D1">
                <w:rPr>
                  <w:rFonts w:ascii="맑은 고딕" w:eastAsia="맑은 고딕" w:hAnsi="맑은 고딕"/>
                  <w:sz w:val="18"/>
                  <w:szCs w:val="18"/>
                </w:rPr>
                <w:t xml:space="preserve"> 등 본건 분할의 내용은 </w:t>
              </w:r>
              <w:r w:rsidRPr="009271D1">
                <w:rPr>
                  <w:rFonts w:ascii="맑은 고딕" w:eastAsia="맑은 고딕" w:hAnsi="맑은 고딕" w:hint="eastAsia"/>
                  <w:sz w:val="18"/>
                  <w:szCs w:val="18"/>
                </w:rPr>
                <w:t xml:space="preserve">분할계획서의 동일성을 해치지 않는 범위 내에서 </w:t>
              </w:r>
              <w:proofErr w:type="spellStart"/>
              <w:r w:rsidRPr="009271D1">
                <w:rPr>
                  <w:rFonts w:ascii="맑은 고딕" w:eastAsia="맑은 고딕" w:hAnsi="맑은 고딕"/>
                  <w:sz w:val="18"/>
                  <w:szCs w:val="18"/>
                </w:rPr>
                <w:t>분할계획서</w:t>
              </w:r>
              <w:proofErr w:type="spellEnd"/>
              <w:r w:rsidRPr="009271D1">
                <w:rPr>
                  <w:rFonts w:ascii="맑은 고딕" w:eastAsia="맑은 고딕" w:hAnsi="맑은 고딕"/>
                  <w:sz w:val="18"/>
                  <w:szCs w:val="18"/>
                </w:rPr>
                <w:t xml:space="preserve"> 승인을 위한 주주총회 또는 분할신설회사의 창립총회에서 변경될 수 있음.</w:t>
              </w:r>
            </w:ins>
          </w:p>
          <w:p w14:paraId="7E266C48" w14:textId="77777777" w:rsidR="009271D1" w:rsidRPr="009271D1" w:rsidRDefault="009271D1" w:rsidP="009271D1">
            <w:pPr>
              <w:spacing w:after="90" w:line="384" w:lineRule="atLeast"/>
              <w:rPr>
                <w:ins w:id="902" w:author="hanwha" w:date="2022-07-28T09:46:00Z"/>
                <w:rFonts w:ascii="맑은 고딕" w:eastAsia="맑은 고딕" w:hAnsi="맑은 고딕"/>
                <w:sz w:val="18"/>
                <w:szCs w:val="18"/>
              </w:rPr>
            </w:pPr>
          </w:p>
        </w:tc>
      </w:tr>
    </w:tbl>
    <w:p w14:paraId="78400D90" w14:textId="77777777" w:rsidR="009271D1" w:rsidRPr="009271D1" w:rsidRDefault="009271D1" w:rsidP="009271D1">
      <w:pPr>
        <w:numPr>
          <w:ilvl w:val="0"/>
          <w:numId w:val="88"/>
        </w:numPr>
        <w:spacing w:after="200" w:line="384" w:lineRule="atLeast"/>
        <w:rPr>
          <w:ins w:id="903" w:author="hanwha" w:date="2022-07-28T09:46:00Z"/>
        </w:rPr>
      </w:pPr>
      <w:ins w:id="904" w:author="hanwha" w:date="2022-07-28T09:46:00Z">
        <w:r w:rsidRPr="009271D1">
          <w:t xml:space="preserve">발행할 주식의 총수 및 </w:t>
        </w:r>
        <w:proofErr w:type="spellStart"/>
        <w:r w:rsidRPr="009271D1">
          <w:t>액면주식</w:t>
        </w:r>
        <w:proofErr w:type="spellEnd"/>
        <w:r w:rsidRPr="009271D1">
          <w:t>·</w:t>
        </w:r>
        <w:r w:rsidRPr="009271D1">
          <w:t>무액면주식의 구분</w:t>
        </w:r>
      </w:ins>
    </w:p>
    <w:tbl>
      <w:tblPr>
        <w:tblW w:w="9288" w:type="dxa"/>
        <w:tblInd w:w="60"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000" w:firstRow="0" w:lastRow="0" w:firstColumn="0" w:lastColumn="0" w:noHBand="0" w:noVBand="0"/>
      </w:tblPr>
      <w:tblGrid>
        <w:gridCol w:w="3334"/>
        <w:gridCol w:w="5954"/>
      </w:tblGrid>
      <w:tr w:rsidR="009271D1" w:rsidRPr="009271D1" w14:paraId="757D3976" w14:textId="77777777" w:rsidTr="006C3448">
        <w:trPr>
          <w:trHeight w:val="363"/>
          <w:tblHeader/>
          <w:ins w:id="905" w:author="hanwha" w:date="2022-07-28T09:46:00Z"/>
        </w:trPr>
        <w:tc>
          <w:tcPr>
            <w:tcW w:w="3334" w:type="dxa"/>
            <w:tcBorders>
              <w:top w:val="outset" w:sz="6" w:space="0" w:color="808080"/>
              <w:left w:val="outset" w:sz="6" w:space="0" w:color="808080"/>
              <w:bottom w:val="outset" w:sz="6" w:space="0" w:color="808080"/>
              <w:right w:val="outset" w:sz="6" w:space="0" w:color="808080"/>
            </w:tcBorders>
            <w:shd w:val="clear" w:color="auto" w:fill="DCDCDC"/>
            <w:tcMar>
              <w:top w:w="30" w:type="dxa"/>
              <w:left w:w="60" w:type="dxa"/>
              <w:bottom w:w="0" w:type="dxa"/>
              <w:right w:w="60" w:type="dxa"/>
            </w:tcMar>
            <w:vAlign w:val="center"/>
          </w:tcPr>
          <w:p w14:paraId="4C5546B2" w14:textId="77777777" w:rsidR="009271D1" w:rsidRPr="009271D1" w:rsidRDefault="009271D1" w:rsidP="009271D1">
            <w:pPr>
              <w:spacing w:line="384" w:lineRule="atLeast"/>
              <w:jc w:val="center"/>
              <w:rPr>
                <w:ins w:id="906" w:author="hanwha" w:date="2022-07-28T09:46:00Z"/>
                <w:rFonts w:ascii="맑은 고딕" w:eastAsia="맑은 고딕" w:hAnsi="맑은 고딕"/>
                <w:b/>
                <w:bCs/>
              </w:rPr>
            </w:pPr>
            <w:ins w:id="907" w:author="hanwha" w:date="2022-07-28T09:46:00Z">
              <w:r w:rsidRPr="009271D1">
                <w:rPr>
                  <w:rFonts w:ascii="맑은 고딕" w:eastAsia="맑은 고딕" w:hAnsi="맑은 고딕"/>
                  <w:b/>
                  <w:bCs/>
                </w:rPr>
                <w:t>구분</w:t>
              </w:r>
            </w:ins>
          </w:p>
        </w:tc>
        <w:tc>
          <w:tcPr>
            <w:tcW w:w="5954" w:type="dxa"/>
            <w:tcBorders>
              <w:top w:val="outset" w:sz="6" w:space="0" w:color="808080"/>
              <w:left w:val="outset" w:sz="6" w:space="0" w:color="808080"/>
              <w:bottom w:val="outset" w:sz="6" w:space="0" w:color="808080"/>
              <w:right w:val="outset" w:sz="6" w:space="0" w:color="808080"/>
            </w:tcBorders>
            <w:shd w:val="clear" w:color="auto" w:fill="DCDCDC"/>
            <w:vAlign w:val="center"/>
          </w:tcPr>
          <w:p w14:paraId="7E85FE64" w14:textId="77777777" w:rsidR="009271D1" w:rsidRPr="009271D1" w:rsidRDefault="009271D1" w:rsidP="009271D1">
            <w:pPr>
              <w:spacing w:line="384" w:lineRule="atLeast"/>
              <w:jc w:val="center"/>
              <w:rPr>
                <w:ins w:id="908" w:author="hanwha" w:date="2022-07-28T09:46:00Z"/>
                <w:rFonts w:ascii="맑은 고딕" w:eastAsia="맑은 고딕" w:hAnsi="맑은 고딕"/>
                <w:b/>
              </w:rPr>
            </w:pPr>
            <w:ins w:id="909" w:author="hanwha" w:date="2022-07-28T09:46:00Z">
              <w:r w:rsidRPr="009271D1">
                <w:rPr>
                  <w:rFonts w:ascii="맑은 고딕" w:eastAsia="맑은 고딕" w:hAnsi="맑은 고딕" w:hint="eastAsia"/>
                  <w:b/>
                </w:rPr>
                <w:t>내용</w:t>
              </w:r>
            </w:ins>
          </w:p>
        </w:tc>
      </w:tr>
      <w:tr w:rsidR="009271D1" w:rsidRPr="009271D1" w14:paraId="012F9361" w14:textId="77777777" w:rsidTr="006C3448">
        <w:trPr>
          <w:trHeight w:val="363"/>
          <w:ins w:id="910" w:author="hanwha" w:date="2022-07-28T09:46:00Z"/>
        </w:trPr>
        <w:tc>
          <w:tcPr>
            <w:tcW w:w="3334" w:type="dxa"/>
            <w:tcBorders>
              <w:top w:val="outset" w:sz="6" w:space="0" w:color="808080"/>
              <w:left w:val="outset" w:sz="6" w:space="0" w:color="808080"/>
              <w:bottom w:val="outset" w:sz="6" w:space="0" w:color="808080"/>
              <w:right w:val="outset" w:sz="6" w:space="0" w:color="808080"/>
            </w:tcBorders>
            <w:tcMar>
              <w:top w:w="30" w:type="dxa"/>
              <w:left w:w="60" w:type="dxa"/>
              <w:bottom w:w="0" w:type="dxa"/>
              <w:right w:w="60" w:type="dxa"/>
            </w:tcMar>
            <w:vAlign w:val="center"/>
          </w:tcPr>
          <w:p w14:paraId="60125CE0" w14:textId="77777777" w:rsidR="009271D1" w:rsidRPr="009271D1" w:rsidRDefault="009271D1" w:rsidP="009271D1">
            <w:pPr>
              <w:spacing w:line="384" w:lineRule="atLeast"/>
              <w:jc w:val="center"/>
              <w:rPr>
                <w:ins w:id="911" w:author="hanwha" w:date="2022-07-28T09:46:00Z"/>
                <w:rFonts w:ascii="맑은 고딕" w:eastAsia="맑은 고딕" w:hAnsi="맑은 고딕"/>
              </w:rPr>
            </w:pPr>
            <w:ins w:id="912" w:author="hanwha" w:date="2022-07-28T09:46:00Z">
              <w:r w:rsidRPr="009271D1">
                <w:rPr>
                  <w:rFonts w:ascii="맑은 고딕" w:eastAsia="맑은 고딕" w:hAnsi="맑은 고딕" w:hint="eastAsia"/>
                </w:rPr>
                <w:t>발행할</w:t>
              </w:r>
              <w:r w:rsidRPr="009271D1">
                <w:rPr>
                  <w:rFonts w:ascii="맑은 고딕" w:eastAsia="맑은 고딕" w:hAnsi="맑은 고딕"/>
                </w:rPr>
                <w:t xml:space="preserve"> </w:t>
              </w:r>
              <w:r w:rsidRPr="009271D1">
                <w:rPr>
                  <w:rFonts w:ascii="맑은 고딕" w:eastAsia="맑은 고딕" w:hAnsi="맑은 고딕" w:hint="eastAsia"/>
                </w:rPr>
                <w:t>주식의</w:t>
              </w:r>
              <w:r w:rsidRPr="009271D1">
                <w:rPr>
                  <w:rFonts w:ascii="맑은 고딕" w:eastAsia="맑은 고딕" w:hAnsi="맑은 고딕"/>
                </w:rPr>
                <w:t xml:space="preserve"> </w:t>
              </w:r>
              <w:r w:rsidRPr="009271D1">
                <w:rPr>
                  <w:rFonts w:ascii="맑은 고딕" w:eastAsia="맑은 고딕" w:hAnsi="맑은 고딕" w:hint="eastAsia"/>
                </w:rPr>
                <w:t>총수</w:t>
              </w:r>
            </w:ins>
          </w:p>
        </w:tc>
        <w:tc>
          <w:tcPr>
            <w:tcW w:w="5954" w:type="dxa"/>
            <w:tcBorders>
              <w:top w:val="outset" w:sz="6" w:space="0" w:color="808080"/>
              <w:left w:val="outset" w:sz="6" w:space="0" w:color="808080"/>
              <w:bottom w:val="outset" w:sz="6" w:space="0" w:color="808080"/>
              <w:right w:val="outset" w:sz="6" w:space="0" w:color="808080"/>
            </w:tcBorders>
            <w:vAlign w:val="center"/>
          </w:tcPr>
          <w:p w14:paraId="3B81E4B4" w14:textId="77777777" w:rsidR="009271D1" w:rsidRPr="009271D1" w:rsidRDefault="009271D1" w:rsidP="009271D1">
            <w:pPr>
              <w:spacing w:line="384" w:lineRule="atLeast"/>
              <w:jc w:val="center"/>
              <w:rPr>
                <w:ins w:id="913" w:author="hanwha" w:date="2022-07-28T09:46:00Z"/>
                <w:rFonts w:ascii="맑은 고딕" w:eastAsia="맑은 고딕" w:hAnsi="맑은 고딕"/>
              </w:rPr>
            </w:pPr>
            <w:ins w:id="914" w:author="hanwha" w:date="2022-07-28T09:46:00Z">
              <w:r w:rsidRPr="009271D1">
                <w:rPr>
                  <w:rFonts w:ascii="맑은 고딕" w:eastAsia="맑은 고딕" w:hAnsi="맑은 고딕" w:hint="eastAsia"/>
                  <w:color w:val="000000" w:themeColor="text1"/>
                  <w:szCs w:val="20"/>
                </w:rPr>
                <w:t>일천만(10,000,000)</w:t>
              </w:r>
              <w:r w:rsidRPr="009271D1">
                <w:rPr>
                  <w:rFonts w:ascii="맑은 고딕" w:eastAsia="맑은 고딕" w:hAnsi="맑은 고딕" w:hint="eastAsia"/>
                </w:rPr>
                <w:t>주</w:t>
              </w:r>
            </w:ins>
          </w:p>
        </w:tc>
      </w:tr>
      <w:tr w:rsidR="009271D1" w:rsidRPr="009271D1" w14:paraId="47C1C692" w14:textId="77777777" w:rsidTr="006C3448">
        <w:trPr>
          <w:trHeight w:val="363"/>
          <w:ins w:id="915" w:author="hanwha" w:date="2022-07-28T09:46:00Z"/>
        </w:trPr>
        <w:tc>
          <w:tcPr>
            <w:tcW w:w="3334" w:type="dxa"/>
            <w:tcBorders>
              <w:top w:val="outset" w:sz="6" w:space="0" w:color="808080"/>
              <w:left w:val="outset" w:sz="6" w:space="0" w:color="808080"/>
              <w:bottom w:val="outset" w:sz="6" w:space="0" w:color="808080"/>
              <w:right w:val="outset" w:sz="6" w:space="0" w:color="808080"/>
            </w:tcBorders>
            <w:tcMar>
              <w:top w:w="30" w:type="dxa"/>
              <w:left w:w="60" w:type="dxa"/>
              <w:bottom w:w="0" w:type="dxa"/>
              <w:right w:w="60" w:type="dxa"/>
            </w:tcMar>
            <w:vAlign w:val="center"/>
          </w:tcPr>
          <w:p w14:paraId="19359661" w14:textId="77777777" w:rsidR="009271D1" w:rsidRPr="009271D1" w:rsidRDefault="009271D1" w:rsidP="009271D1">
            <w:pPr>
              <w:spacing w:line="384" w:lineRule="atLeast"/>
              <w:jc w:val="center"/>
              <w:rPr>
                <w:ins w:id="916" w:author="hanwha" w:date="2022-07-28T09:46:00Z"/>
                <w:rFonts w:ascii="맑은 고딕" w:eastAsia="맑은 고딕" w:hAnsi="맑은 고딕"/>
              </w:rPr>
            </w:pPr>
            <w:proofErr w:type="spellStart"/>
            <w:ins w:id="917" w:author="hanwha" w:date="2022-07-28T09:46:00Z">
              <w:r w:rsidRPr="009271D1">
                <w:rPr>
                  <w:rFonts w:ascii="맑은 고딕" w:eastAsia="맑은 고딕" w:hAnsi="맑은 고딕" w:hint="eastAsia"/>
                </w:rPr>
                <w:t>액면주식</w:t>
              </w:r>
              <w:proofErr w:type="spellEnd"/>
              <w:r w:rsidRPr="009271D1">
                <w:rPr>
                  <w:rFonts w:ascii="맑은 고딕" w:eastAsia="맑은 고딕" w:hAnsi="맑은 고딕"/>
                </w:rPr>
                <w:t>∙</w:t>
              </w:r>
              <w:r w:rsidRPr="009271D1">
                <w:rPr>
                  <w:rFonts w:ascii="맑은 고딕" w:eastAsia="맑은 고딕" w:hAnsi="맑은 고딕" w:hint="eastAsia"/>
                </w:rPr>
                <w:t>무액면주식의</w:t>
              </w:r>
              <w:r w:rsidRPr="009271D1">
                <w:rPr>
                  <w:rFonts w:ascii="맑은 고딕" w:eastAsia="맑은 고딕" w:hAnsi="맑은 고딕"/>
                </w:rPr>
                <w:t xml:space="preserve"> 구분</w:t>
              </w:r>
            </w:ins>
          </w:p>
          <w:p w14:paraId="37D6CC2D" w14:textId="77777777" w:rsidR="009271D1" w:rsidRPr="009271D1" w:rsidRDefault="009271D1" w:rsidP="009271D1">
            <w:pPr>
              <w:spacing w:line="384" w:lineRule="atLeast"/>
              <w:jc w:val="center"/>
              <w:rPr>
                <w:ins w:id="918" w:author="hanwha" w:date="2022-07-28T09:46:00Z"/>
                <w:rFonts w:ascii="맑은 고딕" w:eastAsia="맑은 고딕" w:hAnsi="맑은 고딕"/>
              </w:rPr>
            </w:pPr>
            <w:ins w:id="919" w:author="hanwha" w:date="2022-07-28T09:46:00Z">
              <w:r w:rsidRPr="009271D1">
                <w:rPr>
                  <w:rFonts w:ascii="맑은 고딕" w:eastAsia="맑은 고딕" w:hAnsi="맑은 고딕"/>
                </w:rPr>
                <w:t>(1주의 금액)</w:t>
              </w:r>
            </w:ins>
          </w:p>
        </w:tc>
        <w:tc>
          <w:tcPr>
            <w:tcW w:w="5954" w:type="dxa"/>
            <w:tcBorders>
              <w:top w:val="outset" w:sz="6" w:space="0" w:color="808080"/>
              <w:left w:val="outset" w:sz="6" w:space="0" w:color="808080"/>
              <w:bottom w:val="outset" w:sz="6" w:space="0" w:color="808080"/>
              <w:right w:val="outset" w:sz="6" w:space="0" w:color="808080"/>
            </w:tcBorders>
            <w:vAlign w:val="center"/>
          </w:tcPr>
          <w:p w14:paraId="46639D85" w14:textId="77777777" w:rsidR="009271D1" w:rsidRPr="009271D1" w:rsidRDefault="009271D1" w:rsidP="009271D1">
            <w:pPr>
              <w:spacing w:line="384" w:lineRule="atLeast"/>
              <w:jc w:val="center"/>
              <w:rPr>
                <w:ins w:id="920" w:author="hanwha" w:date="2022-07-28T09:46:00Z"/>
                <w:rFonts w:ascii="맑은 고딕" w:eastAsia="맑은 고딕" w:hAnsi="맑은 고딕"/>
              </w:rPr>
            </w:pPr>
            <w:proofErr w:type="spellStart"/>
            <w:ins w:id="921" w:author="hanwha" w:date="2022-07-28T09:46:00Z">
              <w:r w:rsidRPr="009271D1">
                <w:rPr>
                  <w:rFonts w:ascii="맑은 고딕" w:eastAsia="맑은 고딕" w:hAnsi="맑은 고딕" w:hint="eastAsia"/>
                </w:rPr>
                <w:t>액면주식</w:t>
              </w:r>
              <w:proofErr w:type="spellEnd"/>
            </w:ins>
          </w:p>
          <w:p w14:paraId="769EDE44" w14:textId="77777777" w:rsidR="009271D1" w:rsidRPr="009271D1" w:rsidRDefault="009271D1" w:rsidP="009271D1">
            <w:pPr>
              <w:spacing w:line="384" w:lineRule="atLeast"/>
              <w:jc w:val="center"/>
              <w:rPr>
                <w:ins w:id="922" w:author="hanwha" w:date="2022-07-28T09:46:00Z"/>
                <w:rFonts w:ascii="맑은 고딕" w:eastAsia="맑은 고딕" w:hAnsi="맑은 고딕"/>
              </w:rPr>
            </w:pPr>
            <w:ins w:id="923" w:author="hanwha" w:date="2022-07-28T09:46:00Z">
              <w:r w:rsidRPr="009271D1">
                <w:rPr>
                  <w:rFonts w:ascii="맑은 고딕" w:eastAsia="맑은 고딕" w:hAnsi="맑은 고딕"/>
                </w:rPr>
                <w:t>(1</w:t>
              </w:r>
              <w:r w:rsidRPr="009271D1">
                <w:rPr>
                  <w:rFonts w:ascii="맑은 고딕" w:eastAsia="맑은 고딕" w:hAnsi="맑은 고딕" w:hint="eastAsia"/>
                </w:rPr>
                <w:t>주의</w:t>
              </w:r>
              <w:r w:rsidRPr="009271D1">
                <w:rPr>
                  <w:rFonts w:ascii="맑은 고딕" w:eastAsia="맑은 고딕" w:hAnsi="맑은 고딕"/>
                </w:rPr>
                <w:t xml:space="preserve"> 금액 </w:t>
              </w:r>
              <w:proofErr w:type="spellStart"/>
              <w:r w:rsidRPr="009271D1">
                <w:rPr>
                  <w:rFonts w:ascii="맑은 고딕" w:eastAsia="맑은 고딕" w:hAnsi="맑은 고딕" w:hint="eastAsia"/>
                  <w:color w:val="000000" w:themeColor="text1"/>
                  <w:szCs w:val="20"/>
                </w:rPr>
                <w:t>오천</w:t>
              </w:r>
              <w:r w:rsidRPr="009271D1">
                <w:rPr>
                  <w:rFonts w:ascii="맑은 고딕" w:eastAsia="맑은 고딕" w:hAnsi="맑은 고딕"/>
                </w:rPr>
                <w:t>원</w:t>
              </w:r>
              <w:proofErr w:type="spellEnd"/>
              <w:r w:rsidRPr="009271D1">
                <w:rPr>
                  <w:rFonts w:ascii="맑은 고딕" w:eastAsia="맑은 고딕" w:hAnsi="맑은 고딕"/>
                </w:rPr>
                <w:t>)</w:t>
              </w:r>
            </w:ins>
          </w:p>
        </w:tc>
      </w:tr>
    </w:tbl>
    <w:p w14:paraId="6FEBB038" w14:textId="77777777" w:rsidR="009271D1" w:rsidRPr="009271D1" w:rsidRDefault="009271D1" w:rsidP="009271D1">
      <w:pPr>
        <w:spacing w:line="384" w:lineRule="atLeast"/>
        <w:ind w:left="502"/>
        <w:rPr>
          <w:ins w:id="924" w:author="hanwha" w:date="2022-07-28T09:46:00Z"/>
        </w:rPr>
      </w:pPr>
    </w:p>
    <w:p w14:paraId="3FD444BD" w14:textId="77777777" w:rsidR="009271D1" w:rsidRPr="009271D1" w:rsidRDefault="009271D1" w:rsidP="009271D1">
      <w:pPr>
        <w:numPr>
          <w:ilvl w:val="0"/>
          <w:numId w:val="88"/>
        </w:numPr>
        <w:spacing w:after="200" w:line="384" w:lineRule="atLeast"/>
        <w:rPr>
          <w:ins w:id="925" w:author="hanwha" w:date="2022-07-28T09:46:00Z"/>
        </w:rPr>
      </w:pPr>
      <w:ins w:id="926" w:author="hanwha" w:date="2022-07-28T09:46:00Z">
        <w:r w:rsidRPr="009271D1">
          <w:t xml:space="preserve">분할 당시에 발행하는 주식의 총수, 종류 및 </w:t>
        </w:r>
        <w:proofErr w:type="spellStart"/>
        <w:r w:rsidRPr="009271D1">
          <w:t>종류주식의</w:t>
        </w:r>
        <w:proofErr w:type="spellEnd"/>
        <w:r w:rsidRPr="009271D1">
          <w:t xml:space="preserve"> 수, </w:t>
        </w:r>
        <w:proofErr w:type="spellStart"/>
        <w:r w:rsidRPr="009271D1">
          <w:t>액면주식</w:t>
        </w:r>
        <w:proofErr w:type="spellEnd"/>
        <w:r w:rsidRPr="009271D1">
          <w:t>·</w:t>
        </w:r>
        <w:r w:rsidRPr="009271D1">
          <w:t>무액면주식의 구분</w:t>
        </w:r>
      </w:ins>
    </w:p>
    <w:tbl>
      <w:tblPr>
        <w:tblW w:w="9288" w:type="dxa"/>
        <w:tblInd w:w="6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000" w:firstRow="0" w:lastRow="0" w:firstColumn="0" w:lastColumn="0" w:noHBand="0" w:noVBand="0"/>
      </w:tblPr>
      <w:tblGrid>
        <w:gridCol w:w="3334"/>
        <w:gridCol w:w="5954"/>
      </w:tblGrid>
      <w:tr w:rsidR="009271D1" w:rsidRPr="009271D1" w14:paraId="7EDE278C" w14:textId="77777777" w:rsidTr="006C3448">
        <w:trPr>
          <w:trHeight w:val="351"/>
          <w:tblHeader/>
          <w:ins w:id="927" w:author="hanwha" w:date="2022-07-28T09:46:00Z"/>
        </w:trPr>
        <w:tc>
          <w:tcPr>
            <w:tcW w:w="3334" w:type="dxa"/>
            <w:tcBorders>
              <w:top w:val="outset" w:sz="6" w:space="0" w:color="808080"/>
              <w:left w:val="outset" w:sz="6" w:space="0" w:color="808080"/>
              <w:bottom w:val="outset" w:sz="6" w:space="0" w:color="808080"/>
              <w:right w:val="outset" w:sz="6" w:space="0" w:color="808080"/>
            </w:tcBorders>
            <w:shd w:val="clear" w:color="auto" w:fill="DCDCDC"/>
            <w:tcMar>
              <w:top w:w="30" w:type="dxa"/>
              <w:left w:w="60" w:type="dxa"/>
              <w:bottom w:w="0" w:type="dxa"/>
              <w:right w:w="60" w:type="dxa"/>
            </w:tcMar>
            <w:vAlign w:val="center"/>
          </w:tcPr>
          <w:p w14:paraId="4D5DCBD2" w14:textId="77777777" w:rsidR="009271D1" w:rsidRPr="009271D1" w:rsidRDefault="009271D1" w:rsidP="009271D1">
            <w:pPr>
              <w:spacing w:line="384" w:lineRule="atLeast"/>
              <w:jc w:val="center"/>
              <w:rPr>
                <w:ins w:id="928" w:author="hanwha" w:date="2022-07-28T09:46:00Z"/>
                <w:rFonts w:ascii="맑은 고딕" w:eastAsia="맑은 고딕" w:hAnsi="맑은 고딕"/>
                <w:b/>
                <w:bCs/>
              </w:rPr>
            </w:pPr>
            <w:ins w:id="929" w:author="hanwha" w:date="2022-07-28T09:46:00Z">
              <w:r w:rsidRPr="009271D1">
                <w:rPr>
                  <w:rFonts w:ascii="맑은 고딕" w:eastAsia="맑은 고딕" w:hAnsi="맑은 고딕"/>
                  <w:b/>
                  <w:bCs/>
                </w:rPr>
                <w:t>구분</w:t>
              </w:r>
            </w:ins>
          </w:p>
        </w:tc>
        <w:tc>
          <w:tcPr>
            <w:tcW w:w="5954" w:type="dxa"/>
            <w:tcBorders>
              <w:top w:val="outset" w:sz="6" w:space="0" w:color="808080"/>
              <w:left w:val="outset" w:sz="6" w:space="0" w:color="808080"/>
              <w:bottom w:val="outset" w:sz="6" w:space="0" w:color="808080"/>
              <w:right w:val="outset" w:sz="6" w:space="0" w:color="808080"/>
            </w:tcBorders>
            <w:shd w:val="clear" w:color="auto" w:fill="DCDCDC"/>
            <w:vAlign w:val="center"/>
          </w:tcPr>
          <w:p w14:paraId="226103DE" w14:textId="77777777" w:rsidR="009271D1" w:rsidRPr="009271D1" w:rsidRDefault="009271D1" w:rsidP="009271D1">
            <w:pPr>
              <w:spacing w:line="384" w:lineRule="atLeast"/>
              <w:jc w:val="center"/>
              <w:rPr>
                <w:ins w:id="930" w:author="hanwha" w:date="2022-07-28T09:46:00Z"/>
                <w:rFonts w:ascii="맑은 고딕" w:eastAsia="맑은 고딕" w:hAnsi="맑은 고딕"/>
                <w:b/>
              </w:rPr>
            </w:pPr>
            <w:ins w:id="931" w:author="hanwha" w:date="2022-07-28T09:46:00Z">
              <w:r w:rsidRPr="009271D1">
                <w:rPr>
                  <w:rFonts w:ascii="맑은 고딕" w:eastAsia="맑은 고딕" w:hAnsi="맑은 고딕" w:hint="eastAsia"/>
                  <w:b/>
                </w:rPr>
                <w:t>내용</w:t>
              </w:r>
            </w:ins>
          </w:p>
        </w:tc>
      </w:tr>
      <w:tr w:rsidR="009271D1" w:rsidRPr="009271D1" w14:paraId="76E2A953" w14:textId="77777777" w:rsidTr="006C3448">
        <w:trPr>
          <w:trHeight w:val="351"/>
          <w:ins w:id="932" w:author="hanwha" w:date="2022-07-28T09:46:00Z"/>
        </w:trPr>
        <w:tc>
          <w:tcPr>
            <w:tcW w:w="3334" w:type="dxa"/>
            <w:tcBorders>
              <w:top w:val="outset" w:sz="6" w:space="0" w:color="808080"/>
              <w:left w:val="outset" w:sz="6" w:space="0" w:color="808080"/>
              <w:bottom w:val="outset" w:sz="6" w:space="0" w:color="808080"/>
              <w:right w:val="outset" w:sz="6" w:space="0" w:color="808080"/>
            </w:tcBorders>
            <w:tcMar>
              <w:top w:w="30" w:type="dxa"/>
              <w:left w:w="60" w:type="dxa"/>
              <w:bottom w:w="0" w:type="dxa"/>
              <w:right w:w="60" w:type="dxa"/>
            </w:tcMar>
            <w:vAlign w:val="center"/>
          </w:tcPr>
          <w:p w14:paraId="2BA02623" w14:textId="77777777" w:rsidR="009271D1" w:rsidRPr="009271D1" w:rsidRDefault="009271D1" w:rsidP="009271D1">
            <w:pPr>
              <w:spacing w:line="384" w:lineRule="atLeast"/>
              <w:jc w:val="center"/>
              <w:rPr>
                <w:ins w:id="933" w:author="hanwha" w:date="2022-07-28T09:46:00Z"/>
                <w:rFonts w:ascii="맑은 고딕" w:eastAsia="맑은 고딕" w:hAnsi="맑은 고딕"/>
              </w:rPr>
            </w:pPr>
            <w:ins w:id="934" w:author="hanwha" w:date="2022-07-28T09:46:00Z">
              <w:r w:rsidRPr="009271D1">
                <w:rPr>
                  <w:rFonts w:ascii="맑은 고딕" w:eastAsia="맑은 고딕" w:hAnsi="맑은 고딕"/>
                </w:rPr>
                <w:t>발행하는 주식의 총수</w:t>
              </w:r>
            </w:ins>
          </w:p>
        </w:tc>
        <w:tc>
          <w:tcPr>
            <w:tcW w:w="5954" w:type="dxa"/>
            <w:tcBorders>
              <w:top w:val="outset" w:sz="6" w:space="0" w:color="808080"/>
              <w:left w:val="outset" w:sz="6" w:space="0" w:color="808080"/>
              <w:bottom w:val="outset" w:sz="6" w:space="0" w:color="808080"/>
              <w:right w:val="outset" w:sz="6" w:space="0" w:color="808080"/>
            </w:tcBorders>
            <w:vAlign w:val="center"/>
          </w:tcPr>
          <w:p w14:paraId="39E3E55B" w14:textId="77777777" w:rsidR="009271D1" w:rsidRPr="009271D1" w:rsidRDefault="009271D1" w:rsidP="009271D1">
            <w:pPr>
              <w:spacing w:line="384" w:lineRule="atLeast"/>
              <w:jc w:val="center"/>
              <w:rPr>
                <w:ins w:id="935" w:author="hanwha" w:date="2022-07-28T09:46:00Z"/>
                <w:rFonts w:ascii="맑은 고딕" w:eastAsia="맑은 고딕" w:hAnsi="맑은 고딕"/>
              </w:rPr>
            </w:pPr>
            <w:ins w:id="936" w:author="hanwha" w:date="2022-07-28T09:46:00Z">
              <w:r w:rsidRPr="009271D1">
                <w:rPr>
                  <w:rFonts w:ascii="맑은 고딕" w:eastAsia="맑은 고딕" w:hAnsi="맑은 고딕" w:hint="eastAsia"/>
                  <w:color w:val="000000" w:themeColor="text1"/>
                  <w:szCs w:val="20"/>
                </w:rPr>
                <w:t>이백만(2,000,000)</w:t>
              </w:r>
              <w:r w:rsidRPr="009271D1">
                <w:rPr>
                  <w:rFonts w:ascii="맑은 고딕" w:eastAsia="맑은 고딕" w:hAnsi="맑은 고딕" w:hint="eastAsia"/>
                </w:rPr>
                <w:t>주</w:t>
              </w:r>
            </w:ins>
          </w:p>
        </w:tc>
      </w:tr>
      <w:tr w:rsidR="009271D1" w:rsidRPr="009271D1" w14:paraId="13DC14AC" w14:textId="77777777" w:rsidTr="006C3448">
        <w:trPr>
          <w:trHeight w:val="351"/>
          <w:ins w:id="937" w:author="hanwha" w:date="2022-07-28T09:46:00Z"/>
        </w:trPr>
        <w:tc>
          <w:tcPr>
            <w:tcW w:w="3334" w:type="dxa"/>
            <w:tcBorders>
              <w:top w:val="outset" w:sz="6" w:space="0" w:color="808080"/>
              <w:left w:val="outset" w:sz="6" w:space="0" w:color="808080"/>
              <w:bottom w:val="outset" w:sz="6" w:space="0" w:color="808080"/>
              <w:right w:val="outset" w:sz="6" w:space="0" w:color="808080"/>
            </w:tcBorders>
            <w:tcMar>
              <w:top w:w="30" w:type="dxa"/>
              <w:left w:w="60" w:type="dxa"/>
              <w:bottom w:w="0" w:type="dxa"/>
              <w:right w:w="60" w:type="dxa"/>
            </w:tcMar>
            <w:vAlign w:val="center"/>
          </w:tcPr>
          <w:p w14:paraId="7086CA1D" w14:textId="77777777" w:rsidR="009271D1" w:rsidRPr="009271D1" w:rsidRDefault="009271D1" w:rsidP="009271D1">
            <w:pPr>
              <w:spacing w:line="384" w:lineRule="atLeast"/>
              <w:jc w:val="center"/>
              <w:rPr>
                <w:ins w:id="938" w:author="hanwha" w:date="2022-07-28T09:46:00Z"/>
                <w:rFonts w:ascii="맑은 고딕" w:eastAsia="맑은 고딕" w:hAnsi="맑은 고딕"/>
              </w:rPr>
            </w:pPr>
            <w:ins w:id="939" w:author="hanwha" w:date="2022-07-28T09:46:00Z">
              <w:r w:rsidRPr="009271D1">
                <w:rPr>
                  <w:rFonts w:ascii="맑은 고딕" w:eastAsia="맑은 고딕" w:hAnsi="맑은 고딕"/>
                </w:rPr>
                <w:t xml:space="preserve">주식의 종류 및 </w:t>
              </w:r>
              <w:r w:rsidRPr="009271D1">
                <w:rPr>
                  <w:rFonts w:ascii="맑은 고딕" w:eastAsia="맑은 고딕" w:hAnsi="맑은 고딕"/>
                </w:rPr>
                <w:br/>
                <w:t>종류별 주식의 수</w:t>
              </w:r>
            </w:ins>
          </w:p>
        </w:tc>
        <w:tc>
          <w:tcPr>
            <w:tcW w:w="5954" w:type="dxa"/>
            <w:tcBorders>
              <w:top w:val="outset" w:sz="6" w:space="0" w:color="808080"/>
              <w:left w:val="outset" w:sz="6" w:space="0" w:color="808080"/>
              <w:bottom w:val="outset" w:sz="6" w:space="0" w:color="808080"/>
              <w:right w:val="outset" w:sz="6" w:space="0" w:color="808080"/>
            </w:tcBorders>
            <w:vAlign w:val="center"/>
          </w:tcPr>
          <w:p w14:paraId="7E04A933" w14:textId="77777777" w:rsidR="009271D1" w:rsidRPr="009271D1" w:rsidRDefault="009271D1" w:rsidP="009271D1">
            <w:pPr>
              <w:spacing w:line="384" w:lineRule="atLeast"/>
              <w:jc w:val="center"/>
              <w:rPr>
                <w:ins w:id="940" w:author="hanwha" w:date="2022-07-28T09:46:00Z"/>
                <w:rFonts w:ascii="맑은 고딕" w:eastAsia="맑은 고딕" w:hAnsi="맑은 고딕"/>
              </w:rPr>
            </w:pPr>
            <w:proofErr w:type="spellStart"/>
            <w:ins w:id="941" w:author="hanwha" w:date="2022-07-28T09:46:00Z">
              <w:r w:rsidRPr="009271D1">
                <w:rPr>
                  <w:rFonts w:ascii="맑은 고딕" w:eastAsia="맑은 고딕" w:hAnsi="맑은 고딕" w:hint="eastAsia"/>
                </w:rPr>
                <w:t>보통주</w:t>
              </w:r>
              <w:proofErr w:type="spellEnd"/>
              <w:r w:rsidRPr="009271D1">
                <w:rPr>
                  <w:rFonts w:ascii="맑은 고딕" w:eastAsia="맑은 고딕" w:hAnsi="맑은 고딕"/>
                </w:rPr>
                <w:t xml:space="preserve"> </w:t>
              </w:r>
              <w:r w:rsidRPr="009271D1">
                <w:rPr>
                  <w:rFonts w:ascii="맑은 고딕" w:eastAsia="맑은 고딕" w:hAnsi="맑은 고딕" w:hint="eastAsia"/>
                  <w:color w:val="000000" w:themeColor="text1"/>
                  <w:szCs w:val="20"/>
                </w:rPr>
                <w:t>이백만(2,000,000)</w:t>
              </w:r>
              <w:r w:rsidRPr="009271D1">
                <w:rPr>
                  <w:rFonts w:ascii="맑은 고딕" w:eastAsia="맑은 고딕" w:hAnsi="맑은 고딕" w:hint="eastAsia"/>
                </w:rPr>
                <w:t>주</w:t>
              </w:r>
            </w:ins>
          </w:p>
        </w:tc>
      </w:tr>
      <w:tr w:rsidR="009271D1" w:rsidRPr="009271D1" w14:paraId="40434AD6" w14:textId="77777777" w:rsidTr="006C3448">
        <w:trPr>
          <w:trHeight w:val="351"/>
          <w:ins w:id="942" w:author="hanwha" w:date="2022-07-28T09:46:00Z"/>
        </w:trPr>
        <w:tc>
          <w:tcPr>
            <w:tcW w:w="3334" w:type="dxa"/>
            <w:tcBorders>
              <w:top w:val="outset" w:sz="6" w:space="0" w:color="808080"/>
              <w:left w:val="outset" w:sz="6" w:space="0" w:color="808080"/>
              <w:bottom w:val="outset" w:sz="6" w:space="0" w:color="808080"/>
              <w:right w:val="outset" w:sz="6" w:space="0" w:color="808080"/>
            </w:tcBorders>
            <w:tcMar>
              <w:top w:w="30" w:type="dxa"/>
              <w:left w:w="60" w:type="dxa"/>
              <w:bottom w:w="0" w:type="dxa"/>
              <w:right w:w="60" w:type="dxa"/>
            </w:tcMar>
            <w:vAlign w:val="center"/>
          </w:tcPr>
          <w:p w14:paraId="7D11C9CC" w14:textId="77777777" w:rsidR="009271D1" w:rsidRPr="009271D1" w:rsidRDefault="009271D1" w:rsidP="009271D1">
            <w:pPr>
              <w:spacing w:line="384" w:lineRule="atLeast"/>
              <w:jc w:val="center"/>
              <w:rPr>
                <w:ins w:id="943" w:author="hanwha" w:date="2022-07-28T09:46:00Z"/>
                <w:rFonts w:ascii="맑은 고딕" w:eastAsia="맑은 고딕" w:hAnsi="맑은 고딕"/>
              </w:rPr>
            </w:pPr>
            <w:proofErr w:type="spellStart"/>
            <w:ins w:id="944" w:author="hanwha" w:date="2022-07-28T09:46:00Z">
              <w:r w:rsidRPr="009271D1">
                <w:rPr>
                  <w:rFonts w:ascii="맑은 고딕" w:eastAsia="맑은 고딕" w:hAnsi="맑은 고딕" w:hint="eastAsia"/>
                </w:rPr>
                <w:t>액면주식</w:t>
              </w:r>
              <w:proofErr w:type="spellEnd"/>
              <w:r w:rsidRPr="009271D1">
                <w:rPr>
                  <w:rFonts w:ascii="맑은 고딕" w:eastAsia="맑은 고딕" w:hAnsi="맑은 고딕"/>
                </w:rPr>
                <w:t>∙</w:t>
              </w:r>
              <w:r w:rsidRPr="009271D1">
                <w:rPr>
                  <w:rFonts w:ascii="맑은 고딕" w:eastAsia="맑은 고딕" w:hAnsi="맑은 고딕" w:hint="eastAsia"/>
                </w:rPr>
                <w:t>무액면주식의</w:t>
              </w:r>
              <w:r w:rsidRPr="009271D1">
                <w:rPr>
                  <w:rFonts w:ascii="맑은 고딕" w:eastAsia="맑은 고딕" w:hAnsi="맑은 고딕"/>
                </w:rPr>
                <w:t xml:space="preserve"> 구분</w:t>
              </w:r>
            </w:ins>
          </w:p>
          <w:p w14:paraId="2E77839B" w14:textId="77777777" w:rsidR="009271D1" w:rsidRPr="009271D1" w:rsidRDefault="009271D1" w:rsidP="009271D1">
            <w:pPr>
              <w:spacing w:line="384" w:lineRule="atLeast"/>
              <w:jc w:val="center"/>
              <w:rPr>
                <w:ins w:id="945" w:author="hanwha" w:date="2022-07-28T09:46:00Z"/>
                <w:rFonts w:ascii="맑은 고딕" w:eastAsia="맑은 고딕" w:hAnsi="맑은 고딕"/>
              </w:rPr>
            </w:pPr>
            <w:ins w:id="946" w:author="hanwha" w:date="2022-07-28T09:46:00Z">
              <w:r w:rsidRPr="009271D1">
                <w:rPr>
                  <w:rFonts w:ascii="맑은 고딕" w:eastAsia="맑은 고딕" w:hAnsi="맑은 고딕"/>
                </w:rPr>
                <w:t>(1주의 금액)</w:t>
              </w:r>
            </w:ins>
          </w:p>
        </w:tc>
        <w:tc>
          <w:tcPr>
            <w:tcW w:w="5954" w:type="dxa"/>
            <w:tcBorders>
              <w:top w:val="outset" w:sz="6" w:space="0" w:color="808080"/>
              <w:left w:val="outset" w:sz="6" w:space="0" w:color="808080"/>
              <w:bottom w:val="outset" w:sz="6" w:space="0" w:color="808080"/>
              <w:right w:val="outset" w:sz="6" w:space="0" w:color="808080"/>
            </w:tcBorders>
            <w:vAlign w:val="center"/>
          </w:tcPr>
          <w:p w14:paraId="3A00ABBF" w14:textId="77777777" w:rsidR="009271D1" w:rsidRPr="009271D1" w:rsidRDefault="009271D1" w:rsidP="009271D1">
            <w:pPr>
              <w:spacing w:line="384" w:lineRule="atLeast"/>
              <w:jc w:val="center"/>
              <w:rPr>
                <w:ins w:id="947" w:author="hanwha" w:date="2022-07-28T09:46:00Z"/>
                <w:rFonts w:ascii="맑은 고딕" w:eastAsia="맑은 고딕" w:hAnsi="맑은 고딕"/>
              </w:rPr>
            </w:pPr>
            <w:proofErr w:type="spellStart"/>
            <w:ins w:id="948" w:author="hanwha" w:date="2022-07-28T09:46:00Z">
              <w:r w:rsidRPr="009271D1">
                <w:rPr>
                  <w:rFonts w:ascii="맑은 고딕" w:eastAsia="맑은 고딕" w:hAnsi="맑은 고딕" w:hint="eastAsia"/>
                </w:rPr>
                <w:t>액면주식</w:t>
              </w:r>
              <w:proofErr w:type="spellEnd"/>
            </w:ins>
          </w:p>
          <w:p w14:paraId="46C9A171" w14:textId="77777777" w:rsidR="009271D1" w:rsidRPr="009271D1" w:rsidRDefault="009271D1" w:rsidP="009271D1">
            <w:pPr>
              <w:spacing w:line="384" w:lineRule="atLeast"/>
              <w:jc w:val="center"/>
              <w:rPr>
                <w:ins w:id="949" w:author="hanwha" w:date="2022-07-28T09:46:00Z"/>
                <w:rFonts w:ascii="맑은 고딕" w:eastAsia="맑은 고딕" w:hAnsi="맑은 고딕"/>
              </w:rPr>
            </w:pPr>
            <w:ins w:id="950" w:author="hanwha" w:date="2022-07-28T09:46:00Z">
              <w:r w:rsidRPr="009271D1">
                <w:rPr>
                  <w:rFonts w:ascii="맑은 고딕" w:eastAsia="맑은 고딕" w:hAnsi="맑은 고딕"/>
                </w:rPr>
                <w:t>(1</w:t>
              </w:r>
              <w:r w:rsidRPr="009271D1">
                <w:rPr>
                  <w:rFonts w:ascii="맑은 고딕" w:eastAsia="맑은 고딕" w:hAnsi="맑은 고딕" w:hint="eastAsia"/>
                </w:rPr>
                <w:t>주의</w:t>
              </w:r>
              <w:r w:rsidRPr="009271D1">
                <w:rPr>
                  <w:rFonts w:ascii="맑은 고딕" w:eastAsia="맑은 고딕" w:hAnsi="맑은 고딕"/>
                </w:rPr>
                <w:t xml:space="preserve"> 금액 </w:t>
              </w:r>
              <w:proofErr w:type="spellStart"/>
              <w:r w:rsidRPr="009271D1">
                <w:rPr>
                  <w:rFonts w:ascii="맑은 고딕" w:eastAsia="맑은 고딕" w:hAnsi="맑은 고딕" w:hint="eastAsia"/>
                  <w:color w:val="000000" w:themeColor="text1"/>
                  <w:szCs w:val="20"/>
                </w:rPr>
                <w:t>오천</w:t>
              </w:r>
              <w:r w:rsidRPr="009271D1">
                <w:rPr>
                  <w:rFonts w:ascii="맑은 고딕" w:eastAsia="맑은 고딕" w:hAnsi="맑은 고딕"/>
                </w:rPr>
                <w:t>원</w:t>
              </w:r>
              <w:proofErr w:type="spellEnd"/>
              <w:r w:rsidRPr="009271D1">
                <w:rPr>
                  <w:rFonts w:ascii="맑은 고딕" w:eastAsia="맑은 고딕" w:hAnsi="맑은 고딕"/>
                </w:rPr>
                <w:t>)</w:t>
              </w:r>
            </w:ins>
          </w:p>
        </w:tc>
      </w:tr>
    </w:tbl>
    <w:p w14:paraId="709AC4F6" w14:textId="77777777" w:rsidR="009271D1" w:rsidRPr="009271D1" w:rsidRDefault="009271D1" w:rsidP="009271D1">
      <w:pPr>
        <w:spacing w:after="240" w:line="384" w:lineRule="atLeast"/>
        <w:rPr>
          <w:ins w:id="951" w:author="hanwha" w:date="2022-07-28T09:46:00Z"/>
          <w:rFonts w:ascii="맑은 고딕" w:eastAsia="맑은 고딕" w:hAnsi="맑은 고딕"/>
        </w:rPr>
      </w:pPr>
    </w:p>
    <w:p w14:paraId="7C830DAB" w14:textId="77777777" w:rsidR="009271D1" w:rsidRPr="009271D1" w:rsidRDefault="009271D1" w:rsidP="009271D1">
      <w:pPr>
        <w:numPr>
          <w:ilvl w:val="0"/>
          <w:numId w:val="88"/>
        </w:numPr>
        <w:spacing w:after="200" w:line="384" w:lineRule="atLeast"/>
        <w:rPr>
          <w:ins w:id="952" w:author="hanwha" w:date="2022-07-28T09:46:00Z"/>
        </w:rPr>
      </w:pPr>
      <w:ins w:id="953" w:author="hanwha" w:date="2022-07-28T09:46:00Z">
        <w:r w:rsidRPr="009271D1">
          <w:t>주주에 대한 설립되는 회사의 주식의 배정에 관한 사항 및 배정에 따른 주식의 병합 또는 분할을 하는 경우에는 그에 관한 사항</w:t>
        </w:r>
      </w:ins>
    </w:p>
    <w:p w14:paraId="4AB06683" w14:textId="77777777" w:rsidR="009271D1" w:rsidRPr="009271D1" w:rsidRDefault="009271D1" w:rsidP="009271D1">
      <w:pPr>
        <w:spacing w:line="384" w:lineRule="atLeast"/>
        <w:ind w:left="502"/>
        <w:rPr>
          <w:ins w:id="954" w:author="hanwha" w:date="2022-07-28T09:46:00Z"/>
        </w:rPr>
      </w:pPr>
      <w:ins w:id="955" w:author="hanwha" w:date="2022-07-28T09:46:00Z">
        <w:r w:rsidRPr="009271D1">
          <w:t xml:space="preserve">본건 분할은 </w:t>
        </w:r>
        <w:proofErr w:type="spellStart"/>
        <w:r w:rsidRPr="009271D1">
          <w:t>단순ㆍ물적분할로서</w:t>
        </w:r>
        <w:proofErr w:type="spellEnd"/>
        <w:r w:rsidRPr="009271D1">
          <w:t xml:space="preserve"> 분할신설</w:t>
        </w:r>
        <w:r w:rsidRPr="009271D1">
          <w:rPr>
            <w:rFonts w:hint="eastAsia"/>
          </w:rPr>
          <w:t>회사가</w:t>
        </w:r>
        <w:r w:rsidRPr="009271D1">
          <w:t xml:space="preserve"> 설립 시에 발행하는 주식의 총수를 </w:t>
        </w:r>
        <w:proofErr w:type="spellStart"/>
        <w:r w:rsidRPr="009271D1">
          <w:t>분할회사에</w:t>
        </w:r>
        <w:proofErr w:type="spellEnd"/>
        <w:r w:rsidRPr="009271D1">
          <w:t xml:space="preserve"> 100% 배정함.</w:t>
        </w:r>
      </w:ins>
    </w:p>
    <w:p w14:paraId="6C598023" w14:textId="77777777" w:rsidR="009271D1" w:rsidRPr="009271D1" w:rsidRDefault="009271D1" w:rsidP="009271D1">
      <w:pPr>
        <w:numPr>
          <w:ilvl w:val="0"/>
          <w:numId w:val="88"/>
        </w:numPr>
        <w:spacing w:after="200" w:line="384" w:lineRule="atLeast"/>
        <w:jc w:val="left"/>
        <w:rPr>
          <w:ins w:id="956" w:author="hanwha" w:date="2022-07-28T09:46:00Z"/>
          <w:sz w:val="18"/>
        </w:rPr>
      </w:pPr>
      <w:proofErr w:type="spellStart"/>
      <w:ins w:id="957" w:author="hanwha" w:date="2022-07-28T09:46:00Z">
        <w:r w:rsidRPr="009271D1">
          <w:rPr>
            <w:szCs w:val="20"/>
          </w:rPr>
          <w:t>분할회사의</w:t>
        </w:r>
        <w:proofErr w:type="spellEnd"/>
        <w:r w:rsidRPr="009271D1">
          <w:rPr>
            <w:szCs w:val="20"/>
          </w:rPr>
          <w:t xml:space="preserve"> 주주 등에게 금전이나 그 밖의 재산을 제공하는 경우에는 그 내용 및 배정에 관한 사항</w:t>
        </w:r>
      </w:ins>
    </w:p>
    <w:p w14:paraId="4095A2AB" w14:textId="77777777" w:rsidR="009271D1" w:rsidRPr="009271D1" w:rsidRDefault="009271D1" w:rsidP="009271D1">
      <w:pPr>
        <w:spacing w:line="384" w:lineRule="atLeast"/>
        <w:ind w:left="502"/>
        <w:jc w:val="left"/>
        <w:rPr>
          <w:ins w:id="958" w:author="hanwha" w:date="2022-07-28T09:46:00Z"/>
          <w:szCs w:val="20"/>
        </w:rPr>
      </w:pPr>
      <w:ins w:id="959" w:author="hanwha" w:date="2022-07-28T09:46:00Z">
        <w:r w:rsidRPr="009271D1">
          <w:rPr>
            <w:szCs w:val="20"/>
          </w:rPr>
          <w:t>해당사항 없음.</w:t>
        </w:r>
      </w:ins>
    </w:p>
    <w:p w14:paraId="478E5FF3" w14:textId="77777777" w:rsidR="009271D1" w:rsidRPr="009271D1" w:rsidRDefault="009271D1" w:rsidP="009271D1">
      <w:pPr>
        <w:numPr>
          <w:ilvl w:val="0"/>
          <w:numId w:val="88"/>
        </w:numPr>
        <w:spacing w:after="200" w:line="384" w:lineRule="atLeast"/>
        <w:jc w:val="left"/>
        <w:rPr>
          <w:ins w:id="960" w:author="hanwha" w:date="2022-07-28T09:46:00Z"/>
          <w:sz w:val="18"/>
        </w:rPr>
      </w:pPr>
      <w:ins w:id="961" w:author="hanwha" w:date="2022-07-28T09:46:00Z">
        <w:r w:rsidRPr="009271D1">
          <w:rPr>
            <w:szCs w:val="20"/>
          </w:rPr>
          <w:t>자본금 및 준비금 총액</w:t>
        </w:r>
      </w:ins>
    </w:p>
    <w:tbl>
      <w:tblPr>
        <w:tblW w:w="9288" w:type="dxa"/>
        <w:tblInd w:w="60" w:type="dxa"/>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000" w:firstRow="0" w:lastRow="0" w:firstColumn="0" w:lastColumn="0" w:noHBand="0" w:noVBand="0"/>
      </w:tblPr>
      <w:tblGrid>
        <w:gridCol w:w="2342"/>
        <w:gridCol w:w="6946"/>
      </w:tblGrid>
      <w:tr w:rsidR="009271D1" w:rsidRPr="009271D1" w14:paraId="39012FD9" w14:textId="77777777" w:rsidTr="006C3448">
        <w:trPr>
          <w:trHeight w:val="316"/>
          <w:tblHeader/>
          <w:ins w:id="962" w:author="hanwha" w:date="2022-07-28T09:46:00Z"/>
        </w:trPr>
        <w:tc>
          <w:tcPr>
            <w:tcW w:w="2342" w:type="dxa"/>
            <w:tcBorders>
              <w:top w:val="single" w:sz="4" w:space="0" w:color="808080" w:themeColor="background1" w:themeShade="80"/>
              <w:left w:val="outset" w:sz="6" w:space="0" w:color="808080"/>
              <w:bottom w:val="outset" w:sz="6" w:space="0" w:color="808080"/>
              <w:right w:val="outset" w:sz="6" w:space="0" w:color="808080"/>
            </w:tcBorders>
            <w:shd w:val="clear" w:color="auto" w:fill="DCDCDC"/>
            <w:tcMar>
              <w:top w:w="30" w:type="dxa"/>
              <w:left w:w="60" w:type="dxa"/>
              <w:bottom w:w="0" w:type="dxa"/>
              <w:right w:w="60" w:type="dxa"/>
            </w:tcMar>
          </w:tcPr>
          <w:p w14:paraId="3C03C159" w14:textId="77777777" w:rsidR="009271D1" w:rsidRPr="009271D1" w:rsidRDefault="009271D1" w:rsidP="009271D1">
            <w:pPr>
              <w:spacing w:line="384" w:lineRule="atLeast"/>
              <w:jc w:val="center"/>
              <w:rPr>
                <w:ins w:id="963" w:author="hanwha" w:date="2022-07-28T09:46:00Z"/>
                <w:rFonts w:ascii="맑은 고딕" w:eastAsia="맑은 고딕" w:hAnsi="맑은 고딕"/>
                <w:b/>
                <w:bCs/>
                <w:szCs w:val="20"/>
              </w:rPr>
            </w:pPr>
            <w:ins w:id="964" w:author="hanwha" w:date="2022-07-28T09:46:00Z">
              <w:r w:rsidRPr="009271D1">
                <w:rPr>
                  <w:rFonts w:ascii="맑은 고딕" w:eastAsia="맑은 고딕" w:hAnsi="맑은 고딕"/>
                  <w:b/>
                  <w:bCs/>
                  <w:szCs w:val="20"/>
                </w:rPr>
                <w:t>구분</w:t>
              </w:r>
            </w:ins>
          </w:p>
        </w:tc>
        <w:tc>
          <w:tcPr>
            <w:tcW w:w="6946" w:type="dxa"/>
            <w:tcBorders>
              <w:top w:val="outset" w:sz="6" w:space="0" w:color="808080"/>
              <w:left w:val="outset" w:sz="6" w:space="0" w:color="808080"/>
              <w:bottom w:val="outset" w:sz="6" w:space="0" w:color="808080"/>
              <w:right w:val="outset" w:sz="6" w:space="0" w:color="808080"/>
            </w:tcBorders>
            <w:shd w:val="clear" w:color="auto" w:fill="DCDCDC"/>
            <w:vAlign w:val="center"/>
          </w:tcPr>
          <w:p w14:paraId="771D4586" w14:textId="77777777" w:rsidR="009271D1" w:rsidRPr="009271D1" w:rsidRDefault="009271D1" w:rsidP="009271D1">
            <w:pPr>
              <w:spacing w:line="384" w:lineRule="atLeast"/>
              <w:jc w:val="center"/>
              <w:rPr>
                <w:ins w:id="965" w:author="hanwha" w:date="2022-07-28T09:46:00Z"/>
                <w:rFonts w:ascii="맑은 고딕" w:eastAsia="맑은 고딕" w:hAnsi="맑은 고딕"/>
                <w:b/>
              </w:rPr>
            </w:pPr>
            <w:ins w:id="966" w:author="hanwha" w:date="2022-07-28T09:46:00Z">
              <w:r w:rsidRPr="009271D1">
                <w:rPr>
                  <w:rFonts w:ascii="맑은 고딕" w:eastAsia="맑은 고딕" w:hAnsi="맑은 고딕" w:hint="eastAsia"/>
                  <w:b/>
                </w:rPr>
                <w:t>내용</w:t>
              </w:r>
            </w:ins>
          </w:p>
        </w:tc>
      </w:tr>
      <w:tr w:rsidR="009271D1" w:rsidRPr="009271D1" w14:paraId="60B73421" w14:textId="77777777" w:rsidTr="006C3448">
        <w:trPr>
          <w:trHeight w:val="316"/>
          <w:ins w:id="967" w:author="hanwha" w:date="2022-07-28T09:46:00Z"/>
        </w:trPr>
        <w:tc>
          <w:tcPr>
            <w:tcW w:w="2342" w:type="dxa"/>
            <w:tcBorders>
              <w:top w:val="outset" w:sz="6" w:space="0" w:color="808080"/>
              <w:left w:val="outset" w:sz="6" w:space="0" w:color="808080"/>
              <w:bottom w:val="outset" w:sz="6" w:space="0" w:color="808080"/>
              <w:right w:val="outset" w:sz="6" w:space="0" w:color="808080"/>
            </w:tcBorders>
            <w:tcMar>
              <w:top w:w="30" w:type="dxa"/>
              <w:left w:w="60" w:type="dxa"/>
              <w:bottom w:w="0" w:type="dxa"/>
              <w:right w:w="60" w:type="dxa"/>
            </w:tcMar>
          </w:tcPr>
          <w:p w14:paraId="7D956F92" w14:textId="77777777" w:rsidR="009271D1" w:rsidRPr="009271D1" w:rsidRDefault="009271D1" w:rsidP="009271D1">
            <w:pPr>
              <w:spacing w:line="384" w:lineRule="atLeast"/>
              <w:jc w:val="center"/>
              <w:rPr>
                <w:ins w:id="968" w:author="hanwha" w:date="2022-07-28T09:46:00Z"/>
                <w:rFonts w:ascii="맑은 고딕" w:eastAsia="맑은 고딕" w:hAnsi="맑은 고딕"/>
                <w:szCs w:val="20"/>
              </w:rPr>
            </w:pPr>
            <w:ins w:id="969" w:author="hanwha" w:date="2022-07-28T09:46:00Z">
              <w:r w:rsidRPr="009271D1">
                <w:rPr>
                  <w:rFonts w:ascii="맑은 고딕" w:eastAsia="맑은 고딕" w:hAnsi="맑은 고딕"/>
                  <w:szCs w:val="20"/>
                </w:rPr>
                <w:t>자본금</w:t>
              </w:r>
            </w:ins>
          </w:p>
        </w:tc>
        <w:tc>
          <w:tcPr>
            <w:tcW w:w="6946" w:type="dxa"/>
            <w:tcBorders>
              <w:top w:val="outset" w:sz="6" w:space="0" w:color="808080"/>
              <w:left w:val="outset" w:sz="6" w:space="0" w:color="808080"/>
              <w:bottom w:val="outset" w:sz="6" w:space="0" w:color="808080"/>
              <w:right w:val="outset" w:sz="6" w:space="0" w:color="808080"/>
            </w:tcBorders>
            <w:vAlign w:val="center"/>
          </w:tcPr>
          <w:p w14:paraId="68E628C6" w14:textId="77777777" w:rsidR="009271D1" w:rsidRPr="009271D1" w:rsidRDefault="009271D1" w:rsidP="009271D1">
            <w:pPr>
              <w:spacing w:line="384" w:lineRule="atLeast"/>
              <w:jc w:val="center"/>
              <w:rPr>
                <w:ins w:id="970" w:author="hanwha" w:date="2022-07-28T09:46:00Z"/>
                <w:rFonts w:ascii="맑은 고딕" w:eastAsia="맑은 고딕" w:hAnsi="맑은 고딕"/>
                <w:szCs w:val="20"/>
              </w:rPr>
            </w:pPr>
            <w:ins w:id="971" w:author="hanwha" w:date="2022-07-28T09:46:00Z">
              <w:r w:rsidRPr="009271D1">
                <w:rPr>
                  <w:rFonts w:ascii="맑은 고딕" w:eastAsia="맑은 고딕" w:hAnsi="맑은 고딕" w:hint="eastAsia"/>
                  <w:color w:val="000000" w:themeColor="text1"/>
                  <w:szCs w:val="20"/>
                </w:rPr>
                <w:t>일백억(</w:t>
              </w:r>
              <w:r w:rsidRPr="009271D1">
                <w:rPr>
                  <w:rFonts w:ascii="맑은 고딕" w:eastAsia="맑은 고딕" w:hAnsi="맑은 고딕"/>
                  <w:color w:val="000000" w:themeColor="text1"/>
                  <w:szCs w:val="20"/>
                </w:rPr>
                <w:t>10,000,000,000)</w:t>
              </w:r>
              <w:r w:rsidRPr="009271D1">
                <w:rPr>
                  <w:rFonts w:ascii="맑은 고딕" w:eastAsia="맑은 고딕" w:hAnsi="맑은 고딕" w:hint="eastAsia"/>
                </w:rPr>
                <w:t>원</w:t>
              </w:r>
            </w:ins>
          </w:p>
        </w:tc>
      </w:tr>
      <w:tr w:rsidR="009271D1" w:rsidRPr="009271D1" w14:paraId="6A81D056" w14:textId="77777777" w:rsidTr="006C3448">
        <w:trPr>
          <w:trHeight w:val="316"/>
          <w:ins w:id="972" w:author="hanwha" w:date="2022-07-28T09:46:00Z"/>
        </w:trPr>
        <w:tc>
          <w:tcPr>
            <w:tcW w:w="2342" w:type="dxa"/>
            <w:tcBorders>
              <w:top w:val="outset" w:sz="6" w:space="0" w:color="808080"/>
              <w:left w:val="outset" w:sz="6" w:space="0" w:color="808080"/>
              <w:bottom w:val="outset" w:sz="6" w:space="0" w:color="808080"/>
              <w:right w:val="outset" w:sz="6" w:space="0" w:color="808080"/>
            </w:tcBorders>
            <w:tcMar>
              <w:top w:w="30" w:type="dxa"/>
              <w:left w:w="60" w:type="dxa"/>
              <w:bottom w:w="0" w:type="dxa"/>
              <w:right w:w="60" w:type="dxa"/>
            </w:tcMar>
          </w:tcPr>
          <w:p w14:paraId="6F57CE05" w14:textId="77777777" w:rsidR="009271D1" w:rsidRPr="009271D1" w:rsidRDefault="009271D1" w:rsidP="009271D1">
            <w:pPr>
              <w:spacing w:line="384" w:lineRule="atLeast"/>
              <w:jc w:val="center"/>
              <w:rPr>
                <w:ins w:id="973" w:author="hanwha" w:date="2022-07-28T09:46:00Z"/>
                <w:rFonts w:ascii="맑은 고딕" w:eastAsia="맑은 고딕" w:hAnsi="맑은 고딕"/>
                <w:szCs w:val="20"/>
              </w:rPr>
            </w:pPr>
            <w:ins w:id="974" w:author="hanwha" w:date="2022-07-28T09:46:00Z">
              <w:r w:rsidRPr="009271D1">
                <w:rPr>
                  <w:rFonts w:ascii="맑은 고딕" w:eastAsia="맑은 고딕" w:hAnsi="맑은 고딕"/>
                  <w:szCs w:val="20"/>
                </w:rPr>
                <w:t>준비금</w:t>
              </w:r>
            </w:ins>
          </w:p>
        </w:tc>
        <w:tc>
          <w:tcPr>
            <w:tcW w:w="6946" w:type="dxa"/>
            <w:tcBorders>
              <w:top w:val="outset" w:sz="6" w:space="0" w:color="808080"/>
              <w:left w:val="outset" w:sz="6" w:space="0" w:color="808080"/>
              <w:bottom w:val="outset" w:sz="6" w:space="0" w:color="808080"/>
              <w:right w:val="outset" w:sz="6" w:space="0" w:color="808080"/>
            </w:tcBorders>
            <w:vAlign w:val="center"/>
          </w:tcPr>
          <w:p w14:paraId="16879592" w14:textId="77777777" w:rsidR="009271D1" w:rsidRPr="009271D1" w:rsidRDefault="009271D1" w:rsidP="009271D1">
            <w:pPr>
              <w:spacing w:line="384" w:lineRule="atLeast"/>
              <w:jc w:val="center"/>
              <w:rPr>
                <w:ins w:id="975" w:author="hanwha" w:date="2022-07-28T09:46:00Z"/>
                <w:rFonts w:ascii="맑은 고딕" w:eastAsia="맑은 고딕" w:hAnsi="맑은 고딕"/>
                <w:szCs w:val="20"/>
              </w:rPr>
            </w:pPr>
            <w:ins w:id="976" w:author="hanwha" w:date="2022-07-28T09:46:00Z">
              <w:r w:rsidRPr="009271D1">
                <w:rPr>
                  <w:rFonts w:ascii="맑은 고딕" w:eastAsia="맑은 고딕" w:hAnsi="맑은 고딕" w:hint="eastAsia"/>
                  <w:color w:val="000000" w:themeColor="text1"/>
                  <w:szCs w:val="20"/>
                </w:rPr>
                <w:t xml:space="preserve"> 사천팔십칠억육천만(4</w:t>
              </w:r>
              <w:r w:rsidRPr="009271D1">
                <w:rPr>
                  <w:rFonts w:ascii="맑은 고딕" w:eastAsia="맑은 고딕" w:hAnsi="맑은 고딕"/>
                  <w:color w:val="000000" w:themeColor="text1"/>
                  <w:szCs w:val="20"/>
                </w:rPr>
                <w:t>08,760,000,000)</w:t>
              </w:r>
              <w:r w:rsidRPr="009271D1">
                <w:rPr>
                  <w:rFonts w:ascii="맑은 고딕" w:eastAsia="맑은 고딕" w:hAnsi="맑은 고딕" w:hint="eastAsia"/>
                  <w:color w:val="000000" w:themeColor="text1"/>
                </w:rPr>
                <w:t>원</w:t>
              </w:r>
            </w:ins>
          </w:p>
        </w:tc>
      </w:tr>
    </w:tbl>
    <w:p w14:paraId="11226C54" w14:textId="77777777" w:rsidR="009271D1" w:rsidRPr="009271D1" w:rsidRDefault="009271D1" w:rsidP="009271D1">
      <w:pPr>
        <w:spacing w:line="384" w:lineRule="atLeast"/>
        <w:ind w:leftChars="64" w:left="128" w:firstLine="1"/>
        <w:rPr>
          <w:ins w:id="977" w:author="hanwha" w:date="2022-07-28T09:46:00Z"/>
          <w:rFonts w:ascii="맑은 고딕" w:eastAsia="맑은 고딕" w:hAnsi="맑은 고딕"/>
          <w:sz w:val="18"/>
          <w:szCs w:val="18"/>
        </w:rPr>
      </w:pPr>
      <w:ins w:id="978" w:author="hanwha" w:date="2022-07-28T09:46:00Z">
        <w:r w:rsidRPr="009271D1">
          <w:rPr>
            <w:rFonts w:ascii="맑은 고딕" w:eastAsia="맑은 고딕" w:hAnsi="맑은 고딕"/>
            <w:sz w:val="18"/>
            <w:szCs w:val="18"/>
          </w:rPr>
          <w:t>주1) 준비금은 분할신설회사의 주식발행초과금</w:t>
        </w:r>
        <w:r w:rsidRPr="009271D1">
          <w:rPr>
            <w:rFonts w:ascii="맑은 고딕" w:eastAsia="맑은 고딕" w:hAnsi="맑은 고딕" w:hint="eastAsia"/>
            <w:sz w:val="18"/>
            <w:szCs w:val="18"/>
          </w:rPr>
          <w:t xml:space="preserve">으로 </w:t>
        </w:r>
        <w:r w:rsidRPr="009271D1">
          <w:rPr>
            <w:rFonts w:ascii="맑은 고딕" w:eastAsia="맑은 고딕" w:hAnsi="맑은 고딕"/>
            <w:sz w:val="18"/>
            <w:szCs w:val="18"/>
          </w:rPr>
          <w:t>구성됨.</w:t>
        </w:r>
        <w:r w:rsidRPr="009271D1">
          <w:rPr>
            <w:rFonts w:ascii="맑은 고딕" w:eastAsia="맑은 고딕" w:hAnsi="맑은 고딕" w:hint="eastAsia"/>
            <w:sz w:val="18"/>
            <w:szCs w:val="18"/>
          </w:rPr>
          <w:t xml:space="preserve"> </w:t>
        </w:r>
        <w:r w:rsidRPr="009271D1">
          <w:rPr>
            <w:rFonts w:ascii="맑은 고딕" w:eastAsia="맑은 고딕" w:hAnsi="맑은 고딕"/>
            <w:sz w:val="18"/>
            <w:szCs w:val="18"/>
          </w:rPr>
          <w:br/>
          <w:t xml:space="preserve">주2) </w:t>
        </w:r>
        <w:proofErr w:type="spellStart"/>
        <w:r w:rsidRPr="009271D1">
          <w:rPr>
            <w:rFonts w:ascii="맑은 고딕" w:eastAsia="맑은 고딕" w:hAnsi="맑은 고딕"/>
            <w:sz w:val="18"/>
            <w:szCs w:val="18"/>
          </w:rPr>
          <w:t>상기금액은</w:t>
        </w:r>
        <w:proofErr w:type="spellEnd"/>
        <w:r w:rsidRPr="009271D1">
          <w:rPr>
            <w:rFonts w:ascii="맑은 고딕" w:eastAsia="맑은 고딕" w:hAnsi="맑은 고딕"/>
            <w:sz w:val="18"/>
            <w:szCs w:val="18"/>
          </w:rPr>
          <w:t xml:space="preserve"> </w:t>
        </w:r>
        <w:proofErr w:type="spellStart"/>
        <w:r w:rsidRPr="009271D1">
          <w:rPr>
            <w:rFonts w:ascii="맑은 고딕" w:eastAsia="맑은 고딕" w:hAnsi="맑은 고딕"/>
            <w:sz w:val="18"/>
            <w:szCs w:val="18"/>
          </w:rPr>
          <w:t>분할기일에</w:t>
        </w:r>
        <w:proofErr w:type="spellEnd"/>
        <w:r w:rsidRPr="009271D1">
          <w:rPr>
            <w:rFonts w:ascii="맑은 고딕" w:eastAsia="맑은 고딕" w:hAnsi="맑은 고딕"/>
            <w:sz w:val="18"/>
            <w:szCs w:val="18"/>
          </w:rPr>
          <w:t xml:space="preserve"> 변동될 수 있으며, 이전대상재산이 확정된 후 </w:t>
        </w:r>
        <w:r w:rsidRPr="009271D1">
          <w:rPr>
            <w:rFonts w:ascii="맑은 고딕" w:eastAsia="맑은 고딕" w:hAnsi="맑은 고딕" w:hint="eastAsia"/>
            <w:sz w:val="18"/>
            <w:szCs w:val="18"/>
          </w:rPr>
          <w:t>공인회계사</w:t>
        </w:r>
        <w:r w:rsidRPr="009271D1">
          <w:rPr>
            <w:rFonts w:ascii="맑은 고딕" w:eastAsia="맑은 고딕" w:hAnsi="맑은 고딕"/>
            <w:sz w:val="18"/>
            <w:szCs w:val="18"/>
          </w:rPr>
          <w:t>의 검토를 받아 최종 확정</w:t>
        </w:r>
        <w:r w:rsidRPr="009271D1">
          <w:rPr>
            <w:rFonts w:ascii="맑은 고딕" w:eastAsia="맑은 고딕" w:hAnsi="맑은 고딕" w:hint="eastAsia"/>
            <w:sz w:val="18"/>
            <w:szCs w:val="18"/>
          </w:rPr>
          <w:t>할 예정임</w:t>
        </w:r>
        <w:r w:rsidRPr="009271D1">
          <w:rPr>
            <w:rFonts w:ascii="맑은 고딕" w:eastAsia="맑은 고딕" w:hAnsi="맑은 고딕"/>
            <w:sz w:val="18"/>
            <w:szCs w:val="18"/>
          </w:rPr>
          <w:t>.</w:t>
        </w:r>
      </w:ins>
    </w:p>
    <w:p w14:paraId="70A29A5F" w14:textId="77777777" w:rsidR="009271D1" w:rsidRPr="009271D1" w:rsidRDefault="009271D1" w:rsidP="009271D1">
      <w:pPr>
        <w:spacing w:line="384" w:lineRule="atLeast"/>
        <w:ind w:leftChars="64" w:left="128" w:firstLine="1"/>
        <w:rPr>
          <w:ins w:id="979" w:author="hanwha" w:date="2022-07-28T09:46:00Z"/>
          <w:rFonts w:ascii="맑은 고딕" w:eastAsia="맑은 고딕" w:hAnsi="맑은 고딕"/>
          <w:sz w:val="18"/>
          <w:szCs w:val="18"/>
        </w:rPr>
      </w:pPr>
    </w:p>
    <w:p w14:paraId="29090FC5" w14:textId="77777777" w:rsidR="009271D1" w:rsidRPr="009271D1" w:rsidRDefault="009271D1" w:rsidP="009271D1">
      <w:pPr>
        <w:numPr>
          <w:ilvl w:val="0"/>
          <w:numId w:val="88"/>
        </w:numPr>
        <w:spacing w:after="200" w:line="384" w:lineRule="atLeast"/>
        <w:jc w:val="left"/>
        <w:rPr>
          <w:ins w:id="980" w:author="hanwha" w:date="2022-07-28T09:46:00Z"/>
        </w:rPr>
      </w:pPr>
      <w:ins w:id="981" w:author="hanwha" w:date="2022-07-28T09:46:00Z">
        <w:r w:rsidRPr="009271D1">
          <w:rPr>
            <w:szCs w:val="20"/>
          </w:rPr>
          <w:t xml:space="preserve">분할로 인하여 분할신설회사에 이전될 </w:t>
        </w:r>
        <w:proofErr w:type="spellStart"/>
        <w:r w:rsidRPr="009271D1">
          <w:rPr>
            <w:szCs w:val="20"/>
          </w:rPr>
          <w:t>분할회사의</w:t>
        </w:r>
        <w:proofErr w:type="spellEnd"/>
        <w:r w:rsidRPr="009271D1">
          <w:rPr>
            <w:szCs w:val="20"/>
          </w:rPr>
          <w:t xml:space="preserve"> 재산과 그 가액 </w:t>
        </w:r>
      </w:ins>
    </w:p>
    <w:p w14:paraId="5BAEC9B6" w14:textId="77777777" w:rsidR="009271D1" w:rsidRPr="009271D1" w:rsidRDefault="009271D1" w:rsidP="009271D1">
      <w:pPr>
        <w:numPr>
          <w:ilvl w:val="0"/>
          <w:numId w:val="89"/>
        </w:numPr>
        <w:spacing w:after="200" w:line="384" w:lineRule="atLeast"/>
        <w:rPr>
          <w:ins w:id="982" w:author="hanwha" w:date="2022-07-28T09:46:00Z"/>
          <w:szCs w:val="20"/>
        </w:rPr>
      </w:pPr>
      <w:ins w:id="983" w:author="hanwha" w:date="2022-07-28T09:46:00Z">
        <w:r w:rsidRPr="009271D1">
          <w:rPr>
            <w:szCs w:val="20"/>
          </w:rPr>
          <w:t xml:space="preserve">그 성질 또는 법령에 따라 승계되지 아니하여 분할존속회사에 귀속되는 경우를 제외하고, </w:t>
        </w:r>
        <w:proofErr w:type="spellStart"/>
        <w:r w:rsidRPr="009271D1">
          <w:rPr>
            <w:szCs w:val="20"/>
          </w:rPr>
          <w:t>분할회사는</w:t>
        </w:r>
        <w:proofErr w:type="spellEnd"/>
        <w:r w:rsidRPr="009271D1">
          <w:rPr>
            <w:szCs w:val="20"/>
          </w:rPr>
          <w:t xml:space="preserve"> 본 분할계획서가 정하는 바에 따라 </w:t>
        </w:r>
        <w:proofErr w:type="spellStart"/>
        <w:r w:rsidRPr="009271D1">
          <w:rPr>
            <w:szCs w:val="20"/>
          </w:rPr>
          <w:t>분할대상</w:t>
        </w:r>
        <w:proofErr w:type="spellEnd"/>
        <w:r w:rsidRPr="009271D1">
          <w:rPr>
            <w:szCs w:val="20"/>
          </w:rPr>
          <w:t xml:space="preserve"> 사업부문에 속하는 일체의 </w:t>
        </w:r>
        <w:proofErr w:type="spellStart"/>
        <w:r w:rsidRPr="009271D1">
          <w:rPr>
            <w:szCs w:val="20"/>
          </w:rPr>
          <w:t>적극ㆍ소극적</w:t>
        </w:r>
        <w:proofErr w:type="spellEnd"/>
        <w:r w:rsidRPr="009271D1">
          <w:rPr>
            <w:szCs w:val="20"/>
          </w:rPr>
          <w:t xml:space="preserve"> 재산과 공법상의 </w:t>
        </w:r>
        <w:proofErr w:type="spellStart"/>
        <w:r w:rsidRPr="009271D1">
          <w:rPr>
            <w:szCs w:val="20"/>
          </w:rPr>
          <w:t>권리ㆍ의무를</w:t>
        </w:r>
        <w:proofErr w:type="spellEnd"/>
        <w:r w:rsidRPr="009271D1">
          <w:rPr>
            <w:szCs w:val="20"/>
          </w:rPr>
          <w:t xml:space="preserve"> 포함한 기타의 </w:t>
        </w:r>
        <w:proofErr w:type="spellStart"/>
        <w:r w:rsidRPr="009271D1">
          <w:rPr>
            <w:szCs w:val="20"/>
          </w:rPr>
          <w:t>권리ㆍ의무와</w:t>
        </w:r>
        <w:proofErr w:type="spellEnd"/>
        <w:r w:rsidRPr="009271D1">
          <w:rPr>
            <w:szCs w:val="20"/>
          </w:rPr>
          <w:t xml:space="preserve"> 재산적 가치 있는 사실관계(인허가, </w:t>
        </w:r>
        <w:proofErr w:type="spellStart"/>
        <w:r w:rsidRPr="009271D1">
          <w:rPr>
            <w:szCs w:val="20"/>
          </w:rPr>
          <w:t>근로관계</w:t>
        </w:r>
        <w:proofErr w:type="spellEnd"/>
        <w:r w:rsidRPr="009271D1">
          <w:rPr>
            <w:szCs w:val="20"/>
          </w:rPr>
          <w:t xml:space="preserve">, 계약관계, 소송 등을 모두 포함함)(이하 "이전대상재산"이라 함)를 분할신설회사에 이전한다. 분할존속회사는 분할신설회사가 설립됨과 동시에 분할신설회사가 분할 이전에 </w:t>
        </w:r>
        <w:proofErr w:type="spellStart"/>
        <w:r w:rsidRPr="009271D1">
          <w:rPr>
            <w:szCs w:val="20"/>
          </w:rPr>
          <w:t>분할대상</w:t>
        </w:r>
        <w:proofErr w:type="spellEnd"/>
        <w:r w:rsidRPr="009271D1">
          <w:rPr>
            <w:szCs w:val="20"/>
          </w:rPr>
          <w:t xml:space="preserve"> 사업부문에서 사업을 수행하는 방식에 따라 사업을 수행할 수 있도록 관련 계약의 체결 등 필요한 협조를 제공한다.</w:t>
        </w:r>
      </w:ins>
    </w:p>
    <w:p w14:paraId="5B7D4074" w14:textId="77777777" w:rsidR="009271D1" w:rsidRPr="009271D1" w:rsidRDefault="009271D1" w:rsidP="009271D1">
      <w:pPr>
        <w:numPr>
          <w:ilvl w:val="0"/>
          <w:numId w:val="89"/>
        </w:numPr>
        <w:spacing w:after="200" w:line="384" w:lineRule="atLeast"/>
        <w:rPr>
          <w:ins w:id="984" w:author="hanwha" w:date="2022-07-28T09:46:00Z"/>
          <w:szCs w:val="20"/>
        </w:rPr>
      </w:pPr>
      <w:ins w:id="985" w:author="hanwha" w:date="2022-07-28T09:46:00Z">
        <w:r w:rsidRPr="009271D1">
          <w:rPr>
            <w:szCs w:val="20"/>
          </w:rPr>
          <w:t xml:space="preserve">이전대상재산의 목록과 가액은 </w:t>
        </w:r>
        <w:proofErr w:type="spellStart"/>
        <w:r w:rsidRPr="009271D1">
          <w:rPr>
            <w:szCs w:val="20"/>
          </w:rPr>
          <w:t>분할회사의</w:t>
        </w:r>
        <w:proofErr w:type="spellEnd"/>
        <w:r w:rsidRPr="009271D1">
          <w:rPr>
            <w:szCs w:val="20"/>
          </w:rPr>
          <w:t xml:space="preserve"> </w:t>
        </w:r>
        <w:r w:rsidRPr="009271D1">
          <w:rPr>
            <w:kern w:val="0"/>
            <w:szCs w:val="20"/>
          </w:rPr>
          <w:t>2022년 3월 31일</w:t>
        </w:r>
        <w:r w:rsidRPr="009271D1">
          <w:rPr>
            <w:szCs w:val="20"/>
          </w:rPr>
          <w:t xml:space="preserve"> 현재 </w:t>
        </w:r>
        <w:proofErr w:type="spellStart"/>
        <w:r w:rsidRPr="009271D1">
          <w:rPr>
            <w:szCs w:val="20"/>
          </w:rPr>
          <w:t>재무상태표</w:t>
        </w:r>
        <w:proofErr w:type="spellEnd"/>
        <w:r w:rsidRPr="009271D1">
          <w:rPr>
            <w:szCs w:val="20"/>
          </w:rPr>
          <w:t xml:space="preserve"> 및 재산목록을 기초로 작성된 본 분할계획서의 【별첨</w:t>
        </w:r>
        <w:r w:rsidRPr="009271D1">
          <w:rPr>
            <w:rFonts w:hint="eastAsia"/>
            <w:szCs w:val="20"/>
          </w:rPr>
          <w:t xml:space="preserve"> </w:t>
        </w:r>
        <w:r w:rsidRPr="009271D1">
          <w:rPr>
            <w:szCs w:val="20"/>
          </w:rPr>
          <w:t>1】 분할재무상태표와 【별첨</w:t>
        </w:r>
        <w:r w:rsidRPr="009271D1">
          <w:rPr>
            <w:rFonts w:hint="eastAsia"/>
            <w:szCs w:val="20"/>
          </w:rPr>
          <w:t xml:space="preserve"> </w:t>
        </w:r>
        <w:r w:rsidRPr="009271D1">
          <w:rPr>
            <w:szCs w:val="20"/>
          </w:rPr>
          <w:t xml:space="preserve">2】 </w:t>
        </w:r>
        <w:proofErr w:type="spellStart"/>
        <w:r w:rsidRPr="009271D1">
          <w:rPr>
            <w:szCs w:val="20"/>
          </w:rPr>
          <w:t>승계대상</w:t>
        </w:r>
        <w:proofErr w:type="spellEnd"/>
        <w:r w:rsidRPr="009271D1">
          <w:rPr>
            <w:rFonts w:hint="eastAsia"/>
            <w:szCs w:val="20"/>
          </w:rPr>
          <w:t xml:space="preserve"> 재산 </w:t>
        </w:r>
        <w:r w:rsidRPr="009271D1">
          <w:rPr>
            <w:szCs w:val="20"/>
          </w:rPr>
          <w:t xml:space="preserve">목록에 기재된 바에 의하되, 분할기일 전까지 </w:t>
        </w:r>
        <w:proofErr w:type="spellStart"/>
        <w:r w:rsidRPr="009271D1">
          <w:rPr>
            <w:szCs w:val="20"/>
          </w:rPr>
          <w:t>분할대상</w:t>
        </w:r>
        <w:proofErr w:type="spellEnd"/>
        <w:r w:rsidRPr="009271D1">
          <w:rPr>
            <w:szCs w:val="20"/>
          </w:rPr>
          <w:t xml:space="preserve"> 사업부문의 영업 또는 재무적 활동 등으로 인하여 </w:t>
        </w:r>
        <w:proofErr w:type="spellStart"/>
        <w:r w:rsidRPr="009271D1">
          <w:rPr>
            <w:szCs w:val="20"/>
          </w:rPr>
          <w:t>분할대상</w:t>
        </w:r>
        <w:proofErr w:type="spellEnd"/>
        <w:r w:rsidRPr="009271D1">
          <w:rPr>
            <w:szCs w:val="20"/>
          </w:rPr>
          <w:t xml:space="preserve"> 사업부문의 자산 및 부채에 변동이 발생하거나</w:t>
        </w:r>
        <w:r w:rsidRPr="009271D1">
          <w:rPr>
            <w:rFonts w:hint="eastAsia"/>
            <w:szCs w:val="20"/>
          </w:rPr>
          <w:t>,</w:t>
        </w:r>
        <w:r w:rsidRPr="009271D1">
          <w:rPr>
            <w:szCs w:val="20"/>
          </w:rPr>
          <w:t xml:space="preserve"> </w:t>
        </w:r>
        <w:proofErr w:type="spellStart"/>
        <w:r w:rsidRPr="009271D1">
          <w:rPr>
            <w:szCs w:val="20"/>
          </w:rPr>
          <w:t>승계대상</w:t>
        </w:r>
        <w:proofErr w:type="spellEnd"/>
        <w:r w:rsidRPr="009271D1">
          <w:rPr>
            <w:rFonts w:hint="eastAsia"/>
            <w:szCs w:val="20"/>
          </w:rPr>
          <w:t xml:space="preserve"> </w:t>
        </w:r>
        <w:r w:rsidRPr="009271D1">
          <w:rPr>
            <w:szCs w:val="20"/>
          </w:rPr>
          <w:t>재산</w:t>
        </w:r>
        <w:r w:rsidRPr="009271D1">
          <w:rPr>
            <w:rFonts w:hint="eastAsia"/>
            <w:szCs w:val="20"/>
          </w:rPr>
          <w:t xml:space="preserve"> </w:t>
        </w:r>
        <w:r w:rsidRPr="009271D1">
          <w:rPr>
            <w:szCs w:val="20"/>
          </w:rPr>
          <w:t>목록에</w:t>
        </w:r>
        <w:r w:rsidRPr="009271D1">
          <w:rPr>
            <w:rFonts w:hint="eastAsia"/>
            <w:szCs w:val="20"/>
          </w:rPr>
          <w:t>서</w:t>
        </w:r>
        <w:r w:rsidRPr="009271D1">
          <w:rPr>
            <w:szCs w:val="20"/>
          </w:rPr>
          <w:t xml:space="preserve"> 누락되거나 잘못 기재된 자산 또는 부채가 발견되거나 그 밖에 자산 및 부채의 가액이 변동된 경우에는 이를 정정 또는 추가하여 기재할 수 있다. 이에 따른 변경사항은 분할계획서의 【별첨</w:t>
        </w:r>
        <w:r w:rsidRPr="009271D1">
          <w:rPr>
            <w:rFonts w:hint="eastAsia"/>
            <w:szCs w:val="20"/>
          </w:rPr>
          <w:t xml:space="preserve"> </w:t>
        </w:r>
        <w:r w:rsidRPr="009271D1">
          <w:rPr>
            <w:szCs w:val="20"/>
          </w:rPr>
          <w:t>1】 분할재무상태표와 【별첨</w:t>
        </w:r>
        <w:r w:rsidRPr="009271D1">
          <w:rPr>
            <w:rFonts w:hint="eastAsia"/>
            <w:szCs w:val="20"/>
          </w:rPr>
          <w:t xml:space="preserve"> </w:t>
        </w:r>
        <w:r w:rsidRPr="009271D1">
          <w:rPr>
            <w:szCs w:val="20"/>
          </w:rPr>
          <w:t xml:space="preserve">2】 </w:t>
        </w:r>
        <w:proofErr w:type="spellStart"/>
        <w:r w:rsidRPr="009271D1">
          <w:rPr>
            <w:szCs w:val="20"/>
          </w:rPr>
          <w:t>승계대상</w:t>
        </w:r>
        <w:proofErr w:type="spellEnd"/>
        <w:r w:rsidRPr="009271D1">
          <w:rPr>
            <w:rFonts w:hint="eastAsia"/>
            <w:szCs w:val="20"/>
          </w:rPr>
          <w:t xml:space="preserve"> 재산 </w:t>
        </w:r>
        <w:r w:rsidRPr="009271D1">
          <w:rPr>
            <w:szCs w:val="20"/>
          </w:rPr>
          <w:t xml:space="preserve">목록에서 가감하는 것으로 한다. 이전대상재산의 가액은 이전대상재산이 확정된 후, 공인회계사의 검토를 받아 확정한다. </w:t>
        </w:r>
        <w:r w:rsidRPr="009271D1">
          <w:rPr>
            <w:rFonts w:hint="eastAsia"/>
            <w:szCs w:val="20"/>
          </w:rPr>
          <w:t xml:space="preserve">아울러 본건 분할 이후 분할신설회사에 귀속되는 재산의 경우, </w:t>
        </w:r>
        <w:r w:rsidRPr="009271D1">
          <w:rPr>
            <w:szCs w:val="20"/>
          </w:rPr>
          <w:t>【별첨</w:t>
        </w:r>
        <w:r w:rsidRPr="009271D1">
          <w:rPr>
            <w:rFonts w:hint="eastAsia"/>
            <w:szCs w:val="20"/>
          </w:rPr>
          <w:t xml:space="preserve"> </w:t>
        </w:r>
        <w:r w:rsidRPr="009271D1">
          <w:rPr>
            <w:szCs w:val="20"/>
          </w:rPr>
          <w:t>1】</w:t>
        </w:r>
        <w:r w:rsidRPr="009271D1">
          <w:rPr>
            <w:rFonts w:hint="eastAsia"/>
            <w:szCs w:val="20"/>
          </w:rPr>
          <w:t xml:space="preserve"> 분할재무상태표에 기재된 바에 의하되, 분할기일 전까지 </w:t>
        </w:r>
        <w:proofErr w:type="spellStart"/>
        <w:r w:rsidRPr="009271D1">
          <w:rPr>
            <w:rFonts w:hint="eastAsia"/>
            <w:szCs w:val="20"/>
          </w:rPr>
          <w:t>분할대상</w:t>
        </w:r>
        <w:proofErr w:type="spellEnd"/>
        <w:r w:rsidRPr="009271D1">
          <w:rPr>
            <w:rFonts w:hint="eastAsia"/>
            <w:szCs w:val="20"/>
          </w:rPr>
          <w:t xml:space="preserve"> 사업부문의 영업 또는 재무적 활동 등으로 인하여 초래되는 </w:t>
        </w:r>
        <w:proofErr w:type="spellStart"/>
        <w:r w:rsidRPr="009271D1">
          <w:rPr>
            <w:rFonts w:hint="eastAsia"/>
            <w:szCs w:val="20"/>
          </w:rPr>
          <w:t>분할대상</w:t>
        </w:r>
        <w:proofErr w:type="spellEnd"/>
        <w:r w:rsidRPr="009271D1">
          <w:rPr>
            <w:rFonts w:hint="eastAsia"/>
            <w:szCs w:val="20"/>
          </w:rPr>
          <w:t xml:space="preserve"> 사업부문의 자산 및 부채의 변동사항(분할신설회사 </w:t>
        </w:r>
        <w:proofErr w:type="spellStart"/>
        <w:r w:rsidRPr="009271D1">
          <w:rPr>
            <w:rFonts w:hint="eastAsia"/>
            <w:szCs w:val="20"/>
          </w:rPr>
          <w:t>귀속대상인</w:t>
        </w:r>
        <w:proofErr w:type="spellEnd"/>
        <w:r w:rsidRPr="009271D1">
          <w:rPr>
            <w:rFonts w:hint="eastAsia"/>
            <w:szCs w:val="20"/>
          </w:rPr>
          <w:t xml:space="preserve"> 사업 또는 자산의 매각에 따른 자산 형태의 변경 포함)을 분할재무상태표에서 가감한다.</w:t>
        </w:r>
        <w:r w:rsidRPr="009271D1">
          <w:rPr>
            <w:szCs w:val="20"/>
          </w:rPr>
          <w:t xml:space="preserve"> </w:t>
        </w:r>
      </w:ins>
    </w:p>
    <w:p w14:paraId="6F1E8D36" w14:textId="77777777" w:rsidR="009271D1" w:rsidRPr="009271D1" w:rsidRDefault="009271D1" w:rsidP="009271D1">
      <w:pPr>
        <w:numPr>
          <w:ilvl w:val="0"/>
          <w:numId w:val="89"/>
        </w:numPr>
        <w:spacing w:after="200" w:line="384" w:lineRule="atLeast"/>
        <w:rPr>
          <w:ins w:id="986" w:author="hanwha" w:date="2022-07-28T09:46:00Z"/>
          <w:szCs w:val="20"/>
        </w:rPr>
      </w:pPr>
      <w:ins w:id="987" w:author="hanwha" w:date="2022-07-28T09:46:00Z">
        <w:r w:rsidRPr="009271D1">
          <w:rPr>
            <w:szCs w:val="20"/>
          </w:rPr>
          <w:t xml:space="preserve">이전대상재산에 속하는 권리나 의무 중 그 성질 또는 법령상 분할에 의하여 승계되지 아니하는 것은 분할존속회사에 잔류하는 것으로 </w:t>
        </w:r>
        <w:r w:rsidRPr="009271D1">
          <w:rPr>
            <w:rFonts w:hint="eastAsia"/>
            <w:szCs w:val="20"/>
          </w:rPr>
          <w:t>하되,</w:t>
        </w:r>
        <w:r w:rsidRPr="009271D1">
          <w:rPr>
            <w:szCs w:val="20"/>
          </w:rPr>
          <w:t xml:space="preserve"> </w:t>
        </w:r>
        <w:r w:rsidRPr="009271D1">
          <w:rPr>
            <w:rFonts w:hint="eastAsia"/>
            <w:szCs w:val="20"/>
          </w:rPr>
          <w:t>분할신설회사에 이전이 필요한 경우 분할존속회사와 분할신설회사의 협의에 따라 처리한다</w:t>
        </w:r>
        <w:r w:rsidRPr="009271D1">
          <w:rPr>
            <w:szCs w:val="20"/>
          </w:rPr>
          <w:t>. 분할에 의한 이전에 정부기관 등의 승인, 인가, 신고수리 등이 필요함에도 이를 받을 수 없는 경우에도 같다.</w:t>
        </w:r>
      </w:ins>
    </w:p>
    <w:p w14:paraId="021C401D" w14:textId="77777777" w:rsidR="009271D1" w:rsidRPr="009271D1" w:rsidRDefault="009271D1" w:rsidP="009271D1">
      <w:pPr>
        <w:numPr>
          <w:ilvl w:val="0"/>
          <w:numId w:val="89"/>
        </w:numPr>
        <w:spacing w:after="200" w:line="384" w:lineRule="atLeast"/>
        <w:rPr>
          <w:ins w:id="988" w:author="hanwha" w:date="2022-07-28T09:46:00Z"/>
        </w:rPr>
      </w:pPr>
      <w:ins w:id="989" w:author="hanwha" w:date="2022-07-28T09:46:00Z">
        <w:r w:rsidRPr="009271D1">
          <w:t xml:space="preserve">분할기일 이전에 국내외에서 </w:t>
        </w:r>
        <w:proofErr w:type="spellStart"/>
        <w:r w:rsidRPr="009271D1">
          <w:t>분할회사가</w:t>
        </w:r>
        <w:proofErr w:type="spellEnd"/>
        <w:r w:rsidRPr="009271D1">
          <w:t xml:space="preserve"> 보유하고 있는 </w:t>
        </w:r>
        <w:r w:rsidRPr="009271D1">
          <w:rPr>
            <w:rFonts w:hint="eastAsia"/>
          </w:rPr>
          <w:t>특허,</w:t>
        </w:r>
        <w:r w:rsidRPr="009271D1">
          <w:t xml:space="preserve"> </w:t>
        </w:r>
        <w:r w:rsidRPr="009271D1">
          <w:rPr>
            <w:rFonts w:hint="eastAsia"/>
          </w:rPr>
          <w:t>실용신안,</w:t>
        </w:r>
        <w:r w:rsidRPr="009271D1">
          <w:t xml:space="preserve"> </w:t>
        </w:r>
        <w:r w:rsidRPr="009271D1">
          <w:rPr>
            <w:rFonts w:hint="eastAsia"/>
          </w:rPr>
          <w:t>상표 및 디자인(해당 특허,</w:t>
        </w:r>
        <w:r w:rsidRPr="009271D1">
          <w:t xml:space="preserve"> </w:t>
        </w:r>
        <w:r w:rsidRPr="009271D1">
          <w:rPr>
            <w:rFonts w:hint="eastAsia"/>
          </w:rPr>
          <w:t>실용신안,</w:t>
        </w:r>
        <w:r w:rsidRPr="009271D1">
          <w:t xml:space="preserve"> </w:t>
        </w:r>
        <w:r w:rsidRPr="009271D1">
          <w:rPr>
            <w:rFonts w:hint="eastAsia"/>
          </w:rPr>
          <w:t>상표 및 디자인에 대한 권리와 의무 포함)</w:t>
        </w:r>
        <w:r w:rsidRPr="009271D1">
          <w:t xml:space="preserve"> </w:t>
        </w:r>
        <w:r w:rsidRPr="009271D1">
          <w:rPr>
            <w:rFonts w:hint="eastAsia"/>
          </w:rPr>
          <w:t xml:space="preserve">등 일체의 지식재산권은 </w:t>
        </w:r>
        <w:proofErr w:type="spellStart"/>
        <w:r w:rsidRPr="009271D1">
          <w:rPr>
            <w:rFonts w:hint="eastAsia"/>
          </w:rPr>
          <w:t>전속적으로</w:t>
        </w:r>
        <w:proofErr w:type="spellEnd"/>
        <w:r w:rsidRPr="009271D1">
          <w:rPr>
            <w:rFonts w:hint="eastAsia"/>
          </w:rPr>
          <w:t xml:space="preserve"> 또는 주로 </w:t>
        </w:r>
        <w:proofErr w:type="spellStart"/>
        <w:r w:rsidRPr="009271D1">
          <w:rPr>
            <w:rFonts w:hint="eastAsia"/>
          </w:rPr>
          <w:t>분할대상</w:t>
        </w:r>
        <w:proofErr w:type="spellEnd"/>
        <w:r w:rsidRPr="009271D1">
          <w:rPr>
            <w:rFonts w:hint="eastAsia"/>
          </w:rPr>
          <w:t xml:space="preserve"> 사업부문에 속하는 것이면 분할신설회사에,</w:t>
        </w:r>
        <w:r w:rsidRPr="009271D1">
          <w:t xml:space="preserve"> </w:t>
        </w:r>
        <w:r w:rsidRPr="009271D1">
          <w:rPr>
            <w:rFonts w:hint="eastAsia"/>
          </w:rPr>
          <w:t xml:space="preserve">그 외의 것이면 분할존속회사에 각각 귀속된다. 이 중 </w:t>
        </w:r>
        <w:r w:rsidRPr="009271D1">
          <w:t xml:space="preserve">분할신설회사에 귀속되는 </w:t>
        </w:r>
        <w:r w:rsidRPr="009271D1">
          <w:rPr>
            <w:rFonts w:hint="eastAsia"/>
          </w:rPr>
          <w:t>지식재산권은</w:t>
        </w:r>
        <w:r w:rsidRPr="009271D1">
          <w:t xml:space="preserve"> </w:t>
        </w:r>
        <w:r w:rsidRPr="009271D1">
          <w:rPr>
            <w:szCs w:val="20"/>
          </w:rPr>
          <w:t>【별첨</w:t>
        </w:r>
        <w:r w:rsidRPr="009271D1">
          <w:rPr>
            <w:rFonts w:hint="eastAsia"/>
            <w:szCs w:val="20"/>
          </w:rPr>
          <w:t xml:space="preserve"> </w:t>
        </w:r>
        <w:r w:rsidRPr="009271D1">
          <w:rPr>
            <w:szCs w:val="20"/>
          </w:rPr>
          <w:t>4】</w:t>
        </w:r>
        <w:r w:rsidRPr="009271D1">
          <w:t xml:space="preserve"> </w:t>
        </w:r>
        <w:proofErr w:type="spellStart"/>
        <w:r w:rsidRPr="009271D1">
          <w:t>승계</w:t>
        </w:r>
        <w:r w:rsidRPr="009271D1">
          <w:rPr>
            <w:rFonts w:hint="eastAsia"/>
          </w:rPr>
          <w:t>대상</w:t>
        </w:r>
        <w:proofErr w:type="spellEnd"/>
        <w:r w:rsidRPr="009271D1">
          <w:rPr>
            <w:rFonts w:hint="eastAsia"/>
          </w:rPr>
          <w:t xml:space="preserve"> 지식</w:t>
        </w:r>
        <w:r w:rsidRPr="009271D1">
          <w:t>재산권 목록에 각 기재</w:t>
        </w:r>
        <w:r w:rsidRPr="009271D1">
          <w:rPr>
            <w:rFonts w:hint="eastAsia"/>
          </w:rPr>
          <w:t xml:space="preserve">되어 있다. 이 </w:t>
        </w:r>
        <w:r w:rsidRPr="009271D1">
          <w:t xml:space="preserve">목록에 누락되거나 잘못 기재된 </w:t>
        </w:r>
        <w:r w:rsidRPr="009271D1">
          <w:rPr>
            <w:rFonts w:hint="eastAsia"/>
          </w:rPr>
          <w:t>지식</w:t>
        </w:r>
        <w:r w:rsidRPr="009271D1">
          <w:t xml:space="preserve">재산권이 발견된 경우에는 </w:t>
        </w:r>
        <w:r w:rsidRPr="009271D1">
          <w:rPr>
            <w:rFonts w:hint="eastAsia"/>
          </w:rPr>
          <w:t>위 원칙에 따라 귀속을 정한다.</w:t>
        </w:r>
      </w:ins>
    </w:p>
    <w:p w14:paraId="10D456CE" w14:textId="77777777" w:rsidR="009271D1" w:rsidRPr="009271D1" w:rsidRDefault="009271D1" w:rsidP="009271D1">
      <w:pPr>
        <w:numPr>
          <w:ilvl w:val="0"/>
          <w:numId w:val="89"/>
        </w:numPr>
        <w:spacing w:after="200" w:line="384" w:lineRule="atLeast"/>
        <w:rPr>
          <w:ins w:id="990" w:author="hanwha" w:date="2022-07-28T09:46:00Z"/>
        </w:rPr>
      </w:pPr>
      <w:ins w:id="991" w:author="hanwha" w:date="2022-07-28T09:46:00Z">
        <w:r w:rsidRPr="009271D1">
          <w:t xml:space="preserve">분할 전 </w:t>
        </w:r>
        <w:proofErr w:type="spellStart"/>
        <w:r w:rsidRPr="009271D1">
          <w:t>분할회사를</w:t>
        </w:r>
        <w:proofErr w:type="spellEnd"/>
        <w:r w:rsidRPr="009271D1">
          <w:t xml:space="preserve"> 당사자로 하는 소송 중 분할신설회사에 귀속되는 소송은 </w:t>
        </w:r>
        <w:r w:rsidRPr="009271D1">
          <w:rPr>
            <w:szCs w:val="20"/>
          </w:rPr>
          <w:t>【별첨</w:t>
        </w:r>
        <w:r w:rsidRPr="009271D1">
          <w:rPr>
            <w:rFonts w:hint="eastAsia"/>
            <w:szCs w:val="20"/>
          </w:rPr>
          <w:t xml:space="preserve"> </w:t>
        </w:r>
        <w:r w:rsidRPr="009271D1">
          <w:rPr>
            <w:szCs w:val="20"/>
          </w:rPr>
          <w:t>5】</w:t>
        </w:r>
        <w:r w:rsidRPr="009271D1">
          <w:t xml:space="preserve"> </w:t>
        </w:r>
        <w:proofErr w:type="spellStart"/>
        <w:r w:rsidRPr="009271D1">
          <w:t>승계대상</w:t>
        </w:r>
        <w:proofErr w:type="spellEnd"/>
        <w:r w:rsidRPr="009271D1">
          <w:t xml:space="preserve"> 소송 목록에 기재하고, </w:t>
        </w:r>
        <w:proofErr w:type="spellStart"/>
        <w:r w:rsidRPr="009271D1">
          <w:t>분할회사가</w:t>
        </w:r>
        <w:proofErr w:type="spellEnd"/>
        <w:r w:rsidRPr="009271D1">
          <w:t xml:space="preserve"> 보유하고 있는 부동산 중 분할신설회사에 귀속되는 부동산은 </w:t>
        </w:r>
        <w:r w:rsidRPr="009271D1">
          <w:rPr>
            <w:szCs w:val="20"/>
          </w:rPr>
          <w:t>【별첨</w:t>
        </w:r>
        <w:r w:rsidRPr="009271D1">
          <w:rPr>
            <w:rFonts w:hint="eastAsia"/>
            <w:szCs w:val="20"/>
          </w:rPr>
          <w:t xml:space="preserve"> </w:t>
        </w:r>
        <w:r w:rsidRPr="009271D1">
          <w:rPr>
            <w:szCs w:val="20"/>
          </w:rPr>
          <w:t>3】</w:t>
        </w:r>
        <w:r w:rsidRPr="009271D1">
          <w:t xml:space="preserve"> </w:t>
        </w:r>
        <w:proofErr w:type="spellStart"/>
        <w:r w:rsidRPr="009271D1">
          <w:t>승계</w:t>
        </w:r>
        <w:r w:rsidRPr="009271D1">
          <w:rPr>
            <w:rFonts w:hint="eastAsia"/>
          </w:rPr>
          <w:t>대상</w:t>
        </w:r>
        <w:proofErr w:type="spellEnd"/>
        <w:r w:rsidRPr="009271D1">
          <w:rPr>
            <w:rFonts w:hint="eastAsia"/>
          </w:rPr>
          <w:t xml:space="preserve"> </w:t>
        </w:r>
        <w:r w:rsidRPr="009271D1">
          <w:t xml:space="preserve">부동산 목록에 기재한다. 위 목록에 누락되거나 잘못 기재된 소송, 부동산이 발견된 경우에는 </w:t>
        </w:r>
        <w:proofErr w:type="spellStart"/>
        <w:r w:rsidRPr="009271D1">
          <w:t>분할대상</w:t>
        </w:r>
        <w:proofErr w:type="spellEnd"/>
        <w:r w:rsidRPr="009271D1">
          <w:t xml:space="preserve"> 사업부문에 관한 것이면 </w:t>
        </w:r>
        <w:proofErr w:type="spellStart"/>
        <w:r w:rsidRPr="009271D1">
          <w:t>분할신설회사에게</w:t>
        </w:r>
        <w:proofErr w:type="spellEnd"/>
        <w:r w:rsidRPr="009271D1">
          <w:t xml:space="preserve">, </w:t>
        </w:r>
        <w:proofErr w:type="spellStart"/>
        <w:r w:rsidRPr="009271D1">
          <w:t>분할대상</w:t>
        </w:r>
        <w:proofErr w:type="spellEnd"/>
        <w:r w:rsidRPr="009271D1">
          <w:t xml:space="preserve"> 사업부문 이외의 부문에 관한 것이면 </w:t>
        </w:r>
        <w:proofErr w:type="spellStart"/>
        <w:r w:rsidRPr="009271D1">
          <w:t>분할존속회사에게</w:t>
        </w:r>
        <w:proofErr w:type="spellEnd"/>
        <w:r w:rsidRPr="009271D1">
          <w:t xml:space="preserve"> 각각 귀속된다.</w:t>
        </w:r>
      </w:ins>
    </w:p>
    <w:p w14:paraId="3D12CE24" w14:textId="77777777" w:rsidR="009271D1" w:rsidRPr="009271D1" w:rsidRDefault="009271D1" w:rsidP="009271D1">
      <w:pPr>
        <w:numPr>
          <w:ilvl w:val="0"/>
          <w:numId w:val="89"/>
        </w:numPr>
        <w:spacing w:after="200" w:line="384" w:lineRule="atLeast"/>
        <w:rPr>
          <w:ins w:id="992" w:author="hanwha" w:date="2022-07-28T09:46:00Z"/>
        </w:rPr>
      </w:pPr>
      <w:proofErr w:type="spellStart"/>
      <w:ins w:id="993" w:author="hanwha" w:date="2022-07-28T09:46:00Z">
        <w:r w:rsidRPr="009271D1">
          <w:t>분할대상</w:t>
        </w:r>
        <w:proofErr w:type="spellEnd"/>
        <w:r w:rsidRPr="009271D1">
          <w:t xml:space="preserve"> 사업부문으로 인하여 발생한 계약관계(이전대상재산과 관련하여 발생한 계약관계 포함)와 그에 따른 </w:t>
        </w:r>
        <w:proofErr w:type="spellStart"/>
        <w:r w:rsidRPr="009271D1">
          <w:t>권리ㆍ의무를</w:t>
        </w:r>
        <w:proofErr w:type="spellEnd"/>
        <w:r w:rsidRPr="009271D1">
          <w:t xml:space="preserve"> 담보하기 위하여 설정된 근저당권, 질권 등은 분할신설회사에 귀속된다.</w:t>
        </w:r>
        <w:r w:rsidRPr="009271D1">
          <w:rPr>
            <w:rFonts w:hint="eastAsia"/>
          </w:rPr>
          <w:t xml:space="preserve"> </w:t>
        </w:r>
      </w:ins>
    </w:p>
    <w:p w14:paraId="157B197E" w14:textId="77777777" w:rsidR="009271D1" w:rsidRPr="009271D1" w:rsidRDefault="009271D1" w:rsidP="009271D1">
      <w:pPr>
        <w:numPr>
          <w:ilvl w:val="0"/>
          <w:numId w:val="88"/>
        </w:numPr>
        <w:spacing w:after="200" w:line="384" w:lineRule="atLeast"/>
        <w:jc w:val="left"/>
        <w:rPr>
          <w:ins w:id="994" w:author="hanwha" w:date="2022-07-28T09:46:00Z"/>
          <w:szCs w:val="20"/>
          <w:shd w:val="clear" w:color="auto" w:fill="FFFFFF"/>
        </w:rPr>
      </w:pPr>
      <w:ins w:id="995" w:author="hanwha" w:date="2022-07-28T09:46:00Z">
        <w:r w:rsidRPr="009271D1">
          <w:rPr>
            <w:szCs w:val="20"/>
          </w:rPr>
          <w:t xml:space="preserve">설립되는 회사가 </w:t>
        </w:r>
        <w:proofErr w:type="spellStart"/>
        <w:r w:rsidRPr="009271D1">
          <w:rPr>
            <w:szCs w:val="20"/>
          </w:rPr>
          <w:t>분할회사의</w:t>
        </w:r>
        <w:proofErr w:type="spellEnd"/>
        <w:r w:rsidRPr="009271D1">
          <w:rPr>
            <w:szCs w:val="20"/>
          </w:rPr>
          <w:t xml:space="preserve"> 채무 중에서 분할계획서에 승계하기로 정한 채무에 대한 책임만을 부담할 것을 정한 경우 그에 관한 사항</w:t>
        </w:r>
      </w:ins>
    </w:p>
    <w:p w14:paraId="2E8DA528" w14:textId="77777777" w:rsidR="009271D1" w:rsidRPr="009271D1" w:rsidRDefault="009271D1" w:rsidP="009271D1">
      <w:pPr>
        <w:spacing w:line="384" w:lineRule="atLeast"/>
        <w:ind w:left="502"/>
        <w:jc w:val="left"/>
        <w:rPr>
          <w:ins w:id="996" w:author="hanwha" w:date="2022-07-28T09:46:00Z"/>
          <w:szCs w:val="20"/>
          <w:shd w:val="clear" w:color="auto" w:fill="FFFFFF"/>
        </w:rPr>
      </w:pPr>
      <w:ins w:id="997" w:author="hanwha" w:date="2022-07-28T09:46:00Z">
        <w:r w:rsidRPr="009271D1">
          <w:rPr>
            <w:rFonts w:hint="eastAsia"/>
            <w:kern w:val="0"/>
            <w:szCs w:val="20"/>
          </w:rPr>
          <w:t>상법</w:t>
        </w:r>
        <w:r w:rsidRPr="009271D1">
          <w:rPr>
            <w:kern w:val="0"/>
            <w:szCs w:val="20"/>
          </w:rPr>
          <w:t xml:space="preserve"> </w:t>
        </w:r>
        <w:r w:rsidRPr="009271D1">
          <w:rPr>
            <w:rFonts w:hint="eastAsia"/>
            <w:kern w:val="0"/>
            <w:szCs w:val="20"/>
          </w:rPr>
          <w:t>제</w:t>
        </w:r>
        <w:r w:rsidRPr="009271D1">
          <w:rPr>
            <w:kern w:val="0"/>
            <w:szCs w:val="20"/>
          </w:rPr>
          <w:t>530</w:t>
        </w:r>
        <w:r w:rsidRPr="009271D1">
          <w:rPr>
            <w:rFonts w:hint="eastAsia"/>
            <w:kern w:val="0"/>
            <w:szCs w:val="20"/>
          </w:rPr>
          <w:t>조의</w:t>
        </w:r>
        <w:r w:rsidRPr="009271D1">
          <w:rPr>
            <w:kern w:val="0"/>
            <w:szCs w:val="20"/>
          </w:rPr>
          <w:t xml:space="preserve">9 </w:t>
        </w:r>
        <w:r w:rsidRPr="009271D1">
          <w:rPr>
            <w:rFonts w:hint="eastAsia"/>
            <w:kern w:val="0"/>
            <w:szCs w:val="20"/>
          </w:rPr>
          <w:t>제2항의</w:t>
        </w:r>
        <w:r w:rsidRPr="009271D1">
          <w:rPr>
            <w:kern w:val="0"/>
            <w:szCs w:val="20"/>
          </w:rPr>
          <w:t xml:space="preserve"> </w:t>
        </w:r>
        <w:r w:rsidRPr="009271D1">
          <w:rPr>
            <w:rFonts w:hint="eastAsia"/>
            <w:kern w:val="0"/>
            <w:szCs w:val="20"/>
          </w:rPr>
          <w:t>규정에</w:t>
        </w:r>
        <w:r w:rsidRPr="009271D1">
          <w:rPr>
            <w:kern w:val="0"/>
            <w:szCs w:val="20"/>
          </w:rPr>
          <w:t xml:space="preserve"> </w:t>
        </w:r>
        <w:r w:rsidRPr="009271D1">
          <w:rPr>
            <w:rFonts w:hint="eastAsia"/>
            <w:kern w:val="0"/>
            <w:szCs w:val="20"/>
          </w:rPr>
          <w:t>의거</w:t>
        </w:r>
        <w:r w:rsidRPr="009271D1">
          <w:rPr>
            <w:kern w:val="0"/>
            <w:szCs w:val="20"/>
          </w:rPr>
          <w:t xml:space="preserve"> </w:t>
        </w:r>
        <w:r w:rsidRPr="009271D1">
          <w:rPr>
            <w:rFonts w:hint="eastAsia"/>
            <w:kern w:val="0"/>
            <w:szCs w:val="20"/>
          </w:rPr>
          <w:t xml:space="preserve">분할신설회사는 본 분할계획서에서 승계하기로 정한 이전대상 </w:t>
        </w:r>
        <w:proofErr w:type="spellStart"/>
        <w:r w:rsidRPr="009271D1">
          <w:rPr>
            <w:rFonts w:hint="eastAsia"/>
            <w:kern w:val="0"/>
            <w:szCs w:val="20"/>
          </w:rPr>
          <w:t>채무만을</w:t>
        </w:r>
        <w:proofErr w:type="spellEnd"/>
        <w:r w:rsidRPr="009271D1">
          <w:rPr>
            <w:rFonts w:hint="eastAsia"/>
            <w:kern w:val="0"/>
            <w:szCs w:val="20"/>
          </w:rPr>
          <w:t xml:space="preserve"> 부담하고,</w:t>
        </w:r>
        <w:r w:rsidRPr="009271D1">
          <w:rPr>
            <w:kern w:val="0"/>
            <w:szCs w:val="20"/>
          </w:rPr>
          <w:t xml:space="preserve"> </w:t>
        </w:r>
        <w:r w:rsidRPr="009271D1">
          <w:rPr>
            <w:rFonts w:hint="eastAsia"/>
            <w:kern w:val="0"/>
            <w:szCs w:val="20"/>
          </w:rPr>
          <w:t xml:space="preserve">분할 전의 </w:t>
        </w:r>
        <w:proofErr w:type="spellStart"/>
        <w:r w:rsidRPr="009271D1">
          <w:rPr>
            <w:rFonts w:hint="eastAsia"/>
            <w:kern w:val="0"/>
            <w:szCs w:val="20"/>
          </w:rPr>
          <w:t>분할회사</w:t>
        </w:r>
        <w:proofErr w:type="spellEnd"/>
        <w:r w:rsidRPr="009271D1">
          <w:rPr>
            <w:rFonts w:hint="eastAsia"/>
            <w:kern w:val="0"/>
            <w:szCs w:val="20"/>
          </w:rPr>
          <w:t xml:space="preserve"> 채무 중 </w:t>
        </w:r>
        <w:proofErr w:type="spellStart"/>
        <w:r w:rsidRPr="009271D1">
          <w:rPr>
            <w:rFonts w:hint="eastAsia"/>
            <w:kern w:val="0"/>
            <w:szCs w:val="20"/>
          </w:rPr>
          <w:t>이전제외</w:t>
        </w:r>
        <w:proofErr w:type="spellEnd"/>
        <w:r w:rsidRPr="009271D1">
          <w:rPr>
            <w:rFonts w:hint="eastAsia"/>
            <w:kern w:val="0"/>
            <w:szCs w:val="20"/>
          </w:rPr>
          <w:t xml:space="preserve"> 채무에 대해서는 연대하여 변제할 책임을 부담하지 아니한다.</w:t>
        </w:r>
        <w:r w:rsidRPr="009271D1">
          <w:rPr>
            <w:kern w:val="0"/>
            <w:szCs w:val="20"/>
          </w:rPr>
          <w:t xml:space="preserve"> </w:t>
        </w:r>
        <w:proofErr w:type="spellStart"/>
        <w:r w:rsidRPr="009271D1">
          <w:rPr>
            <w:rFonts w:hint="eastAsia"/>
            <w:kern w:val="0"/>
            <w:szCs w:val="20"/>
          </w:rPr>
          <w:t>분할회사도</w:t>
        </w:r>
        <w:proofErr w:type="spellEnd"/>
        <w:r w:rsidRPr="009271D1">
          <w:rPr>
            <w:rFonts w:hint="eastAsia"/>
            <w:kern w:val="0"/>
            <w:szCs w:val="20"/>
          </w:rPr>
          <w:t xml:space="preserve"> 이전대상 채무에 대하여는 연대하여 변제할 책임을 부담하지 아니하고 </w:t>
        </w:r>
        <w:proofErr w:type="spellStart"/>
        <w:r w:rsidRPr="009271D1">
          <w:rPr>
            <w:rFonts w:hint="eastAsia"/>
            <w:kern w:val="0"/>
            <w:szCs w:val="20"/>
          </w:rPr>
          <w:t>이전제외</w:t>
        </w:r>
        <w:proofErr w:type="spellEnd"/>
        <w:r w:rsidRPr="009271D1">
          <w:rPr>
            <w:rFonts w:hint="eastAsia"/>
            <w:kern w:val="0"/>
            <w:szCs w:val="20"/>
          </w:rPr>
          <w:t xml:space="preserve"> </w:t>
        </w:r>
        <w:proofErr w:type="spellStart"/>
        <w:r w:rsidRPr="009271D1">
          <w:rPr>
            <w:rFonts w:hint="eastAsia"/>
            <w:kern w:val="0"/>
            <w:szCs w:val="20"/>
          </w:rPr>
          <w:t>채무만을</w:t>
        </w:r>
        <w:proofErr w:type="spellEnd"/>
        <w:r w:rsidRPr="009271D1">
          <w:rPr>
            <w:rFonts w:hint="eastAsia"/>
            <w:kern w:val="0"/>
            <w:szCs w:val="20"/>
          </w:rPr>
          <w:t xml:space="preserve"> 변제할 책임이 있다.</w:t>
        </w:r>
      </w:ins>
    </w:p>
    <w:p w14:paraId="0B05B3B8" w14:textId="77777777" w:rsidR="009271D1" w:rsidRPr="009271D1" w:rsidRDefault="009271D1" w:rsidP="009271D1">
      <w:pPr>
        <w:numPr>
          <w:ilvl w:val="0"/>
          <w:numId w:val="88"/>
        </w:numPr>
        <w:spacing w:after="200" w:line="384" w:lineRule="atLeast"/>
        <w:rPr>
          <w:ins w:id="998" w:author="hanwha" w:date="2022-07-28T09:46:00Z"/>
          <w:szCs w:val="20"/>
        </w:rPr>
      </w:pPr>
      <w:ins w:id="999" w:author="hanwha" w:date="2022-07-28T09:46:00Z">
        <w:r w:rsidRPr="009271D1">
          <w:rPr>
            <w:szCs w:val="20"/>
          </w:rPr>
          <w:t>분할을 할 날</w:t>
        </w:r>
      </w:ins>
    </w:p>
    <w:p w14:paraId="74CC588E" w14:textId="77777777" w:rsidR="009271D1" w:rsidRPr="009271D1" w:rsidRDefault="009271D1" w:rsidP="009271D1">
      <w:pPr>
        <w:spacing w:line="384" w:lineRule="atLeast"/>
        <w:ind w:left="567"/>
        <w:rPr>
          <w:ins w:id="1000" w:author="hanwha" w:date="2022-07-28T09:46:00Z"/>
        </w:rPr>
      </w:pPr>
      <w:bookmarkStart w:id="1001" w:name="_Hlk89159374"/>
      <w:proofErr w:type="spellStart"/>
      <w:ins w:id="1002" w:author="hanwha" w:date="2022-07-28T09:46:00Z">
        <w:r w:rsidRPr="009271D1">
          <w:t>분할기일은</w:t>
        </w:r>
        <w:proofErr w:type="spellEnd"/>
        <w:r w:rsidRPr="009271D1">
          <w:t xml:space="preserve"> 2022년 11월 2일</w:t>
        </w:r>
        <w:r w:rsidRPr="009271D1">
          <w:rPr>
            <w:rFonts w:hint="eastAsia"/>
          </w:rPr>
          <w:t>(0시)</w:t>
        </w:r>
        <w:r w:rsidRPr="009271D1">
          <w:t xml:space="preserve">로 한다. </w:t>
        </w:r>
        <w:r w:rsidRPr="009271D1">
          <w:rPr>
            <w:rFonts w:hint="eastAsia"/>
          </w:rPr>
          <w:t>다만</w:t>
        </w:r>
        <w:r w:rsidRPr="009271D1">
          <w:t xml:space="preserve">, </w:t>
        </w:r>
        <w:proofErr w:type="spellStart"/>
        <w:r w:rsidRPr="009271D1">
          <w:rPr>
            <w:rFonts w:hint="eastAsia"/>
          </w:rPr>
          <w:t>분할회사</w:t>
        </w:r>
        <w:r w:rsidRPr="009271D1">
          <w:t>의</w:t>
        </w:r>
        <w:proofErr w:type="spellEnd"/>
        <w:r w:rsidRPr="009271D1">
          <w:t xml:space="preserve"> 이사회 결의</w:t>
        </w:r>
        <w:r w:rsidRPr="009271D1">
          <w:rPr>
            <w:rFonts w:hint="eastAsia"/>
          </w:rPr>
          <w:t xml:space="preserve"> 또는 이사회의 위임을 </w:t>
        </w:r>
        <w:bookmarkEnd w:id="1001"/>
        <w:r w:rsidRPr="009271D1">
          <w:rPr>
            <w:rFonts w:hint="eastAsia"/>
          </w:rPr>
          <w:t>받은 대표이사 결정으</w:t>
        </w:r>
        <w:r w:rsidRPr="009271D1">
          <w:t xml:space="preserve">로 </w:t>
        </w:r>
        <w:proofErr w:type="spellStart"/>
        <w:r w:rsidRPr="009271D1">
          <w:rPr>
            <w:rFonts w:hint="eastAsia"/>
          </w:rPr>
          <w:t>분할기일을</w:t>
        </w:r>
        <w:proofErr w:type="spellEnd"/>
        <w:r w:rsidRPr="009271D1">
          <w:t xml:space="preserve"> 변경할 수 있다.</w:t>
        </w:r>
      </w:ins>
    </w:p>
    <w:p w14:paraId="5E6E410F" w14:textId="77777777" w:rsidR="009271D1" w:rsidRPr="009271D1" w:rsidRDefault="009271D1" w:rsidP="009271D1">
      <w:pPr>
        <w:numPr>
          <w:ilvl w:val="0"/>
          <w:numId w:val="88"/>
        </w:numPr>
        <w:spacing w:after="200" w:line="384" w:lineRule="atLeast"/>
        <w:rPr>
          <w:ins w:id="1003" w:author="hanwha" w:date="2022-07-28T09:46:00Z"/>
          <w:szCs w:val="20"/>
        </w:rPr>
      </w:pPr>
      <w:ins w:id="1004" w:author="hanwha" w:date="2022-07-28T09:46:00Z">
        <w:r w:rsidRPr="009271D1">
          <w:rPr>
            <w:szCs w:val="20"/>
          </w:rPr>
          <w:t xml:space="preserve"> 분할신설회사의 이사와 감사</w:t>
        </w:r>
        <w:r w:rsidRPr="009271D1">
          <w:rPr>
            <w:rFonts w:hint="eastAsia"/>
            <w:szCs w:val="20"/>
          </w:rPr>
          <w:t xml:space="preserve"> 및 최초 사업연도 보수한도 등</w:t>
        </w:r>
        <w:r w:rsidRPr="009271D1">
          <w:rPr>
            <w:szCs w:val="20"/>
          </w:rPr>
          <w:t>에 관한 사항</w:t>
        </w:r>
      </w:ins>
    </w:p>
    <w:p w14:paraId="46C2D7DB" w14:textId="77777777" w:rsidR="009271D1" w:rsidRPr="009271D1" w:rsidRDefault="009271D1" w:rsidP="009271D1">
      <w:pPr>
        <w:numPr>
          <w:ilvl w:val="0"/>
          <w:numId w:val="109"/>
        </w:numPr>
        <w:spacing w:after="200" w:line="276" w:lineRule="auto"/>
        <w:rPr>
          <w:ins w:id="1005" w:author="hanwha" w:date="2022-07-28T09:46:00Z"/>
          <w:szCs w:val="20"/>
        </w:rPr>
      </w:pPr>
      <w:ins w:id="1006" w:author="hanwha" w:date="2022-07-28T09:46:00Z">
        <w:r w:rsidRPr="009271D1">
          <w:rPr>
            <w:rFonts w:hint="eastAsia"/>
            <w:szCs w:val="20"/>
          </w:rPr>
          <w:t>분할신설회사의 이사 및 감사의 성명, 주민등록번호 및 약력</w:t>
        </w:r>
      </w:ins>
    </w:p>
    <w:tbl>
      <w:tblPr>
        <w:tblW w:w="4630" w:type="pct"/>
        <w:tblInd w:w="646" w:type="dxa"/>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000" w:firstRow="0" w:lastRow="0" w:firstColumn="0" w:lastColumn="0" w:noHBand="0" w:noVBand="0"/>
      </w:tblPr>
      <w:tblGrid>
        <w:gridCol w:w="1024"/>
        <w:gridCol w:w="1025"/>
        <w:gridCol w:w="2103"/>
        <w:gridCol w:w="4233"/>
      </w:tblGrid>
      <w:tr w:rsidR="009271D1" w:rsidRPr="009271D1" w14:paraId="40BE2599" w14:textId="77777777" w:rsidTr="006C3448">
        <w:trPr>
          <w:trHeight w:val="24"/>
          <w:tblHeader/>
          <w:ins w:id="1007" w:author="hanwha" w:date="2022-07-28T09:46:00Z"/>
        </w:trPr>
        <w:tc>
          <w:tcPr>
            <w:tcW w:w="611" w:type="pct"/>
            <w:tcBorders>
              <w:top w:val="outset" w:sz="6" w:space="0" w:color="808080"/>
              <w:left w:val="outset" w:sz="6" w:space="0" w:color="808080"/>
              <w:bottom w:val="outset" w:sz="6" w:space="0" w:color="808080"/>
              <w:right w:val="outset" w:sz="6" w:space="0" w:color="808080"/>
            </w:tcBorders>
            <w:shd w:val="clear" w:color="auto" w:fill="DCDCDC"/>
            <w:tcMar>
              <w:top w:w="30" w:type="dxa"/>
              <w:left w:w="60" w:type="dxa"/>
              <w:bottom w:w="0" w:type="dxa"/>
              <w:right w:w="60" w:type="dxa"/>
            </w:tcMar>
            <w:vAlign w:val="center"/>
          </w:tcPr>
          <w:p w14:paraId="3BDFCC9E" w14:textId="77777777" w:rsidR="009271D1" w:rsidRPr="009271D1" w:rsidRDefault="009271D1" w:rsidP="009271D1">
            <w:pPr>
              <w:jc w:val="center"/>
              <w:rPr>
                <w:ins w:id="1008" w:author="hanwha" w:date="2022-07-28T09:46:00Z"/>
                <w:rFonts w:ascii="맑은 고딕" w:eastAsia="맑은 고딕" w:hAnsi="맑은 고딕"/>
                <w:szCs w:val="20"/>
              </w:rPr>
            </w:pPr>
            <w:ins w:id="1009" w:author="hanwha" w:date="2022-07-28T09:46:00Z">
              <w:r w:rsidRPr="009271D1">
                <w:rPr>
                  <w:rFonts w:ascii="맑은 고딕" w:eastAsia="맑은 고딕" w:hAnsi="맑은 고딕" w:hint="eastAsia"/>
                  <w:szCs w:val="20"/>
                </w:rPr>
                <w:t>직 명</w:t>
              </w:r>
            </w:ins>
          </w:p>
        </w:tc>
        <w:tc>
          <w:tcPr>
            <w:tcW w:w="611" w:type="pct"/>
            <w:tcBorders>
              <w:top w:val="outset" w:sz="6" w:space="0" w:color="808080"/>
              <w:left w:val="outset" w:sz="6" w:space="0" w:color="808080"/>
              <w:bottom w:val="outset" w:sz="6" w:space="0" w:color="808080"/>
              <w:right w:val="outset" w:sz="6" w:space="0" w:color="808080"/>
            </w:tcBorders>
            <w:shd w:val="clear" w:color="auto" w:fill="DCDCDC"/>
            <w:tcMar>
              <w:top w:w="30" w:type="dxa"/>
              <w:left w:w="60" w:type="dxa"/>
              <w:bottom w:w="0" w:type="dxa"/>
              <w:right w:w="60" w:type="dxa"/>
            </w:tcMar>
            <w:vAlign w:val="center"/>
          </w:tcPr>
          <w:p w14:paraId="13B99DFF" w14:textId="77777777" w:rsidR="009271D1" w:rsidRPr="009271D1" w:rsidRDefault="009271D1" w:rsidP="009271D1">
            <w:pPr>
              <w:jc w:val="center"/>
              <w:rPr>
                <w:ins w:id="1010" w:author="hanwha" w:date="2022-07-28T09:46:00Z"/>
                <w:rFonts w:ascii="맑은 고딕" w:eastAsia="맑은 고딕" w:hAnsi="맑은 고딕"/>
                <w:szCs w:val="20"/>
              </w:rPr>
            </w:pPr>
            <w:ins w:id="1011" w:author="hanwha" w:date="2022-07-28T09:46:00Z">
              <w:r w:rsidRPr="009271D1">
                <w:rPr>
                  <w:rFonts w:ascii="맑은 고딕" w:eastAsia="맑은 고딕" w:hAnsi="맑은 고딕" w:hint="eastAsia"/>
                  <w:szCs w:val="20"/>
                </w:rPr>
                <w:t>성 명</w:t>
              </w:r>
            </w:ins>
          </w:p>
        </w:tc>
        <w:tc>
          <w:tcPr>
            <w:tcW w:w="1254" w:type="pct"/>
            <w:tcBorders>
              <w:top w:val="outset" w:sz="6" w:space="0" w:color="808080"/>
              <w:left w:val="outset" w:sz="6" w:space="0" w:color="808080"/>
              <w:bottom w:val="outset" w:sz="6" w:space="0" w:color="808080"/>
              <w:right w:val="outset" w:sz="6" w:space="0" w:color="808080"/>
            </w:tcBorders>
            <w:shd w:val="clear" w:color="auto" w:fill="DCDCDC"/>
            <w:tcMar>
              <w:top w:w="30" w:type="dxa"/>
              <w:left w:w="60" w:type="dxa"/>
              <w:bottom w:w="0" w:type="dxa"/>
              <w:right w:w="60" w:type="dxa"/>
            </w:tcMar>
            <w:vAlign w:val="center"/>
          </w:tcPr>
          <w:p w14:paraId="52EEF5E2" w14:textId="77777777" w:rsidR="009271D1" w:rsidRPr="009271D1" w:rsidRDefault="009271D1" w:rsidP="009271D1">
            <w:pPr>
              <w:jc w:val="center"/>
              <w:rPr>
                <w:ins w:id="1012" w:author="hanwha" w:date="2022-07-28T09:46:00Z"/>
                <w:rFonts w:ascii="맑은 고딕" w:eastAsia="맑은 고딕" w:hAnsi="맑은 고딕"/>
                <w:szCs w:val="20"/>
              </w:rPr>
            </w:pPr>
            <w:ins w:id="1013" w:author="hanwha" w:date="2022-07-28T09:46:00Z">
              <w:r w:rsidRPr="009271D1">
                <w:rPr>
                  <w:rFonts w:ascii="맑은 고딕" w:eastAsia="맑은 고딕" w:hAnsi="맑은 고딕" w:hint="eastAsia"/>
                  <w:szCs w:val="20"/>
                </w:rPr>
                <w:t>주민등록번호</w:t>
              </w:r>
            </w:ins>
          </w:p>
        </w:tc>
        <w:tc>
          <w:tcPr>
            <w:tcW w:w="2525" w:type="pct"/>
            <w:tcBorders>
              <w:top w:val="outset" w:sz="6" w:space="0" w:color="808080"/>
              <w:left w:val="outset" w:sz="6" w:space="0" w:color="808080"/>
              <w:bottom w:val="outset" w:sz="6" w:space="0" w:color="808080"/>
              <w:right w:val="outset" w:sz="6" w:space="0" w:color="808080"/>
            </w:tcBorders>
            <w:shd w:val="clear" w:color="auto" w:fill="DCDCDC"/>
          </w:tcPr>
          <w:p w14:paraId="345BCC6C" w14:textId="77777777" w:rsidR="009271D1" w:rsidRPr="009271D1" w:rsidRDefault="009271D1" w:rsidP="009271D1">
            <w:pPr>
              <w:jc w:val="center"/>
              <w:rPr>
                <w:ins w:id="1014" w:author="hanwha" w:date="2022-07-28T09:46:00Z"/>
                <w:rFonts w:ascii="맑은 고딕" w:eastAsia="맑은 고딕" w:hAnsi="맑은 고딕"/>
                <w:szCs w:val="20"/>
              </w:rPr>
            </w:pPr>
            <w:ins w:id="1015" w:author="hanwha" w:date="2022-07-28T09:46:00Z">
              <w:r w:rsidRPr="009271D1">
                <w:rPr>
                  <w:rFonts w:ascii="맑은 고딕" w:eastAsia="맑은 고딕" w:hAnsi="맑은 고딕" w:hint="eastAsia"/>
                  <w:szCs w:val="20"/>
                </w:rPr>
                <w:t>약력</w:t>
              </w:r>
            </w:ins>
          </w:p>
        </w:tc>
      </w:tr>
      <w:tr w:rsidR="009271D1" w:rsidRPr="009271D1" w14:paraId="71540FF0" w14:textId="77777777" w:rsidTr="006C3448">
        <w:trPr>
          <w:trHeight w:val="28"/>
          <w:ins w:id="1016" w:author="hanwha" w:date="2022-07-28T09:46:00Z"/>
        </w:trPr>
        <w:tc>
          <w:tcPr>
            <w:tcW w:w="611" w:type="pct"/>
            <w:tcBorders>
              <w:top w:val="outset" w:sz="6" w:space="0" w:color="808080"/>
              <w:left w:val="outset" w:sz="6" w:space="0" w:color="808080"/>
              <w:bottom w:val="outset" w:sz="6" w:space="0" w:color="808080"/>
              <w:right w:val="outset" w:sz="6" w:space="0" w:color="808080"/>
            </w:tcBorders>
            <w:tcMar>
              <w:top w:w="30" w:type="dxa"/>
              <w:left w:w="60" w:type="dxa"/>
              <w:bottom w:w="0" w:type="dxa"/>
              <w:right w:w="60" w:type="dxa"/>
            </w:tcMar>
          </w:tcPr>
          <w:p w14:paraId="59B53AAB" w14:textId="77777777" w:rsidR="009271D1" w:rsidRPr="009271D1" w:rsidRDefault="009271D1" w:rsidP="009271D1">
            <w:pPr>
              <w:jc w:val="center"/>
              <w:rPr>
                <w:ins w:id="1017" w:author="hanwha" w:date="2022-07-28T09:46:00Z"/>
                <w:rFonts w:ascii="맑은 고딕" w:eastAsia="맑은 고딕" w:hAnsi="맑은 고딕"/>
                <w:szCs w:val="20"/>
              </w:rPr>
            </w:pPr>
            <w:ins w:id="1018" w:author="hanwha" w:date="2022-07-28T09:46:00Z">
              <w:r w:rsidRPr="009271D1">
                <w:rPr>
                  <w:rFonts w:ascii="맑은 고딕" w:eastAsia="맑은 고딕" w:hAnsi="맑은 고딕" w:hint="eastAsia"/>
                  <w:szCs w:val="20"/>
                </w:rPr>
                <w:t>대표이사</w:t>
              </w:r>
            </w:ins>
          </w:p>
        </w:tc>
        <w:tc>
          <w:tcPr>
            <w:tcW w:w="611" w:type="pct"/>
            <w:tcBorders>
              <w:top w:val="outset" w:sz="6" w:space="0" w:color="808080"/>
              <w:left w:val="outset" w:sz="6" w:space="0" w:color="808080"/>
              <w:bottom w:val="outset" w:sz="6" w:space="0" w:color="808080"/>
              <w:right w:val="outset" w:sz="6" w:space="0" w:color="808080"/>
            </w:tcBorders>
            <w:shd w:val="clear" w:color="auto" w:fill="auto"/>
            <w:tcMar>
              <w:top w:w="30" w:type="dxa"/>
              <w:left w:w="60" w:type="dxa"/>
              <w:bottom w:w="0" w:type="dxa"/>
              <w:right w:w="60" w:type="dxa"/>
            </w:tcMar>
          </w:tcPr>
          <w:p w14:paraId="18989507" w14:textId="77777777" w:rsidR="009271D1" w:rsidRPr="009271D1" w:rsidRDefault="009271D1" w:rsidP="009271D1">
            <w:pPr>
              <w:jc w:val="center"/>
              <w:rPr>
                <w:ins w:id="1019" w:author="hanwha" w:date="2022-07-28T09:46:00Z"/>
                <w:rFonts w:ascii="맑은 고딕" w:eastAsia="맑은 고딕" w:hAnsi="맑은 고딕"/>
                <w:szCs w:val="20"/>
              </w:rPr>
            </w:pPr>
            <w:ins w:id="1020" w:author="hanwha" w:date="2022-07-28T09:46:00Z">
              <w:r w:rsidRPr="009271D1">
                <w:rPr>
                  <w:rFonts w:ascii="맑은 고딕" w:eastAsia="맑은 고딕" w:hAnsi="맑은 고딕" w:hint="eastAsia"/>
                  <w:szCs w:val="20"/>
                </w:rPr>
                <w:t>김 승 모</w:t>
              </w:r>
            </w:ins>
          </w:p>
        </w:tc>
        <w:tc>
          <w:tcPr>
            <w:tcW w:w="1254" w:type="pct"/>
            <w:tcBorders>
              <w:top w:val="outset" w:sz="6" w:space="0" w:color="808080"/>
              <w:left w:val="outset" w:sz="6" w:space="0" w:color="808080"/>
              <w:bottom w:val="outset" w:sz="6" w:space="0" w:color="808080"/>
              <w:right w:val="outset" w:sz="6" w:space="0" w:color="808080"/>
            </w:tcBorders>
            <w:shd w:val="clear" w:color="auto" w:fill="auto"/>
            <w:tcMar>
              <w:top w:w="30" w:type="dxa"/>
              <w:left w:w="60" w:type="dxa"/>
              <w:bottom w:w="0" w:type="dxa"/>
              <w:right w:w="60" w:type="dxa"/>
            </w:tcMar>
          </w:tcPr>
          <w:p w14:paraId="3099FE64" w14:textId="77777777" w:rsidR="009271D1" w:rsidRPr="009271D1" w:rsidRDefault="009271D1" w:rsidP="009271D1">
            <w:pPr>
              <w:jc w:val="center"/>
              <w:rPr>
                <w:ins w:id="1021" w:author="hanwha" w:date="2022-07-28T09:46:00Z"/>
                <w:rFonts w:ascii="맑은 고딕" w:eastAsia="맑은 고딕" w:hAnsi="맑은 고딕"/>
                <w:szCs w:val="20"/>
              </w:rPr>
            </w:pPr>
            <w:ins w:id="1022" w:author="hanwha" w:date="2022-07-28T09:46:00Z">
              <w:r w:rsidRPr="009271D1">
                <w:rPr>
                  <w:rFonts w:ascii="맑은 고딕" w:eastAsia="맑은 고딕" w:hAnsi="맑은 고딕"/>
                  <w:szCs w:val="20"/>
                </w:rPr>
                <w:t xml:space="preserve">670803-1932318 </w:t>
              </w:r>
            </w:ins>
          </w:p>
        </w:tc>
        <w:tc>
          <w:tcPr>
            <w:tcW w:w="2525" w:type="pct"/>
            <w:tcBorders>
              <w:top w:val="outset" w:sz="6" w:space="0" w:color="808080"/>
              <w:left w:val="outset" w:sz="6" w:space="0" w:color="808080"/>
              <w:bottom w:val="outset" w:sz="6" w:space="0" w:color="808080"/>
              <w:right w:val="outset" w:sz="6" w:space="0" w:color="808080"/>
            </w:tcBorders>
            <w:shd w:val="clear" w:color="auto" w:fill="auto"/>
          </w:tcPr>
          <w:p w14:paraId="1EC11BCB" w14:textId="77777777" w:rsidR="009271D1" w:rsidRPr="009271D1" w:rsidRDefault="009271D1" w:rsidP="009271D1">
            <w:pPr>
              <w:rPr>
                <w:ins w:id="1023" w:author="hanwha" w:date="2022-07-28T09:46:00Z"/>
                <w:rFonts w:ascii="맑은 고딕" w:eastAsia="맑은 고딕" w:hAnsi="맑은 고딕"/>
                <w:szCs w:val="20"/>
              </w:rPr>
            </w:pPr>
            <w:ins w:id="1024" w:author="hanwha" w:date="2022-07-28T09:46:00Z">
              <w:r w:rsidRPr="009271D1">
                <w:rPr>
                  <w:rFonts w:ascii="맑은 고딕" w:eastAsia="맑은 고딕" w:hAnsi="맑은 고딕" w:hint="eastAsia"/>
                  <w:szCs w:val="20"/>
                </w:rPr>
                <w:t xml:space="preserve">  주식회사 한화 방산부문 대표이사 </w:t>
              </w:r>
            </w:ins>
          </w:p>
        </w:tc>
      </w:tr>
      <w:tr w:rsidR="009271D1" w:rsidRPr="009271D1" w14:paraId="1286B77E" w14:textId="77777777" w:rsidTr="006C3448">
        <w:trPr>
          <w:trHeight w:val="28"/>
          <w:ins w:id="1025" w:author="hanwha" w:date="2022-07-28T09:46:00Z"/>
        </w:trPr>
        <w:tc>
          <w:tcPr>
            <w:tcW w:w="611" w:type="pct"/>
            <w:tcBorders>
              <w:top w:val="outset" w:sz="6" w:space="0" w:color="808080"/>
              <w:left w:val="outset" w:sz="6" w:space="0" w:color="808080"/>
              <w:bottom w:val="outset" w:sz="6" w:space="0" w:color="808080"/>
              <w:right w:val="outset" w:sz="6" w:space="0" w:color="808080"/>
            </w:tcBorders>
            <w:tcMar>
              <w:top w:w="30" w:type="dxa"/>
              <w:left w:w="60" w:type="dxa"/>
              <w:bottom w:w="0" w:type="dxa"/>
              <w:right w:w="60" w:type="dxa"/>
            </w:tcMar>
          </w:tcPr>
          <w:p w14:paraId="40F4582F" w14:textId="77777777" w:rsidR="009271D1" w:rsidRPr="009271D1" w:rsidRDefault="009271D1" w:rsidP="009271D1">
            <w:pPr>
              <w:jc w:val="center"/>
              <w:rPr>
                <w:ins w:id="1026" w:author="hanwha" w:date="2022-07-28T09:46:00Z"/>
                <w:rFonts w:ascii="맑은 고딕" w:eastAsia="맑은 고딕" w:hAnsi="맑은 고딕"/>
                <w:szCs w:val="20"/>
              </w:rPr>
            </w:pPr>
            <w:ins w:id="1027" w:author="hanwha" w:date="2022-07-28T09:46:00Z">
              <w:r w:rsidRPr="009271D1">
                <w:rPr>
                  <w:rFonts w:ascii="맑은 고딕" w:eastAsia="맑은 고딕" w:hAnsi="맑은 고딕" w:hint="eastAsia"/>
                  <w:szCs w:val="20"/>
                </w:rPr>
                <w:t>사내이사</w:t>
              </w:r>
            </w:ins>
          </w:p>
        </w:tc>
        <w:tc>
          <w:tcPr>
            <w:tcW w:w="611" w:type="pct"/>
            <w:tcBorders>
              <w:top w:val="outset" w:sz="6" w:space="0" w:color="808080"/>
              <w:left w:val="outset" w:sz="6" w:space="0" w:color="808080"/>
              <w:bottom w:val="outset" w:sz="6" w:space="0" w:color="808080"/>
              <w:right w:val="outset" w:sz="6" w:space="0" w:color="808080"/>
            </w:tcBorders>
            <w:shd w:val="clear" w:color="auto" w:fill="auto"/>
            <w:tcMar>
              <w:top w:w="30" w:type="dxa"/>
              <w:left w:w="60" w:type="dxa"/>
              <w:bottom w:w="0" w:type="dxa"/>
              <w:right w:w="60" w:type="dxa"/>
            </w:tcMar>
          </w:tcPr>
          <w:p w14:paraId="78E7CF6C" w14:textId="77777777" w:rsidR="009271D1" w:rsidRPr="009271D1" w:rsidRDefault="009271D1" w:rsidP="009271D1">
            <w:pPr>
              <w:jc w:val="center"/>
              <w:rPr>
                <w:ins w:id="1028" w:author="hanwha" w:date="2022-07-28T09:46:00Z"/>
                <w:rFonts w:ascii="맑은 고딕" w:eastAsia="맑은 고딕" w:hAnsi="맑은 고딕"/>
                <w:szCs w:val="20"/>
              </w:rPr>
            </w:pPr>
            <w:ins w:id="1029" w:author="hanwha" w:date="2022-07-28T09:46:00Z">
              <w:r w:rsidRPr="009271D1">
                <w:rPr>
                  <w:rFonts w:ascii="맑은 고딕" w:eastAsia="맑은 고딕" w:hAnsi="맑은 고딕" w:hint="eastAsia"/>
                  <w:szCs w:val="20"/>
                </w:rPr>
                <w:t xml:space="preserve">채 </w:t>
              </w:r>
              <w:r w:rsidRPr="009271D1">
                <w:rPr>
                  <w:rFonts w:ascii="맑은 고딕" w:eastAsia="맑은 고딕" w:hAnsi="맑은 고딕"/>
                  <w:szCs w:val="20"/>
                </w:rPr>
                <w:t xml:space="preserve">   </w:t>
              </w:r>
              <w:r w:rsidRPr="009271D1">
                <w:rPr>
                  <w:rFonts w:ascii="맑은 고딕" w:eastAsia="맑은 고딕" w:hAnsi="맑은 고딕" w:hint="eastAsia"/>
                  <w:szCs w:val="20"/>
                </w:rPr>
                <w:t>훈</w:t>
              </w:r>
            </w:ins>
          </w:p>
        </w:tc>
        <w:tc>
          <w:tcPr>
            <w:tcW w:w="1254" w:type="pct"/>
            <w:tcBorders>
              <w:top w:val="outset" w:sz="6" w:space="0" w:color="808080"/>
              <w:left w:val="outset" w:sz="6" w:space="0" w:color="808080"/>
              <w:bottom w:val="outset" w:sz="6" w:space="0" w:color="808080"/>
              <w:right w:val="outset" w:sz="6" w:space="0" w:color="808080"/>
            </w:tcBorders>
            <w:shd w:val="clear" w:color="auto" w:fill="auto"/>
            <w:tcMar>
              <w:top w:w="30" w:type="dxa"/>
              <w:left w:w="60" w:type="dxa"/>
              <w:bottom w:w="0" w:type="dxa"/>
              <w:right w:w="60" w:type="dxa"/>
            </w:tcMar>
          </w:tcPr>
          <w:p w14:paraId="700D65F5" w14:textId="77777777" w:rsidR="009271D1" w:rsidRPr="009271D1" w:rsidRDefault="009271D1" w:rsidP="009271D1">
            <w:pPr>
              <w:jc w:val="center"/>
              <w:rPr>
                <w:ins w:id="1030" w:author="hanwha" w:date="2022-07-28T09:46:00Z"/>
                <w:rFonts w:ascii="맑은 고딕" w:eastAsia="맑은 고딕" w:hAnsi="맑은 고딕"/>
                <w:szCs w:val="20"/>
              </w:rPr>
            </w:pPr>
            <w:ins w:id="1031" w:author="hanwha" w:date="2022-07-28T09:46:00Z">
              <w:r w:rsidRPr="009271D1">
                <w:rPr>
                  <w:rFonts w:ascii="맑은 고딕" w:eastAsia="맑은 고딕" w:hAnsi="맑은 고딕"/>
                  <w:szCs w:val="20"/>
                </w:rPr>
                <w:t>700928-1148539</w:t>
              </w:r>
            </w:ins>
          </w:p>
        </w:tc>
        <w:tc>
          <w:tcPr>
            <w:tcW w:w="2525" w:type="pct"/>
            <w:tcBorders>
              <w:top w:val="outset" w:sz="6" w:space="0" w:color="808080"/>
              <w:left w:val="outset" w:sz="6" w:space="0" w:color="808080"/>
              <w:bottom w:val="outset" w:sz="6" w:space="0" w:color="808080"/>
              <w:right w:val="outset" w:sz="6" w:space="0" w:color="808080"/>
            </w:tcBorders>
            <w:shd w:val="clear" w:color="auto" w:fill="auto"/>
          </w:tcPr>
          <w:p w14:paraId="4D0D4E6E" w14:textId="77777777" w:rsidR="009271D1" w:rsidRPr="009271D1" w:rsidRDefault="009271D1" w:rsidP="009271D1">
            <w:pPr>
              <w:rPr>
                <w:ins w:id="1032" w:author="hanwha" w:date="2022-07-28T09:46:00Z"/>
                <w:rFonts w:ascii="맑은 고딕" w:eastAsia="맑은 고딕" w:hAnsi="맑은 고딕"/>
                <w:szCs w:val="20"/>
              </w:rPr>
            </w:pPr>
            <w:ins w:id="1033" w:author="hanwha" w:date="2022-07-28T09:46:00Z">
              <w:r w:rsidRPr="009271D1">
                <w:rPr>
                  <w:rFonts w:ascii="맑은 고딕" w:eastAsia="맑은 고딕" w:hAnsi="맑은 고딕" w:hint="eastAsia"/>
                  <w:szCs w:val="20"/>
                </w:rPr>
                <w:t xml:space="preserve">  주식회사 한화 방산부문 유도사업부장</w:t>
              </w:r>
            </w:ins>
          </w:p>
        </w:tc>
      </w:tr>
      <w:tr w:rsidR="009271D1" w:rsidRPr="009271D1" w14:paraId="5ADA5331" w14:textId="77777777" w:rsidTr="006C3448">
        <w:trPr>
          <w:trHeight w:val="28"/>
          <w:ins w:id="1034" w:author="hanwha" w:date="2022-07-28T09:46:00Z"/>
        </w:trPr>
        <w:tc>
          <w:tcPr>
            <w:tcW w:w="611" w:type="pct"/>
            <w:tcBorders>
              <w:top w:val="outset" w:sz="6" w:space="0" w:color="808080"/>
              <w:left w:val="outset" w:sz="6" w:space="0" w:color="808080"/>
              <w:bottom w:val="outset" w:sz="6" w:space="0" w:color="808080"/>
              <w:right w:val="outset" w:sz="6" w:space="0" w:color="808080"/>
            </w:tcBorders>
            <w:tcMar>
              <w:top w:w="30" w:type="dxa"/>
              <w:left w:w="60" w:type="dxa"/>
              <w:bottom w:w="0" w:type="dxa"/>
              <w:right w:w="60" w:type="dxa"/>
            </w:tcMar>
          </w:tcPr>
          <w:p w14:paraId="553A14F8" w14:textId="77777777" w:rsidR="009271D1" w:rsidRPr="009271D1" w:rsidRDefault="009271D1" w:rsidP="009271D1">
            <w:pPr>
              <w:jc w:val="center"/>
              <w:rPr>
                <w:ins w:id="1035" w:author="hanwha" w:date="2022-07-28T09:46:00Z"/>
                <w:rFonts w:ascii="맑은 고딕" w:eastAsia="맑은 고딕" w:hAnsi="맑은 고딕"/>
                <w:szCs w:val="20"/>
              </w:rPr>
            </w:pPr>
            <w:ins w:id="1036" w:author="hanwha" w:date="2022-07-28T09:46:00Z">
              <w:r w:rsidRPr="009271D1">
                <w:rPr>
                  <w:rFonts w:ascii="맑은 고딕" w:eastAsia="맑은 고딕" w:hAnsi="맑은 고딕" w:hint="eastAsia"/>
                  <w:szCs w:val="20"/>
                </w:rPr>
                <w:t>사내이사</w:t>
              </w:r>
            </w:ins>
          </w:p>
        </w:tc>
        <w:tc>
          <w:tcPr>
            <w:tcW w:w="611" w:type="pct"/>
            <w:tcBorders>
              <w:top w:val="outset" w:sz="6" w:space="0" w:color="808080"/>
              <w:left w:val="outset" w:sz="6" w:space="0" w:color="808080"/>
              <w:bottom w:val="outset" w:sz="6" w:space="0" w:color="808080"/>
              <w:right w:val="outset" w:sz="6" w:space="0" w:color="808080"/>
            </w:tcBorders>
            <w:shd w:val="clear" w:color="auto" w:fill="auto"/>
            <w:tcMar>
              <w:top w:w="30" w:type="dxa"/>
              <w:left w:w="60" w:type="dxa"/>
              <w:bottom w:w="0" w:type="dxa"/>
              <w:right w:w="60" w:type="dxa"/>
            </w:tcMar>
          </w:tcPr>
          <w:p w14:paraId="304350C7" w14:textId="77777777" w:rsidR="009271D1" w:rsidRPr="009271D1" w:rsidRDefault="009271D1" w:rsidP="009271D1">
            <w:pPr>
              <w:jc w:val="center"/>
              <w:rPr>
                <w:ins w:id="1037" w:author="hanwha" w:date="2022-07-28T09:46:00Z"/>
                <w:rFonts w:ascii="맑은 고딕" w:eastAsia="맑은 고딕" w:hAnsi="맑은 고딕"/>
                <w:szCs w:val="20"/>
              </w:rPr>
            </w:pPr>
            <w:ins w:id="1038" w:author="hanwha" w:date="2022-07-28T09:46:00Z">
              <w:r w:rsidRPr="009271D1">
                <w:rPr>
                  <w:rFonts w:ascii="맑은 고딕" w:eastAsia="맑은 고딕" w:hAnsi="맑은 고딕" w:hint="eastAsia"/>
                  <w:szCs w:val="20"/>
                </w:rPr>
                <w:t>최 세 훈</w:t>
              </w:r>
            </w:ins>
          </w:p>
        </w:tc>
        <w:tc>
          <w:tcPr>
            <w:tcW w:w="1254" w:type="pct"/>
            <w:tcBorders>
              <w:top w:val="outset" w:sz="6" w:space="0" w:color="808080"/>
              <w:left w:val="outset" w:sz="6" w:space="0" w:color="808080"/>
              <w:bottom w:val="outset" w:sz="6" w:space="0" w:color="808080"/>
              <w:right w:val="outset" w:sz="6" w:space="0" w:color="808080"/>
            </w:tcBorders>
            <w:shd w:val="clear" w:color="auto" w:fill="auto"/>
            <w:tcMar>
              <w:top w:w="30" w:type="dxa"/>
              <w:left w:w="60" w:type="dxa"/>
              <w:bottom w:w="0" w:type="dxa"/>
              <w:right w:w="60" w:type="dxa"/>
            </w:tcMar>
          </w:tcPr>
          <w:p w14:paraId="217E9E3D" w14:textId="77777777" w:rsidR="009271D1" w:rsidRPr="009271D1" w:rsidRDefault="009271D1" w:rsidP="009271D1">
            <w:pPr>
              <w:jc w:val="center"/>
              <w:rPr>
                <w:ins w:id="1039" w:author="hanwha" w:date="2022-07-28T09:46:00Z"/>
                <w:rFonts w:ascii="맑은 고딕" w:eastAsia="맑은 고딕" w:hAnsi="맑은 고딕"/>
                <w:szCs w:val="20"/>
              </w:rPr>
            </w:pPr>
            <w:ins w:id="1040" w:author="hanwha" w:date="2022-07-28T09:46:00Z">
              <w:r w:rsidRPr="009271D1">
                <w:rPr>
                  <w:rFonts w:ascii="맑은 고딕" w:eastAsia="맑은 고딕" w:hAnsi="맑은 고딕"/>
                  <w:szCs w:val="20"/>
                </w:rPr>
                <w:t>690302-1123017</w:t>
              </w:r>
            </w:ins>
          </w:p>
        </w:tc>
        <w:tc>
          <w:tcPr>
            <w:tcW w:w="2525" w:type="pct"/>
            <w:tcBorders>
              <w:top w:val="outset" w:sz="6" w:space="0" w:color="808080"/>
              <w:left w:val="outset" w:sz="6" w:space="0" w:color="808080"/>
              <w:bottom w:val="outset" w:sz="6" w:space="0" w:color="808080"/>
              <w:right w:val="outset" w:sz="6" w:space="0" w:color="808080"/>
            </w:tcBorders>
            <w:shd w:val="clear" w:color="auto" w:fill="auto"/>
          </w:tcPr>
          <w:p w14:paraId="118949A1" w14:textId="77777777" w:rsidR="009271D1" w:rsidRPr="009271D1" w:rsidRDefault="009271D1" w:rsidP="009271D1">
            <w:pPr>
              <w:ind w:firstLineChars="100" w:firstLine="200"/>
              <w:rPr>
                <w:ins w:id="1041" w:author="hanwha" w:date="2022-07-28T09:46:00Z"/>
                <w:rFonts w:ascii="맑은 고딕" w:eastAsia="맑은 고딕" w:hAnsi="맑은 고딕"/>
                <w:szCs w:val="20"/>
              </w:rPr>
            </w:pPr>
            <w:ins w:id="1042" w:author="hanwha" w:date="2022-07-28T09:46:00Z">
              <w:r w:rsidRPr="009271D1">
                <w:rPr>
                  <w:rFonts w:ascii="맑은 고딕" w:eastAsia="맑은 고딕" w:hAnsi="맑은 고딕" w:hint="eastAsia"/>
                  <w:szCs w:val="20"/>
                </w:rPr>
                <w:t>주식회사 한화 방산부문 기획실장</w:t>
              </w:r>
            </w:ins>
          </w:p>
        </w:tc>
      </w:tr>
      <w:tr w:rsidR="009271D1" w:rsidRPr="009271D1" w14:paraId="3AF595E1" w14:textId="77777777" w:rsidTr="006C3448">
        <w:trPr>
          <w:trHeight w:val="28"/>
          <w:ins w:id="1043" w:author="hanwha" w:date="2022-07-28T09:46:00Z"/>
        </w:trPr>
        <w:tc>
          <w:tcPr>
            <w:tcW w:w="611" w:type="pct"/>
            <w:tcBorders>
              <w:top w:val="outset" w:sz="6" w:space="0" w:color="808080"/>
              <w:left w:val="outset" w:sz="6" w:space="0" w:color="808080"/>
              <w:bottom w:val="outset" w:sz="6" w:space="0" w:color="808080"/>
              <w:right w:val="outset" w:sz="6" w:space="0" w:color="808080"/>
            </w:tcBorders>
            <w:tcMar>
              <w:top w:w="30" w:type="dxa"/>
              <w:left w:w="60" w:type="dxa"/>
              <w:bottom w:w="0" w:type="dxa"/>
              <w:right w:w="60" w:type="dxa"/>
            </w:tcMar>
          </w:tcPr>
          <w:p w14:paraId="04B6775D" w14:textId="77777777" w:rsidR="009271D1" w:rsidRPr="009271D1" w:rsidRDefault="009271D1" w:rsidP="009271D1">
            <w:pPr>
              <w:jc w:val="center"/>
              <w:rPr>
                <w:ins w:id="1044" w:author="hanwha" w:date="2022-07-28T09:46:00Z"/>
                <w:rFonts w:ascii="맑은 고딕" w:eastAsia="맑은 고딕" w:hAnsi="맑은 고딕"/>
                <w:szCs w:val="20"/>
              </w:rPr>
            </w:pPr>
            <w:ins w:id="1045" w:author="hanwha" w:date="2022-07-28T09:46:00Z">
              <w:r w:rsidRPr="009271D1">
                <w:rPr>
                  <w:rFonts w:ascii="맑은 고딕" w:eastAsia="맑은 고딕" w:hAnsi="맑은 고딕" w:hint="eastAsia"/>
                  <w:szCs w:val="20"/>
                </w:rPr>
                <w:t>감 사</w:t>
              </w:r>
            </w:ins>
          </w:p>
        </w:tc>
        <w:tc>
          <w:tcPr>
            <w:tcW w:w="611" w:type="pct"/>
            <w:tcBorders>
              <w:top w:val="outset" w:sz="6" w:space="0" w:color="808080"/>
              <w:left w:val="outset" w:sz="6" w:space="0" w:color="808080"/>
              <w:bottom w:val="outset" w:sz="6" w:space="0" w:color="808080"/>
              <w:right w:val="outset" w:sz="6" w:space="0" w:color="808080"/>
            </w:tcBorders>
            <w:shd w:val="clear" w:color="auto" w:fill="auto"/>
            <w:tcMar>
              <w:top w:w="30" w:type="dxa"/>
              <w:left w:w="60" w:type="dxa"/>
              <w:bottom w:w="0" w:type="dxa"/>
              <w:right w:w="60" w:type="dxa"/>
            </w:tcMar>
          </w:tcPr>
          <w:p w14:paraId="670DE839" w14:textId="77777777" w:rsidR="009271D1" w:rsidRPr="009271D1" w:rsidRDefault="009271D1" w:rsidP="009271D1">
            <w:pPr>
              <w:jc w:val="center"/>
              <w:rPr>
                <w:ins w:id="1046" w:author="hanwha" w:date="2022-07-28T09:46:00Z"/>
                <w:rFonts w:ascii="맑은 고딕" w:eastAsia="맑은 고딕" w:hAnsi="맑은 고딕"/>
                <w:szCs w:val="20"/>
              </w:rPr>
            </w:pPr>
            <w:ins w:id="1047" w:author="hanwha" w:date="2022-07-28T09:46:00Z">
              <w:r w:rsidRPr="009271D1">
                <w:rPr>
                  <w:rFonts w:ascii="맑은 고딕" w:eastAsia="맑은 고딕" w:hAnsi="맑은 고딕" w:hint="eastAsia"/>
                  <w:szCs w:val="20"/>
                </w:rPr>
                <w:t xml:space="preserve">김 도 </w:t>
              </w:r>
              <w:proofErr w:type="spellStart"/>
              <w:r w:rsidRPr="009271D1">
                <w:rPr>
                  <w:rFonts w:ascii="맑은 고딕" w:eastAsia="맑은 고딕" w:hAnsi="맑은 고딕" w:hint="eastAsia"/>
                  <w:szCs w:val="20"/>
                </w:rPr>
                <w:t>완</w:t>
              </w:r>
              <w:proofErr w:type="spellEnd"/>
            </w:ins>
          </w:p>
        </w:tc>
        <w:tc>
          <w:tcPr>
            <w:tcW w:w="1254" w:type="pct"/>
            <w:tcBorders>
              <w:top w:val="outset" w:sz="6" w:space="0" w:color="808080"/>
              <w:left w:val="outset" w:sz="6" w:space="0" w:color="808080"/>
              <w:bottom w:val="outset" w:sz="6" w:space="0" w:color="808080"/>
              <w:right w:val="outset" w:sz="6" w:space="0" w:color="808080"/>
            </w:tcBorders>
            <w:shd w:val="clear" w:color="auto" w:fill="auto"/>
            <w:tcMar>
              <w:top w:w="30" w:type="dxa"/>
              <w:left w:w="60" w:type="dxa"/>
              <w:bottom w:w="0" w:type="dxa"/>
              <w:right w:w="60" w:type="dxa"/>
            </w:tcMar>
          </w:tcPr>
          <w:p w14:paraId="1B92D0D0" w14:textId="77777777" w:rsidR="009271D1" w:rsidRPr="009271D1" w:rsidRDefault="009271D1" w:rsidP="009271D1">
            <w:pPr>
              <w:jc w:val="center"/>
              <w:rPr>
                <w:ins w:id="1048" w:author="hanwha" w:date="2022-07-28T09:46:00Z"/>
                <w:rFonts w:ascii="맑은 고딕" w:eastAsia="맑은 고딕" w:hAnsi="맑은 고딕"/>
                <w:szCs w:val="20"/>
              </w:rPr>
            </w:pPr>
            <w:ins w:id="1049" w:author="hanwha" w:date="2022-07-28T09:46:00Z">
              <w:r w:rsidRPr="009271D1">
                <w:rPr>
                  <w:rFonts w:ascii="맑은 고딕" w:eastAsia="맑은 고딕" w:hAnsi="맑은 고딕"/>
                  <w:szCs w:val="20"/>
                </w:rPr>
                <w:t>700315-1821216</w:t>
              </w:r>
            </w:ins>
          </w:p>
        </w:tc>
        <w:tc>
          <w:tcPr>
            <w:tcW w:w="2525" w:type="pct"/>
            <w:tcBorders>
              <w:top w:val="outset" w:sz="6" w:space="0" w:color="808080"/>
              <w:left w:val="outset" w:sz="6" w:space="0" w:color="808080"/>
              <w:bottom w:val="outset" w:sz="6" w:space="0" w:color="808080"/>
              <w:right w:val="outset" w:sz="6" w:space="0" w:color="808080"/>
            </w:tcBorders>
            <w:shd w:val="clear" w:color="auto" w:fill="auto"/>
          </w:tcPr>
          <w:p w14:paraId="6A6189EF" w14:textId="77777777" w:rsidR="009271D1" w:rsidRPr="009271D1" w:rsidRDefault="009271D1" w:rsidP="009271D1">
            <w:pPr>
              <w:rPr>
                <w:ins w:id="1050" w:author="hanwha" w:date="2022-07-28T09:46:00Z"/>
                <w:rFonts w:ascii="맑은 고딕" w:eastAsia="맑은 고딕" w:hAnsi="맑은 고딕"/>
                <w:szCs w:val="20"/>
              </w:rPr>
            </w:pPr>
            <w:ins w:id="1051" w:author="hanwha" w:date="2022-07-28T09:46:00Z">
              <w:r w:rsidRPr="009271D1">
                <w:rPr>
                  <w:rFonts w:ascii="맑은 고딕" w:eastAsia="맑은 고딕" w:hAnsi="맑은 고딕" w:hint="eastAsia"/>
                  <w:szCs w:val="20"/>
                </w:rPr>
                <w:t xml:space="preserve">  주식회사 한화 </w:t>
              </w:r>
              <w:proofErr w:type="spellStart"/>
              <w:r w:rsidRPr="009271D1">
                <w:rPr>
                  <w:rFonts w:ascii="맑은 고딕" w:eastAsia="맑은 고딕" w:hAnsi="맑은 고딕" w:hint="eastAsia"/>
                  <w:szCs w:val="20"/>
                </w:rPr>
                <w:t>재무실</w:t>
              </w:r>
              <w:proofErr w:type="spellEnd"/>
              <w:r w:rsidRPr="009271D1">
                <w:rPr>
                  <w:rFonts w:ascii="맑은 고딕" w:eastAsia="맑은 고딕" w:hAnsi="맑은 고딕" w:hint="eastAsia"/>
                  <w:szCs w:val="20"/>
                </w:rPr>
                <w:t xml:space="preserve"> </w:t>
              </w:r>
            </w:ins>
          </w:p>
        </w:tc>
      </w:tr>
    </w:tbl>
    <w:p w14:paraId="7A839C78" w14:textId="77777777" w:rsidR="009271D1" w:rsidRPr="009271D1" w:rsidRDefault="009271D1" w:rsidP="009271D1">
      <w:pPr>
        <w:ind w:left="680"/>
        <w:rPr>
          <w:ins w:id="1052" w:author="hanwha" w:date="2022-07-28T09:46:00Z"/>
          <w:sz w:val="18"/>
          <w:szCs w:val="18"/>
        </w:rPr>
      </w:pPr>
      <w:ins w:id="1053" w:author="hanwha" w:date="2022-07-28T09:46:00Z">
        <w:r w:rsidRPr="009271D1">
          <w:rPr>
            <w:rFonts w:hint="eastAsia"/>
            <w:sz w:val="18"/>
            <w:szCs w:val="18"/>
          </w:rPr>
          <w:t xml:space="preserve">주1) 상기 이사 및 감사의 목록은 잠정안으로서 </w:t>
        </w:r>
        <w:proofErr w:type="spellStart"/>
        <w:r w:rsidRPr="009271D1">
          <w:rPr>
            <w:rFonts w:hint="eastAsia"/>
            <w:sz w:val="18"/>
            <w:szCs w:val="18"/>
          </w:rPr>
          <w:t>분할계획서</w:t>
        </w:r>
        <w:proofErr w:type="spellEnd"/>
        <w:r w:rsidRPr="009271D1">
          <w:rPr>
            <w:rFonts w:hint="eastAsia"/>
            <w:sz w:val="18"/>
            <w:szCs w:val="18"/>
          </w:rPr>
          <w:t xml:space="preserve"> 승인을 위한 주주총회의 소집 통지 또는 공고일 이전에 </w:t>
        </w:r>
        <w:proofErr w:type="spellStart"/>
        <w:r w:rsidRPr="009271D1">
          <w:rPr>
            <w:rFonts w:hint="eastAsia"/>
            <w:sz w:val="18"/>
            <w:szCs w:val="18"/>
          </w:rPr>
          <w:t>분할회사의</w:t>
        </w:r>
        <w:proofErr w:type="spellEnd"/>
        <w:r w:rsidRPr="009271D1">
          <w:rPr>
            <w:rFonts w:hint="eastAsia"/>
            <w:sz w:val="18"/>
            <w:szCs w:val="18"/>
          </w:rPr>
          <w:t xml:space="preserve"> 이사회 결의를 통해 변경될 수 있음.</w:t>
        </w:r>
      </w:ins>
    </w:p>
    <w:p w14:paraId="2616AF97" w14:textId="77777777" w:rsidR="009271D1" w:rsidRPr="009271D1" w:rsidRDefault="009271D1" w:rsidP="009271D1">
      <w:pPr>
        <w:ind w:left="680"/>
        <w:rPr>
          <w:ins w:id="1054" w:author="hanwha" w:date="2022-07-28T09:46:00Z"/>
          <w:sz w:val="18"/>
          <w:szCs w:val="18"/>
        </w:rPr>
      </w:pPr>
      <w:ins w:id="1055" w:author="hanwha" w:date="2022-07-28T09:46:00Z">
        <w:r w:rsidRPr="009271D1">
          <w:rPr>
            <w:rFonts w:hint="eastAsia"/>
            <w:sz w:val="18"/>
            <w:szCs w:val="18"/>
          </w:rPr>
          <w:t>주2</w:t>
        </w:r>
        <w:r w:rsidRPr="009271D1">
          <w:rPr>
            <w:sz w:val="18"/>
            <w:szCs w:val="18"/>
          </w:rPr>
          <w:t xml:space="preserve">) </w:t>
        </w:r>
        <w:r w:rsidRPr="009271D1">
          <w:rPr>
            <w:rFonts w:hint="eastAsia"/>
            <w:sz w:val="18"/>
            <w:szCs w:val="18"/>
          </w:rPr>
          <w:t>상기 이사 및 감사의 임기는 정관에 따르되, 분할신설회사의 설립일(</w:t>
        </w:r>
        <w:proofErr w:type="spellStart"/>
        <w:r w:rsidRPr="009271D1">
          <w:rPr>
            <w:rFonts w:hint="eastAsia"/>
            <w:sz w:val="18"/>
            <w:szCs w:val="18"/>
          </w:rPr>
          <w:t>분할등기일</w:t>
        </w:r>
        <w:proofErr w:type="spellEnd"/>
        <w:r w:rsidRPr="009271D1">
          <w:rPr>
            <w:rFonts w:hint="eastAsia"/>
            <w:sz w:val="18"/>
            <w:szCs w:val="18"/>
          </w:rPr>
          <w:t>)로부터 개시됨.</w:t>
        </w:r>
      </w:ins>
    </w:p>
    <w:p w14:paraId="4F5B0168" w14:textId="77777777" w:rsidR="009271D1" w:rsidRPr="009271D1" w:rsidRDefault="009271D1" w:rsidP="009271D1">
      <w:pPr>
        <w:numPr>
          <w:ilvl w:val="0"/>
          <w:numId w:val="109"/>
        </w:numPr>
        <w:spacing w:after="200" w:line="276" w:lineRule="auto"/>
        <w:rPr>
          <w:ins w:id="1056" w:author="hanwha" w:date="2022-07-28T09:46:00Z"/>
          <w:szCs w:val="20"/>
        </w:rPr>
      </w:pPr>
      <w:ins w:id="1057" w:author="hanwha" w:date="2022-07-28T09:46:00Z">
        <w:r w:rsidRPr="009271D1">
          <w:rPr>
            <w:rFonts w:hint="eastAsia"/>
            <w:szCs w:val="20"/>
          </w:rPr>
          <w:t xml:space="preserve">분할신설회사의 최초 사업연도 이사의 </w:t>
        </w:r>
        <w:proofErr w:type="spellStart"/>
        <w:r w:rsidRPr="009271D1">
          <w:rPr>
            <w:rFonts w:hint="eastAsia"/>
            <w:szCs w:val="20"/>
          </w:rPr>
          <w:t>보수한도는</w:t>
        </w:r>
        <w:proofErr w:type="spellEnd"/>
        <w:r w:rsidRPr="009271D1">
          <w:rPr>
            <w:rFonts w:hint="eastAsia"/>
            <w:szCs w:val="20"/>
          </w:rPr>
          <w:t xml:space="preserve"> 연간 </w:t>
        </w:r>
        <w:r w:rsidRPr="009271D1">
          <w:rPr>
            <w:rFonts w:hint="eastAsia"/>
            <w:color w:val="000000" w:themeColor="text1"/>
            <w:szCs w:val="20"/>
          </w:rPr>
          <w:t>오십</w:t>
        </w:r>
        <w:r w:rsidRPr="009271D1">
          <w:rPr>
            <w:rFonts w:hint="eastAsia"/>
            <w:szCs w:val="20"/>
          </w:rPr>
          <w:t xml:space="preserve">억(5,000,000,000)원, 감사의 </w:t>
        </w:r>
        <w:proofErr w:type="spellStart"/>
        <w:r w:rsidRPr="009271D1">
          <w:rPr>
            <w:rFonts w:hint="eastAsia"/>
            <w:szCs w:val="20"/>
          </w:rPr>
          <w:t>보수한도는</w:t>
        </w:r>
        <w:proofErr w:type="spellEnd"/>
        <w:r w:rsidRPr="009271D1">
          <w:rPr>
            <w:rFonts w:hint="eastAsia"/>
            <w:szCs w:val="20"/>
          </w:rPr>
          <w:t xml:space="preserve"> 연간 </w:t>
        </w:r>
        <w:r w:rsidRPr="009271D1">
          <w:rPr>
            <w:rFonts w:hint="eastAsia"/>
            <w:color w:val="000000" w:themeColor="text1"/>
            <w:szCs w:val="20"/>
          </w:rPr>
          <w:t>오</w:t>
        </w:r>
        <w:r w:rsidRPr="009271D1">
          <w:rPr>
            <w:rFonts w:hint="eastAsia"/>
            <w:szCs w:val="20"/>
          </w:rPr>
          <w:t xml:space="preserve">억(500,000,000)원으로 한다. 개인별 </w:t>
        </w:r>
        <w:proofErr w:type="spellStart"/>
        <w:r w:rsidRPr="009271D1">
          <w:rPr>
            <w:rFonts w:hint="eastAsia"/>
            <w:szCs w:val="20"/>
          </w:rPr>
          <w:t>보수지급액</w:t>
        </w:r>
        <w:proofErr w:type="spellEnd"/>
        <w:r w:rsidRPr="009271D1">
          <w:rPr>
            <w:rFonts w:hint="eastAsia"/>
            <w:szCs w:val="20"/>
          </w:rPr>
          <w:t xml:space="preserve"> 및 지급방법은 분할신설회사의 이사회에서 정하며, 위 임원들에 대한 퇴직금 규정은 분할신설회사 </w:t>
        </w:r>
        <w:proofErr w:type="spellStart"/>
        <w:r w:rsidRPr="009271D1">
          <w:rPr>
            <w:rFonts w:hint="eastAsia"/>
            <w:szCs w:val="20"/>
          </w:rPr>
          <w:t>임원퇴직금</w:t>
        </w:r>
        <w:proofErr w:type="spellEnd"/>
        <w:r w:rsidRPr="009271D1">
          <w:rPr>
            <w:rFonts w:hint="eastAsia"/>
            <w:szCs w:val="20"/>
          </w:rPr>
          <w:t xml:space="preserve"> </w:t>
        </w:r>
        <w:proofErr w:type="spellStart"/>
        <w:r w:rsidRPr="009271D1">
          <w:rPr>
            <w:rFonts w:hint="eastAsia"/>
            <w:szCs w:val="20"/>
          </w:rPr>
          <w:t>지급규정에</w:t>
        </w:r>
        <w:proofErr w:type="spellEnd"/>
        <w:r w:rsidRPr="009271D1">
          <w:rPr>
            <w:rFonts w:hint="eastAsia"/>
            <w:szCs w:val="20"/>
          </w:rPr>
          <w:t xml:space="preserve"> 의한다.</w:t>
        </w:r>
      </w:ins>
    </w:p>
    <w:p w14:paraId="7151CC8B" w14:textId="77777777" w:rsidR="009271D1" w:rsidRPr="009271D1" w:rsidRDefault="009271D1" w:rsidP="009271D1">
      <w:pPr>
        <w:numPr>
          <w:ilvl w:val="0"/>
          <w:numId w:val="88"/>
        </w:numPr>
        <w:spacing w:after="200" w:line="384" w:lineRule="atLeast"/>
        <w:rPr>
          <w:ins w:id="1058" w:author="hanwha" w:date="2022-07-28T09:46:00Z"/>
          <w:szCs w:val="20"/>
        </w:rPr>
      </w:pPr>
      <w:ins w:id="1059" w:author="hanwha" w:date="2022-07-28T09:46:00Z">
        <w:r w:rsidRPr="009271D1">
          <w:rPr>
            <w:szCs w:val="20"/>
          </w:rPr>
          <w:t>분할신설회사의 정관에 기재할 그 밖의 사항</w:t>
        </w:r>
      </w:ins>
    </w:p>
    <w:p w14:paraId="6A20E190" w14:textId="77777777" w:rsidR="009271D1" w:rsidRPr="009271D1" w:rsidRDefault="009271D1" w:rsidP="009271D1">
      <w:pPr>
        <w:spacing w:line="384" w:lineRule="atLeast"/>
        <w:ind w:left="540"/>
        <w:jc w:val="left"/>
        <w:rPr>
          <w:ins w:id="1060" w:author="hanwha" w:date="2022-07-28T09:46:00Z"/>
          <w:szCs w:val="20"/>
        </w:rPr>
      </w:pPr>
      <w:ins w:id="1061" w:author="hanwha" w:date="2022-07-28T09:46:00Z">
        <w:r w:rsidRPr="009271D1">
          <w:rPr>
            <w:szCs w:val="20"/>
          </w:rPr>
          <w:t>분할신설회사의 정관은 【별첨</w:t>
        </w:r>
        <w:r w:rsidRPr="009271D1">
          <w:rPr>
            <w:rFonts w:hint="eastAsia"/>
            <w:szCs w:val="20"/>
          </w:rPr>
          <w:t xml:space="preserve"> </w:t>
        </w:r>
        <w:r w:rsidRPr="009271D1">
          <w:rPr>
            <w:szCs w:val="20"/>
          </w:rPr>
          <w:t xml:space="preserve">6】과 같다. </w:t>
        </w:r>
        <w:r w:rsidRPr="009271D1">
          <w:rPr>
            <w:rFonts w:hint="eastAsia"/>
            <w:szCs w:val="20"/>
          </w:rPr>
          <w:t xml:space="preserve">분할신설회사의 정관 내용은 </w:t>
        </w:r>
        <w:proofErr w:type="spellStart"/>
        <w:r w:rsidRPr="009271D1">
          <w:rPr>
            <w:rFonts w:hint="eastAsia"/>
            <w:szCs w:val="20"/>
          </w:rPr>
          <w:t>분할계획서</w:t>
        </w:r>
        <w:proofErr w:type="spellEnd"/>
        <w:r w:rsidRPr="009271D1">
          <w:rPr>
            <w:rFonts w:hint="eastAsia"/>
            <w:szCs w:val="20"/>
          </w:rPr>
          <w:t xml:space="preserve"> 승인을 위한 주주총회 또는 분할신설회사의 창립총회에서 이를 수정할 수 있다</w:t>
        </w:r>
        <w:r w:rsidRPr="009271D1">
          <w:rPr>
            <w:szCs w:val="20"/>
          </w:rPr>
          <w:t>.</w:t>
        </w:r>
        <w:r w:rsidRPr="009271D1">
          <w:rPr>
            <w:szCs w:val="20"/>
          </w:rPr>
          <w:t> </w:t>
        </w:r>
      </w:ins>
    </w:p>
    <w:p w14:paraId="0A7A2EE7" w14:textId="77777777" w:rsidR="009271D1" w:rsidRPr="009271D1" w:rsidRDefault="009271D1" w:rsidP="009271D1">
      <w:pPr>
        <w:numPr>
          <w:ilvl w:val="0"/>
          <w:numId w:val="88"/>
        </w:numPr>
        <w:spacing w:after="200" w:line="384" w:lineRule="atLeast"/>
        <w:rPr>
          <w:ins w:id="1062" w:author="hanwha" w:date="2022-07-28T09:46:00Z"/>
          <w:szCs w:val="20"/>
        </w:rPr>
      </w:pPr>
      <w:ins w:id="1063" w:author="hanwha" w:date="2022-07-28T09:46:00Z">
        <w:r w:rsidRPr="009271D1">
          <w:rPr>
            <w:szCs w:val="20"/>
          </w:rPr>
          <w:t>종업원 승계와 퇴직금</w:t>
        </w:r>
      </w:ins>
    </w:p>
    <w:p w14:paraId="0C660261" w14:textId="77777777" w:rsidR="009271D1" w:rsidRPr="009271D1" w:rsidRDefault="009271D1" w:rsidP="009271D1">
      <w:pPr>
        <w:spacing w:line="384" w:lineRule="atLeast"/>
        <w:ind w:left="540"/>
        <w:rPr>
          <w:ins w:id="1064" w:author="hanwha" w:date="2022-07-28T09:46:00Z"/>
        </w:rPr>
      </w:pPr>
      <w:ins w:id="1065" w:author="hanwha" w:date="2022-07-28T09:46:00Z">
        <w:r w:rsidRPr="009271D1">
          <w:t xml:space="preserve">분할신설회사는 분할기일 현재 </w:t>
        </w:r>
        <w:proofErr w:type="spellStart"/>
        <w:r w:rsidRPr="009271D1">
          <w:t>분할대상</w:t>
        </w:r>
        <w:proofErr w:type="spellEnd"/>
        <w:r w:rsidRPr="009271D1">
          <w:t xml:space="preserve"> 사업부문에서 근무하는 모든 종업원의 고용 및 관련 법률관계(</w:t>
        </w:r>
        <w:r w:rsidRPr="009271D1">
          <w:rPr>
            <w:rFonts w:hint="eastAsia"/>
          </w:rPr>
          <w:t>근로계약 등</w:t>
        </w:r>
        <w:r w:rsidRPr="009271D1">
          <w:t>)를 승계한다.</w:t>
        </w:r>
      </w:ins>
    </w:p>
    <w:p w14:paraId="4075E807" w14:textId="77777777" w:rsidR="009271D1" w:rsidRPr="009271D1" w:rsidRDefault="009271D1" w:rsidP="009271D1">
      <w:pPr>
        <w:numPr>
          <w:ilvl w:val="0"/>
          <w:numId w:val="88"/>
        </w:numPr>
        <w:spacing w:after="200" w:line="384" w:lineRule="atLeast"/>
        <w:rPr>
          <w:ins w:id="1066" w:author="hanwha" w:date="2022-07-28T09:46:00Z"/>
          <w:szCs w:val="20"/>
        </w:rPr>
      </w:pPr>
      <w:ins w:id="1067" w:author="hanwha" w:date="2022-07-28T09:46:00Z">
        <w:r w:rsidRPr="009271D1">
          <w:rPr>
            <w:szCs w:val="20"/>
          </w:rPr>
          <w:t>분할신설회사의 설립 방법</w:t>
        </w:r>
      </w:ins>
    </w:p>
    <w:p w14:paraId="06533581" w14:textId="77777777" w:rsidR="009271D1" w:rsidRPr="009271D1" w:rsidRDefault="009271D1" w:rsidP="009271D1">
      <w:pPr>
        <w:spacing w:line="384" w:lineRule="atLeast"/>
        <w:ind w:left="540"/>
        <w:rPr>
          <w:ins w:id="1068" w:author="hanwha" w:date="2022-07-28T09:46:00Z"/>
        </w:rPr>
      </w:pPr>
      <w:ins w:id="1069" w:author="hanwha" w:date="2022-07-28T09:46:00Z">
        <w:r w:rsidRPr="009271D1">
          <w:t>분할신설회사를 설립함에 있어 다른 주주를 모집하지 않고 분할회사에서 분리되는 재산만으로 분할신설회사의 자본을 구성한다.</w:t>
        </w:r>
      </w:ins>
    </w:p>
    <w:p w14:paraId="41384AFD" w14:textId="77777777" w:rsidR="009271D1" w:rsidRPr="009271D1" w:rsidRDefault="009271D1" w:rsidP="009271D1">
      <w:pPr>
        <w:rPr>
          <w:ins w:id="1070" w:author="hanwha" w:date="2022-07-28T09:46:00Z"/>
          <w:rFonts w:ascii="맑은 고딕" w:eastAsia="맑은 고딕" w:hAnsi="맑은 고딕"/>
          <w:b/>
        </w:rPr>
      </w:pPr>
    </w:p>
    <w:p w14:paraId="27A19D6F" w14:textId="77777777" w:rsidR="009271D1" w:rsidRPr="009271D1" w:rsidRDefault="009271D1" w:rsidP="009271D1">
      <w:pPr>
        <w:rPr>
          <w:ins w:id="1071" w:author="hanwha" w:date="2022-07-28T09:46:00Z"/>
          <w:rFonts w:ascii="맑은 고딕" w:eastAsia="맑은 고딕" w:hAnsi="맑은 고딕"/>
          <w:b/>
        </w:rPr>
      </w:pPr>
      <w:ins w:id="1072" w:author="hanwha" w:date="2022-07-28T09:46:00Z">
        <w:r w:rsidRPr="009271D1">
          <w:rPr>
            <w:rFonts w:ascii="맑은 고딕" w:eastAsia="맑은 고딕" w:hAnsi="맑은 고딕"/>
            <w:b/>
          </w:rPr>
          <w:t xml:space="preserve">6. 기타 </w:t>
        </w:r>
      </w:ins>
    </w:p>
    <w:p w14:paraId="7E2176C6" w14:textId="77777777" w:rsidR="009271D1" w:rsidRPr="009271D1" w:rsidRDefault="009271D1" w:rsidP="009271D1">
      <w:pPr>
        <w:numPr>
          <w:ilvl w:val="0"/>
          <w:numId w:val="91"/>
        </w:numPr>
        <w:spacing w:after="280" w:line="384" w:lineRule="atLeast"/>
        <w:rPr>
          <w:ins w:id="1073" w:author="hanwha" w:date="2022-07-28T09:46:00Z"/>
          <w:szCs w:val="20"/>
        </w:rPr>
      </w:pPr>
      <w:ins w:id="1074" w:author="hanwha" w:date="2022-07-28T09:46:00Z">
        <w:r w:rsidRPr="009271D1">
          <w:rPr>
            <w:szCs w:val="20"/>
          </w:rPr>
          <w:t>분할계획서의 수정 및 변경</w:t>
        </w:r>
      </w:ins>
    </w:p>
    <w:p w14:paraId="64D686C2" w14:textId="77777777" w:rsidR="009271D1" w:rsidRPr="009271D1" w:rsidRDefault="009271D1" w:rsidP="009271D1">
      <w:pPr>
        <w:numPr>
          <w:ilvl w:val="0"/>
          <w:numId w:val="92"/>
        </w:numPr>
        <w:spacing w:after="200" w:line="276" w:lineRule="auto"/>
        <w:rPr>
          <w:ins w:id="1075" w:author="hanwha" w:date="2022-07-28T09:46:00Z"/>
          <w:szCs w:val="20"/>
        </w:rPr>
      </w:pPr>
      <w:ins w:id="1076" w:author="hanwha" w:date="2022-07-28T09:46:00Z">
        <w:r w:rsidRPr="009271D1">
          <w:rPr>
            <w:rFonts w:hint="eastAsia"/>
            <w:szCs w:val="20"/>
          </w:rPr>
          <w:t xml:space="preserve">본 분할계획서는 </w:t>
        </w:r>
        <w:r w:rsidRPr="009271D1">
          <w:rPr>
            <w:szCs w:val="20"/>
          </w:rPr>
          <w:t xml:space="preserve">분할기일 전까지 </w:t>
        </w:r>
        <w:proofErr w:type="spellStart"/>
        <w:r w:rsidRPr="009271D1">
          <w:rPr>
            <w:szCs w:val="20"/>
          </w:rPr>
          <w:t>분할대상</w:t>
        </w:r>
        <w:proofErr w:type="spellEnd"/>
        <w:r w:rsidRPr="009271D1">
          <w:rPr>
            <w:szCs w:val="20"/>
          </w:rPr>
          <w:t xml:space="preserve"> 사업부문의 영업 또는 재무적 </w:t>
        </w:r>
        <w:r w:rsidRPr="009271D1">
          <w:rPr>
            <w:rFonts w:hint="eastAsia"/>
            <w:szCs w:val="20"/>
          </w:rPr>
          <w:t>변</w:t>
        </w:r>
        <w:r w:rsidRPr="009271D1">
          <w:rPr>
            <w:szCs w:val="20"/>
          </w:rPr>
          <w:t xml:space="preserve">동, </w:t>
        </w:r>
        <w:r w:rsidRPr="009271D1">
          <w:rPr>
            <w:rFonts w:hint="eastAsia"/>
            <w:szCs w:val="20"/>
          </w:rPr>
          <w:t>사업</w:t>
        </w:r>
        <w:r w:rsidRPr="009271D1">
          <w:rPr>
            <w:szCs w:val="20"/>
          </w:rPr>
          <w:t>계획</w:t>
        </w:r>
        <w:r w:rsidRPr="009271D1">
          <w:rPr>
            <w:rFonts w:hint="eastAsia"/>
            <w:szCs w:val="20"/>
          </w:rPr>
          <w:t xml:space="preserve"> 등</w:t>
        </w:r>
        <w:r w:rsidRPr="009271D1">
          <w:rPr>
            <w:szCs w:val="20"/>
          </w:rPr>
          <w:t xml:space="preserve">의 이행, </w:t>
        </w:r>
        <w:proofErr w:type="spellStart"/>
        <w:r w:rsidRPr="009271D1">
          <w:rPr>
            <w:rFonts w:hint="eastAsia"/>
            <w:szCs w:val="20"/>
          </w:rPr>
          <w:t>분할회사의</w:t>
        </w:r>
        <w:proofErr w:type="spellEnd"/>
        <w:r w:rsidRPr="009271D1">
          <w:rPr>
            <w:rFonts w:hint="eastAsia"/>
            <w:szCs w:val="20"/>
          </w:rPr>
          <w:t xml:space="preserve"> 계획 및 사정, </w:t>
        </w:r>
        <w:r w:rsidRPr="009271D1">
          <w:rPr>
            <w:szCs w:val="20"/>
          </w:rPr>
          <w:t>관련 법령, 관계기관과의 협의</w:t>
        </w:r>
        <w:r w:rsidRPr="009271D1">
          <w:rPr>
            <w:rFonts w:hint="eastAsia"/>
            <w:szCs w:val="20"/>
          </w:rPr>
          <w:t>,</w:t>
        </w:r>
        <w:r w:rsidRPr="009271D1">
          <w:rPr>
            <w:szCs w:val="20"/>
          </w:rPr>
          <w:t xml:space="preserve"> 회계기준의 변경</w:t>
        </w:r>
        <w:r w:rsidRPr="009271D1">
          <w:rPr>
            <w:rFonts w:hint="eastAsia"/>
            <w:szCs w:val="20"/>
          </w:rPr>
          <w:t xml:space="preserve"> 및 중대한 외부 영향 </w:t>
        </w:r>
        <w:r w:rsidRPr="009271D1">
          <w:rPr>
            <w:szCs w:val="20"/>
          </w:rPr>
          <w:t xml:space="preserve">등으로 인하여 </w:t>
        </w:r>
        <w:proofErr w:type="spellStart"/>
        <w:r w:rsidRPr="009271D1">
          <w:rPr>
            <w:szCs w:val="20"/>
          </w:rPr>
          <w:t>분할대상</w:t>
        </w:r>
        <w:proofErr w:type="spellEnd"/>
        <w:r w:rsidRPr="009271D1">
          <w:rPr>
            <w:szCs w:val="20"/>
          </w:rPr>
          <w:t xml:space="preserve"> 사업부문의 자산 및 부채 (또는 계약관계)에 변동이 발생하거나 또는 본건 </w:t>
        </w:r>
        <w:proofErr w:type="spellStart"/>
        <w:r w:rsidRPr="009271D1">
          <w:rPr>
            <w:szCs w:val="20"/>
          </w:rPr>
          <w:t>승계대상</w:t>
        </w:r>
        <w:proofErr w:type="spellEnd"/>
        <w:r w:rsidRPr="009271D1">
          <w:rPr>
            <w:rFonts w:hint="eastAsia"/>
            <w:szCs w:val="20"/>
          </w:rPr>
          <w:t xml:space="preserve"> </w:t>
        </w:r>
        <w:r w:rsidRPr="009271D1">
          <w:rPr>
            <w:szCs w:val="20"/>
          </w:rPr>
          <w:t xml:space="preserve">목록에서 누락되거나 잘못 기재된 자산 또는 부채 (또는 계약관계)가 발견되거나 그 밖에 자산 또는 부채의 가액이 변동된 경우에는 </w:t>
        </w:r>
        <w:r w:rsidRPr="009271D1">
          <w:rPr>
            <w:rFonts w:hint="eastAsia"/>
            <w:szCs w:val="20"/>
          </w:rPr>
          <w:t>주주총회 전에 이사회 또는 이사회의 위임을 받은 대표이사에 의해 일부 수정 또는 변경될 수 있고, 주주총회 승인과정에서 변경될 수 있다.</w:t>
        </w:r>
      </w:ins>
    </w:p>
    <w:p w14:paraId="14FCB1FF" w14:textId="77777777" w:rsidR="009271D1" w:rsidRPr="009271D1" w:rsidRDefault="009271D1" w:rsidP="009271D1">
      <w:pPr>
        <w:numPr>
          <w:ilvl w:val="0"/>
          <w:numId w:val="92"/>
        </w:numPr>
        <w:spacing w:after="200" w:line="276" w:lineRule="auto"/>
        <w:rPr>
          <w:ins w:id="1077" w:author="hanwha" w:date="2022-07-28T09:46:00Z"/>
        </w:rPr>
      </w:pPr>
      <w:ins w:id="1078" w:author="hanwha" w:date="2022-07-28T09:46:00Z">
        <w:r w:rsidRPr="009271D1">
          <w:t xml:space="preserve">본 분할계획서는 본건 분할을 위한 </w:t>
        </w:r>
        <w:r w:rsidRPr="009271D1">
          <w:rPr>
            <w:rFonts w:hint="eastAsia"/>
          </w:rPr>
          <w:t>임시</w:t>
        </w:r>
        <w:r w:rsidRPr="009271D1">
          <w:t>주주총회</w:t>
        </w:r>
        <w:r w:rsidRPr="009271D1">
          <w:rPr>
            <w:rFonts w:hint="eastAsia"/>
          </w:rPr>
          <w:t>에</w:t>
        </w:r>
        <w:r w:rsidRPr="009271D1">
          <w:t xml:space="preserve">서 특별결의에 의한 </w:t>
        </w:r>
        <w:proofErr w:type="spellStart"/>
        <w:r w:rsidRPr="009271D1">
          <w:t>주주승인을</w:t>
        </w:r>
        <w:proofErr w:type="spellEnd"/>
        <w:r w:rsidRPr="009271D1">
          <w:t xml:space="preserve"> 득할 경우 </w:t>
        </w:r>
        <w:proofErr w:type="spellStart"/>
        <w:r w:rsidRPr="009271D1">
          <w:t>분할등기일</w:t>
        </w:r>
        <w:proofErr w:type="spellEnd"/>
        <w:r w:rsidRPr="009271D1">
          <w:t xml:space="preserve"> 전일까지 주주총회의 </w:t>
        </w:r>
        <w:proofErr w:type="spellStart"/>
        <w:r w:rsidRPr="009271D1">
          <w:t>추가승인</w:t>
        </w:r>
        <w:proofErr w:type="spellEnd"/>
        <w:r w:rsidRPr="009271D1">
          <w:t xml:space="preserve"> 없이도 아래 항목에 대해 (</w:t>
        </w:r>
        <w:proofErr w:type="spellStart"/>
        <w:r w:rsidRPr="009271D1">
          <w:t>i</w:t>
        </w:r>
        <w:proofErr w:type="spellEnd"/>
        <w:r w:rsidRPr="009271D1">
          <w:t xml:space="preserve">) </w:t>
        </w:r>
        <w:proofErr w:type="spellStart"/>
        <w:r w:rsidRPr="009271D1">
          <w:t>분할대상</w:t>
        </w:r>
        <w:proofErr w:type="spellEnd"/>
        <w:r w:rsidRPr="009271D1">
          <w:t xml:space="preserve"> 사업부문의 영업 또는 재무적 활동 또는 계획의 이행, 관련 법령 및 회계기준의 변경 등으로 인하여 </w:t>
        </w:r>
        <w:proofErr w:type="spellStart"/>
        <w:r w:rsidRPr="009271D1">
          <w:t>분할대상</w:t>
        </w:r>
        <w:proofErr w:type="spellEnd"/>
        <w:r w:rsidRPr="009271D1">
          <w:t xml:space="preserve"> 사업부문의 자산 및 부채에 변동이 발생하거나 또는 </w:t>
        </w:r>
        <w:proofErr w:type="spellStart"/>
        <w:r w:rsidRPr="009271D1">
          <w:t>승계대상</w:t>
        </w:r>
        <w:proofErr w:type="spellEnd"/>
        <w:r w:rsidRPr="009271D1">
          <w:t xml:space="preserve"> 재산목록에서 누락되거나 잘못 기재된 자산 또는 부채가 발견된 경우, (ii) 그 수정 또는 변경이 합리적으로 필요한 경우로서 그 수정 또는 변경으로 인해 </w:t>
        </w:r>
        <w:proofErr w:type="spellStart"/>
        <w:r w:rsidRPr="009271D1">
          <w:t>분할회사</w:t>
        </w:r>
        <w:proofErr w:type="spellEnd"/>
        <w:r w:rsidRPr="009271D1">
          <w:t xml:space="preserve"> 또는 </w:t>
        </w:r>
        <w:proofErr w:type="spellStart"/>
        <w:r w:rsidRPr="009271D1">
          <w:t>분할신설회사에게</w:t>
        </w:r>
        <w:proofErr w:type="spellEnd"/>
        <w:r w:rsidRPr="009271D1">
          <w:t xml:space="preserve"> 불이익이 없는 경우, (iii) 그 동질성을 해하지 않는 범위내의 수정 또는 변경의 경우, (iv) 본 </w:t>
        </w:r>
        <w:proofErr w:type="spellStart"/>
        <w:r w:rsidRPr="009271D1">
          <w:t>분할계획서</w:t>
        </w:r>
        <w:proofErr w:type="spellEnd"/>
        <w:r w:rsidRPr="009271D1">
          <w:t xml:space="preserve"> 자체에서 변경이 가능한 것으로 예정하고 있는 경우</w:t>
        </w:r>
        <w:r w:rsidRPr="009271D1">
          <w:rPr>
            <w:rFonts w:hint="eastAsia"/>
          </w:rPr>
          <w:t xml:space="preserve"> 등에는</w:t>
        </w:r>
        <w:r w:rsidRPr="009271D1">
          <w:t xml:space="preserve"> </w:t>
        </w:r>
        <w:r w:rsidRPr="009271D1">
          <w:rPr>
            <w:rFonts w:hint="eastAsia"/>
            <w:szCs w:val="20"/>
          </w:rPr>
          <w:t>이사회 결의 또는 이사회의 위임을 받은 대표이사에 의하여</w:t>
        </w:r>
        <w:r w:rsidRPr="009271D1">
          <w:t xml:space="preserve"> 수정 또는 변경</w:t>
        </w:r>
        <w:r w:rsidRPr="009271D1">
          <w:rPr>
            <w:rFonts w:hint="eastAsia"/>
          </w:rPr>
          <w:t>될</w:t>
        </w:r>
        <w:r w:rsidRPr="009271D1">
          <w:t xml:space="preserve"> 수 있</w:t>
        </w:r>
        <w:r w:rsidRPr="009271D1">
          <w:rPr>
            <w:rFonts w:hint="eastAsia"/>
          </w:rPr>
          <w:t>으며</w:t>
        </w:r>
        <w:r w:rsidRPr="009271D1">
          <w:t xml:space="preserve">, 동 수정 및 변경사항은 </w:t>
        </w:r>
        <w:r w:rsidRPr="009271D1">
          <w:rPr>
            <w:rFonts w:hint="eastAsia"/>
          </w:rPr>
          <w:t xml:space="preserve">필요시 </w:t>
        </w:r>
        <w:r w:rsidRPr="009271D1">
          <w:t>관련 법령에 따라 공고 또는 공시하기로 한다.</w:t>
        </w:r>
      </w:ins>
    </w:p>
    <w:p w14:paraId="3D453E3B" w14:textId="77777777" w:rsidR="009271D1" w:rsidRPr="009271D1" w:rsidRDefault="009271D1" w:rsidP="009271D1">
      <w:pPr>
        <w:spacing w:after="60"/>
        <w:ind w:left="851"/>
        <w:rPr>
          <w:ins w:id="1079" w:author="hanwha" w:date="2022-07-28T09:46:00Z"/>
          <w:rFonts w:ascii="맑은 고딕" w:eastAsia="맑은 고딕" w:hAnsi="맑은 고딕"/>
          <w:szCs w:val="20"/>
        </w:rPr>
      </w:pPr>
      <w:ins w:id="1080" w:author="hanwha" w:date="2022-07-28T09:46:00Z">
        <w:r w:rsidRPr="009271D1">
          <w:rPr>
            <w:rFonts w:ascii="맑은 고딕" w:eastAsia="맑은 고딕" w:hAnsi="맑은 고딕"/>
            <w:szCs w:val="20"/>
          </w:rPr>
          <w:t xml:space="preserve">(가) 분할존속회사 및 분할신설회사의 </w:t>
        </w:r>
        <w:r w:rsidRPr="009271D1">
          <w:rPr>
            <w:rFonts w:ascii="맑은 고딕" w:eastAsia="맑은 고딕" w:hAnsi="맑은 고딕" w:hint="eastAsia"/>
            <w:szCs w:val="20"/>
          </w:rPr>
          <w:t xml:space="preserve">상호, 본점 주소, </w:t>
        </w:r>
        <w:proofErr w:type="spellStart"/>
        <w:r w:rsidRPr="009271D1">
          <w:rPr>
            <w:rFonts w:ascii="맑은 고딕" w:eastAsia="맑은 고딕" w:hAnsi="맑은 고딕" w:hint="eastAsia"/>
            <w:szCs w:val="20"/>
          </w:rPr>
          <w:t>공고방법</w:t>
        </w:r>
        <w:proofErr w:type="spellEnd"/>
      </w:ins>
    </w:p>
    <w:p w14:paraId="247138EC" w14:textId="77777777" w:rsidR="009271D1" w:rsidRPr="009271D1" w:rsidRDefault="009271D1" w:rsidP="009271D1">
      <w:pPr>
        <w:spacing w:after="60" w:line="384" w:lineRule="atLeast"/>
        <w:ind w:left="851"/>
        <w:rPr>
          <w:ins w:id="1081" w:author="hanwha" w:date="2022-07-28T09:46:00Z"/>
          <w:rFonts w:ascii="맑은 고딕" w:eastAsia="맑은 고딕" w:hAnsi="맑은 고딕"/>
          <w:szCs w:val="20"/>
        </w:rPr>
      </w:pPr>
      <w:ins w:id="1082" w:author="hanwha" w:date="2022-07-28T09:46:00Z">
        <w:r w:rsidRPr="009271D1">
          <w:rPr>
            <w:rFonts w:ascii="맑은 고딕" w:eastAsia="맑은 고딕" w:hAnsi="맑은 고딕"/>
            <w:szCs w:val="20"/>
          </w:rPr>
          <w:t xml:space="preserve">(나) </w:t>
        </w:r>
        <w:proofErr w:type="spellStart"/>
        <w:r w:rsidRPr="009271D1">
          <w:rPr>
            <w:rFonts w:ascii="맑은 고딕" w:eastAsia="맑은 고딕" w:hAnsi="맑은 고딕"/>
            <w:szCs w:val="20"/>
          </w:rPr>
          <w:t>분할일정</w:t>
        </w:r>
        <w:proofErr w:type="spellEnd"/>
      </w:ins>
    </w:p>
    <w:p w14:paraId="26A18742" w14:textId="77777777" w:rsidR="009271D1" w:rsidRPr="009271D1" w:rsidRDefault="009271D1" w:rsidP="009271D1">
      <w:pPr>
        <w:spacing w:after="60" w:line="384" w:lineRule="atLeast"/>
        <w:ind w:left="851"/>
        <w:rPr>
          <w:ins w:id="1083" w:author="hanwha" w:date="2022-07-28T09:46:00Z"/>
          <w:rFonts w:ascii="맑은 고딕" w:eastAsia="맑은 고딕" w:hAnsi="맑은 고딕"/>
          <w:szCs w:val="20"/>
        </w:rPr>
      </w:pPr>
      <w:ins w:id="1084" w:author="hanwha" w:date="2022-07-28T09:46:00Z">
        <w:r w:rsidRPr="009271D1">
          <w:rPr>
            <w:rFonts w:ascii="맑은 고딕" w:eastAsia="맑은 고딕" w:hAnsi="맑은 고딕"/>
            <w:szCs w:val="20"/>
          </w:rPr>
          <w:t xml:space="preserve">(다) 분할로 인하여 </w:t>
        </w:r>
        <w:r w:rsidRPr="009271D1">
          <w:rPr>
            <w:rFonts w:ascii="맑은 고딕" w:eastAsia="맑은 고딕" w:hAnsi="맑은 고딕" w:hint="eastAsia"/>
            <w:szCs w:val="20"/>
          </w:rPr>
          <w:t xml:space="preserve">잔존 또는 </w:t>
        </w:r>
        <w:r w:rsidRPr="009271D1">
          <w:rPr>
            <w:rFonts w:ascii="맑은 고딕" w:eastAsia="맑은 고딕" w:hAnsi="맑은 고딕"/>
            <w:szCs w:val="20"/>
          </w:rPr>
          <w:t>이전할 재산과 그 가액</w:t>
        </w:r>
        <w:r w:rsidRPr="009271D1">
          <w:rPr>
            <w:rFonts w:ascii="맑은 고딕" w:eastAsia="맑은 고딕" w:hAnsi="맑은 고딕" w:hint="eastAsia"/>
            <w:szCs w:val="20"/>
          </w:rPr>
          <w:t xml:space="preserve"> (분할존속회사에 잔존하거나 분할신설회사에 이전될 재산과 그 가액)</w:t>
        </w:r>
      </w:ins>
    </w:p>
    <w:p w14:paraId="1DCEBA6F" w14:textId="77777777" w:rsidR="009271D1" w:rsidRPr="009271D1" w:rsidRDefault="009271D1" w:rsidP="009271D1">
      <w:pPr>
        <w:spacing w:after="60" w:line="384" w:lineRule="atLeast"/>
        <w:ind w:left="851"/>
        <w:rPr>
          <w:ins w:id="1085" w:author="hanwha" w:date="2022-07-28T09:46:00Z"/>
          <w:rFonts w:ascii="맑은 고딕" w:eastAsia="맑은 고딕" w:hAnsi="맑은 고딕"/>
          <w:szCs w:val="20"/>
        </w:rPr>
      </w:pPr>
      <w:ins w:id="1086" w:author="hanwha" w:date="2022-07-28T09:46:00Z">
        <w:r w:rsidRPr="009271D1">
          <w:rPr>
            <w:rFonts w:ascii="맑은 고딕" w:eastAsia="맑은 고딕" w:hAnsi="맑은 고딕"/>
            <w:szCs w:val="20"/>
          </w:rPr>
          <w:t>(라) 분할 전후의 재무구조</w:t>
        </w:r>
      </w:ins>
    </w:p>
    <w:p w14:paraId="1ED2E46E" w14:textId="77777777" w:rsidR="009271D1" w:rsidRPr="009271D1" w:rsidRDefault="009271D1" w:rsidP="009271D1">
      <w:pPr>
        <w:spacing w:after="60" w:line="384" w:lineRule="atLeast"/>
        <w:ind w:left="851"/>
        <w:rPr>
          <w:ins w:id="1087" w:author="hanwha" w:date="2022-07-28T09:46:00Z"/>
          <w:rFonts w:ascii="맑은 고딕" w:eastAsia="맑은 고딕" w:hAnsi="맑은 고딕"/>
          <w:szCs w:val="20"/>
        </w:rPr>
      </w:pPr>
      <w:ins w:id="1088" w:author="hanwha" w:date="2022-07-28T09:46:00Z">
        <w:r w:rsidRPr="009271D1">
          <w:rPr>
            <w:rFonts w:ascii="맑은 고딕" w:eastAsia="맑은 고딕" w:hAnsi="맑은 고딕"/>
            <w:szCs w:val="20"/>
          </w:rPr>
          <w:t>(마) 분할 당시 분할신설회사가 발행하는 주식의 총수</w:t>
        </w:r>
      </w:ins>
    </w:p>
    <w:p w14:paraId="1B921AF7" w14:textId="77777777" w:rsidR="009271D1" w:rsidRPr="009271D1" w:rsidRDefault="009271D1" w:rsidP="009271D1">
      <w:pPr>
        <w:spacing w:after="60" w:line="384" w:lineRule="atLeast"/>
        <w:ind w:left="851"/>
        <w:rPr>
          <w:ins w:id="1089" w:author="hanwha" w:date="2022-07-28T09:46:00Z"/>
          <w:rFonts w:ascii="맑은 고딕" w:eastAsia="맑은 고딕" w:hAnsi="맑은 고딕"/>
          <w:szCs w:val="20"/>
        </w:rPr>
      </w:pPr>
      <w:ins w:id="1090" w:author="hanwha" w:date="2022-07-28T09:46:00Z">
        <w:r w:rsidRPr="009271D1">
          <w:rPr>
            <w:rFonts w:ascii="맑은 고딕" w:eastAsia="맑은 고딕" w:hAnsi="맑은 고딕"/>
            <w:szCs w:val="20"/>
          </w:rPr>
          <w:t>(바) 분할신설회사의 이사</w:t>
        </w:r>
        <w:r w:rsidRPr="009271D1">
          <w:rPr>
            <w:rFonts w:ascii="맑은 고딕" w:eastAsia="맑은 고딕" w:hAnsi="맑은 고딕" w:hint="eastAsia"/>
            <w:szCs w:val="20"/>
          </w:rPr>
          <w:t>와</w:t>
        </w:r>
        <w:r w:rsidRPr="009271D1">
          <w:rPr>
            <w:rFonts w:ascii="맑은 고딕" w:eastAsia="맑은 고딕" w:hAnsi="맑은 고딕"/>
            <w:szCs w:val="20"/>
          </w:rPr>
          <w:t xml:space="preserve"> 감사</w:t>
        </w:r>
        <w:r w:rsidRPr="009271D1">
          <w:rPr>
            <w:rFonts w:ascii="맑은 고딕" w:eastAsia="맑은 고딕" w:hAnsi="맑은 고딕" w:hint="eastAsia"/>
            <w:szCs w:val="20"/>
          </w:rPr>
          <w:t xml:space="preserve"> 및 최초 사업연도 보수 한도</w:t>
        </w:r>
        <w:r w:rsidRPr="009271D1">
          <w:rPr>
            <w:rFonts w:ascii="맑은 고딕" w:eastAsia="맑은 고딕" w:hAnsi="맑은 고딕"/>
            <w:szCs w:val="20"/>
          </w:rPr>
          <w:t>에 관한 사항</w:t>
        </w:r>
      </w:ins>
    </w:p>
    <w:p w14:paraId="4F2148C0" w14:textId="77777777" w:rsidR="009271D1" w:rsidRPr="009271D1" w:rsidRDefault="009271D1" w:rsidP="009271D1">
      <w:pPr>
        <w:spacing w:after="60" w:line="384" w:lineRule="atLeast"/>
        <w:ind w:left="851"/>
        <w:rPr>
          <w:ins w:id="1091" w:author="hanwha" w:date="2022-07-28T09:46:00Z"/>
          <w:rFonts w:ascii="맑은 고딕" w:eastAsia="맑은 고딕" w:hAnsi="맑은 고딕"/>
          <w:szCs w:val="20"/>
        </w:rPr>
      </w:pPr>
      <w:ins w:id="1092" w:author="hanwha" w:date="2022-07-28T09:46:00Z">
        <w:r w:rsidRPr="009271D1">
          <w:rPr>
            <w:rFonts w:ascii="맑은 고딕" w:eastAsia="맑은 고딕" w:hAnsi="맑은 고딕"/>
            <w:szCs w:val="20"/>
          </w:rPr>
          <w:t>(사) 분할존속회사 및 분할신설회사의 정관</w:t>
        </w:r>
      </w:ins>
    </w:p>
    <w:p w14:paraId="4AF0D17B" w14:textId="77777777" w:rsidR="009271D1" w:rsidRPr="009271D1" w:rsidRDefault="009271D1" w:rsidP="009271D1">
      <w:pPr>
        <w:spacing w:after="60" w:line="384" w:lineRule="atLeast"/>
        <w:ind w:left="851"/>
        <w:rPr>
          <w:ins w:id="1093" w:author="hanwha" w:date="2022-07-28T09:46:00Z"/>
          <w:rFonts w:ascii="맑은 고딕" w:eastAsia="맑은 고딕" w:hAnsi="맑은 고딕"/>
          <w:szCs w:val="20"/>
        </w:rPr>
      </w:pPr>
      <w:ins w:id="1094" w:author="hanwha" w:date="2022-07-28T09:46:00Z">
        <w:r w:rsidRPr="009271D1">
          <w:rPr>
            <w:rFonts w:ascii="맑은 고딕" w:eastAsia="맑은 고딕" w:hAnsi="맑은 고딕"/>
            <w:szCs w:val="20"/>
          </w:rPr>
          <w:t xml:space="preserve">(아) 각 별첨 기재사항 (본건 </w:t>
        </w:r>
        <w:proofErr w:type="spellStart"/>
        <w:r w:rsidRPr="009271D1">
          <w:rPr>
            <w:rFonts w:ascii="맑은 고딕" w:eastAsia="맑은 고딕" w:hAnsi="맑은 고딕"/>
            <w:szCs w:val="20"/>
          </w:rPr>
          <w:t>승계대상</w:t>
        </w:r>
        <w:proofErr w:type="spellEnd"/>
        <w:r w:rsidRPr="009271D1">
          <w:rPr>
            <w:rFonts w:ascii="맑은 고딕" w:eastAsia="맑은 고딕" w:hAnsi="맑은 고딕" w:hint="eastAsia"/>
            <w:szCs w:val="20"/>
          </w:rPr>
          <w:t xml:space="preserve"> </w:t>
        </w:r>
        <w:r w:rsidRPr="009271D1">
          <w:rPr>
            <w:rFonts w:ascii="맑은 고딕" w:eastAsia="맑은 고딕" w:hAnsi="맑은 고딕"/>
            <w:szCs w:val="20"/>
          </w:rPr>
          <w:t>목록 포함)</w:t>
        </w:r>
      </w:ins>
    </w:p>
    <w:p w14:paraId="13A12C76" w14:textId="77777777" w:rsidR="009271D1" w:rsidRPr="009271D1" w:rsidRDefault="009271D1" w:rsidP="009271D1">
      <w:pPr>
        <w:numPr>
          <w:ilvl w:val="0"/>
          <w:numId w:val="91"/>
        </w:numPr>
        <w:spacing w:before="240" w:after="240" w:line="384" w:lineRule="atLeast"/>
        <w:rPr>
          <w:ins w:id="1095" w:author="hanwha" w:date="2022-07-28T09:46:00Z"/>
          <w:szCs w:val="20"/>
        </w:rPr>
      </w:pPr>
      <w:ins w:id="1096" w:author="hanwha" w:date="2022-07-28T09:46:00Z">
        <w:r w:rsidRPr="009271D1">
          <w:rPr>
            <w:rFonts w:hint="eastAsia"/>
            <w:szCs w:val="20"/>
          </w:rPr>
          <w:t xml:space="preserve">본 분할계획서에서 정하지 아니한 사항으로서 본건 분할에 관하여 필요한 사항이 있을 경우, 분할계획서의 취지에 반하지 않는 범위 내에서 </w:t>
        </w:r>
        <w:proofErr w:type="spellStart"/>
        <w:r w:rsidRPr="009271D1">
          <w:rPr>
            <w:rFonts w:hint="eastAsia"/>
            <w:szCs w:val="20"/>
          </w:rPr>
          <w:t>분할회사의</w:t>
        </w:r>
        <w:proofErr w:type="spellEnd"/>
        <w:r w:rsidRPr="009271D1">
          <w:rPr>
            <w:rFonts w:hint="eastAsia"/>
            <w:szCs w:val="20"/>
          </w:rPr>
          <w:t xml:space="preserve"> 이사회의 결의에 따라 수정 내지 변경하거나 사안에 따라 이사회의 위임을 받은 대표이사가 결정하여 집행하도록 한다.</w:t>
        </w:r>
      </w:ins>
    </w:p>
    <w:p w14:paraId="29335700" w14:textId="77777777" w:rsidR="009271D1" w:rsidRPr="009271D1" w:rsidRDefault="009271D1" w:rsidP="009271D1">
      <w:pPr>
        <w:numPr>
          <w:ilvl w:val="0"/>
          <w:numId w:val="91"/>
        </w:numPr>
        <w:spacing w:after="240" w:line="384" w:lineRule="atLeast"/>
        <w:rPr>
          <w:ins w:id="1097" w:author="hanwha" w:date="2022-07-28T09:46:00Z"/>
          <w:szCs w:val="20"/>
        </w:rPr>
      </w:pPr>
      <w:proofErr w:type="spellStart"/>
      <w:ins w:id="1098" w:author="hanwha" w:date="2022-07-28T09:46:00Z">
        <w:r w:rsidRPr="009271D1">
          <w:rPr>
            <w:rFonts w:hint="eastAsia"/>
            <w:szCs w:val="20"/>
          </w:rPr>
          <w:t>반대</w:t>
        </w:r>
        <w:r w:rsidRPr="009271D1">
          <w:rPr>
            <w:szCs w:val="20"/>
          </w:rPr>
          <w:t>주주의</w:t>
        </w:r>
        <w:proofErr w:type="spellEnd"/>
        <w:r w:rsidRPr="009271D1">
          <w:rPr>
            <w:szCs w:val="20"/>
          </w:rPr>
          <w:t xml:space="preserve"> 주식매수청구권</w:t>
        </w:r>
      </w:ins>
    </w:p>
    <w:p w14:paraId="319D7451" w14:textId="77777777" w:rsidR="009271D1" w:rsidRPr="009271D1" w:rsidRDefault="009271D1" w:rsidP="009271D1">
      <w:pPr>
        <w:spacing w:after="240" w:line="384" w:lineRule="atLeast"/>
        <w:ind w:left="542"/>
        <w:jc w:val="left"/>
        <w:rPr>
          <w:ins w:id="1099" w:author="hanwha" w:date="2022-07-28T09:46:00Z"/>
          <w:szCs w:val="20"/>
        </w:rPr>
      </w:pPr>
      <w:ins w:id="1100" w:author="hanwha" w:date="2022-07-28T09:46:00Z">
        <w:r w:rsidRPr="009271D1">
          <w:rPr>
            <w:szCs w:val="20"/>
          </w:rPr>
          <w:t>상법 제530조의2 내지 제530조의12에 따</w:t>
        </w:r>
        <w:r w:rsidRPr="009271D1">
          <w:rPr>
            <w:rFonts w:hint="eastAsia"/>
            <w:szCs w:val="20"/>
          </w:rPr>
          <w:t>른</w:t>
        </w:r>
        <w:r w:rsidRPr="009271D1">
          <w:rPr>
            <w:szCs w:val="20"/>
          </w:rPr>
          <w:t xml:space="preserve"> 단순</w:t>
        </w:r>
        <w:r w:rsidRPr="009271D1">
          <w:rPr>
            <w:szCs w:val="20"/>
          </w:rPr>
          <w:sym w:font="Wingdings" w:char="F09E"/>
        </w:r>
        <w:proofErr w:type="spellStart"/>
        <w:r w:rsidRPr="009271D1">
          <w:rPr>
            <w:rFonts w:hint="eastAsia"/>
            <w:szCs w:val="20"/>
          </w:rPr>
          <w:t>물적</w:t>
        </w:r>
        <w:r w:rsidRPr="009271D1">
          <w:rPr>
            <w:szCs w:val="20"/>
          </w:rPr>
          <w:t>분할의</w:t>
        </w:r>
        <w:proofErr w:type="spellEnd"/>
        <w:r w:rsidRPr="009271D1">
          <w:rPr>
            <w:szCs w:val="20"/>
          </w:rPr>
          <w:t xml:space="preserve"> 경우이므로 해당사항 없음.</w:t>
        </w:r>
        <w:r w:rsidRPr="009271D1">
          <w:rPr>
            <w:szCs w:val="20"/>
          </w:rPr>
          <w:t> </w:t>
        </w:r>
      </w:ins>
    </w:p>
    <w:p w14:paraId="00840EB0" w14:textId="77777777" w:rsidR="009271D1" w:rsidRPr="009271D1" w:rsidRDefault="009271D1" w:rsidP="009271D1">
      <w:pPr>
        <w:numPr>
          <w:ilvl w:val="0"/>
          <w:numId w:val="91"/>
        </w:numPr>
        <w:spacing w:after="240" w:line="384" w:lineRule="atLeast"/>
        <w:rPr>
          <w:ins w:id="1101" w:author="hanwha" w:date="2022-07-28T09:46:00Z"/>
          <w:szCs w:val="20"/>
        </w:rPr>
      </w:pPr>
      <w:ins w:id="1102" w:author="hanwha" w:date="2022-07-28T09:46:00Z">
        <w:r w:rsidRPr="009271D1">
          <w:rPr>
            <w:rFonts w:hint="eastAsia"/>
            <w:szCs w:val="20"/>
          </w:rPr>
          <w:t>채권자보호절차</w:t>
        </w:r>
      </w:ins>
    </w:p>
    <w:p w14:paraId="65341F72" w14:textId="77777777" w:rsidR="009271D1" w:rsidRPr="009271D1" w:rsidRDefault="009271D1" w:rsidP="009271D1">
      <w:pPr>
        <w:spacing w:after="240" w:line="384" w:lineRule="atLeast"/>
        <w:ind w:left="542"/>
        <w:rPr>
          <w:ins w:id="1103" w:author="hanwha" w:date="2022-07-28T09:46:00Z"/>
          <w:kern w:val="0"/>
          <w:szCs w:val="20"/>
        </w:rPr>
      </w:pPr>
      <w:ins w:id="1104" w:author="hanwha" w:date="2022-07-28T09:46:00Z">
        <w:r w:rsidRPr="009271D1">
          <w:rPr>
            <w:rFonts w:hint="eastAsia"/>
            <w:kern w:val="0"/>
            <w:szCs w:val="20"/>
          </w:rPr>
          <w:t>상법</w:t>
        </w:r>
        <w:r w:rsidRPr="009271D1">
          <w:rPr>
            <w:kern w:val="0"/>
            <w:szCs w:val="20"/>
          </w:rPr>
          <w:t xml:space="preserve"> </w:t>
        </w:r>
        <w:r w:rsidRPr="009271D1">
          <w:rPr>
            <w:rFonts w:hint="eastAsia"/>
            <w:kern w:val="0"/>
            <w:szCs w:val="20"/>
          </w:rPr>
          <w:t>제</w:t>
        </w:r>
        <w:r w:rsidRPr="009271D1">
          <w:rPr>
            <w:kern w:val="0"/>
            <w:szCs w:val="20"/>
          </w:rPr>
          <w:t>530</w:t>
        </w:r>
        <w:r w:rsidRPr="009271D1">
          <w:rPr>
            <w:rFonts w:hint="eastAsia"/>
            <w:kern w:val="0"/>
            <w:szCs w:val="20"/>
          </w:rPr>
          <w:t>조의</w:t>
        </w:r>
        <w:r w:rsidRPr="009271D1">
          <w:rPr>
            <w:kern w:val="0"/>
            <w:szCs w:val="20"/>
          </w:rPr>
          <w:t xml:space="preserve">9 </w:t>
        </w:r>
        <w:r w:rsidRPr="009271D1">
          <w:rPr>
            <w:rFonts w:hint="eastAsia"/>
            <w:kern w:val="0"/>
            <w:szCs w:val="20"/>
          </w:rPr>
          <w:t>제2항의</w:t>
        </w:r>
        <w:r w:rsidRPr="009271D1">
          <w:rPr>
            <w:kern w:val="0"/>
            <w:szCs w:val="20"/>
          </w:rPr>
          <w:t xml:space="preserve"> </w:t>
        </w:r>
        <w:r w:rsidRPr="009271D1">
          <w:rPr>
            <w:rFonts w:hint="eastAsia"/>
            <w:kern w:val="0"/>
            <w:szCs w:val="20"/>
          </w:rPr>
          <w:t>규정에</w:t>
        </w:r>
        <w:r w:rsidRPr="009271D1">
          <w:rPr>
            <w:kern w:val="0"/>
            <w:szCs w:val="20"/>
          </w:rPr>
          <w:t xml:space="preserve"> </w:t>
        </w:r>
        <w:r w:rsidRPr="009271D1">
          <w:rPr>
            <w:rFonts w:hint="eastAsia"/>
            <w:kern w:val="0"/>
            <w:szCs w:val="20"/>
          </w:rPr>
          <w:t>의거</w:t>
        </w:r>
        <w:r w:rsidRPr="009271D1">
          <w:rPr>
            <w:kern w:val="0"/>
            <w:szCs w:val="20"/>
          </w:rPr>
          <w:t xml:space="preserve"> </w:t>
        </w:r>
        <w:r w:rsidRPr="009271D1">
          <w:rPr>
            <w:rFonts w:hint="eastAsia"/>
            <w:kern w:val="0"/>
            <w:szCs w:val="20"/>
          </w:rPr>
          <w:t xml:space="preserve">분할신설회사는 본 분할계획서에서 승계하기로 정한 이전대상 </w:t>
        </w:r>
        <w:proofErr w:type="spellStart"/>
        <w:r w:rsidRPr="009271D1">
          <w:rPr>
            <w:rFonts w:hint="eastAsia"/>
            <w:kern w:val="0"/>
            <w:szCs w:val="20"/>
          </w:rPr>
          <w:t>채무만을</w:t>
        </w:r>
        <w:proofErr w:type="spellEnd"/>
        <w:r w:rsidRPr="009271D1">
          <w:rPr>
            <w:rFonts w:hint="eastAsia"/>
            <w:kern w:val="0"/>
            <w:szCs w:val="20"/>
          </w:rPr>
          <w:t xml:space="preserve"> 부담하고,</w:t>
        </w:r>
        <w:r w:rsidRPr="009271D1">
          <w:rPr>
            <w:kern w:val="0"/>
            <w:szCs w:val="20"/>
          </w:rPr>
          <w:t xml:space="preserve"> </w:t>
        </w:r>
        <w:r w:rsidRPr="009271D1">
          <w:rPr>
            <w:rFonts w:hint="eastAsia"/>
            <w:kern w:val="0"/>
            <w:szCs w:val="20"/>
          </w:rPr>
          <w:t xml:space="preserve">분할 전의 </w:t>
        </w:r>
        <w:proofErr w:type="spellStart"/>
        <w:r w:rsidRPr="009271D1">
          <w:rPr>
            <w:rFonts w:hint="eastAsia"/>
            <w:kern w:val="0"/>
            <w:szCs w:val="20"/>
          </w:rPr>
          <w:t>분할회사</w:t>
        </w:r>
        <w:proofErr w:type="spellEnd"/>
        <w:r w:rsidRPr="009271D1">
          <w:rPr>
            <w:rFonts w:hint="eastAsia"/>
            <w:kern w:val="0"/>
            <w:szCs w:val="20"/>
          </w:rPr>
          <w:t xml:space="preserve"> 채무 중 </w:t>
        </w:r>
        <w:proofErr w:type="spellStart"/>
        <w:r w:rsidRPr="009271D1">
          <w:rPr>
            <w:rFonts w:hint="eastAsia"/>
            <w:kern w:val="0"/>
            <w:szCs w:val="20"/>
          </w:rPr>
          <w:t>이전제외</w:t>
        </w:r>
        <w:proofErr w:type="spellEnd"/>
        <w:r w:rsidRPr="009271D1">
          <w:rPr>
            <w:rFonts w:hint="eastAsia"/>
            <w:kern w:val="0"/>
            <w:szCs w:val="20"/>
          </w:rPr>
          <w:t xml:space="preserve"> 채무에 대해서는 연대하여 변제할 책임을 부담하지 아니한다.</w:t>
        </w:r>
        <w:r w:rsidRPr="009271D1">
          <w:rPr>
            <w:kern w:val="0"/>
            <w:szCs w:val="20"/>
          </w:rPr>
          <w:t xml:space="preserve"> </w:t>
        </w:r>
        <w:proofErr w:type="spellStart"/>
        <w:r w:rsidRPr="009271D1">
          <w:rPr>
            <w:rFonts w:hint="eastAsia"/>
            <w:kern w:val="0"/>
            <w:szCs w:val="20"/>
          </w:rPr>
          <w:t>분할회사도</w:t>
        </w:r>
        <w:proofErr w:type="spellEnd"/>
        <w:r w:rsidRPr="009271D1">
          <w:rPr>
            <w:rFonts w:hint="eastAsia"/>
            <w:kern w:val="0"/>
            <w:szCs w:val="20"/>
          </w:rPr>
          <w:t xml:space="preserve"> 이전대상 채무에 대하여는 연대하여 변제할 책임을 부담하지 아니하고 </w:t>
        </w:r>
        <w:proofErr w:type="spellStart"/>
        <w:r w:rsidRPr="009271D1">
          <w:rPr>
            <w:rFonts w:hint="eastAsia"/>
            <w:kern w:val="0"/>
            <w:szCs w:val="20"/>
          </w:rPr>
          <w:t>이전제외</w:t>
        </w:r>
        <w:proofErr w:type="spellEnd"/>
        <w:r w:rsidRPr="009271D1">
          <w:rPr>
            <w:rFonts w:hint="eastAsia"/>
            <w:kern w:val="0"/>
            <w:szCs w:val="20"/>
          </w:rPr>
          <w:t xml:space="preserve"> </w:t>
        </w:r>
        <w:proofErr w:type="spellStart"/>
        <w:r w:rsidRPr="009271D1">
          <w:rPr>
            <w:rFonts w:hint="eastAsia"/>
            <w:kern w:val="0"/>
            <w:szCs w:val="20"/>
          </w:rPr>
          <w:t>채무만을</w:t>
        </w:r>
        <w:proofErr w:type="spellEnd"/>
        <w:r w:rsidRPr="009271D1">
          <w:rPr>
            <w:rFonts w:hint="eastAsia"/>
            <w:kern w:val="0"/>
            <w:szCs w:val="20"/>
          </w:rPr>
          <w:t xml:space="preserve"> 변제할 책임이 있다.</w:t>
        </w:r>
        <w:r w:rsidRPr="009271D1">
          <w:rPr>
            <w:kern w:val="0"/>
            <w:szCs w:val="20"/>
          </w:rPr>
          <w:t xml:space="preserve"> </w:t>
        </w:r>
        <w:r w:rsidRPr="009271D1">
          <w:rPr>
            <w:rFonts w:hint="eastAsia"/>
            <w:kern w:val="0"/>
            <w:szCs w:val="20"/>
          </w:rPr>
          <w:t>이와 관련하여,</w:t>
        </w:r>
        <w:r w:rsidRPr="009271D1">
          <w:rPr>
            <w:kern w:val="0"/>
            <w:szCs w:val="20"/>
          </w:rPr>
          <w:t xml:space="preserve"> </w:t>
        </w:r>
        <w:proofErr w:type="spellStart"/>
        <w:r w:rsidRPr="009271D1">
          <w:rPr>
            <w:rFonts w:hint="eastAsia"/>
            <w:kern w:val="0"/>
            <w:szCs w:val="20"/>
          </w:rPr>
          <w:t>분할회사는</w:t>
        </w:r>
        <w:proofErr w:type="spellEnd"/>
        <w:r w:rsidRPr="009271D1">
          <w:rPr>
            <w:rFonts w:hint="eastAsia"/>
            <w:kern w:val="0"/>
            <w:szCs w:val="20"/>
          </w:rPr>
          <w:t xml:space="preserve"> 상법 제5</w:t>
        </w:r>
        <w:r w:rsidRPr="009271D1">
          <w:rPr>
            <w:kern w:val="0"/>
            <w:szCs w:val="20"/>
          </w:rPr>
          <w:t>30</w:t>
        </w:r>
        <w:r w:rsidRPr="009271D1">
          <w:rPr>
            <w:rFonts w:hint="eastAsia"/>
            <w:kern w:val="0"/>
            <w:szCs w:val="20"/>
          </w:rPr>
          <w:t>조의9</w:t>
        </w:r>
        <w:r w:rsidRPr="009271D1">
          <w:rPr>
            <w:kern w:val="0"/>
            <w:szCs w:val="20"/>
          </w:rPr>
          <w:t xml:space="preserve"> </w:t>
        </w:r>
        <w:r w:rsidRPr="009271D1">
          <w:rPr>
            <w:rFonts w:hint="eastAsia"/>
            <w:kern w:val="0"/>
            <w:szCs w:val="20"/>
          </w:rPr>
          <w:t>및 제5</w:t>
        </w:r>
        <w:r w:rsidRPr="009271D1">
          <w:rPr>
            <w:kern w:val="0"/>
            <w:szCs w:val="20"/>
          </w:rPr>
          <w:t>27</w:t>
        </w:r>
        <w:r w:rsidRPr="009271D1">
          <w:rPr>
            <w:rFonts w:hint="eastAsia"/>
            <w:kern w:val="0"/>
            <w:szCs w:val="20"/>
          </w:rPr>
          <w:t>조의5의 규정에 따라 채권자보호절차를 진행하기로 한다.</w:t>
        </w:r>
        <w:r w:rsidRPr="009271D1">
          <w:rPr>
            <w:kern w:val="0"/>
            <w:szCs w:val="20"/>
          </w:rPr>
          <w:t xml:space="preserve"> </w:t>
        </w:r>
      </w:ins>
    </w:p>
    <w:p w14:paraId="1BA74A62" w14:textId="77777777" w:rsidR="009271D1" w:rsidRPr="009271D1" w:rsidRDefault="009271D1" w:rsidP="009271D1">
      <w:pPr>
        <w:numPr>
          <w:ilvl w:val="0"/>
          <w:numId w:val="91"/>
        </w:numPr>
        <w:spacing w:after="240" w:line="384" w:lineRule="atLeast"/>
        <w:rPr>
          <w:ins w:id="1105" w:author="hanwha" w:date="2022-07-28T09:46:00Z"/>
          <w:szCs w:val="20"/>
        </w:rPr>
      </w:pPr>
      <w:ins w:id="1106" w:author="hanwha" w:date="2022-07-28T09:46:00Z">
        <w:r w:rsidRPr="009271D1">
          <w:rPr>
            <w:szCs w:val="20"/>
          </w:rPr>
          <w:t xml:space="preserve">회사 간에 </w:t>
        </w:r>
        <w:proofErr w:type="spellStart"/>
        <w:r w:rsidRPr="009271D1">
          <w:rPr>
            <w:szCs w:val="20"/>
          </w:rPr>
          <w:t>인수ㆍ인계가</w:t>
        </w:r>
        <w:proofErr w:type="spellEnd"/>
        <w:r w:rsidRPr="009271D1">
          <w:rPr>
            <w:szCs w:val="20"/>
          </w:rPr>
          <w:t xml:space="preserve"> 필요한 사항</w:t>
        </w:r>
      </w:ins>
    </w:p>
    <w:p w14:paraId="7BDD5B1A" w14:textId="77777777" w:rsidR="009271D1" w:rsidRPr="009271D1" w:rsidRDefault="009271D1" w:rsidP="009271D1">
      <w:pPr>
        <w:spacing w:after="240" w:line="384" w:lineRule="atLeast"/>
        <w:ind w:left="542"/>
        <w:jc w:val="left"/>
        <w:rPr>
          <w:ins w:id="1107" w:author="hanwha" w:date="2022-07-28T09:46:00Z"/>
          <w:szCs w:val="20"/>
        </w:rPr>
      </w:pPr>
      <w:ins w:id="1108" w:author="hanwha" w:date="2022-07-28T09:46:00Z">
        <w:r w:rsidRPr="009271D1">
          <w:rPr>
            <w:szCs w:val="20"/>
          </w:rPr>
          <w:t>본 분할계획서의 실행과 관련하여 분할</w:t>
        </w:r>
        <w:r w:rsidRPr="009271D1">
          <w:rPr>
            <w:rFonts w:hint="eastAsia"/>
            <w:szCs w:val="20"/>
          </w:rPr>
          <w:t>존속</w:t>
        </w:r>
        <w:r w:rsidRPr="009271D1">
          <w:rPr>
            <w:szCs w:val="20"/>
          </w:rPr>
          <w:t xml:space="preserve">회사와 분할신설회사 간에 </w:t>
        </w:r>
        <w:proofErr w:type="spellStart"/>
        <w:r w:rsidRPr="009271D1">
          <w:rPr>
            <w:szCs w:val="20"/>
          </w:rPr>
          <w:t>인수ㆍ인계가</w:t>
        </w:r>
        <w:proofErr w:type="spellEnd"/>
        <w:r w:rsidRPr="009271D1">
          <w:rPr>
            <w:szCs w:val="20"/>
          </w:rPr>
          <w:t xml:space="preserve"> 필요한 사항(문서, 데이터 등 </w:t>
        </w:r>
        <w:proofErr w:type="spellStart"/>
        <w:r w:rsidRPr="009271D1">
          <w:rPr>
            <w:szCs w:val="20"/>
          </w:rPr>
          <w:t>분할대상</w:t>
        </w:r>
        <w:proofErr w:type="spellEnd"/>
        <w:r w:rsidRPr="009271D1">
          <w:rPr>
            <w:szCs w:val="20"/>
          </w:rPr>
          <w:t xml:space="preserve"> 사업부문과 관련한 각종 자료 및 사실관계 포함)은 분할</w:t>
        </w:r>
        <w:r w:rsidRPr="009271D1">
          <w:rPr>
            <w:rFonts w:hint="eastAsia"/>
            <w:szCs w:val="20"/>
          </w:rPr>
          <w:t>존속</w:t>
        </w:r>
        <w:r w:rsidRPr="009271D1">
          <w:rPr>
            <w:szCs w:val="20"/>
          </w:rPr>
          <w:t>회사와 분할신설회사 간의 별도 합의에 따른다.</w:t>
        </w:r>
      </w:ins>
    </w:p>
    <w:p w14:paraId="75FCFBEA" w14:textId="77777777" w:rsidR="009271D1" w:rsidRPr="009271D1" w:rsidRDefault="009271D1" w:rsidP="009271D1">
      <w:pPr>
        <w:numPr>
          <w:ilvl w:val="0"/>
          <w:numId w:val="91"/>
        </w:numPr>
        <w:spacing w:after="240" w:line="384" w:lineRule="atLeast"/>
        <w:jc w:val="left"/>
        <w:rPr>
          <w:ins w:id="1109" w:author="hanwha" w:date="2022-07-28T09:46:00Z"/>
          <w:szCs w:val="20"/>
        </w:rPr>
      </w:pPr>
      <w:ins w:id="1110" w:author="hanwha" w:date="2022-07-28T09:46:00Z">
        <w:r w:rsidRPr="009271D1">
          <w:rPr>
            <w:rFonts w:hint="eastAsia"/>
            <w:szCs w:val="20"/>
          </w:rPr>
          <w:t>본건 분할에 관하여 본 분할계획서에 정하지 않은</w:t>
        </w:r>
        <w:r w:rsidRPr="009271D1">
          <w:rPr>
            <w:szCs w:val="20"/>
          </w:rPr>
          <w:t xml:space="preserve"> </w:t>
        </w:r>
        <w:r w:rsidRPr="009271D1">
          <w:rPr>
            <w:rFonts w:hint="eastAsia"/>
            <w:szCs w:val="20"/>
          </w:rPr>
          <w:t>절차</w:t>
        </w:r>
        <w:r w:rsidRPr="009271D1">
          <w:rPr>
            <w:szCs w:val="20"/>
          </w:rPr>
          <w:t xml:space="preserve"> </w:t>
        </w:r>
        <w:r w:rsidRPr="009271D1">
          <w:rPr>
            <w:rFonts w:hint="eastAsia"/>
            <w:szCs w:val="20"/>
          </w:rPr>
          <w:t>등</w:t>
        </w:r>
        <w:r w:rsidRPr="009271D1">
          <w:rPr>
            <w:szCs w:val="20"/>
          </w:rPr>
          <w:t xml:space="preserve"> </w:t>
        </w:r>
        <w:r w:rsidRPr="009271D1">
          <w:rPr>
            <w:rFonts w:hint="eastAsia"/>
            <w:szCs w:val="20"/>
          </w:rPr>
          <w:t>제반</w:t>
        </w:r>
        <w:r w:rsidRPr="009271D1">
          <w:rPr>
            <w:szCs w:val="20"/>
          </w:rPr>
          <w:t xml:space="preserve"> </w:t>
        </w:r>
        <w:r w:rsidRPr="009271D1">
          <w:rPr>
            <w:rFonts w:hint="eastAsia"/>
            <w:szCs w:val="20"/>
          </w:rPr>
          <w:t>사항에</w:t>
        </w:r>
        <w:r w:rsidRPr="009271D1">
          <w:rPr>
            <w:szCs w:val="20"/>
          </w:rPr>
          <w:t xml:space="preserve"> </w:t>
        </w:r>
        <w:r w:rsidRPr="009271D1">
          <w:rPr>
            <w:rFonts w:hint="eastAsia"/>
            <w:szCs w:val="20"/>
          </w:rPr>
          <w:t>대한</w:t>
        </w:r>
        <w:r w:rsidRPr="009271D1">
          <w:rPr>
            <w:szCs w:val="20"/>
          </w:rPr>
          <w:t xml:space="preserve"> </w:t>
        </w:r>
        <w:r w:rsidRPr="009271D1">
          <w:rPr>
            <w:rFonts w:hint="eastAsia"/>
            <w:szCs w:val="20"/>
          </w:rPr>
          <w:t>권한은</w:t>
        </w:r>
        <w:r w:rsidRPr="009271D1">
          <w:rPr>
            <w:szCs w:val="20"/>
          </w:rPr>
          <w:t xml:space="preserve"> </w:t>
        </w:r>
        <w:r w:rsidRPr="009271D1">
          <w:rPr>
            <w:rFonts w:hint="eastAsia"/>
            <w:szCs w:val="20"/>
          </w:rPr>
          <w:t>대표이사가</w:t>
        </w:r>
        <w:r w:rsidRPr="009271D1">
          <w:rPr>
            <w:szCs w:val="20"/>
          </w:rPr>
          <w:t xml:space="preserve"> </w:t>
        </w:r>
        <w:r w:rsidRPr="009271D1">
          <w:rPr>
            <w:rFonts w:hint="eastAsia"/>
            <w:szCs w:val="20"/>
          </w:rPr>
          <w:t>결정하여</w:t>
        </w:r>
        <w:r w:rsidRPr="009271D1">
          <w:rPr>
            <w:szCs w:val="20"/>
          </w:rPr>
          <w:t xml:space="preserve"> </w:t>
        </w:r>
        <w:r w:rsidRPr="009271D1">
          <w:rPr>
            <w:rFonts w:hint="eastAsia"/>
            <w:szCs w:val="20"/>
          </w:rPr>
          <w:t>집행하도록</w:t>
        </w:r>
        <w:r w:rsidRPr="009271D1">
          <w:rPr>
            <w:szCs w:val="20"/>
          </w:rPr>
          <w:t xml:space="preserve"> </w:t>
        </w:r>
        <w:r w:rsidRPr="009271D1">
          <w:rPr>
            <w:rFonts w:hint="eastAsia"/>
            <w:szCs w:val="20"/>
          </w:rPr>
          <w:t>한다</w:t>
        </w:r>
        <w:r w:rsidRPr="009271D1">
          <w:rPr>
            <w:szCs w:val="20"/>
          </w:rPr>
          <w:t>.</w:t>
        </w:r>
      </w:ins>
    </w:p>
    <w:p w14:paraId="05592970" w14:textId="77777777" w:rsidR="009271D1" w:rsidRPr="009271D1" w:rsidRDefault="009271D1" w:rsidP="009271D1">
      <w:pPr>
        <w:numPr>
          <w:ilvl w:val="0"/>
          <w:numId w:val="91"/>
        </w:numPr>
        <w:spacing w:after="240" w:line="384" w:lineRule="atLeast"/>
        <w:jc w:val="left"/>
        <w:rPr>
          <w:ins w:id="1111" w:author="hanwha" w:date="2022-07-28T09:46:00Z"/>
          <w:szCs w:val="20"/>
        </w:rPr>
      </w:pPr>
      <w:ins w:id="1112" w:author="hanwha" w:date="2022-07-28T09:46:00Z">
        <w:r w:rsidRPr="009271D1">
          <w:rPr>
            <w:szCs w:val="20"/>
          </w:rPr>
          <w:t>개인정보의 이전</w:t>
        </w:r>
      </w:ins>
    </w:p>
    <w:p w14:paraId="489750AE" w14:textId="77777777" w:rsidR="009271D1" w:rsidRPr="009271D1" w:rsidRDefault="009271D1" w:rsidP="009271D1">
      <w:pPr>
        <w:spacing w:after="240" w:line="384" w:lineRule="atLeast"/>
        <w:ind w:left="542"/>
        <w:jc w:val="left"/>
        <w:rPr>
          <w:ins w:id="1113" w:author="hanwha" w:date="2022-07-28T09:46:00Z"/>
        </w:rPr>
      </w:pPr>
      <w:ins w:id="1114" w:author="hanwha" w:date="2022-07-28T09:46:00Z">
        <w:r w:rsidRPr="009271D1">
          <w:rPr>
            <w:rFonts w:hint="eastAsia"/>
          </w:rPr>
          <w:t xml:space="preserve">분할신설회사는 분할기일 현재 </w:t>
        </w:r>
        <w:proofErr w:type="spellStart"/>
        <w:r w:rsidRPr="009271D1">
          <w:rPr>
            <w:rFonts w:hint="eastAsia"/>
          </w:rPr>
          <w:t>분할대상</w:t>
        </w:r>
        <w:proofErr w:type="spellEnd"/>
        <w:r w:rsidRPr="009271D1">
          <w:rPr>
            <w:rFonts w:hint="eastAsia"/>
          </w:rPr>
          <w:t xml:space="preserve"> 사업부문과 관련한 개인정보보호법 등 개인정보관련 법령상 모든 개인정보를 이전 받고, </w:t>
        </w:r>
        <w:proofErr w:type="spellStart"/>
        <w:r w:rsidRPr="009271D1">
          <w:rPr>
            <w:rFonts w:hint="eastAsia"/>
          </w:rPr>
          <w:t>분할회사</w:t>
        </w:r>
        <w:proofErr w:type="spellEnd"/>
        <w:r w:rsidRPr="009271D1">
          <w:rPr>
            <w:rFonts w:hint="eastAsia"/>
          </w:rPr>
          <w:t xml:space="preserve"> 및 분할신설회사는 본건 분할로 인한 개인정보의 이전에 관한 통지 등 관련 법령의 기한 내에 요구되는 절차를 취한다.</w:t>
        </w:r>
        <w:r w:rsidRPr="009271D1">
          <w:br/>
        </w:r>
      </w:ins>
    </w:p>
    <w:p w14:paraId="6FFEF661" w14:textId="77777777" w:rsidR="009271D1" w:rsidRPr="009271D1" w:rsidRDefault="009271D1" w:rsidP="009271D1">
      <w:pPr>
        <w:spacing w:after="240" w:line="384" w:lineRule="atLeast"/>
        <w:ind w:left="542"/>
        <w:jc w:val="left"/>
        <w:rPr>
          <w:ins w:id="1115" w:author="hanwha" w:date="2022-07-28T09:46:00Z"/>
        </w:rPr>
      </w:pPr>
    </w:p>
    <w:p w14:paraId="233ED8E8" w14:textId="77777777" w:rsidR="009271D1" w:rsidRPr="009271D1" w:rsidRDefault="009271D1" w:rsidP="009271D1">
      <w:pPr>
        <w:spacing w:line="384" w:lineRule="atLeast"/>
        <w:rPr>
          <w:ins w:id="1116" w:author="hanwha" w:date="2022-07-28T09:46:00Z"/>
          <w:rFonts w:ascii="맑은 고딕" w:eastAsia="맑은 고딕" w:hAnsi="맑은 고딕"/>
          <w:szCs w:val="20"/>
        </w:rPr>
      </w:pPr>
    </w:p>
    <w:p w14:paraId="3D1404E3" w14:textId="77777777" w:rsidR="009271D1" w:rsidRPr="009271D1" w:rsidRDefault="009271D1" w:rsidP="009271D1">
      <w:pPr>
        <w:widowControl/>
        <w:spacing w:before="100" w:beforeAutospacing="1" w:after="100" w:afterAutospacing="1" w:line="300" w:lineRule="auto"/>
        <w:ind w:left="1340" w:hanging="540"/>
        <w:jc w:val="right"/>
        <w:rPr>
          <w:ins w:id="1117" w:author="hanwha" w:date="2022-07-28T09:46:00Z"/>
          <w:rFonts w:ascii="맑은 고딕" w:eastAsia="맑은 고딕" w:hAnsi="맑은 고딕"/>
          <w:kern w:val="0"/>
          <w:szCs w:val="20"/>
        </w:rPr>
      </w:pPr>
      <w:ins w:id="1118" w:author="hanwha" w:date="2022-07-28T09:46:00Z">
        <w:r w:rsidRPr="009271D1">
          <w:rPr>
            <w:rFonts w:ascii="맑은 고딕" w:eastAsia="맑은 고딕" w:hAnsi="맑은 고딕"/>
            <w:kern w:val="0"/>
            <w:szCs w:val="20"/>
          </w:rPr>
          <w:t>2022년 7월 29일</w:t>
        </w:r>
      </w:ins>
    </w:p>
    <w:p w14:paraId="440C52AE" w14:textId="77777777" w:rsidR="009271D1" w:rsidRPr="009271D1" w:rsidRDefault="009271D1" w:rsidP="009271D1">
      <w:pPr>
        <w:widowControl/>
        <w:spacing w:before="100" w:beforeAutospacing="1" w:after="100" w:afterAutospacing="1" w:line="300" w:lineRule="auto"/>
        <w:ind w:left="1340" w:hanging="540"/>
        <w:jc w:val="right"/>
        <w:rPr>
          <w:ins w:id="1119" w:author="hanwha" w:date="2022-07-28T09:46:00Z"/>
          <w:rFonts w:ascii="맑은 고딕" w:eastAsia="맑은 고딕" w:hAnsi="맑은 고딕"/>
          <w:kern w:val="0"/>
          <w:szCs w:val="20"/>
        </w:rPr>
      </w:pPr>
    </w:p>
    <w:p w14:paraId="27CCAB5D" w14:textId="77777777" w:rsidR="009271D1" w:rsidRPr="009271D1" w:rsidRDefault="009271D1" w:rsidP="009271D1">
      <w:pPr>
        <w:widowControl/>
        <w:spacing w:before="100" w:beforeAutospacing="1" w:after="100" w:afterAutospacing="1" w:line="300" w:lineRule="auto"/>
        <w:ind w:left="1340" w:hanging="540"/>
        <w:jc w:val="right"/>
        <w:rPr>
          <w:ins w:id="1120" w:author="hanwha" w:date="2022-07-28T09:46:00Z"/>
          <w:rFonts w:ascii="맑은 고딕" w:eastAsia="맑은 고딕" w:hAnsi="맑은 고딕"/>
          <w:kern w:val="0"/>
          <w:szCs w:val="20"/>
        </w:rPr>
      </w:pPr>
      <w:ins w:id="1121" w:author="hanwha" w:date="2022-07-28T09:46:00Z">
        <w:r w:rsidRPr="009271D1">
          <w:rPr>
            <w:rFonts w:ascii="맑은 고딕" w:eastAsia="맑은 고딕" w:hAnsi="맑은 고딕"/>
            <w:kern w:val="0"/>
            <w:szCs w:val="20"/>
          </w:rPr>
          <w:t xml:space="preserve"> 주 식 회 사</w:t>
        </w:r>
        <w:r w:rsidRPr="009271D1">
          <w:rPr>
            <w:rFonts w:ascii="맑은 고딕" w:eastAsia="맑은 고딕" w:hAnsi="맑은 고딕" w:hint="eastAsia"/>
            <w:kern w:val="0"/>
            <w:szCs w:val="20"/>
          </w:rPr>
          <w:t xml:space="preserve"> 한화</w:t>
        </w:r>
      </w:ins>
    </w:p>
    <w:p w14:paraId="71D6D391" w14:textId="77777777" w:rsidR="009271D1" w:rsidRPr="009271D1" w:rsidRDefault="009271D1" w:rsidP="009271D1">
      <w:pPr>
        <w:widowControl/>
        <w:spacing w:before="100" w:beforeAutospacing="1" w:after="100" w:afterAutospacing="1" w:line="300" w:lineRule="auto"/>
        <w:ind w:left="1340" w:hanging="540"/>
        <w:jc w:val="right"/>
        <w:rPr>
          <w:ins w:id="1122" w:author="hanwha" w:date="2022-07-28T09:46:00Z"/>
          <w:rFonts w:ascii="맑은 고딕" w:eastAsia="맑은 고딕" w:hAnsi="맑은 고딕"/>
          <w:kern w:val="0"/>
          <w:szCs w:val="20"/>
        </w:rPr>
      </w:pPr>
      <w:ins w:id="1123" w:author="hanwha" w:date="2022-07-28T09:46:00Z">
        <w:r w:rsidRPr="009271D1">
          <w:rPr>
            <w:rFonts w:ascii="맑은 고딕" w:eastAsia="맑은 고딕" w:hAnsi="맑은 고딕"/>
            <w:kern w:val="0"/>
            <w:szCs w:val="20"/>
          </w:rPr>
          <w:t xml:space="preserve">대 표 이 </w:t>
        </w:r>
        <w:proofErr w:type="gramStart"/>
        <w:r w:rsidRPr="009271D1">
          <w:rPr>
            <w:rFonts w:ascii="맑은 고딕" w:eastAsia="맑은 고딕" w:hAnsi="맑은 고딕"/>
            <w:kern w:val="0"/>
            <w:szCs w:val="20"/>
          </w:rPr>
          <w:t xml:space="preserve">사  </w:t>
        </w:r>
        <w:r w:rsidRPr="009271D1">
          <w:rPr>
            <w:rFonts w:ascii="맑은 고딕" w:eastAsia="맑은 고딕" w:hAnsi="맑은 고딕" w:hint="eastAsia"/>
            <w:kern w:val="0"/>
            <w:szCs w:val="20"/>
          </w:rPr>
          <w:t>김</w:t>
        </w:r>
        <w:proofErr w:type="gramEnd"/>
        <w:r w:rsidRPr="009271D1">
          <w:rPr>
            <w:rFonts w:ascii="맑은 고딕" w:eastAsia="맑은 고딕" w:hAnsi="맑은 고딕" w:hint="eastAsia"/>
            <w:kern w:val="0"/>
            <w:szCs w:val="20"/>
          </w:rPr>
          <w:t xml:space="preserve"> 승 모</w:t>
        </w:r>
      </w:ins>
    </w:p>
    <w:p w14:paraId="597F5823" w14:textId="77777777" w:rsidR="009271D1" w:rsidRPr="009271D1" w:rsidRDefault="009271D1" w:rsidP="009271D1">
      <w:pPr>
        <w:widowControl/>
        <w:wordWrap/>
        <w:autoSpaceDE/>
        <w:autoSpaceDN/>
        <w:spacing w:line="276" w:lineRule="auto"/>
        <w:rPr>
          <w:ins w:id="1124" w:author="hanwha" w:date="2022-07-28T09:46:00Z"/>
        </w:rPr>
      </w:pPr>
    </w:p>
    <w:p w14:paraId="1939A3BB" w14:textId="1B8B86C8" w:rsidR="00224D3E" w:rsidRDefault="00224D3E">
      <w:pPr>
        <w:widowControl/>
        <w:wordWrap/>
        <w:autoSpaceDE/>
        <w:autoSpaceDN/>
        <w:spacing w:line="276" w:lineRule="auto"/>
        <w:rPr>
          <w:ins w:id="1125" w:author="Yulchon" w:date="2022-07-27T22:48:00Z"/>
          <w:rFonts w:hAnsi="바탕"/>
          <w:b/>
          <w:sz w:val="23"/>
          <w:szCs w:val="23"/>
        </w:rPr>
      </w:pPr>
      <w:ins w:id="1126" w:author="Yulchon" w:date="2022-07-27T22:48:00Z">
        <w:r>
          <w:rPr>
            <w:rFonts w:hAnsi="바탕"/>
            <w:b/>
            <w:sz w:val="23"/>
            <w:szCs w:val="23"/>
          </w:rPr>
          <w:br w:type="page"/>
        </w:r>
      </w:ins>
    </w:p>
    <w:p w14:paraId="425102C9" w14:textId="77777777" w:rsidR="006B7B13" w:rsidRDefault="006B7B13" w:rsidP="00224D3E">
      <w:pPr>
        <w:spacing w:before="360" w:after="240" w:line="360" w:lineRule="auto"/>
        <w:rPr>
          <w:ins w:id="1127" w:author="Yulchon" w:date="2022-07-27T23:01:00Z"/>
          <w:rFonts w:hAnsi="바탕"/>
          <w:b/>
          <w:sz w:val="23"/>
          <w:szCs w:val="23"/>
        </w:rPr>
        <w:sectPr w:rsidR="006B7B13" w:rsidSect="00465633">
          <w:footerReference w:type="default" r:id="rId11"/>
          <w:pgSz w:w="11907" w:h="16840" w:code="9"/>
          <w:pgMar w:top="1701" w:right="1418" w:bottom="1418" w:left="1418" w:header="851" w:footer="992" w:gutter="0"/>
          <w:pgNumType w:start="1"/>
          <w:cols w:space="720"/>
          <w:docGrid w:linePitch="271"/>
        </w:sectPr>
      </w:pPr>
    </w:p>
    <w:p w14:paraId="6A314504" w14:textId="730FDAFD" w:rsidR="00224D3E" w:rsidRDefault="00224D3E" w:rsidP="00224D3E">
      <w:pPr>
        <w:spacing w:before="360" w:after="240" w:line="360" w:lineRule="auto"/>
        <w:rPr>
          <w:ins w:id="1131" w:author="Yulchon" w:date="2022-07-27T22:48:00Z"/>
          <w:rFonts w:hAnsi="바탕"/>
          <w:b/>
          <w:sz w:val="23"/>
          <w:szCs w:val="23"/>
        </w:rPr>
      </w:pPr>
      <w:ins w:id="1132" w:author="Yulchon" w:date="2022-07-27T22:48:00Z">
        <w:r w:rsidRPr="00D66DD0">
          <w:rPr>
            <w:rFonts w:hAnsi="바탕" w:hint="eastAsia"/>
            <w:b/>
            <w:sz w:val="23"/>
            <w:szCs w:val="23"/>
          </w:rPr>
          <w:t>별첨</w:t>
        </w:r>
        <w:r w:rsidR="0030556A">
          <w:rPr>
            <w:rFonts w:hAnsi="바탕"/>
            <w:b/>
            <w:sz w:val="23"/>
            <w:szCs w:val="23"/>
          </w:rPr>
          <w:t xml:space="preserve"> 1.2</w:t>
        </w:r>
      </w:ins>
    </w:p>
    <w:p w14:paraId="52BE5B1B" w14:textId="4759B5E4" w:rsidR="00224D3E" w:rsidRDefault="0030556A">
      <w:pPr>
        <w:widowControl/>
        <w:wordWrap/>
        <w:autoSpaceDE/>
        <w:autoSpaceDN/>
        <w:spacing w:line="276" w:lineRule="auto"/>
        <w:jc w:val="center"/>
        <w:rPr>
          <w:ins w:id="1133" w:author="Yulchon" w:date="2022-07-27T22:48:00Z"/>
          <w:rFonts w:hAnsi="바탕"/>
          <w:b/>
          <w:sz w:val="23"/>
          <w:szCs w:val="23"/>
          <w:u w:val="single"/>
        </w:rPr>
        <w:pPrChange w:id="1134" w:author="Yulchon" w:date="2022-07-27T22:50:00Z">
          <w:pPr>
            <w:widowControl/>
            <w:wordWrap/>
            <w:autoSpaceDE/>
            <w:autoSpaceDN/>
            <w:spacing w:line="276" w:lineRule="auto"/>
          </w:pPr>
        </w:pPrChange>
      </w:pPr>
      <w:proofErr w:type="spellStart"/>
      <w:ins w:id="1135" w:author="Yulchon" w:date="2022-07-27T22:50:00Z">
        <w:r>
          <w:rPr>
            <w:rFonts w:hAnsi="바탕" w:hint="eastAsia"/>
            <w:b/>
            <w:sz w:val="23"/>
            <w:szCs w:val="23"/>
            <w:u w:val="single"/>
          </w:rPr>
          <w:t>분할대상</w:t>
        </w:r>
        <w:proofErr w:type="spellEnd"/>
        <w:r>
          <w:rPr>
            <w:rFonts w:hAnsi="바탕" w:hint="eastAsia"/>
            <w:b/>
            <w:sz w:val="23"/>
            <w:szCs w:val="23"/>
            <w:u w:val="single"/>
          </w:rPr>
          <w:t xml:space="preserve"> 자산부채</w:t>
        </w:r>
      </w:ins>
    </w:p>
    <w:p w14:paraId="239342E0" w14:textId="77777777" w:rsidR="009271D1" w:rsidRDefault="009271D1">
      <w:pPr>
        <w:widowControl/>
        <w:wordWrap/>
        <w:autoSpaceDE/>
        <w:autoSpaceDN/>
        <w:spacing w:line="276" w:lineRule="auto"/>
        <w:rPr>
          <w:ins w:id="1136" w:author="hanwha" w:date="2022-07-28T09:47:00Z"/>
          <w:rFonts w:hAnsi="바탕"/>
          <w:b/>
          <w:sz w:val="23"/>
          <w:szCs w:val="23"/>
        </w:rPr>
      </w:pPr>
    </w:p>
    <w:tbl>
      <w:tblPr>
        <w:tblStyle w:val="af"/>
        <w:tblW w:w="9072" w:type="dxa"/>
        <w:tblInd w:w="137" w:type="dxa"/>
        <w:tblLayout w:type="fixed"/>
        <w:tblLook w:val="04A0" w:firstRow="1" w:lastRow="0" w:firstColumn="1" w:lastColumn="0" w:noHBand="0" w:noVBand="1"/>
      </w:tblPr>
      <w:tblGrid>
        <w:gridCol w:w="5796"/>
        <w:gridCol w:w="3276"/>
      </w:tblGrid>
      <w:tr w:rsidR="009271D1" w:rsidRPr="00770E7C" w14:paraId="085A41EF" w14:textId="77777777" w:rsidTr="006C3448">
        <w:trPr>
          <w:cnfStyle w:val="100000000000" w:firstRow="1" w:lastRow="0" w:firstColumn="0" w:lastColumn="0" w:oddVBand="0" w:evenVBand="0" w:oddHBand="0" w:evenHBand="0" w:firstRowFirstColumn="0" w:firstRowLastColumn="0" w:lastRowFirstColumn="0" w:lastRowLastColumn="0"/>
          <w:trHeight w:val="240"/>
          <w:ins w:id="1137"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shd w:val="clear" w:color="auto" w:fill="DDD9C3" w:themeFill="background2" w:themeFillShade="E6"/>
            <w:noWrap/>
          </w:tcPr>
          <w:p w14:paraId="63793EED" w14:textId="77777777" w:rsidR="009271D1" w:rsidRPr="00770E7C" w:rsidRDefault="009271D1" w:rsidP="006C3448">
            <w:pPr>
              <w:rPr>
                <w:ins w:id="1138" w:author="hanwha" w:date="2022-07-28T09:47:00Z"/>
                <w:rFonts w:ascii="Arial" w:eastAsia="맑은 고딕" w:hAnsi="Arial" w:cs="Arial"/>
                <w:b/>
                <w:bCs/>
                <w:sz w:val="16"/>
                <w:szCs w:val="16"/>
              </w:rPr>
            </w:pPr>
            <w:ins w:id="1139" w:author="hanwha" w:date="2022-07-28T09:47:00Z">
              <w:r w:rsidRPr="00770E7C">
                <w:rPr>
                  <w:rFonts w:ascii="Arial" w:eastAsia="맑은 고딕" w:hAnsi="Arial" w:cs="Arial"/>
                  <w:b/>
                  <w:bCs/>
                  <w:sz w:val="16"/>
                  <w:szCs w:val="16"/>
                </w:rPr>
                <w:t>과</w:t>
              </w:r>
              <w:r w:rsidRPr="00770E7C">
                <w:rPr>
                  <w:rFonts w:ascii="Arial" w:eastAsia="맑은 고딕" w:hAnsi="Arial" w:cs="Arial"/>
                  <w:b/>
                  <w:bCs/>
                  <w:sz w:val="16"/>
                  <w:szCs w:val="16"/>
                </w:rPr>
                <w:t xml:space="preserve">       </w:t>
              </w:r>
              <w:r w:rsidRPr="00770E7C">
                <w:rPr>
                  <w:rFonts w:ascii="Arial" w:eastAsia="맑은 고딕" w:hAnsi="Arial" w:cs="Arial"/>
                  <w:b/>
                  <w:bCs/>
                  <w:sz w:val="16"/>
                  <w:szCs w:val="16"/>
                </w:rPr>
                <w:t>목</w:t>
              </w:r>
            </w:ins>
          </w:p>
        </w:tc>
        <w:tc>
          <w:tcPr>
            <w:tcW w:w="3276" w:type="dxa"/>
            <w:tcBorders>
              <w:bottom w:val="single" w:sz="4" w:space="0" w:color="auto"/>
            </w:tcBorders>
            <w:shd w:val="clear" w:color="auto" w:fill="DDD9C3" w:themeFill="background2" w:themeFillShade="E6"/>
          </w:tcPr>
          <w:p w14:paraId="3D6FE2BD" w14:textId="77777777" w:rsidR="009271D1" w:rsidRPr="00770E7C" w:rsidRDefault="009271D1" w:rsidP="006C3448">
            <w:pPr>
              <w:cnfStyle w:val="100000000000" w:firstRow="1" w:lastRow="0" w:firstColumn="0" w:lastColumn="0" w:oddVBand="0" w:evenVBand="0" w:oddHBand="0" w:evenHBand="0" w:firstRowFirstColumn="0" w:firstRowLastColumn="0" w:lastRowFirstColumn="0" w:lastRowLastColumn="0"/>
              <w:rPr>
                <w:ins w:id="1140" w:author="hanwha" w:date="2022-07-28T09:47:00Z"/>
                <w:rFonts w:ascii="Arial" w:eastAsia="맑은 고딕" w:hAnsi="Arial" w:cs="Arial"/>
                <w:b/>
                <w:bCs/>
                <w:sz w:val="16"/>
                <w:szCs w:val="16"/>
              </w:rPr>
            </w:pPr>
            <w:proofErr w:type="spellStart"/>
            <w:ins w:id="1141" w:author="hanwha" w:date="2022-07-28T09:47:00Z">
              <w:r w:rsidRPr="00770E7C">
                <w:rPr>
                  <w:rFonts w:ascii="Arial" w:eastAsia="맑은 고딕" w:hAnsi="Arial" w:cs="Arial"/>
                  <w:b/>
                  <w:bCs/>
                  <w:sz w:val="16"/>
                  <w:szCs w:val="16"/>
                </w:rPr>
                <w:t>분할전</w:t>
              </w:r>
              <w:proofErr w:type="spellEnd"/>
              <w:r w:rsidRPr="00770E7C">
                <w:rPr>
                  <w:rFonts w:ascii="Arial" w:eastAsia="맑은 고딕" w:hAnsi="Arial" w:cs="Arial"/>
                  <w:b/>
                  <w:bCs/>
                  <w:sz w:val="16"/>
                  <w:szCs w:val="16"/>
                </w:rPr>
                <w:t>(2</w:t>
              </w:r>
              <w:r>
                <w:rPr>
                  <w:rFonts w:ascii="Arial" w:eastAsia="맑은 고딕" w:hAnsi="Arial" w:cs="Arial"/>
                  <w:b/>
                  <w:bCs/>
                  <w:sz w:val="16"/>
                  <w:szCs w:val="16"/>
                </w:rPr>
                <w:t>2</w:t>
              </w:r>
              <w:r w:rsidRPr="00770E7C">
                <w:rPr>
                  <w:rFonts w:ascii="Arial" w:eastAsia="맑은 고딕" w:hAnsi="Arial" w:cs="Arial"/>
                  <w:b/>
                  <w:bCs/>
                  <w:sz w:val="16"/>
                  <w:szCs w:val="16"/>
                </w:rPr>
                <w:t>.3.31)</w:t>
              </w:r>
            </w:ins>
          </w:p>
        </w:tc>
      </w:tr>
      <w:tr w:rsidR="009271D1" w:rsidRPr="00770E7C" w14:paraId="59557FBB" w14:textId="77777777" w:rsidTr="006C3448">
        <w:trPr>
          <w:trHeight w:val="240"/>
          <w:ins w:id="1142"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tcPr>
          <w:p w14:paraId="09A01610" w14:textId="77777777" w:rsidR="009271D1" w:rsidRPr="00770E7C" w:rsidRDefault="009271D1" w:rsidP="006C3448">
            <w:pPr>
              <w:rPr>
                <w:ins w:id="1143" w:author="hanwha" w:date="2022-07-28T09:47:00Z"/>
                <w:rFonts w:ascii="Arial" w:eastAsia="맑은 고딕" w:hAnsi="Arial" w:cs="Arial"/>
                <w:b/>
                <w:bCs/>
                <w:sz w:val="16"/>
                <w:szCs w:val="16"/>
              </w:rPr>
            </w:pPr>
            <w:ins w:id="1144" w:author="hanwha" w:date="2022-07-28T09:47:00Z">
              <w:r w:rsidRPr="00770E7C">
                <w:rPr>
                  <w:rFonts w:ascii="Arial" w:eastAsia="맑은 고딕" w:hAnsi="Arial" w:cs="Arial"/>
                  <w:b/>
                  <w:bCs/>
                  <w:sz w:val="16"/>
                  <w:szCs w:val="16"/>
                </w:rPr>
                <w:t>자산</w:t>
              </w:r>
            </w:ins>
          </w:p>
        </w:tc>
        <w:tc>
          <w:tcPr>
            <w:tcW w:w="3276" w:type="dxa"/>
          </w:tcPr>
          <w:p w14:paraId="5D7B2C0B"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145" w:author="hanwha" w:date="2022-07-28T09:47:00Z"/>
                <w:rFonts w:ascii="Arial" w:eastAsia="맑은 고딕" w:hAnsi="Arial" w:cs="Arial"/>
                <w:b/>
                <w:bCs/>
                <w:sz w:val="16"/>
                <w:szCs w:val="16"/>
              </w:rPr>
            </w:pPr>
          </w:p>
        </w:tc>
      </w:tr>
      <w:tr w:rsidR="009271D1" w:rsidRPr="00770E7C" w14:paraId="227A2153" w14:textId="77777777" w:rsidTr="006C3448">
        <w:trPr>
          <w:trHeight w:val="330"/>
          <w:ins w:id="1146"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hideMark/>
          </w:tcPr>
          <w:p w14:paraId="40120BB0" w14:textId="77777777" w:rsidR="009271D1" w:rsidRPr="00770E7C" w:rsidRDefault="009271D1" w:rsidP="006C3448">
            <w:pPr>
              <w:ind w:firstLineChars="100" w:firstLine="160"/>
              <w:rPr>
                <w:ins w:id="1147" w:author="hanwha" w:date="2022-07-28T09:47:00Z"/>
                <w:rFonts w:ascii="Arial" w:eastAsia="맑은 고딕" w:hAnsi="Arial" w:cs="Arial"/>
                <w:b/>
                <w:bCs/>
                <w:sz w:val="16"/>
                <w:szCs w:val="16"/>
              </w:rPr>
            </w:pPr>
            <w:ins w:id="1148" w:author="hanwha" w:date="2022-07-28T09:47:00Z">
              <w:r w:rsidRPr="00770E7C">
                <w:rPr>
                  <w:rFonts w:ascii="Arial" w:eastAsia="맑은 고딕" w:hAnsi="Arial" w:cs="Arial"/>
                  <w:b/>
                  <w:bCs/>
                  <w:sz w:val="16"/>
                  <w:szCs w:val="16"/>
                </w:rPr>
                <w:t>유동자산</w:t>
              </w:r>
            </w:ins>
          </w:p>
        </w:tc>
        <w:tc>
          <w:tcPr>
            <w:tcW w:w="3276" w:type="dxa"/>
            <w:tcBorders>
              <w:top w:val="nil"/>
              <w:left w:val="nil"/>
              <w:bottom w:val="single" w:sz="8" w:space="0" w:color="auto"/>
              <w:right w:val="single" w:sz="8" w:space="0" w:color="auto"/>
            </w:tcBorders>
            <w:noWrap/>
          </w:tcPr>
          <w:p w14:paraId="0F574837"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149" w:author="hanwha" w:date="2022-07-28T09:47:00Z"/>
                <w:rFonts w:ascii="Arial" w:eastAsia="맑은 고딕" w:hAnsi="Arial" w:cs="Arial"/>
                <w:b/>
                <w:bCs/>
                <w:color w:val="000000"/>
                <w:sz w:val="16"/>
                <w:szCs w:val="16"/>
              </w:rPr>
            </w:pPr>
            <w:ins w:id="1150" w:author="hanwha" w:date="2022-07-28T09:47:00Z">
              <w:r>
                <w:rPr>
                  <w:rFonts w:ascii="Arial" w:eastAsia="맑은 고딕" w:hAnsi="Arial" w:cs="Arial" w:hint="eastAsia"/>
                  <w:b/>
                  <w:color w:val="000000"/>
                  <w:sz w:val="16"/>
                  <w:szCs w:val="16"/>
                </w:rPr>
                <w:t>2,073,657,974,403</w:t>
              </w:r>
            </w:ins>
          </w:p>
        </w:tc>
      </w:tr>
      <w:tr w:rsidR="009271D1" w:rsidRPr="00770E7C" w14:paraId="382F082D" w14:textId="77777777" w:rsidTr="006C3448">
        <w:trPr>
          <w:trHeight w:val="330"/>
          <w:ins w:id="1151"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hideMark/>
          </w:tcPr>
          <w:p w14:paraId="425D4199" w14:textId="77777777" w:rsidR="009271D1" w:rsidRPr="00770E7C" w:rsidRDefault="009271D1" w:rsidP="006C3448">
            <w:pPr>
              <w:ind w:firstLineChars="200" w:firstLine="320"/>
              <w:rPr>
                <w:ins w:id="1152" w:author="hanwha" w:date="2022-07-28T09:47:00Z"/>
                <w:rFonts w:ascii="Arial" w:eastAsia="맑은 고딕" w:hAnsi="Arial" w:cs="Arial"/>
                <w:sz w:val="16"/>
                <w:szCs w:val="16"/>
              </w:rPr>
            </w:pPr>
            <w:proofErr w:type="spellStart"/>
            <w:ins w:id="1153" w:author="hanwha" w:date="2022-07-28T09:47:00Z">
              <w:r w:rsidRPr="00770E7C">
                <w:rPr>
                  <w:rFonts w:ascii="Arial" w:eastAsia="맑은 고딕" w:hAnsi="Arial" w:cs="Arial"/>
                  <w:sz w:val="16"/>
                  <w:szCs w:val="16"/>
                </w:rPr>
                <w:t>현금및현금성자산</w:t>
              </w:r>
              <w:proofErr w:type="spellEnd"/>
            </w:ins>
          </w:p>
        </w:tc>
        <w:tc>
          <w:tcPr>
            <w:tcW w:w="3276" w:type="dxa"/>
            <w:tcBorders>
              <w:top w:val="nil"/>
              <w:left w:val="nil"/>
              <w:bottom w:val="single" w:sz="8" w:space="0" w:color="auto"/>
              <w:right w:val="single" w:sz="8" w:space="0" w:color="auto"/>
            </w:tcBorders>
            <w:noWrap/>
          </w:tcPr>
          <w:p w14:paraId="0EAA5943"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154" w:author="hanwha" w:date="2022-07-28T09:47:00Z"/>
                <w:rFonts w:ascii="Arial" w:eastAsia="맑은 고딕" w:hAnsi="Arial" w:cs="Arial"/>
                <w:color w:val="000000"/>
                <w:sz w:val="16"/>
                <w:szCs w:val="16"/>
              </w:rPr>
            </w:pPr>
            <w:ins w:id="1155" w:author="hanwha" w:date="2022-07-28T09:47:00Z">
              <w:r>
                <w:rPr>
                  <w:rFonts w:ascii="Arial" w:eastAsia="맑은 고딕" w:hAnsi="Arial" w:cs="Arial" w:hint="eastAsia"/>
                  <w:color w:val="000000"/>
                  <w:sz w:val="16"/>
                  <w:szCs w:val="16"/>
                </w:rPr>
                <w:t>152,774,232,449</w:t>
              </w:r>
            </w:ins>
          </w:p>
        </w:tc>
      </w:tr>
      <w:tr w:rsidR="009271D1" w:rsidRPr="00770E7C" w14:paraId="2FBA64F7" w14:textId="77777777" w:rsidTr="006C3448">
        <w:trPr>
          <w:trHeight w:val="330"/>
          <w:ins w:id="1156"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tcPr>
          <w:p w14:paraId="7F597FF5" w14:textId="77777777" w:rsidR="009271D1" w:rsidRPr="00770E7C" w:rsidRDefault="009271D1" w:rsidP="006C3448">
            <w:pPr>
              <w:ind w:firstLineChars="200" w:firstLine="320"/>
              <w:rPr>
                <w:ins w:id="1157" w:author="hanwha" w:date="2022-07-28T09:47:00Z"/>
                <w:rFonts w:ascii="Arial" w:eastAsia="맑은 고딕" w:hAnsi="Arial" w:cs="Arial"/>
                <w:sz w:val="16"/>
                <w:szCs w:val="16"/>
              </w:rPr>
            </w:pPr>
            <w:proofErr w:type="spellStart"/>
            <w:ins w:id="1158" w:author="hanwha" w:date="2022-07-28T09:47:00Z">
              <w:r>
                <w:rPr>
                  <w:rFonts w:ascii="Arial" w:eastAsia="맑은 고딕" w:hAnsi="Arial" w:cs="Arial" w:hint="eastAsia"/>
                  <w:sz w:val="16"/>
                  <w:szCs w:val="16"/>
                </w:rPr>
                <w:t>매출채권및기타채권</w:t>
              </w:r>
              <w:proofErr w:type="spellEnd"/>
            </w:ins>
          </w:p>
        </w:tc>
        <w:tc>
          <w:tcPr>
            <w:tcW w:w="3276" w:type="dxa"/>
            <w:tcBorders>
              <w:top w:val="nil"/>
              <w:left w:val="nil"/>
              <w:bottom w:val="single" w:sz="8" w:space="0" w:color="auto"/>
              <w:right w:val="single" w:sz="8" w:space="0" w:color="auto"/>
            </w:tcBorders>
            <w:noWrap/>
          </w:tcPr>
          <w:p w14:paraId="278EE380"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159" w:author="hanwha" w:date="2022-07-28T09:47:00Z"/>
                <w:rFonts w:ascii="Arial" w:eastAsia="맑은 고딕" w:hAnsi="Arial" w:cs="Arial"/>
                <w:color w:val="000000"/>
                <w:sz w:val="16"/>
                <w:szCs w:val="16"/>
              </w:rPr>
            </w:pPr>
            <w:ins w:id="1160" w:author="hanwha" w:date="2022-07-28T09:47:00Z">
              <w:r>
                <w:rPr>
                  <w:rFonts w:ascii="Arial" w:eastAsia="맑은 고딕" w:hAnsi="Arial" w:cs="Arial" w:hint="eastAsia"/>
                  <w:color w:val="000000"/>
                  <w:sz w:val="16"/>
                  <w:szCs w:val="16"/>
                </w:rPr>
                <w:t>647,382,646,201</w:t>
              </w:r>
            </w:ins>
          </w:p>
        </w:tc>
      </w:tr>
      <w:tr w:rsidR="009271D1" w:rsidRPr="00770E7C" w14:paraId="781468EC" w14:textId="77777777" w:rsidTr="006C3448">
        <w:trPr>
          <w:trHeight w:val="330"/>
          <w:ins w:id="1161"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tcPr>
          <w:p w14:paraId="1CC02BCD" w14:textId="77777777" w:rsidR="009271D1" w:rsidRPr="00770E7C" w:rsidRDefault="009271D1" w:rsidP="006C3448">
            <w:pPr>
              <w:ind w:firstLineChars="200" w:firstLine="320"/>
              <w:rPr>
                <w:ins w:id="1162" w:author="hanwha" w:date="2022-07-28T09:47:00Z"/>
                <w:rFonts w:ascii="Arial" w:eastAsia="맑은 고딕" w:hAnsi="Arial" w:cs="Arial"/>
                <w:sz w:val="16"/>
                <w:szCs w:val="16"/>
              </w:rPr>
            </w:pPr>
            <w:ins w:id="1163" w:author="hanwha" w:date="2022-07-28T09:47:00Z">
              <w:r>
                <w:rPr>
                  <w:rFonts w:ascii="Arial" w:eastAsia="맑은 고딕" w:hAnsi="Arial" w:cs="Arial" w:hint="eastAsia"/>
                  <w:sz w:val="16"/>
                  <w:szCs w:val="16"/>
                </w:rPr>
                <w:t>기타포괄손익</w:t>
              </w:r>
              <w:r>
                <w:rPr>
                  <w:rFonts w:ascii="Arial" w:eastAsia="맑은 고딕" w:hAnsi="Arial" w:cs="Arial" w:hint="eastAsia"/>
                  <w:sz w:val="16"/>
                  <w:szCs w:val="16"/>
                </w:rPr>
                <w:t>-</w:t>
              </w:r>
              <w:r>
                <w:rPr>
                  <w:rFonts w:ascii="Arial" w:eastAsia="맑은 고딕" w:hAnsi="Arial" w:cs="Arial" w:hint="eastAsia"/>
                  <w:sz w:val="16"/>
                  <w:szCs w:val="16"/>
                </w:rPr>
                <w:t>공정가치측정금융자산</w:t>
              </w:r>
            </w:ins>
          </w:p>
        </w:tc>
        <w:tc>
          <w:tcPr>
            <w:tcW w:w="3276" w:type="dxa"/>
            <w:tcBorders>
              <w:top w:val="nil"/>
              <w:left w:val="nil"/>
              <w:bottom w:val="single" w:sz="8" w:space="0" w:color="auto"/>
              <w:right w:val="single" w:sz="8" w:space="0" w:color="auto"/>
            </w:tcBorders>
            <w:noWrap/>
          </w:tcPr>
          <w:p w14:paraId="135D29AC"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164" w:author="hanwha" w:date="2022-07-28T09:47:00Z"/>
                <w:rFonts w:ascii="Arial" w:eastAsia="맑은 고딕" w:hAnsi="Arial" w:cs="Arial"/>
                <w:color w:val="000000"/>
                <w:sz w:val="16"/>
                <w:szCs w:val="16"/>
              </w:rPr>
            </w:pPr>
            <w:ins w:id="1165" w:author="hanwha" w:date="2022-07-28T09:47:00Z">
              <w:r>
                <w:rPr>
                  <w:rFonts w:ascii="Arial" w:eastAsia="맑은 고딕" w:hAnsi="Arial" w:cs="Arial" w:hint="eastAsia"/>
                  <w:color w:val="000000"/>
                  <w:sz w:val="16"/>
                  <w:szCs w:val="16"/>
                </w:rPr>
                <w:t>14,340,370</w:t>
              </w:r>
            </w:ins>
          </w:p>
        </w:tc>
      </w:tr>
      <w:tr w:rsidR="009271D1" w:rsidRPr="00770E7C" w14:paraId="1C2DD13F" w14:textId="77777777" w:rsidTr="006C3448">
        <w:trPr>
          <w:trHeight w:val="330"/>
          <w:ins w:id="1166"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tcPr>
          <w:p w14:paraId="420A23D7" w14:textId="77777777" w:rsidR="009271D1" w:rsidRPr="00770E7C" w:rsidRDefault="009271D1" w:rsidP="006C3448">
            <w:pPr>
              <w:ind w:firstLineChars="200" w:firstLine="320"/>
              <w:rPr>
                <w:ins w:id="1167" w:author="hanwha" w:date="2022-07-28T09:47:00Z"/>
                <w:rFonts w:ascii="Arial" w:eastAsia="맑은 고딕" w:hAnsi="Arial" w:cs="Arial"/>
                <w:sz w:val="16"/>
                <w:szCs w:val="16"/>
              </w:rPr>
            </w:pPr>
            <w:ins w:id="1168" w:author="hanwha" w:date="2022-07-28T09:47:00Z">
              <w:r>
                <w:rPr>
                  <w:rFonts w:ascii="Arial" w:eastAsia="맑은 고딕" w:hAnsi="Arial" w:cs="Arial" w:hint="eastAsia"/>
                  <w:sz w:val="16"/>
                  <w:szCs w:val="16"/>
                </w:rPr>
                <w:t>기타금융자산</w:t>
              </w:r>
            </w:ins>
          </w:p>
        </w:tc>
        <w:tc>
          <w:tcPr>
            <w:tcW w:w="3276" w:type="dxa"/>
            <w:tcBorders>
              <w:top w:val="nil"/>
              <w:left w:val="nil"/>
              <w:bottom w:val="single" w:sz="8" w:space="0" w:color="auto"/>
              <w:right w:val="single" w:sz="8" w:space="0" w:color="auto"/>
            </w:tcBorders>
            <w:noWrap/>
          </w:tcPr>
          <w:p w14:paraId="1A0DBD8F"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169" w:author="hanwha" w:date="2022-07-28T09:47:00Z"/>
                <w:rFonts w:ascii="Arial" w:eastAsia="맑은 고딕" w:hAnsi="Arial" w:cs="Arial"/>
                <w:color w:val="000000"/>
                <w:sz w:val="16"/>
                <w:szCs w:val="16"/>
              </w:rPr>
            </w:pPr>
            <w:ins w:id="1170" w:author="hanwha" w:date="2022-07-28T09:47:00Z">
              <w:r>
                <w:rPr>
                  <w:rFonts w:ascii="Arial" w:eastAsia="맑은 고딕" w:hAnsi="Arial" w:cs="Arial" w:hint="eastAsia"/>
                  <w:color w:val="000000"/>
                  <w:sz w:val="16"/>
                  <w:szCs w:val="16"/>
                </w:rPr>
                <w:t>52,519,873,226</w:t>
              </w:r>
            </w:ins>
          </w:p>
        </w:tc>
      </w:tr>
      <w:tr w:rsidR="009271D1" w:rsidRPr="00770E7C" w14:paraId="492EDA2E" w14:textId="77777777" w:rsidTr="006C3448">
        <w:trPr>
          <w:trHeight w:val="330"/>
          <w:ins w:id="1171"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tcPr>
          <w:p w14:paraId="24C11D81" w14:textId="77777777" w:rsidR="009271D1" w:rsidRPr="00770E7C" w:rsidRDefault="009271D1" w:rsidP="006C3448">
            <w:pPr>
              <w:ind w:firstLineChars="200" w:firstLine="320"/>
              <w:rPr>
                <w:ins w:id="1172" w:author="hanwha" w:date="2022-07-28T09:47:00Z"/>
                <w:rFonts w:ascii="Arial" w:eastAsia="맑은 고딕" w:hAnsi="Arial" w:cs="Arial"/>
                <w:sz w:val="16"/>
                <w:szCs w:val="16"/>
              </w:rPr>
            </w:pPr>
            <w:ins w:id="1173" w:author="hanwha" w:date="2022-07-28T09:47:00Z">
              <w:r w:rsidRPr="00B81300">
                <w:rPr>
                  <w:rFonts w:ascii="Arial" w:eastAsia="맑은 고딕" w:hAnsi="Arial" w:cs="Arial" w:hint="eastAsia"/>
                  <w:sz w:val="16"/>
                  <w:szCs w:val="16"/>
                </w:rPr>
                <w:t>기타유동자산</w:t>
              </w:r>
            </w:ins>
          </w:p>
        </w:tc>
        <w:tc>
          <w:tcPr>
            <w:tcW w:w="3276" w:type="dxa"/>
            <w:tcBorders>
              <w:top w:val="nil"/>
              <w:left w:val="nil"/>
              <w:bottom w:val="single" w:sz="8" w:space="0" w:color="auto"/>
              <w:right w:val="single" w:sz="8" w:space="0" w:color="auto"/>
            </w:tcBorders>
            <w:noWrap/>
          </w:tcPr>
          <w:p w14:paraId="1F959982"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174" w:author="hanwha" w:date="2022-07-28T09:47:00Z"/>
                <w:rFonts w:ascii="Arial" w:eastAsia="맑은 고딕" w:hAnsi="Arial" w:cs="Arial"/>
                <w:color w:val="000000"/>
                <w:sz w:val="16"/>
                <w:szCs w:val="16"/>
              </w:rPr>
            </w:pPr>
            <w:ins w:id="1175" w:author="hanwha" w:date="2022-07-28T09:47:00Z">
              <w:r>
                <w:rPr>
                  <w:rFonts w:ascii="Arial" w:eastAsia="맑은 고딕" w:hAnsi="Arial" w:cs="Arial" w:hint="eastAsia"/>
                  <w:color w:val="000000"/>
                  <w:sz w:val="16"/>
                  <w:szCs w:val="16"/>
                </w:rPr>
                <w:t>761,617,691,647</w:t>
              </w:r>
            </w:ins>
          </w:p>
        </w:tc>
      </w:tr>
      <w:tr w:rsidR="009271D1" w14:paraId="67C5AAF2" w14:textId="77777777" w:rsidTr="006C3448">
        <w:trPr>
          <w:trHeight w:val="330"/>
          <w:ins w:id="1176"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tcPr>
          <w:p w14:paraId="2574FB44" w14:textId="77777777" w:rsidR="009271D1" w:rsidRPr="00D53914" w:rsidRDefault="009271D1" w:rsidP="006C3448">
            <w:pPr>
              <w:ind w:firstLineChars="200" w:firstLine="320"/>
              <w:rPr>
                <w:ins w:id="1177" w:author="hanwha" w:date="2022-07-28T09:47:00Z"/>
                <w:rFonts w:ascii="Arial" w:eastAsia="맑은 고딕" w:hAnsi="Arial" w:cs="Arial"/>
                <w:sz w:val="16"/>
                <w:szCs w:val="16"/>
              </w:rPr>
            </w:pPr>
            <w:ins w:id="1178" w:author="hanwha" w:date="2022-07-28T09:47:00Z">
              <w:r>
                <w:rPr>
                  <w:rFonts w:ascii="Arial" w:eastAsia="맑은 고딕" w:hAnsi="Arial" w:cs="Arial" w:hint="eastAsia"/>
                  <w:sz w:val="16"/>
                  <w:szCs w:val="16"/>
                </w:rPr>
                <w:t>재고자산</w:t>
              </w:r>
            </w:ins>
          </w:p>
        </w:tc>
        <w:tc>
          <w:tcPr>
            <w:tcW w:w="3276" w:type="dxa"/>
            <w:tcBorders>
              <w:top w:val="nil"/>
              <w:left w:val="nil"/>
              <w:bottom w:val="single" w:sz="8" w:space="0" w:color="auto"/>
              <w:right w:val="single" w:sz="8" w:space="0" w:color="auto"/>
            </w:tcBorders>
            <w:noWrap/>
          </w:tcPr>
          <w:p w14:paraId="13D83067" w14:textId="77777777" w:rsidR="009271D1" w:rsidRDefault="009271D1" w:rsidP="006C3448">
            <w:pPr>
              <w:jc w:val="right"/>
              <w:cnfStyle w:val="000000000000" w:firstRow="0" w:lastRow="0" w:firstColumn="0" w:lastColumn="0" w:oddVBand="0" w:evenVBand="0" w:oddHBand="0" w:evenHBand="0" w:firstRowFirstColumn="0" w:firstRowLastColumn="0" w:lastRowFirstColumn="0" w:lastRowLastColumn="0"/>
              <w:rPr>
                <w:ins w:id="1179" w:author="hanwha" w:date="2022-07-28T09:47:00Z"/>
                <w:rFonts w:ascii="Arial" w:eastAsia="맑은 고딕" w:hAnsi="Arial" w:cs="Arial"/>
                <w:b/>
                <w:bCs/>
                <w:color w:val="000000"/>
                <w:sz w:val="16"/>
                <w:szCs w:val="16"/>
              </w:rPr>
            </w:pPr>
            <w:ins w:id="1180" w:author="hanwha" w:date="2022-07-28T09:47:00Z">
              <w:r>
                <w:rPr>
                  <w:rFonts w:ascii="Arial" w:eastAsia="맑은 고딕" w:hAnsi="Arial" w:cs="Arial" w:hint="eastAsia"/>
                  <w:color w:val="000000"/>
                  <w:sz w:val="16"/>
                  <w:szCs w:val="16"/>
                </w:rPr>
                <w:t>459,349,190,510</w:t>
              </w:r>
            </w:ins>
          </w:p>
        </w:tc>
      </w:tr>
      <w:tr w:rsidR="009271D1" w:rsidRPr="00770E7C" w14:paraId="293B932A" w14:textId="77777777" w:rsidTr="006C3448">
        <w:trPr>
          <w:trHeight w:val="330"/>
          <w:ins w:id="1181"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hideMark/>
          </w:tcPr>
          <w:p w14:paraId="253BE35A" w14:textId="77777777" w:rsidR="009271D1" w:rsidRPr="00770E7C" w:rsidRDefault="009271D1" w:rsidP="006C3448">
            <w:pPr>
              <w:ind w:firstLineChars="100" w:firstLine="160"/>
              <w:rPr>
                <w:ins w:id="1182" w:author="hanwha" w:date="2022-07-28T09:47:00Z"/>
                <w:rFonts w:ascii="Arial" w:eastAsia="맑은 고딕" w:hAnsi="Arial" w:cs="Arial"/>
                <w:b/>
                <w:bCs/>
                <w:sz w:val="16"/>
                <w:szCs w:val="16"/>
              </w:rPr>
            </w:pPr>
            <w:proofErr w:type="spellStart"/>
            <w:ins w:id="1183" w:author="hanwha" w:date="2022-07-28T09:47:00Z">
              <w:r w:rsidRPr="00770E7C">
                <w:rPr>
                  <w:rFonts w:ascii="Arial" w:eastAsia="맑은 고딕" w:hAnsi="Arial" w:cs="Arial"/>
                  <w:b/>
                  <w:bCs/>
                  <w:sz w:val="16"/>
                  <w:szCs w:val="16"/>
                </w:rPr>
                <w:t>비유동자산</w:t>
              </w:r>
              <w:proofErr w:type="spellEnd"/>
            </w:ins>
          </w:p>
        </w:tc>
        <w:tc>
          <w:tcPr>
            <w:tcW w:w="3276" w:type="dxa"/>
            <w:tcBorders>
              <w:top w:val="nil"/>
              <w:left w:val="nil"/>
              <w:bottom w:val="single" w:sz="8" w:space="0" w:color="auto"/>
              <w:right w:val="single" w:sz="8" w:space="0" w:color="auto"/>
            </w:tcBorders>
            <w:noWrap/>
          </w:tcPr>
          <w:p w14:paraId="058DBA95"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184" w:author="hanwha" w:date="2022-07-28T09:47:00Z"/>
                <w:rFonts w:ascii="Arial" w:eastAsia="맑은 고딕" w:hAnsi="Arial" w:cs="Arial"/>
                <w:b/>
                <w:bCs/>
                <w:color w:val="000000"/>
                <w:sz w:val="16"/>
                <w:szCs w:val="16"/>
              </w:rPr>
            </w:pPr>
            <w:ins w:id="1185" w:author="hanwha" w:date="2022-07-28T09:47:00Z">
              <w:r>
                <w:rPr>
                  <w:rFonts w:ascii="Arial" w:eastAsia="맑은 고딕" w:hAnsi="Arial" w:cs="Arial" w:hint="eastAsia"/>
                  <w:b/>
                  <w:color w:val="000000"/>
                  <w:sz w:val="16"/>
                  <w:szCs w:val="16"/>
                </w:rPr>
                <w:t>6,236,115,445,845</w:t>
              </w:r>
            </w:ins>
          </w:p>
        </w:tc>
      </w:tr>
      <w:tr w:rsidR="009271D1" w:rsidRPr="00770E7C" w14:paraId="77766243" w14:textId="77777777" w:rsidTr="006C3448">
        <w:trPr>
          <w:trHeight w:val="330"/>
          <w:ins w:id="1186"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tcPr>
          <w:p w14:paraId="6D896C1A" w14:textId="77777777" w:rsidR="009271D1" w:rsidRPr="00770E7C" w:rsidRDefault="009271D1" w:rsidP="006C3448">
            <w:pPr>
              <w:ind w:firstLineChars="200" w:firstLine="320"/>
              <w:rPr>
                <w:ins w:id="1187" w:author="hanwha" w:date="2022-07-28T09:47:00Z"/>
                <w:rFonts w:ascii="Arial" w:eastAsia="맑은 고딕" w:hAnsi="Arial" w:cs="Arial"/>
                <w:sz w:val="16"/>
                <w:szCs w:val="16"/>
              </w:rPr>
            </w:pPr>
            <w:proofErr w:type="spellStart"/>
            <w:ins w:id="1188" w:author="hanwha" w:date="2022-07-28T09:47:00Z">
              <w:r>
                <w:rPr>
                  <w:rFonts w:ascii="Arial" w:eastAsia="맑은 고딕" w:hAnsi="Arial" w:cs="Arial" w:hint="eastAsia"/>
                  <w:sz w:val="16"/>
                  <w:szCs w:val="16"/>
                </w:rPr>
                <w:t>매출채권및기타채권</w:t>
              </w:r>
              <w:proofErr w:type="spellEnd"/>
            </w:ins>
          </w:p>
        </w:tc>
        <w:tc>
          <w:tcPr>
            <w:tcW w:w="3276" w:type="dxa"/>
            <w:tcBorders>
              <w:top w:val="nil"/>
              <w:left w:val="nil"/>
              <w:bottom w:val="single" w:sz="8" w:space="0" w:color="auto"/>
              <w:right w:val="single" w:sz="8" w:space="0" w:color="auto"/>
            </w:tcBorders>
            <w:noWrap/>
          </w:tcPr>
          <w:p w14:paraId="4C0503FA"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189" w:author="hanwha" w:date="2022-07-28T09:47:00Z"/>
                <w:rFonts w:ascii="Arial" w:eastAsia="맑은 고딕" w:hAnsi="Arial" w:cs="Arial"/>
                <w:color w:val="000000"/>
                <w:sz w:val="16"/>
                <w:szCs w:val="16"/>
              </w:rPr>
            </w:pPr>
            <w:ins w:id="1190" w:author="hanwha" w:date="2022-07-28T09:47:00Z">
              <w:r>
                <w:rPr>
                  <w:rFonts w:ascii="Arial" w:eastAsia="맑은 고딕" w:hAnsi="Arial" w:cs="Arial" w:hint="eastAsia"/>
                  <w:color w:val="000000"/>
                  <w:sz w:val="16"/>
                  <w:szCs w:val="16"/>
                </w:rPr>
                <w:t>7,676,385,948</w:t>
              </w:r>
            </w:ins>
          </w:p>
        </w:tc>
      </w:tr>
      <w:tr w:rsidR="009271D1" w:rsidRPr="00770E7C" w14:paraId="1B537B0C" w14:textId="77777777" w:rsidTr="006C3448">
        <w:trPr>
          <w:trHeight w:val="330"/>
          <w:ins w:id="1191"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tcPr>
          <w:p w14:paraId="13A49962" w14:textId="77777777" w:rsidR="009271D1" w:rsidRPr="00770E7C" w:rsidRDefault="009271D1" w:rsidP="006C3448">
            <w:pPr>
              <w:ind w:firstLineChars="200" w:firstLine="320"/>
              <w:rPr>
                <w:ins w:id="1192" w:author="hanwha" w:date="2022-07-28T09:47:00Z"/>
                <w:rFonts w:ascii="Arial" w:eastAsia="맑은 고딕" w:hAnsi="Arial" w:cs="Arial"/>
                <w:sz w:val="16"/>
                <w:szCs w:val="16"/>
              </w:rPr>
            </w:pPr>
            <w:proofErr w:type="spellStart"/>
            <w:ins w:id="1193" w:author="hanwha" w:date="2022-07-28T09:47:00Z">
              <w:r w:rsidRPr="00770E7C">
                <w:rPr>
                  <w:rFonts w:ascii="Arial" w:eastAsia="맑은 고딕" w:hAnsi="Arial" w:cs="Arial"/>
                  <w:sz w:val="16"/>
                  <w:szCs w:val="16"/>
                </w:rPr>
                <w:t>당기손익</w:t>
              </w:r>
              <w:proofErr w:type="spellEnd"/>
              <w:r w:rsidRPr="00770E7C">
                <w:rPr>
                  <w:rFonts w:ascii="Arial" w:eastAsia="맑은 고딕" w:hAnsi="Arial" w:cs="Arial"/>
                  <w:sz w:val="16"/>
                  <w:szCs w:val="16"/>
                </w:rPr>
                <w:t>-</w:t>
              </w:r>
              <w:r w:rsidRPr="00770E7C">
                <w:rPr>
                  <w:rFonts w:ascii="Arial" w:eastAsia="맑은 고딕" w:hAnsi="Arial" w:cs="Arial"/>
                  <w:sz w:val="16"/>
                  <w:szCs w:val="16"/>
                </w:rPr>
                <w:t>공정가치측정금융자산</w:t>
              </w:r>
            </w:ins>
          </w:p>
        </w:tc>
        <w:tc>
          <w:tcPr>
            <w:tcW w:w="3276" w:type="dxa"/>
            <w:tcBorders>
              <w:top w:val="nil"/>
              <w:left w:val="nil"/>
              <w:bottom w:val="single" w:sz="8" w:space="0" w:color="auto"/>
              <w:right w:val="single" w:sz="8" w:space="0" w:color="auto"/>
            </w:tcBorders>
            <w:noWrap/>
          </w:tcPr>
          <w:p w14:paraId="2C9CED97"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194" w:author="hanwha" w:date="2022-07-28T09:47:00Z"/>
                <w:rFonts w:ascii="Arial" w:eastAsia="맑은 고딕" w:hAnsi="Arial" w:cs="Arial"/>
                <w:color w:val="000000"/>
                <w:sz w:val="16"/>
                <w:szCs w:val="16"/>
              </w:rPr>
            </w:pPr>
            <w:ins w:id="1195" w:author="hanwha" w:date="2022-07-28T09:47:00Z">
              <w:r>
                <w:rPr>
                  <w:rFonts w:ascii="Arial" w:eastAsia="맑은 고딕" w:hAnsi="Arial" w:cs="Arial" w:hint="eastAsia"/>
                  <w:color w:val="000000"/>
                  <w:sz w:val="16"/>
                  <w:szCs w:val="16"/>
                </w:rPr>
                <w:t>17,913,655,777</w:t>
              </w:r>
            </w:ins>
          </w:p>
        </w:tc>
      </w:tr>
      <w:tr w:rsidR="009271D1" w:rsidRPr="00770E7C" w14:paraId="00D51B5F" w14:textId="77777777" w:rsidTr="006C3448">
        <w:trPr>
          <w:trHeight w:val="330"/>
          <w:ins w:id="1196"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tcPr>
          <w:p w14:paraId="6CA42FE2" w14:textId="77777777" w:rsidR="009271D1" w:rsidRPr="00770E7C" w:rsidRDefault="009271D1" w:rsidP="006C3448">
            <w:pPr>
              <w:ind w:firstLineChars="200" w:firstLine="320"/>
              <w:rPr>
                <w:ins w:id="1197" w:author="hanwha" w:date="2022-07-28T09:47:00Z"/>
                <w:rFonts w:ascii="Arial" w:eastAsia="맑은 고딕" w:hAnsi="Arial" w:cs="Arial"/>
                <w:sz w:val="16"/>
                <w:szCs w:val="16"/>
              </w:rPr>
            </w:pPr>
            <w:ins w:id="1198" w:author="hanwha" w:date="2022-07-28T09:47:00Z">
              <w:r w:rsidRPr="00770E7C">
                <w:rPr>
                  <w:rFonts w:ascii="Arial" w:eastAsia="맑은 고딕" w:hAnsi="Arial" w:cs="Arial"/>
                  <w:sz w:val="16"/>
                  <w:szCs w:val="16"/>
                </w:rPr>
                <w:t>기타포괄손익</w:t>
              </w:r>
              <w:r w:rsidRPr="00770E7C">
                <w:rPr>
                  <w:rFonts w:ascii="Arial" w:eastAsia="맑은 고딕" w:hAnsi="Arial" w:cs="Arial"/>
                  <w:sz w:val="16"/>
                  <w:szCs w:val="16"/>
                </w:rPr>
                <w:t>-</w:t>
              </w:r>
              <w:r w:rsidRPr="00770E7C">
                <w:rPr>
                  <w:rFonts w:ascii="Arial" w:eastAsia="맑은 고딕" w:hAnsi="Arial" w:cs="Arial"/>
                  <w:sz w:val="16"/>
                  <w:szCs w:val="16"/>
                </w:rPr>
                <w:t>공정가치측정금융자</w:t>
              </w:r>
              <w:r>
                <w:rPr>
                  <w:rFonts w:ascii="Arial" w:eastAsia="맑은 고딕" w:hAnsi="Arial" w:cs="Arial" w:hint="eastAsia"/>
                  <w:sz w:val="16"/>
                  <w:szCs w:val="16"/>
                </w:rPr>
                <w:t>산</w:t>
              </w:r>
            </w:ins>
          </w:p>
        </w:tc>
        <w:tc>
          <w:tcPr>
            <w:tcW w:w="3276" w:type="dxa"/>
            <w:tcBorders>
              <w:top w:val="nil"/>
              <w:left w:val="nil"/>
              <w:bottom w:val="single" w:sz="8" w:space="0" w:color="auto"/>
              <w:right w:val="single" w:sz="8" w:space="0" w:color="auto"/>
            </w:tcBorders>
            <w:noWrap/>
          </w:tcPr>
          <w:p w14:paraId="71CDD79A"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199" w:author="hanwha" w:date="2022-07-28T09:47:00Z"/>
                <w:rFonts w:ascii="Arial" w:eastAsia="맑은 고딕" w:hAnsi="Arial" w:cs="Arial"/>
                <w:color w:val="000000"/>
                <w:sz w:val="16"/>
                <w:szCs w:val="16"/>
              </w:rPr>
            </w:pPr>
            <w:ins w:id="1200" w:author="hanwha" w:date="2022-07-28T09:47:00Z">
              <w:r>
                <w:rPr>
                  <w:rFonts w:ascii="Arial" w:eastAsia="맑은 고딕" w:hAnsi="Arial" w:cs="Arial" w:hint="eastAsia"/>
                  <w:color w:val="000000"/>
                  <w:sz w:val="16"/>
                  <w:szCs w:val="16"/>
                </w:rPr>
                <w:t>58,859,360</w:t>
              </w:r>
            </w:ins>
          </w:p>
        </w:tc>
      </w:tr>
      <w:tr w:rsidR="009271D1" w:rsidRPr="00770E7C" w14:paraId="13129735" w14:textId="77777777" w:rsidTr="006C3448">
        <w:trPr>
          <w:trHeight w:val="330"/>
          <w:ins w:id="1201"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hideMark/>
          </w:tcPr>
          <w:p w14:paraId="0A87B8B2" w14:textId="77777777" w:rsidR="009271D1" w:rsidRPr="00770E7C" w:rsidRDefault="009271D1" w:rsidP="006C3448">
            <w:pPr>
              <w:ind w:firstLineChars="200" w:firstLine="320"/>
              <w:rPr>
                <w:ins w:id="1202" w:author="hanwha" w:date="2022-07-28T09:47:00Z"/>
                <w:rFonts w:ascii="Arial" w:eastAsia="맑은 고딕" w:hAnsi="Arial" w:cs="Arial"/>
                <w:sz w:val="16"/>
                <w:szCs w:val="16"/>
              </w:rPr>
            </w:pPr>
            <w:ins w:id="1203" w:author="hanwha" w:date="2022-07-28T09:47:00Z">
              <w:r w:rsidRPr="00770E7C">
                <w:rPr>
                  <w:rFonts w:ascii="Arial" w:eastAsia="맑은 고딕" w:hAnsi="Arial" w:cs="Arial"/>
                  <w:sz w:val="16"/>
                  <w:szCs w:val="16"/>
                </w:rPr>
                <w:t>기타금융자산</w:t>
              </w:r>
            </w:ins>
          </w:p>
        </w:tc>
        <w:tc>
          <w:tcPr>
            <w:tcW w:w="3276" w:type="dxa"/>
            <w:tcBorders>
              <w:top w:val="nil"/>
              <w:left w:val="nil"/>
              <w:bottom w:val="single" w:sz="8" w:space="0" w:color="auto"/>
              <w:right w:val="single" w:sz="8" w:space="0" w:color="auto"/>
            </w:tcBorders>
            <w:noWrap/>
          </w:tcPr>
          <w:p w14:paraId="13C54C73"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204" w:author="hanwha" w:date="2022-07-28T09:47:00Z"/>
                <w:rFonts w:ascii="Arial" w:eastAsia="맑은 고딕" w:hAnsi="Arial" w:cs="Arial"/>
                <w:color w:val="000000"/>
                <w:sz w:val="16"/>
                <w:szCs w:val="16"/>
              </w:rPr>
            </w:pPr>
            <w:ins w:id="1205" w:author="hanwha" w:date="2022-07-28T09:47:00Z">
              <w:r>
                <w:rPr>
                  <w:rFonts w:ascii="Arial" w:eastAsia="맑은 고딕" w:hAnsi="Arial" w:cs="Arial" w:hint="eastAsia"/>
                  <w:color w:val="000000"/>
                  <w:sz w:val="16"/>
                  <w:szCs w:val="16"/>
                </w:rPr>
                <w:t>22,975,531,723</w:t>
              </w:r>
            </w:ins>
          </w:p>
        </w:tc>
      </w:tr>
      <w:tr w:rsidR="009271D1" w:rsidRPr="00770E7C" w14:paraId="52F3B43F" w14:textId="77777777" w:rsidTr="006C3448">
        <w:trPr>
          <w:trHeight w:val="330"/>
          <w:ins w:id="1206"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hideMark/>
          </w:tcPr>
          <w:p w14:paraId="4B3F89A8" w14:textId="77777777" w:rsidR="009271D1" w:rsidRPr="00770E7C" w:rsidRDefault="009271D1" w:rsidP="006C3448">
            <w:pPr>
              <w:ind w:firstLineChars="200" w:firstLine="320"/>
              <w:rPr>
                <w:ins w:id="1207" w:author="hanwha" w:date="2022-07-28T09:47:00Z"/>
                <w:rFonts w:ascii="Arial" w:eastAsia="맑은 고딕" w:hAnsi="Arial" w:cs="Arial"/>
                <w:sz w:val="16"/>
                <w:szCs w:val="16"/>
              </w:rPr>
            </w:pPr>
            <w:proofErr w:type="spellStart"/>
            <w:ins w:id="1208" w:author="hanwha" w:date="2022-07-28T09:47:00Z">
              <w:r>
                <w:rPr>
                  <w:rFonts w:ascii="Arial" w:eastAsia="맑은 고딕" w:hAnsi="Arial" w:cs="Arial" w:hint="eastAsia"/>
                  <w:sz w:val="16"/>
                  <w:szCs w:val="16"/>
                </w:rPr>
                <w:t>종속기업및관계기업투자</w:t>
              </w:r>
              <w:proofErr w:type="spellEnd"/>
            </w:ins>
          </w:p>
        </w:tc>
        <w:tc>
          <w:tcPr>
            <w:tcW w:w="3276" w:type="dxa"/>
            <w:tcBorders>
              <w:top w:val="nil"/>
              <w:left w:val="nil"/>
              <w:bottom w:val="single" w:sz="8" w:space="0" w:color="auto"/>
              <w:right w:val="single" w:sz="8" w:space="0" w:color="auto"/>
            </w:tcBorders>
            <w:noWrap/>
          </w:tcPr>
          <w:p w14:paraId="5F90D978"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209" w:author="hanwha" w:date="2022-07-28T09:47:00Z"/>
                <w:rFonts w:ascii="Arial" w:eastAsia="맑은 고딕" w:hAnsi="Arial" w:cs="Arial"/>
                <w:color w:val="000000"/>
                <w:sz w:val="16"/>
                <w:szCs w:val="16"/>
              </w:rPr>
            </w:pPr>
            <w:ins w:id="1210" w:author="hanwha" w:date="2022-07-28T09:47:00Z">
              <w:r>
                <w:rPr>
                  <w:rFonts w:ascii="Arial" w:eastAsia="맑은 고딕" w:hAnsi="Arial" w:cs="Arial" w:hint="eastAsia"/>
                  <w:color w:val="000000"/>
                  <w:sz w:val="16"/>
                  <w:szCs w:val="16"/>
                </w:rPr>
                <w:t>4,834,834,191,937</w:t>
              </w:r>
            </w:ins>
          </w:p>
        </w:tc>
      </w:tr>
      <w:tr w:rsidR="009271D1" w:rsidRPr="00770E7C" w14:paraId="2FA05255" w14:textId="77777777" w:rsidTr="006C3448">
        <w:trPr>
          <w:trHeight w:val="330"/>
          <w:ins w:id="1211"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hideMark/>
          </w:tcPr>
          <w:p w14:paraId="6A56C50D" w14:textId="77777777" w:rsidR="009271D1" w:rsidRPr="00770E7C" w:rsidRDefault="009271D1" w:rsidP="006C3448">
            <w:pPr>
              <w:ind w:firstLineChars="200" w:firstLine="320"/>
              <w:rPr>
                <w:ins w:id="1212" w:author="hanwha" w:date="2022-07-28T09:47:00Z"/>
                <w:rFonts w:ascii="Arial" w:eastAsia="맑은 고딕" w:hAnsi="Arial" w:cs="Arial"/>
                <w:sz w:val="16"/>
                <w:szCs w:val="16"/>
              </w:rPr>
            </w:pPr>
            <w:proofErr w:type="spellStart"/>
            <w:ins w:id="1213" w:author="hanwha" w:date="2022-07-28T09:47:00Z">
              <w:r w:rsidRPr="00770E7C">
                <w:rPr>
                  <w:rFonts w:ascii="Arial" w:eastAsia="맑은 고딕" w:hAnsi="Arial" w:cs="Arial"/>
                  <w:sz w:val="16"/>
                  <w:szCs w:val="16"/>
                </w:rPr>
                <w:t>투자부동산</w:t>
              </w:r>
              <w:proofErr w:type="spellEnd"/>
            </w:ins>
          </w:p>
        </w:tc>
        <w:tc>
          <w:tcPr>
            <w:tcW w:w="3276" w:type="dxa"/>
            <w:tcBorders>
              <w:top w:val="nil"/>
              <w:left w:val="nil"/>
              <w:bottom w:val="single" w:sz="8" w:space="0" w:color="auto"/>
              <w:right w:val="single" w:sz="8" w:space="0" w:color="auto"/>
            </w:tcBorders>
            <w:noWrap/>
          </w:tcPr>
          <w:p w14:paraId="1DD280B5"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214" w:author="hanwha" w:date="2022-07-28T09:47:00Z"/>
                <w:rFonts w:ascii="Arial" w:eastAsia="맑은 고딕" w:hAnsi="Arial" w:cs="Arial"/>
                <w:color w:val="000000"/>
                <w:sz w:val="16"/>
                <w:szCs w:val="16"/>
              </w:rPr>
            </w:pPr>
            <w:ins w:id="1215" w:author="hanwha" w:date="2022-07-28T09:47:00Z">
              <w:r>
                <w:rPr>
                  <w:rFonts w:ascii="Arial" w:eastAsia="맑은 고딕" w:hAnsi="Arial" w:cs="Arial" w:hint="eastAsia"/>
                  <w:color w:val="000000"/>
                  <w:sz w:val="16"/>
                  <w:szCs w:val="16"/>
                </w:rPr>
                <w:t>9,843,890,621</w:t>
              </w:r>
            </w:ins>
          </w:p>
        </w:tc>
      </w:tr>
      <w:tr w:rsidR="009271D1" w:rsidRPr="00770E7C" w14:paraId="3B623152" w14:textId="77777777" w:rsidTr="006C3448">
        <w:trPr>
          <w:trHeight w:val="330"/>
          <w:ins w:id="1216"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hideMark/>
          </w:tcPr>
          <w:p w14:paraId="348351A9" w14:textId="77777777" w:rsidR="009271D1" w:rsidRPr="00770E7C" w:rsidRDefault="009271D1" w:rsidP="006C3448">
            <w:pPr>
              <w:ind w:firstLineChars="200" w:firstLine="320"/>
              <w:rPr>
                <w:ins w:id="1217" w:author="hanwha" w:date="2022-07-28T09:47:00Z"/>
                <w:rFonts w:ascii="Arial" w:eastAsia="맑은 고딕" w:hAnsi="Arial" w:cs="Arial"/>
                <w:sz w:val="16"/>
                <w:szCs w:val="16"/>
              </w:rPr>
            </w:pPr>
            <w:ins w:id="1218" w:author="hanwha" w:date="2022-07-28T09:47:00Z">
              <w:r w:rsidRPr="00770E7C">
                <w:rPr>
                  <w:rFonts w:ascii="Arial" w:eastAsia="맑은 고딕" w:hAnsi="Arial" w:cs="Arial"/>
                  <w:sz w:val="16"/>
                  <w:szCs w:val="16"/>
                </w:rPr>
                <w:t>유형자산</w:t>
              </w:r>
            </w:ins>
          </w:p>
        </w:tc>
        <w:tc>
          <w:tcPr>
            <w:tcW w:w="3276" w:type="dxa"/>
            <w:tcBorders>
              <w:top w:val="nil"/>
              <w:left w:val="nil"/>
              <w:bottom w:val="single" w:sz="8" w:space="0" w:color="auto"/>
              <w:right w:val="single" w:sz="8" w:space="0" w:color="auto"/>
            </w:tcBorders>
            <w:noWrap/>
          </w:tcPr>
          <w:p w14:paraId="2CE07E83"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219" w:author="hanwha" w:date="2022-07-28T09:47:00Z"/>
                <w:rFonts w:ascii="Arial" w:eastAsia="맑은 고딕" w:hAnsi="Arial" w:cs="Arial"/>
                <w:color w:val="000000"/>
                <w:sz w:val="16"/>
                <w:szCs w:val="16"/>
              </w:rPr>
            </w:pPr>
            <w:ins w:id="1220" w:author="hanwha" w:date="2022-07-28T09:47:00Z">
              <w:r>
                <w:rPr>
                  <w:rFonts w:ascii="Arial" w:eastAsia="맑은 고딕" w:hAnsi="Arial" w:cs="Arial" w:hint="eastAsia"/>
                  <w:color w:val="000000"/>
                  <w:sz w:val="16"/>
                  <w:szCs w:val="16"/>
                </w:rPr>
                <w:t>1,230,790,255,439</w:t>
              </w:r>
            </w:ins>
          </w:p>
        </w:tc>
      </w:tr>
      <w:tr w:rsidR="009271D1" w:rsidRPr="00770E7C" w14:paraId="12C91728" w14:textId="77777777" w:rsidTr="006C3448">
        <w:trPr>
          <w:trHeight w:val="330"/>
          <w:ins w:id="1221"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hideMark/>
          </w:tcPr>
          <w:p w14:paraId="410AE670" w14:textId="77777777" w:rsidR="009271D1" w:rsidRPr="00770E7C" w:rsidRDefault="009271D1" w:rsidP="006C3448">
            <w:pPr>
              <w:ind w:firstLineChars="200" w:firstLine="320"/>
              <w:rPr>
                <w:ins w:id="1222" w:author="hanwha" w:date="2022-07-28T09:47:00Z"/>
                <w:rFonts w:ascii="Arial" w:eastAsia="맑은 고딕" w:hAnsi="Arial" w:cs="Arial"/>
                <w:sz w:val="16"/>
                <w:szCs w:val="16"/>
              </w:rPr>
            </w:pPr>
            <w:ins w:id="1223" w:author="hanwha" w:date="2022-07-28T09:47:00Z">
              <w:r w:rsidRPr="00770E7C">
                <w:rPr>
                  <w:rFonts w:ascii="Arial" w:eastAsia="맑은 고딕" w:hAnsi="Arial" w:cs="Arial"/>
                  <w:sz w:val="16"/>
                  <w:szCs w:val="16"/>
                </w:rPr>
                <w:t>무형자산</w:t>
              </w:r>
            </w:ins>
          </w:p>
        </w:tc>
        <w:tc>
          <w:tcPr>
            <w:tcW w:w="3276" w:type="dxa"/>
            <w:tcBorders>
              <w:top w:val="nil"/>
              <w:left w:val="nil"/>
              <w:bottom w:val="single" w:sz="8" w:space="0" w:color="auto"/>
              <w:right w:val="single" w:sz="8" w:space="0" w:color="auto"/>
            </w:tcBorders>
            <w:noWrap/>
          </w:tcPr>
          <w:p w14:paraId="5A3733BF"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224" w:author="hanwha" w:date="2022-07-28T09:47:00Z"/>
                <w:rFonts w:ascii="Arial" w:eastAsia="맑은 고딕" w:hAnsi="Arial" w:cs="Arial"/>
                <w:color w:val="000000"/>
                <w:sz w:val="16"/>
                <w:szCs w:val="16"/>
              </w:rPr>
            </w:pPr>
            <w:ins w:id="1225" w:author="hanwha" w:date="2022-07-28T09:47:00Z">
              <w:r>
                <w:rPr>
                  <w:rFonts w:ascii="Arial" w:eastAsia="맑은 고딕" w:hAnsi="Arial" w:cs="Arial" w:hint="eastAsia"/>
                  <w:color w:val="000000"/>
                  <w:sz w:val="16"/>
                  <w:szCs w:val="16"/>
                </w:rPr>
                <w:t>76,470,939,964</w:t>
              </w:r>
            </w:ins>
          </w:p>
        </w:tc>
      </w:tr>
      <w:tr w:rsidR="009271D1" w:rsidRPr="00770E7C" w14:paraId="154D6AC8" w14:textId="77777777" w:rsidTr="006C3448">
        <w:trPr>
          <w:trHeight w:val="330"/>
          <w:ins w:id="1226"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hideMark/>
          </w:tcPr>
          <w:p w14:paraId="478A1B2B" w14:textId="77777777" w:rsidR="009271D1" w:rsidRPr="00770E7C" w:rsidRDefault="009271D1" w:rsidP="006C3448">
            <w:pPr>
              <w:ind w:firstLineChars="200" w:firstLine="320"/>
              <w:rPr>
                <w:ins w:id="1227" w:author="hanwha" w:date="2022-07-28T09:47:00Z"/>
                <w:rFonts w:ascii="Arial" w:eastAsia="맑은 고딕" w:hAnsi="Arial" w:cs="Arial"/>
                <w:sz w:val="16"/>
                <w:szCs w:val="16"/>
              </w:rPr>
            </w:pPr>
            <w:proofErr w:type="spellStart"/>
            <w:ins w:id="1228" w:author="hanwha" w:date="2022-07-28T09:47:00Z">
              <w:r w:rsidRPr="00770E7C">
                <w:rPr>
                  <w:rFonts w:ascii="Arial" w:eastAsia="맑은 고딕" w:hAnsi="Arial" w:cs="Arial"/>
                  <w:sz w:val="16"/>
                  <w:szCs w:val="16"/>
                </w:rPr>
                <w:t>사용권자산</w:t>
              </w:r>
              <w:proofErr w:type="spellEnd"/>
            </w:ins>
          </w:p>
        </w:tc>
        <w:tc>
          <w:tcPr>
            <w:tcW w:w="3276" w:type="dxa"/>
            <w:tcBorders>
              <w:top w:val="nil"/>
              <w:left w:val="nil"/>
              <w:bottom w:val="single" w:sz="8" w:space="0" w:color="auto"/>
              <w:right w:val="single" w:sz="8" w:space="0" w:color="auto"/>
            </w:tcBorders>
            <w:noWrap/>
          </w:tcPr>
          <w:p w14:paraId="18411EF5"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229" w:author="hanwha" w:date="2022-07-28T09:47:00Z"/>
                <w:rFonts w:ascii="Arial" w:eastAsia="맑은 고딕" w:hAnsi="Arial" w:cs="Arial"/>
                <w:color w:val="000000"/>
                <w:sz w:val="16"/>
                <w:szCs w:val="16"/>
              </w:rPr>
            </w:pPr>
            <w:ins w:id="1230" w:author="hanwha" w:date="2022-07-28T09:47:00Z">
              <w:r>
                <w:rPr>
                  <w:rFonts w:ascii="Arial" w:eastAsia="맑은 고딕" w:hAnsi="Arial" w:cs="Arial" w:hint="eastAsia"/>
                  <w:color w:val="000000"/>
                  <w:sz w:val="16"/>
                  <w:szCs w:val="16"/>
                </w:rPr>
                <w:t>34,909,093,688</w:t>
              </w:r>
            </w:ins>
          </w:p>
        </w:tc>
      </w:tr>
      <w:tr w:rsidR="009271D1" w:rsidRPr="00770E7C" w14:paraId="4692DD2C" w14:textId="77777777" w:rsidTr="006C3448">
        <w:trPr>
          <w:trHeight w:val="330"/>
          <w:ins w:id="1231"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hideMark/>
          </w:tcPr>
          <w:p w14:paraId="560642F6" w14:textId="77777777" w:rsidR="009271D1" w:rsidRPr="00770E7C" w:rsidRDefault="009271D1" w:rsidP="006C3448">
            <w:pPr>
              <w:ind w:firstLineChars="200" w:firstLine="320"/>
              <w:rPr>
                <w:ins w:id="1232" w:author="hanwha" w:date="2022-07-28T09:47:00Z"/>
                <w:rFonts w:ascii="Arial" w:eastAsia="맑은 고딕" w:hAnsi="Arial" w:cs="Arial"/>
                <w:sz w:val="16"/>
                <w:szCs w:val="16"/>
              </w:rPr>
            </w:pPr>
            <w:ins w:id="1233" w:author="hanwha" w:date="2022-07-28T09:47:00Z">
              <w:r w:rsidRPr="00770E7C">
                <w:rPr>
                  <w:rFonts w:ascii="Arial" w:eastAsia="맑은 고딕" w:hAnsi="Arial" w:cs="Arial"/>
                  <w:sz w:val="16"/>
                  <w:szCs w:val="16"/>
                </w:rPr>
                <w:t>기타비유동자산</w:t>
              </w:r>
            </w:ins>
          </w:p>
        </w:tc>
        <w:tc>
          <w:tcPr>
            <w:tcW w:w="3276" w:type="dxa"/>
            <w:tcBorders>
              <w:top w:val="nil"/>
              <w:left w:val="nil"/>
              <w:bottom w:val="single" w:sz="8" w:space="0" w:color="auto"/>
              <w:right w:val="single" w:sz="8" w:space="0" w:color="auto"/>
            </w:tcBorders>
            <w:noWrap/>
          </w:tcPr>
          <w:p w14:paraId="4943BC12"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234" w:author="hanwha" w:date="2022-07-28T09:47:00Z"/>
                <w:rFonts w:ascii="Arial" w:eastAsia="맑은 고딕" w:hAnsi="Arial" w:cs="Arial"/>
                <w:color w:val="000000"/>
                <w:sz w:val="16"/>
                <w:szCs w:val="16"/>
              </w:rPr>
            </w:pPr>
            <w:ins w:id="1235" w:author="hanwha" w:date="2022-07-28T09:47:00Z">
              <w:r>
                <w:rPr>
                  <w:rFonts w:ascii="Arial" w:eastAsia="맑은 고딕" w:hAnsi="Arial" w:cs="Arial" w:hint="eastAsia"/>
                  <w:color w:val="000000"/>
                  <w:sz w:val="16"/>
                  <w:szCs w:val="16"/>
                </w:rPr>
                <w:t>642,641,388</w:t>
              </w:r>
            </w:ins>
          </w:p>
        </w:tc>
      </w:tr>
      <w:tr w:rsidR="009271D1" w:rsidRPr="00770E7C" w14:paraId="271E4A79" w14:textId="77777777" w:rsidTr="006C3448">
        <w:trPr>
          <w:trHeight w:val="330"/>
          <w:ins w:id="1236"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hideMark/>
          </w:tcPr>
          <w:p w14:paraId="0B3BCAA3" w14:textId="77777777" w:rsidR="009271D1" w:rsidRPr="00770E7C" w:rsidRDefault="009271D1" w:rsidP="006C3448">
            <w:pPr>
              <w:ind w:firstLineChars="100" w:firstLine="160"/>
              <w:rPr>
                <w:ins w:id="1237" w:author="hanwha" w:date="2022-07-28T09:47:00Z"/>
                <w:rFonts w:ascii="Arial" w:eastAsia="맑은 고딕" w:hAnsi="Arial" w:cs="Arial"/>
                <w:b/>
                <w:bCs/>
                <w:color w:val="000000"/>
                <w:sz w:val="16"/>
                <w:szCs w:val="16"/>
              </w:rPr>
            </w:pPr>
            <w:ins w:id="1238" w:author="hanwha" w:date="2022-07-28T09:47:00Z">
              <w:r w:rsidRPr="00770E7C">
                <w:rPr>
                  <w:rFonts w:ascii="Arial" w:eastAsia="맑은 고딕" w:hAnsi="Arial" w:cs="Arial"/>
                  <w:b/>
                  <w:bCs/>
                  <w:color w:val="000000"/>
                  <w:sz w:val="16"/>
                  <w:szCs w:val="16"/>
                </w:rPr>
                <w:t>자산총계</w:t>
              </w:r>
            </w:ins>
          </w:p>
        </w:tc>
        <w:tc>
          <w:tcPr>
            <w:tcW w:w="3276" w:type="dxa"/>
            <w:tcBorders>
              <w:top w:val="nil"/>
              <w:left w:val="nil"/>
              <w:bottom w:val="single" w:sz="8" w:space="0" w:color="auto"/>
              <w:right w:val="single" w:sz="8" w:space="0" w:color="auto"/>
            </w:tcBorders>
            <w:noWrap/>
          </w:tcPr>
          <w:p w14:paraId="0FD9870A"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239" w:author="hanwha" w:date="2022-07-28T09:47:00Z"/>
                <w:rFonts w:ascii="Arial" w:eastAsia="맑은 고딕" w:hAnsi="Arial" w:cs="Arial"/>
                <w:b/>
                <w:bCs/>
                <w:color w:val="000000"/>
                <w:sz w:val="16"/>
                <w:szCs w:val="16"/>
              </w:rPr>
            </w:pPr>
            <w:ins w:id="1240" w:author="hanwha" w:date="2022-07-28T09:47:00Z">
              <w:r>
                <w:rPr>
                  <w:rFonts w:ascii="Arial" w:eastAsia="맑은 고딕" w:hAnsi="Arial" w:cs="Arial" w:hint="eastAsia"/>
                  <w:b/>
                  <w:color w:val="000000"/>
                  <w:sz w:val="16"/>
                  <w:szCs w:val="16"/>
                </w:rPr>
                <w:t>8,309,773,420,248</w:t>
              </w:r>
            </w:ins>
          </w:p>
        </w:tc>
      </w:tr>
      <w:tr w:rsidR="009271D1" w:rsidRPr="00770E7C" w14:paraId="5B8E039A" w14:textId="77777777" w:rsidTr="006C3448">
        <w:trPr>
          <w:trHeight w:val="330"/>
          <w:ins w:id="1241"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tcPr>
          <w:p w14:paraId="501BD481" w14:textId="77777777" w:rsidR="009271D1" w:rsidRPr="00770E7C" w:rsidRDefault="009271D1" w:rsidP="006C3448">
            <w:pPr>
              <w:rPr>
                <w:ins w:id="1242" w:author="hanwha" w:date="2022-07-28T09:47:00Z"/>
                <w:rFonts w:ascii="Arial" w:eastAsia="맑은 고딕" w:hAnsi="Arial" w:cs="Arial"/>
                <w:b/>
                <w:bCs/>
                <w:sz w:val="16"/>
                <w:szCs w:val="16"/>
              </w:rPr>
            </w:pPr>
            <w:ins w:id="1243" w:author="hanwha" w:date="2022-07-28T09:47:00Z">
              <w:r w:rsidRPr="00770E7C">
                <w:rPr>
                  <w:rFonts w:ascii="Arial" w:eastAsia="맑은 고딕" w:hAnsi="Arial" w:cs="Arial"/>
                  <w:b/>
                  <w:bCs/>
                  <w:sz w:val="16"/>
                  <w:szCs w:val="16"/>
                </w:rPr>
                <w:t>부채</w:t>
              </w:r>
            </w:ins>
          </w:p>
        </w:tc>
        <w:tc>
          <w:tcPr>
            <w:tcW w:w="3276" w:type="dxa"/>
            <w:tcBorders>
              <w:top w:val="nil"/>
              <w:left w:val="nil"/>
              <w:bottom w:val="single" w:sz="8" w:space="0" w:color="auto"/>
              <w:right w:val="single" w:sz="8" w:space="0" w:color="auto"/>
            </w:tcBorders>
            <w:noWrap/>
          </w:tcPr>
          <w:p w14:paraId="56B43CD1"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244" w:author="hanwha" w:date="2022-07-28T09:47:00Z"/>
                <w:rFonts w:ascii="Arial" w:eastAsia="맑은 고딕" w:hAnsi="Arial" w:cs="Arial"/>
                <w:b/>
                <w:bCs/>
                <w:color w:val="000000"/>
                <w:sz w:val="16"/>
                <w:szCs w:val="16"/>
              </w:rPr>
            </w:pPr>
          </w:p>
        </w:tc>
      </w:tr>
      <w:tr w:rsidR="009271D1" w:rsidRPr="00770E7C" w14:paraId="7929B28A" w14:textId="77777777" w:rsidTr="006C3448">
        <w:trPr>
          <w:trHeight w:val="330"/>
          <w:ins w:id="1245"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hideMark/>
          </w:tcPr>
          <w:p w14:paraId="722D1770" w14:textId="77777777" w:rsidR="009271D1" w:rsidRPr="00770E7C" w:rsidRDefault="009271D1" w:rsidP="006C3448">
            <w:pPr>
              <w:ind w:firstLineChars="100" w:firstLine="160"/>
              <w:rPr>
                <w:ins w:id="1246" w:author="hanwha" w:date="2022-07-28T09:47:00Z"/>
                <w:rFonts w:ascii="Arial" w:eastAsia="맑은 고딕" w:hAnsi="Arial" w:cs="Arial"/>
                <w:b/>
                <w:bCs/>
                <w:sz w:val="16"/>
                <w:szCs w:val="16"/>
              </w:rPr>
            </w:pPr>
            <w:ins w:id="1247" w:author="hanwha" w:date="2022-07-28T09:47:00Z">
              <w:r w:rsidRPr="00770E7C">
                <w:rPr>
                  <w:rFonts w:ascii="Arial" w:eastAsia="맑은 고딕" w:hAnsi="Arial" w:cs="Arial"/>
                  <w:b/>
                  <w:bCs/>
                  <w:sz w:val="16"/>
                  <w:szCs w:val="16"/>
                </w:rPr>
                <w:t>유동부채</w:t>
              </w:r>
            </w:ins>
          </w:p>
        </w:tc>
        <w:tc>
          <w:tcPr>
            <w:tcW w:w="3276" w:type="dxa"/>
            <w:tcBorders>
              <w:top w:val="nil"/>
              <w:left w:val="nil"/>
              <w:bottom w:val="single" w:sz="8" w:space="0" w:color="auto"/>
              <w:right w:val="single" w:sz="8" w:space="0" w:color="auto"/>
            </w:tcBorders>
            <w:noWrap/>
          </w:tcPr>
          <w:p w14:paraId="46E9247D"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248" w:author="hanwha" w:date="2022-07-28T09:47:00Z"/>
                <w:rFonts w:ascii="Arial" w:eastAsia="맑은 고딕" w:hAnsi="Arial" w:cs="Arial"/>
                <w:b/>
                <w:bCs/>
                <w:color w:val="000000"/>
                <w:sz w:val="16"/>
                <w:szCs w:val="16"/>
              </w:rPr>
            </w:pPr>
            <w:ins w:id="1249" w:author="hanwha" w:date="2022-07-28T09:47:00Z">
              <w:r>
                <w:rPr>
                  <w:rFonts w:ascii="Arial" w:eastAsia="맑은 고딕" w:hAnsi="Arial" w:cs="Arial" w:hint="eastAsia"/>
                  <w:b/>
                  <w:color w:val="000000"/>
                  <w:sz w:val="16"/>
                  <w:szCs w:val="16"/>
                </w:rPr>
                <w:t>2,912,260,227,054</w:t>
              </w:r>
            </w:ins>
          </w:p>
        </w:tc>
      </w:tr>
      <w:tr w:rsidR="009271D1" w:rsidRPr="00770E7C" w14:paraId="58F422BC" w14:textId="77777777" w:rsidTr="006C3448">
        <w:trPr>
          <w:trHeight w:val="330"/>
          <w:ins w:id="1250"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hideMark/>
          </w:tcPr>
          <w:p w14:paraId="4FB33DE3" w14:textId="77777777" w:rsidR="009271D1" w:rsidRPr="00770E7C" w:rsidRDefault="009271D1" w:rsidP="006C3448">
            <w:pPr>
              <w:ind w:firstLineChars="200" w:firstLine="320"/>
              <w:rPr>
                <w:ins w:id="1251" w:author="hanwha" w:date="2022-07-28T09:47:00Z"/>
                <w:rFonts w:ascii="Arial" w:eastAsia="맑은 고딕" w:hAnsi="Arial" w:cs="Arial"/>
                <w:sz w:val="16"/>
                <w:szCs w:val="16"/>
              </w:rPr>
            </w:pPr>
            <w:proofErr w:type="spellStart"/>
            <w:ins w:id="1252" w:author="hanwha" w:date="2022-07-28T09:47:00Z">
              <w:r w:rsidRPr="00770E7C">
                <w:rPr>
                  <w:rFonts w:ascii="Arial" w:eastAsia="맑은 고딕" w:hAnsi="Arial" w:cs="Arial"/>
                  <w:sz w:val="16"/>
                  <w:szCs w:val="16"/>
                </w:rPr>
                <w:t>매입채무및기타채무</w:t>
              </w:r>
              <w:proofErr w:type="spellEnd"/>
            </w:ins>
          </w:p>
        </w:tc>
        <w:tc>
          <w:tcPr>
            <w:tcW w:w="3276" w:type="dxa"/>
            <w:tcBorders>
              <w:top w:val="nil"/>
              <w:left w:val="nil"/>
              <w:bottom w:val="single" w:sz="8" w:space="0" w:color="auto"/>
              <w:right w:val="single" w:sz="8" w:space="0" w:color="auto"/>
            </w:tcBorders>
            <w:noWrap/>
          </w:tcPr>
          <w:p w14:paraId="2A59FAB8"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253" w:author="hanwha" w:date="2022-07-28T09:47:00Z"/>
                <w:rFonts w:ascii="Arial" w:eastAsia="맑은 고딕" w:hAnsi="Arial" w:cs="Arial"/>
                <w:color w:val="000000"/>
                <w:sz w:val="16"/>
                <w:szCs w:val="16"/>
              </w:rPr>
            </w:pPr>
            <w:ins w:id="1254" w:author="hanwha" w:date="2022-07-28T09:47:00Z">
              <w:r>
                <w:rPr>
                  <w:rFonts w:ascii="Arial" w:eastAsia="맑은 고딕" w:hAnsi="Arial" w:cs="Arial" w:hint="eastAsia"/>
                  <w:color w:val="000000"/>
                  <w:sz w:val="16"/>
                  <w:szCs w:val="16"/>
                </w:rPr>
                <w:t>286,546,062,590</w:t>
              </w:r>
            </w:ins>
          </w:p>
        </w:tc>
      </w:tr>
      <w:tr w:rsidR="009271D1" w:rsidRPr="00770E7C" w14:paraId="73F75162" w14:textId="77777777" w:rsidTr="006C3448">
        <w:trPr>
          <w:trHeight w:val="330"/>
          <w:ins w:id="1255"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hideMark/>
          </w:tcPr>
          <w:p w14:paraId="28E5617D" w14:textId="77777777" w:rsidR="009271D1" w:rsidRPr="00770E7C" w:rsidRDefault="009271D1" w:rsidP="006C3448">
            <w:pPr>
              <w:ind w:firstLineChars="200" w:firstLine="320"/>
              <w:rPr>
                <w:ins w:id="1256" w:author="hanwha" w:date="2022-07-28T09:47:00Z"/>
                <w:rFonts w:ascii="Arial" w:eastAsia="맑은 고딕" w:hAnsi="Arial" w:cs="Arial"/>
                <w:sz w:val="16"/>
                <w:szCs w:val="16"/>
              </w:rPr>
            </w:pPr>
            <w:proofErr w:type="spellStart"/>
            <w:ins w:id="1257" w:author="hanwha" w:date="2022-07-28T09:47:00Z">
              <w:r w:rsidRPr="00770E7C">
                <w:rPr>
                  <w:rFonts w:ascii="Arial" w:eastAsia="맑은 고딕" w:hAnsi="Arial" w:cs="Arial"/>
                  <w:sz w:val="16"/>
                  <w:szCs w:val="16"/>
                </w:rPr>
                <w:t>차입금</w:t>
              </w:r>
              <w:r>
                <w:rPr>
                  <w:rFonts w:ascii="Arial" w:eastAsia="맑은 고딕" w:hAnsi="Arial" w:cs="Arial" w:hint="eastAsia"/>
                  <w:sz w:val="16"/>
                  <w:szCs w:val="16"/>
                </w:rPr>
                <w:t>및사채</w:t>
              </w:r>
              <w:proofErr w:type="spellEnd"/>
            </w:ins>
          </w:p>
        </w:tc>
        <w:tc>
          <w:tcPr>
            <w:tcW w:w="3276" w:type="dxa"/>
            <w:tcBorders>
              <w:top w:val="nil"/>
              <w:left w:val="nil"/>
              <w:bottom w:val="single" w:sz="8" w:space="0" w:color="auto"/>
              <w:right w:val="single" w:sz="8" w:space="0" w:color="auto"/>
            </w:tcBorders>
            <w:noWrap/>
          </w:tcPr>
          <w:p w14:paraId="02D9AE10"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258" w:author="hanwha" w:date="2022-07-28T09:47:00Z"/>
                <w:rFonts w:ascii="Arial" w:eastAsia="맑은 고딕" w:hAnsi="Arial" w:cs="Arial"/>
                <w:color w:val="000000"/>
                <w:sz w:val="16"/>
                <w:szCs w:val="16"/>
              </w:rPr>
            </w:pPr>
            <w:ins w:id="1259" w:author="hanwha" w:date="2022-07-28T09:47:00Z">
              <w:r>
                <w:rPr>
                  <w:rFonts w:ascii="Arial" w:eastAsia="맑은 고딕" w:hAnsi="Arial" w:cs="Arial" w:hint="eastAsia"/>
                  <w:color w:val="000000"/>
                  <w:sz w:val="16"/>
                  <w:szCs w:val="16"/>
                </w:rPr>
                <w:t>1,554,286,333,077</w:t>
              </w:r>
            </w:ins>
          </w:p>
        </w:tc>
      </w:tr>
      <w:tr w:rsidR="009271D1" w:rsidRPr="00770E7C" w14:paraId="01BFB5F8" w14:textId="77777777" w:rsidTr="006C3448">
        <w:trPr>
          <w:trHeight w:val="330"/>
          <w:ins w:id="1260"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hideMark/>
          </w:tcPr>
          <w:p w14:paraId="71FA17EF" w14:textId="77777777" w:rsidR="009271D1" w:rsidRPr="00770E7C" w:rsidRDefault="009271D1" w:rsidP="006C3448">
            <w:pPr>
              <w:ind w:firstLineChars="200" w:firstLine="320"/>
              <w:rPr>
                <w:ins w:id="1261" w:author="hanwha" w:date="2022-07-28T09:47:00Z"/>
                <w:rFonts w:ascii="Arial" w:eastAsia="맑은 고딕" w:hAnsi="Arial" w:cs="Arial"/>
                <w:sz w:val="16"/>
                <w:szCs w:val="16"/>
              </w:rPr>
            </w:pPr>
            <w:ins w:id="1262" w:author="hanwha" w:date="2022-07-28T09:47:00Z">
              <w:r w:rsidRPr="00770E7C">
                <w:rPr>
                  <w:rFonts w:ascii="Arial" w:eastAsia="맑은 고딕" w:hAnsi="Arial" w:cs="Arial"/>
                  <w:sz w:val="16"/>
                  <w:szCs w:val="16"/>
                </w:rPr>
                <w:t>기타금융부채</w:t>
              </w:r>
            </w:ins>
          </w:p>
        </w:tc>
        <w:tc>
          <w:tcPr>
            <w:tcW w:w="3276" w:type="dxa"/>
            <w:tcBorders>
              <w:top w:val="nil"/>
              <w:left w:val="nil"/>
              <w:bottom w:val="single" w:sz="8" w:space="0" w:color="auto"/>
              <w:right w:val="single" w:sz="8" w:space="0" w:color="auto"/>
            </w:tcBorders>
            <w:noWrap/>
          </w:tcPr>
          <w:p w14:paraId="22751BFE"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263" w:author="hanwha" w:date="2022-07-28T09:47:00Z"/>
                <w:rFonts w:ascii="Arial" w:eastAsia="맑은 고딕" w:hAnsi="Arial" w:cs="Arial"/>
                <w:color w:val="000000"/>
                <w:sz w:val="16"/>
                <w:szCs w:val="16"/>
              </w:rPr>
            </w:pPr>
            <w:ins w:id="1264" w:author="hanwha" w:date="2022-07-28T09:47:00Z">
              <w:r>
                <w:rPr>
                  <w:rFonts w:ascii="Arial" w:eastAsia="맑은 고딕" w:hAnsi="Arial" w:cs="Arial" w:hint="eastAsia"/>
                  <w:color w:val="000000"/>
                  <w:sz w:val="16"/>
                  <w:szCs w:val="16"/>
                </w:rPr>
                <w:t>42,080,125,728</w:t>
              </w:r>
            </w:ins>
          </w:p>
        </w:tc>
      </w:tr>
      <w:tr w:rsidR="009271D1" w:rsidRPr="00770E7C" w14:paraId="0BEC6FA8" w14:textId="77777777" w:rsidTr="006C3448">
        <w:trPr>
          <w:trHeight w:val="330"/>
          <w:ins w:id="1265"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hideMark/>
          </w:tcPr>
          <w:p w14:paraId="32B4A4A4" w14:textId="77777777" w:rsidR="009271D1" w:rsidRPr="00770E7C" w:rsidRDefault="009271D1" w:rsidP="006C3448">
            <w:pPr>
              <w:ind w:firstLineChars="200" w:firstLine="320"/>
              <w:rPr>
                <w:ins w:id="1266" w:author="hanwha" w:date="2022-07-28T09:47:00Z"/>
                <w:rFonts w:ascii="Arial" w:eastAsia="맑은 고딕" w:hAnsi="Arial" w:cs="Arial"/>
                <w:sz w:val="16"/>
                <w:szCs w:val="16"/>
              </w:rPr>
            </w:pPr>
            <w:ins w:id="1267" w:author="hanwha" w:date="2022-07-28T09:47:00Z">
              <w:r>
                <w:rPr>
                  <w:rFonts w:ascii="Arial" w:eastAsia="맑은 고딕" w:hAnsi="Arial" w:cs="Arial" w:hint="eastAsia"/>
                  <w:sz w:val="16"/>
                  <w:szCs w:val="16"/>
                </w:rPr>
                <w:t>기타유동부채</w:t>
              </w:r>
            </w:ins>
          </w:p>
        </w:tc>
        <w:tc>
          <w:tcPr>
            <w:tcW w:w="3276" w:type="dxa"/>
            <w:tcBorders>
              <w:top w:val="nil"/>
              <w:left w:val="nil"/>
              <w:bottom w:val="single" w:sz="8" w:space="0" w:color="auto"/>
              <w:right w:val="single" w:sz="8" w:space="0" w:color="auto"/>
            </w:tcBorders>
            <w:noWrap/>
          </w:tcPr>
          <w:p w14:paraId="571CEE3D"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268" w:author="hanwha" w:date="2022-07-28T09:47:00Z"/>
                <w:rFonts w:ascii="Arial" w:eastAsia="맑은 고딕" w:hAnsi="Arial" w:cs="Arial"/>
                <w:color w:val="000000"/>
                <w:sz w:val="16"/>
                <w:szCs w:val="16"/>
              </w:rPr>
            </w:pPr>
            <w:ins w:id="1269" w:author="hanwha" w:date="2022-07-28T09:47:00Z">
              <w:r>
                <w:rPr>
                  <w:rFonts w:ascii="Arial" w:eastAsia="맑은 고딕" w:hAnsi="Arial" w:cs="Arial" w:hint="eastAsia"/>
                  <w:color w:val="000000"/>
                  <w:sz w:val="16"/>
                  <w:szCs w:val="16"/>
                </w:rPr>
                <w:t>949,461,596,969</w:t>
              </w:r>
            </w:ins>
          </w:p>
        </w:tc>
      </w:tr>
      <w:tr w:rsidR="009271D1" w:rsidRPr="00770E7C" w14:paraId="292153D7" w14:textId="77777777" w:rsidTr="006C3448">
        <w:trPr>
          <w:trHeight w:val="330"/>
          <w:ins w:id="1270"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hideMark/>
          </w:tcPr>
          <w:p w14:paraId="08843D2D" w14:textId="77777777" w:rsidR="009271D1" w:rsidRPr="00770E7C" w:rsidRDefault="009271D1" w:rsidP="006C3448">
            <w:pPr>
              <w:ind w:firstLineChars="200" w:firstLine="320"/>
              <w:rPr>
                <w:ins w:id="1271" w:author="hanwha" w:date="2022-07-28T09:47:00Z"/>
                <w:rFonts w:ascii="Arial" w:eastAsia="맑은 고딕" w:hAnsi="Arial" w:cs="Arial"/>
                <w:sz w:val="16"/>
                <w:szCs w:val="16"/>
              </w:rPr>
            </w:pPr>
            <w:ins w:id="1272" w:author="hanwha" w:date="2022-07-28T09:47:00Z">
              <w:r w:rsidRPr="00770E7C">
                <w:rPr>
                  <w:rFonts w:ascii="Arial" w:eastAsia="맑은 고딕" w:hAnsi="Arial" w:cs="Arial"/>
                  <w:sz w:val="16"/>
                  <w:szCs w:val="16"/>
                </w:rPr>
                <w:t>유동</w:t>
              </w:r>
              <w:r>
                <w:rPr>
                  <w:rFonts w:ascii="Arial" w:eastAsia="맑은 고딕" w:hAnsi="Arial" w:cs="Arial" w:hint="eastAsia"/>
                  <w:sz w:val="16"/>
                  <w:szCs w:val="16"/>
                </w:rPr>
                <w:t>충당</w:t>
              </w:r>
              <w:r w:rsidRPr="00770E7C">
                <w:rPr>
                  <w:rFonts w:ascii="Arial" w:eastAsia="맑은 고딕" w:hAnsi="Arial" w:cs="Arial"/>
                  <w:sz w:val="16"/>
                  <w:szCs w:val="16"/>
                </w:rPr>
                <w:t>부채</w:t>
              </w:r>
            </w:ins>
          </w:p>
        </w:tc>
        <w:tc>
          <w:tcPr>
            <w:tcW w:w="3276" w:type="dxa"/>
            <w:tcBorders>
              <w:top w:val="nil"/>
              <w:left w:val="nil"/>
              <w:bottom w:val="single" w:sz="8" w:space="0" w:color="auto"/>
              <w:right w:val="single" w:sz="8" w:space="0" w:color="auto"/>
            </w:tcBorders>
            <w:noWrap/>
          </w:tcPr>
          <w:p w14:paraId="542BA337"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273" w:author="hanwha" w:date="2022-07-28T09:47:00Z"/>
                <w:rFonts w:ascii="Arial" w:eastAsia="맑은 고딕" w:hAnsi="Arial" w:cs="Arial"/>
                <w:color w:val="000000"/>
                <w:sz w:val="16"/>
                <w:szCs w:val="16"/>
              </w:rPr>
            </w:pPr>
            <w:ins w:id="1274" w:author="hanwha" w:date="2022-07-28T09:47:00Z">
              <w:r>
                <w:rPr>
                  <w:rFonts w:ascii="Arial" w:eastAsia="맑은 고딕" w:hAnsi="Arial" w:cs="Arial" w:hint="eastAsia"/>
                  <w:color w:val="000000"/>
                  <w:sz w:val="16"/>
                  <w:szCs w:val="16"/>
                </w:rPr>
                <w:t>65,369,991,856</w:t>
              </w:r>
            </w:ins>
          </w:p>
        </w:tc>
      </w:tr>
      <w:tr w:rsidR="009271D1" w:rsidRPr="00770E7C" w14:paraId="5576D349" w14:textId="77777777" w:rsidTr="006C3448">
        <w:trPr>
          <w:trHeight w:val="330"/>
          <w:ins w:id="1275"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hideMark/>
          </w:tcPr>
          <w:p w14:paraId="7E9A374B" w14:textId="77777777" w:rsidR="009271D1" w:rsidRPr="00770E7C" w:rsidRDefault="009271D1" w:rsidP="006C3448">
            <w:pPr>
              <w:ind w:firstLineChars="200" w:firstLine="320"/>
              <w:rPr>
                <w:ins w:id="1276" w:author="hanwha" w:date="2022-07-28T09:47:00Z"/>
                <w:rFonts w:ascii="Arial" w:eastAsia="맑은 고딕" w:hAnsi="Arial" w:cs="Arial"/>
                <w:sz w:val="16"/>
                <w:szCs w:val="16"/>
              </w:rPr>
            </w:pPr>
            <w:ins w:id="1277" w:author="hanwha" w:date="2022-07-28T09:47:00Z">
              <w:r w:rsidRPr="00770E7C">
                <w:rPr>
                  <w:rFonts w:ascii="Arial" w:eastAsia="맑은 고딕" w:hAnsi="Arial" w:cs="Arial"/>
                  <w:sz w:val="16"/>
                  <w:szCs w:val="16"/>
                </w:rPr>
                <w:t>당기법인세부채</w:t>
              </w:r>
            </w:ins>
          </w:p>
        </w:tc>
        <w:tc>
          <w:tcPr>
            <w:tcW w:w="3276" w:type="dxa"/>
            <w:tcBorders>
              <w:top w:val="nil"/>
              <w:left w:val="nil"/>
              <w:bottom w:val="single" w:sz="8" w:space="0" w:color="auto"/>
              <w:right w:val="single" w:sz="8" w:space="0" w:color="auto"/>
            </w:tcBorders>
            <w:noWrap/>
          </w:tcPr>
          <w:p w14:paraId="7D48306D"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278" w:author="hanwha" w:date="2022-07-28T09:47:00Z"/>
                <w:rFonts w:ascii="Arial" w:eastAsia="맑은 고딕" w:hAnsi="Arial" w:cs="Arial"/>
                <w:color w:val="000000"/>
                <w:sz w:val="16"/>
                <w:szCs w:val="16"/>
              </w:rPr>
            </w:pPr>
            <w:ins w:id="1279" w:author="hanwha" w:date="2022-07-28T09:47:00Z">
              <w:r>
                <w:rPr>
                  <w:rFonts w:ascii="Arial" w:eastAsia="맑은 고딕" w:hAnsi="Arial" w:cs="Arial" w:hint="eastAsia"/>
                  <w:color w:val="000000"/>
                  <w:sz w:val="16"/>
                  <w:szCs w:val="16"/>
                </w:rPr>
                <w:t>14,516,116,834</w:t>
              </w:r>
            </w:ins>
          </w:p>
        </w:tc>
      </w:tr>
      <w:tr w:rsidR="009271D1" w:rsidRPr="00770E7C" w14:paraId="2FED0EFE" w14:textId="77777777" w:rsidTr="006C3448">
        <w:trPr>
          <w:trHeight w:val="330"/>
          <w:ins w:id="1280"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hideMark/>
          </w:tcPr>
          <w:p w14:paraId="4A9483F1" w14:textId="77777777" w:rsidR="009271D1" w:rsidRPr="00770E7C" w:rsidRDefault="009271D1" w:rsidP="006C3448">
            <w:pPr>
              <w:ind w:firstLineChars="100" w:firstLine="160"/>
              <w:rPr>
                <w:ins w:id="1281" w:author="hanwha" w:date="2022-07-28T09:47:00Z"/>
                <w:rFonts w:ascii="Arial" w:eastAsia="맑은 고딕" w:hAnsi="Arial" w:cs="Arial"/>
                <w:b/>
                <w:bCs/>
                <w:sz w:val="16"/>
                <w:szCs w:val="16"/>
              </w:rPr>
            </w:pPr>
            <w:proofErr w:type="spellStart"/>
            <w:ins w:id="1282" w:author="hanwha" w:date="2022-07-28T09:47:00Z">
              <w:r w:rsidRPr="00770E7C">
                <w:rPr>
                  <w:rFonts w:ascii="Arial" w:eastAsia="맑은 고딕" w:hAnsi="Arial" w:cs="Arial"/>
                  <w:b/>
                  <w:bCs/>
                  <w:sz w:val="16"/>
                  <w:szCs w:val="16"/>
                </w:rPr>
                <w:t>비유동부채</w:t>
              </w:r>
              <w:proofErr w:type="spellEnd"/>
            </w:ins>
          </w:p>
        </w:tc>
        <w:tc>
          <w:tcPr>
            <w:tcW w:w="3276" w:type="dxa"/>
            <w:tcBorders>
              <w:top w:val="nil"/>
              <w:left w:val="nil"/>
              <w:bottom w:val="single" w:sz="8" w:space="0" w:color="auto"/>
              <w:right w:val="single" w:sz="8" w:space="0" w:color="auto"/>
            </w:tcBorders>
            <w:noWrap/>
          </w:tcPr>
          <w:p w14:paraId="3E968805"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283" w:author="hanwha" w:date="2022-07-28T09:47:00Z"/>
                <w:rFonts w:ascii="Arial" w:eastAsia="맑은 고딕" w:hAnsi="Arial" w:cs="Arial"/>
                <w:b/>
                <w:bCs/>
                <w:color w:val="000000"/>
                <w:sz w:val="16"/>
                <w:szCs w:val="16"/>
              </w:rPr>
            </w:pPr>
            <w:ins w:id="1284" w:author="hanwha" w:date="2022-07-28T09:47:00Z">
              <w:r>
                <w:rPr>
                  <w:rFonts w:ascii="Arial" w:eastAsia="맑은 고딕" w:hAnsi="Arial" w:cs="Arial" w:hint="eastAsia"/>
                  <w:b/>
                  <w:color w:val="000000"/>
                  <w:sz w:val="16"/>
                  <w:szCs w:val="16"/>
                </w:rPr>
                <w:t>1,839,953,315,523</w:t>
              </w:r>
            </w:ins>
          </w:p>
        </w:tc>
      </w:tr>
      <w:tr w:rsidR="009271D1" w:rsidRPr="00770E7C" w14:paraId="77A147F9" w14:textId="77777777" w:rsidTr="006C3448">
        <w:trPr>
          <w:trHeight w:val="330"/>
          <w:ins w:id="1285"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hideMark/>
          </w:tcPr>
          <w:p w14:paraId="346504AF" w14:textId="77777777" w:rsidR="009271D1" w:rsidRPr="00770E7C" w:rsidRDefault="009271D1" w:rsidP="006C3448">
            <w:pPr>
              <w:ind w:firstLineChars="200" w:firstLine="320"/>
              <w:rPr>
                <w:ins w:id="1286" w:author="hanwha" w:date="2022-07-28T09:47:00Z"/>
                <w:rFonts w:ascii="Arial" w:eastAsia="맑은 고딕" w:hAnsi="Arial" w:cs="Arial"/>
                <w:sz w:val="16"/>
                <w:szCs w:val="16"/>
              </w:rPr>
            </w:pPr>
            <w:proofErr w:type="spellStart"/>
            <w:ins w:id="1287" w:author="hanwha" w:date="2022-07-28T09:47:00Z">
              <w:r>
                <w:rPr>
                  <w:rFonts w:ascii="Arial" w:eastAsia="맑은 고딕" w:hAnsi="Arial" w:cs="Arial" w:hint="eastAsia"/>
                  <w:sz w:val="16"/>
                  <w:szCs w:val="16"/>
                </w:rPr>
                <w:t>매입채무및기타채무</w:t>
              </w:r>
              <w:proofErr w:type="spellEnd"/>
            </w:ins>
          </w:p>
        </w:tc>
        <w:tc>
          <w:tcPr>
            <w:tcW w:w="3276" w:type="dxa"/>
            <w:tcBorders>
              <w:top w:val="nil"/>
              <w:left w:val="nil"/>
              <w:bottom w:val="single" w:sz="8" w:space="0" w:color="auto"/>
              <w:right w:val="single" w:sz="8" w:space="0" w:color="auto"/>
            </w:tcBorders>
            <w:noWrap/>
          </w:tcPr>
          <w:p w14:paraId="22718252"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288" w:author="hanwha" w:date="2022-07-28T09:47:00Z"/>
                <w:rFonts w:ascii="Arial" w:eastAsia="맑은 고딕" w:hAnsi="Arial" w:cs="Arial"/>
                <w:color w:val="000000"/>
                <w:sz w:val="16"/>
                <w:szCs w:val="16"/>
              </w:rPr>
            </w:pPr>
            <w:ins w:id="1289" w:author="hanwha" w:date="2022-07-28T09:47:00Z">
              <w:r>
                <w:rPr>
                  <w:rFonts w:ascii="Arial" w:eastAsia="맑은 고딕" w:hAnsi="Arial" w:cs="Arial" w:hint="eastAsia"/>
                  <w:color w:val="000000"/>
                  <w:sz w:val="16"/>
                  <w:szCs w:val="16"/>
                </w:rPr>
                <w:t>5,709,616,131</w:t>
              </w:r>
            </w:ins>
          </w:p>
        </w:tc>
      </w:tr>
      <w:tr w:rsidR="009271D1" w:rsidRPr="00770E7C" w14:paraId="3C092D05" w14:textId="77777777" w:rsidTr="006C3448">
        <w:trPr>
          <w:trHeight w:val="330"/>
          <w:ins w:id="1290"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hideMark/>
          </w:tcPr>
          <w:p w14:paraId="0153008A" w14:textId="77777777" w:rsidR="009271D1" w:rsidRPr="00770E7C" w:rsidRDefault="009271D1" w:rsidP="006C3448">
            <w:pPr>
              <w:ind w:firstLineChars="200" w:firstLine="320"/>
              <w:rPr>
                <w:ins w:id="1291" w:author="hanwha" w:date="2022-07-28T09:47:00Z"/>
                <w:rFonts w:ascii="Arial" w:eastAsia="맑은 고딕" w:hAnsi="Arial" w:cs="Arial"/>
                <w:sz w:val="16"/>
                <w:szCs w:val="16"/>
              </w:rPr>
            </w:pPr>
            <w:proofErr w:type="spellStart"/>
            <w:ins w:id="1292" w:author="hanwha" w:date="2022-07-28T09:47:00Z">
              <w:r>
                <w:rPr>
                  <w:rFonts w:ascii="Arial" w:eastAsia="맑은 고딕" w:hAnsi="Arial" w:cs="Arial" w:hint="eastAsia"/>
                  <w:sz w:val="16"/>
                  <w:szCs w:val="16"/>
                </w:rPr>
                <w:t>차입금및사채</w:t>
              </w:r>
              <w:proofErr w:type="spellEnd"/>
            </w:ins>
          </w:p>
        </w:tc>
        <w:tc>
          <w:tcPr>
            <w:tcW w:w="3276" w:type="dxa"/>
            <w:tcBorders>
              <w:top w:val="nil"/>
              <w:left w:val="nil"/>
              <w:bottom w:val="single" w:sz="8" w:space="0" w:color="auto"/>
              <w:right w:val="single" w:sz="8" w:space="0" w:color="auto"/>
            </w:tcBorders>
            <w:noWrap/>
          </w:tcPr>
          <w:p w14:paraId="684862F5"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293" w:author="hanwha" w:date="2022-07-28T09:47:00Z"/>
                <w:rFonts w:ascii="Arial" w:eastAsia="맑은 고딕" w:hAnsi="Arial" w:cs="Arial"/>
                <w:color w:val="000000"/>
                <w:sz w:val="16"/>
                <w:szCs w:val="16"/>
              </w:rPr>
            </w:pPr>
            <w:ins w:id="1294" w:author="hanwha" w:date="2022-07-28T09:47:00Z">
              <w:r>
                <w:rPr>
                  <w:rFonts w:ascii="Arial" w:eastAsia="맑은 고딕" w:hAnsi="Arial" w:cs="Arial" w:hint="eastAsia"/>
                  <w:color w:val="000000"/>
                  <w:sz w:val="16"/>
                  <w:szCs w:val="16"/>
                </w:rPr>
                <w:t>1,267,800,219,770</w:t>
              </w:r>
            </w:ins>
          </w:p>
        </w:tc>
      </w:tr>
      <w:tr w:rsidR="009271D1" w:rsidRPr="00770E7C" w14:paraId="639630F8" w14:textId="77777777" w:rsidTr="006C3448">
        <w:trPr>
          <w:trHeight w:val="330"/>
          <w:ins w:id="1295"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hideMark/>
          </w:tcPr>
          <w:p w14:paraId="4710D9DB" w14:textId="77777777" w:rsidR="009271D1" w:rsidRPr="00770E7C" w:rsidRDefault="009271D1" w:rsidP="006C3448">
            <w:pPr>
              <w:ind w:firstLineChars="200" w:firstLine="320"/>
              <w:rPr>
                <w:ins w:id="1296" w:author="hanwha" w:date="2022-07-28T09:47:00Z"/>
                <w:rFonts w:ascii="Arial" w:eastAsia="맑은 고딕" w:hAnsi="Arial" w:cs="Arial"/>
                <w:sz w:val="16"/>
                <w:szCs w:val="16"/>
              </w:rPr>
            </w:pPr>
            <w:ins w:id="1297" w:author="hanwha" w:date="2022-07-28T09:47:00Z">
              <w:r w:rsidRPr="00770E7C">
                <w:rPr>
                  <w:rFonts w:ascii="Arial" w:eastAsia="맑은 고딕" w:hAnsi="Arial" w:cs="Arial"/>
                  <w:sz w:val="16"/>
                  <w:szCs w:val="16"/>
                </w:rPr>
                <w:t>기타금융부채</w:t>
              </w:r>
            </w:ins>
          </w:p>
        </w:tc>
        <w:tc>
          <w:tcPr>
            <w:tcW w:w="3276" w:type="dxa"/>
            <w:tcBorders>
              <w:top w:val="nil"/>
              <w:left w:val="nil"/>
              <w:bottom w:val="single" w:sz="8" w:space="0" w:color="auto"/>
              <w:right w:val="single" w:sz="8" w:space="0" w:color="auto"/>
            </w:tcBorders>
            <w:noWrap/>
          </w:tcPr>
          <w:p w14:paraId="6C827382"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298" w:author="hanwha" w:date="2022-07-28T09:47:00Z"/>
                <w:rFonts w:ascii="Arial" w:eastAsia="맑은 고딕" w:hAnsi="Arial" w:cs="Arial"/>
                <w:color w:val="000000"/>
                <w:sz w:val="16"/>
                <w:szCs w:val="16"/>
              </w:rPr>
            </w:pPr>
            <w:ins w:id="1299" w:author="hanwha" w:date="2022-07-28T09:47:00Z">
              <w:r>
                <w:rPr>
                  <w:rFonts w:ascii="Arial" w:eastAsia="맑은 고딕" w:hAnsi="Arial" w:cs="Arial" w:hint="eastAsia"/>
                  <w:color w:val="000000"/>
                  <w:sz w:val="16"/>
                  <w:szCs w:val="16"/>
                </w:rPr>
                <w:t>55,072,204,594</w:t>
              </w:r>
            </w:ins>
          </w:p>
        </w:tc>
      </w:tr>
      <w:tr w:rsidR="009271D1" w:rsidRPr="00770E7C" w14:paraId="70C44C48" w14:textId="77777777" w:rsidTr="006C3448">
        <w:trPr>
          <w:trHeight w:val="330"/>
          <w:ins w:id="1300"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hideMark/>
          </w:tcPr>
          <w:p w14:paraId="13E185EB" w14:textId="77777777" w:rsidR="009271D1" w:rsidRPr="00770E7C" w:rsidRDefault="009271D1" w:rsidP="006C3448">
            <w:pPr>
              <w:ind w:firstLineChars="200" w:firstLine="320"/>
              <w:rPr>
                <w:ins w:id="1301" w:author="hanwha" w:date="2022-07-28T09:47:00Z"/>
                <w:rFonts w:ascii="Arial" w:eastAsia="맑은 고딕" w:hAnsi="Arial" w:cs="Arial"/>
                <w:sz w:val="16"/>
                <w:szCs w:val="16"/>
              </w:rPr>
            </w:pPr>
            <w:ins w:id="1302" w:author="hanwha" w:date="2022-07-28T09:47:00Z">
              <w:r>
                <w:rPr>
                  <w:rFonts w:ascii="Arial" w:eastAsia="맑은 고딕" w:hAnsi="Arial" w:cs="Arial" w:hint="eastAsia"/>
                  <w:sz w:val="16"/>
                  <w:szCs w:val="16"/>
                </w:rPr>
                <w:t>순확정급여부채</w:t>
              </w:r>
            </w:ins>
          </w:p>
        </w:tc>
        <w:tc>
          <w:tcPr>
            <w:tcW w:w="3276" w:type="dxa"/>
            <w:tcBorders>
              <w:top w:val="nil"/>
              <w:left w:val="nil"/>
              <w:bottom w:val="single" w:sz="8" w:space="0" w:color="auto"/>
              <w:right w:val="single" w:sz="8" w:space="0" w:color="auto"/>
            </w:tcBorders>
            <w:noWrap/>
          </w:tcPr>
          <w:p w14:paraId="4DDB4A75"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303" w:author="hanwha" w:date="2022-07-28T09:47:00Z"/>
                <w:rFonts w:ascii="Arial" w:eastAsia="맑은 고딕" w:hAnsi="Arial" w:cs="Arial"/>
                <w:color w:val="000000"/>
                <w:sz w:val="16"/>
                <w:szCs w:val="16"/>
              </w:rPr>
            </w:pPr>
            <w:ins w:id="1304" w:author="hanwha" w:date="2022-07-28T09:47:00Z">
              <w:r>
                <w:rPr>
                  <w:rFonts w:ascii="Arial" w:eastAsia="맑은 고딕" w:hAnsi="Arial" w:cs="Arial" w:hint="eastAsia"/>
                  <w:color w:val="000000"/>
                  <w:sz w:val="16"/>
                  <w:szCs w:val="16"/>
                </w:rPr>
                <w:t>291,178,483,948</w:t>
              </w:r>
            </w:ins>
          </w:p>
        </w:tc>
      </w:tr>
      <w:tr w:rsidR="009271D1" w:rsidRPr="00770E7C" w14:paraId="318886D0" w14:textId="77777777" w:rsidTr="006C3448">
        <w:trPr>
          <w:trHeight w:val="330"/>
          <w:ins w:id="1305"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hideMark/>
          </w:tcPr>
          <w:p w14:paraId="35AF67EF" w14:textId="77777777" w:rsidR="009271D1" w:rsidRPr="00770E7C" w:rsidRDefault="009271D1" w:rsidP="006C3448">
            <w:pPr>
              <w:ind w:firstLineChars="200" w:firstLine="320"/>
              <w:rPr>
                <w:ins w:id="1306" w:author="hanwha" w:date="2022-07-28T09:47:00Z"/>
                <w:rFonts w:ascii="Arial" w:eastAsia="맑은 고딕" w:hAnsi="Arial" w:cs="Arial"/>
                <w:sz w:val="16"/>
                <w:szCs w:val="16"/>
              </w:rPr>
            </w:pPr>
            <w:ins w:id="1307" w:author="hanwha" w:date="2022-07-28T09:47:00Z">
              <w:r>
                <w:rPr>
                  <w:rFonts w:ascii="Arial" w:eastAsia="맑은 고딕" w:hAnsi="Arial" w:cs="Arial" w:hint="eastAsia"/>
                  <w:sz w:val="16"/>
                  <w:szCs w:val="16"/>
                </w:rPr>
                <w:t>비유동충당부채</w:t>
              </w:r>
            </w:ins>
          </w:p>
        </w:tc>
        <w:tc>
          <w:tcPr>
            <w:tcW w:w="3276" w:type="dxa"/>
            <w:tcBorders>
              <w:top w:val="nil"/>
              <w:left w:val="nil"/>
              <w:bottom w:val="single" w:sz="8" w:space="0" w:color="auto"/>
              <w:right w:val="single" w:sz="8" w:space="0" w:color="auto"/>
            </w:tcBorders>
            <w:noWrap/>
          </w:tcPr>
          <w:p w14:paraId="25330661"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308" w:author="hanwha" w:date="2022-07-28T09:47:00Z"/>
                <w:rFonts w:ascii="Arial" w:eastAsia="맑은 고딕" w:hAnsi="Arial" w:cs="Arial"/>
                <w:color w:val="000000"/>
                <w:sz w:val="16"/>
                <w:szCs w:val="16"/>
              </w:rPr>
            </w:pPr>
            <w:ins w:id="1309" w:author="hanwha" w:date="2022-07-28T09:47:00Z">
              <w:r>
                <w:rPr>
                  <w:rFonts w:ascii="Arial" w:eastAsia="맑은 고딕" w:hAnsi="Arial" w:cs="Arial" w:hint="eastAsia"/>
                  <w:color w:val="000000"/>
                  <w:sz w:val="16"/>
                  <w:szCs w:val="16"/>
                </w:rPr>
                <w:t>38,127,732,063</w:t>
              </w:r>
            </w:ins>
          </w:p>
        </w:tc>
      </w:tr>
      <w:tr w:rsidR="009271D1" w:rsidRPr="00770E7C" w14:paraId="3ED4C536" w14:textId="77777777" w:rsidTr="006C3448">
        <w:trPr>
          <w:trHeight w:val="330"/>
          <w:ins w:id="1310"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hideMark/>
          </w:tcPr>
          <w:p w14:paraId="5DA8AFA7" w14:textId="77777777" w:rsidR="009271D1" w:rsidRPr="00770E7C" w:rsidRDefault="009271D1" w:rsidP="006C3448">
            <w:pPr>
              <w:ind w:firstLineChars="200" w:firstLine="320"/>
              <w:rPr>
                <w:ins w:id="1311" w:author="hanwha" w:date="2022-07-28T09:47:00Z"/>
                <w:rFonts w:ascii="Arial" w:eastAsia="맑은 고딕" w:hAnsi="Arial" w:cs="Arial"/>
                <w:sz w:val="16"/>
                <w:szCs w:val="16"/>
              </w:rPr>
            </w:pPr>
            <w:proofErr w:type="spellStart"/>
            <w:ins w:id="1312" w:author="hanwha" w:date="2022-07-28T09:47:00Z">
              <w:r w:rsidRPr="00770E7C">
                <w:rPr>
                  <w:rFonts w:ascii="Arial" w:eastAsia="맑은 고딕" w:hAnsi="Arial" w:cs="Arial"/>
                  <w:sz w:val="16"/>
                  <w:szCs w:val="16"/>
                </w:rPr>
                <w:t>이연법인세부채</w:t>
              </w:r>
              <w:proofErr w:type="spellEnd"/>
            </w:ins>
          </w:p>
        </w:tc>
        <w:tc>
          <w:tcPr>
            <w:tcW w:w="3276" w:type="dxa"/>
            <w:tcBorders>
              <w:top w:val="nil"/>
              <w:left w:val="nil"/>
              <w:bottom w:val="single" w:sz="8" w:space="0" w:color="auto"/>
              <w:right w:val="single" w:sz="8" w:space="0" w:color="auto"/>
            </w:tcBorders>
            <w:noWrap/>
          </w:tcPr>
          <w:p w14:paraId="2B678E8F"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313" w:author="hanwha" w:date="2022-07-28T09:47:00Z"/>
                <w:rFonts w:ascii="Arial" w:eastAsia="맑은 고딕" w:hAnsi="Arial" w:cs="Arial"/>
                <w:color w:val="000000"/>
                <w:sz w:val="16"/>
                <w:szCs w:val="16"/>
              </w:rPr>
            </w:pPr>
            <w:ins w:id="1314" w:author="hanwha" w:date="2022-07-28T09:47:00Z">
              <w:r>
                <w:rPr>
                  <w:rFonts w:ascii="Arial" w:eastAsia="맑은 고딕" w:hAnsi="Arial" w:cs="Arial" w:hint="eastAsia"/>
                  <w:color w:val="000000"/>
                  <w:sz w:val="16"/>
                  <w:szCs w:val="16"/>
                </w:rPr>
                <w:t>182,065,059,017</w:t>
              </w:r>
            </w:ins>
          </w:p>
        </w:tc>
      </w:tr>
      <w:tr w:rsidR="009271D1" w:rsidRPr="00770E7C" w14:paraId="69529E09" w14:textId="77777777" w:rsidTr="006C3448">
        <w:trPr>
          <w:trHeight w:val="330"/>
          <w:ins w:id="1315"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hideMark/>
          </w:tcPr>
          <w:p w14:paraId="039E8A7A" w14:textId="77777777" w:rsidR="009271D1" w:rsidRPr="00770E7C" w:rsidRDefault="009271D1" w:rsidP="006C3448">
            <w:pPr>
              <w:ind w:firstLineChars="100" w:firstLine="160"/>
              <w:rPr>
                <w:ins w:id="1316" w:author="hanwha" w:date="2022-07-28T09:47:00Z"/>
                <w:rFonts w:ascii="Arial" w:eastAsia="맑은 고딕" w:hAnsi="Arial" w:cs="Arial"/>
                <w:b/>
                <w:bCs/>
                <w:color w:val="000000"/>
                <w:sz w:val="16"/>
                <w:szCs w:val="16"/>
              </w:rPr>
            </w:pPr>
            <w:proofErr w:type="spellStart"/>
            <w:ins w:id="1317" w:author="hanwha" w:date="2022-07-28T09:47:00Z">
              <w:r w:rsidRPr="00770E7C">
                <w:rPr>
                  <w:rFonts w:ascii="Arial" w:eastAsia="맑은 고딕" w:hAnsi="Arial" w:cs="Arial"/>
                  <w:b/>
                  <w:bCs/>
                  <w:color w:val="000000"/>
                  <w:sz w:val="16"/>
                  <w:szCs w:val="16"/>
                </w:rPr>
                <w:t>부채총계</w:t>
              </w:r>
              <w:proofErr w:type="spellEnd"/>
            </w:ins>
          </w:p>
        </w:tc>
        <w:tc>
          <w:tcPr>
            <w:tcW w:w="3276" w:type="dxa"/>
            <w:tcBorders>
              <w:top w:val="nil"/>
              <w:left w:val="nil"/>
              <w:bottom w:val="single" w:sz="8" w:space="0" w:color="auto"/>
              <w:right w:val="single" w:sz="8" w:space="0" w:color="auto"/>
            </w:tcBorders>
            <w:noWrap/>
          </w:tcPr>
          <w:p w14:paraId="74332656"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318" w:author="hanwha" w:date="2022-07-28T09:47:00Z"/>
                <w:rFonts w:ascii="Arial" w:eastAsia="맑은 고딕" w:hAnsi="Arial" w:cs="Arial"/>
                <w:b/>
                <w:bCs/>
                <w:color w:val="000000"/>
                <w:sz w:val="16"/>
                <w:szCs w:val="16"/>
              </w:rPr>
            </w:pPr>
            <w:ins w:id="1319" w:author="hanwha" w:date="2022-07-28T09:47:00Z">
              <w:r>
                <w:rPr>
                  <w:rFonts w:ascii="Arial" w:eastAsia="맑은 고딕" w:hAnsi="Arial" w:cs="Arial" w:hint="eastAsia"/>
                  <w:b/>
                  <w:color w:val="000000"/>
                  <w:sz w:val="16"/>
                  <w:szCs w:val="16"/>
                </w:rPr>
                <w:t>4,752,213,542,577</w:t>
              </w:r>
            </w:ins>
          </w:p>
        </w:tc>
      </w:tr>
      <w:tr w:rsidR="009271D1" w:rsidRPr="00770E7C" w14:paraId="422C9E4F" w14:textId="77777777" w:rsidTr="006C3448">
        <w:trPr>
          <w:trHeight w:val="330"/>
          <w:ins w:id="1320"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tcBorders>
              <w:bottom w:val="single" w:sz="4" w:space="0" w:color="auto"/>
            </w:tcBorders>
            <w:noWrap/>
          </w:tcPr>
          <w:p w14:paraId="2185B595" w14:textId="77777777" w:rsidR="009271D1" w:rsidRPr="00770E7C" w:rsidRDefault="009271D1" w:rsidP="006C3448">
            <w:pPr>
              <w:ind w:firstLineChars="20" w:firstLine="32"/>
              <w:rPr>
                <w:ins w:id="1321" w:author="hanwha" w:date="2022-07-28T09:47:00Z"/>
                <w:rFonts w:ascii="Arial" w:eastAsia="맑은 고딕" w:hAnsi="Arial" w:cs="Arial"/>
                <w:b/>
                <w:bCs/>
                <w:sz w:val="16"/>
                <w:szCs w:val="16"/>
              </w:rPr>
            </w:pPr>
            <w:ins w:id="1322" w:author="hanwha" w:date="2022-07-28T09:47:00Z">
              <w:r w:rsidRPr="00770E7C">
                <w:rPr>
                  <w:rFonts w:ascii="Arial" w:eastAsia="맑은 고딕" w:hAnsi="Arial" w:cs="Arial"/>
                  <w:b/>
                  <w:bCs/>
                  <w:sz w:val="16"/>
                  <w:szCs w:val="16"/>
                </w:rPr>
                <w:t>자본</w:t>
              </w:r>
            </w:ins>
          </w:p>
        </w:tc>
        <w:tc>
          <w:tcPr>
            <w:tcW w:w="3276" w:type="dxa"/>
            <w:tcBorders>
              <w:top w:val="nil"/>
              <w:left w:val="nil"/>
              <w:bottom w:val="single" w:sz="4" w:space="0" w:color="auto"/>
              <w:right w:val="single" w:sz="8" w:space="0" w:color="auto"/>
            </w:tcBorders>
            <w:noWrap/>
          </w:tcPr>
          <w:p w14:paraId="2193E7B4"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323" w:author="hanwha" w:date="2022-07-28T09:47:00Z"/>
                <w:rFonts w:ascii="Arial" w:eastAsia="맑은 고딕" w:hAnsi="Arial" w:cs="Arial"/>
                <w:color w:val="000000"/>
                <w:sz w:val="16"/>
                <w:szCs w:val="16"/>
              </w:rPr>
            </w:pPr>
          </w:p>
        </w:tc>
      </w:tr>
      <w:tr w:rsidR="009271D1" w:rsidRPr="00770E7C" w14:paraId="274E9460" w14:textId="77777777" w:rsidTr="006C3448">
        <w:trPr>
          <w:trHeight w:val="330"/>
          <w:ins w:id="1324"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tcBorders>
              <w:top w:val="single" w:sz="4" w:space="0" w:color="auto"/>
              <w:bottom w:val="single" w:sz="4" w:space="0" w:color="auto"/>
              <w:right w:val="single" w:sz="4" w:space="0" w:color="auto"/>
            </w:tcBorders>
            <w:noWrap/>
            <w:hideMark/>
          </w:tcPr>
          <w:p w14:paraId="44C22633" w14:textId="77777777" w:rsidR="009271D1" w:rsidRPr="00770E7C" w:rsidRDefault="009271D1" w:rsidP="006C3448">
            <w:pPr>
              <w:ind w:firstLineChars="100" w:firstLine="160"/>
              <w:rPr>
                <w:ins w:id="1325" w:author="hanwha" w:date="2022-07-28T09:47:00Z"/>
                <w:rFonts w:ascii="Arial" w:eastAsia="맑은 고딕" w:hAnsi="Arial" w:cs="Arial"/>
                <w:sz w:val="16"/>
                <w:szCs w:val="16"/>
              </w:rPr>
            </w:pPr>
            <w:ins w:id="1326" w:author="hanwha" w:date="2022-07-28T09:47:00Z">
              <w:r w:rsidRPr="00770E7C">
                <w:rPr>
                  <w:rFonts w:ascii="Arial" w:eastAsia="맑은 고딕" w:hAnsi="Arial" w:cs="Arial"/>
                  <w:sz w:val="16"/>
                  <w:szCs w:val="16"/>
                </w:rPr>
                <w:t>자본금</w:t>
              </w:r>
            </w:ins>
          </w:p>
        </w:tc>
        <w:tc>
          <w:tcPr>
            <w:tcW w:w="3276" w:type="dxa"/>
            <w:tcBorders>
              <w:top w:val="single" w:sz="4" w:space="0" w:color="auto"/>
              <w:left w:val="single" w:sz="4" w:space="0" w:color="auto"/>
              <w:bottom w:val="single" w:sz="4" w:space="0" w:color="auto"/>
              <w:right w:val="single" w:sz="4" w:space="0" w:color="auto"/>
            </w:tcBorders>
            <w:noWrap/>
          </w:tcPr>
          <w:p w14:paraId="674042C6"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327" w:author="hanwha" w:date="2022-07-28T09:47:00Z"/>
                <w:rFonts w:ascii="Arial" w:eastAsia="맑은 고딕" w:hAnsi="Arial" w:cs="Arial"/>
                <w:color w:val="000000"/>
                <w:sz w:val="16"/>
                <w:szCs w:val="16"/>
              </w:rPr>
            </w:pPr>
            <w:ins w:id="1328" w:author="hanwha" w:date="2022-07-28T09:47:00Z">
              <w:r>
                <w:rPr>
                  <w:rFonts w:ascii="Arial" w:eastAsia="맑은 고딕" w:hAnsi="Arial" w:cs="Arial" w:hint="eastAsia"/>
                  <w:color w:val="000000"/>
                  <w:sz w:val="16"/>
                  <w:szCs w:val="16"/>
                </w:rPr>
                <w:t>489,550,145,000</w:t>
              </w:r>
            </w:ins>
          </w:p>
        </w:tc>
      </w:tr>
      <w:tr w:rsidR="009271D1" w:rsidRPr="00770E7C" w14:paraId="04E0CA36" w14:textId="77777777" w:rsidTr="006C3448">
        <w:trPr>
          <w:trHeight w:val="330"/>
          <w:ins w:id="1329"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tcBorders>
              <w:top w:val="single" w:sz="4" w:space="0" w:color="auto"/>
            </w:tcBorders>
            <w:noWrap/>
            <w:hideMark/>
          </w:tcPr>
          <w:p w14:paraId="0C9EF6AD" w14:textId="77777777" w:rsidR="009271D1" w:rsidRPr="00770E7C" w:rsidRDefault="009271D1" w:rsidP="006C3448">
            <w:pPr>
              <w:ind w:firstLineChars="100" w:firstLine="160"/>
              <w:rPr>
                <w:ins w:id="1330" w:author="hanwha" w:date="2022-07-28T09:47:00Z"/>
                <w:rFonts w:ascii="Arial" w:eastAsia="맑은 고딕" w:hAnsi="Arial" w:cs="Arial"/>
                <w:sz w:val="16"/>
                <w:szCs w:val="16"/>
              </w:rPr>
            </w:pPr>
            <w:ins w:id="1331" w:author="hanwha" w:date="2022-07-28T09:47:00Z">
              <w:r w:rsidRPr="00770E7C">
                <w:rPr>
                  <w:rFonts w:ascii="Arial" w:eastAsia="맑은 고딕" w:hAnsi="Arial" w:cs="Arial"/>
                  <w:sz w:val="16"/>
                  <w:szCs w:val="16"/>
                </w:rPr>
                <w:t>자본잉여금</w:t>
              </w:r>
            </w:ins>
          </w:p>
        </w:tc>
        <w:tc>
          <w:tcPr>
            <w:tcW w:w="3276" w:type="dxa"/>
            <w:tcBorders>
              <w:top w:val="single" w:sz="4" w:space="0" w:color="auto"/>
              <w:left w:val="nil"/>
              <w:bottom w:val="single" w:sz="8" w:space="0" w:color="auto"/>
              <w:right w:val="single" w:sz="8" w:space="0" w:color="auto"/>
            </w:tcBorders>
            <w:noWrap/>
          </w:tcPr>
          <w:p w14:paraId="496A0F7B"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332" w:author="hanwha" w:date="2022-07-28T09:47:00Z"/>
                <w:rFonts w:ascii="Arial" w:eastAsia="맑은 고딕" w:hAnsi="Arial" w:cs="Arial"/>
                <w:color w:val="000000"/>
                <w:sz w:val="16"/>
                <w:szCs w:val="16"/>
              </w:rPr>
            </w:pPr>
            <w:ins w:id="1333" w:author="hanwha" w:date="2022-07-28T09:47:00Z">
              <w:r>
                <w:rPr>
                  <w:rFonts w:ascii="Arial" w:eastAsia="맑은 고딕" w:hAnsi="Arial" w:cs="Arial" w:hint="eastAsia"/>
                  <w:color w:val="000000"/>
                  <w:sz w:val="16"/>
                  <w:szCs w:val="16"/>
                </w:rPr>
                <w:t>598,162,763,041</w:t>
              </w:r>
            </w:ins>
          </w:p>
        </w:tc>
      </w:tr>
      <w:tr w:rsidR="009271D1" w:rsidRPr="00770E7C" w14:paraId="5EF0FCF5" w14:textId="77777777" w:rsidTr="006C3448">
        <w:trPr>
          <w:trHeight w:val="330"/>
          <w:ins w:id="1334"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tcPr>
          <w:p w14:paraId="3EBA3C01" w14:textId="77777777" w:rsidR="009271D1" w:rsidRPr="00770E7C" w:rsidRDefault="009271D1" w:rsidP="006C3448">
            <w:pPr>
              <w:ind w:firstLineChars="100" w:firstLine="160"/>
              <w:rPr>
                <w:ins w:id="1335" w:author="hanwha" w:date="2022-07-28T09:47:00Z"/>
                <w:rFonts w:ascii="Arial" w:eastAsia="맑은 고딕" w:hAnsi="Arial" w:cs="Arial"/>
                <w:sz w:val="16"/>
                <w:szCs w:val="16"/>
              </w:rPr>
            </w:pPr>
            <w:ins w:id="1336" w:author="hanwha" w:date="2022-07-28T09:47:00Z">
              <w:r w:rsidRPr="00770E7C">
                <w:rPr>
                  <w:rFonts w:ascii="Arial" w:eastAsia="맑은 고딕" w:hAnsi="Arial" w:cs="Arial"/>
                  <w:sz w:val="16"/>
                  <w:szCs w:val="16"/>
                </w:rPr>
                <w:t>자본조정</w:t>
              </w:r>
            </w:ins>
          </w:p>
        </w:tc>
        <w:tc>
          <w:tcPr>
            <w:tcW w:w="3276" w:type="dxa"/>
            <w:tcBorders>
              <w:top w:val="nil"/>
              <w:left w:val="nil"/>
              <w:bottom w:val="single" w:sz="8" w:space="0" w:color="auto"/>
              <w:right w:val="single" w:sz="8" w:space="0" w:color="auto"/>
            </w:tcBorders>
            <w:noWrap/>
          </w:tcPr>
          <w:p w14:paraId="099CC9A9"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337" w:author="hanwha" w:date="2022-07-28T09:47:00Z"/>
                <w:rFonts w:ascii="Arial" w:eastAsia="맑은 고딕" w:hAnsi="Arial" w:cs="Arial"/>
                <w:color w:val="000000"/>
                <w:sz w:val="16"/>
                <w:szCs w:val="16"/>
              </w:rPr>
            </w:pPr>
            <w:ins w:id="1338" w:author="hanwha" w:date="2022-07-28T09:47:00Z">
              <w:r>
                <w:rPr>
                  <w:rFonts w:ascii="Arial" w:eastAsia="맑은 고딕" w:hAnsi="Arial" w:cs="Arial" w:hint="eastAsia"/>
                  <w:color w:val="000000"/>
                  <w:sz w:val="16"/>
                  <w:szCs w:val="16"/>
                </w:rPr>
                <w:t>(33,794,947,194)</w:t>
              </w:r>
            </w:ins>
          </w:p>
        </w:tc>
      </w:tr>
      <w:tr w:rsidR="009271D1" w14:paraId="2EA3569B" w14:textId="77777777" w:rsidTr="006C3448">
        <w:trPr>
          <w:trHeight w:val="330"/>
          <w:ins w:id="1339"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tcPr>
          <w:p w14:paraId="5E25356B" w14:textId="77777777" w:rsidR="009271D1" w:rsidRPr="00770E7C" w:rsidRDefault="009271D1" w:rsidP="006C3448">
            <w:pPr>
              <w:ind w:firstLineChars="100" w:firstLine="160"/>
              <w:rPr>
                <w:ins w:id="1340" w:author="hanwha" w:date="2022-07-28T09:47:00Z"/>
                <w:rFonts w:ascii="Arial" w:eastAsia="맑은 고딕" w:hAnsi="Arial" w:cs="Arial"/>
                <w:sz w:val="16"/>
                <w:szCs w:val="16"/>
              </w:rPr>
            </w:pPr>
            <w:proofErr w:type="spellStart"/>
            <w:ins w:id="1341" w:author="hanwha" w:date="2022-07-28T09:47:00Z">
              <w:r>
                <w:rPr>
                  <w:rFonts w:ascii="Arial" w:eastAsia="맑은 고딕" w:hAnsi="Arial" w:cs="Arial" w:hint="eastAsia"/>
                  <w:sz w:val="16"/>
                  <w:szCs w:val="16"/>
                </w:rPr>
                <w:t>기타포괄손익누계액</w:t>
              </w:r>
              <w:proofErr w:type="spellEnd"/>
            </w:ins>
          </w:p>
        </w:tc>
        <w:tc>
          <w:tcPr>
            <w:tcW w:w="3276" w:type="dxa"/>
            <w:tcBorders>
              <w:top w:val="nil"/>
              <w:left w:val="nil"/>
              <w:bottom w:val="single" w:sz="8" w:space="0" w:color="auto"/>
              <w:right w:val="single" w:sz="8" w:space="0" w:color="auto"/>
            </w:tcBorders>
            <w:noWrap/>
          </w:tcPr>
          <w:p w14:paraId="547F31B9" w14:textId="77777777" w:rsidR="009271D1" w:rsidRDefault="009271D1" w:rsidP="006C3448">
            <w:pPr>
              <w:jc w:val="right"/>
              <w:cnfStyle w:val="000000000000" w:firstRow="0" w:lastRow="0" w:firstColumn="0" w:lastColumn="0" w:oddVBand="0" w:evenVBand="0" w:oddHBand="0" w:evenHBand="0" w:firstRowFirstColumn="0" w:firstRowLastColumn="0" w:lastRowFirstColumn="0" w:lastRowLastColumn="0"/>
              <w:rPr>
                <w:ins w:id="1342" w:author="hanwha" w:date="2022-07-28T09:47:00Z"/>
                <w:rFonts w:ascii="Arial" w:eastAsia="맑은 고딕" w:hAnsi="Arial" w:cs="Arial"/>
                <w:color w:val="000000"/>
                <w:sz w:val="16"/>
                <w:szCs w:val="16"/>
              </w:rPr>
            </w:pPr>
            <w:ins w:id="1343" w:author="hanwha" w:date="2022-07-28T09:47:00Z">
              <w:r>
                <w:rPr>
                  <w:rFonts w:ascii="Arial" w:eastAsia="맑은 고딕" w:hAnsi="Arial" w:cs="Arial" w:hint="eastAsia"/>
                  <w:color w:val="000000"/>
                  <w:sz w:val="16"/>
                  <w:szCs w:val="16"/>
                </w:rPr>
                <w:t>(1,219,630)</w:t>
              </w:r>
            </w:ins>
          </w:p>
        </w:tc>
      </w:tr>
      <w:tr w:rsidR="009271D1" w:rsidRPr="00770E7C" w14:paraId="7CBC0248" w14:textId="77777777" w:rsidTr="006C3448">
        <w:trPr>
          <w:trHeight w:val="330"/>
          <w:ins w:id="1344"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tcPr>
          <w:p w14:paraId="4B3E4E53" w14:textId="77777777" w:rsidR="009271D1" w:rsidRPr="00770E7C" w:rsidRDefault="009271D1" w:rsidP="006C3448">
            <w:pPr>
              <w:ind w:firstLineChars="100" w:firstLine="160"/>
              <w:rPr>
                <w:ins w:id="1345" w:author="hanwha" w:date="2022-07-28T09:47:00Z"/>
                <w:rFonts w:ascii="Arial" w:eastAsia="맑은 고딕" w:hAnsi="Arial" w:cs="Arial"/>
                <w:sz w:val="16"/>
                <w:szCs w:val="16"/>
              </w:rPr>
            </w:pPr>
            <w:ins w:id="1346" w:author="hanwha" w:date="2022-07-28T09:47:00Z">
              <w:r w:rsidRPr="00770E7C">
                <w:rPr>
                  <w:rFonts w:ascii="Arial" w:eastAsia="맑은 고딕" w:hAnsi="Arial" w:cs="Arial"/>
                  <w:sz w:val="16"/>
                  <w:szCs w:val="16"/>
                </w:rPr>
                <w:t>이익잉여금</w:t>
              </w:r>
              <w:r w:rsidRPr="00770E7C">
                <w:rPr>
                  <w:rFonts w:ascii="Arial" w:eastAsia="맑은 고딕" w:hAnsi="Arial" w:cs="Arial"/>
                  <w:sz w:val="16"/>
                  <w:szCs w:val="16"/>
                </w:rPr>
                <w:t>(</w:t>
              </w:r>
              <w:r w:rsidRPr="00770E7C">
                <w:rPr>
                  <w:rFonts w:ascii="Arial" w:eastAsia="맑은 고딕" w:hAnsi="Arial" w:cs="Arial"/>
                  <w:sz w:val="16"/>
                  <w:szCs w:val="16"/>
                </w:rPr>
                <w:t>결손금</w:t>
              </w:r>
              <w:r w:rsidRPr="00770E7C">
                <w:rPr>
                  <w:rFonts w:ascii="Arial" w:eastAsia="맑은 고딕" w:hAnsi="Arial" w:cs="Arial"/>
                  <w:sz w:val="16"/>
                  <w:szCs w:val="16"/>
                </w:rPr>
                <w:t>)</w:t>
              </w:r>
            </w:ins>
          </w:p>
        </w:tc>
        <w:tc>
          <w:tcPr>
            <w:tcW w:w="3276" w:type="dxa"/>
            <w:tcBorders>
              <w:top w:val="nil"/>
              <w:left w:val="nil"/>
              <w:bottom w:val="single" w:sz="8" w:space="0" w:color="auto"/>
              <w:right w:val="single" w:sz="8" w:space="0" w:color="auto"/>
            </w:tcBorders>
            <w:noWrap/>
          </w:tcPr>
          <w:p w14:paraId="304FB413"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347" w:author="hanwha" w:date="2022-07-28T09:47:00Z"/>
                <w:rFonts w:ascii="Arial" w:eastAsia="맑은 고딕" w:hAnsi="Arial" w:cs="Arial"/>
                <w:color w:val="000000"/>
                <w:sz w:val="16"/>
                <w:szCs w:val="16"/>
              </w:rPr>
            </w:pPr>
            <w:ins w:id="1348" w:author="hanwha" w:date="2022-07-28T09:47:00Z">
              <w:r>
                <w:rPr>
                  <w:rFonts w:ascii="Arial" w:eastAsia="맑은 고딕" w:hAnsi="Arial" w:cs="Arial" w:hint="eastAsia"/>
                  <w:color w:val="000000"/>
                  <w:sz w:val="16"/>
                  <w:szCs w:val="16"/>
                </w:rPr>
                <w:t>2,503,643,136,454</w:t>
              </w:r>
            </w:ins>
          </w:p>
        </w:tc>
      </w:tr>
      <w:tr w:rsidR="009271D1" w:rsidRPr="00770E7C" w14:paraId="59D975D3" w14:textId="77777777" w:rsidTr="006C3448">
        <w:trPr>
          <w:trHeight w:val="330"/>
          <w:ins w:id="1349"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tcPr>
          <w:p w14:paraId="53B08C00" w14:textId="77777777" w:rsidR="009271D1" w:rsidRPr="00770E7C" w:rsidRDefault="009271D1" w:rsidP="006C3448">
            <w:pPr>
              <w:ind w:firstLineChars="100" w:firstLine="160"/>
              <w:rPr>
                <w:ins w:id="1350" w:author="hanwha" w:date="2022-07-28T09:47:00Z"/>
                <w:rFonts w:ascii="Arial" w:eastAsia="맑은 고딕" w:hAnsi="Arial" w:cs="Arial"/>
                <w:sz w:val="16"/>
                <w:szCs w:val="16"/>
              </w:rPr>
            </w:pPr>
            <w:ins w:id="1351" w:author="hanwha" w:date="2022-07-28T09:47:00Z">
              <w:r w:rsidRPr="00770E7C">
                <w:rPr>
                  <w:rFonts w:ascii="Arial" w:eastAsia="맑은 고딕" w:hAnsi="Arial" w:cs="Arial"/>
                  <w:b/>
                  <w:bCs/>
                  <w:color w:val="000000"/>
                  <w:sz w:val="16"/>
                  <w:szCs w:val="16"/>
                </w:rPr>
                <w:t>자본총계</w:t>
              </w:r>
            </w:ins>
          </w:p>
        </w:tc>
        <w:tc>
          <w:tcPr>
            <w:tcW w:w="3276" w:type="dxa"/>
            <w:tcBorders>
              <w:top w:val="nil"/>
              <w:left w:val="nil"/>
              <w:bottom w:val="single" w:sz="8" w:space="0" w:color="auto"/>
              <w:right w:val="single" w:sz="8" w:space="0" w:color="auto"/>
            </w:tcBorders>
            <w:noWrap/>
          </w:tcPr>
          <w:p w14:paraId="36F7C1FA" w14:textId="77777777" w:rsidR="009271D1" w:rsidRPr="00770E7C" w:rsidRDefault="009271D1" w:rsidP="006C3448">
            <w:pPr>
              <w:jc w:val="right"/>
              <w:cnfStyle w:val="000000000000" w:firstRow="0" w:lastRow="0" w:firstColumn="0" w:lastColumn="0" w:oddVBand="0" w:evenVBand="0" w:oddHBand="0" w:evenHBand="0" w:firstRowFirstColumn="0" w:firstRowLastColumn="0" w:lastRowFirstColumn="0" w:lastRowLastColumn="0"/>
              <w:rPr>
                <w:ins w:id="1352" w:author="hanwha" w:date="2022-07-28T09:47:00Z"/>
                <w:rFonts w:ascii="Arial" w:eastAsia="맑은 고딕" w:hAnsi="Arial" w:cs="Arial"/>
                <w:color w:val="000000"/>
                <w:sz w:val="16"/>
                <w:szCs w:val="16"/>
              </w:rPr>
            </w:pPr>
            <w:ins w:id="1353" w:author="hanwha" w:date="2022-07-28T09:47:00Z">
              <w:r>
                <w:rPr>
                  <w:rFonts w:ascii="Arial" w:eastAsia="맑은 고딕" w:hAnsi="Arial" w:cs="Arial" w:hint="eastAsia"/>
                  <w:b/>
                  <w:color w:val="000000"/>
                  <w:sz w:val="16"/>
                  <w:szCs w:val="16"/>
                </w:rPr>
                <w:t>3,557,559,877,671</w:t>
              </w:r>
            </w:ins>
          </w:p>
        </w:tc>
      </w:tr>
      <w:tr w:rsidR="009271D1" w:rsidRPr="00863082" w14:paraId="2AE18E01" w14:textId="77777777" w:rsidTr="006C3448">
        <w:trPr>
          <w:trHeight w:val="330"/>
          <w:ins w:id="1354" w:author="hanwha" w:date="2022-07-28T09:47:00Z"/>
        </w:trPr>
        <w:tc>
          <w:tcPr>
            <w:cnfStyle w:val="001000000000" w:firstRow="0" w:lastRow="0" w:firstColumn="1" w:lastColumn="0" w:oddVBand="0" w:evenVBand="0" w:oddHBand="0" w:evenHBand="0" w:firstRowFirstColumn="0" w:firstRowLastColumn="0" w:lastRowFirstColumn="0" w:lastRowLastColumn="0"/>
            <w:tcW w:w="5796" w:type="dxa"/>
            <w:noWrap/>
          </w:tcPr>
          <w:p w14:paraId="068A0FF9" w14:textId="77777777" w:rsidR="009271D1" w:rsidRPr="00770E7C" w:rsidRDefault="009271D1" w:rsidP="006C3448">
            <w:pPr>
              <w:ind w:firstLineChars="100" w:firstLine="160"/>
              <w:rPr>
                <w:ins w:id="1355" w:author="hanwha" w:date="2022-07-28T09:47:00Z"/>
                <w:rFonts w:ascii="Arial" w:eastAsia="맑은 고딕" w:hAnsi="Arial" w:cs="Arial"/>
                <w:sz w:val="16"/>
                <w:szCs w:val="16"/>
              </w:rPr>
            </w:pPr>
            <w:proofErr w:type="spellStart"/>
            <w:ins w:id="1356" w:author="hanwha" w:date="2022-07-28T09:47:00Z">
              <w:r w:rsidRPr="00770E7C">
                <w:rPr>
                  <w:rFonts w:ascii="Arial" w:eastAsia="맑은 고딕" w:hAnsi="Arial" w:cs="Arial"/>
                  <w:b/>
                  <w:bCs/>
                  <w:color w:val="000000"/>
                  <w:sz w:val="16"/>
                  <w:szCs w:val="16"/>
                </w:rPr>
                <w:t>부채및자본총계</w:t>
              </w:r>
              <w:proofErr w:type="spellEnd"/>
            </w:ins>
          </w:p>
        </w:tc>
        <w:tc>
          <w:tcPr>
            <w:tcW w:w="3276" w:type="dxa"/>
            <w:tcBorders>
              <w:top w:val="nil"/>
              <w:left w:val="nil"/>
              <w:bottom w:val="single" w:sz="8" w:space="0" w:color="auto"/>
              <w:right w:val="single" w:sz="8" w:space="0" w:color="auto"/>
            </w:tcBorders>
            <w:noWrap/>
          </w:tcPr>
          <w:p w14:paraId="799381A5" w14:textId="77777777" w:rsidR="009271D1" w:rsidRPr="00863082" w:rsidRDefault="009271D1" w:rsidP="006C3448">
            <w:pPr>
              <w:jc w:val="right"/>
              <w:cnfStyle w:val="000000000000" w:firstRow="0" w:lastRow="0" w:firstColumn="0" w:lastColumn="0" w:oddVBand="0" w:evenVBand="0" w:oddHBand="0" w:evenHBand="0" w:firstRowFirstColumn="0" w:firstRowLastColumn="0" w:lastRowFirstColumn="0" w:lastRowLastColumn="0"/>
              <w:rPr>
                <w:ins w:id="1357" w:author="hanwha" w:date="2022-07-28T09:47:00Z"/>
                <w:rFonts w:ascii="맑은 고딕" w:eastAsia="맑은 고딕" w:hAnsi="맑은 고딕"/>
                <w:b/>
                <w:bCs/>
                <w:color w:val="000000"/>
                <w:sz w:val="16"/>
                <w:szCs w:val="16"/>
              </w:rPr>
            </w:pPr>
            <w:ins w:id="1358" w:author="hanwha" w:date="2022-07-28T09:47:00Z">
              <w:r>
                <w:rPr>
                  <w:rFonts w:ascii="Arial" w:eastAsia="맑은 고딕" w:hAnsi="Arial" w:cs="Arial" w:hint="eastAsia"/>
                  <w:b/>
                  <w:color w:val="000000"/>
                  <w:sz w:val="16"/>
                  <w:szCs w:val="16"/>
                </w:rPr>
                <w:t>8,309,773,420,248</w:t>
              </w:r>
            </w:ins>
          </w:p>
        </w:tc>
      </w:tr>
    </w:tbl>
    <w:p w14:paraId="2A1187F8" w14:textId="77777777" w:rsidR="009271D1" w:rsidRDefault="009271D1" w:rsidP="009271D1">
      <w:pPr>
        <w:widowControl/>
        <w:wordWrap/>
        <w:autoSpaceDE/>
        <w:autoSpaceDN/>
        <w:spacing w:line="276" w:lineRule="auto"/>
        <w:rPr>
          <w:ins w:id="1359" w:author="hanwha" w:date="2022-07-28T09:47:00Z"/>
        </w:rPr>
      </w:pPr>
      <w:ins w:id="1360" w:author="hanwha" w:date="2022-07-28T09:47:00Z">
        <w:r w:rsidRPr="00633D73">
          <w:rPr>
            <w:rFonts w:ascii="맑은 고딕" w:eastAsia="맑은 고딕" w:hAnsi="맑은 고딕"/>
            <w:sz w:val="18"/>
            <w:szCs w:val="18"/>
          </w:rPr>
          <w:t xml:space="preserve">상기 </w:t>
        </w:r>
        <w:r w:rsidRPr="00311349">
          <w:rPr>
            <w:rFonts w:ascii="맑은 고딕" w:eastAsia="맑은 고딕" w:hAnsi="맑은 고딕"/>
            <w:sz w:val="18"/>
            <w:szCs w:val="18"/>
          </w:rPr>
          <w:t>금액은 [</w:t>
        </w:r>
        <w:r w:rsidRPr="000B27C3">
          <w:rPr>
            <w:rFonts w:ascii="맑은 고딕" w:eastAsia="맑은 고딕" w:hAnsi="맑은 고딕" w:hint="eastAsia"/>
            <w:sz w:val="18"/>
            <w:szCs w:val="18"/>
          </w:rPr>
          <w:t>20</w:t>
        </w:r>
        <w:r w:rsidRPr="000B27C3">
          <w:rPr>
            <w:rFonts w:ascii="맑은 고딕" w:eastAsia="맑은 고딕" w:hAnsi="맑은 고딕"/>
            <w:sz w:val="18"/>
            <w:szCs w:val="18"/>
          </w:rPr>
          <w:t>22</w:t>
        </w:r>
        <w:r w:rsidRPr="000B27C3">
          <w:rPr>
            <w:rFonts w:ascii="맑은 고딕" w:eastAsia="맑은 고딕" w:hAnsi="맑은 고딕" w:hint="eastAsia"/>
            <w:sz w:val="18"/>
            <w:szCs w:val="18"/>
          </w:rPr>
          <w:t xml:space="preserve">년 </w:t>
        </w:r>
        <w:r w:rsidRPr="000B27C3">
          <w:rPr>
            <w:rFonts w:ascii="맑은 고딕" w:eastAsia="맑은 고딕" w:hAnsi="맑은 고딕"/>
            <w:sz w:val="18"/>
            <w:szCs w:val="18"/>
          </w:rPr>
          <w:t>3</w:t>
        </w:r>
        <w:r w:rsidRPr="000B27C3">
          <w:rPr>
            <w:rFonts w:ascii="맑은 고딕" w:eastAsia="맑은 고딕" w:hAnsi="맑은 고딕" w:hint="eastAsia"/>
            <w:sz w:val="18"/>
            <w:szCs w:val="18"/>
          </w:rPr>
          <w:t xml:space="preserve">월 </w:t>
        </w:r>
        <w:r w:rsidRPr="000B27C3">
          <w:rPr>
            <w:rFonts w:ascii="맑은 고딕" w:eastAsia="맑은 고딕" w:hAnsi="맑은 고딕"/>
            <w:sz w:val="18"/>
            <w:szCs w:val="18"/>
          </w:rPr>
          <w:t>31</w:t>
        </w:r>
        <w:r w:rsidRPr="000B27C3">
          <w:rPr>
            <w:rFonts w:ascii="맑은 고딕" w:eastAsia="맑은 고딕" w:hAnsi="맑은 고딕" w:hint="eastAsia"/>
            <w:sz w:val="18"/>
            <w:szCs w:val="18"/>
          </w:rPr>
          <w:t>일</w:t>
        </w:r>
        <w:r w:rsidRPr="00311349">
          <w:rPr>
            <w:rFonts w:ascii="맑은 고딕" w:eastAsia="맑은 고딕" w:hAnsi="맑은 고딕" w:hint="eastAsia"/>
            <w:sz w:val="18"/>
            <w:szCs w:val="18"/>
          </w:rPr>
          <w:t>]</w:t>
        </w:r>
        <w:r w:rsidRPr="00633D73">
          <w:rPr>
            <w:rFonts w:ascii="맑은 고딕" w:eastAsia="맑은 고딕" w:hAnsi="맑은 고딕"/>
            <w:sz w:val="18"/>
            <w:szCs w:val="18"/>
          </w:rPr>
          <w:t xml:space="preserve"> 현재 </w:t>
        </w:r>
        <w:proofErr w:type="spellStart"/>
        <w:r w:rsidRPr="00633D73">
          <w:rPr>
            <w:rFonts w:ascii="맑은 고딕" w:eastAsia="맑은 고딕" w:hAnsi="맑은 고딕"/>
            <w:sz w:val="18"/>
            <w:szCs w:val="18"/>
          </w:rPr>
          <w:t>재무상태표</w:t>
        </w:r>
        <w:proofErr w:type="spellEnd"/>
        <w:r w:rsidRPr="00633D73">
          <w:rPr>
            <w:rFonts w:ascii="맑은 고딕" w:eastAsia="맑은 고딕" w:hAnsi="맑은 고딕"/>
            <w:sz w:val="18"/>
            <w:szCs w:val="18"/>
          </w:rPr>
          <w:t xml:space="preserve"> 기준이며, </w:t>
        </w:r>
        <w:proofErr w:type="spellStart"/>
        <w:r w:rsidRPr="00633D73">
          <w:rPr>
            <w:rFonts w:ascii="맑은 고딕" w:eastAsia="맑은 고딕" w:hAnsi="맑은 고딕"/>
            <w:sz w:val="18"/>
            <w:szCs w:val="18"/>
          </w:rPr>
          <w:t>분할기일에</w:t>
        </w:r>
        <w:proofErr w:type="spellEnd"/>
        <w:r w:rsidRPr="00633D73">
          <w:rPr>
            <w:rFonts w:ascii="맑은 고딕" w:eastAsia="맑은 고딕" w:hAnsi="맑은 고딕"/>
            <w:sz w:val="18"/>
            <w:szCs w:val="18"/>
          </w:rPr>
          <w:t xml:space="preserve"> 변동될 수 있음</w:t>
        </w:r>
      </w:ins>
    </w:p>
    <w:p w14:paraId="45F4046E" w14:textId="37AAF4D0" w:rsidR="0030556A" w:rsidRPr="009271D1" w:rsidRDefault="0030556A">
      <w:pPr>
        <w:widowControl/>
        <w:wordWrap/>
        <w:autoSpaceDE/>
        <w:autoSpaceDN/>
        <w:spacing w:line="276" w:lineRule="auto"/>
        <w:rPr>
          <w:ins w:id="1361" w:author="Yulchon" w:date="2022-07-27T22:50:00Z"/>
          <w:rPrChange w:id="1362" w:author="hanwha" w:date="2022-07-28T09:47:00Z">
            <w:rPr>
              <w:ins w:id="1363" w:author="Yulchon" w:date="2022-07-27T22:50:00Z"/>
              <w:rFonts w:hAnsi="바탕"/>
              <w:b/>
              <w:sz w:val="23"/>
              <w:szCs w:val="23"/>
            </w:rPr>
          </w:rPrChange>
        </w:rPr>
      </w:pPr>
      <w:ins w:id="1364" w:author="Yulchon" w:date="2022-07-27T22:50:00Z">
        <w:r>
          <w:rPr>
            <w:rFonts w:hAnsi="바탕"/>
            <w:b/>
            <w:sz w:val="23"/>
            <w:szCs w:val="23"/>
          </w:rPr>
          <w:br w:type="page"/>
        </w:r>
      </w:ins>
    </w:p>
    <w:p w14:paraId="291BDD91" w14:textId="77777777" w:rsidR="006B7B13" w:rsidRDefault="006B7B13" w:rsidP="00224D3E">
      <w:pPr>
        <w:spacing w:before="360" w:after="240" w:line="360" w:lineRule="auto"/>
        <w:rPr>
          <w:ins w:id="1365" w:author="Yulchon" w:date="2022-07-27T23:02:00Z"/>
          <w:rFonts w:hAnsi="바탕"/>
          <w:b/>
          <w:sz w:val="23"/>
          <w:szCs w:val="23"/>
        </w:rPr>
        <w:sectPr w:rsidR="006B7B13" w:rsidSect="006B7B13">
          <w:type w:val="continuous"/>
          <w:pgSz w:w="11907" w:h="16840" w:code="9"/>
          <w:pgMar w:top="1701" w:right="1418" w:bottom="1418" w:left="1418" w:header="851" w:footer="992" w:gutter="0"/>
          <w:pgNumType w:start="1"/>
          <w:cols w:space="720"/>
          <w:docGrid w:linePitch="271"/>
        </w:sectPr>
      </w:pPr>
    </w:p>
    <w:p w14:paraId="5C142596" w14:textId="06348D42" w:rsidR="00224D3E" w:rsidRDefault="00224D3E" w:rsidP="00224D3E">
      <w:pPr>
        <w:spacing w:before="360" w:after="240" w:line="360" w:lineRule="auto"/>
        <w:rPr>
          <w:ins w:id="1366" w:author="Yulchon" w:date="2022-07-27T22:48:00Z"/>
          <w:rFonts w:hAnsi="바탕"/>
          <w:b/>
          <w:sz w:val="23"/>
          <w:szCs w:val="23"/>
        </w:rPr>
      </w:pPr>
      <w:ins w:id="1367" w:author="Yulchon" w:date="2022-07-27T22:48:00Z">
        <w:r w:rsidRPr="00D66DD0">
          <w:rPr>
            <w:rFonts w:hAnsi="바탕" w:hint="eastAsia"/>
            <w:b/>
            <w:sz w:val="23"/>
            <w:szCs w:val="23"/>
          </w:rPr>
          <w:t>별첨</w:t>
        </w:r>
        <w:r w:rsidR="0030556A">
          <w:rPr>
            <w:rFonts w:hAnsi="바탕"/>
            <w:b/>
            <w:sz w:val="23"/>
            <w:szCs w:val="23"/>
          </w:rPr>
          <w:t xml:space="preserve"> 1.3</w:t>
        </w:r>
      </w:ins>
    </w:p>
    <w:p w14:paraId="3B687C1F" w14:textId="1968ADE1" w:rsidR="00224D3E" w:rsidRPr="0030556A" w:rsidRDefault="0030556A">
      <w:pPr>
        <w:widowControl/>
        <w:wordWrap/>
        <w:autoSpaceDE/>
        <w:autoSpaceDN/>
        <w:spacing w:line="276" w:lineRule="auto"/>
        <w:jc w:val="center"/>
        <w:rPr>
          <w:ins w:id="1368" w:author="Yulchon" w:date="2022-07-27T22:46:00Z"/>
          <w:rFonts w:hAnsi="바탕"/>
          <w:b/>
          <w:sz w:val="23"/>
          <w:szCs w:val="23"/>
          <w:u w:val="single"/>
          <w:rPrChange w:id="1369" w:author="Yulchon" w:date="2022-07-27T22:50:00Z">
            <w:rPr>
              <w:ins w:id="1370" w:author="Yulchon" w:date="2022-07-27T22:46:00Z"/>
              <w:rFonts w:hAnsi="바탕"/>
              <w:b/>
              <w:sz w:val="23"/>
              <w:szCs w:val="23"/>
            </w:rPr>
          </w:rPrChange>
        </w:rPr>
        <w:pPrChange w:id="1371" w:author="Yulchon" w:date="2022-07-27T22:50:00Z">
          <w:pPr>
            <w:widowControl/>
            <w:wordWrap/>
            <w:autoSpaceDE/>
            <w:autoSpaceDN/>
            <w:spacing w:line="276" w:lineRule="auto"/>
          </w:pPr>
        </w:pPrChange>
      </w:pPr>
      <w:ins w:id="1372" w:author="Yulchon" w:date="2022-07-27T22:50:00Z">
        <w:r w:rsidRPr="0030556A">
          <w:rPr>
            <w:rFonts w:hAnsi="바탕" w:hint="eastAsia"/>
            <w:b/>
            <w:sz w:val="23"/>
            <w:szCs w:val="23"/>
            <w:u w:val="single"/>
            <w:rPrChange w:id="1373" w:author="Yulchon" w:date="2022-07-27T22:50:00Z">
              <w:rPr>
                <w:rFonts w:hAnsi="바탕" w:hint="eastAsia"/>
                <w:b/>
                <w:sz w:val="23"/>
                <w:szCs w:val="23"/>
              </w:rPr>
            </w:rPrChange>
          </w:rPr>
          <w:t>분할재무제표</w:t>
        </w:r>
      </w:ins>
    </w:p>
    <w:p w14:paraId="6552D1D6" w14:textId="77777777" w:rsidR="007E1E67" w:rsidRDefault="00224D3E">
      <w:pPr>
        <w:widowControl/>
        <w:wordWrap/>
        <w:autoSpaceDE/>
        <w:autoSpaceDN/>
        <w:spacing w:line="276" w:lineRule="auto"/>
        <w:rPr>
          <w:ins w:id="1374" w:author="hanwha" w:date="2022-07-28T09:57:00Z"/>
          <w:rFonts w:hAnsi="바탕"/>
          <w:b/>
          <w:sz w:val="23"/>
          <w:szCs w:val="23"/>
        </w:rPr>
      </w:pPr>
      <w:bookmarkStart w:id="1375" w:name="_GoBack"/>
      <w:bookmarkEnd w:id="1375"/>
      <w:ins w:id="1376" w:author="Yulchon" w:date="2022-07-27T22:46:00Z">
        <w:del w:id="1377" w:author="hanwha" w:date="2022-07-28T09:58:00Z">
          <w:r w:rsidDel="007E1E67">
            <w:rPr>
              <w:rFonts w:hAnsi="바탕"/>
              <w:b/>
              <w:sz w:val="23"/>
              <w:szCs w:val="23"/>
            </w:rPr>
            <w:br w:type="page"/>
          </w:r>
        </w:del>
      </w:ins>
    </w:p>
    <w:tbl>
      <w:tblPr>
        <w:tblStyle w:val="100"/>
        <w:tblW w:w="9072" w:type="dxa"/>
        <w:tblInd w:w="137" w:type="dxa"/>
        <w:tblLayout w:type="fixed"/>
        <w:tblLook w:val="04A0" w:firstRow="1" w:lastRow="0" w:firstColumn="1" w:lastColumn="0" w:noHBand="0" w:noVBand="1"/>
      </w:tblPr>
      <w:tblGrid>
        <w:gridCol w:w="3260"/>
        <w:gridCol w:w="1843"/>
        <w:gridCol w:w="1985"/>
        <w:gridCol w:w="1984"/>
      </w:tblGrid>
      <w:tr w:rsidR="007E1E67" w:rsidRPr="009271D1" w14:paraId="3711C2D2" w14:textId="77777777" w:rsidTr="008D6C9B">
        <w:trPr>
          <w:trHeight w:val="240"/>
          <w:ins w:id="1378" w:author="hanwha" w:date="2022-07-28T09:57:00Z"/>
        </w:trPr>
        <w:tc>
          <w:tcPr>
            <w:tcW w:w="3260" w:type="dxa"/>
            <w:shd w:val="clear" w:color="auto" w:fill="D0CECE"/>
            <w:noWrap/>
          </w:tcPr>
          <w:p w14:paraId="3548E6E5" w14:textId="77777777" w:rsidR="007E1E67" w:rsidRPr="009271D1" w:rsidRDefault="007E1E67" w:rsidP="008D6C9B">
            <w:pPr>
              <w:jc w:val="center"/>
              <w:rPr>
                <w:ins w:id="1379" w:author="hanwha" w:date="2022-07-28T09:57:00Z"/>
                <w:rFonts w:ascii="Arial" w:eastAsia="맑은 고딕" w:hAnsi="Arial" w:cs="Arial"/>
                <w:b/>
                <w:bCs/>
                <w:sz w:val="16"/>
                <w:szCs w:val="16"/>
              </w:rPr>
            </w:pPr>
            <w:ins w:id="1380" w:author="hanwha" w:date="2022-07-28T09:57:00Z">
              <w:r w:rsidRPr="009271D1">
                <w:rPr>
                  <w:rFonts w:ascii="Arial" w:eastAsia="맑은 고딕" w:hAnsi="Arial" w:cs="Arial"/>
                  <w:b/>
                  <w:bCs/>
                  <w:sz w:val="16"/>
                  <w:szCs w:val="16"/>
                </w:rPr>
                <w:t>과</w:t>
              </w:r>
              <w:r w:rsidRPr="009271D1">
                <w:rPr>
                  <w:rFonts w:ascii="Arial" w:eastAsia="맑은 고딕" w:hAnsi="Arial" w:cs="Arial"/>
                  <w:b/>
                  <w:bCs/>
                  <w:sz w:val="16"/>
                  <w:szCs w:val="16"/>
                </w:rPr>
                <w:t xml:space="preserve">       </w:t>
              </w:r>
              <w:r w:rsidRPr="009271D1">
                <w:rPr>
                  <w:rFonts w:ascii="Arial" w:eastAsia="맑은 고딕" w:hAnsi="Arial" w:cs="Arial"/>
                  <w:b/>
                  <w:bCs/>
                  <w:sz w:val="16"/>
                  <w:szCs w:val="16"/>
                </w:rPr>
                <w:t>목</w:t>
              </w:r>
            </w:ins>
          </w:p>
        </w:tc>
        <w:tc>
          <w:tcPr>
            <w:tcW w:w="1843" w:type="dxa"/>
            <w:tcBorders>
              <w:bottom w:val="single" w:sz="4" w:space="0" w:color="auto"/>
            </w:tcBorders>
            <w:shd w:val="clear" w:color="auto" w:fill="D0CECE"/>
          </w:tcPr>
          <w:p w14:paraId="48CEA519" w14:textId="77777777" w:rsidR="007E1E67" w:rsidRPr="009271D1" w:rsidRDefault="007E1E67" w:rsidP="008D6C9B">
            <w:pPr>
              <w:jc w:val="center"/>
              <w:rPr>
                <w:ins w:id="1381" w:author="hanwha" w:date="2022-07-28T09:57:00Z"/>
                <w:rFonts w:ascii="Arial" w:eastAsia="맑은 고딕" w:hAnsi="Arial" w:cs="Arial"/>
                <w:b/>
                <w:bCs/>
                <w:sz w:val="16"/>
                <w:szCs w:val="16"/>
              </w:rPr>
            </w:pPr>
            <w:proofErr w:type="spellStart"/>
            <w:ins w:id="1382" w:author="hanwha" w:date="2022-07-28T09:57:00Z">
              <w:r w:rsidRPr="009271D1">
                <w:rPr>
                  <w:rFonts w:ascii="Arial" w:eastAsia="맑은 고딕" w:hAnsi="Arial" w:cs="Arial"/>
                  <w:b/>
                  <w:bCs/>
                  <w:sz w:val="16"/>
                  <w:szCs w:val="16"/>
                </w:rPr>
                <w:t>분할전</w:t>
              </w:r>
              <w:proofErr w:type="spellEnd"/>
              <w:r w:rsidRPr="009271D1">
                <w:rPr>
                  <w:rFonts w:ascii="Arial" w:eastAsia="맑은 고딕" w:hAnsi="Arial" w:cs="Arial"/>
                  <w:b/>
                  <w:bCs/>
                  <w:sz w:val="16"/>
                  <w:szCs w:val="16"/>
                </w:rPr>
                <w:t>(22.3.31)</w:t>
              </w:r>
            </w:ins>
          </w:p>
        </w:tc>
        <w:tc>
          <w:tcPr>
            <w:tcW w:w="1985" w:type="dxa"/>
            <w:tcBorders>
              <w:bottom w:val="single" w:sz="4" w:space="0" w:color="auto"/>
            </w:tcBorders>
            <w:shd w:val="clear" w:color="auto" w:fill="D0CECE"/>
          </w:tcPr>
          <w:p w14:paraId="3AA09BFB" w14:textId="77777777" w:rsidR="007E1E67" w:rsidRPr="009271D1" w:rsidRDefault="007E1E67" w:rsidP="008D6C9B">
            <w:pPr>
              <w:jc w:val="center"/>
              <w:rPr>
                <w:ins w:id="1383" w:author="hanwha" w:date="2022-07-28T09:57:00Z"/>
                <w:rFonts w:ascii="Arial" w:eastAsia="맑은 고딕" w:hAnsi="Arial" w:cs="Arial"/>
                <w:b/>
                <w:bCs/>
                <w:sz w:val="16"/>
                <w:szCs w:val="16"/>
              </w:rPr>
            </w:pPr>
            <w:ins w:id="1384" w:author="hanwha" w:date="2022-07-28T09:57:00Z">
              <w:r w:rsidRPr="009271D1">
                <w:rPr>
                  <w:rFonts w:ascii="Arial" w:eastAsia="맑은 고딕" w:hAnsi="Arial" w:cs="Arial"/>
                  <w:b/>
                  <w:bCs/>
                  <w:sz w:val="16"/>
                  <w:szCs w:val="16"/>
                </w:rPr>
                <w:t>분할존속회사</w:t>
              </w:r>
            </w:ins>
          </w:p>
        </w:tc>
        <w:tc>
          <w:tcPr>
            <w:tcW w:w="1984" w:type="dxa"/>
            <w:tcBorders>
              <w:bottom w:val="single" w:sz="4" w:space="0" w:color="auto"/>
            </w:tcBorders>
            <w:shd w:val="clear" w:color="auto" w:fill="D0CECE"/>
          </w:tcPr>
          <w:p w14:paraId="3E8CB53D" w14:textId="77777777" w:rsidR="007E1E67" w:rsidRPr="009271D1" w:rsidRDefault="007E1E67" w:rsidP="008D6C9B">
            <w:pPr>
              <w:jc w:val="center"/>
              <w:rPr>
                <w:ins w:id="1385" w:author="hanwha" w:date="2022-07-28T09:57:00Z"/>
                <w:rFonts w:ascii="Arial" w:eastAsia="맑은 고딕" w:hAnsi="Arial" w:cs="Arial"/>
                <w:b/>
                <w:bCs/>
                <w:sz w:val="16"/>
                <w:szCs w:val="16"/>
              </w:rPr>
            </w:pPr>
            <w:ins w:id="1386" w:author="hanwha" w:date="2022-07-28T09:57:00Z">
              <w:r w:rsidRPr="009271D1">
                <w:rPr>
                  <w:rFonts w:ascii="Arial" w:eastAsia="맑은 고딕" w:hAnsi="Arial" w:cs="Arial"/>
                  <w:b/>
                  <w:bCs/>
                  <w:sz w:val="16"/>
                  <w:szCs w:val="16"/>
                </w:rPr>
                <w:t>분할신설회사</w:t>
              </w:r>
            </w:ins>
          </w:p>
        </w:tc>
      </w:tr>
      <w:tr w:rsidR="007E1E67" w:rsidRPr="009271D1" w14:paraId="1F6D1C3C" w14:textId="77777777" w:rsidTr="008D6C9B">
        <w:trPr>
          <w:trHeight w:val="240"/>
          <w:ins w:id="1387" w:author="hanwha" w:date="2022-07-28T09:57:00Z"/>
        </w:trPr>
        <w:tc>
          <w:tcPr>
            <w:tcW w:w="3260" w:type="dxa"/>
            <w:noWrap/>
          </w:tcPr>
          <w:p w14:paraId="3F6BCE14" w14:textId="77777777" w:rsidR="007E1E67" w:rsidRPr="009271D1" w:rsidRDefault="007E1E67" w:rsidP="008D6C9B">
            <w:pPr>
              <w:rPr>
                <w:ins w:id="1388" w:author="hanwha" w:date="2022-07-28T09:57:00Z"/>
                <w:rFonts w:ascii="Arial" w:eastAsia="맑은 고딕" w:hAnsi="Arial" w:cs="Arial"/>
                <w:b/>
                <w:bCs/>
                <w:sz w:val="16"/>
                <w:szCs w:val="16"/>
              </w:rPr>
            </w:pPr>
            <w:ins w:id="1389" w:author="hanwha" w:date="2022-07-28T09:57:00Z">
              <w:r w:rsidRPr="009271D1">
                <w:rPr>
                  <w:rFonts w:ascii="Arial" w:eastAsia="맑은 고딕" w:hAnsi="Arial" w:cs="Arial"/>
                  <w:b/>
                  <w:bCs/>
                  <w:sz w:val="16"/>
                  <w:szCs w:val="16"/>
                </w:rPr>
                <w:t>자산</w:t>
              </w:r>
            </w:ins>
          </w:p>
        </w:tc>
        <w:tc>
          <w:tcPr>
            <w:tcW w:w="1843" w:type="dxa"/>
          </w:tcPr>
          <w:p w14:paraId="25CD9C4D" w14:textId="77777777" w:rsidR="007E1E67" w:rsidRPr="009271D1" w:rsidRDefault="007E1E67" w:rsidP="008D6C9B">
            <w:pPr>
              <w:jc w:val="right"/>
              <w:rPr>
                <w:ins w:id="1390" w:author="hanwha" w:date="2022-07-28T09:57:00Z"/>
                <w:rFonts w:ascii="Arial" w:eastAsia="맑은 고딕" w:hAnsi="Arial" w:cs="Arial"/>
                <w:b/>
                <w:bCs/>
                <w:sz w:val="16"/>
                <w:szCs w:val="16"/>
              </w:rPr>
            </w:pPr>
          </w:p>
        </w:tc>
        <w:tc>
          <w:tcPr>
            <w:tcW w:w="1985" w:type="dxa"/>
            <w:tcBorders>
              <w:bottom w:val="single" w:sz="4" w:space="0" w:color="auto"/>
            </w:tcBorders>
          </w:tcPr>
          <w:p w14:paraId="5BF1F0F1" w14:textId="77777777" w:rsidR="007E1E67" w:rsidRPr="009271D1" w:rsidRDefault="007E1E67" w:rsidP="008D6C9B">
            <w:pPr>
              <w:jc w:val="right"/>
              <w:rPr>
                <w:ins w:id="1391" w:author="hanwha" w:date="2022-07-28T09:57:00Z"/>
                <w:rFonts w:ascii="Arial" w:eastAsia="맑은 고딕" w:hAnsi="Arial" w:cs="Arial"/>
                <w:b/>
                <w:bCs/>
                <w:sz w:val="16"/>
                <w:szCs w:val="16"/>
              </w:rPr>
            </w:pPr>
          </w:p>
        </w:tc>
        <w:tc>
          <w:tcPr>
            <w:tcW w:w="1984" w:type="dxa"/>
            <w:tcBorders>
              <w:bottom w:val="single" w:sz="4" w:space="0" w:color="auto"/>
            </w:tcBorders>
          </w:tcPr>
          <w:p w14:paraId="6BB52584" w14:textId="77777777" w:rsidR="007E1E67" w:rsidRPr="009271D1" w:rsidRDefault="007E1E67" w:rsidP="008D6C9B">
            <w:pPr>
              <w:jc w:val="right"/>
              <w:rPr>
                <w:ins w:id="1392" w:author="hanwha" w:date="2022-07-28T09:57:00Z"/>
                <w:rFonts w:ascii="Arial" w:eastAsia="맑은 고딕" w:hAnsi="Arial" w:cs="Arial"/>
                <w:b/>
                <w:bCs/>
                <w:sz w:val="16"/>
                <w:szCs w:val="16"/>
              </w:rPr>
            </w:pPr>
          </w:p>
        </w:tc>
      </w:tr>
      <w:tr w:rsidR="007E1E67" w:rsidRPr="009271D1" w14:paraId="09133486" w14:textId="77777777" w:rsidTr="008D6C9B">
        <w:trPr>
          <w:trHeight w:val="330"/>
          <w:ins w:id="1393" w:author="hanwha" w:date="2022-07-28T09:57:00Z"/>
        </w:trPr>
        <w:tc>
          <w:tcPr>
            <w:tcW w:w="3260" w:type="dxa"/>
            <w:shd w:val="clear" w:color="auto" w:fill="auto"/>
            <w:noWrap/>
            <w:hideMark/>
          </w:tcPr>
          <w:p w14:paraId="37E0F733" w14:textId="77777777" w:rsidR="007E1E67" w:rsidRPr="009271D1" w:rsidRDefault="007E1E67" w:rsidP="008D6C9B">
            <w:pPr>
              <w:ind w:firstLineChars="100" w:firstLine="160"/>
              <w:rPr>
                <w:ins w:id="1394" w:author="hanwha" w:date="2022-07-28T09:57:00Z"/>
                <w:rFonts w:ascii="Arial" w:eastAsia="맑은 고딕" w:hAnsi="Arial" w:cs="Arial"/>
                <w:b/>
                <w:bCs/>
                <w:sz w:val="16"/>
                <w:szCs w:val="16"/>
              </w:rPr>
            </w:pPr>
            <w:ins w:id="1395" w:author="hanwha" w:date="2022-07-28T09:57:00Z">
              <w:r w:rsidRPr="009271D1">
                <w:rPr>
                  <w:rFonts w:ascii="Arial" w:eastAsia="맑은 고딕" w:hAnsi="Arial" w:cs="Arial"/>
                  <w:b/>
                  <w:bCs/>
                  <w:sz w:val="16"/>
                  <w:szCs w:val="16"/>
                </w:rPr>
                <w:t>유동자산</w:t>
              </w:r>
            </w:ins>
          </w:p>
        </w:tc>
        <w:tc>
          <w:tcPr>
            <w:tcW w:w="1843" w:type="dxa"/>
            <w:tcBorders>
              <w:top w:val="nil"/>
              <w:left w:val="nil"/>
              <w:bottom w:val="single" w:sz="8" w:space="0" w:color="auto"/>
              <w:right w:val="single" w:sz="8" w:space="0" w:color="auto"/>
            </w:tcBorders>
            <w:shd w:val="clear" w:color="auto" w:fill="auto"/>
            <w:noWrap/>
            <w:vAlign w:val="center"/>
          </w:tcPr>
          <w:p w14:paraId="4C782B5B" w14:textId="77777777" w:rsidR="007E1E67" w:rsidRPr="009271D1" w:rsidRDefault="007E1E67" w:rsidP="008D6C9B">
            <w:pPr>
              <w:jc w:val="right"/>
              <w:rPr>
                <w:ins w:id="1396" w:author="hanwha" w:date="2022-07-28T09:57:00Z"/>
                <w:rFonts w:ascii="Arial" w:eastAsia="맑은 고딕" w:hAnsi="Arial" w:cs="Arial"/>
                <w:b/>
                <w:bCs/>
                <w:color w:val="000000"/>
                <w:sz w:val="16"/>
                <w:szCs w:val="16"/>
              </w:rPr>
            </w:pPr>
            <w:ins w:id="1397" w:author="hanwha" w:date="2022-07-28T09:57:00Z">
              <w:r w:rsidRPr="009271D1">
                <w:rPr>
                  <w:rFonts w:ascii="Arial" w:eastAsia="맑은 고딕" w:hAnsi="Arial" w:cs="Arial" w:hint="eastAsia"/>
                  <w:b/>
                  <w:color w:val="000000"/>
                  <w:sz w:val="16"/>
                  <w:szCs w:val="16"/>
                </w:rPr>
                <w:t>2,073,657,974,403</w:t>
              </w:r>
            </w:ins>
          </w:p>
        </w:tc>
        <w:tc>
          <w:tcPr>
            <w:tcW w:w="1985" w:type="dxa"/>
            <w:tcBorders>
              <w:top w:val="nil"/>
              <w:left w:val="nil"/>
              <w:bottom w:val="single" w:sz="8" w:space="0" w:color="auto"/>
              <w:right w:val="single" w:sz="8" w:space="0" w:color="auto"/>
            </w:tcBorders>
            <w:shd w:val="clear" w:color="auto" w:fill="auto"/>
            <w:noWrap/>
            <w:vAlign w:val="center"/>
          </w:tcPr>
          <w:p w14:paraId="39241501" w14:textId="77777777" w:rsidR="007E1E67" w:rsidRPr="009271D1" w:rsidRDefault="007E1E67" w:rsidP="008D6C9B">
            <w:pPr>
              <w:jc w:val="right"/>
              <w:rPr>
                <w:ins w:id="1398" w:author="hanwha" w:date="2022-07-28T09:57:00Z"/>
                <w:rFonts w:ascii="Arial" w:eastAsia="맑은 고딕" w:hAnsi="Arial" w:cs="Arial"/>
                <w:b/>
                <w:bCs/>
                <w:color w:val="000000"/>
                <w:sz w:val="16"/>
                <w:szCs w:val="16"/>
              </w:rPr>
            </w:pPr>
            <w:ins w:id="1399" w:author="hanwha" w:date="2022-07-28T09:57:00Z">
              <w:r w:rsidRPr="009271D1">
                <w:rPr>
                  <w:rFonts w:ascii="Arial" w:eastAsia="맑은 고딕" w:hAnsi="Arial" w:cs="Arial"/>
                  <w:b/>
                  <w:bCs/>
                  <w:color w:val="000000"/>
                  <w:sz w:val="16"/>
                  <w:szCs w:val="16"/>
                </w:rPr>
                <w:t>839,273,874,176</w:t>
              </w:r>
            </w:ins>
          </w:p>
        </w:tc>
        <w:tc>
          <w:tcPr>
            <w:tcW w:w="1984" w:type="dxa"/>
            <w:tcBorders>
              <w:top w:val="nil"/>
              <w:left w:val="nil"/>
              <w:bottom w:val="single" w:sz="8" w:space="0" w:color="auto"/>
              <w:right w:val="single" w:sz="8" w:space="0" w:color="auto"/>
            </w:tcBorders>
            <w:shd w:val="clear" w:color="auto" w:fill="auto"/>
            <w:noWrap/>
            <w:vAlign w:val="center"/>
          </w:tcPr>
          <w:p w14:paraId="3846A420" w14:textId="77777777" w:rsidR="007E1E67" w:rsidRPr="009271D1" w:rsidRDefault="007E1E67" w:rsidP="008D6C9B">
            <w:pPr>
              <w:jc w:val="right"/>
              <w:rPr>
                <w:ins w:id="1400" w:author="hanwha" w:date="2022-07-28T09:57:00Z"/>
                <w:rFonts w:ascii="Arial" w:eastAsia="맑은 고딕" w:hAnsi="Arial" w:cs="Arial"/>
                <w:b/>
                <w:bCs/>
                <w:color w:val="000000"/>
                <w:sz w:val="16"/>
                <w:szCs w:val="16"/>
              </w:rPr>
            </w:pPr>
            <w:ins w:id="1401" w:author="hanwha" w:date="2022-07-28T09:57:00Z">
              <w:r w:rsidRPr="009271D1">
                <w:rPr>
                  <w:rFonts w:ascii="Arial" w:eastAsia="맑은 고딕" w:hAnsi="Arial" w:cs="Arial"/>
                  <w:b/>
                  <w:bCs/>
                  <w:color w:val="000000"/>
                  <w:sz w:val="16"/>
                  <w:szCs w:val="16"/>
                </w:rPr>
                <w:t>1,234,384,100,227</w:t>
              </w:r>
            </w:ins>
          </w:p>
        </w:tc>
      </w:tr>
      <w:tr w:rsidR="007E1E67" w:rsidRPr="009271D1" w14:paraId="7DE60C16" w14:textId="77777777" w:rsidTr="008D6C9B">
        <w:trPr>
          <w:trHeight w:val="330"/>
          <w:ins w:id="1402" w:author="hanwha" w:date="2022-07-28T09:57:00Z"/>
        </w:trPr>
        <w:tc>
          <w:tcPr>
            <w:tcW w:w="3260" w:type="dxa"/>
            <w:shd w:val="clear" w:color="auto" w:fill="auto"/>
            <w:noWrap/>
            <w:hideMark/>
          </w:tcPr>
          <w:p w14:paraId="40D2A470" w14:textId="77777777" w:rsidR="007E1E67" w:rsidRPr="009271D1" w:rsidRDefault="007E1E67" w:rsidP="008D6C9B">
            <w:pPr>
              <w:ind w:firstLineChars="200" w:firstLine="320"/>
              <w:rPr>
                <w:ins w:id="1403" w:author="hanwha" w:date="2022-07-28T09:57:00Z"/>
                <w:rFonts w:ascii="Arial" w:eastAsia="맑은 고딕" w:hAnsi="Arial" w:cs="Arial"/>
                <w:sz w:val="16"/>
                <w:szCs w:val="16"/>
              </w:rPr>
            </w:pPr>
            <w:proofErr w:type="spellStart"/>
            <w:ins w:id="1404" w:author="hanwha" w:date="2022-07-28T09:57:00Z">
              <w:r w:rsidRPr="009271D1">
                <w:rPr>
                  <w:rFonts w:ascii="Arial" w:eastAsia="맑은 고딕" w:hAnsi="Arial" w:cs="Arial"/>
                  <w:sz w:val="16"/>
                  <w:szCs w:val="16"/>
                </w:rPr>
                <w:t>현금및현금성자산</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6BFB3985" w14:textId="77777777" w:rsidR="007E1E67" w:rsidRPr="009271D1" w:rsidRDefault="007E1E67" w:rsidP="008D6C9B">
            <w:pPr>
              <w:jc w:val="right"/>
              <w:rPr>
                <w:ins w:id="1405" w:author="hanwha" w:date="2022-07-28T09:57:00Z"/>
                <w:rFonts w:ascii="Arial" w:eastAsia="맑은 고딕" w:hAnsi="Arial" w:cs="Arial"/>
                <w:color w:val="000000"/>
                <w:sz w:val="16"/>
                <w:szCs w:val="16"/>
              </w:rPr>
            </w:pPr>
            <w:ins w:id="1406" w:author="hanwha" w:date="2022-07-28T09:57:00Z">
              <w:r w:rsidRPr="009271D1">
                <w:rPr>
                  <w:rFonts w:ascii="Arial" w:eastAsia="맑은 고딕" w:hAnsi="Arial" w:cs="Arial" w:hint="eastAsia"/>
                  <w:color w:val="000000"/>
                  <w:sz w:val="16"/>
                  <w:szCs w:val="16"/>
                </w:rPr>
                <w:t>152,774,232,449</w:t>
              </w:r>
            </w:ins>
          </w:p>
        </w:tc>
        <w:tc>
          <w:tcPr>
            <w:tcW w:w="1985" w:type="dxa"/>
            <w:tcBorders>
              <w:top w:val="nil"/>
              <w:left w:val="nil"/>
              <w:bottom w:val="single" w:sz="8" w:space="0" w:color="auto"/>
              <w:right w:val="single" w:sz="8" w:space="0" w:color="auto"/>
            </w:tcBorders>
            <w:shd w:val="clear" w:color="auto" w:fill="auto"/>
            <w:noWrap/>
            <w:vAlign w:val="center"/>
          </w:tcPr>
          <w:p w14:paraId="1FDAA58B" w14:textId="77777777" w:rsidR="007E1E67" w:rsidRPr="009271D1" w:rsidRDefault="007E1E67" w:rsidP="008D6C9B">
            <w:pPr>
              <w:jc w:val="right"/>
              <w:rPr>
                <w:ins w:id="1407" w:author="hanwha" w:date="2022-07-28T09:57:00Z"/>
                <w:rFonts w:ascii="Arial" w:eastAsia="맑은 고딕" w:hAnsi="Arial" w:cs="Arial"/>
                <w:color w:val="000000"/>
                <w:sz w:val="16"/>
                <w:szCs w:val="16"/>
              </w:rPr>
            </w:pPr>
            <w:ins w:id="1408" w:author="hanwha" w:date="2022-07-28T09:57:00Z">
              <w:r w:rsidRPr="009271D1">
                <w:rPr>
                  <w:rFonts w:ascii="Arial" w:eastAsia="맑은 고딕" w:hAnsi="Arial" w:cs="Arial"/>
                  <w:color w:val="000000"/>
                  <w:sz w:val="16"/>
                  <w:szCs w:val="16"/>
                </w:rPr>
                <w:t>52,774,232,449</w:t>
              </w:r>
            </w:ins>
          </w:p>
        </w:tc>
        <w:tc>
          <w:tcPr>
            <w:tcW w:w="1984" w:type="dxa"/>
            <w:tcBorders>
              <w:top w:val="nil"/>
              <w:left w:val="nil"/>
              <w:bottom w:val="single" w:sz="8" w:space="0" w:color="auto"/>
              <w:right w:val="single" w:sz="8" w:space="0" w:color="auto"/>
            </w:tcBorders>
            <w:shd w:val="clear" w:color="auto" w:fill="auto"/>
            <w:noWrap/>
            <w:vAlign w:val="center"/>
          </w:tcPr>
          <w:p w14:paraId="220D93A6" w14:textId="77777777" w:rsidR="007E1E67" w:rsidRPr="009271D1" w:rsidRDefault="007E1E67" w:rsidP="008D6C9B">
            <w:pPr>
              <w:jc w:val="right"/>
              <w:rPr>
                <w:ins w:id="1409" w:author="hanwha" w:date="2022-07-28T09:57:00Z"/>
                <w:rFonts w:ascii="Arial" w:eastAsia="맑은 고딕" w:hAnsi="Arial" w:cs="Arial"/>
                <w:color w:val="000000"/>
                <w:sz w:val="16"/>
                <w:szCs w:val="16"/>
              </w:rPr>
            </w:pPr>
            <w:ins w:id="1410" w:author="hanwha" w:date="2022-07-28T09:57:00Z">
              <w:r w:rsidRPr="009271D1">
                <w:rPr>
                  <w:rFonts w:ascii="Arial" w:eastAsia="맑은 고딕" w:hAnsi="Arial" w:cs="Arial"/>
                  <w:color w:val="000000"/>
                  <w:sz w:val="16"/>
                  <w:szCs w:val="16"/>
                </w:rPr>
                <w:t>100,000,000,000</w:t>
              </w:r>
            </w:ins>
          </w:p>
        </w:tc>
      </w:tr>
      <w:tr w:rsidR="007E1E67" w:rsidRPr="009271D1" w14:paraId="513BF983" w14:textId="77777777" w:rsidTr="008D6C9B">
        <w:trPr>
          <w:trHeight w:val="330"/>
          <w:ins w:id="1411" w:author="hanwha" w:date="2022-07-28T09:57:00Z"/>
        </w:trPr>
        <w:tc>
          <w:tcPr>
            <w:tcW w:w="3260" w:type="dxa"/>
            <w:noWrap/>
          </w:tcPr>
          <w:p w14:paraId="7D6A9E73" w14:textId="77777777" w:rsidR="007E1E67" w:rsidRPr="009271D1" w:rsidRDefault="007E1E67" w:rsidP="008D6C9B">
            <w:pPr>
              <w:ind w:firstLineChars="200" w:firstLine="320"/>
              <w:rPr>
                <w:ins w:id="1412" w:author="hanwha" w:date="2022-07-28T09:57:00Z"/>
                <w:rFonts w:ascii="Arial" w:eastAsia="맑은 고딕" w:hAnsi="Arial" w:cs="Arial"/>
                <w:sz w:val="16"/>
                <w:szCs w:val="16"/>
              </w:rPr>
            </w:pPr>
            <w:proofErr w:type="spellStart"/>
            <w:ins w:id="1413" w:author="hanwha" w:date="2022-07-28T09:57:00Z">
              <w:r w:rsidRPr="009271D1">
                <w:rPr>
                  <w:rFonts w:ascii="Arial" w:eastAsia="맑은 고딕" w:hAnsi="Arial" w:cs="Arial" w:hint="eastAsia"/>
                  <w:sz w:val="16"/>
                  <w:szCs w:val="16"/>
                </w:rPr>
                <w:t>매출채권및기타채권</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7E4DA8B8" w14:textId="77777777" w:rsidR="007E1E67" w:rsidRPr="009271D1" w:rsidRDefault="007E1E67" w:rsidP="008D6C9B">
            <w:pPr>
              <w:jc w:val="right"/>
              <w:rPr>
                <w:ins w:id="1414" w:author="hanwha" w:date="2022-07-28T09:57:00Z"/>
                <w:rFonts w:ascii="Arial" w:eastAsia="맑은 고딕" w:hAnsi="Arial" w:cs="Arial"/>
                <w:color w:val="000000"/>
                <w:sz w:val="16"/>
                <w:szCs w:val="16"/>
              </w:rPr>
            </w:pPr>
            <w:ins w:id="1415" w:author="hanwha" w:date="2022-07-28T09:57:00Z">
              <w:r w:rsidRPr="009271D1">
                <w:rPr>
                  <w:rFonts w:ascii="Arial" w:eastAsia="맑은 고딕" w:hAnsi="Arial" w:cs="Arial" w:hint="eastAsia"/>
                  <w:color w:val="000000"/>
                  <w:sz w:val="16"/>
                  <w:szCs w:val="16"/>
                </w:rPr>
                <w:t>647,382,646,201</w:t>
              </w:r>
            </w:ins>
          </w:p>
        </w:tc>
        <w:tc>
          <w:tcPr>
            <w:tcW w:w="1985" w:type="dxa"/>
            <w:tcBorders>
              <w:top w:val="nil"/>
              <w:left w:val="nil"/>
              <w:bottom w:val="single" w:sz="8" w:space="0" w:color="auto"/>
              <w:right w:val="single" w:sz="8" w:space="0" w:color="auto"/>
            </w:tcBorders>
            <w:shd w:val="clear" w:color="auto" w:fill="auto"/>
            <w:noWrap/>
            <w:vAlign w:val="center"/>
          </w:tcPr>
          <w:p w14:paraId="044EA04C" w14:textId="77777777" w:rsidR="007E1E67" w:rsidRPr="009271D1" w:rsidRDefault="007E1E67" w:rsidP="008D6C9B">
            <w:pPr>
              <w:jc w:val="right"/>
              <w:rPr>
                <w:ins w:id="1416" w:author="hanwha" w:date="2022-07-28T09:57:00Z"/>
                <w:rFonts w:ascii="Arial" w:eastAsia="맑은 고딕" w:hAnsi="Arial" w:cs="Arial"/>
                <w:color w:val="000000"/>
                <w:sz w:val="16"/>
                <w:szCs w:val="16"/>
              </w:rPr>
            </w:pPr>
            <w:ins w:id="1417" w:author="hanwha" w:date="2022-07-28T09:57:00Z">
              <w:r w:rsidRPr="009271D1">
                <w:rPr>
                  <w:rFonts w:ascii="Arial" w:eastAsia="맑은 고딕" w:hAnsi="Arial" w:cs="Arial" w:hint="eastAsia"/>
                  <w:color w:val="000000"/>
                  <w:sz w:val="16"/>
                  <w:szCs w:val="16"/>
                </w:rPr>
                <w:t>368,239,388,463</w:t>
              </w:r>
            </w:ins>
          </w:p>
        </w:tc>
        <w:tc>
          <w:tcPr>
            <w:tcW w:w="1984" w:type="dxa"/>
            <w:tcBorders>
              <w:top w:val="nil"/>
              <w:left w:val="nil"/>
              <w:bottom w:val="single" w:sz="8" w:space="0" w:color="auto"/>
              <w:right w:val="single" w:sz="8" w:space="0" w:color="auto"/>
            </w:tcBorders>
            <w:shd w:val="clear" w:color="auto" w:fill="auto"/>
            <w:noWrap/>
            <w:vAlign w:val="center"/>
          </w:tcPr>
          <w:p w14:paraId="5768240D" w14:textId="77777777" w:rsidR="007E1E67" w:rsidRPr="009271D1" w:rsidRDefault="007E1E67" w:rsidP="008D6C9B">
            <w:pPr>
              <w:jc w:val="right"/>
              <w:rPr>
                <w:ins w:id="1418" w:author="hanwha" w:date="2022-07-28T09:57:00Z"/>
                <w:rFonts w:ascii="Arial" w:eastAsia="맑은 고딕" w:hAnsi="Arial" w:cs="Arial"/>
                <w:color w:val="000000"/>
                <w:sz w:val="16"/>
                <w:szCs w:val="16"/>
              </w:rPr>
            </w:pPr>
            <w:ins w:id="1419" w:author="hanwha" w:date="2022-07-28T09:57:00Z">
              <w:r w:rsidRPr="009271D1">
                <w:rPr>
                  <w:rFonts w:ascii="Arial" w:eastAsia="맑은 고딕" w:hAnsi="Arial" w:cs="Arial" w:hint="eastAsia"/>
                  <w:color w:val="000000"/>
                  <w:sz w:val="16"/>
                  <w:szCs w:val="16"/>
                </w:rPr>
                <w:t>279,143,257,738</w:t>
              </w:r>
            </w:ins>
          </w:p>
        </w:tc>
      </w:tr>
      <w:tr w:rsidR="007E1E67" w:rsidRPr="009271D1" w14:paraId="6999A229" w14:textId="77777777" w:rsidTr="008D6C9B">
        <w:trPr>
          <w:trHeight w:val="330"/>
          <w:ins w:id="1420" w:author="hanwha" w:date="2022-07-28T09:57:00Z"/>
        </w:trPr>
        <w:tc>
          <w:tcPr>
            <w:tcW w:w="3260" w:type="dxa"/>
            <w:noWrap/>
          </w:tcPr>
          <w:p w14:paraId="04DFFAEC" w14:textId="77777777" w:rsidR="007E1E67" w:rsidRPr="009271D1" w:rsidRDefault="007E1E67" w:rsidP="008D6C9B">
            <w:pPr>
              <w:ind w:firstLineChars="200" w:firstLine="320"/>
              <w:rPr>
                <w:ins w:id="1421" w:author="hanwha" w:date="2022-07-28T09:57:00Z"/>
                <w:rFonts w:ascii="Arial" w:eastAsia="맑은 고딕" w:hAnsi="Arial" w:cs="Arial"/>
                <w:sz w:val="16"/>
                <w:szCs w:val="16"/>
              </w:rPr>
            </w:pPr>
            <w:ins w:id="1422" w:author="hanwha" w:date="2022-07-28T09:57:00Z">
              <w:r w:rsidRPr="009271D1">
                <w:rPr>
                  <w:rFonts w:ascii="Arial" w:eastAsia="맑은 고딕" w:hAnsi="Arial" w:cs="Arial" w:hint="eastAsia"/>
                  <w:sz w:val="16"/>
                  <w:szCs w:val="16"/>
                </w:rPr>
                <w:t>기타포괄손익</w:t>
              </w:r>
              <w:r w:rsidRPr="009271D1">
                <w:rPr>
                  <w:rFonts w:ascii="Arial" w:eastAsia="맑은 고딕" w:hAnsi="Arial" w:cs="Arial" w:hint="eastAsia"/>
                  <w:sz w:val="16"/>
                  <w:szCs w:val="16"/>
                </w:rPr>
                <w:t>-</w:t>
              </w:r>
              <w:r w:rsidRPr="009271D1">
                <w:rPr>
                  <w:rFonts w:ascii="Arial" w:eastAsia="맑은 고딕" w:hAnsi="Arial" w:cs="Arial" w:hint="eastAsia"/>
                  <w:sz w:val="16"/>
                  <w:szCs w:val="16"/>
                </w:rPr>
                <w:t>공정가치측정금융자산</w:t>
              </w:r>
            </w:ins>
          </w:p>
        </w:tc>
        <w:tc>
          <w:tcPr>
            <w:tcW w:w="1843" w:type="dxa"/>
            <w:tcBorders>
              <w:top w:val="nil"/>
              <w:left w:val="nil"/>
              <w:bottom w:val="single" w:sz="8" w:space="0" w:color="auto"/>
              <w:right w:val="single" w:sz="8" w:space="0" w:color="auto"/>
            </w:tcBorders>
            <w:shd w:val="clear" w:color="auto" w:fill="auto"/>
            <w:noWrap/>
            <w:vAlign w:val="center"/>
          </w:tcPr>
          <w:p w14:paraId="1FA9EB88" w14:textId="77777777" w:rsidR="007E1E67" w:rsidRPr="009271D1" w:rsidRDefault="007E1E67" w:rsidP="008D6C9B">
            <w:pPr>
              <w:jc w:val="right"/>
              <w:rPr>
                <w:ins w:id="1423" w:author="hanwha" w:date="2022-07-28T09:57:00Z"/>
                <w:rFonts w:ascii="Arial" w:eastAsia="맑은 고딕" w:hAnsi="Arial" w:cs="Arial"/>
                <w:color w:val="000000"/>
                <w:sz w:val="16"/>
                <w:szCs w:val="16"/>
              </w:rPr>
            </w:pPr>
            <w:ins w:id="1424" w:author="hanwha" w:date="2022-07-28T09:57:00Z">
              <w:r w:rsidRPr="009271D1">
                <w:rPr>
                  <w:rFonts w:ascii="Arial" w:eastAsia="맑은 고딕" w:hAnsi="Arial" w:cs="Arial" w:hint="eastAsia"/>
                  <w:color w:val="000000"/>
                  <w:sz w:val="16"/>
                  <w:szCs w:val="16"/>
                </w:rPr>
                <w:t>14,340,370</w:t>
              </w:r>
            </w:ins>
          </w:p>
        </w:tc>
        <w:tc>
          <w:tcPr>
            <w:tcW w:w="1985" w:type="dxa"/>
            <w:tcBorders>
              <w:top w:val="nil"/>
              <w:left w:val="nil"/>
              <w:bottom w:val="single" w:sz="8" w:space="0" w:color="auto"/>
              <w:right w:val="single" w:sz="8" w:space="0" w:color="auto"/>
            </w:tcBorders>
            <w:shd w:val="clear" w:color="auto" w:fill="auto"/>
            <w:noWrap/>
            <w:vAlign w:val="center"/>
          </w:tcPr>
          <w:p w14:paraId="54BD71EF" w14:textId="77777777" w:rsidR="007E1E67" w:rsidRPr="009271D1" w:rsidRDefault="007E1E67" w:rsidP="008D6C9B">
            <w:pPr>
              <w:jc w:val="right"/>
              <w:rPr>
                <w:ins w:id="1425" w:author="hanwha" w:date="2022-07-28T09:57:00Z"/>
                <w:rFonts w:ascii="Arial" w:eastAsia="맑은 고딕" w:hAnsi="Arial" w:cs="Arial"/>
                <w:color w:val="000000"/>
                <w:sz w:val="16"/>
                <w:szCs w:val="16"/>
              </w:rPr>
            </w:pPr>
            <w:ins w:id="1426" w:author="hanwha" w:date="2022-07-28T09:57:00Z">
              <w:r w:rsidRPr="009271D1">
                <w:rPr>
                  <w:rFonts w:ascii="Arial" w:eastAsia="맑은 고딕" w:hAnsi="Arial" w:cs="Arial" w:hint="eastAsia"/>
                  <w:color w:val="000000"/>
                  <w:sz w:val="16"/>
                  <w:szCs w:val="16"/>
                </w:rPr>
                <w:t>14,340,370</w:t>
              </w:r>
            </w:ins>
          </w:p>
        </w:tc>
        <w:tc>
          <w:tcPr>
            <w:tcW w:w="1984" w:type="dxa"/>
            <w:tcBorders>
              <w:top w:val="nil"/>
              <w:left w:val="nil"/>
              <w:bottom w:val="single" w:sz="8" w:space="0" w:color="auto"/>
              <w:right w:val="single" w:sz="8" w:space="0" w:color="auto"/>
            </w:tcBorders>
            <w:shd w:val="clear" w:color="auto" w:fill="auto"/>
            <w:noWrap/>
            <w:vAlign w:val="center"/>
          </w:tcPr>
          <w:p w14:paraId="02C8BA24" w14:textId="77777777" w:rsidR="007E1E67" w:rsidRPr="009271D1" w:rsidRDefault="007E1E67" w:rsidP="008D6C9B">
            <w:pPr>
              <w:jc w:val="right"/>
              <w:rPr>
                <w:ins w:id="1427" w:author="hanwha" w:date="2022-07-28T09:57:00Z"/>
                <w:rFonts w:ascii="Arial" w:eastAsia="맑은 고딕" w:hAnsi="Arial" w:cs="Arial"/>
                <w:color w:val="000000"/>
                <w:sz w:val="16"/>
                <w:szCs w:val="16"/>
              </w:rPr>
            </w:pPr>
            <w:ins w:id="1428" w:author="hanwha" w:date="2022-07-28T09:57:00Z">
              <w:r w:rsidRPr="009271D1">
                <w:rPr>
                  <w:rFonts w:ascii="Arial" w:eastAsia="맑은 고딕" w:hAnsi="Arial" w:cs="Arial"/>
                  <w:color w:val="000000"/>
                  <w:sz w:val="16"/>
                  <w:szCs w:val="16"/>
                </w:rPr>
                <w:t>-</w:t>
              </w:r>
            </w:ins>
          </w:p>
        </w:tc>
      </w:tr>
      <w:tr w:rsidR="007E1E67" w:rsidRPr="009271D1" w14:paraId="3C2CEB11" w14:textId="77777777" w:rsidTr="008D6C9B">
        <w:trPr>
          <w:trHeight w:val="330"/>
          <w:ins w:id="1429" w:author="hanwha" w:date="2022-07-28T09:57:00Z"/>
        </w:trPr>
        <w:tc>
          <w:tcPr>
            <w:tcW w:w="3260" w:type="dxa"/>
            <w:noWrap/>
          </w:tcPr>
          <w:p w14:paraId="45EEE9BF" w14:textId="77777777" w:rsidR="007E1E67" w:rsidRPr="009271D1" w:rsidRDefault="007E1E67" w:rsidP="008D6C9B">
            <w:pPr>
              <w:ind w:firstLineChars="200" w:firstLine="320"/>
              <w:rPr>
                <w:ins w:id="1430" w:author="hanwha" w:date="2022-07-28T09:57:00Z"/>
                <w:rFonts w:ascii="Arial" w:eastAsia="맑은 고딕" w:hAnsi="Arial" w:cs="Arial"/>
                <w:sz w:val="16"/>
                <w:szCs w:val="16"/>
              </w:rPr>
            </w:pPr>
            <w:ins w:id="1431" w:author="hanwha" w:date="2022-07-28T09:57:00Z">
              <w:r w:rsidRPr="009271D1">
                <w:rPr>
                  <w:rFonts w:ascii="Arial" w:eastAsia="맑은 고딕" w:hAnsi="Arial" w:cs="Arial" w:hint="eastAsia"/>
                  <w:sz w:val="16"/>
                  <w:szCs w:val="16"/>
                </w:rPr>
                <w:t>기타금융자산</w:t>
              </w:r>
            </w:ins>
          </w:p>
        </w:tc>
        <w:tc>
          <w:tcPr>
            <w:tcW w:w="1843" w:type="dxa"/>
            <w:tcBorders>
              <w:top w:val="nil"/>
              <w:left w:val="nil"/>
              <w:bottom w:val="single" w:sz="8" w:space="0" w:color="auto"/>
              <w:right w:val="single" w:sz="8" w:space="0" w:color="auto"/>
            </w:tcBorders>
            <w:shd w:val="clear" w:color="auto" w:fill="auto"/>
            <w:noWrap/>
            <w:vAlign w:val="center"/>
          </w:tcPr>
          <w:p w14:paraId="798A0F9D" w14:textId="77777777" w:rsidR="007E1E67" w:rsidRPr="009271D1" w:rsidRDefault="007E1E67" w:rsidP="008D6C9B">
            <w:pPr>
              <w:jc w:val="right"/>
              <w:rPr>
                <w:ins w:id="1432" w:author="hanwha" w:date="2022-07-28T09:57:00Z"/>
                <w:rFonts w:ascii="Arial" w:eastAsia="맑은 고딕" w:hAnsi="Arial" w:cs="Arial"/>
                <w:color w:val="000000"/>
                <w:sz w:val="16"/>
                <w:szCs w:val="16"/>
              </w:rPr>
            </w:pPr>
            <w:ins w:id="1433" w:author="hanwha" w:date="2022-07-28T09:57:00Z">
              <w:r w:rsidRPr="009271D1">
                <w:rPr>
                  <w:rFonts w:ascii="Arial" w:eastAsia="맑은 고딕" w:hAnsi="Arial" w:cs="Arial" w:hint="eastAsia"/>
                  <w:color w:val="000000"/>
                  <w:sz w:val="16"/>
                  <w:szCs w:val="16"/>
                </w:rPr>
                <w:t>52,519,873,226</w:t>
              </w:r>
            </w:ins>
          </w:p>
        </w:tc>
        <w:tc>
          <w:tcPr>
            <w:tcW w:w="1985" w:type="dxa"/>
            <w:tcBorders>
              <w:top w:val="nil"/>
              <w:left w:val="nil"/>
              <w:bottom w:val="single" w:sz="8" w:space="0" w:color="auto"/>
              <w:right w:val="single" w:sz="8" w:space="0" w:color="auto"/>
            </w:tcBorders>
            <w:shd w:val="clear" w:color="auto" w:fill="auto"/>
            <w:noWrap/>
            <w:vAlign w:val="center"/>
          </w:tcPr>
          <w:p w14:paraId="4085E1F6" w14:textId="77777777" w:rsidR="007E1E67" w:rsidRPr="009271D1" w:rsidRDefault="007E1E67" w:rsidP="008D6C9B">
            <w:pPr>
              <w:jc w:val="right"/>
              <w:rPr>
                <w:ins w:id="1434" w:author="hanwha" w:date="2022-07-28T09:57:00Z"/>
                <w:rFonts w:ascii="Arial" w:eastAsia="맑은 고딕" w:hAnsi="Arial" w:cs="Arial"/>
                <w:color w:val="000000"/>
                <w:sz w:val="16"/>
                <w:szCs w:val="16"/>
              </w:rPr>
            </w:pPr>
            <w:ins w:id="1435" w:author="hanwha" w:date="2022-07-28T09:57:00Z">
              <w:r w:rsidRPr="009271D1">
                <w:rPr>
                  <w:rFonts w:ascii="Arial" w:eastAsia="맑은 고딕" w:hAnsi="Arial" w:cs="Arial"/>
                  <w:color w:val="000000"/>
                  <w:sz w:val="16"/>
                  <w:szCs w:val="16"/>
                </w:rPr>
                <w:t>48,695,088,674</w:t>
              </w:r>
            </w:ins>
          </w:p>
        </w:tc>
        <w:tc>
          <w:tcPr>
            <w:tcW w:w="1984" w:type="dxa"/>
            <w:tcBorders>
              <w:top w:val="nil"/>
              <w:left w:val="nil"/>
              <w:bottom w:val="single" w:sz="8" w:space="0" w:color="auto"/>
              <w:right w:val="single" w:sz="8" w:space="0" w:color="auto"/>
            </w:tcBorders>
            <w:shd w:val="clear" w:color="auto" w:fill="auto"/>
            <w:noWrap/>
            <w:vAlign w:val="center"/>
          </w:tcPr>
          <w:p w14:paraId="6B3A71CE" w14:textId="77777777" w:rsidR="007E1E67" w:rsidRPr="009271D1" w:rsidRDefault="007E1E67" w:rsidP="008D6C9B">
            <w:pPr>
              <w:jc w:val="right"/>
              <w:rPr>
                <w:ins w:id="1436" w:author="hanwha" w:date="2022-07-28T09:57:00Z"/>
                <w:rFonts w:ascii="Arial" w:eastAsia="맑은 고딕" w:hAnsi="Arial" w:cs="Arial"/>
                <w:color w:val="000000"/>
                <w:sz w:val="16"/>
                <w:szCs w:val="16"/>
              </w:rPr>
            </w:pPr>
            <w:ins w:id="1437" w:author="hanwha" w:date="2022-07-28T09:57:00Z">
              <w:r w:rsidRPr="009271D1">
                <w:rPr>
                  <w:rFonts w:ascii="Arial" w:eastAsia="맑은 고딕" w:hAnsi="Arial" w:cs="Arial"/>
                  <w:color w:val="000000"/>
                  <w:sz w:val="16"/>
                  <w:szCs w:val="16"/>
                </w:rPr>
                <w:t>3,824,784,552</w:t>
              </w:r>
            </w:ins>
          </w:p>
        </w:tc>
      </w:tr>
      <w:tr w:rsidR="007E1E67" w:rsidRPr="009271D1" w14:paraId="6928FB16" w14:textId="77777777" w:rsidTr="008D6C9B">
        <w:trPr>
          <w:trHeight w:val="330"/>
          <w:ins w:id="1438" w:author="hanwha" w:date="2022-07-28T09:57:00Z"/>
        </w:trPr>
        <w:tc>
          <w:tcPr>
            <w:tcW w:w="3260" w:type="dxa"/>
            <w:noWrap/>
          </w:tcPr>
          <w:p w14:paraId="2242AF23" w14:textId="77777777" w:rsidR="007E1E67" w:rsidRPr="009271D1" w:rsidRDefault="007E1E67" w:rsidP="008D6C9B">
            <w:pPr>
              <w:ind w:firstLineChars="200" w:firstLine="320"/>
              <w:rPr>
                <w:ins w:id="1439" w:author="hanwha" w:date="2022-07-28T09:57:00Z"/>
                <w:rFonts w:ascii="Arial" w:eastAsia="맑은 고딕" w:hAnsi="Arial" w:cs="Arial"/>
                <w:sz w:val="16"/>
                <w:szCs w:val="16"/>
              </w:rPr>
            </w:pPr>
            <w:ins w:id="1440" w:author="hanwha" w:date="2022-07-28T09:57:00Z">
              <w:r w:rsidRPr="009271D1">
                <w:rPr>
                  <w:rFonts w:ascii="Arial" w:eastAsia="맑은 고딕" w:hAnsi="Arial" w:cs="Arial" w:hint="eastAsia"/>
                  <w:sz w:val="16"/>
                  <w:szCs w:val="16"/>
                </w:rPr>
                <w:t>기타유동자산</w:t>
              </w:r>
            </w:ins>
          </w:p>
        </w:tc>
        <w:tc>
          <w:tcPr>
            <w:tcW w:w="1843" w:type="dxa"/>
            <w:tcBorders>
              <w:top w:val="nil"/>
              <w:left w:val="nil"/>
              <w:bottom w:val="single" w:sz="8" w:space="0" w:color="auto"/>
              <w:right w:val="single" w:sz="8" w:space="0" w:color="auto"/>
            </w:tcBorders>
            <w:shd w:val="clear" w:color="auto" w:fill="auto"/>
            <w:noWrap/>
            <w:vAlign w:val="center"/>
          </w:tcPr>
          <w:p w14:paraId="7345A1E3" w14:textId="77777777" w:rsidR="007E1E67" w:rsidRPr="009271D1" w:rsidRDefault="007E1E67" w:rsidP="008D6C9B">
            <w:pPr>
              <w:jc w:val="right"/>
              <w:rPr>
                <w:ins w:id="1441" w:author="hanwha" w:date="2022-07-28T09:57:00Z"/>
                <w:rFonts w:ascii="Arial" w:eastAsia="맑은 고딕" w:hAnsi="Arial" w:cs="Arial"/>
                <w:color w:val="000000"/>
                <w:sz w:val="16"/>
                <w:szCs w:val="16"/>
              </w:rPr>
            </w:pPr>
            <w:ins w:id="1442" w:author="hanwha" w:date="2022-07-28T09:57:00Z">
              <w:r w:rsidRPr="009271D1">
                <w:rPr>
                  <w:rFonts w:ascii="Arial" w:eastAsia="맑은 고딕" w:hAnsi="Arial" w:cs="Arial" w:hint="eastAsia"/>
                  <w:color w:val="000000"/>
                  <w:sz w:val="16"/>
                  <w:szCs w:val="16"/>
                </w:rPr>
                <w:t>761,617,691,647</w:t>
              </w:r>
            </w:ins>
          </w:p>
        </w:tc>
        <w:tc>
          <w:tcPr>
            <w:tcW w:w="1985" w:type="dxa"/>
            <w:tcBorders>
              <w:top w:val="nil"/>
              <w:left w:val="nil"/>
              <w:bottom w:val="single" w:sz="8" w:space="0" w:color="auto"/>
              <w:right w:val="single" w:sz="8" w:space="0" w:color="auto"/>
            </w:tcBorders>
            <w:shd w:val="clear" w:color="auto" w:fill="auto"/>
            <w:noWrap/>
            <w:vAlign w:val="center"/>
          </w:tcPr>
          <w:p w14:paraId="516068F1" w14:textId="77777777" w:rsidR="007E1E67" w:rsidRPr="009271D1" w:rsidRDefault="007E1E67" w:rsidP="008D6C9B">
            <w:pPr>
              <w:jc w:val="right"/>
              <w:rPr>
                <w:ins w:id="1443" w:author="hanwha" w:date="2022-07-28T09:57:00Z"/>
                <w:rFonts w:ascii="Arial" w:eastAsia="맑은 고딕" w:hAnsi="Arial" w:cs="Arial"/>
                <w:color w:val="000000"/>
                <w:sz w:val="16"/>
                <w:szCs w:val="16"/>
              </w:rPr>
            </w:pPr>
            <w:ins w:id="1444" w:author="hanwha" w:date="2022-07-28T09:57:00Z">
              <w:r w:rsidRPr="009271D1">
                <w:rPr>
                  <w:rFonts w:ascii="Arial" w:eastAsia="맑은 고딕" w:hAnsi="Arial" w:cs="Arial"/>
                  <w:color w:val="000000"/>
                  <w:sz w:val="16"/>
                  <w:szCs w:val="16"/>
                </w:rPr>
                <w:t>273,889,971,898</w:t>
              </w:r>
            </w:ins>
          </w:p>
        </w:tc>
        <w:tc>
          <w:tcPr>
            <w:tcW w:w="1984" w:type="dxa"/>
            <w:tcBorders>
              <w:top w:val="nil"/>
              <w:left w:val="nil"/>
              <w:bottom w:val="single" w:sz="8" w:space="0" w:color="auto"/>
              <w:right w:val="single" w:sz="8" w:space="0" w:color="auto"/>
            </w:tcBorders>
            <w:shd w:val="clear" w:color="auto" w:fill="auto"/>
            <w:noWrap/>
            <w:vAlign w:val="center"/>
          </w:tcPr>
          <w:p w14:paraId="7AA6B98B" w14:textId="77777777" w:rsidR="007E1E67" w:rsidRPr="009271D1" w:rsidRDefault="007E1E67" w:rsidP="008D6C9B">
            <w:pPr>
              <w:jc w:val="right"/>
              <w:rPr>
                <w:ins w:id="1445" w:author="hanwha" w:date="2022-07-28T09:57:00Z"/>
                <w:rFonts w:ascii="Arial" w:eastAsia="맑은 고딕" w:hAnsi="Arial" w:cs="Arial"/>
                <w:color w:val="000000"/>
                <w:sz w:val="16"/>
                <w:szCs w:val="16"/>
              </w:rPr>
            </w:pPr>
            <w:ins w:id="1446" w:author="hanwha" w:date="2022-07-28T09:57:00Z">
              <w:r w:rsidRPr="009271D1">
                <w:rPr>
                  <w:rFonts w:ascii="Arial" w:eastAsia="맑은 고딕" w:hAnsi="Arial" w:cs="Arial"/>
                  <w:color w:val="000000"/>
                  <w:sz w:val="16"/>
                  <w:szCs w:val="16"/>
                </w:rPr>
                <w:t>487,727,719,749</w:t>
              </w:r>
            </w:ins>
          </w:p>
        </w:tc>
      </w:tr>
      <w:tr w:rsidR="007E1E67" w:rsidRPr="009271D1" w14:paraId="40414CD6" w14:textId="77777777" w:rsidTr="008D6C9B">
        <w:trPr>
          <w:trHeight w:val="330"/>
          <w:ins w:id="1447" w:author="hanwha" w:date="2022-07-28T09:57:00Z"/>
        </w:trPr>
        <w:tc>
          <w:tcPr>
            <w:tcW w:w="3260" w:type="dxa"/>
            <w:noWrap/>
          </w:tcPr>
          <w:p w14:paraId="643562EA" w14:textId="77777777" w:rsidR="007E1E67" w:rsidRPr="009271D1" w:rsidRDefault="007E1E67" w:rsidP="008D6C9B">
            <w:pPr>
              <w:ind w:firstLineChars="200" w:firstLine="320"/>
              <w:rPr>
                <w:ins w:id="1448" w:author="hanwha" w:date="2022-07-28T09:57:00Z"/>
                <w:rFonts w:ascii="Arial" w:eastAsia="맑은 고딕" w:hAnsi="Arial" w:cs="Arial"/>
                <w:sz w:val="16"/>
                <w:szCs w:val="16"/>
              </w:rPr>
            </w:pPr>
            <w:ins w:id="1449" w:author="hanwha" w:date="2022-07-28T09:57:00Z">
              <w:r w:rsidRPr="009271D1">
                <w:rPr>
                  <w:rFonts w:ascii="Arial" w:eastAsia="맑은 고딕" w:hAnsi="Arial" w:cs="Arial" w:hint="eastAsia"/>
                  <w:sz w:val="16"/>
                  <w:szCs w:val="16"/>
                </w:rPr>
                <w:t>재고자산</w:t>
              </w:r>
            </w:ins>
          </w:p>
        </w:tc>
        <w:tc>
          <w:tcPr>
            <w:tcW w:w="1843" w:type="dxa"/>
            <w:tcBorders>
              <w:top w:val="nil"/>
              <w:left w:val="nil"/>
              <w:bottom w:val="single" w:sz="8" w:space="0" w:color="auto"/>
              <w:right w:val="single" w:sz="8" w:space="0" w:color="auto"/>
            </w:tcBorders>
            <w:shd w:val="clear" w:color="auto" w:fill="auto"/>
            <w:noWrap/>
            <w:vAlign w:val="center"/>
          </w:tcPr>
          <w:p w14:paraId="6F20A8BC" w14:textId="77777777" w:rsidR="007E1E67" w:rsidRPr="009271D1" w:rsidRDefault="007E1E67" w:rsidP="008D6C9B">
            <w:pPr>
              <w:jc w:val="right"/>
              <w:rPr>
                <w:ins w:id="1450" w:author="hanwha" w:date="2022-07-28T09:57:00Z"/>
                <w:rFonts w:ascii="Arial" w:eastAsia="맑은 고딕" w:hAnsi="Arial" w:cs="Arial"/>
                <w:b/>
                <w:bCs/>
                <w:color w:val="000000"/>
                <w:sz w:val="16"/>
                <w:szCs w:val="16"/>
              </w:rPr>
            </w:pPr>
            <w:ins w:id="1451" w:author="hanwha" w:date="2022-07-28T09:57:00Z">
              <w:r w:rsidRPr="009271D1">
                <w:rPr>
                  <w:rFonts w:ascii="Arial" w:eastAsia="맑은 고딕" w:hAnsi="Arial" w:cs="Arial" w:hint="eastAsia"/>
                  <w:color w:val="000000"/>
                  <w:sz w:val="16"/>
                  <w:szCs w:val="16"/>
                </w:rPr>
                <w:t>459,349,190,510</w:t>
              </w:r>
            </w:ins>
          </w:p>
        </w:tc>
        <w:tc>
          <w:tcPr>
            <w:tcW w:w="1985" w:type="dxa"/>
            <w:tcBorders>
              <w:top w:val="nil"/>
              <w:left w:val="nil"/>
              <w:bottom w:val="single" w:sz="8" w:space="0" w:color="auto"/>
              <w:right w:val="single" w:sz="8" w:space="0" w:color="auto"/>
            </w:tcBorders>
            <w:shd w:val="clear" w:color="auto" w:fill="auto"/>
            <w:noWrap/>
            <w:vAlign w:val="center"/>
          </w:tcPr>
          <w:p w14:paraId="52F62C8E" w14:textId="77777777" w:rsidR="007E1E67" w:rsidRPr="009271D1" w:rsidRDefault="007E1E67" w:rsidP="008D6C9B">
            <w:pPr>
              <w:jc w:val="right"/>
              <w:rPr>
                <w:ins w:id="1452" w:author="hanwha" w:date="2022-07-28T09:57:00Z"/>
                <w:rFonts w:ascii="Arial" w:eastAsia="맑은 고딕" w:hAnsi="Arial" w:cs="Arial"/>
                <w:b/>
                <w:bCs/>
                <w:color w:val="000000"/>
                <w:sz w:val="16"/>
                <w:szCs w:val="16"/>
              </w:rPr>
            </w:pPr>
            <w:ins w:id="1453" w:author="hanwha" w:date="2022-07-28T09:57:00Z">
              <w:r w:rsidRPr="009271D1">
                <w:rPr>
                  <w:rFonts w:ascii="Arial" w:eastAsia="맑은 고딕" w:hAnsi="Arial" w:cs="Arial" w:hint="eastAsia"/>
                  <w:color w:val="000000"/>
                  <w:sz w:val="16"/>
                  <w:szCs w:val="16"/>
                </w:rPr>
                <w:t>95,660,852,322</w:t>
              </w:r>
            </w:ins>
          </w:p>
        </w:tc>
        <w:tc>
          <w:tcPr>
            <w:tcW w:w="1984" w:type="dxa"/>
            <w:tcBorders>
              <w:top w:val="nil"/>
              <w:left w:val="nil"/>
              <w:bottom w:val="single" w:sz="8" w:space="0" w:color="auto"/>
              <w:right w:val="single" w:sz="8" w:space="0" w:color="auto"/>
            </w:tcBorders>
            <w:shd w:val="clear" w:color="auto" w:fill="auto"/>
            <w:noWrap/>
            <w:vAlign w:val="center"/>
          </w:tcPr>
          <w:p w14:paraId="491831F5" w14:textId="77777777" w:rsidR="007E1E67" w:rsidRPr="009271D1" w:rsidRDefault="007E1E67" w:rsidP="008D6C9B">
            <w:pPr>
              <w:jc w:val="right"/>
              <w:rPr>
                <w:ins w:id="1454" w:author="hanwha" w:date="2022-07-28T09:57:00Z"/>
                <w:rFonts w:ascii="Arial" w:eastAsia="맑은 고딕" w:hAnsi="Arial" w:cs="Arial"/>
                <w:b/>
                <w:bCs/>
                <w:color w:val="000000"/>
                <w:sz w:val="16"/>
                <w:szCs w:val="16"/>
              </w:rPr>
            </w:pPr>
            <w:ins w:id="1455" w:author="hanwha" w:date="2022-07-28T09:57:00Z">
              <w:r w:rsidRPr="009271D1">
                <w:rPr>
                  <w:rFonts w:ascii="Arial" w:eastAsia="맑은 고딕" w:hAnsi="Arial" w:cs="Arial" w:hint="eastAsia"/>
                  <w:color w:val="000000"/>
                  <w:sz w:val="16"/>
                  <w:szCs w:val="16"/>
                </w:rPr>
                <w:t>363,688,338,188</w:t>
              </w:r>
            </w:ins>
          </w:p>
        </w:tc>
      </w:tr>
      <w:tr w:rsidR="007E1E67" w:rsidRPr="009271D1" w14:paraId="48F00215" w14:textId="77777777" w:rsidTr="008D6C9B">
        <w:trPr>
          <w:trHeight w:val="330"/>
          <w:ins w:id="1456" w:author="hanwha" w:date="2022-07-28T09:57:00Z"/>
        </w:trPr>
        <w:tc>
          <w:tcPr>
            <w:tcW w:w="3260" w:type="dxa"/>
            <w:noWrap/>
            <w:hideMark/>
          </w:tcPr>
          <w:p w14:paraId="242D7680" w14:textId="77777777" w:rsidR="007E1E67" w:rsidRPr="009271D1" w:rsidRDefault="007E1E67" w:rsidP="008D6C9B">
            <w:pPr>
              <w:ind w:firstLineChars="100" w:firstLine="160"/>
              <w:rPr>
                <w:ins w:id="1457" w:author="hanwha" w:date="2022-07-28T09:57:00Z"/>
                <w:rFonts w:ascii="Arial" w:eastAsia="맑은 고딕" w:hAnsi="Arial" w:cs="Arial"/>
                <w:b/>
                <w:bCs/>
                <w:sz w:val="16"/>
                <w:szCs w:val="16"/>
              </w:rPr>
            </w:pPr>
            <w:proofErr w:type="spellStart"/>
            <w:ins w:id="1458" w:author="hanwha" w:date="2022-07-28T09:57:00Z">
              <w:r w:rsidRPr="009271D1">
                <w:rPr>
                  <w:rFonts w:ascii="Arial" w:eastAsia="맑은 고딕" w:hAnsi="Arial" w:cs="Arial"/>
                  <w:b/>
                  <w:bCs/>
                  <w:sz w:val="16"/>
                  <w:szCs w:val="16"/>
                </w:rPr>
                <w:t>비유동자산</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7F27CE49" w14:textId="77777777" w:rsidR="007E1E67" w:rsidRPr="009271D1" w:rsidRDefault="007E1E67" w:rsidP="008D6C9B">
            <w:pPr>
              <w:jc w:val="right"/>
              <w:rPr>
                <w:ins w:id="1459" w:author="hanwha" w:date="2022-07-28T09:57:00Z"/>
                <w:rFonts w:ascii="Arial" w:eastAsia="맑은 고딕" w:hAnsi="Arial" w:cs="Arial"/>
                <w:b/>
                <w:bCs/>
                <w:color w:val="000000"/>
                <w:sz w:val="16"/>
                <w:szCs w:val="16"/>
              </w:rPr>
            </w:pPr>
            <w:ins w:id="1460" w:author="hanwha" w:date="2022-07-28T09:57:00Z">
              <w:r w:rsidRPr="009271D1">
                <w:rPr>
                  <w:rFonts w:ascii="Arial" w:eastAsia="맑은 고딕" w:hAnsi="Arial" w:cs="Arial" w:hint="eastAsia"/>
                  <w:b/>
                  <w:color w:val="000000"/>
                  <w:sz w:val="16"/>
                  <w:szCs w:val="16"/>
                </w:rPr>
                <w:t>6,236,115,445,845</w:t>
              </w:r>
            </w:ins>
          </w:p>
        </w:tc>
        <w:tc>
          <w:tcPr>
            <w:tcW w:w="1985" w:type="dxa"/>
            <w:tcBorders>
              <w:top w:val="nil"/>
              <w:left w:val="nil"/>
              <w:bottom w:val="single" w:sz="8" w:space="0" w:color="auto"/>
              <w:right w:val="single" w:sz="8" w:space="0" w:color="auto"/>
            </w:tcBorders>
            <w:shd w:val="clear" w:color="auto" w:fill="auto"/>
            <w:noWrap/>
            <w:vAlign w:val="center"/>
          </w:tcPr>
          <w:p w14:paraId="3521B2CB" w14:textId="77777777" w:rsidR="007E1E67" w:rsidRPr="009271D1" w:rsidRDefault="007E1E67" w:rsidP="008D6C9B">
            <w:pPr>
              <w:jc w:val="right"/>
              <w:rPr>
                <w:ins w:id="1461" w:author="hanwha" w:date="2022-07-28T09:57:00Z"/>
                <w:rFonts w:ascii="Arial" w:eastAsia="맑은 고딕" w:hAnsi="Arial" w:cs="Arial"/>
                <w:b/>
                <w:bCs/>
                <w:color w:val="000000"/>
                <w:sz w:val="16"/>
                <w:szCs w:val="16"/>
              </w:rPr>
            </w:pPr>
            <w:ins w:id="1462" w:author="hanwha" w:date="2022-07-28T09:57:00Z">
              <w:r w:rsidRPr="009271D1">
                <w:rPr>
                  <w:rFonts w:ascii="Arial" w:eastAsia="맑은 고딕" w:hAnsi="Arial" w:cs="Arial"/>
                  <w:b/>
                  <w:bCs/>
                  <w:color w:val="000000"/>
                  <w:sz w:val="16"/>
                  <w:szCs w:val="16"/>
                </w:rPr>
                <w:t>5,761,340,268,244</w:t>
              </w:r>
            </w:ins>
          </w:p>
        </w:tc>
        <w:tc>
          <w:tcPr>
            <w:tcW w:w="1984" w:type="dxa"/>
            <w:tcBorders>
              <w:top w:val="nil"/>
              <w:left w:val="nil"/>
              <w:bottom w:val="single" w:sz="8" w:space="0" w:color="auto"/>
              <w:right w:val="single" w:sz="8" w:space="0" w:color="auto"/>
            </w:tcBorders>
            <w:shd w:val="clear" w:color="auto" w:fill="auto"/>
            <w:noWrap/>
            <w:vAlign w:val="center"/>
          </w:tcPr>
          <w:p w14:paraId="68D4DB5A" w14:textId="77777777" w:rsidR="007E1E67" w:rsidRPr="009271D1" w:rsidRDefault="007E1E67" w:rsidP="008D6C9B">
            <w:pPr>
              <w:jc w:val="right"/>
              <w:rPr>
                <w:ins w:id="1463" w:author="hanwha" w:date="2022-07-28T09:57:00Z"/>
                <w:rFonts w:ascii="Arial" w:eastAsia="맑은 고딕" w:hAnsi="Arial" w:cs="Arial"/>
                <w:b/>
                <w:bCs/>
                <w:color w:val="000000"/>
                <w:sz w:val="16"/>
                <w:szCs w:val="16"/>
              </w:rPr>
            </w:pPr>
            <w:ins w:id="1464" w:author="hanwha" w:date="2022-07-28T09:57:00Z">
              <w:r w:rsidRPr="009271D1">
                <w:rPr>
                  <w:rFonts w:ascii="Arial" w:eastAsia="맑은 고딕" w:hAnsi="Arial" w:cs="Arial"/>
                  <w:b/>
                  <w:bCs/>
                  <w:color w:val="000000"/>
                  <w:sz w:val="16"/>
                  <w:szCs w:val="16"/>
                </w:rPr>
                <w:t>893,533,482,754</w:t>
              </w:r>
            </w:ins>
          </w:p>
        </w:tc>
      </w:tr>
      <w:tr w:rsidR="007E1E67" w:rsidRPr="009271D1" w14:paraId="1C53A431" w14:textId="77777777" w:rsidTr="008D6C9B">
        <w:trPr>
          <w:trHeight w:val="330"/>
          <w:ins w:id="1465" w:author="hanwha" w:date="2022-07-28T09:57:00Z"/>
        </w:trPr>
        <w:tc>
          <w:tcPr>
            <w:tcW w:w="3260" w:type="dxa"/>
            <w:noWrap/>
          </w:tcPr>
          <w:p w14:paraId="3A8CB92B" w14:textId="77777777" w:rsidR="007E1E67" w:rsidRPr="009271D1" w:rsidRDefault="007E1E67" w:rsidP="008D6C9B">
            <w:pPr>
              <w:ind w:firstLineChars="200" w:firstLine="320"/>
              <w:rPr>
                <w:ins w:id="1466" w:author="hanwha" w:date="2022-07-28T09:57:00Z"/>
                <w:rFonts w:ascii="Arial" w:eastAsia="맑은 고딕" w:hAnsi="Arial" w:cs="Arial"/>
                <w:sz w:val="16"/>
                <w:szCs w:val="16"/>
              </w:rPr>
            </w:pPr>
            <w:proofErr w:type="spellStart"/>
            <w:ins w:id="1467" w:author="hanwha" w:date="2022-07-28T09:57:00Z">
              <w:r w:rsidRPr="009271D1">
                <w:rPr>
                  <w:rFonts w:ascii="Arial" w:eastAsia="맑은 고딕" w:hAnsi="Arial" w:cs="Arial" w:hint="eastAsia"/>
                  <w:sz w:val="16"/>
                  <w:szCs w:val="16"/>
                </w:rPr>
                <w:t>매출채권및기타채권</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43A882C8" w14:textId="77777777" w:rsidR="007E1E67" w:rsidRPr="009271D1" w:rsidRDefault="007E1E67" w:rsidP="008D6C9B">
            <w:pPr>
              <w:jc w:val="right"/>
              <w:rPr>
                <w:ins w:id="1468" w:author="hanwha" w:date="2022-07-28T09:57:00Z"/>
                <w:rFonts w:ascii="Arial" w:eastAsia="맑은 고딕" w:hAnsi="Arial" w:cs="Arial"/>
                <w:color w:val="000000"/>
                <w:sz w:val="16"/>
                <w:szCs w:val="16"/>
              </w:rPr>
            </w:pPr>
            <w:ins w:id="1469" w:author="hanwha" w:date="2022-07-28T09:57:00Z">
              <w:r w:rsidRPr="009271D1">
                <w:rPr>
                  <w:rFonts w:ascii="Arial" w:eastAsia="맑은 고딕" w:hAnsi="Arial" w:cs="Arial" w:hint="eastAsia"/>
                  <w:color w:val="000000"/>
                  <w:sz w:val="16"/>
                  <w:szCs w:val="16"/>
                </w:rPr>
                <w:t>7,676,385,948</w:t>
              </w:r>
            </w:ins>
          </w:p>
        </w:tc>
        <w:tc>
          <w:tcPr>
            <w:tcW w:w="1985" w:type="dxa"/>
            <w:tcBorders>
              <w:top w:val="nil"/>
              <w:left w:val="nil"/>
              <w:bottom w:val="single" w:sz="8" w:space="0" w:color="auto"/>
              <w:right w:val="single" w:sz="8" w:space="0" w:color="auto"/>
            </w:tcBorders>
            <w:shd w:val="clear" w:color="auto" w:fill="auto"/>
            <w:noWrap/>
            <w:vAlign w:val="center"/>
          </w:tcPr>
          <w:p w14:paraId="32AE1C88" w14:textId="77777777" w:rsidR="007E1E67" w:rsidRPr="009271D1" w:rsidRDefault="007E1E67" w:rsidP="008D6C9B">
            <w:pPr>
              <w:jc w:val="right"/>
              <w:rPr>
                <w:ins w:id="1470" w:author="hanwha" w:date="2022-07-28T09:57:00Z"/>
                <w:rFonts w:ascii="Arial" w:eastAsia="맑은 고딕" w:hAnsi="Arial" w:cs="Arial"/>
                <w:color w:val="000000"/>
                <w:sz w:val="16"/>
                <w:szCs w:val="16"/>
              </w:rPr>
            </w:pPr>
            <w:ins w:id="1471" w:author="hanwha" w:date="2022-07-28T09:57:00Z">
              <w:r w:rsidRPr="009271D1">
                <w:rPr>
                  <w:rFonts w:ascii="Arial" w:eastAsia="맑은 고딕" w:hAnsi="Arial" w:cs="Arial" w:hint="eastAsia"/>
                  <w:color w:val="000000"/>
                  <w:sz w:val="16"/>
                  <w:szCs w:val="16"/>
                </w:rPr>
                <w:t>1,916,385,948</w:t>
              </w:r>
            </w:ins>
          </w:p>
        </w:tc>
        <w:tc>
          <w:tcPr>
            <w:tcW w:w="1984" w:type="dxa"/>
            <w:tcBorders>
              <w:top w:val="nil"/>
              <w:left w:val="nil"/>
              <w:bottom w:val="single" w:sz="8" w:space="0" w:color="auto"/>
              <w:right w:val="single" w:sz="8" w:space="0" w:color="auto"/>
            </w:tcBorders>
            <w:shd w:val="clear" w:color="auto" w:fill="auto"/>
            <w:noWrap/>
            <w:vAlign w:val="center"/>
          </w:tcPr>
          <w:p w14:paraId="5C895A22" w14:textId="77777777" w:rsidR="007E1E67" w:rsidRPr="009271D1" w:rsidRDefault="007E1E67" w:rsidP="008D6C9B">
            <w:pPr>
              <w:jc w:val="right"/>
              <w:rPr>
                <w:ins w:id="1472" w:author="hanwha" w:date="2022-07-28T09:57:00Z"/>
                <w:rFonts w:ascii="Arial" w:eastAsia="맑은 고딕" w:hAnsi="Arial" w:cs="Arial"/>
                <w:color w:val="000000"/>
                <w:sz w:val="16"/>
                <w:szCs w:val="16"/>
              </w:rPr>
            </w:pPr>
            <w:ins w:id="1473" w:author="hanwha" w:date="2022-07-28T09:57:00Z">
              <w:r w:rsidRPr="009271D1">
                <w:rPr>
                  <w:rFonts w:ascii="Arial" w:eastAsia="맑은 고딕" w:hAnsi="Arial" w:cs="Arial" w:hint="eastAsia"/>
                  <w:color w:val="000000"/>
                  <w:sz w:val="16"/>
                  <w:szCs w:val="16"/>
                </w:rPr>
                <w:t>5,760,000,000</w:t>
              </w:r>
            </w:ins>
          </w:p>
        </w:tc>
      </w:tr>
      <w:tr w:rsidR="007E1E67" w:rsidRPr="009271D1" w14:paraId="0DACF25F" w14:textId="77777777" w:rsidTr="008D6C9B">
        <w:trPr>
          <w:trHeight w:val="330"/>
          <w:ins w:id="1474" w:author="hanwha" w:date="2022-07-28T09:57:00Z"/>
        </w:trPr>
        <w:tc>
          <w:tcPr>
            <w:tcW w:w="3260" w:type="dxa"/>
            <w:noWrap/>
          </w:tcPr>
          <w:p w14:paraId="4FCEBD79" w14:textId="77777777" w:rsidR="007E1E67" w:rsidRPr="009271D1" w:rsidRDefault="007E1E67" w:rsidP="008D6C9B">
            <w:pPr>
              <w:ind w:firstLineChars="200" w:firstLine="320"/>
              <w:rPr>
                <w:ins w:id="1475" w:author="hanwha" w:date="2022-07-28T09:57:00Z"/>
                <w:rFonts w:ascii="Arial" w:eastAsia="맑은 고딕" w:hAnsi="Arial" w:cs="Arial"/>
                <w:sz w:val="16"/>
                <w:szCs w:val="16"/>
              </w:rPr>
            </w:pPr>
            <w:proofErr w:type="spellStart"/>
            <w:ins w:id="1476" w:author="hanwha" w:date="2022-07-28T09:57:00Z">
              <w:r w:rsidRPr="009271D1">
                <w:rPr>
                  <w:rFonts w:ascii="Arial" w:eastAsia="맑은 고딕" w:hAnsi="Arial" w:cs="Arial"/>
                  <w:sz w:val="16"/>
                  <w:szCs w:val="16"/>
                </w:rPr>
                <w:t>당기손익</w:t>
              </w:r>
              <w:proofErr w:type="spellEnd"/>
              <w:r w:rsidRPr="009271D1">
                <w:rPr>
                  <w:rFonts w:ascii="Arial" w:eastAsia="맑은 고딕" w:hAnsi="Arial" w:cs="Arial"/>
                  <w:sz w:val="16"/>
                  <w:szCs w:val="16"/>
                </w:rPr>
                <w:t>-</w:t>
              </w:r>
              <w:r w:rsidRPr="009271D1">
                <w:rPr>
                  <w:rFonts w:ascii="Arial" w:eastAsia="맑은 고딕" w:hAnsi="Arial" w:cs="Arial"/>
                  <w:sz w:val="16"/>
                  <w:szCs w:val="16"/>
                </w:rPr>
                <w:t>공정가치측정금융자산</w:t>
              </w:r>
            </w:ins>
          </w:p>
        </w:tc>
        <w:tc>
          <w:tcPr>
            <w:tcW w:w="1843" w:type="dxa"/>
            <w:tcBorders>
              <w:top w:val="nil"/>
              <w:left w:val="nil"/>
              <w:bottom w:val="single" w:sz="8" w:space="0" w:color="auto"/>
              <w:right w:val="single" w:sz="8" w:space="0" w:color="auto"/>
            </w:tcBorders>
            <w:shd w:val="clear" w:color="auto" w:fill="auto"/>
            <w:noWrap/>
            <w:vAlign w:val="center"/>
          </w:tcPr>
          <w:p w14:paraId="4947A459" w14:textId="77777777" w:rsidR="007E1E67" w:rsidRPr="009271D1" w:rsidRDefault="007E1E67" w:rsidP="008D6C9B">
            <w:pPr>
              <w:jc w:val="right"/>
              <w:rPr>
                <w:ins w:id="1477" w:author="hanwha" w:date="2022-07-28T09:57:00Z"/>
                <w:rFonts w:ascii="Arial" w:eastAsia="맑은 고딕" w:hAnsi="Arial" w:cs="Arial"/>
                <w:color w:val="000000"/>
                <w:sz w:val="16"/>
                <w:szCs w:val="16"/>
              </w:rPr>
            </w:pPr>
            <w:ins w:id="1478" w:author="hanwha" w:date="2022-07-28T09:57:00Z">
              <w:r w:rsidRPr="009271D1">
                <w:rPr>
                  <w:rFonts w:ascii="Arial" w:eastAsia="맑은 고딕" w:hAnsi="Arial" w:cs="Arial" w:hint="eastAsia"/>
                  <w:color w:val="000000"/>
                  <w:sz w:val="16"/>
                  <w:szCs w:val="16"/>
                </w:rPr>
                <w:t>17,913,655,777</w:t>
              </w:r>
            </w:ins>
          </w:p>
        </w:tc>
        <w:tc>
          <w:tcPr>
            <w:tcW w:w="1985" w:type="dxa"/>
            <w:tcBorders>
              <w:top w:val="nil"/>
              <w:left w:val="nil"/>
              <w:bottom w:val="single" w:sz="8" w:space="0" w:color="auto"/>
              <w:right w:val="single" w:sz="8" w:space="0" w:color="auto"/>
            </w:tcBorders>
            <w:shd w:val="clear" w:color="auto" w:fill="auto"/>
            <w:noWrap/>
            <w:vAlign w:val="center"/>
          </w:tcPr>
          <w:p w14:paraId="5C78B88E" w14:textId="77777777" w:rsidR="007E1E67" w:rsidRPr="009271D1" w:rsidRDefault="007E1E67" w:rsidP="008D6C9B">
            <w:pPr>
              <w:jc w:val="right"/>
              <w:rPr>
                <w:ins w:id="1479" w:author="hanwha" w:date="2022-07-28T09:57:00Z"/>
                <w:rFonts w:ascii="Arial" w:eastAsia="맑은 고딕" w:hAnsi="Arial" w:cs="Arial"/>
                <w:color w:val="000000"/>
                <w:sz w:val="16"/>
                <w:szCs w:val="16"/>
              </w:rPr>
            </w:pPr>
            <w:ins w:id="1480" w:author="hanwha" w:date="2022-07-28T09:57:00Z">
              <w:r w:rsidRPr="009271D1">
                <w:rPr>
                  <w:rFonts w:ascii="Arial" w:eastAsia="맑은 고딕" w:hAnsi="Arial" w:cs="Arial" w:hint="eastAsia"/>
                  <w:color w:val="000000"/>
                  <w:sz w:val="16"/>
                  <w:szCs w:val="16"/>
                </w:rPr>
                <w:t>2,028,288,937</w:t>
              </w:r>
            </w:ins>
          </w:p>
        </w:tc>
        <w:tc>
          <w:tcPr>
            <w:tcW w:w="1984" w:type="dxa"/>
            <w:tcBorders>
              <w:top w:val="nil"/>
              <w:left w:val="nil"/>
              <w:bottom w:val="single" w:sz="8" w:space="0" w:color="auto"/>
              <w:right w:val="single" w:sz="8" w:space="0" w:color="auto"/>
            </w:tcBorders>
            <w:shd w:val="clear" w:color="auto" w:fill="auto"/>
            <w:noWrap/>
            <w:vAlign w:val="center"/>
          </w:tcPr>
          <w:p w14:paraId="1E4D11B4" w14:textId="77777777" w:rsidR="007E1E67" w:rsidRPr="009271D1" w:rsidRDefault="007E1E67" w:rsidP="008D6C9B">
            <w:pPr>
              <w:jc w:val="right"/>
              <w:rPr>
                <w:ins w:id="1481" w:author="hanwha" w:date="2022-07-28T09:57:00Z"/>
                <w:rFonts w:ascii="Arial" w:eastAsia="맑은 고딕" w:hAnsi="Arial" w:cs="Arial"/>
                <w:color w:val="000000"/>
                <w:sz w:val="16"/>
                <w:szCs w:val="16"/>
              </w:rPr>
            </w:pPr>
            <w:ins w:id="1482" w:author="hanwha" w:date="2022-07-28T09:57:00Z">
              <w:r w:rsidRPr="009271D1">
                <w:rPr>
                  <w:rFonts w:ascii="Arial" w:eastAsia="맑은 고딕" w:hAnsi="Arial" w:cs="Arial" w:hint="eastAsia"/>
                  <w:color w:val="000000"/>
                  <w:sz w:val="16"/>
                  <w:szCs w:val="16"/>
                </w:rPr>
                <w:t>15,885,366,840</w:t>
              </w:r>
            </w:ins>
          </w:p>
        </w:tc>
      </w:tr>
      <w:tr w:rsidR="007E1E67" w:rsidRPr="009271D1" w14:paraId="63E705CE" w14:textId="77777777" w:rsidTr="008D6C9B">
        <w:trPr>
          <w:trHeight w:val="330"/>
          <w:ins w:id="1483" w:author="hanwha" w:date="2022-07-28T09:57:00Z"/>
        </w:trPr>
        <w:tc>
          <w:tcPr>
            <w:tcW w:w="3260" w:type="dxa"/>
            <w:noWrap/>
          </w:tcPr>
          <w:p w14:paraId="3EDAE108" w14:textId="77777777" w:rsidR="007E1E67" w:rsidRPr="009271D1" w:rsidRDefault="007E1E67" w:rsidP="008D6C9B">
            <w:pPr>
              <w:ind w:firstLineChars="200" w:firstLine="320"/>
              <w:rPr>
                <w:ins w:id="1484" w:author="hanwha" w:date="2022-07-28T09:57:00Z"/>
                <w:rFonts w:ascii="Arial" w:eastAsia="맑은 고딕" w:hAnsi="Arial" w:cs="Arial"/>
                <w:sz w:val="16"/>
                <w:szCs w:val="16"/>
              </w:rPr>
            </w:pPr>
            <w:ins w:id="1485" w:author="hanwha" w:date="2022-07-28T09:57:00Z">
              <w:r w:rsidRPr="009271D1">
                <w:rPr>
                  <w:rFonts w:ascii="Arial" w:eastAsia="맑은 고딕" w:hAnsi="Arial" w:cs="Arial"/>
                  <w:sz w:val="16"/>
                  <w:szCs w:val="16"/>
                </w:rPr>
                <w:t>기타포괄손익</w:t>
              </w:r>
              <w:r w:rsidRPr="009271D1">
                <w:rPr>
                  <w:rFonts w:ascii="Arial" w:eastAsia="맑은 고딕" w:hAnsi="Arial" w:cs="Arial"/>
                  <w:sz w:val="16"/>
                  <w:szCs w:val="16"/>
                </w:rPr>
                <w:t>-</w:t>
              </w:r>
              <w:r w:rsidRPr="009271D1">
                <w:rPr>
                  <w:rFonts w:ascii="Arial" w:eastAsia="맑은 고딕" w:hAnsi="Arial" w:cs="Arial"/>
                  <w:sz w:val="16"/>
                  <w:szCs w:val="16"/>
                </w:rPr>
                <w:t>공정가치측정금융자</w:t>
              </w:r>
              <w:r w:rsidRPr="009271D1">
                <w:rPr>
                  <w:rFonts w:ascii="Arial" w:eastAsia="맑은 고딕" w:hAnsi="Arial" w:cs="Arial" w:hint="eastAsia"/>
                  <w:sz w:val="16"/>
                  <w:szCs w:val="16"/>
                </w:rPr>
                <w:t>산</w:t>
              </w:r>
            </w:ins>
          </w:p>
        </w:tc>
        <w:tc>
          <w:tcPr>
            <w:tcW w:w="1843" w:type="dxa"/>
            <w:tcBorders>
              <w:top w:val="nil"/>
              <w:left w:val="nil"/>
              <w:bottom w:val="single" w:sz="8" w:space="0" w:color="auto"/>
              <w:right w:val="single" w:sz="8" w:space="0" w:color="auto"/>
            </w:tcBorders>
            <w:shd w:val="clear" w:color="auto" w:fill="auto"/>
            <w:noWrap/>
            <w:vAlign w:val="center"/>
          </w:tcPr>
          <w:p w14:paraId="6DF7C46C" w14:textId="77777777" w:rsidR="007E1E67" w:rsidRPr="009271D1" w:rsidRDefault="007E1E67" w:rsidP="008D6C9B">
            <w:pPr>
              <w:jc w:val="right"/>
              <w:rPr>
                <w:ins w:id="1486" w:author="hanwha" w:date="2022-07-28T09:57:00Z"/>
                <w:rFonts w:ascii="Arial" w:eastAsia="맑은 고딕" w:hAnsi="Arial" w:cs="Arial"/>
                <w:color w:val="000000"/>
                <w:sz w:val="16"/>
                <w:szCs w:val="16"/>
              </w:rPr>
            </w:pPr>
            <w:ins w:id="1487" w:author="hanwha" w:date="2022-07-28T09:57:00Z">
              <w:r w:rsidRPr="009271D1">
                <w:rPr>
                  <w:rFonts w:ascii="Arial" w:eastAsia="맑은 고딕" w:hAnsi="Arial" w:cs="Arial" w:hint="eastAsia"/>
                  <w:color w:val="000000"/>
                  <w:sz w:val="16"/>
                  <w:szCs w:val="16"/>
                </w:rPr>
                <w:t>58,859,360</w:t>
              </w:r>
            </w:ins>
          </w:p>
        </w:tc>
        <w:tc>
          <w:tcPr>
            <w:tcW w:w="1985" w:type="dxa"/>
            <w:tcBorders>
              <w:top w:val="nil"/>
              <w:left w:val="nil"/>
              <w:bottom w:val="single" w:sz="8" w:space="0" w:color="auto"/>
              <w:right w:val="single" w:sz="8" w:space="0" w:color="auto"/>
            </w:tcBorders>
            <w:shd w:val="clear" w:color="auto" w:fill="auto"/>
            <w:noWrap/>
            <w:vAlign w:val="center"/>
          </w:tcPr>
          <w:p w14:paraId="55375F3D" w14:textId="77777777" w:rsidR="007E1E67" w:rsidRPr="009271D1" w:rsidRDefault="007E1E67" w:rsidP="008D6C9B">
            <w:pPr>
              <w:jc w:val="right"/>
              <w:rPr>
                <w:ins w:id="1488" w:author="hanwha" w:date="2022-07-28T09:57:00Z"/>
                <w:rFonts w:ascii="Arial" w:eastAsia="맑은 고딕" w:hAnsi="Arial" w:cs="Arial"/>
                <w:color w:val="000000"/>
                <w:sz w:val="16"/>
                <w:szCs w:val="16"/>
              </w:rPr>
            </w:pPr>
            <w:ins w:id="1489" w:author="hanwha" w:date="2022-07-28T09:57:00Z">
              <w:r w:rsidRPr="009271D1">
                <w:rPr>
                  <w:rFonts w:ascii="Arial" w:eastAsia="맑은 고딕" w:hAnsi="Arial" w:cs="Arial" w:hint="eastAsia"/>
                  <w:color w:val="000000"/>
                  <w:sz w:val="16"/>
                  <w:szCs w:val="16"/>
                </w:rPr>
                <w:t>58,859,360</w:t>
              </w:r>
            </w:ins>
          </w:p>
        </w:tc>
        <w:tc>
          <w:tcPr>
            <w:tcW w:w="1984" w:type="dxa"/>
            <w:tcBorders>
              <w:top w:val="nil"/>
              <w:left w:val="nil"/>
              <w:bottom w:val="single" w:sz="8" w:space="0" w:color="auto"/>
              <w:right w:val="single" w:sz="8" w:space="0" w:color="auto"/>
            </w:tcBorders>
            <w:shd w:val="clear" w:color="auto" w:fill="auto"/>
            <w:noWrap/>
            <w:vAlign w:val="center"/>
          </w:tcPr>
          <w:p w14:paraId="484D98AD" w14:textId="77777777" w:rsidR="007E1E67" w:rsidRPr="009271D1" w:rsidRDefault="007E1E67" w:rsidP="008D6C9B">
            <w:pPr>
              <w:jc w:val="right"/>
              <w:rPr>
                <w:ins w:id="1490" w:author="hanwha" w:date="2022-07-28T09:57:00Z"/>
                <w:rFonts w:ascii="Arial" w:eastAsia="맑은 고딕" w:hAnsi="Arial" w:cs="Arial"/>
                <w:color w:val="000000"/>
                <w:sz w:val="16"/>
                <w:szCs w:val="16"/>
              </w:rPr>
            </w:pPr>
            <w:ins w:id="1491" w:author="hanwha" w:date="2022-07-28T09:57:00Z">
              <w:r w:rsidRPr="009271D1">
                <w:rPr>
                  <w:rFonts w:ascii="Arial" w:eastAsia="맑은 고딕" w:hAnsi="Arial" w:cs="Arial"/>
                  <w:color w:val="000000"/>
                  <w:sz w:val="16"/>
                  <w:szCs w:val="16"/>
                </w:rPr>
                <w:t>-</w:t>
              </w:r>
            </w:ins>
          </w:p>
        </w:tc>
      </w:tr>
      <w:tr w:rsidR="007E1E67" w:rsidRPr="009271D1" w14:paraId="26D1D20E" w14:textId="77777777" w:rsidTr="008D6C9B">
        <w:trPr>
          <w:trHeight w:val="330"/>
          <w:ins w:id="1492" w:author="hanwha" w:date="2022-07-28T09:57:00Z"/>
        </w:trPr>
        <w:tc>
          <w:tcPr>
            <w:tcW w:w="3260" w:type="dxa"/>
            <w:noWrap/>
            <w:hideMark/>
          </w:tcPr>
          <w:p w14:paraId="30D68B53" w14:textId="77777777" w:rsidR="007E1E67" w:rsidRPr="009271D1" w:rsidRDefault="007E1E67" w:rsidP="008D6C9B">
            <w:pPr>
              <w:ind w:firstLineChars="200" w:firstLine="320"/>
              <w:rPr>
                <w:ins w:id="1493" w:author="hanwha" w:date="2022-07-28T09:57:00Z"/>
                <w:rFonts w:ascii="Arial" w:eastAsia="맑은 고딕" w:hAnsi="Arial" w:cs="Arial"/>
                <w:sz w:val="16"/>
                <w:szCs w:val="16"/>
              </w:rPr>
            </w:pPr>
            <w:ins w:id="1494" w:author="hanwha" w:date="2022-07-28T09:57:00Z">
              <w:r w:rsidRPr="009271D1">
                <w:rPr>
                  <w:rFonts w:ascii="Arial" w:eastAsia="맑은 고딕" w:hAnsi="Arial" w:cs="Arial"/>
                  <w:sz w:val="16"/>
                  <w:szCs w:val="16"/>
                </w:rPr>
                <w:t>기타금융자산</w:t>
              </w:r>
            </w:ins>
          </w:p>
        </w:tc>
        <w:tc>
          <w:tcPr>
            <w:tcW w:w="1843" w:type="dxa"/>
            <w:tcBorders>
              <w:top w:val="nil"/>
              <w:left w:val="nil"/>
              <w:bottom w:val="single" w:sz="8" w:space="0" w:color="auto"/>
              <w:right w:val="single" w:sz="8" w:space="0" w:color="auto"/>
            </w:tcBorders>
            <w:shd w:val="clear" w:color="auto" w:fill="auto"/>
            <w:noWrap/>
            <w:vAlign w:val="center"/>
          </w:tcPr>
          <w:p w14:paraId="31ABC0AD" w14:textId="77777777" w:rsidR="007E1E67" w:rsidRPr="009271D1" w:rsidRDefault="007E1E67" w:rsidP="008D6C9B">
            <w:pPr>
              <w:jc w:val="right"/>
              <w:rPr>
                <w:ins w:id="1495" w:author="hanwha" w:date="2022-07-28T09:57:00Z"/>
                <w:rFonts w:ascii="Arial" w:eastAsia="맑은 고딕" w:hAnsi="Arial" w:cs="Arial"/>
                <w:color w:val="000000"/>
                <w:sz w:val="16"/>
                <w:szCs w:val="16"/>
              </w:rPr>
            </w:pPr>
            <w:ins w:id="1496" w:author="hanwha" w:date="2022-07-28T09:57:00Z">
              <w:r w:rsidRPr="009271D1">
                <w:rPr>
                  <w:rFonts w:ascii="Arial" w:eastAsia="맑은 고딕" w:hAnsi="Arial" w:cs="Arial" w:hint="eastAsia"/>
                  <w:color w:val="000000"/>
                  <w:sz w:val="16"/>
                  <w:szCs w:val="16"/>
                </w:rPr>
                <w:t>22,975,531,723</w:t>
              </w:r>
            </w:ins>
          </w:p>
        </w:tc>
        <w:tc>
          <w:tcPr>
            <w:tcW w:w="1985" w:type="dxa"/>
            <w:tcBorders>
              <w:top w:val="nil"/>
              <w:left w:val="nil"/>
              <w:bottom w:val="single" w:sz="8" w:space="0" w:color="auto"/>
              <w:right w:val="single" w:sz="8" w:space="0" w:color="auto"/>
            </w:tcBorders>
            <w:shd w:val="clear" w:color="auto" w:fill="auto"/>
            <w:noWrap/>
            <w:vAlign w:val="center"/>
          </w:tcPr>
          <w:p w14:paraId="250B784D" w14:textId="77777777" w:rsidR="007E1E67" w:rsidRPr="009271D1" w:rsidRDefault="007E1E67" w:rsidP="008D6C9B">
            <w:pPr>
              <w:jc w:val="right"/>
              <w:rPr>
                <w:ins w:id="1497" w:author="hanwha" w:date="2022-07-28T09:57:00Z"/>
                <w:rFonts w:ascii="Arial" w:eastAsia="맑은 고딕" w:hAnsi="Arial" w:cs="Arial"/>
                <w:color w:val="000000"/>
                <w:sz w:val="16"/>
                <w:szCs w:val="16"/>
              </w:rPr>
            </w:pPr>
            <w:ins w:id="1498" w:author="hanwha" w:date="2022-07-28T09:57:00Z">
              <w:r w:rsidRPr="009271D1">
                <w:rPr>
                  <w:rFonts w:ascii="Arial" w:eastAsia="맑은 고딕" w:hAnsi="Arial" w:cs="Arial"/>
                  <w:color w:val="000000"/>
                  <w:sz w:val="16"/>
                  <w:szCs w:val="16"/>
                </w:rPr>
                <w:t>14,013,778,044</w:t>
              </w:r>
            </w:ins>
          </w:p>
        </w:tc>
        <w:tc>
          <w:tcPr>
            <w:tcW w:w="1984" w:type="dxa"/>
            <w:tcBorders>
              <w:top w:val="nil"/>
              <w:left w:val="nil"/>
              <w:bottom w:val="single" w:sz="8" w:space="0" w:color="auto"/>
              <w:right w:val="single" w:sz="8" w:space="0" w:color="auto"/>
            </w:tcBorders>
            <w:shd w:val="clear" w:color="auto" w:fill="auto"/>
            <w:noWrap/>
            <w:vAlign w:val="center"/>
          </w:tcPr>
          <w:p w14:paraId="4412F871" w14:textId="77777777" w:rsidR="007E1E67" w:rsidRPr="009271D1" w:rsidRDefault="007E1E67" w:rsidP="008D6C9B">
            <w:pPr>
              <w:jc w:val="right"/>
              <w:rPr>
                <w:ins w:id="1499" w:author="hanwha" w:date="2022-07-28T09:57:00Z"/>
                <w:rFonts w:ascii="Arial" w:eastAsia="맑은 고딕" w:hAnsi="Arial" w:cs="Arial"/>
                <w:color w:val="000000"/>
                <w:sz w:val="16"/>
                <w:szCs w:val="16"/>
              </w:rPr>
            </w:pPr>
            <w:ins w:id="1500" w:author="hanwha" w:date="2022-07-28T09:57:00Z">
              <w:r w:rsidRPr="009271D1">
                <w:rPr>
                  <w:rFonts w:ascii="Arial" w:eastAsia="맑은 고딕" w:hAnsi="Arial" w:cs="Arial"/>
                  <w:color w:val="000000"/>
                  <w:sz w:val="16"/>
                  <w:szCs w:val="16"/>
                </w:rPr>
                <w:t>8,961,753,679</w:t>
              </w:r>
            </w:ins>
          </w:p>
        </w:tc>
      </w:tr>
      <w:tr w:rsidR="007E1E67" w:rsidRPr="009271D1" w14:paraId="2EB0D89C" w14:textId="77777777" w:rsidTr="008D6C9B">
        <w:trPr>
          <w:trHeight w:val="330"/>
          <w:ins w:id="1501" w:author="hanwha" w:date="2022-07-28T09:57:00Z"/>
        </w:trPr>
        <w:tc>
          <w:tcPr>
            <w:tcW w:w="3260" w:type="dxa"/>
            <w:shd w:val="clear" w:color="auto" w:fill="auto"/>
            <w:noWrap/>
            <w:hideMark/>
          </w:tcPr>
          <w:p w14:paraId="5A74361B" w14:textId="77777777" w:rsidR="007E1E67" w:rsidRPr="009271D1" w:rsidRDefault="007E1E67" w:rsidP="008D6C9B">
            <w:pPr>
              <w:ind w:firstLineChars="200" w:firstLine="320"/>
              <w:rPr>
                <w:ins w:id="1502" w:author="hanwha" w:date="2022-07-28T09:57:00Z"/>
                <w:rFonts w:ascii="Arial" w:eastAsia="맑은 고딕" w:hAnsi="Arial" w:cs="Arial"/>
                <w:sz w:val="16"/>
                <w:szCs w:val="16"/>
              </w:rPr>
            </w:pPr>
            <w:proofErr w:type="spellStart"/>
            <w:ins w:id="1503" w:author="hanwha" w:date="2022-07-28T09:57:00Z">
              <w:r w:rsidRPr="009271D1">
                <w:rPr>
                  <w:rFonts w:ascii="Arial" w:eastAsia="맑은 고딕" w:hAnsi="Arial" w:cs="Arial" w:hint="eastAsia"/>
                  <w:sz w:val="16"/>
                  <w:szCs w:val="16"/>
                </w:rPr>
                <w:t>종속기업및관계기업투자</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374C8D8A" w14:textId="77777777" w:rsidR="007E1E67" w:rsidRPr="009271D1" w:rsidRDefault="007E1E67" w:rsidP="008D6C9B">
            <w:pPr>
              <w:jc w:val="right"/>
              <w:rPr>
                <w:ins w:id="1504" w:author="hanwha" w:date="2022-07-28T09:57:00Z"/>
                <w:rFonts w:ascii="Arial" w:eastAsia="맑은 고딕" w:hAnsi="Arial" w:cs="Arial"/>
                <w:color w:val="000000"/>
                <w:sz w:val="16"/>
                <w:szCs w:val="16"/>
              </w:rPr>
            </w:pPr>
            <w:ins w:id="1505" w:author="hanwha" w:date="2022-07-28T09:57:00Z">
              <w:r w:rsidRPr="009271D1">
                <w:rPr>
                  <w:rFonts w:ascii="Arial" w:eastAsia="맑은 고딕" w:hAnsi="Arial" w:cs="Arial" w:hint="eastAsia"/>
                  <w:color w:val="000000"/>
                  <w:sz w:val="16"/>
                  <w:szCs w:val="16"/>
                </w:rPr>
                <w:t>4,834,834,191,937</w:t>
              </w:r>
            </w:ins>
          </w:p>
        </w:tc>
        <w:tc>
          <w:tcPr>
            <w:tcW w:w="1985" w:type="dxa"/>
            <w:tcBorders>
              <w:top w:val="nil"/>
              <w:left w:val="nil"/>
              <w:bottom w:val="single" w:sz="8" w:space="0" w:color="auto"/>
              <w:right w:val="single" w:sz="8" w:space="0" w:color="auto"/>
            </w:tcBorders>
            <w:shd w:val="clear" w:color="auto" w:fill="auto"/>
            <w:noWrap/>
            <w:vAlign w:val="center"/>
          </w:tcPr>
          <w:p w14:paraId="0EDEB7E9" w14:textId="77777777" w:rsidR="007E1E67" w:rsidRPr="009271D1" w:rsidRDefault="007E1E67" w:rsidP="008D6C9B">
            <w:pPr>
              <w:jc w:val="right"/>
              <w:rPr>
                <w:ins w:id="1506" w:author="hanwha" w:date="2022-07-28T09:57:00Z"/>
                <w:rFonts w:ascii="Arial" w:eastAsia="맑은 고딕" w:hAnsi="Arial" w:cs="Arial"/>
                <w:color w:val="000000"/>
                <w:sz w:val="16"/>
                <w:szCs w:val="16"/>
              </w:rPr>
            </w:pPr>
            <w:ins w:id="1507" w:author="hanwha" w:date="2022-07-28T09:57:00Z">
              <w:r w:rsidRPr="009271D1">
                <w:rPr>
                  <w:rFonts w:ascii="Arial" w:eastAsia="맑은 고딕" w:hAnsi="Arial" w:cs="Arial"/>
                  <w:color w:val="000000"/>
                  <w:sz w:val="16"/>
                  <w:szCs w:val="16"/>
                </w:rPr>
                <w:t>5,253,592,497,090</w:t>
              </w:r>
            </w:ins>
          </w:p>
        </w:tc>
        <w:tc>
          <w:tcPr>
            <w:tcW w:w="1984" w:type="dxa"/>
            <w:tcBorders>
              <w:top w:val="nil"/>
              <w:left w:val="nil"/>
              <w:bottom w:val="single" w:sz="8" w:space="0" w:color="auto"/>
              <w:right w:val="single" w:sz="8" w:space="0" w:color="auto"/>
            </w:tcBorders>
            <w:shd w:val="clear" w:color="auto" w:fill="auto"/>
            <w:noWrap/>
            <w:vAlign w:val="center"/>
          </w:tcPr>
          <w:p w14:paraId="114211C8" w14:textId="77777777" w:rsidR="007E1E67" w:rsidRPr="009271D1" w:rsidRDefault="007E1E67" w:rsidP="008D6C9B">
            <w:pPr>
              <w:jc w:val="right"/>
              <w:rPr>
                <w:ins w:id="1508" w:author="hanwha" w:date="2022-07-28T09:57:00Z"/>
                <w:rFonts w:ascii="Arial" w:eastAsia="맑은 고딕" w:hAnsi="Arial" w:cs="Arial"/>
                <w:color w:val="000000"/>
                <w:sz w:val="16"/>
                <w:szCs w:val="16"/>
              </w:rPr>
            </w:pPr>
            <w:ins w:id="1509" w:author="hanwha" w:date="2022-07-28T09:57:00Z">
              <w:r w:rsidRPr="009271D1">
                <w:rPr>
                  <w:rFonts w:ascii="Arial" w:eastAsia="맑은 고딕" w:hAnsi="Arial" w:cs="Arial"/>
                  <w:color w:val="000000"/>
                  <w:sz w:val="16"/>
                  <w:szCs w:val="16"/>
                </w:rPr>
                <w:t>-</w:t>
              </w:r>
            </w:ins>
          </w:p>
        </w:tc>
      </w:tr>
      <w:tr w:rsidR="007E1E67" w:rsidRPr="009271D1" w14:paraId="32DA1D23" w14:textId="77777777" w:rsidTr="008D6C9B">
        <w:trPr>
          <w:trHeight w:val="330"/>
          <w:ins w:id="1510" w:author="hanwha" w:date="2022-07-28T09:57:00Z"/>
        </w:trPr>
        <w:tc>
          <w:tcPr>
            <w:tcW w:w="3260" w:type="dxa"/>
            <w:noWrap/>
            <w:hideMark/>
          </w:tcPr>
          <w:p w14:paraId="51729FEE" w14:textId="77777777" w:rsidR="007E1E67" w:rsidRPr="009271D1" w:rsidRDefault="007E1E67" w:rsidP="008D6C9B">
            <w:pPr>
              <w:ind w:firstLineChars="200" w:firstLine="320"/>
              <w:rPr>
                <w:ins w:id="1511" w:author="hanwha" w:date="2022-07-28T09:57:00Z"/>
                <w:rFonts w:ascii="Arial" w:eastAsia="맑은 고딕" w:hAnsi="Arial" w:cs="Arial"/>
                <w:sz w:val="16"/>
                <w:szCs w:val="16"/>
              </w:rPr>
            </w:pPr>
            <w:proofErr w:type="spellStart"/>
            <w:ins w:id="1512" w:author="hanwha" w:date="2022-07-28T09:57:00Z">
              <w:r w:rsidRPr="009271D1">
                <w:rPr>
                  <w:rFonts w:ascii="Arial" w:eastAsia="맑은 고딕" w:hAnsi="Arial" w:cs="Arial"/>
                  <w:sz w:val="16"/>
                  <w:szCs w:val="16"/>
                </w:rPr>
                <w:t>투자부동산</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356E3D56" w14:textId="77777777" w:rsidR="007E1E67" w:rsidRPr="009271D1" w:rsidRDefault="007E1E67" w:rsidP="008D6C9B">
            <w:pPr>
              <w:jc w:val="right"/>
              <w:rPr>
                <w:ins w:id="1513" w:author="hanwha" w:date="2022-07-28T09:57:00Z"/>
                <w:rFonts w:ascii="Arial" w:eastAsia="맑은 고딕" w:hAnsi="Arial" w:cs="Arial"/>
                <w:color w:val="000000"/>
                <w:sz w:val="16"/>
                <w:szCs w:val="16"/>
              </w:rPr>
            </w:pPr>
            <w:ins w:id="1514" w:author="hanwha" w:date="2022-07-28T09:57:00Z">
              <w:r w:rsidRPr="009271D1">
                <w:rPr>
                  <w:rFonts w:ascii="Arial" w:eastAsia="맑은 고딕" w:hAnsi="Arial" w:cs="Arial" w:hint="eastAsia"/>
                  <w:color w:val="000000"/>
                  <w:sz w:val="16"/>
                  <w:szCs w:val="16"/>
                </w:rPr>
                <w:t>9,843,890,621</w:t>
              </w:r>
            </w:ins>
          </w:p>
        </w:tc>
        <w:tc>
          <w:tcPr>
            <w:tcW w:w="1985" w:type="dxa"/>
            <w:tcBorders>
              <w:top w:val="nil"/>
              <w:left w:val="nil"/>
              <w:bottom w:val="single" w:sz="8" w:space="0" w:color="auto"/>
              <w:right w:val="single" w:sz="8" w:space="0" w:color="auto"/>
            </w:tcBorders>
            <w:shd w:val="clear" w:color="auto" w:fill="auto"/>
            <w:noWrap/>
            <w:vAlign w:val="center"/>
          </w:tcPr>
          <w:p w14:paraId="6133D7D8" w14:textId="77777777" w:rsidR="007E1E67" w:rsidRPr="009271D1" w:rsidRDefault="007E1E67" w:rsidP="008D6C9B">
            <w:pPr>
              <w:jc w:val="right"/>
              <w:rPr>
                <w:ins w:id="1515" w:author="hanwha" w:date="2022-07-28T09:57:00Z"/>
                <w:rFonts w:ascii="Arial" w:eastAsia="맑은 고딕" w:hAnsi="Arial" w:cs="Arial"/>
                <w:color w:val="000000"/>
                <w:sz w:val="16"/>
                <w:szCs w:val="16"/>
              </w:rPr>
            </w:pPr>
            <w:ins w:id="1516" w:author="hanwha" w:date="2022-07-28T09:57:00Z">
              <w:r w:rsidRPr="009271D1">
                <w:rPr>
                  <w:rFonts w:ascii="Arial" w:eastAsia="맑은 고딕" w:hAnsi="Arial" w:cs="Arial" w:hint="eastAsia"/>
                  <w:color w:val="000000"/>
                  <w:sz w:val="16"/>
                  <w:szCs w:val="16"/>
                </w:rPr>
                <w:t>9,843,890,621</w:t>
              </w:r>
            </w:ins>
          </w:p>
        </w:tc>
        <w:tc>
          <w:tcPr>
            <w:tcW w:w="1984" w:type="dxa"/>
            <w:tcBorders>
              <w:top w:val="nil"/>
              <w:left w:val="nil"/>
              <w:bottom w:val="single" w:sz="8" w:space="0" w:color="auto"/>
              <w:right w:val="single" w:sz="8" w:space="0" w:color="auto"/>
            </w:tcBorders>
            <w:shd w:val="clear" w:color="auto" w:fill="auto"/>
            <w:noWrap/>
            <w:vAlign w:val="center"/>
          </w:tcPr>
          <w:p w14:paraId="1CEC5DE0" w14:textId="77777777" w:rsidR="007E1E67" w:rsidRPr="009271D1" w:rsidRDefault="007E1E67" w:rsidP="008D6C9B">
            <w:pPr>
              <w:jc w:val="right"/>
              <w:rPr>
                <w:ins w:id="1517" w:author="hanwha" w:date="2022-07-28T09:57:00Z"/>
                <w:rFonts w:ascii="Arial" w:eastAsia="맑은 고딕" w:hAnsi="Arial" w:cs="Arial"/>
                <w:color w:val="000000"/>
                <w:sz w:val="16"/>
                <w:szCs w:val="16"/>
              </w:rPr>
            </w:pPr>
            <w:ins w:id="1518" w:author="hanwha" w:date="2022-07-28T09:57:00Z">
              <w:r w:rsidRPr="009271D1">
                <w:rPr>
                  <w:rFonts w:ascii="Arial" w:eastAsia="맑은 고딕" w:hAnsi="Arial" w:cs="Arial"/>
                  <w:color w:val="000000"/>
                  <w:sz w:val="16"/>
                  <w:szCs w:val="16"/>
                </w:rPr>
                <w:t>-</w:t>
              </w:r>
            </w:ins>
          </w:p>
        </w:tc>
      </w:tr>
      <w:tr w:rsidR="007E1E67" w:rsidRPr="009271D1" w14:paraId="77569AA0" w14:textId="77777777" w:rsidTr="008D6C9B">
        <w:trPr>
          <w:trHeight w:val="330"/>
          <w:ins w:id="1519" w:author="hanwha" w:date="2022-07-28T09:57:00Z"/>
        </w:trPr>
        <w:tc>
          <w:tcPr>
            <w:tcW w:w="3260" w:type="dxa"/>
            <w:noWrap/>
            <w:hideMark/>
          </w:tcPr>
          <w:p w14:paraId="749C9B7B" w14:textId="77777777" w:rsidR="007E1E67" w:rsidRPr="009271D1" w:rsidRDefault="007E1E67" w:rsidP="008D6C9B">
            <w:pPr>
              <w:ind w:firstLineChars="200" w:firstLine="320"/>
              <w:rPr>
                <w:ins w:id="1520" w:author="hanwha" w:date="2022-07-28T09:57:00Z"/>
                <w:rFonts w:ascii="Arial" w:eastAsia="맑은 고딕" w:hAnsi="Arial" w:cs="Arial"/>
                <w:sz w:val="16"/>
                <w:szCs w:val="16"/>
              </w:rPr>
            </w:pPr>
            <w:ins w:id="1521" w:author="hanwha" w:date="2022-07-28T09:57:00Z">
              <w:r w:rsidRPr="009271D1">
                <w:rPr>
                  <w:rFonts w:ascii="Arial" w:eastAsia="맑은 고딕" w:hAnsi="Arial" w:cs="Arial"/>
                  <w:sz w:val="16"/>
                  <w:szCs w:val="16"/>
                </w:rPr>
                <w:t>유형자산</w:t>
              </w:r>
            </w:ins>
          </w:p>
        </w:tc>
        <w:tc>
          <w:tcPr>
            <w:tcW w:w="1843" w:type="dxa"/>
            <w:tcBorders>
              <w:top w:val="nil"/>
              <w:left w:val="nil"/>
              <w:bottom w:val="single" w:sz="8" w:space="0" w:color="auto"/>
              <w:right w:val="single" w:sz="8" w:space="0" w:color="auto"/>
            </w:tcBorders>
            <w:shd w:val="clear" w:color="auto" w:fill="auto"/>
            <w:noWrap/>
            <w:vAlign w:val="center"/>
          </w:tcPr>
          <w:p w14:paraId="3705C0BC" w14:textId="77777777" w:rsidR="007E1E67" w:rsidRPr="009271D1" w:rsidRDefault="007E1E67" w:rsidP="008D6C9B">
            <w:pPr>
              <w:jc w:val="right"/>
              <w:rPr>
                <w:ins w:id="1522" w:author="hanwha" w:date="2022-07-28T09:57:00Z"/>
                <w:rFonts w:ascii="Arial" w:eastAsia="맑은 고딕" w:hAnsi="Arial" w:cs="Arial"/>
                <w:color w:val="000000"/>
                <w:sz w:val="16"/>
                <w:szCs w:val="16"/>
              </w:rPr>
            </w:pPr>
            <w:ins w:id="1523" w:author="hanwha" w:date="2022-07-28T09:57:00Z">
              <w:r w:rsidRPr="009271D1">
                <w:rPr>
                  <w:rFonts w:ascii="Arial" w:eastAsia="맑은 고딕" w:hAnsi="Arial" w:cs="Arial" w:hint="eastAsia"/>
                  <w:color w:val="000000"/>
                  <w:sz w:val="16"/>
                  <w:szCs w:val="16"/>
                </w:rPr>
                <w:t>1,230,790,255,439</w:t>
              </w:r>
            </w:ins>
          </w:p>
        </w:tc>
        <w:tc>
          <w:tcPr>
            <w:tcW w:w="1985" w:type="dxa"/>
            <w:tcBorders>
              <w:top w:val="nil"/>
              <w:left w:val="nil"/>
              <w:bottom w:val="single" w:sz="8" w:space="0" w:color="auto"/>
              <w:right w:val="single" w:sz="8" w:space="0" w:color="auto"/>
            </w:tcBorders>
            <w:shd w:val="clear" w:color="auto" w:fill="auto"/>
            <w:noWrap/>
            <w:vAlign w:val="center"/>
          </w:tcPr>
          <w:p w14:paraId="72BFBA4B" w14:textId="77777777" w:rsidR="007E1E67" w:rsidRPr="009271D1" w:rsidRDefault="007E1E67" w:rsidP="008D6C9B">
            <w:pPr>
              <w:jc w:val="right"/>
              <w:rPr>
                <w:ins w:id="1524" w:author="hanwha" w:date="2022-07-28T09:57:00Z"/>
                <w:rFonts w:ascii="Arial" w:eastAsia="맑은 고딕" w:hAnsi="Arial" w:cs="Arial"/>
                <w:color w:val="000000"/>
                <w:sz w:val="16"/>
                <w:szCs w:val="16"/>
              </w:rPr>
            </w:pPr>
            <w:ins w:id="1525" w:author="hanwha" w:date="2022-07-28T09:57:00Z">
              <w:r w:rsidRPr="009271D1">
                <w:rPr>
                  <w:rFonts w:ascii="Arial" w:eastAsia="맑은 고딕" w:hAnsi="Arial" w:cs="Arial" w:hint="eastAsia"/>
                  <w:color w:val="000000"/>
                  <w:sz w:val="16"/>
                  <w:szCs w:val="16"/>
                </w:rPr>
                <w:t>406,479,043,300</w:t>
              </w:r>
            </w:ins>
          </w:p>
        </w:tc>
        <w:tc>
          <w:tcPr>
            <w:tcW w:w="1984" w:type="dxa"/>
            <w:tcBorders>
              <w:top w:val="nil"/>
              <w:left w:val="nil"/>
              <w:bottom w:val="single" w:sz="8" w:space="0" w:color="auto"/>
              <w:right w:val="single" w:sz="8" w:space="0" w:color="auto"/>
            </w:tcBorders>
            <w:shd w:val="clear" w:color="auto" w:fill="auto"/>
            <w:noWrap/>
            <w:vAlign w:val="center"/>
          </w:tcPr>
          <w:p w14:paraId="405AD2D2" w14:textId="77777777" w:rsidR="007E1E67" w:rsidRPr="009271D1" w:rsidRDefault="007E1E67" w:rsidP="008D6C9B">
            <w:pPr>
              <w:jc w:val="right"/>
              <w:rPr>
                <w:ins w:id="1526" w:author="hanwha" w:date="2022-07-28T09:57:00Z"/>
                <w:rFonts w:ascii="Arial" w:eastAsia="맑은 고딕" w:hAnsi="Arial" w:cs="Arial"/>
                <w:color w:val="000000"/>
                <w:sz w:val="16"/>
                <w:szCs w:val="16"/>
              </w:rPr>
            </w:pPr>
            <w:ins w:id="1527" w:author="hanwha" w:date="2022-07-28T09:57:00Z">
              <w:r w:rsidRPr="009271D1">
                <w:rPr>
                  <w:rFonts w:ascii="Arial" w:eastAsia="맑은 고딕" w:hAnsi="Arial" w:cs="Arial" w:hint="eastAsia"/>
                  <w:color w:val="000000"/>
                  <w:sz w:val="16"/>
                  <w:szCs w:val="16"/>
                </w:rPr>
                <w:t>824,311,212,139</w:t>
              </w:r>
            </w:ins>
          </w:p>
        </w:tc>
      </w:tr>
      <w:tr w:rsidR="007E1E67" w:rsidRPr="009271D1" w14:paraId="5141E193" w14:textId="77777777" w:rsidTr="008D6C9B">
        <w:trPr>
          <w:trHeight w:val="330"/>
          <w:ins w:id="1528" w:author="hanwha" w:date="2022-07-28T09:57:00Z"/>
        </w:trPr>
        <w:tc>
          <w:tcPr>
            <w:tcW w:w="3260" w:type="dxa"/>
            <w:noWrap/>
            <w:hideMark/>
          </w:tcPr>
          <w:p w14:paraId="5076F23F" w14:textId="77777777" w:rsidR="007E1E67" w:rsidRPr="009271D1" w:rsidRDefault="007E1E67" w:rsidP="008D6C9B">
            <w:pPr>
              <w:ind w:firstLineChars="200" w:firstLine="320"/>
              <w:rPr>
                <w:ins w:id="1529" w:author="hanwha" w:date="2022-07-28T09:57:00Z"/>
                <w:rFonts w:ascii="Arial" w:eastAsia="맑은 고딕" w:hAnsi="Arial" w:cs="Arial"/>
                <w:sz w:val="16"/>
                <w:szCs w:val="16"/>
              </w:rPr>
            </w:pPr>
            <w:ins w:id="1530" w:author="hanwha" w:date="2022-07-28T09:57:00Z">
              <w:r w:rsidRPr="009271D1">
                <w:rPr>
                  <w:rFonts w:ascii="Arial" w:eastAsia="맑은 고딕" w:hAnsi="Arial" w:cs="Arial"/>
                  <w:sz w:val="16"/>
                  <w:szCs w:val="16"/>
                </w:rPr>
                <w:t>무형자산</w:t>
              </w:r>
            </w:ins>
          </w:p>
        </w:tc>
        <w:tc>
          <w:tcPr>
            <w:tcW w:w="1843" w:type="dxa"/>
            <w:tcBorders>
              <w:top w:val="nil"/>
              <w:left w:val="nil"/>
              <w:bottom w:val="single" w:sz="8" w:space="0" w:color="auto"/>
              <w:right w:val="single" w:sz="8" w:space="0" w:color="auto"/>
            </w:tcBorders>
            <w:shd w:val="clear" w:color="auto" w:fill="auto"/>
            <w:noWrap/>
            <w:vAlign w:val="center"/>
          </w:tcPr>
          <w:p w14:paraId="7E383A1E" w14:textId="77777777" w:rsidR="007E1E67" w:rsidRPr="009271D1" w:rsidRDefault="007E1E67" w:rsidP="008D6C9B">
            <w:pPr>
              <w:jc w:val="right"/>
              <w:rPr>
                <w:ins w:id="1531" w:author="hanwha" w:date="2022-07-28T09:57:00Z"/>
                <w:rFonts w:ascii="Arial" w:eastAsia="맑은 고딕" w:hAnsi="Arial" w:cs="Arial"/>
                <w:color w:val="000000"/>
                <w:sz w:val="16"/>
                <w:szCs w:val="16"/>
              </w:rPr>
            </w:pPr>
            <w:ins w:id="1532" w:author="hanwha" w:date="2022-07-28T09:57:00Z">
              <w:r w:rsidRPr="009271D1">
                <w:rPr>
                  <w:rFonts w:ascii="Arial" w:eastAsia="맑은 고딕" w:hAnsi="Arial" w:cs="Arial" w:hint="eastAsia"/>
                  <w:color w:val="000000"/>
                  <w:sz w:val="16"/>
                  <w:szCs w:val="16"/>
                </w:rPr>
                <w:t>76,470,939,964</w:t>
              </w:r>
            </w:ins>
          </w:p>
        </w:tc>
        <w:tc>
          <w:tcPr>
            <w:tcW w:w="1985" w:type="dxa"/>
            <w:tcBorders>
              <w:top w:val="nil"/>
              <w:left w:val="nil"/>
              <w:bottom w:val="single" w:sz="8" w:space="0" w:color="auto"/>
              <w:right w:val="single" w:sz="8" w:space="0" w:color="auto"/>
            </w:tcBorders>
            <w:shd w:val="clear" w:color="auto" w:fill="auto"/>
            <w:noWrap/>
            <w:vAlign w:val="center"/>
          </w:tcPr>
          <w:p w14:paraId="4E1A8BEE" w14:textId="77777777" w:rsidR="007E1E67" w:rsidRPr="009271D1" w:rsidRDefault="007E1E67" w:rsidP="008D6C9B">
            <w:pPr>
              <w:jc w:val="right"/>
              <w:rPr>
                <w:ins w:id="1533" w:author="hanwha" w:date="2022-07-28T09:57:00Z"/>
                <w:rFonts w:ascii="Arial" w:eastAsia="맑은 고딕" w:hAnsi="Arial" w:cs="Arial"/>
                <w:color w:val="000000"/>
                <w:sz w:val="16"/>
                <w:szCs w:val="16"/>
              </w:rPr>
            </w:pPr>
            <w:ins w:id="1534" w:author="hanwha" w:date="2022-07-28T09:57:00Z">
              <w:r w:rsidRPr="009271D1">
                <w:rPr>
                  <w:rFonts w:ascii="Arial" w:eastAsia="맑은 고딕" w:hAnsi="Arial" w:cs="Arial" w:hint="eastAsia"/>
                  <w:color w:val="000000"/>
                  <w:sz w:val="16"/>
                  <w:szCs w:val="16"/>
                </w:rPr>
                <w:t>43,484,997,877</w:t>
              </w:r>
            </w:ins>
          </w:p>
        </w:tc>
        <w:tc>
          <w:tcPr>
            <w:tcW w:w="1984" w:type="dxa"/>
            <w:tcBorders>
              <w:top w:val="nil"/>
              <w:left w:val="nil"/>
              <w:bottom w:val="single" w:sz="8" w:space="0" w:color="auto"/>
              <w:right w:val="single" w:sz="8" w:space="0" w:color="auto"/>
            </w:tcBorders>
            <w:shd w:val="clear" w:color="auto" w:fill="auto"/>
            <w:noWrap/>
            <w:vAlign w:val="center"/>
          </w:tcPr>
          <w:p w14:paraId="6B770D30" w14:textId="77777777" w:rsidR="007E1E67" w:rsidRPr="009271D1" w:rsidRDefault="007E1E67" w:rsidP="008D6C9B">
            <w:pPr>
              <w:jc w:val="right"/>
              <w:rPr>
                <w:ins w:id="1535" w:author="hanwha" w:date="2022-07-28T09:57:00Z"/>
                <w:rFonts w:ascii="Arial" w:eastAsia="맑은 고딕" w:hAnsi="Arial" w:cs="Arial"/>
                <w:color w:val="000000"/>
                <w:sz w:val="16"/>
                <w:szCs w:val="16"/>
              </w:rPr>
            </w:pPr>
            <w:ins w:id="1536" w:author="hanwha" w:date="2022-07-28T09:57:00Z">
              <w:r w:rsidRPr="009271D1">
                <w:rPr>
                  <w:rFonts w:ascii="Arial" w:eastAsia="맑은 고딕" w:hAnsi="Arial" w:cs="Arial" w:hint="eastAsia"/>
                  <w:color w:val="000000"/>
                  <w:sz w:val="16"/>
                  <w:szCs w:val="16"/>
                </w:rPr>
                <w:t>32,985,942,087</w:t>
              </w:r>
            </w:ins>
          </w:p>
        </w:tc>
      </w:tr>
      <w:tr w:rsidR="007E1E67" w:rsidRPr="009271D1" w14:paraId="74198DC2" w14:textId="77777777" w:rsidTr="008D6C9B">
        <w:trPr>
          <w:trHeight w:val="330"/>
          <w:ins w:id="1537" w:author="hanwha" w:date="2022-07-28T09:57:00Z"/>
        </w:trPr>
        <w:tc>
          <w:tcPr>
            <w:tcW w:w="3260" w:type="dxa"/>
            <w:noWrap/>
            <w:hideMark/>
          </w:tcPr>
          <w:p w14:paraId="6777970C" w14:textId="77777777" w:rsidR="007E1E67" w:rsidRPr="009271D1" w:rsidRDefault="007E1E67" w:rsidP="008D6C9B">
            <w:pPr>
              <w:ind w:firstLineChars="200" w:firstLine="320"/>
              <w:rPr>
                <w:ins w:id="1538" w:author="hanwha" w:date="2022-07-28T09:57:00Z"/>
                <w:rFonts w:ascii="Arial" w:eastAsia="맑은 고딕" w:hAnsi="Arial" w:cs="Arial"/>
                <w:sz w:val="16"/>
                <w:szCs w:val="16"/>
              </w:rPr>
            </w:pPr>
            <w:proofErr w:type="spellStart"/>
            <w:ins w:id="1539" w:author="hanwha" w:date="2022-07-28T09:57:00Z">
              <w:r w:rsidRPr="009271D1">
                <w:rPr>
                  <w:rFonts w:ascii="Arial" w:eastAsia="맑은 고딕" w:hAnsi="Arial" w:cs="Arial"/>
                  <w:sz w:val="16"/>
                  <w:szCs w:val="16"/>
                </w:rPr>
                <w:t>사용권자산</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71EA8E9C" w14:textId="77777777" w:rsidR="007E1E67" w:rsidRPr="009271D1" w:rsidRDefault="007E1E67" w:rsidP="008D6C9B">
            <w:pPr>
              <w:jc w:val="right"/>
              <w:rPr>
                <w:ins w:id="1540" w:author="hanwha" w:date="2022-07-28T09:57:00Z"/>
                <w:rFonts w:ascii="Arial" w:eastAsia="맑은 고딕" w:hAnsi="Arial" w:cs="Arial"/>
                <w:color w:val="000000"/>
                <w:sz w:val="16"/>
                <w:szCs w:val="16"/>
              </w:rPr>
            </w:pPr>
            <w:ins w:id="1541" w:author="hanwha" w:date="2022-07-28T09:57:00Z">
              <w:r w:rsidRPr="009271D1">
                <w:rPr>
                  <w:rFonts w:ascii="Arial" w:eastAsia="맑은 고딕" w:hAnsi="Arial" w:cs="Arial" w:hint="eastAsia"/>
                  <w:color w:val="000000"/>
                  <w:sz w:val="16"/>
                  <w:szCs w:val="16"/>
                </w:rPr>
                <w:t>34,909,093,688</w:t>
              </w:r>
            </w:ins>
          </w:p>
        </w:tc>
        <w:tc>
          <w:tcPr>
            <w:tcW w:w="1985" w:type="dxa"/>
            <w:tcBorders>
              <w:top w:val="nil"/>
              <w:left w:val="nil"/>
              <w:bottom w:val="single" w:sz="8" w:space="0" w:color="auto"/>
              <w:right w:val="single" w:sz="8" w:space="0" w:color="auto"/>
            </w:tcBorders>
            <w:shd w:val="clear" w:color="auto" w:fill="auto"/>
            <w:noWrap/>
            <w:vAlign w:val="center"/>
          </w:tcPr>
          <w:p w14:paraId="4E6DDC0D" w14:textId="77777777" w:rsidR="007E1E67" w:rsidRPr="009271D1" w:rsidRDefault="007E1E67" w:rsidP="008D6C9B">
            <w:pPr>
              <w:jc w:val="right"/>
              <w:rPr>
                <w:ins w:id="1542" w:author="hanwha" w:date="2022-07-28T09:57:00Z"/>
                <w:rFonts w:ascii="Arial" w:eastAsia="맑은 고딕" w:hAnsi="Arial" w:cs="Arial"/>
                <w:color w:val="000000"/>
                <w:sz w:val="16"/>
                <w:szCs w:val="16"/>
              </w:rPr>
            </w:pPr>
            <w:ins w:id="1543" w:author="hanwha" w:date="2022-07-28T09:57:00Z">
              <w:r w:rsidRPr="009271D1">
                <w:rPr>
                  <w:rFonts w:ascii="Arial" w:eastAsia="맑은 고딕" w:hAnsi="Arial" w:cs="Arial"/>
                  <w:color w:val="000000"/>
                  <w:sz w:val="16"/>
                  <w:szCs w:val="16"/>
                </w:rPr>
                <w:t>29,875,401,291</w:t>
              </w:r>
            </w:ins>
          </w:p>
        </w:tc>
        <w:tc>
          <w:tcPr>
            <w:tcW w:w="1984" w:type="dxa"/>
            <w:tcBorders>
              <w:top w:val="nil"/>
              <w:left w:val="nil"/>
              <w:bottom w:val="single" w:sz="8" w:space="0" w:color="auto"/>
              <w:right w:val="single" w:sz="8" w:space="0" w:color="auto"/>
            </w:tcBorders>
            <w:shd w:val="clear" w:color="auto" w:fill="auto"/>
            <w:noWrap/>
            <w:vAlign w:val="center"/>
          </w:tcPr>
          <w:p w14:paraId="679FAF6B" w14:textId="77777777" w:rsidR="007E1E67" w:rsidRPr="009271D1" w:rsidRDefault="007E1E67" w:rsidP="008D6C9B">
            <w:pPr>
              <w:jc w:val="right"/>
              <w:rPr>
                <w:ins w:id="1544" w:author="hanwha" w:date="2022-07-28T09:57:00Z"/>
                <w:rFonts w:ascii="Arial" w:eastAsia="맑은 고딕" w:hAnsi="Arial" w:cs="Arial"/>
                <w:color w:val="000000"/>
                <w:sz w:val="16"/>
                <w:szCs w:val="16"/>
              </w:rPr>
            </w:pPr>
            <w:ins w:id="1545" w:author="hanwha" w:date="2022-07-28T09:57:00Z">
              <w:r w:rsidRPr="009271D1">
                <w:rPr>
                  <w:rFonts w:ascii="Arial" w:eastAsia="맑은 고딕" w:hAnsi="Arial" w:cs="Arial"/>
                  <w:color w:val="000000"/>
                  <w:sz w:val="16"/>
                  <w:szCs w:val="16"/>
                </w:rPr>
                <w:t>5,033,692,397</w:t>
              </w:r>
            </w:ins>
          </w:p>
        </w:tc>
      </w:tr>
      <w:tr w:rsidR="007E1E67" w:rsidRPr="009271D1" w14:paraId="0E9F8B69" w14:textId="77777777" w:rsidTr="008D6C9B">
        <w:trPr>
          <w:trHeight w:val="330"/>
          <w:ins w:id="1546" w:author="hanwha" w:date="2022-07-28T09:57:00Z"/>
        </w:trPr>
        <w:tc>
          <w:tcPr>
            <w:tcW w:w="3260" w:type="dxa"/>
            <w:noWrap/>
            <w:hideMark/>
          </w:tcPr>
          <w:p w14:paraId="13604F47" w14:textId="77777777" w:rsidR="007E1E67" w:rsidRPr="009271D1" w:rsidRDefault="007E1E67" w:rsidP="008D6C9B">
            <w:pPr>
              <w:ind w:firstLineChars="200" w:firstLine="320"/>
              <w:rPr>
                <w:ins w:id="1547" w:author="hanwha" w:date="2022-07-28T09:57:00Z"/>
                <w:rFonts w:ascii="Arial" w:eastAsia="맑은 고딕" w:hAnsi="Arial" w:cs="Arial"/>
                <w:sz w:val="16"/>
                <w:szCs w:val="16"/>
              </w:rPr>
            </w:pPr>
            <w:ins w:id="1548" w:author="hanwha" w:date="2022-07-28T09:57:00Z">
              <w:r w:rsidRPr="009271D1">
                <w:rPr>
                  <w:rFonts w:ascii="Arial" w:eastAsia="맑은 고딕" w:hAnsi="Arial" w:cs="Arial"/>
                  <w:sz w:val="16"/>
                  <w:szCs w:val="16"/>
                </w:rPr>
                <w:t>기타비유동자산</w:t>
              </w:r>
            </w:ins>
          </w:p>
        </w:tc>
        <w:tc>
          <w:tcPr>
            <w:tcW w:w="1843" w:type="dxa"/>
            <w:tcBorders>
              <w:top w:val="nil"/>
              <w:left w:val="nil"/>
              <w:bottom w:val="single" w:sz="8" w:space="0" w:color="auto"/>
              <w:right w:val="single" w:sz="8" w:space="0" w:color="auto"/>
            </w:tcBorders>
            <w:shd w:val="clear" w:color="auto" w:fill="auto"/>
            <w:noWrap/>
            <w:vAlign w:val="center"/>
          </w:tcPr>
          <w:p w14:paraId="70CE1DBF" w14:textId="77777777" w:rsidR="007E1E67" w:rsidRPr="009271D1" w:rsidRDefault="007E1E67" w:rsidP="008D6C9B">
            <w:pPr>
              <w:jc w:val="right"/>
              <w:rPr>
                <w:ins w:id="1549" w:author="hanwha" w:date="2022-07-28T09:57:00Z"/>
                <w:rFonts w:ascii="Arial" w:eastAsia="맑은 고딕" w:hAnsi="Arial" w:cs="Arial"/>
                <w:color w:val="000000"/>
                <w:sz w:val="16"/>
                <w:szCs w:val="16"/>
              </w:rPr>
            </w:pPr>
            <w:ins w:id="1550" w:author="hanwha" w:date="2022-07-28T09:57:00Z">
              <w:r w:rsidRPr="009271D1">
                <w:rPr>
                  <w:rFonts w:ascii="Arial" w:eastAsia="맑은 고딕" w:hAnsi="Arial" w:cs="Arial" w:hint="eastAsia"/>
                  <w:color w:val="000000"/>
                  <w:sz w:val="16"/>
                  <w:szCs w:val="16"/>
                </w:rPr>
                <w:t>642,641,388</w:t>
              </w:r>
            </w:ins>
          </w:p>
        </w:tc>
        <w:tc>
          <w:tcPr>
            <w:tcW w:w="1985" w:type="dxa"/>
            <w:tcBorders>
              <w:top w:val="nil"/>
              <w:left w:val="nil"/>
              <w:bottom w:val="single" w:sz="8" w:space="0" w:color="auto"/>
              <w:right w:val="single" w:sz="8" w:space="0" w:color="auto"/>
            </w:tcBorders>
            <w:shd w:val="clear" w:color="auto" w:fill="auto"/>
            <w:noWrap/>
            <w:vAlign w:val="center"/>
          </w:tcPr>
          <w:p w14:paraId="2E58291D" w14:textId="77777777" w:rsidR="007E1E67" w:rsidRPr="009271D1" w:rsidRDefault="007E1E67" w:rsidP="008D6C9B">
            <w:pPr>
              <w:jc w:val="right"/>
              <w:rPr>
                <w:ins w:id="1551" w:author="hanwha" w:date="2022-07-28T09:57:00Z"/>
                <w:rFonts w:ascii="Arial" w:eastAsia="맑은 고딕" w:hAnsi="Arial" w:cs="Arial"/>
                <w:color w:val="000000"/>
                <w:sz w:val="16"/>
                <w:szCs w:val="16"/>
              </w:rPr>
            </w:pPr>
            <w:ins w:id="1552" w:author="hanwha" w:date="2022-07-28T09:57:00Z">
              <w:r w:rsidRPr="009271D1">
                <w:rPr>
                  <w:rFonts w:ascii="Arial" w:eastAsia="맑은 고딕" w:hAnsi="Arial" w:cs="Arial" w:hint="eastAsia"/>
                  <w:color w:val="000000"/>
                  <w:sz w:val="16"/>
                  <w:szCs w:val="16"/>
                </w:rPr>
                <w:t>47,125,776</w:t>
              </w:r>
            </w:ins>
          </w:p>
        </w:tc>
        <w:tc>
          <w:tcPr>
            <w:tcW w:w="1984" w:type="dxa"/>
            <w:tcBorders>
              <w:top w:val="nil"/>
              <w:left w:val="nil"/>
              <w:bottom w:val="single" w:sz="8" w:space="0" w:color="auto"/>
              <w:right w:val="single" w:sz="8" w:space="0" w:color="auto"/>
            </w:tcBorders>
            <w:shd w:val="clear" w:color="auto" w:fill="auto"/>
            <w:noWrap/>
            <w:vAlign w:val="center"/>
          </w:tcPr>
          <w:p w14:paraId="072E19C7" w14:textId="77777777" w:rsidR="007E1E67" w:rsidRPr="009271D1" w:rsidRDefault="007E1E67" w:rsidP="008D6C9B">
            <w:pPr>
              <w:jc w:val="right"/>
              <w:rPr>
                <w:ins w:id="1553" w:author="hanwha" w:date="2022-07-28T09:57:00Z"/>
                <w:rFonts w:ascii="Arial" w:eastAsia="맑은 고딕" w:hAnsi="Arial" w:cs="Arial"/>
                <w:color w:val="000000"/>
                <w:sz w:val="16"/>
                <w:szCs w:val="16"/>
              </w:rPr>
            </w:pPr>
            <w:ins w:id="1554" w:author="hanwha" w:date="2022-07-28T09:57:00Z">
              <w:r w:rsidRPr="009271D1">
                <w:rPr>
                  <w:rFonts w:ascii="Arial" w:eastAsia="맑은 고딕" w:hAnsi="Arial" w:cs="Arial" w:hint="eastAsia"/>
                  <w:color w:val="000000"/>
                  <w:sz w:val="16"/>
                  <w:szCs w:val="16"/>
                </w:rPr>
                <w:t>595,515,612</w:t>
              </w:r>
            </w:ins>
          </w:p>
        </w:tc>
      </w:tr>
      <w:tr w:rsidR="007E1E67" w:rsidRPr="009271D1" w14:paraId="59C955B6" w14:textId="77777777" w:rsidTr="008D6C9B">
        <w:trPr>
          <w:trHeight w:val="330"/>
          <w:ins w:id="1555" w:author="hanwha" w:date="2022-07-28T09:57:00Z"/>
        </w:trPr>
        <w:tc>
          <w:tcPr>
            <w:tcW w:w="3260" w:type="dxa"/>
            <w:shd w:val="clear" w:color="auto" w:fill="auto"/>
            <w:noWrap/>
            <w:hideMark/>
          </w:tcPr>
          <w:p w14:paraId="19B403C1" w14:textId="77777777" w:rsidR="007E1E67" w:rsidRPr="009271D1" w:rsidRDefault="007E1E67" w:rsidP="008D6C9B">
            <w:pPr>
              <w:ind w:firstLineChars="100" w:firstLine="160"/>
              <w:rPr>
                <w:ins w:id="1556" w:author="hanwha" w:date="2022-07-28T09:57:00Z"/>
                <w:rFonts w:ascii="Arial" w:eastAsia="맑은 고딕" w:hAnsi="Arial" w:cs="Arial"/>
                <w:b/>
                <w:bCs/>
                <w:color w:val="000000"/>
                <w:sz w:val="16"/>
                <w:szCs w:val="16"/>
              </w:rPr>
            </w:pPr>
            <w:ins w:id="1557" w:author="hanwha" w:date="2022-07-28T09:57:00Z">
              <w:r w:rsidRPr="009271D1">
                <w:rPr>
                  <w:rFonts w:ascii="Arial" w:eastAsia="맑은 고딕" w:hAnsi="Arial" w:cs="Arial"/>
                  <w:b/>
                  <w:bCs/>
                  <w:color w:val="000000"/>
                  <w:sz w:val="16"/>
                  <w:szCs w:val="16"/>
                </w:rPr>
                <w:t>자산총계</w:t>
              </w:r>
            </w:ins>
          </w:p>
        </w:tc>
        <w:tc>
          <w:tcPr>
            <w:tcW w:w="1843" w:type="dxa"/>
            <w:tcBorders>
              <w:top w:val="nil"/>
              <w:left w:val="nil"/>
              <w:bottom w:val="single" w:sz="8" w:space="0" w:color="auto"/>
              <w:right w:val="single" w:sz="8" w:space="0" w:color="auto"/>
            </w:tcBorders>
            <w:shd w:val="clear" w:color="auto" w:fill="auto"/>
            <w:noWrap/>
            <w:vAlign w:val="center"/>
          </w:tcPr>
          <w:p w14:paraId="2A00B6F7" w14:textId="77777777" w:rsidR="007E1E67" w:rsidRPr="009271D1" w:rsidRDefault="007E1E67" w:rsidP="008D6C9B">
            <w:pPr>
              <w:jc w:val="right"/>
              <w:rPr>
                <w:ins w:id="1558" w:author="hanwha" w:date="2022-07-28T09:57:00Z"/>
                <w:rFonts w:ascii="Arial" w:eastAsia="맑은 고딕" w:hAnsi="Arial" w:cs="Arial"/>
                <w:b/>
                <w:bCs/>
                <w:color w:val="000000"/>
                <w:sz w:val="16"/>
                <w:szCs w:val="16"/>
              </w:rPr>
            </w:pPr>
            <w:ins w:id="1559" w:author="hanwha" w:date="2022-07-28T09:57:00Z">
              <w:r w:rsidRPr="009271D1">
                <w:rPr>
                  <w:rFonts w:ascii="Arial" w:eastAsia="맑은 고딕" w:hAnsi="Arial" w:cs="Arial" w:hint="eastAsia"/>
                  <w:b/>
                  <w:color w:val="000000"/>
                  <w:sz w:val="16"/>
                  <w:szCs w:val="16"/>
                </w:rPr>
                <w:t>8,309,773,420,248</w:t>
              </w:r>
            </w:ins>
          </w:p>
        </w:tc>
        <w:tc>
          <w:tcPr>
            <w:tcW w:w="1985" w:type="dxa"/>
            <w:tcBorders>
              <w:top w:val="nil"/>
              <w:left w:val="nil"/>
              <w:bottom w:val="single" w:sz="8" w:space="0" w:color="auto"/>
              <w:right w:val="single" w:sz="8" w:space="0" w:color="auto"/>
            </w:tcBorders>
            <w:shd w:val="clear" w:color="auto" w:fill="auto"/>
            <w:noWrap/>
            <w:vAlign w:val="center"/>
          </w:tcPr>
          <w:p w14:paraId="7877EFE1" w14:textId="77777777" w:rsidR="007E1E67" w:rsidRPr="009271D1" w:rsidRDefault="007E1E67" w:rsidP="008D6C9B">
            <w:pPr>
              <w:jc w:val="right"/>
              <w:rPr>
                <w:ins w:id="1560" w:author="hanwha" w:date="2022-07-28T09:57:00Z"/>
                <w:rFonts w:ascii="Arial" w:eastAsia="맑은 고딕" w:hAnsi="Arial" w:cs="Arial"/>
                <w:b/>
                <w:bCs/>
                <w:color w:val="000000"/>
                <w:sz w:val="16"/>
                <w:szCs w:val="16"/>
              </w:rPr>
            </w:pPr>
            <w:ins w:id="1561" w:author="hanwha" w:date="2022-07-28T09:57:00Z">
              <w:r w:rsidRPr="009271D1">
                <w:rPr>
                  <w:rFonts w:ascii="Arial" w:eastAsia="맑은 고딕" w:hAnsi="Arial" w:cs="Arial"/>
                  <w:b/>
                  <w:bCs/>
                  <w:color w:val="000000"/>
                  <w:sz w:val="16"/>
                  <w:szCs w:val="16"/>
                </w:rPr>
                <w:t>6,600,614,142,420</w:t>
              </w:r>
            </w:ins>
          </w:p>
        </w:tc>
        <w:tc>
          <w:tcPr>
            <w:tcW w:w="1984" w:type="dxa"/>
            <w:tcBorders>
              <w:top w:val="nil"/>
              <w:left w:val="nil"/>
              <w:bottom w:val="single" w:sz="8" w:space="0" w:color="auto"/>
              <w:right w:val="single" w:sz="8" w:space="0" w:color="auto"/>
            </w:tcBorders>
            <w:shd w:val="clear" w:color="auto" w:fill="auto"/>
            <w:noWrap/>
            <w:vAlign w:val="center"/>
          </w:tcPr>
          <w:p w14:paraId="2C3A75E3" w14:textId="77777777" w:rsidR="007E1E67" w:rsidRPr="009271D1" w:rsidRDefault="007E1E67" w:rsidP="008D6C9B">
            <w:pPr>
              <w:jc w:val="right"/>
              <w:rPr>
                <w:ins w:id="1562" w:author="hanwha" w:date="2022-07-28T09:57:00Z"/>
                <w:rFonts w:ascii="Arial" w:eastAsia="맑은 고딕" w:hAnsi="Arial" w:cs="Arial"/>
                <w:b/>
                <w:bCs/>
                <w:color w:val="000000"/>
                <w:sz w:val="16"/>
                <w:szCs w:val="16"/>
              </w:rPr>
            </w:pPr>
            <w:ins w:id="1563" w:author="hanwha" w:date="2022-07-28T09:57:00Z">
              <w:r w:rsidRPr="009271D1">
                <w:rPr>
                  <w:rFonts w:ascii="Arial" w:eastAsia="맑은 고딕" w:hAnsi="Arial" w:cs="Arial"/>
                  <w:b/>
                  <w:bCs/>
                  <w:color w:val="000000"/>
                  <w:sz w:val="16"/>
                  <w:szCs w:val="16"/>
                </w:rPr>
                <w:t>2,127,917,582,981</w:t>
              </w:r>
            </w:ins>
          </w:p>
        </w:tc>
      </w:tr>
      <w:tr w:rsidR="007E1E67" w:rsidRPr="009271D1" w14:paraId="40A90444" w14:textId="77777777" w:rsidTr="008D6C9B">
        <w:trPr>
          <w:trHeight w:val="330"/>
          <w:ins w:id="1564" w:author="hanwha" w:date="2022-07-28T09:57:00Z"/>
        </w:trPr>
        <w:tc>
          <w:tcPr>
            <w:tcW w:w="3260" w:type="dxa"/>
            <w:noWrap/>
          </w:tcPr>
          <w:p w14:paraId="1BEA1590" w14:textId="77777777" w:rsidR="007E1E67" w:rsidRPr="009271D1" w:rsidRDefault="007E1E67" w:rsidP="008D6C9B">
            <w:pPr>
              <w:rPr>
                <w:ins w:id="1565" w:author="hanwha" w:date="2022-07-28T09:57:00Z"/>
                <w:rFonts w:ascii="Arial" w:eastAsia="맑은 고딕" w:hAnsi="Arial" w:cs="Arial"/>
                <w:b/>
                <w:bCs/>
                <w:sz w:val="16"/>
                <w:szCs w:val="16"/>
              </w:rPr>
            </w:pPr>
            <w:ins w:id="1566" w:author="hanwha" w:date="2022-07-28T09:57:00Z">
              <w:r w:rsidRPr="009271D1">
                <w:rPr>
                  <w:rFonts w:ascii="Arial" w:eastAsia="맑은 고딕" w:hAnsi="Arial" w:cs="Arial"/>
                  <w:b/>
                  <w:bCs/>
                  <w:sz w:val="16"/>
                  <w:szCs w:val="16"/>
                </w:rPr>
                <w:t>부채</w:t>
              </w:r>
            </w:ins>
          </w:p>
        </w:tc>
        <w:tc>
          <w:tcPr>
            <w:tcW w:w="1843" w:type="dxa"/>
            <w:tcBorders>
              <w:top w:val="nil"/>
              <w:left w:val="nil"/>
              <w:bottom w:val="single" w:sz="8" w:space="0" w:color="auto"/>
              <w:right w:val="single" w:sz="8" w:space="0" w:color="auto"/>
            </w:tcBorders>
            <w:shd w:val="clear" w:color="auto" w:fill="auto"/>
            <w:noWrap/>
            <w:vAlign w:val="center"/>
          </w:tcPr>
          <w:p w14:paraId="7E4A051C" w14:textId="77777777" w:rsidR="007E1E67" w:rsidRPr="009271D1" w:rsidRDefault="007E1E67" w:rsidP="008D6C9B">
            <w:pPr>
              <w:jc w:val="right"/>
              <w:rPr>
                <w:ins w:id="1567" w:author="hanwha" w:date="2022-07-28T09:57:00Z"/>
                <w:rFonts w:ascii="Arial" w:eastAsia="맑은 고딕" w:hAnsi="Arial" w:cs="Arial"/>
                <w:b/>
                <w:bCs/>
                <w:color w:val="000000"/>
                <w:sz w:val="16"/>
                <w:szCs w:val="16"/>
              </w:rPr>
            </w:pPr>
          </w:p>
        </w:tc>
        <w:tc>
          <w:tcPr>
            <w:tcW w:w="1985" w:type="dxa"/>
            <w:tcBorders>
              <w:top w:val="nil"/>
              <w:left w:val="nil"/>
              <w:bottom w:val="single" w:sz="8" w:space="0" w:color="auto"/>
              <w:right w:val="single" w:sz="8" w:space="0" w:color="auto"/>
            </w:tcBorders>
            <w:shd w:val="clear" w:color="auto" w:fill="auto"/>
            <w:noWrap/>
            <w:vAlign w:val="center"/>
          </w:tcPr>
          <w:p w14:paraId="78B2EE2B" w14:textId="77777777" w:rsidR="007E1E67" w:rsidRPr="009271D1" w:rsidRDefault="007E1E67" w:rsidP="008D6C9B">
            <w:pPr>
              <w:jc w:val="right"/>
              <w:rPr>
                <w:ins w:id="1568" w:author="hanwha" w:date="2022-07-28T09:57:00Z"/>
                <w:rFonts w:ascii="Arial" w:eastAsia="맑은 고딕" w:hAnsi="Arial" w:cs="Arial"/>
                <w:b/>
                <w:bCs/>
                <w:color w:val="000000"/>
                <w:sz w:val="16"/>
                <w:szCs w:val="16"/>
              </w:rPr>
            </w:pPr>
          </w:p>
        </w:tc>
        <w:tc>
          <w:tcPr>
            <w:tcW w:w="1984" w:type="dxa"/>
            <w:tcBorders>
              <w:top w:val="nil"/>
              <w:left w:val="nil"/>
              <w:bottom w:val="single" w:sz="8" w:space="0" w:color="auto"/>
              <w:right w:val="single" w:sz="8" w:space="0" w:color="auto"/>
            </w:tcBorders>
            <w:shd w:val="clear" w:color="auto" w:fill="auto"/>
            <w:noWrap/>
            <w:vAlign w:val="center"/>
          </w:tcPr>
          <w:p w14:paraId="0367D026" w14:textId="77777777" w:rsidR="007E1E67" w:rsidRPr="009271D1" w:rsidRDefault="007E1E67" w:rsidP="008D6C9B">
            <w:pPr>
              <w:jc w:val="right"/>
              <w:rPr>
                <w:ins w:id="1569" w:author="hanwha" w:date="2022-07-28T09:57:00Z"/>
                <w:rFonts w:ascii="Arial" w:eastAsia="맑은 고딕" w:hAnsi="Arial" w:cs="Arial"/>
                <w:b/>
                <w:bCs/>
                <w:color w:val="000000"/>
                <w:sz w:val="16"/>
                <w:szCs w:val="16"/>
              </w:rPr>
            </w:pPr>
          </w:p>
        </w:tc>
      </w:tr>
      <w:tr w:rsidR="007E1E67" w:rsidRPr="009271D1" w14:paraId="5CBC2DF3" w14:textId="77777777" w:rsidTr="008D6C9B">
        <w:trPr>
          <w:trHeight w:val="330"/>
          <w:ins w:id="1570" w:author="hanwha" w:date="2022-07-28T09:57:00Z"/>
        </w:trPr>
        <w:tc>
          <w:tcPr>
            <w:tcW w:w="3260" w:type="dxa"/>
            <w:noWrap/>
            <w:hideMark/>
          </w:tcPr>
          <w:p w14:paraId="2F1582F7" w14:textId="77777777" w:rsidR="007E1E67" w:rsidRPr="009271D1" w:rsidRDefault="007E1E67" w:rsidP="008D6C9B">
            <w:pPr>
              <w:ind w:firstLineChars="100" w:firstLine="160"/>
              <w:rPr>
                <w:ins w:id="1571" w:author="hanwha" w:date="2022-07-28T09:57:00Z"/>
                <w:rFonts w:ascii="Arial" w:eastAsia="맑은 고딕" w:hAnsi="Arial" w:cs="Arial"/>
                <w:b/>
                <w:bCs/>
                <w:sz w:val="16"/>
                <w:szCs w:val="16"/>
              </w:rPr>
            </w:pPr>
            <w:ins w:id="1572" w:author="hanwha" w:date="2022-07-28T09:57:00Z">
              <w:r w:rsidRPr="009271D1">
                <w:rPr>
                  <w:rFonts w:ascii="Arial" w:eastAsia="맑은 고딕" w:hAnsi="Arial" w:cs="Arial"/>
                  <w:b/>
                  <w:bCs/>
                  <w:sz w:val="16"/>
                  <w:szCs w:val="16"/>
                </w:rPr>
                <w:t>유동부채</w:t>
              </w:r>
            </w:ins>
          </w:p>
        </w:tc>
        <w:tc>
          <w:tcPr>
            <w:tcW w:w="1843" w:type="dxa"/>
            <w:tcBorders>
              <w:top w:val="nil"/>
              <w:left w:val="nil"/>
              <w:bottom w:val="single" w:sz="8" w:space="0" w:color="auto"/>
              <w:right w:val="single" w:sz="8" w:space="0" w:color="auto"/>
            </w:tcBorders>
            <w:shd w:val="clear" w:color="auto" w:fill="auto"/>
            <w:noWrap/>
            <w:vAlign w:val="center"/>
          </w:tcPr>
          <w:p w14:paraId="674E0489" w14:textId="77777777" w:rsidR="007E1E67" w:rsidRPr="009271D1" w:rsidRDefault="007E1E67" w:rsidP="008D6C9B">
            <w:pPr>
              <w:jc w:val="right"/>
              <w:rPr>
                <w:ins w:id="1573" w:author="hanwha" w:date="2022-07-28T09:57:00Z"/>
                <w:rFonts w:ascii="Arial" w:eastAsia="맑은 고딕" w:hAnsi="Arial" w:cs="Arial"/>
                <w:b/>
                <w:bCs/>
                <w:color w:val="000000"/>
                <w:sz w:val="16"/>
                <w:szCs w:val="16"/>
              </w:rPr>
            </w:pPr>
            <w:ins w:id="1574" w:author="hanwha" w:date="2022-07-28T09:57:00Z">
              <w:r w:rsidRPr="009271D1">
                <w:rPr>
                  <w:rFonts w:ascii="Arial" w:eastAsia="맑은 고딕" w:hAnsi="Arial" w:cs="Arial" w:hint="eastAsia"/>
                  <w:b/>
                  <w:color w:val="000000"/>
                  <w:sz w:val="16"/>
                  <w:szCs w:val="16"/>
                </w:rPr>
                <w:t>2,912,260,227,054</w:t>
              </w:r>
            </w:ins>
          </w:p>
        </w:tc>
        <w:tc>
          <w:tcPr>
            <w:tcW w:w="1985" w:type="dxa"/>
            <w:tcBorders>
              <w:top w:val="nil"/>
              <w:left w:val="nil"/>
              <w:bottom w:val="single" w:sz="8" w:space="0" w:color="auto"/>
              <w:right w:val="single" w:sz="8" w:space="0" w:color="auto"/>
            </w:tcBorders>
            <w:shd w:val="clear" w:color="auto" w:fill="auto"/>
            <w:noWrap/>
            <w:vAlign w:val="center"/>
          </w:tcPr>
          <w:p w14:paraId="3710EE8F" w14:textId="77777777" w:rsidR="007E1E67" w:rsidRPr="009271D1" w:rsidRDefault="007E1E67" w:rsidP="008D6C9B">
            <w:pPr>
              <w:jc w:val="right"/>
              <w:rPr>
                <w:ins w:id="1575" w:author="hanwha" w:date="2022-07-28T09:57:00Z"/>
                <w:rFonts w:ascii="Arial" w:eastAsia="맑은 고딕" w:hAnsi="Arial" w:cs="Arial"/>
                <w:b/>
                <w:bCs/>
                <w:color w:val="000000"/>
                <w:sz w:val="16"/>
                <w:szCs w:val="16"/>
              </w:rPr>
            </w:pPr>
            <w:ins w:id="1576" w:author="hanwha" w:date="2022-07-28T09:57:00Z">
              <w:r w:rsidRPr="009271D1">
                <w:rPr>
                  <w:rFonts w:ascii="Arial" w:eastAsia="맑은 고딕" w:hAnsi="Arial" w:cs="Arial"/>
                  <w:b/>
                  <w:bCs/>
                  <w:color w:val="000000"/>
                  <w:sz w:val="16"/>
                  <w:szCs w:val="16"/>
                </w:rPr>
                <w:t>1,487,644,154,549</w:t>
              </w:r>
            </w:ins>
          </w:p>
        </w:tc>
        <w:tc>
          <w:tcPr>
            <w:tcW w:w="1984" w:type="dxa"/>
            <w:tcBorders>
              <w:top w:val="nil"/>
              <w:left w:val="nil"/>
              <w:bottom w:val="single" w:sz="8" w:space="0" w:color="auto"/>
              <w:right w:val="single" w:sz="8" w:space="0" w:color="auto"/>
            </w:tcBorders>
            <w:shd w:val="clear" w:color="auto" w:fill="auto"/>
            <w:noWrap/>
            <w:vAlign w:val="center"/>
          </w:tcPr>
          <w:p w14:paraId="1F9CC848" w14:textId="77777777" w:rsidR="007E1E67" w:rsidRPr="009271D1" w:rsidRDefault="007E1E67" w:rsidP="008D6C9B">
            <w:pPr>
              <w:jc w:val="right"/>
              <w:rPr>
                <w:ins w:id="1577" w:author="hanwha" w:date="2022-07-28T09:57:00Z"/>
                <w:rFonts w:ascii="Arial" w:eastAsia="맑은 고딕" w:hAnsi="Arial" w:cs="Arial"/>
                <w:b/>
                <w:bCs/>
                <w:color w:val="000000"/>
                <w:sz w:val="16"/>
                <w:szCs w:val="16"/>
              </w:rPr>
            </w:pPr>
            <w:ins w:id="1578" w:author="hanwha" w:date="2022-07-28T09:57:00Z">
              <w:r w:rsidRPr="009271D1">
                <w:rPr>
                  <w:rFonts w:ascii="Arial" w:eastAsia="맑은 고딕" w:hAnsi="Arial" w:cs="Arial"/>
                  <w:b/>
                  <w:bCs/>
                  <w:color w:val="000000"/>
                  <w:sz w:val="16"/>
                  <w:szCs w:val="16"/>
                </w:rPr>
                <w:t>1,424,616,072,505</w:t>
              </w:r>
            </w:ins>
          </w:p>
        </w:tc>
      </w:tr>
      <w:tr w:rsidR="007E1E67" w:rsidRPr="009271D1" w14:paraId="7DA0C698" w14:textId="77777777" w:rsidTr="008D6C9B">
        <w:trPr>
          <w:trHeight w:val="330"/>
          <w:ins w:id="1579" w:author="hanwha" w:date="2022-07-28T09:57:00Z"/>
        </w:trPr>
        <w:tc>
          <w:tcPr>
            <w:tcW w:w="3260" w:type="dxa"/>
            <w:noWrap/>
            <w:hideMark/>
          </w:tcPr>
          <w:p w14:paraId="3A3B9B2B" w14:textId="77777777" w:rsidR="007E1E67" w:rsidRPr="009271D1" w:rsidRDefault="007E1E67" w:rsidP="008D6C9B">
            <w:pPr>
              <w:ind w:firstLineChars="200" w:firstLine="320"/>
              <w:rPr>
                <w:ins w:id="1580" w:author="hanwha" w:date="2022-07-28T09:57:00Z"/>
                <w:rFonts w:ascii="Arial" w:eastAsia="맑은 고딕" w:hAnsi="Arial" w:cs="Arial"/>
                <w:sz w:val="16"/>
                <w:szCs w:val="16"/>
              </w:rPr>
            </w:pPr>
            <w:proofErr w:type="spellStart"/>
            <w:ins w:id="1581" w:author="hanwha" w:date="2022-07-28T09:57:00Z">
              <w:r w:rsidRPr="009271D1">
                <w:rPr>
                  <w:rFonts w:ascii="Arial" w:eastAsia="맑은 고딕" w:hAnsi="Arial" w:cs="Arial"/>
                  <w:sz w:val="16"/>
                  <w:szCs w:val="16"/>
                </w:rPr>
                <w:t>매입채무및기타채무</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1BBC9CEF" w14:textId="77777777" w:rsidR="007E1E67" w:rsidRPr="009271D1" w:rsidRDefault="007E1E67" w:rsidP="008D6C9B">
            <w:pPr>
              <w:jc w:val="right"/>
              <w:rPr>
                <w:ins w:id="1582" w:author="hanwha" w:date="2022-07-28T09:57:00Z"/>
                <w:rFonts w:ascii="Arial" w:eastAsia="맑은 고딕" w:hAnsi="Arial" w:cs="Arial"/>
                <w:color w:val="000000"/>
                <w:sz w:val="16"/>
                <w:szCs w:val="16"/>
              </w:rPr>
            </w:pPr>
            <w:ins w:id="1583" w:author="hanwha" w:date="2022-07-28T09:57:00Z">
              <w:r w:rsidRPr="009271D1">
                <w:rPr>
                  <w:rFonts w:ascii="Arial" w:eastAsia="맑은 고딕" w:hAnsi="Arial" w:cs="Arial" w:hint="eastAsia"/>
                  <w:color w:val="000000"/>
                  <w:sz w:val="16"/>
                  <w:szCs w:val="16"/>
                </w:rPr>
                <w:t>286,546,062,590</w:t>
              </w:r>
            </w:ins>
          </w:p>
        </w:tc>
        <w:tc>
          <w:tcPr>
            <w:tcW w:w="1985" w:type="dxa"/>
            <w:tcBorders>
              <w:top w:val="nil"/>
              <w:left w:val="nil"/>
              <w:bottom w:val="single" w:sz="8" w:space="0" w:color="auto"/>
              <w:right w:val="single" w:sz="8" w:space="0" w:color="auto"/>
            </w:tcBorders>
            <w:shd w:val="clear" w:color="auto" w:fill="auto"/>
            <w:noWrap/>
            <w:vAlign w:val="center"/>
          </w:tcPr>
          <w:p w14:paraId="2DDD4E46" w14:textId="77777777" w:rsidR="007E1E67" w:rsidRPr="009271D1" w:rsidRDefault="007E1E67" w:rsidP="008D6C9B">
            <w:pPr>
              <w:jc w:val="right"/>
              <w:rPr>
                <w:ins w:id="1584" w:author="hanwha" w:date="2022-07-28T09:57:00Z"/>
                <w:rFonts w:ascii="Arial" w:eastAsia="맑은 고딕" w:hAnsi="Arial" w:cs="Arial"/>
                <w:color w:val="000000"/>
                <w:sz w:val="16"/>
                <w:szCs w:val="16"/>
              </w:rPr>
            </w:pPr>
            <w:ins w:id="1585" w:author="hanwha" w:date="2022-07-28T09:57:00Z">
              <w:r w:rsidRPr="009271D1">
                <w:rPr>
                  <w:rFonts w:ascii="Arial" w:eastAsia="맑은 고딕" w:hAnsi="Arial" w:cs="Arial" w:hint="eastAsia"/>
                  <w:color w:val="000000"/>
                  <w:sz w:val="16"/>
                  <w:szCs w:val="16"/>
                </w:rPr>
                <w:t>203,016,812,566</w:t>
              </w:r>
            </w:ins>
          </w:p>
        </w:tc>
        <w:tc>
          <w:tcPr>
            <w:tcW w:w="1984" w:type="dxa"/>
            <w:tcBorders>
              <w:top w:val="nil"/>
              <w:left w:val="nil"/>
              <w:bottom w:val="single" w:sz="8" w:space="0" w:color="auto"/>
              <w:right w:val="single" w:sz="8" w:space="0" w:color="auto"/>
            </w:tcBorders>
            <w:shd w:val="clear" w:color="auto" w:fill="auto"/>
            <w:noWrap/>
            <w:vAlign w:val="center"/>
          </w:tcPr>
          <w:p w14:paraId="1E1097EB" w14:textId="77777777" w:rsidR="007E1E67" w:rsidRPr="009271D1" w:rsidRDefault="007E1E67" w:rsidP="008D6C9B">
            <w:pPr>
              <w:jc w:val="right"/>
              <w:rPr>
                <w:ins w:id="1586" w:author="hanwha" w:date="2022-07-28T09:57:00Z"/>
                <w:rFonts w:ascii="Arial" w:eastAsia="맑은 고딕" w:hAnsi="Arial" w:cs="Arial"/>
                <w:color w:val="000000"/>
                <w:sz w:val="16"/>
                <w:szCs w:val="16"/>
              </w:rPr>
            </w:pPr>
            <w:ins w:id="1587" w:author="hanwha" w:date="2022-07-28T09:57:00Z">
              <w:r w:rsidRPr="009271D1">
                <w:rPr>
                  <w:rFonts w:ascii="Arial" w:eastAsia="맑은 고딕" w:hAnsi="Arial" w:cs="Arial" w:hint="eastAsia"/>
                  <w:color w:val="000000"/>
                  <w:sz w:val="16"/>
                  <w:szCs w:val="16"/>
                </w:rPr>
                <w:t>83,529,250,024</w:t>
              </w:r>
            </w:ins>
          </w:p>
        </w:tc>
      </w:tr>
      <w:tr w:rsidR="007E1E67" w:rsidRPr="009271D1" w14:paraId="22FB17F7" w14:textId="77777777" w:rsidTr="008D6C9B">
        <w:trPr>
          <w:trHeight w:val="330"/>
          <w:ins w:id="1588" w:author="hanwha" w:date="2022-07-28T09:57:00Z"/>
        </w:trPr>
        <w:tc>
          <w:tcPr>
            <w:tcW w:w="3260" w:type="dxa"/>
            <w:noWrap/>
            <w:hideMark/>
          </w:tcPr>
          <w:p w14:paraId="1BEFA637" w14:textId="77777777" w:rsidR="007E1E67" w:rsidRPr="009271D1" w:rsidRDefault="007E1E67" w:rsidP="008D6C9B">
            <w:pPr>
              <w:ind w:firstLineChars="200" w:firstLine="320"/>
              <w:rPr>
                <w:ins w:id="1589" w:author="hanwha" w:date="2022-07-28T09:57:00Z"/>
                <w:rFonts w:ascii="Arial" w:eastAsia="맑은 고딕" w:hAnsi="Arial" w:cs="Arial"/>
                <w:sz w:val="16"/>
                <w:szCs w:val="16"/>
              </w:rPr>
            </w:pPr>
            <w:proofErr w:type="spellStart"/>
            <w:ins w:id="1590" w:author="hanwha" w:date="2022-07-28T09:57:00Z">
              <w:r w:rsidRPr="009271D1">
                <w:rPr>
                  <w:rFonts w:ascii="Arial" w:eastAsia="맑은 고딕" w:hAnsi="Arial" w:cs="Arial"/>
                  <w:sz w:val="16"/>
                  <w:szCs w:val="16"/>
                </w:rPr>
                <w:t>차입금</w:t>
              </w:r>
              <w:r w:rsidRPr="009271D1">
                <w:rPr>
                  <w:rFonts w:ascii="Arial" w:eastAsia="맑은 고딕" w:hAnsi="Arial" w:cs="Arial" w:hint="eastAsia"/>
                  <w:sz w:val="16"/>
                  <w:szCs w:val="16"/>
                </w:rPr>
                <w:t>및사채</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53C83C29" w14:textId="77777777" w:rsidR="007E1E67" w:rsidRPr="009271D1" w:rsidRDefault="007E1E67" w:rsidP="008D6C9B">
            <w:pPr>
              <w:jc w:val="right"/>
              <w:rPr>
                <w:ins w:id="1591" w:author="hanwha" w:date="2022-07-28T09:57:00Z"/>
                <w:rFonts w:ascii="Arial" w:eastAsia="맑은 고딕" w:hAnsi="Arial" w:cs="Arial"/>
                <w:color w:val="000000"/>
                <w:sz w:val="16"/>
                <w:szCs w:val="16"/>
              </w:rPr>
            </w:pPr>
            <w:ins w:id="1592" w:author="hanwha" w:date="2022-07-28T09:57:00Z">
              <w:r w:rsidRPr="009271D1">
                <w:rPr>
                  <w:rFonts w:ascii="Arial" w:eastAsia="맑은 고딕" w:hAnsi="Arial" w:cs="Arial" w:hint="eastAsia"/>
                  <w:color w:val="000000"/>
                  <w:sz w:val="16"/>
                  <w:szCs w:val="16"/>
                </w:rPr>
                <w:t>1,554,286,333,077</w:t>
              </w:r>
            </w:ins>
          </w:p>
        </w:tc>
        <w:tc>
          <w:tcPr>
            <w:tcW w:w="1985" w:type="dxa"/>
            <w:tcBorders>
              <w:top w:val="nil"/>
              <w:left w:val="nil"/>
              <w:bottom w:val="single" w:sz="8" w:space="0" w:color="auto"/>
              <w:right w:val="single" w:sz="8" w:space="0" w:color="auto"/>
            </w:tcBorders>
            <w:shd w:val="clear" w:color="auto" w:fill="auto"/>
            <w:noWrap/>
            <w:vAlign w:val="center"/>
          </w:tcPr>
          <w:p w14:paraId="43B8C2DE" w14:textId="77777777" w:rsidR="007E1E67" w:rsidRPr="009271D1" w:rsidRDefault="007E1E67" w:rsidP="008D6C9B">
            <w:pPr>
              <w:jc w:val="right"/>
              <w:rPr>
                <w:ins w:id="1593" w:author="hanwha" w:date="2022-07-28T09:57:00Z"/>
                <w:rFonts w:ascii="Arial" w:eastAsia="맑은 고딕" w:hAnsi="Arial" w:cs="Arial"/>
                <w:color w:val="000000"/>
                <w:sz w:val="16"/>
                <w:szCs w:val="16"/>
              </w:rPr>
            </w:pPr>
            <w:ins w:id="1594" w:author="hanwha" w:date="2022-07-28T09:57:00Z">
              <w:r w:rsidRPr="009271D1">
                <w:rPr>
                  <w:rFonts w:ascii="Arial" w:eastAsia="맑은 고딕" w:hAnsi="Arial" w:cs="Arial"/>
                  <w:color w:val="000000"/>
                  <w:sz w:val="16"/>
                  <w:szCs w:val="16"/>
                </w:rPr>
                <w:t>1,086,113,133,077</w:t>
              </w:r>
            </w:ins>
          </w:p>
        </w:tc>
        <w:tc>
          <w:tcPr>
            <w:tcW w:w="1984" w:type="dxa"/>
            <w:tcBorders>
              <w:top w:val="nil"/>
              <w:left w:val="nil"/>
              <w:bottom w:val="single" w:sz="8" w:space="0" w:color="auto"/>
              <w:right w:val="single" w:sz="8" w:space="0" w:color="auto"/>
            </w:tcBorders>
            <w:shd w:val="clear" w:color="auto" w:fill="auto"/>
            <w:noWrap/>
            <w:vAlign w:val="center"/>
          </w:tcPr>
          <w:p w14:paraId="22188D8D" w14:textId="77777777" w:rsidR="007E1E67" w:rsidRPr="009271D1" w:rsidRDefault="007E1E67" w:rsidP="008D6C9B">
            <w:pPr>
              <w:jc w:val="right"/>
              <w:rPr>
                <w:ins w:id="1595" w:author="hanwha" w:date="2022-07-28T09:57:00Z"/>
                <w:rFonts w:ascii="Arial" w:eastAsia="맑은 고딕" w:hAnsi="Arial" w:cs="Arial"/>
                <w:color w:val="000000"/>
                <w:sz w:val="16"/>
                <w:szCs w:val="16"/>
              </w:rPr>
            </w:pPr>
            <w:ins w:id="1596" w:author="hanwha" w:date="2022-07-28T09:57:00Z">
              <w:r w:rsidRPr="009271D1">
                <w:rPr>
                  <w:rFonts w:ascii="Arial" w:eastAsia="맑은 고딕" w:hAnsi="Arial" w:cs="Arial"/>
                  <w:color w:val="000000"/>
                  <w:sz w:val="16"/>
                  <w:szCs w:val="16"/>
                </w:rPr>
                <w:t>468,173,200,000</w:t>
              </w:r>
            </w:ins>
          </w:p>
        </w:tc>
      </w:tr>
      <w:tr w:rsidR="007E1E67" w:rsidRPr="009271D1" w14:paraId="1F3AE5E7" w14:textId="77777777" w:rsidTr="008D6C9B">
        <w:trPr>
          <w:trHeight w:val="330"/>
          <w:ins w:id="1597" w:author="hanwha" w:date="2022-07-28T09:57:00Z"/>
        </w:trPr>
        <w:tc>
          <w:tcPr>
            <w:tcW w:w="3260" w:type="dxa"/>
            <w:noWrap/>
            <w:hideMark/>
          </w:tcPr>
          <w:p w14:paraId="15D32BFC" w14:textId="77777777" w:rsidR="007E1E67" w:rsidRPr="009271D1" w:rsidRDefault="007E1E67" w:rsidP="008D6C9B">
            <w:pPr>
              <w:ind w:firstLineChars="200" w:firstLine="320"/>
              <w:rPr>
                <w:ins w:id="1598" w:author="hanwha" w:date="2022-07-28T09:57:00Z"/>
                <w:rFonts w:ascii="Arial" w:eastAsia="맑은 고딕" w:hAnsi="Arial" w:cs="Arial"/>
                <w:sz w:val="16"/>
                <w:szCs w:val="16"/>
              </w:rPr>
            </w:pPr>
            <w:ins w:id="1599" w:author="hanwha" w:date="2022-07-28T09:57:00Z">
              <w:r w:rsidRPr="009271D1">
                <w:rPr>
                  <w:rFonts w:ascii="Arial" w:eastAsia="맑은 고딕" w:hAnsi="Arial" w:cs="Arial"/>
                  <w:sz w:val="16"/>
                  <w:szCs w:val="16"/>
                </w:rPr>
                <w:t>기타금융부채</w:t>
              </w:r>
            </w:ins>
          </w:p>
        </w:tc>
        <w:tc>
          <w:tcPr>
            <w:tcW w:w="1843" w:type="dxa"/>
            <w:tcBorders>
              <w:top w:val="nil"/>
              <w:left w:val="nil"/>
              <w:bottom w:val="single" w:sz="8" w:space="0" w:color="auto"/>
              <w:right w:val="single" w:sz="8" w:space="0" w:color="auto"/>
            </w:tcBorders>
            <w:shd w:val="clear" w:color="auto" w:fill="auto"/>
            <w:noWrap/>
            <w:vAlign w:val="center"/>
          </w:tcPr>
          <w:p w14:paraId="614B2070" w14:textId="77777777" w:rsidR="007E1E67" w:rsidRPr="009271D1" w:rsidRDefault="007E1E67" w:rsidP="008D6C9B">
            <w:pPr>
              <w:jc w:val="right"/>
              <w:rPr>
                <w:ins w:id="1600" w:author="hanwha" w:date="2022-07-28T09:57:00Z"/>
                <w:rFonts w:ascii="Arial" w:eastAsia="맑은 고딕" w:hAnsi="Arial" w:cs="Arial"/>
                <w:color w:val="000000"/>
                <w:sz w:val="16"/>
                <w:szCs w:val="16"/>
              </w:rPr>
            </w:pPr>
            <w:ins w:id="1601" w:author="hanwha" w:date="2022-07-28T09:57:00Z">
              <w:r w:rsidRPr="009271D1">
                <w:rPr>
                  <w:rFonts w:ascii="Arial" w:eastAsia="맑은 고딕" w:hAnsi="Arial" w:cs="Arial" w:hint="eastAsia"/>
                  <w:color w:val="000000"/>
                  <w:sz w:val="16"/>
                  <w:szCs w:val="16"/>
                </w:rPr>
                <w:t>42,080,125,728</w:t>
              </w:r>
            </w:ins>
          </w:p>
        </w:tc>
        <w:tc>
          <w:tcPr>
            <w:tcW w:w="1985" w:type="dxa"/>
            <w:tcBorders>
              <w:top w:val="nil"/>
              <w:left w:val="nil"/>
              <w:bottom w:val="single" w:sz="8" w:space="0" w:color="auto"/>
              <w:right w:val="single" w:sz="8" w:space="0" w:color="auto"/>
            </w:tcBorders>
            <w:shd w:val="clear" w:color="auto" w:fill="auto"/>
            <w:noWrap/>
            <w:vAlign w:val="center"/>
          </w:tcPr>
          <w:p w14:paraId="1A2843E1" w14:textId="77777777" w:rsidR="007E1E67" w:rsidRPr="009271D1" w:rsidRDefault="007E1E67" w:rsidP="008D6C9B">
            <w:pPr>
              <w:jc w:val="right"/>
              <w:rPr>
                <w:ins w:id="1602" w:author="hanwha" w:date="2022-07-28T09:57:00Z"/>
                <w:rFonts w:ascii="Arial" w:eastAsia="맑은 고딕" w:hAnsi="Arial" w:cs="Arial"/>
                <w:color w:val="000000"/>
                <w:sz w:val="16"/>
                <w:szCs w:val="16"/>
              </w:rPr>
            </w:pPr>
            <w:ins w:id="1603" w:author="hanwha" w:date="2022-07-28T09:57:00Z">
              <w:r w:rsidRPr="009271D1">
                <w:rPr>
                  <w:rFonts w:ascii="Arial" w:eastAsia="맑은 고딕" w:hAnsi="Arial" w:cs="Arial"/>
                  <w:color w:val="000000"/>
                  <w:sz w:val="16"/>
                  <w:szCs w:val="16"/>
                </w:rPr>
                <w:t>22,560,757,605</w:t>
              </w:r>
            </w:ins>
          </w:p>
        </w:tc>
        <w:tc>
          <w:tcPr>
            <w:tcW w:w="1984" w:type="dxa"/>
            <w:tcBorders>
              <w:top w:val="nil"/>
              <w:left w:val="nil"/>
              <w:bottom w:val="single" w:sz="8" w:space="0" w:color="auto"/>
              <w:right w:val="single" w:sz="8" w:space="0" w:color="auto"/>
            </w:tcBorders>
            <w:shd w:val="clear" w:color="auto" w:fill="auto"/>
            <w:noWrap/>
            <w:vAlign w:val="center"/>
          </w:tcPr>
          <w:p w14:paraId="15C0C464" w14:textId="77777777" w:rsidR="007E1E67" w:rsidRPr="009271D1" w:rsidRDefault="007E1E67" w:rsidP="008D6C9B">
            <w:pPr>
              <w:jc w:val="right"/>
              <w:rPr>
                <w:ins w:id="1604" w:author="hanwha" w:date="2022-07-28T09:57:00Z"/>
                <w:rFonts w:ascii="Arial" w:eastAsia="맑은 고딕" w:hAnsi="Arial" w:cs="Arial"/>
                <w:color w:val="000000"/>
                <w:sz w:val="16"/>
                <w:szCs w:val="16"/>
              </w:rPr>
            </w:pPr>
            <w:ins w:id="1605" w:author="hanwha" w:date="2022-07-28T09:57:00Z">
              <w:r w:rsidRPr="009271D1">
                <w:rPr>
                  <w:rFonts w:ascii="Arial" w:eastAsia="맑은 고딕" w:hAnsi="Arial" w:cs="Arial"/>
                  <w:color w:val="000000"/>
                  <w:sz w:val="16"/>
                  <w:szCs w:val="16"/>
                </w:rPr>
                <w:t>19,519,368,123</w:t>
              </w:r>
            </w:ins>
          </w:p>
        </w:tc>
      </w:tr>
      <w:tr w:rsidR="007E1E67" w:rsidRPr="009271D1" w14:paraId="155F7419" w14:textId="77777777" w:rsidTr="008D6C9B">
        <w:trPr>
          <w:trHeight w:val="330"/>
          <w:ins w:id="1606" w:author="hanwha" w:date="2022-07-28T09:57:00Z"/>
        </w:trPr>
        <w:tc>
          <w:tcPr>
            <w:tcW w:w="3260" w:type="dxa"/>
            <w:noWrap/>
            <w:hideMark/>
          </w:tcPr>
          <w:p w14:paraId="3192A3E3" w14:textId="77777777" w:rsidR="007E1E67" w:rsidRPr="009271D1" w:rsidRDefault="007E1E67" w:rsidP="008D6C9B">
            <w:pPr>
              <w:ind w:firstLineChars="200" w:firstLine="320"/>
              <w:rPr>
                <w:ins w:id="1607" w:author="hanwha" w:date="2022-07-28T09:57:00Z"/>
                <w:rFonts w:ascii="Arial" w:eastAsia="맑은 고딕" w:hAnsi="Arial" w:cs="Arial"/>
                <w:sz w:val="16"/>
                <w:szCs w:val="16"/>
              </w:rPr>
            </w:pPr>
            <w:ins w:id="1608" w:author="hanwha" w:date="2022-07-28T09:57:00Z">
              <w:r w:rsidRPr="009271D1">
                <w:rPr>
                  <w:rFonts w:ascii="Arial" w:eastAsia="맑은 고딕" w:hAnsi="Arial" w:cs="Arial" w:hint="eastAsia"/>
                  <w:sz w:val="16"/>
                  <w:szCs w:val="16"/>
                </w:rPr>
                <w:t>기타유동부채</w:t>
              </w:r>
            </w:ins>
          </w:p>
        </w:tc>
        <w:tc>
          <w:tcPr>
            <w:tcW w:w="1843" w:type="dxa"/>
            <w:tcBorders>
              <w:top w:val="nil"/>
              <w:left w:val="nil"/>
              <w:bottom w:val="single" w:sz="8" w:space="0" w:color="auto"/>
              <w:right w:val="single" w:sz="8" w:space="0" w:color="auto"/>
            </w:tcBorders>
            <w:shd w:val="clear" w:color="auto" w:fill="auto"/>
            <w:noWrap/>
            <w:vAlign w:val="center"/>
          </w:tcPr>
          <w:p w14:paraId="61A6148E" w14:textId="77777777" w:rsidR="007E1E67" w:rsidRPr="009271D1" w:rsidRDefault="007E1E67" w:rsidP="008D6C9B">
            <w:pPr>
              <w:jc w:val="right"/>
              <w:rPr>
                <w:ins w:id="1609" w:author="hanwha" w:date="2022-07-28T09:57:00Z"/>
                <w:rFonts w:ascii="Arial" w:eastAsia="맑은 고딕" w:hAnsi="Arial" w:cs="Arial"/>
                <w:color w:val="000000"/>
                <w:sz w:val="16"/>
                <w:szCs w:val="16"/>
              </w:rPr>
            </w:pPr>
            <w:ins w:id="1610" w:author="hanwha" w:date="2022-07-28T09:57:00Z">
              <w:r w:rsidRPr="009271D1">
                <w:rPr>
                  <w:rFonts w:ascii="Arial" w:eastAsia="맑은 고딕" w:hAnsi="Arial" w:cs="Arial" w:hint="eastAsia"/>
                  <w:color w:val="000000"/>
                  <w:sz w:val="16"/>
                  <w:szCs w:val="16"/>
                </w:rPr>
                <w:t>949,461,596,969</w:t>
              </w:r>
            </w:ins>
          </w:p>
        </w:tc>
        <w:tc>
          <w:tcPr>
            <w:tcW w:w="1985" w:type="dxa"/>
            <w:tcBorders>
              <w:top w:val="nil"/>
              <w:left w:val="nil"/>
              <w:bottom w:val="single" w:sz="8" w:space="0" w:color="auto"/>
              <w:right w:val="single" w:sz="8" w:space="0" w:color="auto"/>
            </w:tcBorders>
            <w:shd w:val="clear" w:color="auto" w:fill="auto"/>
            <w:noWrap/>
            <w:vAlign w:val="center"/>
          </w:tcPr>
          <w:p w14:paraId="3B6F644D" w14:textId="77777777" w:rsidR="007E1E67" w:rsidRPr="009271D1" w:rsidRDefault="007E1E67" w:rsidP="008D6C9B">
            <w:pPr>
              <w:jc w:val="right"/>
              <w:rPr>
                <w:ins w:id="1611" w:author="hanwha" w:date="2022-07-28T09:57:00Z"/>
                <w:rFonts w:ascii="Arial" w:eastAsia="맑은 고딕" w:hAnsi="Arial" w:cs="Arial"/>
                <w:color w:val="000000"/>
                <w:sz w:val="16"/>
                <w:szCs w:val="16"/>
              </w:rPr>
            </w:pPr>
            <w:ins w:id="1612" w:author="hanwha" w:date="2022-07-28T09:57:00Z">
              <w:r w:rsidRPr="009271D1">
                <w:rPr>
                  <w:rFonts w:ascii="Arial" w:eastAsia="맑은 고딕" w:hAnsi="Arial" w:cs="Arial" w:hint="eastAsia"/>
                  <w:color w:val="000000"/>
                  <w:sz w:val="16"/>
                  <w:szCs w:val="16"/>
                </w:rPr>
                <w:t>137,592,184,675</w:t>
              </w:r>
            </w:ins>
          </w:p>
        </w:tc>
        <w:tc>
          <w:tcPr>
            <w:tcW w:w="1984" w:type="dxa"/>
            <w:tcBorders>
              <w:top w:val="nil"/>
              <w:left w:val="nil"/>
              <w:bottom w:val="single" w:sz="8" w:space="0" w:color="auto"/>
              <w:right w:val="single" w:sz="8" w:space="0" w:color="auto"/>
            </w:tcBorders>
            <w:shd w:val="clear" w:color="auto" w:fill="auto"/>
            <w:noWrap/>
            <w:vAlign w:val="center"/>
          </w:tcPr>
          <w:p w14:paraId="3B67BA36" w14:textId="77777777" w:rsidR="007E1E67" w:rsidRPr="009271D1" w:rsidRDefault="007E1E67" w:rsidP="008D6C9B">
            <w:pPr>
              <w:jc w:val="right"/>
              <w:rPr>
                <w:ins w:id="1613" w:author="hanwha" w:date="2022-07-28T09:57:00Z"/>
                <w:rFonts w:ascii="Arial" w:eastAsia="맑은 고딕" w:hAnsi="Arial" w:cs="Arial"/>
                <w:color w:val="000000"/>
                <w:sz w:val="16"/>
                <w:szCs w:val="16"/>
              </w:rPr>
            </w:pPr>
            <w:ins w:id="1614" w:author="hanwha" w:date="2022-07-28T09:57:00Z">
              <w:r w:rsidRPr="009271D1">
                <w:rPr>
                  <w:rFonts w:ascii="Arial" w:eastAsia="맑은 고딕" w:hAnsi="Arial" w:cs="Arial" w:hint="eastAsia"/>
                  <w:color w:val="000000"/>
                  <w:sz w:val="16"/>
                  <w:szCs w:val="16"/>
                </w:rPr>
                <w:t>811,869,412,294</w:t>
              </w:r>
            </w:ins>
          </w:p>
        </w:tc>
      </w:tr>
      <w:tr w:rsidR="007E1E67" w:rsidRPr="009271D1" w14:paraId="5FF50080" w14:textId="77777777" w:rsidTr="008D6C9B">
        <w:trPr>
          <w:trHeight w:val="330"/>
          <w:ins w:id="1615" w:author="hanwha" w:date="2022-07-28T09:57:00Z"/>
        </w:trPr>
        <w:tc>
          <w:tcPr>
            <w:tcW w:w="3260" w:type="dxa"/>
            <w:noWrap/>
            <w:hideMark/>
          </w:tcPr>
          <w:p w14:paraId="09F5ABB1" w14:textId="77777777" w:rsidR="007E1E67" w:rsidRPr="009271D1" w:rsidRDefault="007E1E67" w:rsidP="008D6C9B">
            <w:pPr>
              <w:ind w:firstLineChars="200" w:firstLine="320"/>
              <w:rPr>
                <w:ins w:id="1616" w:author="hanwha" w:date="2022-07-28T09:57:00Z"/>
                <w:rFonts w:ascii="Arial" w:eastAsia="맑은 고딕" w:hAnsi="Arial" w:cs="Arial"/>
                <w:sz w:val="16"/>
                <w:szCs w:val="16"/>
              </w:rPr>
            </w:pPr>
            <w:ins w:id="1617" w:author="hanwha" w:date="2022-07-28T09:57:00Z">
              <w:r w:rsidRPr="009271D1">
                <w:rPr>
                  <w:rFonts w:ascii="Arial" w:eastAsia="맑은 고딕" w:hAnsi="Arial" w:cs="Arial"/>
                  <w:sz w:val="16"/>
                  <w:szCs w:val="16"/>
                </w:rPr>
                <w:t>유동</w:t>
              </w:r>
              <w:r w:rsidRPr="009271D1">
                <w:rPr>
                  <w:rFonts w:ascii="Arial" w:eastAsia="맑은 고딕" w:hAnsi="Arial" w:cs="Arial" w:hint="eastAsia"/>
                  <w:sz w:val="16"/>
                  <w:szCs w:val="16"/>
                </w:rPr>
                <w:t>충당</w:t>
              </w:r>
              <w:r w:rsidRPr="009271D1">
                <w:rPr>
                  <w:rFonts w:ascii="Arial" w:eastAsia="맑은 고딕" w:hAnsi="Arial" w:cs="Arial"/>
                  <w:sz w:val="16"/>
                  <w:szCs w:val="16"/>
                </w:rPr>
                <w:t>부채</w:t>
              </w:r>
            </w:ins>
          </w:p>
        </w:tc>
        <w:tc>
          <w:tcPr>
            <w:tcW w:w="1843" w:type="dxa"/>
            <w:tcBorders>
              <w:top w:val="nil"/>
              <w:left w:val="nil"/>
              <w:bottom w:val="single" w:sz="8" w:space="0" w:color="auto"/>
              <w:right w:val="single" w:sz="8" w:space="0" w:color="auto"/>
            </w:tcBorders>
            <w:shd w:val="clear" w:color="auto" w:fill="auto"/>
            <w:noWrap/>
            <w:vAlign w:val="center"/>
          </w:tcPr>
          <w:p w14:paraId="30C85927" w14:textId="77777777" w:rsidR="007E1E67" w:rsidRPr="009271D1" w:rsidRDefault="007E1E67" w:rsidP="008D6C9B">
            <w:pPr>
              <w:jc w:val="right"/>
              <w:rPr>
                <w:ins w:id="1618" w:author="hanwha" w:date="2022-07-28T09:57:00Z"/>
                <w:rFonts w:ascii="Arial" w:eastAsia="맑은 고딕" w:hAnsi="Arial" w:cs="Arial"/>
                <w:color w:val="000000"/>
                <w:sz w:val="16"/>
                <w:szCs w:val="16"/>
              </w:rPr>
            </w:pPr>
            <w:ins w:id="1619" w:author="hanwha" w:date="2022-07-28T09:57:00Z">
              <w:r w:rsidRPr="009271D1">
                <w:rPr>
                  <w:rFonts w:ascii="Arial" w:eastAsia="맑은 고딕" w:hAnsi="Arial" w:cs="Arial" w:hint="eastAsia"/>
                  <w:color w:val="000000"/>
                  <w:sz w:val="16"/>
                  <w:szCs w:val="16"/>
                </w:rPr>
                <w:t>65,369,991,856</w:t>
              </w:r>
            </w:ins>
          </w:p>
        </w:tc>
        <w:tc>
          <w:tcPr>
            <w:tcW w:w="1985" w:type="dxa"/>
            <w:tcBorders>
              <w:top w:val="nil"/>
              <w:left w:val="nil"/>
              <w:bottom w:val="single" w:sz="8" w:space="0" w:color="auto"/>
              <w:right w:val="single" w:sz="8" w:space="0" w:color="auto"/>
            </w:tcBorders>
            <w:shd w:val="clear" w:color="auto" w:fill="auto"/>
            <w:noWrap/>
            <w:vAlign w:val="center"/>
          </w:tcPr>
          <w:p w14:paraId="1110FB52" w14:textId="77777777" w:rsidR="007E1E67" w:rsidRPr="009271D1" w:rsidRDefault="007E1E67" w:rsidP="008D6C9B">
            <w:pPr>
              <w:jc w:val="right"/>
              <w:rPr>
                <w:ins w:id="1620" w:author="hanwha" w:date="2022-07-28T09:57:00Z"/>
                <w:rFonts w:ascii="Arial" w:eastAsia="맑은 고딕" w:hAnsi="Arial" w:cs="Arial"/>
                <w:color w:val="000000"/>
                <w:sz w:val="16"/>
                <w:szCs w:val="16"/>
              </w:rPr>
            </w:pPr>
            <w:ins w:id="1621" w:author="hanwha" w:date="2022-07-28T09:57:00Z">
              <w:r w:rsidRPr="009271D1">
                <w:rPr>
                  <w:rFonts w:ascii="Arial" w:eastAsia="맑은 고딕" w:hAnsi="Arial" w:cs="Arial" w:hint="eastAsia"/>
                  <w:color w:val="000000"/>
                  <w:sz w:val="16"/>
                  <w:szCs w:val="16"/>
                </w:rPr>
                <w:t>23,845,149,792</w:t>
              </w:r>
            </w:ins>
          </w:p>
        </w:tc>
        <w:tc>
          <w:tcPr>
            <w:tcW w:w="1984" w:type="dxa"/>
            <w:tcBorders>
              <w:top w:val="nil"/>
              <w:left w:val="nil"/>
              <w:bottom w:val="single" w:sz="8" w:space="0" w:color="auto"/>
              <w:right w:val="single" w:sz="8" w:space="0" w:color="auto"/>
            </w:tcBorders>
            <w:shd w:val="clear" w:color="auto" w:fill="auto"/>
            <w:noWrap/>
            <w:vAlign w:val="center"/>
          </w:tcPr>
          <w:p w14:paraId="53863D93" w14:textId="77777777" w:rsidR="007E1E67" w:rsidRPr="009271D1" w:rsidRDefault="007E1E67" w:rsidP="008D6C9B">
            <w:pPr>
              <w:jc w:val="right"/>
              <w:rPr>
                <w:ins w:id="1622" w:author="hanwha" w:date="2022-07-28T09:57:00Z"/>
                <w:rFonts w:ascii="Arial" w:eastAsia="맑은 고딕" w:hAnsi="Arial" w:cs="Arial"/>
                <w:color w:val="000000"/>
                <w:sz w:val="16"/>
                <w:szCs w:val="16"/>
              </w:rPr>
            </w:pPr>
            <w:ins w:id="1623" w:author="hanwha" w:date="2022-07-28T09:57:00Z">
              <w:r w:rsidRPr="009271D1">
                <w:rPr>
                  <w:rFonts w:ascii="Arial" w:eastAsia="맑은 고딕" w:hAnsi="Arial" w:cs="Arial" w:hint="eastAsia"/>
                  <w:color w:val="000000"/>
                  <w:sz w:val="16"/>
                  <w:szCs w:val="16"/>
                </w:rPr>
                <w:t>41,524,842,064</w:t>
              </w:r>
            </w:ins>
          </w:p>
        </w:tc>
      </w:tr>
      <w:tr w:rsidR="007E1E67" w:rsidRPr="009271D1" w14:paraId="16F7BE4F" w14:textId="77777777" w:rsidTr="008D6C9B">
        <w:trPr>
          <w:trHeight w:val="330"/>
          <w:ins w:id="1624" w:author="hanwha" w:date="2022-07-28T09:57:00Z"/>
        </w:trPr>
        <w:tc>
          <w:tcPr>
            <w:tcW w:w="3260" w:type="dxa"/>
            <w:noWrap/>
            <w:hideMark/>
          </w:tcPr>
          <w:p w14:paraId="55210F02" w14:textId="77777777" w:rsidR="007E1E67" w:rsidRPr="009271D1" w:rsidRDefault="007E1E67" w:rsidP="008D6C9B">
            <w:pPr>
              <w:ind w:firstLineChars="200" w:firstLine="320"/>
              <w:rPr>
                <w:ins w:id="1625" w:author="hanwha" w:date="2022-07-28T09:57:00Z"/>
                <w:rFonts w:ascii="Arial" w:eastAsia="맑은 고딕" w:hAnsi="Arial" w:cs="Arial"/>
                <w:sz w:val="16"/>
                <w:szCs w:val="16"/>
              </w:rPr>
            </w:pPr>
            <w:ins w:id="1626" w:author="hanwha" w:date="2022-07-28T09:57:00Z">
              <w:r w:rsidRPr="009271D1">
                <w:rPr>
                  <w:rFonts w:ascii="Arial" w:eastAsia="맑은 고딕" w:hAnsi="Arial" w:cs="Arial"/>
                  <w:sz w:val="16"/>
                  <w:szCs w:val="16"/>
                </w:rPr>
                <w:t>당기법인세부채</w:t>
              </w:r>
            </w:ins>
          </w:p>
        </w:tc>
        <w:tc>
          <w:tcPr>
            <w:tcW w:w="1843" w:type="dxa"/>
            <w:tcBorders>
              <w:top w:val="nil"/>
              <w:left w:val="nil"/>
              <w:bottom w:val="single" w:sz="8" w:space="0" w:color="auto"/>
              <w:right w:val="single" w:sz="8" w:space="0" w:color="auto"/>
            </w:tcBorders>
            <w:shd w:val="clear" w:color="auto" w:fill="auto"/>
            <w:noWrap/>
            <w:vAlign w:val="center"/>
          </w:tcPr>
          <w:p w14:paraId="704997C4" w14:textId="77777777" w:rsidR="007E1E67" w:rsidRPr="009271D1" w:rsidRDefault="007E1E67" w:rsidP="008D6C9B">
            <w:pPr>
              <w:jc w:val="right"/>
              <w:rPr>
                <w:ins w:id="1627" w:author="hanwha" w:date="2022-07-28T09:57:00Z"/>
                <w:rFonts w:ascii="Arial" w:eastAsia="맑은 고딕" w:hAnsi="Arial" w:cs="Arial"/>
                <w:color w:val="000000"/>
                <w:sz w:val="16"/>
                <w:szCs w:val="16"/>
              </w:rPr>
            </w:pPr>
            <w:ins w:id="1628" w:author="hanwha" w:date="2022-07-28T09:57:00Z">
              <w:r w:rsidRPr="009271D1">
                <w:rPr>
                  <w:rFonts w:ascii="Arial" w:eastAsia="맑은 고딕" w:hAnsi="Arial" w:cs="Arial" w:hint="eastAsia"/>
                  <w:color w:val="000000"/>
                  <w:sz w:val="16"/>
                  <w:szCs w:val="16"/>
                </w:rPr>
                <w:t>14,516,116,834</w:t>
              </w:r>
            </w:ins>
          </w:p>
        </w:tc>
        <w:tc>
          <w:tcPr>
            <w:tcW w:w="1985" w:type="dxa"/>
            <w:tcBorders>
              <w:top w:val="nil"/>
              <w:left w:val="nil"/>
              <w:bottom w:val="single" w:sz="8" w:space="0" w:color="auto"/>
              <w:right w:val="single" w:sz="8" w:space="0" w:color="auto"/>
            </w:tcBorders>
            <w:shd w:val="clear" w:color="auto" w:fill="auto"/>
            <w:noWrap/>
            <w:vAlign w:val="center"/>
          </w:tcPr>
          <w:p w14:paraId="52502473" w14:textId="77777777" w:rsidR="007E1E67" w:rsidRPr="009271D1" w:rsidRDefault="007E1E67" w:rsidP="008D6C9B">
            <w:pPr>
              <w:jc w:val="right"/>
              <w:rPr>
                <w:ins w:id="1629" w:author="hanwha" w:date="2022-07-28T09:57:00Z"/>
                <w:rFonts w:ascii="Arial" w:eastAsia="맑은 고딕" w:hAnsi="Arial" w:cs="Arial"/>
                <w:color w:val="000000"/>
                <w:sz w:val="16"/>
                <w:szCs w:val="16"/>
              </w:rPr>
            </w:pPr>
            <w:ins w:id="1630" w:author="hanwha" w:date="2022-07-28T09:57:00Z">
              <w:r w:rsidRPr="009271D1">
                <w:rPr>
                  <w:rFonts w:ascii="Arial" w:eastAsia="맑은 고딕" w:hAnsi="Arial" w:cs="Arial" w:hint="eastAsia"/>
                  <w:color w:val="000000"/>
                  <w:sz w:val="16"/>
                  <w:szCs w:val="16"/>
                </w:rPr>
                <w:t>14,516,116,834</w:t>
              </w:r>
            </w:ins>
          </w:p>
        </w:tc>
        <w:tc>
          <w:tcPr>
            <w:tcW w:w="1984" w:type="dxa"/>
            <w:tcBorders>
              <w:top w:val="nil"/>
              <w:left w:val="nil"/>
              <w:bottom w:val="single" w:sz="8" w:space="0" w:color="auto"/>
              <w:right w:val="single" w:sz="8" w:space="0" w:color="auto"/>
            </w:tcBorders>
            <w:shd w:val="clear" w:color="auto" w:fill="auto"/>
            <w:noWrap/>
            <w:vAlign w:val="center"/>
          </w:tcPr>
          <w:p w14:paraId="67933F7E" w14:textId="77777777" w:rsidR="007E1E67" w:rsidRPr="009271D1" w:rsidRDefault="007E1E67" w:rsidP="008D6C9B">
            <w:pPr>
              <w:jc w:val="right"/>
              <w:rPr>
                <w:ins w:id="1631" w:author="hanwha" w:date="2022-07-28T09:57:00Z"/>
                <w:rFonts w:ascii="Arial" w:eastAsia="맑은 고딕" w:hAnsi="Arial" w:cs="Arial"/>
                <w:color w:val="000000"/>
                <w:sz w:val="16"/>
                <w:szCs w:val="16"/>
              </w:rPr>
            </w:pPr>
            <w:ins w:id="1632" w:author="hanwha" w:date="2022-07-28T09:57:00Z">
              <w:r w:rsidRPr="009271D1">
                <w:rPr>
                  <w:rFonts w:ascii="Arial" w:eastAsia="맑은 고딕" w:hAnsi="Arial" w:cs="Arial"/>
                  <w:color w:val="000000"/>
                  <w:sz w:val="16"/>
                  <w:szCs w:val="16"/>
                </w:rPr>
                <w:t>-</w:t>
              </w:r>
            </w:ins>
          </w:p>
        </w:tc>
      </w:tr>
      <w:tr w:rsidR="007E1E67" w:rsidRPr="009271D1" w14:paraId="45C3A5C7" w14:textId="77777777" w:rsidTr="008D6C9B">
        <w:trPr>
          <w:trHeight w:val="330"/>
          <w:ins w:id="1633" w:author="hanwha" w:date="2022-07-28T09:57:00Z"/>
        </w:trPr>
        <w:tc>
          <w:tcPr>
            <w:tcW w:w="3260" w:type="dxa"/>
            <w:noWrap/>
            <w:hideMark/>
          </w:tcPr>
          <w:p w14:paraId="394CA801" w14:textId="77777777" w:rsidR="007E1E67" w:rsidRPr="009271D1" w:rsidRDefault="007E1E67" w:rsidP="008D6C9B">
            <w:pPr>
              <w:ind w:firstLineChars="100" w:firstLine="160"/>
              <w:rPr>
                <w:ins w:id="1634" w:author="hanwha" w:date="2022-07-28T09:57:00Z"/>
                <w:rFonts w:ascii="Arial" w:eastAsia="맑은 고딕" w:hAnsi="Arial" w:cs="Arial"/>
                <w:b/>
                <w:bCs/>
                <w:sz w:val="16"/>
                <w:szCs w:val="16"/>
              </w:rPr>
            </w:pPr>
            <w:proofErr w:type="spellStart"/>
            <w:ins w:id="1635" w:author="hanwha" w:date="2022-07-28T09:57:00Z">
              <w:r w:rsidRPr="009271D1">
                <w:rPr>
                  <w:rFonts w:ascii="Arial" w:eastAsia="맑은 고딕" w:hAnsi="Arial" w:cs="Arial"/>
                  <w:b/>
                  <w:bCs/>
                  <w:sz w:val="16"/>
                  <w:szCs w:val="16"/>
                </w:rPr>
                <w:t>비유동부채</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4CD5F6E5" w14:textId="77777777" w:rsidR="007E1E67" w:rsidRPr="009271D1" w:rsidRDefault="007E1E67" w:rsidP="008D6C9B">
            <w:pPr>
              <w:jc w:val="right"/>
              <w:rPr>
                <w:ins w:id="1636" w:author="hanwha" w:date="2022-07-28T09:57:00Z"/>
                <w:rFonts w:ascii="Arial" w:eastAsia="맑은 고딕" w:hAnsi="Arial" w:cs="Arial"/>
                <w:b/>
                <w:bCs/>
                <w:color w:val="000000"/>
                <w:sz w:val="16"/>
                <w:szCs w:val="16"/>
              </w:rPr>
            </w:pPr>
            <w:ins w:id="1637" w:author="hanwha" w:date="2022-07-28T09:57:00Z">
              <w:r w:rsidRPr="009271D1">
                <w:rPr>
                  <w:rFonts w:ascii="Arial" w:eastAsia="맑은 고딕" w:hAnsi="Arial" w:cs="Arial" w:hint="eastAsia"/>
                  <w:b/>
                  <w:color w:val="000000"/>
                  <w:sz w:val="16"/>
                  <w:szCs w:val="16"/>
                </w:rPr>
                <w:t>1,839,953,315,523</w:t>
              </w:r>
            </w:ins>
          </w:p>
        </w:tc>
        <w:tc>
          <w:tcPr>
            <w:tcW w:w="1985" w:type="dxa"/>
            <w:tcBorders>
              <w:top w:val="nil"/>
              <w:left w:val="nil"/>
              <w:bottom w:val="single" w:sz="8" w:space="0" w:color="auto"/>
              <w:right w:val="single" w:sz="8" w:space="0" w:color="auto"/>
            </w:tcBorders>
            <w:shd w:val="clear" w:color="auto" w:fill="auto"/>
            <w:noWrap/>
            <w:vAlign w:val="center"/>
          </w:tcPr>
          <w:p w14:paraId="476D8270" w14:textId="77777777" w:rsidR="007E1E67" w:rsidRPr="009271D1" w:rsidRDefault="007E1E67" w:rsidP="008D6C9B">
            <w:pPr>
              <w:jc w:val="right"/>
              <w:rPr>
                <w:ins w:id="1638" w:author="hanwha" w:date="2022-07-28T09:57:00Z"/>
                <w:rFonts w:ascii="Arial" w:eastAsia="맑은 고딕" w:hAnsi="Arial" w:cs="Arial"/>
                <w:b/>
                <w:bCs/>
                <w:color w:val="000000"/>
                <w:sz w:val="16"/>
                <w:szCs w:val="16"/>
              </w:rPr>
            </w:pPr>
            <w:ins w:id="1639" w:author="hanwha" w:date="2022-07-28T09:57:00Z">
              <w:r w:rsidRPr="009271D1">
                <w:rPr>
                  <w:rFonts w:ascii="Arial" w:eastAsia="맑은 고딕" w:hAnsi="Arial" w:cs="Arial"/>
                  <w:b/>
                  <w:bCs/>
                  <w:color w:val="000000"/>
                  <w:sz w:val="16"/>
                  <w:szCs w:val="16"/>
                </w:rPr>
                <w:t>1,555,410,110,200</w:t>
              </w:r>
            </w:ins>
          </w:p>
        </w:tc>
        <w:tc>
          <w:tcPr>
            <w:tcW w:w="1984" w:type="dxa"/>
            <w:tcBorders>
              <w:top w:val="nil"/>
              <w:left w:val="nil"/>
              <w:bottom w:val="single" w:sz="8" w:space="0" w:color="auto"/>
              <w:right w:val="single" w:sz="8" w:space="0" w:color="auto"/>
            </w:tcBorders>
            <w:shd w:val="clear" w:color="auto" w:fill="auto"/>
            <w:noWrap/>
            <w:vAlign w:val="center"/>
          </w:tcPr>
          <w:p w14:paraId="4F31D4F5" w14:textId="77777777" w:rsidR="007E1E67" w:rsidRPr="009271D1" w:rsidRDefault="007E1E67" w:rsidP="008D6C9B">
            <w:pPr>
              <w:jc w:val="right"/>
              <w:rPr>
                <w:ins w:id="1640" w:author="hanwha" w:date="2022-07-28T09:57:00Z"/>
                <w:rFonts w:ascii="Arial" w:eastAsia="맑은 고딕" w:hAnsi="Arial" w:cs="Arial"/>
                <w:b/>
                <w:bCs/>
                <w:color w:val="000000"/>
                <w:sz w:val="16"/>
                <w:szCs w:val="16"/>
              </w:rPr>
            </w:pPr>
            <w:ins w:id="1641" w:author="hanwha" w:date="2022-07-28T09:57:00Z">
              <w:r w:rsidRPr="009271D1">
                <w:rPr>
                  <w:rFonts w:ascii="Arial" w:eastAsia="맑은 고딕" w:hAnsi="Arial" w:cs="Arial"/>
                  <w:b/>
                  <w:bCs/>
                  <w:color w:val="000000"/>
                  <w:sz w:val="16"/>
                  <w:szCs w:val="16"/>
                </w:rPr>
                <w:t>284,543,205,323</w:t>
              </w:r>
            </w:ins>
          </w:p>
        </w:tc>
      </w:tr>
      <w:tr w:rsidR="007E1E67" w:rsidRPr="009271D1" w14:paraId="7018DBB8" w14:textId="77777777" w:rsidTr="008D6C9B">
        <w:trPr>
          <w:trHeight w:val="330"/>
          <w:ins w:id="1642" w:author="hanwha" w:date="2022-07-28T09:57:00Z"/>
        </w:trPr>
        <w:tc>
          <w:tcPr>
            <w:tcW w:w="3260" w:type="dxa"/>
            <w:noWrap/>
            <w:hideMark/>
          </w:tcPr>
          <w:p w14:paraId="7DBB96E9" w14:textId="77777777" w:rsidR="007E1E67" w:rsidRPr="009271D1" w:rsidRDefault="007E1E67" w:rsidP="008D6C9B">
            <w:pPr>
              <w:ind w:firstLineChars="200" w:firstLine="320"/>
              <w:rPr>
                <w:ins w:id="1643" w:author="hanwha" w:date="2022-07-28T09:57:00Z"/>
                <w:rFonts w:ascii="Arial" w:eastAsia="맑은 고딕" w:hAnsi="Arial" w:cs="Arial"/>
                <w:sz w:val="16"/>
                <w:szCs w:val="16"/>
              </w:rPr>
            </w:pPr>
            <w:proofErr w:type="spellStart"/>
            <w:ins w:id="1644" w:author="hanwha" w:date="2022-07-28T09:57:00Z">
              <w:r w:rsidRPr="009271D1">
                <w:rPr>
                  <w:rFonts w:ascii="Arial" w:eastAsia="맑은 고딕" w:hAnsi="Arial" w:cs="Arial" w:hint="eastAsia"/>
                  <w:sz w:val="16"/>
                  <w:szCs w:val="16"/>
                </w:rPr>
                <w:t>매입채무및기타채무</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20995DC2" w14:textId="77777777" w:rsidR="007E1E67" w:rsidRPr="009271D1" w:rsidRDefault="007E1E67" w:rsidP="008D6C9B">
            <w:pPr>
              <w:jc w:val="right"/>
              <w:rPr>
                <w:ins w:id="1645" w:author="hanwha" w:date="2022-07-28T09:57:00Z"/>
                <w:rFonts w:ascii="Arial" w:eastAsia="맑은 고딕" w:hAnsi="Arial" w:cs="Arial"/>
                <w:color w:val="000000"/>
                <w:sz w:val="16"/>
                <w:szCs w:val="16"/>
              </w:rPr>
            </w:pPr>
            <w:ins w:id="1646" w:author="hanwha" w:date="2022-07-28T09:57:00Z">
              <w:r w:rsidRPr="009271D1">
                <w:rPr>
                  <w:rFonts w:ascii="Arial" w:eastAsia="맑은 고딕" w:hAnsi="Arial" w:cs="Arial" w:hint="eastAsia"/>
                  <w:color w:val="000000"/>
                  <w:sz w:val="16"/>
                  <w:szCs w:val="16"/>
                </w:rPr>
                <w:t>5,709,616,131</w:t>
              </w:r>
            </w:ins>
          </w:p>
        </w:tc>
        <w:tc>
          <w:tcPr>
            <w:tcW w:w="1985" w:type="dxa"/>
            <w:tcBorders>
              <w:top w:val="nil"/>
              <w:left w:val="nil"/>
              <w:bottom w:val="single" w:sz="8" w:space="0" w:color="auto"/>
              <w:right w:val="single" w:sz="8" w:space="0" w:color="auto"/>
            </w:tcBorders>
            <w:shd w:val="clear" w:color="auto" w:fill="auto"/>
            <w:noWrap/>
            <w:vAlign w:val="center"/>
          </w:tcPr>
          <w:p w14:paraId="36AEB1B8" w14:textId="77777777" w:rsidR="007E1E67" w:rsidRPr="009271D1" w:rsidRDefault="007E1E67" w:rsidP="008D6C9B">
            <w:pPr>
              <w:jc w:val="right"/>
              <w:rPr>
                <w:ins w:id="1647" w:author="hanwha" w:date="2022-07-28T09:57:00Z"/>
                <w:rFonts w:ascii="Arial" w:eastAsia="맑은 고딕" w:hAnsi="Arial" w:cs="Arial"/>
                <w:color w:val="000000"/>
                <w:sz w:val="16"/>
                <w:szCs w:val="16"/>
              </w:rPr>
            </w:pPr>
            <w:ins w:id="1648" w:author="hanwha" w:date="2022-07-28T09:57:00Z">
              <w:r w:rsidRPr="009271D1">
                <w:rPr>
                  <w:rFonts w:ascii="Arial" w:eastAsia="맑은 고딕" w:hAnsi="Arial" w:cs="Arial" w:hint="eastAsia"/>
                  <w:color w:val="000000"/>
                  <w:sz w:val="16"/>
                  <w:szCs w:val="16"/>
                </w:rPr>
                <w:t>4,802,222,729</w:t>
              </w:r>
            </w:ins>
          </w:p>
        </w:tc>
        <w:tc>
          <w:tcPr>
            <w:tcW w:w="1984" w:type="dxa"/>
            <w:tcBorders>
              <w:top w:val="nil"/>
              <w:left w:val="nil"/>
              <w:bottom w:val="single" w:sz="8" w:space="0" w:color="auto"/>
              <w:right w:val="single" w:sz="8" w:space="0" w:color="auto"/>
            </w:tcBorders>
            <w:shd w:val="clear" w:color="auto" w:fill="auto"/>
            <w:noWrap/>
            <w:vAlign w:val="center"/>
          </w:tcPr>
          <w:p w14:paraId="66E4BC4E" w14:textId="77777777" w:rsidR="007E1E67" w:rsidRPr="009271D1" w:rsidRDefault="007E1E67" w:rsidP="008D6C9B">
            <w:pPr>
              <w:jc w:val="right"/>
              <w:rPr>
                <w:ins w:id="1649" w:author="hanwha" w:date="2022-07-28T09:57:00Z"/>
                <w:rFonts w:ascii="Arial" w:eastAsia="맑은 고딕" w:hAnsi="Arial" w:cs="Arial"/>
                <w:color w:val="000000"/>
                <w:sz w:val="16"/>
                <w:szCs w:val="16"/>
              </w:rPr>
            </w:pPr>
            <w:ins w:id="1650" w:author="hanwha" w:date="2022-07-28T09:57:00Z">
              <w:r w:rsidRPr="009271D1">
                <w:rPr>
                  <w:rFonts w:ascii="Arial" w:eastAsia="맑은 고딕" w:hAnsi="Arial" w:cs="Arial" w:hint="eastAsia"/>
                  <w:color w:val="000000"/>
                  <w:sz w:val="16"/>
                  <w:szCs w:val="16"/>
                </w:rPr>
                <w:t>907,393,402</w:t>
              </w:r>
            </w:ins>
          </w:p>
        </w:tc>
      </w:tr>
      <w:tr w:rsidR="007E1E67" w:rsidRPr="009271D1" w14:paraId="4EC89FBE" w14:textId="77777777" w:rsidTr="008D6C9B">
        <w:trPr>
          <w:trHeight w:val="330"/>
          <w:ins w:id="1651" w:author="hanwha" w:date="2022-07-28T09:57:00Z"/>
        </w:trPr>
        <w:tc>
          <w:tcPr>
            <w:tcW w:w="3260" w:type="dxa"/>
            <w:noWrap/>
            <w:hideMark/>
          </w:tcPr>
          <w:p w14:paraId="04B20474" w14:textId="77777777" w:rsidR="007E1E67" w:rsidRPr="009271D1" w:rsidRDefault="007E1E67" w:rsidP="008D6C9B">
            <w:pPr>
              <w:ind w:firstLineChars="200" w:firstLine="320"/>
              <w:rPr>
                <w:ins w:id="1652" w:author="hanwha" w:date="2022-07-28T09:57:00Z"/>
                <w:rFonts w:ascii="Arial" w:eastAsia="맑은 고딕" w:hAnsi="Arial" w:cs="Arial"/>
                <w:sz w:val="16"/>
                <w:szCs w:val="16"/>
              </w:rPr>
            </w:pPr>
            <w:proofErr w:type="spellStart"/>
            <w:ins w:id="1653" w:author="hanwha" w:date="2022-07-28T09:57:00Z">
              <w:r w:rsidRPr="009271D1">
                <w:rPr>
                  <w:rFonts w:ascii="Arial" w:eastAsia="맑은 고딕" w:hAnsi="Arial" w:cs="Arial" w:hint="eastAsia"/>
                  <w:sz w:val="16"/>
                  <w:szCs w:val="16"/>
                </w:rPr>
                <w:t>차입금및사채</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3C618B1E" w14:textId="77777777" w:rsidR="007E1E67" w:rsidRPr="009271D1" w:rsidRDefault="007E1E67" w:rsidP="008D6C9B">
            <w:pPr>
              <w:jc w:val="right"/>
              <w:rPr>
                <w:ins w:id="1654" w:author="hanwha" w:date="2022-07-28T09:57:00Z"/>
                <w:rFonts w:ascii="Arial" w:eastAsia="맑은 고딕" w:hAnsi="Arial" w:cs="Arial"/>
                <w:color w:val="000000"/>
                <w:sz w:val="16"/>
                <w:szCs w:val="16"/>
              </w:rPr>
            </w:pPr>
            <w:ins w:id="1655" w:author="hanwha" w:date="2022-07-28T09:57:00Z">
              <w:r w:rsidRPr="009271D1">
                <w:rPr>
                  <w:rFonts w:ascii="Arial" w:eastAsia="맑은 고딕" w:hAnsi="Arial" w:cs="Arial" w:hint="eastAsia"/>
                  <w:color w:val="000000"/>
                  <w:sz w:val="16"/>
                  <w:szCs w:val="16"/>
                </w:rPr>
                <w:t>1,267,800,219,770</w:t>
              </w:r>
            </w:ins>
          </w:p>
        </w:tc>
        <w:tc>
          <w:tcPr>
            <w:tcW w:w="1985" w:type="dxa"/>
            <w:tcBorders>
              <w:top w:val="nil"/>
              <w:left w:val="nil"/>
              <w:bottom w:val="single" w:sz="8" w:space="0" w:color="auto"/>
              <w:right w:val="single" w:sz="8" w:space="0" w:color="auto"/>
            </w:tcBorders>
            <w:shd w:val="clear" w:color="auto" w:fill="auto"/>
            <w:noWrap/>
            <w:vAlign w:val="center"/>
          </w:tcPr>
          <w:p w14:paraId="0522C17D" w14:textId="77777777" w:rsidR="007E1E67" w:rsidRPr="009271D1" w:rsidRDefault="007E1E67" w:rsidP="008D6C9B">
            <w:pPr>
              <w:jc w:val="right"/>
              <w:rPr>
                <w:ins w:id="1656" w:author="hanwha" w:date="2022-07-28T09:57:00Z"/>
                <w:rFonts w:ascii="Arial" w:eastAsia="맑은 고딕" w:hAnsi="Arial" w:cs="Arial"/>
                <w:color w:val="000000"/>
                <w:sz w:val="16"/>
                <w:szCs w:val="16"/>
              </w:rPr>
            </w:pPr>
            <w:ins w:id="1657" w:author="hanwha" w:date="2022-07-28T09:57:00Z">
              <w:r w:rsidRPr="009271D1">
                <w:rPr>
                  <w:rFonts w:ascii="Arial" w:eastAsia="맑은 고딕" w:hAnsi="Arial" w:cs="Arial" w:hint="eastAsia"/>
                  <w:color w:val="000000"/>
                  <w:sz w:val="16"/>
                  <w:szCs w:val="16"/>
                </w:rPr>
                <w:t>1,185,973,419,770</w:t>
              </w:r>
            </w:ins>
          </w:p>
        </w:tc>
        <w:tc>
          <w:tcPr>
            <w:tcW w:w="1984" w:type="dxa"/>
            <w:tcBorders>
              <w:top w:val="nil"/>
              <w:left w:val="nil"/>
              <w:bottom w:val="single" w:sz="8" w:space="0" w:color="auto"/>
              <w:right w:val="single" w:sz="8" w:space="0" w:color="auto"/>
            </w:tcBorders>
            <w:shd w:val="clear" w:color="auto" w:fill="auto"/>
            <w:noWrap/>
            <w:vAlign w:val="center"/>
          </w:tcPr>
          <w:p w14:paraId="216585BE" w14:textId="77777777" w:rsidR="007E1E67" w:rsidRPr="009271D1" w:rsidRDefault="007E1E67" w:rsidP="008D6C9B">
            <w:pPr>
              <w:jc w:val="right"/>
              <w:rPr>
                <w:ins w:id="1658" w:author="hanwha" w:date="2022-07-28T09:57:00Z"/>
                <w:rFonts w:ascii="Arial" w:eastAsia="맑은 고딕" w:hAnsi="Arial" w:cs="Arial"/>
                <w:color w:val="000000"/>
                <w:sz w:val="16"/>
                <w:szCs w:val="16"/>
              </w:rPr>
            </w:pPr>
            <w:ins w:id="1659" w:author="hanwha" w:date="2022-07-28T09:57:00Z">
              <w:r w:rsidRPr="009271D1">
                <w:rPr>
                  <w:rFonts w:ascii="Arial" w:eastAsia="맑은 고딕" w:hAnsi="Arial" w:cs="Arial" w:hint="eastAsia"/>
                  <w:color w:val="000000"/>
                  <w:sz w:val="16"/>
                  <w:szCs w:val="16"/>
                </w:rPr>
                <w:t>81,826,800,000</w:t>
              </w:r>
            </w:ins>
          </w:p>
        </w:tc>
      </w:tr>
      <w:tr w:rsidR="007E1E67" w:rsidRPr="009271D1" w14:paraId="1668D0DD" w14:textId="77777777" w:rsidTr="008D6C9B">
        <w:trPr>
          <w:trHeight w:val="330"/>
          <w:ins w:id="1660" w:author="hanwha" w:date="2022-07-28T09:57:00Z"/>
        </w:trPr>
        <w:tc>
          <w:tcPr>
            <w:tcW w:w="3260" w:type="dxa"/>
            <w:noWrap/>
            <w:hideMark/>
          </w:tcPr>
          <w:p w14:paraId="01A50E13" w14:textId="77777777" w:rsidR="007E1E67" w:rsidRPr="009271D1" w:rsidRDefault="007E1E67" w:rsidP="008D6C9B">
            <w:pPr>
              <w:ind w:firstLineChars="200" w:firstLine="320"/>
              <w:rPr>
                <w:ins w:id="1661" w:author="hanwha" w:date="2022-07-28T09:57:00Z"/>
                <w:rFonts w:ascii="Arial" w:eastAsia="맑은 고딕" w:hAnsi="Arial" w:cs="Arial"/>
                <w:sz w:val="16"/>
                <w:szCs w:val="16"/>
              </w:rPr>
            </w:pPr>
            <w:ins w:id="1662" w:author="hanwha" w:date="2022-07-28T09:57:00Z">
              <w:r w:rsidRPr="009271D1">
                <w:rPr>
                  <w:rFonts w:ascii="Arial" w:eastAsia="맑은 고딕" w:hAnsi="Arial" w:cs="Arial"/>
                  <w:sz w:val="16"/>
                  <w:szCs w:val="16"/>
                </w:rPr>
                <w:t>기타금융부채</w:t>
              </w:r>
            </w:ins>
          </w:p>
        </w:tc>
        <w:tc>
          <w:tcPr>
            <w:tcW w:w="1843" w:type="dxa"/>
            <w:tcBorders>
              <w:top w:val="nil"/>
              <w:left w:val="nil"/>
              <w:bottom w:val="single" w:sz="8" w:space="0" w:color="auto"/>
              <w:right w:val="single" w:sz="8" w:space="0" w:color="auto"/>
            </w:tcBorders>
            <w:shd w:val="clear" w:color="auto" w:fill="auto"/>
            <w:noWrap/>
            <w:vAlign w:val="center"/>
          </w:tcPr>
          <w:p w14:paraId="34199E68" w14:textId="77777777" w:rsidR="007E1E67" w:rsidRPr="009271D1" w:rsidRDefault="007E1E67" w:rsidP="008D6C9B">
            <w:pPr>
              <w:jc w:val="right"/>
              <w:rPr>
                <w:ins w:id="1663" w:author="hanwha" w:date="2022-07-28T09:57:00Z"/>
                <w:rFonts w:ascii="Arial" w:eastAsia="맑은 고딕" w:hAnsi="Arial" w:cs="Arial"/>
                <w:color w:val="000000"/>
                <w:sz w:val="16"/>
                <w:szCs w:val="16"/>
              </w:rPr>
            </w:pPr>
            <w:ins w:id="1664" w:author="hanwha" w:date="2022-07-28T09:57:00Z">
              <w:r w:rsidRPr="009271D1">
                <w:rPr>
                  <w:rFonts w:ascii="Arial" w:eastAsia="맑은 고딕" w:hAnsi="Arial" w:cs="Arial" w:hint="eastAsia"/>
                  <w:color w:val="000000"/>
                  <w:sz w:val="16"/>
                  <w:szCs w:val="16"/>
                </w:rPr>
                <w:t>55,072,204,594</w:t>
              </w:r>
            </w:ins>
          </w:p>
        </w:tc>
        <w:tc>
          <w:tcPr>
            <w:tcW w:w="1985" w:type="dxa"/>
            <w:tcBorders>
              <w:top w:val="nil"/>
              <w:left w:val="nil"/>
              <w:bottom w:val="single" w:sz="8" w:space="0" w:color="auto"/>
              <w:right w:val="single" w:sz="8" w:space="0" w:color="auto"/>
            </w:tcBorders>
            <w:shd w:val="clear" w:color="auto" w:fill="auto"/>
            <w:noWrap/>
            <w:vAlign w:val="center"/>
          </w:tcPr>
          <w:p w14:paraId="55DEDBC4" w14:textId="77777777" w:rsidR="007E1E67" w:rsidRPr="009271D1" w:rsidRDefault="007E1E67" w:rsidP="008D6C9B">
            <w:pPr>
              <w:jc w:val="right"/>
              <w:rPr>
                <w:ins w:id="1665" w:author="hanwha" w:date="2022-07-28T09:57:00Z"/>
                <w:rFonts w:ascii="Arial" w:eastAsia="맑은 고딕" w:hAnsi="Arial" w:cs="Arial"/>
                <w:color w:val="000000"/>
                <w:sz w:val="16"/>
                <w:szCs w:val="16"/>
              </w:rPr>
            </w:pPr>
            <w:ins w:id="1666" w:author="hanwha" w:date="2022-07-28T09:57:00Z">
              <w:r w:rsidRPr="009271D1">
                <w:rPr>
                  <w:rFonts w:ascii="Arial" w:eastAsia="맑은 고딕" w:hAnsi="Arial" w:cs="Arial"/>
                  <w:color w:val="000000"/>
                  <w:sz w:val="16"/>
                  <w:szCs w:val="16"/>
                </w:rPr>
                <w:t>53,511,385,810</w:t>
              </w:r>
            </w:ins>
          </w:p>
        </w:tc>
        <w:tc>
          <w:tcPr>
            <w:tcW w:w="1984" w:type="dxa"/>
            <w:tcBorders>
              <w:top w:val="nil"/>
              <w:left w:val="nil"/>
              <w:bottom w:val="single" w:sz="8" w:space="0" w:color="auto"/>
              <w:right w:val="single" w:sz="8" w:space="0" w:color="auto"/>
            </w:tcBorders>
            <w:shd w:val="clear" w:color="auto" w:fill="auto"/>
            <w:noWrap/>
            <w:vAlign w:val="center"/>
          </w:tcPr>
          <w:p w14:paraId="61A1C754" w14:textId="77777777" w:rsidR="007E1E67" w:rsidRPr="009271D1" w:rsidRDefault="007E1E67" w:rsidP="008D6C9B">
            <w:pPr>
              <w:jc w:val="right"/>
              <w:rPr>
                <w:ins w:id="1667" w:author="hanwha" w:date="2022-07-28T09:57:00Z"/>
                <w:rFonts w:ascii="Arial" w:eastAsia="맑은 고딕" w:hAnsi="Arial" w:cs="Arial"/>
                <w:color w:val="000000"/>
                <w:sz w:val="16"/>
                <w:szCs w:val="16"/>
              </w:rPr>
            </w:pPr>
            <w:ins w:id="1668" w:author="hanwha" w:date="2022-07-28T09:57:00Z">
              <w:r w:rsidRPr="009271D1">
                <w:rPr>
                  <w:rFonts w:ascii="Arial" w:eastAsia="맑은 고딕" w:hAnsi="Arial" w:cs="Arial"/>
                  <w:color w:val="000000"/>
                  <w:sz w:val="16"/>
                  <w:szCs w:val="16"/>
                </w:rPr>
                <w:t>1,560,818,784</w:t>
              </w:r>
            </w:ins>
          </w:p>
        </w:tc>
      </w:tr>
      <w:tr w:rsidR="007E1E67" w:rsidRPr="009271D1" w14:paraId="236A1E59" w14:textId="77777777" w:rsidTr="008D6C9B">
        <w:trPr>
          <w:trHeight w:val="330"/>
          <w:ins w:id="1669" w:author="hanwha" w:date="2022-07-28T09:57:00Z"/>
        </w:trPr>
        <w:tc>
          <w:tcPr>
            <w:tcW w:w="3260" w:type="dxa"/>
            <w:noWrap/>
            <w:hideMark/>
          </w:tcPr>
          <w:p w14:paraId="4E215E9D" w14:textId="77777777" w:rsidR="007E1E67" w:rsidRPr="009271D1" w:rsidRDefault="007E1E67" w:rsidP="008D6C9B">
            <w:pPr>
              <w:ind w:firstLineChars="200" w:firstLine="320"/>
              <w:rPr>
                <w:ins w:id="1670" w:author="hanwha" w:date="2022-07-28T09:57:00Z"/>
                <w:rFonts w:ascii="Arial" w:eastAsia="맑은 고딕" w:hAnsi="Arial" w:cs="Arial"/>
                <w:sz w:val="16"/>
                <w:szCs w:val="16"/>
              </w:rPr>
            </w:pPr>
            <w:ins w:id="1671" w:author="hanwha" w:date="2022-07-28T09:57:00Z">
              <w:r w:rsidRPr="009271D1">
                <w:rPr>
                  <w:rFonts w:ascii="Arial" w:eastAsia="맑은 고딕" w:hAnsi="Arial" w:cs="Arial" w:hint="eastAsia"/>
                  <w:sz w:val="16"/>
                  <w:szCs w:val="16"/>
                </w:rPr>
                <w:t>순확정급여부채</w:t>
              </w:r>
            </w:ins>
          </w:p>
        </w:tc>
        <w:tc>
          <w:tcPr>
            <w:tcW w:w="1843" w:type="dxa"/>
            <w:tcBorders>
              <w:top w:val="nil"/>
              <w:left w:val="nil"/>
              <w:bottom w:val="single" w:sz="8" w:space="0" w:color="auto"/>
              <w:right w:val="single" w:sz="8" w:space="0" w:color="auto"/>
            </w:tcBorders>
            <w:shd w:val="clear" w:color="auto" w:fill="auto"/>
            <w:noWrap/>
            <w:vAlign w:val="center"/>
          </w:tcPr>
          <w:p w14:paraId="71378CF1" w14:textId="77777777" w:rsidR="007E1E67" w:rsidRPr="009271D1" w:rsidRDefault="007E1E67" w:rsidP="008D6C9B">
            <w:pPr>
              <w:jc w:val="right"/>
              <w:rPr>
                <w:ins w:id="1672" w:author="hanwha" w:date="2022-07-28T09:57:00Z"/>
                <w:rFonts w:ascii="Arial" w:eastAsia="맑은 고딕" w:hAnsi="Arial" w:cs="Arial"/>
                <w:color w:val="000000"/>
                <w:sz w:val="16"/>
                <w:szCs w:val="16"/>
              </w:rPr>
            </w:pPr>
            <w:ins w:id="1673" w:author="hanwha" w:date="2022-07-28T09:57:00Z">
              <w:r w:rsidRPr="009271D1">
                <w:rPr>
                  <w:rFonts w:ascii="Arial" w:eastAsia="맑은 고딕" w:hAnsi="Arial" w:cs="Arial" w:hint="eastAsia"/>
                  <w:color w:val="000000"/>
                  <w:sz w:val="16"/>
                  <w:szCs w:val="16"/>
                </w:rPr>
                <w:t>291,178,483,948</w:t>
              </w:r>
            </w:ins>
          </w:p>
        </w:tc>
        <w:tc>
          <w:tcPr>
            <w:tcW w:w="1985" w:type="dxa"/>
            <w:tcBorders>
              <w:top w:val="nil"/>
              <w:left w:val="nil"/>
              <w:bottom w:val="single" w:sz="8" w:space="0" w:color="auto"/>
              <w:right w:val="single" w:sz="8" w:space="0" w:color="auto"/>
            </w:tcBorders>
            <w:shd w:val="clear" w:color="auto" w:fill="auto"/>
            <w:noWrap/>
            <w:vAlign w:val="center"/>
          </w:tcPr>
          <w:p w14:paraId="7B26E691" w14:textId="77777777" w:rsidR="007E1E67" w:rsidRPr="009271D1" w:rsidRDefault="007E1E67" w:rsidP="008D6C9B">
            <w:pPr>
              <w:jc w:val="right"/>
              <w:rPr>
                <w:ins w:id="1674" w:author="hanwha" w:date="2022-07-28T09:57:00Z"/>
                <w:rFonts w:ascii="Arial" w:eastAsia="맑은 고딕" w:hAnsi="Arial" w:cs="Arial"/>
                <w:color w:val="000000"/>
                <w:sz w:val="16"/>
                <w:szCs w:val="16"/>
              </w:rPr>
            </w:pPr>
            <w:ins w:id="1675" w:author="hanwha" w:date="2022-07-28T09:57:00Z">
              <w:r w:rsidRPr="009271D1">
                <w:rPr>
                  <w:rFonts w:ascii="Arial" w:eastAsia="맑은 고딕" w:hAnsi="Arial" w:cs="Arial"/>
                  <w:color w:val="000000"/>
                  <w:sz w:val="16"/>
                  <w:szCs w:val="16"/>
                </w:rPr>
                <w:t>117,352,730,912</w:t>
              </w:r>
            </w:ins>
          </w:p>
        </w:tc>
        <w:tc>
          <w:tcPr>
            <w:tcW w:w="1984" w:type="dxa"/>
            <w:tcBorders>
              <w:top w:val="nil"/>
              <w:left w:val="nil"/>
              <w:bottom w:val="single" w:sz="8" w:space="0" w:color="auto"/>
              <w:right w:val="single" w:sz="8" w:space="0" w:color="auto"/>
            </w:tcBorders>
            <w:shd w:val="clear" w:color="auto" w:fill="auto"/>
            <w:noWrap/>
            <w:vAlign w:val="center"/>
          </w:tcPr>
          <w:p w14:paraId="1E6853F8" w14:textId="77777777" w:rsidR="007E1E67" w:rsidRPr="009271D1" w:rsidRDefault="007E1E67" w:rsidP="008D6C9B">
            <w:pPr>
              <w:jc w:val="right"/>
              <w:rPr>
                <w:ins w:id="1676" w:author="hanwha" w:date="2022-07-28T09:57:00Z"/>
                <w:rFonts w:ascii="Arial" w:eastAsia="맑은 고딕" w:hAnsi="Arial" w:cs="Arial"/>
                <w:color w:val="000000"/>
                <w:sz w:val="16"/>
                <w:szCs w:val="16"/>
              </w:rPr>
            </w:pPr>
            <w:ins w:id="1677" w:author="hanwha" w:date="2022-07-28T09:57:00Z">
              <w:r w:rsidRPr="009271D1">
                <w:rPr>
                  <w:rFonts w:ascii="Arial" w:eastAsia="맑은 고딕" w:hAnsi="Arial" w:cs="Arial"/>
                  <w:color w:val="000000"/>
                  <w:sz w:val="16"/>
                  <w:szCs w:val="16"/>
                </w:rPr>
                <w:t>173,825,753,036</w:t>
              </w:r>
            </w:ins>
          </w:p>
        </w:tc>
      </w:tr>
      <w:tr w:rsidR="007E1E67" w:rsidRPr="009271D1" w14:paraId="78834FFB" w14:textId="77777777" w:rsidTr="008D6C9B">
        <w:trPr>
          <w:trHeight w:val="330"/>
          <w:ins w:id="1678" w:author="hanwha" w:date="2022-07-28T09:57:00Z"/>
        </w:trPr>
        <w:tc>
          <w:tcPr>
            <w:tcW w:w="3260" w:type="dxa"/>
            <w:noWrap/>
            <w:hideMark/>
          </w:tcPr>
          <w:p w14:paraId="391AFA39" w14:textId="77777777" w:rsidR="007E1E67" w:rsidRPr="009271D1" w:rsidRDefault="007E1E67" w:rsidP="008D6C9B">
            <w:pPr>
              <w:ind w:firstLineChars="200" w:firstLine="320"/>
              <w:rPr>
                <w:ins w:id="1679" w:author="hanwha" w:date="2022-07-28T09:57:00Z"/>
                <w:rFonts w:ascii="Arial" w:eastAsia="맑은 고딕" w:hAnsi="Arial" w:cs="Arial"/>
                <w:sz w:val="16"/>
                <w:szCs w:val="16"/>
              </w:rPr>
            </w:pPr>
            <w:ins w:id="1680" w:author="hanwha" w:date="2022-07-28T09:57:00Z">
              <w:r w:rsidRPr="009271D1">
                <w:rPr>
                  <w:rFonts w:ascii="Arial" w:eastAsia="맑은 고딕" w:hAnsi="Arial" w:cs="Arial" w:hint="eastAsia"/>
                  <w:sz w:val="16"/>
                  <w:szCs w:val="16"/>
                </w:rPr>
                <w:t>비유동충당부채</w:t>
              </w:r>
            </w:ins>
          </w:p>
        </w:tc>
        <w:tc>
          <w:tcPr>
            <w:tcW w:w="1843" w:type="dxa"/>
            <w:tcBorders>
              <w:top w:val="nil"/>
              <w:left w:val="nil"/>
              <w:bottom w:val="single" w:sz="8" w:space="0" w:color="auto"/>
              <w:right w:val="single" w:sz="8" w:space="0" w:color="auto"/>
            </w:tcBorders>
            <w:shd w:val="clear" w:color="auto" w:fill="auto"/>
            <w:noWrap/>
            <w:vAlign w:val="center"/>
          </w:tcPr>
          <w:p w14:paraId="5AFE37E5" w14:textId="77777777" w:rsidR="007E1E67" w:rsidRPr="009271D1" w:rsidRDefault="007E1E67" w:rsidP="008D6C9B">
            <w:pPr>
              <w:jc w:val="right"/>
              <w:rPr>
                <w:ins w:id="1681" w:author="hanwha" w:date="2022-07-28T09:57:00Z"/>
                <w:rFonts w:ascii="Arial" w:eastAsia="맑은 고딕" w:hAnsi="Arial" w:cs="Arial"/>
                <w:color w:val="000000"/>
                <w:sz w:val="16"/>
                <w:szCs w:val="16"/>
              </w:rPr>
            </w:pPr>
            <w:ins w:id="1682" w:author="hanwha" w:date="2022-07-28T09:57:00Z">
              <w:r w:rsidRPr="009271D1">
                <w:rPr>
                  <w:rFonts w:ascii="Arial" w:eastAsia="맑은 고딕" w:hAnsi="Arial" w:cs="Arial" w:hint="eastAsia"/>
                  <w:color w:val="000000"/>
                  <w:sz w:val="16"/>
                  <w:szCs w:val="16"/>
                </w:rPr>
                <w:t>38,127,732,063</w:t>
              </w:r>
            </w:ins>
          </w:p>
        </w:tc>
        <w:tc>
          <w:tcPr>
            <w:tcW w:w="1985" w:type="dxa"/>
            <w:tcBorders>
              <w:top w:val="nil"/>
              <w:left w:val="nil"/>
              <w:bottom w:val="single" w:sz="8" w:space="0" w:color="auto"/>
              <w:right w:val="single" w:sz="8" w:space="0" w:color="auto"/>
            </w:tcBorders>
            <w:shd w:val="clear" w:color="auto" w:fill="auto"/>
            <w:noWrap/>
            <w:vAlign w:val="center"/>
          </w:tcPr>
          <w:p w14:paraId="65B32834" w14:textId="77777777" w:rsidR="007E1E67" w:rsidRPr="009271D1" w:rsidRDefault="007E1E67" w:rsidP="008D6C9B">
            <w:pPr>
              <w:jc w:val="right"/>
              <w:rPr>
                <w:ins w:id="1683" w:author="hanwha" w:date="2022-07-28T09:57:00Z"/>
                <w:rFonts w:ascii="Arial" w:eastAsia="맑은 고딕" w:hAnsi="Arial" w:cs="Arial"/>
                <w:color w:val="000000"/>
                <w:sz w:val="16"/>
                <w:szCs w:val="16"/>
              </w:rPr>
            </w:pPr>
            <w:ins w:id="1684" w:author="hanwha" w:date="2022-07-28T09:57:00Z">
              <w:r w:rsidRPr="009271D1">
                <w:rPr>
                  <w:rFonts w:ascii="Arial" w:eastAsia="맑은 고딕" w:hAnsi="Arial" w:cs="Arial"/>
                  <w:color w:val="000000"/>
                  <w:sz w:val="16"/>
                  <w:szCs w:val="16"/>
                </w:rPr>
                <w:t>11,705,291,961</w:t>
              </w:r>
            </w:ins>
          </w:p>
        </w:tc>
        <w:tc>
          <w:tcPr>
            <w:tcW w:w="1984" w:type="dxa"/>
            <w:tcBorders>
              <w:top w:val="nil"/>
              <w:left w:val="nil"/>
              <w:bottom w:val="single" w:sz="8" w:space="0" w:color="auto"/>
              <w:right w:val="single" w:sz="8" w:space="0" w:color="auto"/>
            </w:tcBorders>
            <w:shd w:val="clear" w:color="auto" w:fill="auto"/>
            <w:noWrap/>
            <w:vAlign w:val="center"/>
          </w:tcPr>
          <w:p w14:paraId="251A2ED4" w14:textId="77777777" w:rsidR="007E1E67" w:rsidRPr="009271D1" w:rsidRDefault="007E1E67" w:rsidP="008D6C9B">
            <w:pPr>
              <w:jc w:val="right"/>
              <w:rPr>
                <w:ins w:id="1685" w:author="hanwha" w:date="2022-07-28T09:57:00Z"/>
                <w:rFonts w:ascii="Arial" w:eastAsia="맑은 고딕" w:hAnsi="Arial" w:cs="Arial"/>
                <w:color w:val="000000"/>
                <w:sz w:val="16"/>
                <w:szCs w:val="16"/>
              </w:rPr>
            </w:pPr>
            <w:ins w:id="1686" w:author="hanwha" w:date="2022-07-28T09:57:00Z">
              <w:r w:rsidRPr="009271D1">
                <w:rPr>
                  <w:rFonts w:ascii="Arial" w:eastAsia="맑은 고딕" w:hAnsi="Arial" w:cs="Arial"/>
                  <w:color w:val="000000"/>
                  <w:sz w:val="16"/>
                  <w:szCs w:val="16"/>
                </w:rPr>
                <w:t>26,422,440,102</w:t>
              </w:r>
            </w:ins>
          </w:p>
        </w:tc>
      </w:tr>
      <w:tr w:rsidR="007E1E67" w:rsidRPr="009271D1" w14:paraId="4A71B689" w14:textId="77777777" w:rsidTr="008D6C9B">
        <w:trPr>
          <w:trHeight w:val="330"/>
          <w:ins w:id="1687" w:author="hanwha" w:date="2022-07-28T09:57:00Z"/>
        </w:trPr>
        <w:tc>
          <w:tcPr>
            <w:tcW w:w="3260" w:type="dxa"/>
            <w:noWrap/>
            <w:hideMark/>
          </w:tcPr>
          <w:p w14:paraId="60A04FA3" w14:textId="77777777" w:rsidR="007E1E67" w:rsidRPr="009271D1" w:rsidRDefault="007E1E67" w:rsidP="008D6C9B">
            <w:pPr>
              <w:ind w:firstLineChars="200" w:firstLine="320"/>
              <w:rPr>
                <w:ins w:id="1688" w:author="hanwha" w:date="2022-07-28T09:57:00Z"/>
                <w:rFonts w:ascii="Arial" w:eastAsia="맑은 고딕" w:hAnsi="Arial" w:cs="Arial"/>
                <w:sz w:val="16"/>
                <w:szCs w:val="16"/>
              </w:rPr>
            </w:pPr>
            <w:proofErr w:type="spellStart"/>
            <w:ins w:id="1689" w:author="hanwha" w:date="2022-07-28T09:57:00Z">
              <w:r w:rsidRPr="009271D1">
                <w:rPr>
                  <w:rFonts w:ascii="Arial" w:eastAsia="맑은 고딕" w:hAnsi="Arial" w:cs="Arial"/>
                  <w:sz w:val="16"/>
                  <w:szCs w:val="16"/>
                </w:rPr>
                <w:t>이연법인세부채</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011BF902" w14:textId="77777777" w:rsidR="007E1E67" w:rsidRPr="009271D1" w:rsidRDefault="007E1E67" w:rsidP="008D6C9B">
            <w:pPr>
              <w:jc w:val="right"/>
              <w:rPr>
                <w:ins w:id="1690" w:author="hanwha" w:date="2022-07-28T09:57:00Z"/>
                <w:rFonts w:ascii="Arial" w:eastAsia="맑은 고딕" w:hAnsi="Arial" w:cs="Arial"/>
                <w:color w:val="000000"/>
                <w:sz w:val="16"/>
                <w:szCs w:val="16"/>
              </w:rPr>
            </w:pPr>
            <w:ins w:id="1691" w:author="hanwha" w:date="2022-07-28T09:57:00Z">
              <w:r w:rsidRPr="009271D1">
                <w:rPr>
                  <w:rFonts w:ascii="Arial" w:eastAsia="맑은 고딕" w:hAnsi="Arial" w:cs="Arial" w:hint="eastAsia"/>
                  <w:color w:val="000000"/>
                  <w:sz w:val="16"/>
                  <w:szCs w:val="16"/>
                </w:rPr>
                <w:t>182,065,059,017</w:t>
              </w:r>
            </w:ins>
          </w:p>
        </w:tc>
        <w:tc>
          <w:tcPr>
            <w:tcW w:w="1985" w:type="dxa"/>
            <w:tcBorders>
              <w:top w:val="nil"/>
              <w:left w:val="nil"/>
              <w:bottom w:val="single" w:sz="8" w:space="0" w:color="auto"/>
              <w:right w:val="single" w:sz="8" w:space="0" w:color="auto"/>
            </w:tcBorders>
            <w:shd w:val="clear" w:color="auto" w:fill="auto"/>
            <w:noWrap/>
            <w:vAlign w:val="center"/>
          </w:tcPr>
          <w:p w14:paraId="292C7E92" w14:textId="77777777" w:rsidR="007E1E67" w:rsidRPr="009271D1" w:rsidRDefault="007E1E67" w:rsidP="008D6C9B">
            <w:pPr>
              <w:jc w:val="right"/>
              <w:rPr>
                <w:ins w:id="1692" w:author="hanwha" w:date="2022-07-28T09:57:00Z"/>
                <w:rFonts w:ascii="Arial" w:eastAsia="맑은 고딕" w:hAnsi="Arial" w:cs="Arial"/>
                <w:color w:val="000000"/>
                <w:sz w:val="16"/>
                <w:szCs w:val="16"/>
              </w:rPr>
            </w:pPr>
            <w:ins w:id="1693" w:author="hanwha" w:date="2022-07-28T09:57:00Z">
              <w:r w:rsidRPr="009271D1">
                <w:rPr>
                  <w:rFonts w:ascii="Arial" w:eastAsia="맑은 고딕" w:hAnsi="Arial" w:cs="Arial" w:hint="eastAsia"/>
                  <w:color w:val="000000"/>
                  <w:sz w:val="16"/>
                  <w:szCs w:val="16"/>
                </w:rPr>
                <w:t>182,065,059,017</w:t>
              </w:r>
            </w:ins>
          </w:p>
        </w:tc>
        <w:tc>
          <w:tcPr>
            <w:tcW w:w="1984" w:type="dxa"/>
            <w:tcBorders>
              <w:top w:val="nil"/>
              <w:left w:val="nil"/>
              <w:bottom w:val="single" w:sz="8" w:space="0" w:color="auto"/>
              <w:right w:val="single" w:sz="8" w:space="0" w:color="auto"/>
            </w:tcBorders>
            <w:shd w:val="clear" w:color="auto" w:fill="auto"/>
            <w:noWrap/>
            <w:vAlign w:val="center"/>
          </w:tcPr>
          <w:p w14:paraId="2B006D66" w14:textId="77777777" w:rsidR="007E1E67" w:rsidRPr="009271D1" w:rsidRDefault="007E1E67" w:rsidP="008D6C9B">
            <w:pPr>
              <w:jc w:val="right"/>
              <w:rPr>
                <w:ins w:id="1694" w:author="hanwha" w:date="2022-07-28T09:57:00Z"/>
                <w:rFonts w:ascii="Arial" w:eastAsia="맑은 고딕" w:hAnsi="Arial" w:cs="Arial"/>
                <w:color w:val="000000"/>
                <w:sz w:val="16"/>
                <w:szCs w:val="16"/>
              </w:rPr>
            </w:pPr>
            <w:ins w:id="1695" w:author="hanwha" w:date="2022-07-28T09:57:00Z">
              <w:r w:rsidRPr="009271D1">
                <w:rPr>
                  <w:rFonts w:ascii="Arial" w:eastAsia="맑은 고딕" w:hAnsi="Arial" w:cs="Arial"/>
                  <w:color w:val="000000"/>
                  <w:sz w:val="16"/>
                  <w:szCs w:val="16"/>
                </w:rPr>
                <w:t>-</w:t>
              </w:r>
            </w:ins>
          </w:p>
        </w:tc>
      </w:tr>
      <w:tr w:rsidR="007E1E67" w:rsidRPr="009271D1" w14:paraId="325F8C4D" w14:textId="77777777" w:rsidTr="008D6C9B">
        <w:trPr>
          <w:trHeight w:val="330"/>
          <w:ins w:id="1696" w:author="hanwha" w:date="2022-07-28T09:57:00Z"/>
        </w:trPr>
        <w:tc>
          <w:tcPr>
            <w:tcW w:w="3260" w:type="dxa"/>
            <w:noWrap/>
            <w:hideMark/>
          </w:tcPr>
          <w:p w14:paraId="07748B1D" w14:textId="77777777" w:rsidR="007E1E67" w:rsidRPr="009271D1" w:rsidRDefault="007E1E67" w:rsidP="008D6C9B">
            <w:pPr>
              <w:ind w:firstLineChars="100" w:firstLine="160"/>
              <w:rPr>
                <w:ins w:id="1697" w:author="hanwha" w:date="2022-07-28T09:57:00Z"/>
                <w:rFonts w:ascii="Arial" w:eastAsia="맑은 고딕" w:hAnsi="Arial" w:cs="Arial"/>
                <w:b/>
                <w:bCs/>
                <w:color w:val="000000"/>
                <w:sz w:val="16"/>
                <w:szCs w:val="16"/>
              </w:rPr>
            </w:pPr>
            <w:proofErr w:type="spellStart"/>
            <w:ins w:id="1698" w:author="hanwha" w:date="2022-07-28T09:57:00Z">
              <w:r w:rsidRPr="009271D1">
                <w:rPr>
                  <w:rFonts w:ascii="Arial" w:eastAsia="맑은 고딕" w:hAnsi="Arial" w:cs="Arial"/>
                  <w:b/>
                  <w:bCs/>
                  <w:color w:val="000000"/>
                  <w:sz w:val="16"/>
                  <w:szCs w:val="16"/>
                </w:rPr>
                <w:t>부채총계</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1D099188" w14:textId="77777777" w:rsidR="007E1E67" w:rsidRPr="009271D1" w:rsidRDefault="007E1E67" w:rsidP="008D6C9B">
            <w:pPr>
              <w:jc w:val="right"/>
              <w:rPr>
                <w:ins w:id="1699" w:author="hanwha" w:date="2022-07-28T09:57:00Z"/>
                <w:rFonts w:ascii="Arial" w:eastAsia="맑은 고딕" w:hAnsi="Arial" w:cs="Arial"/>
                <w:b/>
                <w:bCs/>
                <w:color w:val="000000"/>
                <w:sz w:val="16"/>
                <w:szCs w:val="16"/>
              </w:rPr>
            </w:pPr>
            <w:ins w:id="1700" w:author="hanwha" w:date="2022-07-28T09:57:00Z">
              <w:r w:rsidRPr="009271D1">
                <w:rPr>
                  <w:rFonts w:ascii="Arial" w:eastAsia="맑은 고딕" w:hAnsi="Arial" w:cs="Arial" w:hint="eastAsia"/>
                  <w:b/>
                  <w:color w:val="000000"/>
                  <w:sz w:val="16"/>
                  <w:szCs w:val="16"/>
                </w:rPr>
                <w:t>4,752,213,542,577</w:t>
              </w:r>
            </w:ins>
          </w:p>
        </w:tc>
        <w:tc>
          <w:tcPr>
            <w:tcW w:w="1985" w:type="dxa"/>
            <w:tcBorders>
              <w:top w:val="nil"/>
              <w:left w:val="nil"/>
              <w:bottom w:val="single" w:sz="8" w:space="0" w:color="auto"/>
              <w:right w:val="single" w:sz="8" w:space="0" w:color="auto"/>
            </w:tcBorders>
            <w:shd w:val="clear" w:color="auto" w:fill="auto"/>
            <w:noWrap/>
            <w:vAlign w:val="center"/>
          </w:tcPr>
          <w:p w14:paraId="1320D883" w14:textId="77777777" w:rsidR="007E1E67" w:rsidRPr="009271D1" w:rsidRDefault="007E1E67" w:rsidP="008D6C9B">
            <w:pPr>
              <w:jc w:val="right"/>
              <w:rPr>
                <w:ins w:id="1701" w:author="hanwha" w:date="2022-07-28T09:57:00Z"/>
                <w:rFonts w:ascii="Arial" w:eastAsia="맑은 고딕" w:hAnsi="Arial" w:cs="Arial"/>
                <w:b/>
                <w:bCs/>
                <w:color w:val="000000"/>
                <w:sz w:val="16"/>
                <w:szCs w:val="16"/>
              </w:rPr>
            </w:pPr>
            <w:ins w:id="1702" w:author="hanwha" w:date="2022-07-28T09:57:00Z">
              <w:r w:rsidRPr="009271D1">
                <w:rPr>
                  <w:rFonts w:ascii="Arial" w:eastAsia="맑은 고딕" w:hAnsi="Arial" w:cs="Arial"/>
                  <w:b/>
                  <w:bCs/>
                  <w:color w:val="000000"/>
                  <w:sz w:val="16"/>
                  <w:szCs w:val="16"/>
                </w:rPr>
                <w:t>3,043,054,264,749</w:t>
              </w:r>
            </w:ins>
          </w:p>
        </w:tc>
        <w:tc>
          <w:tcPr>
            <w:tcW w:w="1984" w:type="dxa"/>
            <w:tcBorders>
              <w:top w:val="nil"/>
              <w:left w:val="nil"/>
              <w:bottom w:val="single" w:sz="8" w:space="0" w:color="auto"/>
              <w:right w:val="single" w:sz="8" w:space="0" w:color="auto"/>
            </w:tcBorders>
            <w:shd w:val="clear" w:color="auto" w:fill="auto"/>
            <w:noWrap/>
            <w:vAlign w:val="center"/>
          </w:tcPr>
          <w:p w14:paraId="6E1EE5B7" w14:textId="77777777" w:rsidR="007E1E67" w:rsidRPr="009271D1" w:rsidRDefault="007E1E67" w:rsidP="008D6C9B">
            <w:pPr>
              <w:jc w:val="right"/>
              <w:rPr>
                <w:ins w:id="1703" w:author="hanwha" w:date="2022-07-28T09:57:00Z"/>
                <w:rFonts w:ascii="Arial" w:eastAsia="맑은 고딕" w:hAnsi="Arial" w:cs="Arial"/>
                <w:b/>
                <w:bCs/>
                <w:color w:val="000000"/>
                <w:sz w:val="16"/>
                <w:szCs w:val="16"/>
              </w:rPr>
            </w:pPr>
            <w:ins w:id="1704" w:author="hanwha" w:date="2022-07-28T09:57:00Z">
              <w:r w:rsidRPr="009271D1">
                <w:rPr>
                  <w:rFonts w:ascii="Arial" w:eastAsia="맑은 고딕" w:hAnsi="Arial" w:cs="Arial"/>
                  <w:b/>
                  <w:bCs/>
                  <w:color w:val="000000"/>
                  <w:sz w:val="16"/>
                  <w:szCs w:val="16"/>
                </w:rPr>
                <w:t>1,709,159,277,828</w:t>
              </w:r>
            </w:ins>
          </w:p>
        </w:tc>
      </w:tr>
      <w:tr w:rsidR="007E1E67" w:rsidRPr="009271D1" w14:paraId="3D93A917" w14:textId="77777777" w:rsidTr="008D6C9B">
        <w:trPr>
          <w:trHeight w:val="330"/>
          <w:ins w:id="1705" w:author="hanwha" w:date="2022-07-28T09:57:00Z"/>
        </w:trPr>
        <w:tc>
          <w:tcPr>
            <w:tcW w:w="3260" w:type="dxa"/>
            <w:tcBorders>
              <w:bottom w:val="single" w:sz="4" w:space="0" w:color="auto"/>
            </w:tcBorders>
            <w:noWrap/>
          </w:tcPr>
          <w:p w14:paraId="16963254" w14:textId="77777777" w:rsidR="007E1E67" w:rsidRPr="009271D1" w:rsidRDefault="007E1E67" w:rsidP="008D6C9B">
            <w:pPr>
              <w:ind w:firstLineChars="20" w:firstLine="32"/>
              <w:rPr>
                <w:ins w:id="1706" w:author="hanwha" w:date="2022-07-28T09:57:00Z"/>
                <w:rFonts w:ascii="Arial" w:eastAsia="맑은 고딕" w:hAnsi="Arial" w:cs="Arial"/>
                <w:b/>
                <w:bCs/>
                <w:sz w:val="16"/>
                <w:szCs w:val="16"/>
              </w:rPr>
            </w:pPr>
            <w:ins w:id="1707" w:author="hanwha" w:date="2022-07-28T09:57:00Z">
              <w:r w:rsidRPr="009271D1">
                <w:rPr>
                  <w:rFonts w:ascii="Arial" w:eastAsia="맑은 고딕" w:hAnsi="Arial" w:cs="Arial"/>
                  <w:b/>
                  <w:bCs/>
                  <w:sz w:val="16"/>
                  <w:szCs w:val="16"/>
                </w:rPr>
                <w:t>자본</w:t>
              </w:r>
            </w:ins>
          </w:p>
        </w:tc>
        <w:tc>
          <w:tcPr>
            <w:tcW w:w="1843" w:type="dxa"/>
            <w:tcBorders>
              <w:top w:val="nil"/>
              <w:left w:val="nil"/>
              <w:bottom w:val="single" w:sz="4" w:space="0" w:color="auto"/>
              <w:right w:val="single" w:sz="8" w:space="0" w:color="auto"/>
            </w:tcBorders>
            <w:shd w:val="clear" w:color="auto" w:fill="auto"/>
            <w:noWrap/>
            <w:vAlign w:val="center"/>
          </w:tcPr>
          <w:p w14:paraId="1B157784" w14:textId="77777777" w:rsidR="007E1E67" w:rsidRPr="009271D1" w:rsidRDefault="007E1E67" w:rsidP="008D6C9B">
            <w:pPr>
              <w:jc w:val="right"/>
              <w:rPr>
                <w:ins w:id="1708" w:author="hanwha" w:date="2022-07-28T09:57:00Z"/>
                <w:rFonts w:ascii="Arial" w:eastAsia="맑은 고딕" w:hAnsi="Arial" w:cs="Arial"/>
                <w:color w:val="000000"/>
                <w:sz w:val="16"/>
                <w:szCs w:val="16"/>
              </w:rPr>
            </w:pPr>
          </w:p>
        </w:tc>
        <w:tc>
          <w:tcPr>
            <w:tcW w:w="1985" w:type="dxa"/>
            <w:tcBorders>
              <w:top w:val="nil"/>
              <w:left w:val="nil"/>
              <w:bottom w:val="single" w:sz="4" w:space="0" w:color="auto"/>
              <w:right w:val="single" w:sz="8" w:space="0" w:color="auto"/>
            </w:tcBorders>
            <w:shd w:val="clear" w:color="auto" w:fill="auto"/>
            <w:noWrap/>
            <w:vAlign w:val="center"/>
          </w:tcPr>
          <w:p w14:paraId="2196C2DF" w14:textId="77777777" w:rsidR="007E1E67" w:rsidRPr="009271D1" w:rsidRDefault="007E1E67" w:rsidP="008D6C9B">
            <w:pPr>
              <w:jc w:val="right"/>
              <w:rPr>
                <w:ins w:id="1709" w:author="hanwha" w:date="2022-07-28T09:57:00Z"/>
                <w:rFonts w:ascii="Arial" w:eastAsia="맑은 고딕" w:hAnsi="Arial" w:cs="Arial"/>
                <w:color w:val="000000"/>
                <w:sz w:val="16"/>
                <w:szCs w:val="16"/>
              </w:rPr>
            </w:pPr>
          </w:p>
        </w:tc>
        <w:tc>
          <w:tcPr>
            <w:tcW w:w="1984" w:type="dxa"/>
            <w:tcBorders>
              <w:top w:val="nil"/>
              <w:left w:val="nil"/>
              <w:bottom w:val="single" w:sz="4" w:space="0" w:color="auto"/>
              <w:right w:val="single" w:sz="8" w:space="0" w:color="auto"/>
            </w:tcBorders>
            <w:shd w:val="clear" w:color="auto" w:fill="auto"/>
            <w:noWrap/>
            <w:vAlign w:val="center"/>
          </w:tcPr>
          <w:p w14:paraId="2FBE962A" w14:textId="77777777" w:rsidR="007E1E67" w:rsidRPr="009271D1" w:rsidRDefault="007E1E67" w:rsidP="008D6C9B">
            <w:pPr>
              <w:jc w:val="right"/>
              <w:rPr>
                <w:ins w:id="1710" w:author="hanwha" w:date="2022-07-28T09:57:00Z"/>
                <w:rFonts w:ascii="Arial" w:eastAsia="맑은 고딕" w:hAnsi="Arial" w:cs="Arial"/>
                <w:color w:val="000000"/>
                <w:sz w:val="16"/>
                <w:szCs w:val="16"/>
              </w:rPr>
            </w:pPr>
          </w:p>
        </w:tc>
      </w:tr>
      <w:tr w:rsidR="007E1E67" w:rsidRPr="009271D1" w14:paraId="1EC337AB" w14:textId="77777777" w:rsidTr="008D6C9B">
        <w:trPr>
          <w:trHeight w:val="330"/>
          <w:ins w:id="1711" w:author="hanwha" w:date="2022-07-28T09:57:00Z"/>
        </w:trPr>
        <w:tc>
          <w:tcPr>
            <w:tcW w:w="3260" w:type="dxa"/>
            <w:tcBorders>
              <w:top w:val="single" w:sz="4" w:space="0" w:color="auto"/>
              <w:bottom w:val="single" w:sz="4" w:space="0" w:color="auto"/>
              <w:right w:val="single" w:sz="4" w:space="0" w:color="auto"/>
            </w:tcBorders>
            <w:noWrap/>
            <w:hideMark/>
          </w:tcPr>
          <w:p w14:paraId="64CABD68" w14:textId="77777777" w:rsidR="007E1E67" w:rsidRPr="009271D1" w:rsidRDefault="007E1E67" w:rsidP="008D6C9B">
            <w:pPr>
              <w:ind w:firstLineChars="100" w:firstLine="160"/>
              <w:rPr>
                <w:ins w:id="1712" w:author="hanwha" w:date="2022-07-28T09:57:00Z"/>
                <w:rFonts w:ascii="Arial" w:eastAsia="맑은 고딕" w:hAnsi="Arial" w:cs="Arial"/>
                <w:sz w:val="16"/>
                <w:szCs w:val="16"/>
              </w:rPr>
            </w:pPr>
            <w:ins w:id="1713" w:author="hanwha" w:date="2022-07-28T09:57:00Z">
              <w:r w:rsidRPr="009271D1">
                <w:rPr>
                  <w:rFonts w:ascii="Arial" w:eastAsia="맑은 고딕" w:hAnsi="Arial" w:cs="Arial"/>
                  <w:sz w:val="16"/>
                  <w:szCs w:val="16"/>
                </w:rPr>
                <w:t>자본금</w:t>
              </w:r>
            </w:ins>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D127C1" w14:textId="77777777" w:rsidR="007E1E67" w:rsidRPr="009271D1" w:rsidRDefault="007E1E67" w:rsidP="008D6C9B">
            <w:pPr>
              <w:jc w:val="right"/>
              <w:rPr>
                <w:ins w:id="1714" w:author="hanwha" w:date="2022-07-28T09:57:00Z"/>
                <w:rFonts w:ascii="Arial" w:eastAsia="맑은 고딕" w:hAnsi="Arial" w:cs="Arial"/>
                <w:color w:val="000000"/>
                <w:sz w:val="16"/>
                <w:szCs w:val="16"/>
              </w:rPr>
            </w:pPr>
            <w:ins w:id="1715" w:author="hanwha" w:date="2022-07-28T09:57:00Z">
              <w:r w:rsidRPr="009271D1">
                <w:rPr>
                  <w:rFonts w:ascii="Arial" w:eastAsia="맑은 고딕" w:hAnsi="Arial" w:cs="Arial" w:hint="eastAsia"/>
                  <w:color w:val="000000"/>
                  <w:sz w:val="16"/>
                  <w:szCs w:val="16"/>
                </w:rPr>
                <w:t>489,550,145,000</w:t>
              </w:r>
            </w:ins>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EF0350" w14:textId="77777777" w:rsidR="007E1E67" w:rsidRPr="009271D1" w:rsidRDefault="007E1E67" w:rsidP="008D6C9B">
            <w:pPr>
              <w:jc w:val="right"/>
              <w:rPr>
                <w:ins w:id="1716" w:author="hanwha" w:date="2022-07-28T09:57:00Z"/>
                <w:rFonts w:ascii="Arial" w:eastAsia="맑은 고딕" w:hAnsi="Arial" w:cs="Arial"/>
                <w:color w:val="000000"/>
                <w:sz w:val="16"/>
                <w:szCs w:val="16"/>
              </w:rPr>
            </w:pPr>
            <w:ins w:id="1717" w:author="hanwha" w:date="2022-07-28T09:57:00Z">
              <w:r w:rsidRPr="009271D1">
                <w:rPr>
                  <w:rFonts w:ascii="Arial" w:eastAsia="맑은 고딕" w:hAnsi="Arial" w:cs="Arial" w:hint="eastAsia"/>
                  <w:color w:val="000000"/>
                  <w:sz w:val="16"/>
                  <w:szCs w:val="16"/>
                </w:rPr>
                <w:t>489,550,145,000</w:t>
              </w:r>
            </w:ins>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5ED2A1" w14:textId="77777777" w:rsidR="007E1E67" w:rsidRPr="009271D1" w:rsidRDefault="007E1E67" w:rsidP="008D6C9B">
            <w:pPr>
              <w:jc w:val="right"/>
              <w:rPr>
                <w:ins w:id="1718" w:author="hanwha" w:date="2022-07-28T09:57:00Z"/>
                <w:rFonts w:ascii="Arial" w:eastAsia="맑은 고딕" w:hAnsi="Arial" w:cs="Arial"/>
                <w:color w:val="000000"/>
                <w:sz w:val="16"/>
                <w:szCs w:val="16"/>
              </w:rPr>
            </w:pPr>
            <w:ins w:id="1719" w:author="hanwha" w:date="2022-07-28T09:57:00Z">
              <w:r w:rsidRPr="009271D1">
                <w:rPr>
                  <w:rFonts w:ascii="Arial" w:eastAsia="맑은 고딕" w:hAnsi="Arial" w:cs="Arial" w:hint="eastAsia"/>
                  <w:color w:val="000000"/>
                  <w:sz w:val="16"/>
                  <w:szCs w:val="16"/>
                </w:rPr>
                <w:t>1</w:t>
              </w:r>
              <w:r w:rsidRPr="009271D1">
                <w:rPr>
                  <w:rFonts w:ascii="Arial" w:eastAsia="맑은 고딕" w:hAnsi="Arial" w:cs="Arial"/>
                  <w:color w:val="000000"/>
                  <w:sz w:val="16"/>
                  <w:szCs w:val="16"/>
                </w:rPr>
                <w:t>0,000,000,000</w:t>
              </w:r>
            </w:ins>
          </w:p>
        </w:tc>
      </w:tr>
      <w:tr w:rsidR="007E1E67" w:rsidRPr="009271D1" w14:paraId="2ACDC19B" w14:textId="77777777" w:rsidTr="008D6C9B">
        <w:trPr>
          <w:trHeight w:val="330"/>
          <w:ins w:id="1720" w:author="hanwha" w:date="2022-07-28T09:57:00Z"/>
        </w:trPr>
        <w:tc>
          <w:tcPr>
            <w:tcW w:w="3260" w:type="dxa"/>
            <w:tcBorders>
              <w:top w:val="single" w:sz="4" w:space="0" w:color="auto"/>
            </w:tcBorders>
            <w:noWrap/>
            <w:hideMark/>
          </w:tcPr>
          <w:p w14:paraId="423B690C" w14:textId="77777777" w:rsidR="007E1E67" w:rsidRPr="009271D1" w:rsidRDefault="007E1E67" w:rsidP="008D6C9B">
            <w:pPr>
              <w:ind w:firstLineChars="100" w:firstLine="160"/>
              <w:rPr>
                <w:ins w:id="1721" w:author="hanwha" w:date="2022-07-28T09:57:00Z"/>
                <w:rFonts w:ascii="Arial" w:eastAsia="맑은 고딕" w:hAnsi="Arial" w:cs="Arial"/>
                <w:sz w:val="16"/>
                <w:szCs w:val="16"/>
              </w:rPr>
            </w:pPr>
            <w:ins w:id="1722" w:author="hanwha" w:date="2022-07-28T09:57:00Z">
              <w:r w:rsidRPr="009271D1">
                <w:rPr>
                  <w:rFonts w:ascii="Arial" w:eastAsia="맑은 고딕" w:hAnsi="Arial" w:cs="Arial"/>
                  <w:sz w:val="16"/>
                  <w:szCs w:val="16"/>
                </w:rPr>
                <w:t>자본잉여금</w:t>
              </w:r>
            </w:ins>
          </w:p>
        </w:tc>
        <w:tc>
          <w:tcPr>
            <w:tcW w:w="1843" w:type="dxa"/>
            <w:tcBorders>
              <w:top w:val="single" w:sz="4" w:space="0" w:color="auto"/>
              <w:left w:val="nil"/>
              <w:bottom w:val="single" w:sz="8" w:space="0" w:color="auto"/>
              <w:right w:val="single" w:sz="8" w:space="0" w:color="auto"/>
            </w:tcBorders>
            <w:shd w:val="clear" w:color="auto" w:fill="auto"/>
            <w:noWrap/>
            <w:vAlign w:val="center"/>
          </w:tcPr>
          <w:p w14:paraId="7C39C799" w14:textId="77777777" w:rsidR="007E1E67" w:rsidRPr="009271D1" w:rsidRDefault="007E1E67" w:rsidP="008D6C9B">
            <w:pPr>
              <w:jc w:val="right"/>
              <w:rPr>
                <w:ins w:id="1723" w:author="hanwha" w:date="2022-07-28T09:57:00Z"/>
                <w:rFonts w:ascii="Arial" w:eastAsia="맑은 고딕" w:hAnsi="Arial" w:cs="Arial"/>
                <w:color w:val="000000"/>
                <w:sz w:val="16"/>
                <w:szCs w:val="16"/>
              </w:rPr>
            </w:pPr>
            <w:ins w:id="1724" w:author="hanwha" w:date="2022-07-28T09:57:00Z">
              <w:r w:rsidRPr="009271D1">
                <w:rPr>
                  <w:rFonts w:ascii="Arial" w:eastAsia="맑은 고딕" w:hAnsi="Arial" w:cs="Arial" w:hint="eastAsia"/>
                  <w:color w:val="000000"/>
                  <w:sz w:val="16"/>
                  <w:szCs w:val="16"/>
                </w:rPr>
                <w:t>598,162,763,041</w:t>
              </w:r>
            </w:ins>
          </w:p>
        </w:tc>
        <w:tc>
          <w:tcPr>
            <w:tcW w:w="1985" w:type="dxa"/>
            <w:tcBorders>
              <w:top w:val="single" w:sz="4" w:space="0" w:color="auto"/>
              <w:left w:val="nil"/>
              <w:bottom w:val="single" w:sz="8" w:space="0" w:color="auto"/>
              <w:right w:val="single" w:sz="8" w:space="0" w:color="auto"/>
            </w:tcBorders>
            <w:shd w:val="clear" w:color="auto" w:fill="auto"/>
            <w:noWrap/>
            <w:vAlign w:val="center"/>
          </w:tcPr>
          <w:p w14:paraId="4FAB3B68" w14:textId="77777777" w:rsidR="007E1E67" w:rsidRPr="009271D1" w:rsidRDefault="007E1E67" w:rsidP="008D6C9B">
            <w:pPr>
              <w:jc w:val="right"/>
              <w:rPr>
                <w:ins w:id="1725" w:author="hanwha" w:date="2022-07-28T09:57:00Z"/>
                <w:rFonts w:ascii="Arial" w:eastAsia="맑은 고딕" w:hAnsi="Arial" w:cs="Arial"/>
                <w:color w:val="000000"/>
                <w:sz w:val="16"/>
                <w:szCs w:val="16"/>
              </w:rPr>
            </w:pPr>
            <w:ins w:id="1726" w:author="hanwha" w:date="2022-07-28T09:57:00Z">
              <w:r w:rsidRPr="009271D1">
                <w:rPr>
                  <w:rFonts w:ascii="Arial" w:eastAsia="맑은 고딕" w:hAnsi="Arial" w:cs="Arial" w:hint="eastAsia"/>
                  <w:color w:val="000000"/>
                  <w:sz w:val="16"/>
                  <w:szCs w:val="16"/>
                </w:rPr>
                <w:t>598,162,763,041</w:t>
              </w:r>
            </w:ins>
          </w:p>
        </w:tc>
        <w:tc>
          <w:tcPr>
            <w:tcW w:w="1984" w:type="dxa"/>
            <w:tcBorders>
              <w:top w:val="single" w:sz="4" w:space="0" w:color="auto"/>
              <w:left w:val="nil"/>
              <w:bottom w:val="single" w:sz="8" w:space="0" w:color="auto"/>
              <w:right w:val="single" w:sz="8" w:space="0" w:color="auto"/>
            </w:tcBorders>
            <w:shd w:val="clear" w:color="auto" w:fill="auto"/>
            <w:noWrap/>
            <w:vAlign w:val="center"/>
          </w:tcPr>
          <w:p w14:paraId="7712E450" w14:textId="77777777" w:rsidR="007E1E67" w:rsidRPr="009271D1" w:rsidRDefault="007E1E67" w:rsidP="008D6C9B">
            <w:pPr>
              <w:jc w:val="right"/>
              <w:rPr>
                <w:ins w:id="1727" w:author="hanwha" w:date="2022-07-28T09:57:00Z"/>
                <w:rFonts w:ascii="Arial" w:eastAsia="맑은 고딕" w:hAnsi="Arial" w:cs="Arial"/>
                <w:color w:val="000000"/>
                <w:sz w:val="16"/>
                <w:szCs w:val="16"/>
              </w:rPr>
            </w:pPr>
            <w:ins w:id="1728" w:author="hanwha" w:date="2022-07-28T09:57:00Z">
              <w:r w:rsidRPr="009271D1">
                <w:rPr>
                  <w:rFonts w:ascii="Arial" w:eastAsia="맑은 고딕" w:hAnsi="Arial" w:cs="Arial" w:hint="eastAsia"/>
                  <w:color w:val="000000"/>
                  <w:sz w:val="16"/>
                  <w:szCs w:val="16"/>
                </w:rPr>
                <w:t>4</w:t>
              </w:r>
              <w:r w:rsidRPr="009271D1">
                <w:rPr>
                  <w:rFonts w:ascii="Arial" w:eastAsia="맑은 고딕" w:hAnsi="Arial" w:cs="Arial"/>
                  <w:color w:val="000000"/>
                  <w:sz w:val="16"/>
                  <w:szCs w:val="16"/>
                </w:rPr>
                <w:t>08,758,305,153</w:t>
              </w:r>
            </w:ins>
          </w:p>
        </w:tc>
      </w:tr>
      <w:tr w:rsidR="007E1E67" w:rsidRPr="009271D1" w14:paraId="1591B041" w14:textId="77777777" w:rsidTr="008D6C9B">
        <w:trPr>
          <w:trHeight w:val="330"/>
          <w:ins w:id="1729" w:author="hanwha" w:date="2022-07-28T09:57:00Z"/>
        </w:trPr>
        <w:tc>
          <w:tcPr>
            <w:tcW w:w="3260" w:type="dxa"/>
            <w:noWrap/>
          </w:tcPr>
          <w:p w14:paraId="32892A8E" w14:textId="77777777" w:rsidR="007E1E67" w:rsidRPr="009271D1" w:rsidRDefault="007E1E67" w:rsidP="008D6C9B">
            <w:pPr>
              <w:ind w:firstLineChars="100" w:firstLine="160"/>
              <w:rPr>
                <w:ins w:id="1730" w:author="hanwha" w:date="2022-07-28T09:57:00Z"/>
                <w:rFonts w:ascii="Arial" w:eastAsia="맑은 고딕" w:hAnsi="Arial" w:cs="Arial"/>
                <w:sz w:val="16"/>
                <w:szCs w:val="16"/>
              </w:rPr>
            </w:pPr>
            <w:ins w:id="1731" w:author="hanwha" w:date="2022-07-28T09:57:00Z">
              <w:r w:rsidRPr="009271D1">
                <w:rPr>
                  <w:rFonts w:ascii="Arial" w:eastAsia="맑은 고딕" w:hAnsi="Arial" w:cs="Arial"/>
                  <w:sz w:val="16"/>
                  <w:szCs w:val="16"/>
                </w:rPr>
                <w:t>자본조정</w:t>
              </w:r>
            </w:ins>
          </w:p>
        </w:tc>
        <w:tc>
          <w:tcPr>
            <w:tcW w:w="1843" w:type="dxa"/>
            <w:tcBorders>
              <w:top w:val="nil"/>
              <w:left w:val="nil"/>
              <w:bottom w:val="single" w:sz="8" w:space="0" w:color="auto"/>
              <w:right w:val="single" w:sz="8" w:space="0" w:color="auto"/>
            </w:tcBorders>
            <w:shd w:val="clear" w:color="auto" w:fill="auto"/>
            <w:noWrap/>
            <w:vAlign w:val="center"/>
          </w:tcPr>
          <w:p w14:paraId="53325BDB" w14:textId="77777777" w:rsidR="007E1E67" w:rsidRPr="009271D1" w:rsidRDefault="007E1E67" w:rsidP="008D6C9B">
            <w:pPr>
              <w:jc w:val="right"/>
              <w:rPr>
                <w:ins w:id="1732" w:author="hanwha" w:date="2022-07-28T09:57:00Z"/>
                <w:rFonts w:ascii="Arial" w:eastAsia="맑은 고딕" w:hAnsi="Arial" w:cs="Arial"/>
                <w:color w:val="000000"/>
                <w:sz w:val="16"/>
                <w:szCs w:val="16"/>
              </w:rPr>
            </w:pPr>
            <w:ins w:id="1733" w:author="hanwha" w:date="2022-07-28T09:57:00Z">
              <w:r w:rsidRPr="009271D1">
                <w:rPr>
                  <w:rFonts w:ascii="Arial" w:eastAsia="맑은 고딕" w:hAnsi="Arial" w:cs="Arial" w:hint="eastAsia"/>
                  <w:color w:val="000000"/>
                  <w:sz w:val="16"/>
                  <w:szCs w:val="16"/>
                </w:rPr>
                <w:t>(33,794,947,194)</w:t>
              </w:r>
            </w:ins>
          </w:p>
        </w:tc>
        <w:tc>
          <w:tcPr>
            <w:tcW w:w="1985" w:type="dxa"/>
            <w:tcBorders>
              <w:top w:val="nil"/>
              <w:left w:val="nil"/>
              <w:bottom w:val="single" w:sz="8" w:space="0" w:color="auto"/>
              <w:right w:val="single" w:sz="8" w:space="0" w:color="auto"/>
            </w:tcBorders>
            <w:shd w:val="clear" w:color="auto" w:fill="auto"/>
            <w:noWrap/>
            <w:vAlign w:val="center"/>
          </w:tcPr>
          <w:p w14:paraId="4DFACB55" w14:textId="77777777" w:rsidR="007E1E67" w:rsidRPr="009271D1" w:rsidRDefault="007E1E67" w:rsidP="008D6C9B">
            <w:pPr>
              <w:jc w:val="right"/>
              <w:rPr>
                <w:ins w:id="1734" w:author="hanwha" w:date="2022-07-28T09:57:00Z"/>
                <w:rFonts w:ascii="Arial" w:eastAsia="맑은 고딕" w:hAnsi="Arial" w:cs="Arial"/>
                <w:color w:val="000000"/>
                <w:sz w:val="16"/>
                <w:szCs w:val="16"/>
              </w:rPr>
            </w:pPr>
            <w:ins w:id="1735" w:author="hanwha" w:date="2022-07-28T09:57:00Z">
              <w:r w:rsidRPr="009271D1">
                <w:rPr>
                  <w:rFonts w:ascii="Arial" w:eastAsia="맑은 고딕" w:hAnsi="Arial" w:cs="Arial" w:hint="eastAsia"/>
                  <w:color w:val="000000"/>
                  <w:sz w:val="16"/>
                  <w:szCs w:val="16"/>
                </w:rPr>
                <w:t>(33,794,947,194)</w:t>
              </w:r>
            </w:ins>
          </w:p>
        </w:tc>
        <w:tc>
          <w:tcPr>
            <w:tcW w:w="1984" w:type="dxa"/>
            <w:tcBorders>
              <w:top w:val="nil"/>
              <w:left w:val="nil"/>
              <w:bottom w:val="single" w:sz="8" w:space="0" w:color="auto"/>
              <w:right w:val="single" w:sz="8" w:space="0" w:color="auto"/>
            </w:tcBorders>
            <w:shd w:val="clear" w:color="auto" w:fill="auto"/>
            <w:noWrap/>
            <w:vAlign w:val="center"/>
          </w:tcPr>
          <w:p w14:paraId="29574F80" w14:textId="77777777" w:rsidR="007E1E67" w:rsidRPr="009271D1" w:rsidRDefault="007E1E67" w:rsidP="008D6C9B">
            <w:pPr>
              <w:jc w:val="right"/>
              <w:rPr>
                <w:ins w:id="1736" w:author="hanwha" w:date="2022-07-28T09:57:00Z"/>
                <w:rFonts w:ascii="Arial" w:eastAsia="맑은 고딕" w:hAnsi="Arial" w:cs="Arial"/>
                <w:color w:val="000000"/>
                <w:sz w:val="16"/>
                <w:szCs w:val="16"/>
              </w:rPr>
            </w:pPr>
            <w:ins w:id="1737" w:author="hanwha" w:date="2022-07-28T09:57:00Z">
              <w:r w:rsidRPr="009271D1">
                <w:rPr>
                  <w:rFonts w:ascii="Arial" w:eastAsia="맑은 고딕" w:hAnsi="Arial" w:cs="Arial"/>
                  <w:color w:val="000000"/>
                  <w:sz w:val="16"/>
                  <w:szCs w:val="16"/>
                </w:rPr>
                <w:t>-</w:t>
              </w:r>
            </w:ins>
          </w:p>
        </w:tc>
      </w:tr>
      <w:tr w:rsidR="007E1E67" w:rsidRPr="009271D1" w14:paraId="6BDD9A64" w14:textId="77777777" w:rsidTr="008D6C9B">
        <w:trPr>
          <w:trHeight w:val="330"/>
          <w:ins w:id="1738" w:author="hanwha" w:date="2022-07-28T09:57:00Z"/>
        </w:trPr>
        <w:tc>
          <w:tcPr>
            <w:tcW w:w="3260" w:type="dxa"/>
            <w:noWrap/>
          </w:tcPr>
          <w:p w14:paraId="11235D6C" w14:textId="77777777" w:rsidR="007E1E67" w:rsidRPr="009271D1" w:rsidRDefault="007E1E67" w:rsidP="008D6C9B">
            <w:pPr>
              <w:ind w:firstLineChars="100" w:firstLine="160"/>
              <w:rPr>
                <w:ins w:id="1739" w:author="hanwha" w:date="2022-07-28T09:57:00Z"/>
                <w:rFonts w:ascii="Arial" w:eastAsia="맑은 고딕" w:hAnsi="Arial" w:cs="Arial"/>
                <w:sz w:val="16"/>
                <w:szCs w:val="16"/>
              </w:rPr>
            </w:pPr>
            <w:proofErr w:type="spellStart"/>
            <w:ins w:id="1740" w:author="hanwha" w:date="2022-07-28T09:57:00Z">
              <w:r w:rsidRPr="009271D1">
                <w:rPr>
                  <w:rFonts w:ascii="Arial" w:eastAsia="맑은 고딕" w:hAnsi="Arial" w:cs="Arial" w:hint="eastAsia"/>
                  <w:sz w:val="16"/>
                  <w:szCs w:val="16"/>
                </w:rPr>
                <w:t>기타포괄손익누계액</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14C3A75E" w14:textId="77777777" w:rsidR="007E1E67" w:rsidRPr="009271D1" w:rsidRDefault="007E1E67" w:rsidP="008D6C9B">
            <w:pPr>
              <w:jc w:val="right"/>
              <w:rPr>
                <w:ins w:id="1741" w:author="hanwha" w:date="2022-07-28T09:57:00Z"/>
                <w:rFonts w:ascii="Arial" w:eastAsia="맑은 고딕" w:hAnsi="Arial" w:cs="Arial"/>
                <w:color w:val="000000"/>
                <w:sz w:val="16"/>
                <w:szCs w:val="16"/>
              </w:rPr>
            </w:pPr>
            <w:ins w:id="1742" w:author="hanwha" w:date="2022-07-28T09:57:00Z">
              <w:r w:rsidRPr="009271D1">
                <w:rPr>
                  <w:rFonts w:ascii="Arial" w:eastAsia="맑은 고딕" w:hAnsi="Arial" w:cs="Arial" w:hint="eastAsia"/>
                  <w:color w:val="000000"/>
                  <w:sz w:val="16"/>
                  <w:szCs w:val="16"/>
                </w:rPr>
                <w:t>(1,219,630)</w:t>
              </w:r>
            </w:ins>
          </w:p>
        </w:tc>
        <w:tc>
          <w:tcPr>
            <w:tcW w:w="1985" w:type="dxa"/>
            <w:tcBorders>
              <w:top w:val="nil"/>
              <w:left w:val="nil"/>
              <w:bottom w:val="single" w:sz="8" w:space="0" w:color="auto"/>
              <w:right w:val="single" w:sz="8" w:space="0" w:color="auto"/>
            </w:tcBorders>
            <w:shd w:val="clear" w:color="auto" w:fill="auto"/>
            <w:noWrap/>
            <w:vAlign w:val="center"/>
          </w:tcPr>
          <w:p w14:paraId="30F87E4B" w14:textId="77777777" w:rsidR="007E1E67" w:rsidRPr="009271D1" w:rsidRDefault="007E1E67" w:rsidP="008D6C9B">
            <w:pPr>
              <w:jc w:val="right"/>
              <w:rPr>
                <w:ins w:id="1743" w:author="hanwha" w:date="2022-07-28T09:57:00Z"/>
                <w:rFonts w:ascii="Arial" w:eastAsia="맑은 고딕" w:hAnsi="Arial" w:cs="Arial"/>
                <w:color w:val="000000"/>
                <w:sz w:val="16"/>
                <w:szCs w:val="16"/>
              </w:rPr>
            </w:pPr>
            <w:ins w:id="1744" w:author="hanwha" w:date="2022-07-28T09:57:00Z">
              <w:r w:rsidRPr="009271D1">
                <w:rPr>
                  <w:rFonts w:ascii="Arial" w:eastAsia="맑은 고딕" w:hAnsi="Arial" w:cs="Arial" w:hint="eastAsia"/>
                  <w:color w:val="000000"/>
                  <w:sz w:val="16"/>
                  <w:szCs w:val="16"/>
                </w:rPr>
                <w:t>(1,219,630)</w:t>
              </w:r>
            </w:ins>
          </w:p>
        </w:tc>
        <w:tc>
          <w:tcPr>
            <w:tcW w:w="1984" w:type="dxa"/>
            <w:tcBorders>
              <w:top w:val="nil"/>
              <w:left w:val="nil"/>
              <w:bottom w:val="single" w:sz="8" w:space="0" w:color="auto"/>
              <w:right w:val="single" w:sz="8" w:space="0" w:color="auto"/>
            </w:tcBorders>
            <w:shd w:val="clear" w:color="auto" w:fill="auto"/>
            <w:noWrap/>
            <w:vAlign w:val="center"/>
          </w:tcPr>
          <w:p w14:paraId="4811BF1D" w14:textId="77777777" w:rsidR="007E1E67" w:rsidRPr="009271D1" w:rsidRDefault="007E1E67" w:rsidP="008D6C9B">
            <w:pPr>
              <w:jc w:val="right"/>
              <w:rPr>
                <w:ins w:id="1745" w:author="hanwha" w:date="2022-07-28T09:57:00Z"/>
                <w:rFonts w:ascii="Arial" w:eastAsia="맑은 고딕" w:hAnsi="Arial" w:cs="Arial"/>
                <w:color w:val="000000"/>
                <w:sz w:val="16"/>
                <w:szCs w:val="16"/>
              </w:rPr>
            </w:pPr>
            <w:ins w:id="1746" w:author="hanwha" w:date="2022-07-28T09:57:00Z">
              <w:r w:rsidRPr="009271D1">
                <w:rPr>
                  <w:rFonts w:ascii="Arial" w:eastAsia="맑은 고딕" w:hAnsi="Arial" w:cs="Arial"/>
                  <w:color w:val="000000"/>
                  <w:sz w:val="16"/>
                  <w:szCs w:val="16"/>
                </w:rPr>
                <w:t>-</w:t>
              </w:r>
            </w:ins>
          </w:p>
        </w:tc>
      </w:tr>
      <w:tr w:rsidR="007E1E67" w:rsidRPr="009271D1" w14:paraId="508191D0" w14:textId="77777777" w:rsidTr="008D6C9B">
        <w:trPr>
          <w:trHeight w:val="330"/>
          <w:ins w:id="1747" w:author="hanwha" w:date="2022-07-28T09:57:00Z"/>
        </w:trPr>
        <w:tc>
          <w:tcPr>
            <w:tcW w:w="3260" w:type="dxa"/>
            <w:noWrap/>
          </w:tcPr>
          <w:p w14:paraId="2F78ECE2" w14:textId="77777777" w:rsidR="007E1E67" w:rsidRPr="009271D1" w:rsidRDefault="007E1E67" w:rsidP="008D6C9B">
            <w:pPr>
              <w:ind w:firstLineChars="100" w:firstLine="160"/>
              <w:rPr>
                <w:ins w:id="1748" w:author="hanwha" w:date="2022-07-28T09:57:00Z"/>
                <w:rFonts w:ascii="Arial" w:eastAsia="맑은 고딕" w:hAnsi="Arial" w:cs="Arial"/>
                <w:sz w:val="16"/>
                <w:szCs w:val="16"/>
              </w:rPr>
            </w:pPr>
            <w:ins w:id="1749" w:author="hanwha" w:date="2022-07-28T09:57:00Z">
              <w:r w:rsidRPr="009271D1">
                <w:rPr>
                  <w:rFonts w:ascii="Arial" w:eastAsia="맑은 고딕" w:hAnsi="Arial" w:cs="Arial"/>
                  <w:sz w:val="16"/>
                  <w:szCs w:val="16"/>
                </w:rPr>
                <w:t>이익잉여금</w:t>
              </w:r>
              <w:r w:rsidRPr="009271D1">
                <w:rPr>
                  <w:rFonts w:ascii="Arial" w:eastAsia="맑은 고딕" w:hAnsi="Arial" w:cs="Arial"/>
                  <w:sz w:val="16"/>
                  <w:szCs w:val="16"/>
                </w:rPr>
                <w:t>(</w:t>
              </w:r>
              <w:r w:rsidRPr="009271D1">
                <w:rPr>
                  <w:rFonts w:ascii="Arial" w:eastAsia="맑은 고딕" w:hAnsi="Arial" w:cs="Arial"/>
                  <w:sz w:val="16"/>
                  <w:szCs w:val="16"/>
                </w:rPr>
                <w:t>결손금</w:t>
              </w:r>
              <w:r w:rsidRPr="009271D1">
                <w:rPr>
                  <w:rFonts w:ascii="Arial" w:eastAsia="맑은 고딕" w:hAnsi="Arial" w:cs="Arial"/>
                  <w:sz w:val="16"/>
                  <w:szCs w:val="16"/>
                </w:rPr>
                <w:t>)</w:t>
              </w:r>
            </w:ins>
          </w:p>
        </w:tc>
        <w:tc>
          <w:tcPr>
            <w:tcW w:w="1843" w:type="dxa"/>
            <w:tcBorders>
              <w:top w:val="nil"/>
              <w:left w:val="nil"/>
              <w:bottom w:val="single" w:sz="8" w:space="0" w:color="auto"/>
              <w:right w:val="single" w:sz="8" w:space="0" w:color="auto"/>
            </w:tcBorders>
            <w:shd w:val="clear" w:color="auto" w:fill="auto"/>
            <w:noWrap/>
            <w:vAlign w:val="center"/>
          </w:tcPr>
          <w:p w14:paraId="4D246BFF" w14:textId="77777777" w:rsidR="007E1E67" w:rsidRPr="009271D1" w:rsidRDefault="007E1E67" w:rsidP="008D6C9B">
            <w:pPr>
              <w:jc w:val="right"/>
              <w:rPr>
                <w:ins w:id="1750" w:author="hanwha" w:date="2022-07-28T09:57:00Z"/>
                <w:rFonts w:ascii="Arial" w:eastAsia="맑은 고딕" w:hAnsi="Arial" w:cs="Arial"/>
                <w:color w:val="000000"/>
                <w:sz w:val="16"/>
                <w:szCs w:val="16"/>
              </w:rPr>
            </w:pPr>
            <w:ins w:id="1751" w:author="hanwha" w:date="2022-07-28T09:57:00Z">
              <w:r w:rsidRPr="009271D1">
                <w:rPr>
                  <w:rFonts w:ascii="Arial" w:eastAsia="맑은 고딕" w:hAnsi="Arial" w:cs="Arial" w:hint="eastAsia"/>
                  <w:color w:val="000000"/>
                  <w:sz w:val="16"/>
                  <w:szCs w:val="16"/>
                </w:rPr>
                <w:t>2,503,643,136,454</w:t>
              </w:r>
            </w:ins>
          </w:p>
        </w:tc>
        <w:tc>
          <w:tcPr>
            <w:tcW w:w="1985" w:type="dxa"/>
            <w:tcBorders>
              <w:top w:val="nil"/>
              <w:left w:val="nil"/>
              <w:bottom w:val="single" w:sz="8" w:space="0" w:color="auto"/>
              <w:right w:val="single" w:sz="8" w:space="0" w:color="auto"/>
            </w:tcBorders>
            <w:shd w:val="clear" w:color="auto" w:fill="auto"/>
            <w:noWrap/>
            <w:vAlign w:val="center"/>
          </w:tcPr>
          <w:p w14:paraId="095003EF" w14:textId="77777777" w:rsidR="007E1E67" w:rsidRPr="009271D1" w:rsidRDefault="007E1E67" w:rsidP="008D6C9B">
            <w:pPr>
              <w:jc w:val="right"/>
              <w:rPr>
                <w:ins w:id="1752" w:author="hanwha" w:date="2022-07-28T09:57:00Z"/>
                <w:rFonts w:ascii="Arial" w:eastAsia="맑은 고딕" w:hAnsi="Arial" w:cs="Arial"/>
                <w:color w:val="000000"/>
                <w:sz w:val="16"/>
                <w:szCs w:val="16"/>
              </w:rPr>
            </w:pPr>
            <w:ins w:id="1753" w:author="hanwha" w:date="2022-07-28T09:57:00Z">
              <w:r w:rsidRPr="009271D1">
                <w:rPr>
                  <w:rFonts w:ascii="Arial" w:eastAsia="맑은 고딕" w:hAnsi="Arial" w:cs="Arial" w:hint="eastAsia"/>
                  <w:color w:val="000000"/>
                  <w:sz w:val="16"/>
                  <w:szCs w:val="16"/>
                </w:rPr>
                <w:t>2,503,643,136,454</w:t>
              </w:r>
            </w:ins>
          </w:p>
        </w:tc>
        <w:tc>
          <w:tcPr>
            <w:tcW w:w="1984" w:type="dxa"/>
            <w:tcBorders>
              <w:top w:val="nil"/>
              <w:left w:val="nil"/>
              <w:bottom w:val="single" w:sz="8" w:space="0" w:color="auto"/>
              <w:right w:val="single" w:sz="8" w:space="0" w:color="auto"/>
            </w:tcBorders>
            <w:shd w:val="clear" w:color="auto" w:fill="auto"/>
            <w:noWrap/>
            <w:vAlign w:val="center"/>
          </w:tcPr>
          <w:p w14:paraId="5DB3A9AF" w14:textId="77777777" w:rsidR="007E1E67" w:rsidRPr="009271D1" w:rsidRDefault="007E1E67" w:rsidP="008D6C9B">
            <w:pPr>
              <w:jc w:val="right"/>
              <w:rPr>
                <w:ins w:id="1754" w:author="hanwha" w:date="2022-07-28T09:57:00Z"/>
                <w:rFonts w:ascii="Arial" w:eastAsia="맑은 고딕" w:hAnsi="Arial" w:cs="Arial"/>
                <w:color w:val="000000"/>
                <w:sz w:val="16"/>
                <w:szCs w:val="16"/>
              </w:rPr>
            </w:pPr>
            <w:ins w:id="1755" w:author="hanwha" w:date="2022-07-28T09:57:00Z">
              <w:r w:rsidRPr="009271D1">
                <w:rPr>
                  <w:rFonts w:ascii="Arial" w:eastAsia="맑은 고딕" w:hAnsi="Arial" w:cs="Arial"/>
                  <w:color w:val="000000"/>
                  <w:sz w:val="16"/>
                  <w:szCs w:val="16"/>
                </w:rPr>
                <w:t>-</w:t>
              </w:r>
            </w:ins>
          </w:p>
        </w:tc>
      </w:tr>
      <w:tr w:rsidR="007E1E67" w:rsidRPr="009271D1" w14:paraId="1B1CE06C" w14:textId="77777777" w:rsidTr="008D6C9B">
        <w:trPr>
          <w:trHeight w:val="330"/>
          <w:ins w:id="1756" w:author="hanwha" w:date="2022-07-28T09:57:00Z"/>
        </w:trPr>
        <w:tc>
          <w:tcPr>
            <w:tcW w:w="3260" w:type="dxa"/>
            <w:noWrap/>
          </w:tcPr>
          <w:p w14:paraId="15C3C057" w14:textId="77777777" w:rsidR="007E1E67" w:rsidRPr="009271D1" w:rsidRDefault="007E1E67" w:rsidP="008D6C9B">
            <w:pPr>
              <w:ind w:firstLineChars="100" w:firstLine="160"/>
              <w:rPr>
                <w:ins w:id="1757" w:author="hanwha" w:date="2022-07-28T09:57:00Z"/>
                <w:rFonts w:ascii="Arial" w:eastAsia="맑은 고딕" w:hAnsi="Arial" w:cs="Arial"/>
                <w:sz w:val="16"/>
                <w:szCs w:val="16"/>
              </w:rPr>
            </w:pPr>
            <w:ins w:id="1758" w:author="hanwha" w:date="2022-07-28T09:57:00Z">
              <w:r w:rsidRPr="009271D1">
                <w:rPr>
                  <w:rFonts w:ascii="Arial" w:eastAsia="맑은 고딕" w:hAnsi="Arial" w:cs="Arial"/>
                  <w:b/>
                  <w:bCs/>
                  <w:color w:val="000000"/>
                  <w:sz w:val="16"/>
                  <w:szCs w:val="16"/>
                </w:rPr>
                <w:t>자본총계</w:t>
              </w:r>
            </w:ins>
          </w:p>
        </w:tc>
        <w:tc>
          <w:tcPr>
            <w:tcW w:w="1843" w:type="dxa"/>
            <w:tcBorders>
              <w:top w:val="nil"/>
              <w:left w:val="nil"/>
              <w:bottom w:val="single" w:sz="8" w:space="0" w:color="auto"/>
              <w:right w:val="single" w:sz="8" w:space="0" w:color="auto"/>
            </w:tcBorders>
            <w:shd w:val="clear" w:color="auto" w:fill="auto"/>
            <w:noWrap/>
            <w:vAlign w:val="center"/>
          </w:tcPr>
          <w:p w14:paraId="11B6930A" w14:textId="77777777" w:rsidR="007E1E67" w:rsidRPr="009271D1" w:rsidRDefault="007E1E67" w:rsidP="008D6C9B">
            <w:pPr>
              <w:jc w:val="right"/>
              <w:rPr>
                <w:ins w:id="1759" w:author="hanwha" w:date="2022-07-28T09:57:00Z"/>
                <w:rFonts w:ascii="Arial" w:eastAsia="맑은 고딕" w:hAnsi="Arial" w:cs="Arial"/>
                <w:color w:val="000000"/>
                <w:sz w:val="16"/>
                <w:szCs w:val="16"/>
              </w:rPr>
            </w:pPr>
            <w:ins w:id="1760" w:author="hanwha" w:date="2022-07-28T09:57:00Z">
              <w:r w:rsidRPr="009271D1">
                <w:rPr>
                  <w:rFonts w:ascii="Arial" w:eastAsia="맑은 고딕" w:hAnsi="Arial" w:cs="Arial" w:hint="eastAsia"/>
                  <w:b/>
                  <w:color w:val="000000"/>
                  <w:sz w:val="16"/>
                  <w:szCs w:val="16"/>
                </w:rPr>
                <w:t>3,557,559,877,671</w:t>
              </w:r>
            </w:ins>
          </w:p>
        </w:tc>
        <w:tc>
          <w:tcPr>
            <w:tcW w:w="1985" w:type="dxa"/>
            <w:tcBorders>
              <w:top w:val="nil"/>
              <w:left w:val="nil"/>
              <w:bottom w:val="single" w:sz="8" w:space="0" w:color="auto"/>
              <w:right w:val="single" w:sz="8" w:space="0" w:color="auto"/>
            </w:tcBorders>
            <w:shd w:val="clear" w:color="auto" w:fill="auto"/>
            <w:noWrap/>
            <w:vAlign w:val="center"/>
          </w:tcPr>
          <w:p w14:paraId="24339A69" w14:textId="77777777" w:rsidR="007E1E67" w:rsidRPr="009271D1" w:rsidRDefault="007E1E67" w:rsidP="008D6C9B">
            <w:pPr>
              <w:jc w:val="right"/>
              <w:rPr>
                <w:ins w:id="1761" w:author="hanwha" w:date="2022-07-28T09:57:00Z"/>
                <w:rFonts w:ascii="Arial" w:eastAsia="맑은 고딕" w:hAnsi="Arial" w:cs="Arial"/>
                <w:color w:val="000000"/>
                <w:sz w:val="16"/>
                <w:szCs w:val="16"/>
              </w:rPr>
            </w:pPr>
            <w:ins w:id="1762" w:author="hanwha" w:date="2022-07-28T09:57:00Z">
              <w:r w:rsidRPr="009271D1">
                <w:rPr>
                  <w:rFonts w:ascii="Arial" w:eastAsia="맑은 고딕" w:hAnsi="Arial" w:cs="Arial" w:hint="eastAsia"/>
                  <w:b/>
                  <w:color w:val="000000"/>
                  <w:sz w:val="16"/>
                  <w:szCs w:val="16"/>
                </w:rPr>
                <w:t>3,557,559,877,671</w:t>
              </w:r>
            </w:ins>
          </w:p>
        </w:tc>
        <w:tc>
          <w:tcPr>
            <w:tcW w:w="1984" w:type="dxa"/>
            <w:tcBorders>
              <w:top w:val="nil"/>
              <w:left w:val="nil"/>
              <w:bottom w:val="single" w:sz="8" w:space="0" w:color="auto"/>
              <w:right w:val="single" w:sz="8" w:space="0" w:color="auto"/>
            </w:tcBorders>
            <w:shd w:val="clear" w:color="auto" w:fill="auto"/>
            <w:noWrap/>
            <w:vAlign w:val="center"/>
          </w:tcPr>
          <w:p w14:paraId="6AB77553" w14:textId="77777777" w:rsidR="007E1E67" w:rsidRPr="009271D1" w:rsidRDefault="007E1E67" w:rsidP="008D6C9B">
            <w:pPr>
              <w:jc w:val="right"/>
              <w:rPr>
                <w:ins w:id="1763" w:author="hanwha" w:date="2022-07-28T09:57:00Z"/>
                <w:rFonts w:ascii="Arial" w:eastAsia="맑은 고딕" w:hAnsi="Arial" w:cs="Arial"/>
                <w:color w:val="000000"/>
                <w:sz w:val="16"/>
                <w:szCs w:val="16"/>
              </w:rPr>
            </w:pPr>
            <w:ins w:id="1764" w:author="hanwha" w:date="2022-07-28T09:57:00Z">
              <w:r w:rsidRPr="009271D1">
                <w:rPr>
                  <w:rFonts w:ascii="Arial" w:eastAsia="맑은 고딕" w:hAnsi="Arial" w:cs="Arial"/>
                  <w:b/>
                  <w:bCs/>
                  <w:color w:val="000000"/>
                  <w:sz w:val="16"/>
                  <w:szCs w:val="16"/>
                </w:rPr>
                <w:t>418,758,305,153</w:t>
              </w:r>
            </w:ins>
          </w:p>
        </w:tc>
      </w:tr>
      <w:tr w:rsidR="007E1E67" w:rsidRPr="009271D1" w14:paraId="74FEE922" w14:textId="77777777" w:rsidTr="008D6C9B">
        <w:trPr>
          <w:trHeight w:val="330"/>
          <w:ins w:id="1765" w:author="hanwha" w:date="2022-07-28T09:57:00Z"/>
        </w:trPr>
        <w:tc>
          <w:tcPr>
            <w:tcW w:w="3260" w:type="dxa"/>
            <w:noWrap/>
          </w:tcPr>
          <w:p w14:paraId="3DDA5EF5" w14:textId="77777777" w:rsidR="007E1E67" w:rsidRPr="009271D1" w:rsidRDefault="007E1E67" w:rsidP="008D6C9B">
            <w:pPr>
              <w:ind w:firstLineChars="100" w:firstLine="160"/>
              <w:rPr>
                <w:ins w:id="1766" w:author="hanwha" w:date="2022-07-28T09:57:00Z"/>
                <w:rFonts w:ascii="Arial" w:eastAsia="맑은 고딕" w:hAnsi="Arial" w:cs="Arial"/>
                <w:sz w:val="16"/>
                <w:szCs w:val="16"/>
              </w:rPr>
            </w:pPr>
            <w:proofErr w:type="spellStart"/>
            <w:ins w:id="1767" w:author="hanwha" w:date="2022-07-28T09:57:00Z">
              <w:r w:rsidRPr="009271D1">
                <w:rPr>
                  <w:rFonts w:ascii="Arial" w:eastAsia="맑은 고딕" w:hAnsi="Arial" w:cs="Arial"/>
                  <w:b/>
                  <w:bCs/>
                  <w:color w:val="000000"/>
                  <w:sz w:val="16"/>
                  <w:szCs w:val="16"/>
                </w:rPr>
                <w:t>부채및자본총계</w:t>
              </w:r>
              <w:proofErr w:type="spellEnd"/>
            </w:ins>
          </w:p>
        </w:tc>
        <w:tc>
          <w:tcPr>
            <w:tcW w:w="1843" w:type="dxa"/>
            <w:tcBorders>
              <w:top w:val="nil"/>
              <w:left w:val="nil"/>
              <w:bottom w:val="single" w:sz="8" w:space="0" w:color="auto"/>
              <w:right w:val="single" w:sz="8" w:space="0" w:color="auto"/>
            </w:tcBorders>
            <w:shd w:val="clear" w:color="auto" w:fill="auto"/>
            <w:noWrap/>
            <w:vAlign w:val="center"/>
          </w:tcPr>
          <w:p w14:paraId="7D79C108" w14:textId="77777777" w:rsidR="007E1E67" w:rsidRPr="009271D1" w:rsidRDefault="007E1E67" w:rsidP="008D6C9B">
            <w:pPr>
              <w:jc w:val="right"/>
              <w:rPr>
                <w:ins w:id="1768" w:author="hanwha" w:date="2022-07-28T09:57:00Z"/>
                <w:rFonts w:eastAsia="맑은 고딕" w:hAnsi="맑은 고딕"/>
                <w:b/>
                <w:bCs/>
                <w:color w:val="000000"/>
                <w:sz w:val="16"/>
                <w:szCs w:val="16"/>
              </w:rPr>
            </w:pPr>
            <w:ins w:id="1769" w:author="hanwha" w:date="2022-07-28T09:57:00Z">
              <w:r w:rsidRPr="009271D1">
                <w:rPr>
                  <w:rFonts w:ascii="Arial" w:eastAsia="맑은 고딕" w:hAnsi="Arial" w:cs="Arial" w:hint="eastAsia"/>
                  <w:b/>
                  <w:color w:val="000000"/>
                  <w:sz w:val="16"/>
                  <w:szCs w:val="16"/>
                </w:rPr>
                <w:t>8,309,773,420,248</w:t>
              </w:r>
            </w:ins>
          </w:p>
        </w:tc>
        <w:tc>
          <w:tcPr>
            <w:tcW w:w="1985" w:type="dxa"/>
            <w:tcBorders>
              <w:top w:val="nil"/>
              <w:left w:val="nil"/>
              <w:bottom w:val="single" w:sz="8" w:space="0" w:color="auto"/>
              <w:right w:val="single" w:sz="8" w:space="0" w:color="auto"/>
            </w:tcBorders>
            <w:shd w:val="clear" w:color="auto" w:fill="auto"/>
            <w:noWrap/>
            <w:vAlign w:val="center"/>
          </w:tcPr>
          <w:p w14:paraId="42EF3C8D" w14:textId="77777777" w:rsidR="007E1E67" w:rsidRPr="009271D1" w:rsidRDefault="007E1E67" w:rsidP="008D6C9B">
            <w:pPr>
              <w:jc w:val="right"/>
              <w:rPr>
                <w:ins w:id="1770" w:author="hanwha" w:date="2022-07-28T09:57:00Z"/>
                <w:rFonts w:eastAsia="맑은 고딕" w:hAnsi="맑은 고딕"/>
                <w:b/>
                <w:bCs/>
                <w:color w:val="000000"/>
                <w:sz w:val="16"/>
                <w:szCs w:val="18"/>
              </w:rPr>
            </w:pPr>
            <w:ins w:id="1771" w:author="hanwha" w:date="2022-07-28T09:57:00Z">
              <w:r w:rsidRPr="009271D1">
                <w:rPr>
                  <w:rFonts w:ascii="Arial" w:eastAsia="맑은 고딕" w:hAnsi="Arial" w:cs="Arial"/>
                  <w:b/>
                  <w:bCs/>
                  <w:color w:val="000000"/>
                  <w:sz w:val="16"/>
                  <w:szCs w:val="16"/>
                </w:rPr>
                <w:t>6,600,614,142,420</w:t>
              </w:r>
            </w:ins>
          </w:p>
        </w:tc>
        <w:tc>
          <w:tcPr>
            <w:tcW w:w="1984" w:type="dxa"/>
            <w:tcBorders>
              <w:top w:val="nil"/>
              <w:left w:val="nil"/>
              <w:bottom w:val="single" w:sz="8" w:space="0" w:color="auto"/>
              <w:right w:val="single" w:sz="8" w:space="0" w:color="auto"/>
            </w:tcBorders>
            <w:shd w:val="clear" w:color="auto" w:fill="auto"/>
            <w:noWrap/>
            <w:vAlign w:val="center"/>
          </w:tcPr>
          <w:p w14:paraId="6EF2D5BF" w14:textId="77777777" w:rsidR="007E1E67" w:rsidRPr="009271D1" w:rsidRDefault="007E1E67" w:rsidP="008D6C9B">
            <w:pPr>
              <w:jc w:val="right"/>
              <w:rPr>
                <w:ins w:id="1772" w:author="hanwha" w:date="2022-07-28T09:57:00Z"/>
                <w:rFonts w:eastAsia="맑은 고딕" w:hAnsi="맑은 고딕"/>
                <w:b/>
                <w:bCs/>
                <w:color w:val="000000"/>
                <w:sz w:val="16"/>
                <w:szCs w:val="18"/>
              </w:rPr>
            </w:pPr>
            <w:ins w:id="1773" w:author="hanwha" w:date="2022-07-28T09:57:00Z">
              <w:r w:rsidRPr="009271D1">
                <w:rPr>
                  <w:rFonts w:ascii="Arial" w:eastAsia="맑은 고딕" w:hAnsi="Arial" w:cs="Arial"/>
                  <w:b/>
                  <w:bCs/>
                  <w:color w:val="000000"/>
                  <w:sz w:val="16"/>
                  <w:szCs w:val="16"/>
                </w:rPr>
                <w:t>2,127,917,582,981</w:t>
              </w:r>
            </w:ins>
          </w:p>
        </w:tc>
      </w:tr>
    </w:tbl>
    <w:p w14:paraId="7242BB27" w14:textId="77777777" w:rsidR="007E1E67" w:rsidRPr="009271D1" w:rsidRDefault="007E1E67" w:rsidP="007E1E67">
      <w:pPr>
        <w:spacing w:after="90" w:line="384" w:lineRule="atLeast"/>
        <w:rPr>
          <w:ins w:id="1774" w:author="hanwha" w:date="2022-07-28T09:57:00Z"/>
          <w:rFonts w:asciiTheme="minorEastAsia" w:hAnsiTheme="minorEastAsia" w:cs="Arial"/>
          <w:szCs w:val="18"/>
        </w:rPr>
      </w:pPr>
      <w:ins w:id="1775" w:author="hanwha" w:date="2022-07-28T09:57:00Z">
        <w:r w:rsidRPr="009271D1">
          <w:rPr>
            <w:rFonts w:asciiTheme="minorEastAsia" w:hAnsiTheme="minorEastAsia" w:cs="Arial"/>
            <w:szCs w:val="18"/>
          </w:rPr>
          <w:t>주</w:t>
        </w:r>
        <w:r w:rsidRPr="009271D1">
          <w:rPr>
            <w:rFonts w:asciiTheme="minorEastAsia" w:hAnsiTheme="minorEastAsia" w:cs="Arial"/>
            <w:szCs w:val="18"/>
          </w:rPr>
          <w:t xml:space="preserve">1) </w:t>
        </w:r>
        <w:r w:rsidRPr="009271D1">
          <w:rPr>
            <w:rFonts w:asciiTheme="minorEastAsia" w:hAnsiTheme="minorEastAsia" w:cs="Arial" w:hint="eastAsia"/>
            <w:szCs w:val="18"/>
          </w:rPr>
          <w:t>상기</w:t>
        </w:r>
        <w:r w:rsidRPr="009271D1">
          <w:rPr>
            <w:rFonts w:asciiTheme="minorEastAsia" w:hAnsiTheme="minorEastAsia" w:cs="Arial"/>
            <w:szCs w:val="18"/>
          </w:rPr>
          <w:t xml:space="preserve"> </w:t>
        </w:r>
        <w:r w:rsidRPr="009271D1">
          <w:rPr>
            <w:rFonts w:asciiTheme="minorEastAsia" w:hAnsiTheme="minorEastAsia" w:cs="Arial"/>
            <w:szCs w:val="18"/>
          </w:rPr>
          <w:t>재무상태표는</w:t>
        </w:r>
        <w:r w:rsidRPr="009271D1">
          <w:rPr>
            <w:rFonts w:asciiTheme="minorEastAsia" w:hAnsiTheme="minorEastAsia" w:cs="Arial"/>
            <w:szCs w:val="18"/>
          </w:rPr>
          <w:t xml:space="preserve"> 2022</w:t>
        </w:r>
        <w:r w:rsidRPr="009271D1">
          <w:rPr>
            <w:rFonts w:asciiTheme="minorEastAsia" w:hAnsiTheme="minorEastAsia" w:cs="Arial"/>
            <w:szCs w:val="18"/>
          </w:rPr>
          <w:t>년</w:t>
        </w:r>
        <w:r w:rsidRPr="009271D1">
          <w:rPr>
            <w:rFonts w:asciiTheme="minorEastAsia" w:hAnsiTheme="minorEastAsia" w:cs="Arial"/>
            <w:szCs w:val="18"/>
          </w:rPr>
          <w:t xml:space="preserve"> 3</w:t>
        </w:r>
        <w:r w:rsidRPr="009271D1">
          <w:rPr>
            <w:rFonts w:asciiTheme="minorEastAsia" w:hAnsiTheme="minorEastAsia" w:cs="Arial"/>
            <w:szCs w:val="18"/>
          </w:rPr>
          <w:t>월</w:t>
        </w:r>
        <w:r w:rsidRPr="009271D1">
          <w:rPr>
            <w:rFonts w:asciiTheme="minorEastAsia" w:hAnsiTheme="minorEastAsia" w:cs="Arial"/>
            <w:szCs w:val="18"/>
          </w:rPr>
          <w:t xml:space="preserve"> 31</w:t>
        </w:r>
        <w:r w:rsidRPr="009271D1">
          <w:rPr>
            <w:rFonts w:asciiTheme="minorEastAsia" w:hAnsiTheme="minorEastAsia" w:cs="Arial"/>
            <w:szCs w:val="18"/>
          </w:rPr>
          <w:t>일</w:t>
        </w:r>
        <w:r w:rsidRPr="009271D1">
          <w:rPr>
            <w:rFonts w:asciiTheme="minorEastAsia" w:hAnsiTheme="minorEastAsia" w:cs="Arial"/>
            <w:szCs w:val="18"/>
          </w:rPr>
          <w:t xml:space="preserve"> </w:t>
        </w:r>
        <w:r w:rsidRPr="009271D1">
          <w:rPr>
            <w:rFonts w:asciiTheme="minorEastAsia" w:hAnsiTheme="minorEastAsia" w:cs="Arial"/>
            <w:szCs w:val="18"/>
          </w:rPr>
          <w:t>현재</w:t>
        </w:r>
        <w:r w:rsidRPr="009271D1">
          <w:rPr>
            <w:rFonts w:asciiTheme="minorEastAsia" w:hAnsiTheme="minorEastAsia" w:cs="Arial"/>
            <w:szCs w:val="18"/>
          </w:rPr>
          <w:t xml:space="preserve"> </w:t>
        </w:r>
        <w:r w:rsidRPr="009271D1">
          <w:rPr>
            <w:rFonts w:asciiTheme="minorEastAsia" w:hAnsiTheme="minorEastAsia" w:cs="Arial"/>
            <w:szCs w:val="18"/>
          </w:rPr>
          <w:t>분할되는</w:t>
        </w:r>
        <w:r w:rsidRPr="009271D1">
          <w:rPr>
            <w:rFonts w:asciiTheme="minorEastAsia" w:hAnsiTheme="minorEastAsia" w:cs="Arial"/>
            <w:szCs w:val="18"/>
          </w:rPr>
          <w:t xml:space="preserve"> </w:t>
        </w:r>
        <w:r w:rsidRPr="009271D1">
          <w:rPr>
            <w:rFonts w:asciiTheme="minorEastAsia" w:hAnsiTheme="minorEastAsia" w:cs="Arial"/>
            <w:szCs w:val="18"/>
          </w:rPr>
          <w:t>회사의</w:t>
        </w:r>
        <w:r w:rsidRPr="009271D1">
          <w:rPr>
            <w:rFonts w:asciiTheme="minorEastAsia" w:hAnsiTheme="minorEastAsia" w:cs="Arial"/>
            <w:szCs w:val="18"/>
          </w:rPr>
          <w:t xml:space="preserve"> </w:t>
        </w:r>
        <w:r w:rsidRPr="009271D1">
          <w:rPr>
            <w:rFonts w:asciiTheme="minorEastAsia" w:hAnsiTheme="minorEastAsia" w:cs="Arial"/>
            <w:szCs w:val="18"/>
          </w:rPr>
          <w:t>재무상태표상</w:t>
        </w:r>
        <w:r w:rsidRPr="009271D1">
          <w:rPr>
            <w:rFonts w:asciiTheme="minorEastAsia" w:hAnsiTheme="minorEastAsia" w:cs="Arial"/>
            <w:szCs w:val="18"/>
          </w:rPr>
          <w:t xml:space="preserve"> </w:t>
        </w:r>
        <w:r w:rsidRPr="009271D1">
          <w:rPr>
            <w:rFonts w:asciiTheme="minorEastAsia" w:hAnsiTheme="minorEastAsia" w:cs="Arial"/>
            <w:szCs w:val="18"/>
          </w:rPr>
          <w:t>장부금액을</w:t>
        </w:r>
        <w:r w:rsidRPr="009271D1">
          <w:rPr>
            <w:rFonts w:asciiTheme="minorEastAsia" w:hAnsiTheme="minorEastAsia" w:cs="Arial"/>
            <w:szCs w:val="18"/>
          </w:rPr>
          <w:t xml:space="preserve"> </w:t>
        </w:r>
        <w:r w:rsidRPr="009271D1">
          <w:rPr>
            <w:rFonts w:asciiTheme="minorEastAsia" w:hAnsiTheme="minorEastAsia" w:cs="Arial"/>
            <w:szCs w:val="18"/>
          </w:rPr>
          <w:t>기초로</w:t>
        </w:r>
        <w:r w:rsidRPr="009271D1">
          <w:rPr>
            <w:rFonts w:asciiTheme="minorEastAsia" w:hAnsiTheme="minorEastAsia" w:cs="Arial"/>
            <w:szCs w:val="18"/>
          </w:rPr>
          <w:t xml:space="preserve"> </w:t>
        </w:r>
        <w:r w:rsidRPr="009271D1">
          <w:rPr>
            <w:rFonts w:asciiTheme="minorEastAsia" w:hAnsiTheme="minorEastAsia" w:cs="Arial"/>
            <w:szCs w:val="18"/>
          </w:rPr>
          <w:t>작성되었으며</w:t>
        </w:r>
        <w:r w:rsidRPr="009271D1">
          <w:rPr>
            <w:rFonts w:asciiTheme="minorEastAsia" w:hAnsiTheme="minorEastAsia" w:cs="Arial"/>
            <w:szCs w:val="18"/>
          </w:rPr>
          <w:t xml:space="preserve"> </w:t>
        </w:r>
        <w:r w:rsidRPr="009271D1">
          <w:rPr>
            <w:rFonts w:asciiTheme="minorEastAsia" w:hAnsiTheme="minorEastAsia" w:cs="Arial"/>
            <w:szCs w:val="18"/>
          </w:rPr>
          <w:t>실제</w:t>
        </w:r>
        <w:r w:rsidRPr="009271D1">
          <w:rPr>
            <w:rFonts w:asciiTheme="minorEastAsia" w:hAnsiTheme="minorEastAsia" w:cs="Arial"/>
            <w:szCs w:val="18"/>
          </w:rPr>
          <w:t xml:space="preserve"> </w:t>
        </w:r>
        <w:proofErr w:type="spellStart"/>
        <w:r w:rsidRPr="009271D1">
          <w:rPr>
            <w:rFonts w:asciiTheme="minorEastAsia" w:hAnsiTheme="minorEastAsia" w:cs="Arial"/>
            <w:szCs w:val="18"/>
          </w:rPr>
          <w:t>분할기일에</w:t>
        </w:r>
        <w:proofErr w:type="spellEnd"/>
        <w:r w:rsidRPr="009271D1">
          <w:rPr>
            <w:rFonts w:asciiTheme="minorEastAsia" w:hAnsiTheme="minorEastAsia" w:cs="Arial"/>
            <w:szCs w:val="18"/>
          </w:rPr>
          <w:t xml:space="preserve"> </w:t>
        </w:r>
        <w:r w:rsidRPr="009271D1">
          <w:rPr>
            <w:rFonts w:asciiTheme="minorEastAsia" w:hAnsiTheme="minorEastAsia" w:cs="Arial"/>
            <w:szCs w:val="18"/>
          </w:rPr>
          <w:t>작성될</w:t>
        </w:r>
        <w:r w:rsidRPr="009271D1">
          <w:rPr>
            <w:rFonts w:asciiTheme="minorEastAsia" w:hAnsiTheme="minorEastAsia" w:cs="Arial"/>
            <w:szCs w:val="18"/>
          </w:rPr>
          <w:t xml:space="preserve"> </w:t>
        </w:r>
        <w:r w:rsidRPr="009271D1">
          <w:rPr>
            <w:rFonts w:asciiTheme="minorEastAsia" w:hAnsiTheme="minorEastAsia" w:cs="Arial"/>
            <w:szCs w:val="18"/>
          </w:rPr>
          <w:t>분할재무상태표와는</w:t>
        </w:r>
        <w:r w:rsidRPr="009271D1">
          <w:rPr>
            <w:rFonts w:asciiTheme="minorEastAsia" w:hAnsiTheme="minorEastAsia" w:cs="Arial"/>
            <w:szCs w:val="18"/>
          </w:rPr>
          <w:t xml:space="preserve"> </w:t>
        </w:r>
        <w:r w:rsidRPr="009271D1">
          <w:rPr>
            <w:rFonts w:asciiTheme="minorEastAsia" w:hAnsiTheme="minorEastAsia" w:cs="Arial"/>
            <w:szCs w:val="18"/>
          </w:rPr>
          <w:t>차이가</w:t>
        </w:r>
        <w:r w:rsidRPr="009271D1">
          <w:rPr>
            <w:rFonts w:asciiTheme="minorEastAsia" w:hAnsiTheme="minorEastAsia" w:cs="Arial"/>
            <w:szCs w:val="18"/>
          </w:rPr>
          <w:t xml:space="preserve"> </w:t>
        </w:r>
        <w:r w:rsidRPr="009271D1">
          <w:rPr>
            <w:rFonts w:asciiTheme="minorEastAsia" w:hAnsiTheme="minorEastAsia" w:cs="Arial"/>
            <w:szCs w:val="18"/>
          </w:rPr>
          <w:t>있을</w:t>
        </w:r>
        <w:r w:rsidRPr="009271D1">
          <w:rPr>
            <w:rFonts w:asciiTheme="minorEastAsia" w:hAnsiTheme="minorEastAsia" w:cs="Arial"/>
            <w:szCs w:val="18"/>
          </w:rPr>
          <w:t xml:space="preserve"> </w:t>
        </w:r>
        <w:r w:rsidRPr="009271D1">
          <w:rPr>
            <w:rFonts w:asciiTheme="minorEastAsia" w:hAnsiTheme="minorEastAsia" w:cs="Arial"/>
            <w:szCs w:val="18"/>
          </w:rPr>
          <w:t>수</w:t>
        </w:r>
        <w:r w:rsidRPr="009271D1">
          <w:rPr>
            <w:rFonts w:asciiTheme="minorEastAsia" w:hAnsiTheme="minorEastAsia" w:cs="Arial"/>
            <w:szCs w:val="18"/>
          </w:rPr>
          <w:t xml:space="preserve"> </w:t>
        </w:r>
        <w:r w:rsidRPr="009271D1">
          <w:rPr>
            <w:rFonts w:asciiTheme="minorEastAsia" w:hAnsiTheme="minorEastAsia" w:cs="Arial"/>
            <w:szCs w:val="18"/>
          </w:rPr>
          <w:t>있음</w:t>
        </w:r>
        <w:r w:rsidRPr="009271D1">
          <w:rPr>
            <w:rFonts w:asciiTheme="minorEastAsia" w:hAnsiTheme="minorEastAsia" w:cs="Arial"/>
            <w:szCs w:val="18"/>
          </w:rPr>
          <w:t>.</w:t>
        </w:r>
      </w:ins>
    </w:p>
    <w:p w14:paraId="3C54DAD0" w14:textId="294CFFEA" w:rsidR="00224D3E" w:rsidRPr="007E1E67" w:rsidRDefault="007E1E67">
      <w:pPr>
        <w:widowControl/>
        <w:wordWrap/>
        <w:autoSpaceDE/>
        <w:autoSpaceDN/>
        <w:spacing w:line="276" w:lineRule="auto"/>
        <w:rPr>
          <w:ins w:id="1776" w:author="Yulchon" w:date="2022-07-27T22:46:00Z"/>
          <w:rFonts w:hAnsi="바탕" w:hint="eastAsia"/>
          <w:b/>
          <w:sz w:val="23"/>
          <w:szCs w:val="23"/>
          <w:rPrChange w:id="1777" w:author="hanwha" w:date="2022-07-28T09:57:00Z">
            <w:rPr>
              <w:ins w:id="1778" w:author="Yulchon" w:date="2022-07-27T22:46:00Z"/>
              <w:rFonts w:hAnsi="바탕"/>
              <w:b/>
              <w:sz w:val="23"/>
              <w:szCs w:val="23"/>
            </w:rPr>
          </w:rPrChange>
        </w:rPr>
      </w:pPr>
      <w:ins w:id="1779" w:author="hanwha" w:date="2022-07-28T09:58:00Z">
        <w:r>
          <w:rPr>
            <w:rFonts w:hAnsi="바탕"/>
            <w:b/>
            <w:sz w:val="23"/>
            <w:szCs w:val="23"/>
          </w:rPr>
          <w:br w:type="page"/>
        </w:r>
      </w:ins>
    </w:p>
    <w:p w14:paraId="540C905D" w14:textId="7B429D84" w:rsidR="006E333E" w:rsidRPr="00D66DD0" w:rsidRDefault="006E333E" w:rsidP="006E333E">
      <w:pPr>
        <w:spacing w:before="360" w:after="240" w:line="360" w:lineRule="auto"/>
        <w:rPr>
          <w:ins w:id="1780" w:author="Yulchon" w:date="2022-07-27T22:40:00Z"/>
          <w:rFonts w:hAnsi="바탕"/>
          <w:b/>
          <w:sz w:val="23"/>
          <w:szCs w:val="23"/>
        </w:rPr>
      </w:pPr>
      <w:ins w:id="1781" w:author="Yulchon" w:date="2022-07-27T22:40:00Z">
        <w:r w:rsidRPr="00D66DD0">
          <w:rPr>
            <w:rFonts w:hAnsi="바탕" w:hint="eastAsia"/>
            <w:b/>
            <w:sz w:val="23"/>
            <w:szCs w:val="23"/>
          </w:rPr>
          <w:t>별첨</w:t>
        </w:r>
        <w:r w:rsidRPr="00D66DD0">
          <w:rPr>
            <w:rFonts w:hAnsi="바탕"/>
            <w:b/>
            <w:sz w:val="23"/>
            <w:szCs w:val="23"/>
          </w:rPr>
          <w:t xml:space="preserve"> 5               </w:t>
        </w:r>
      </w:ins>
    </w:p>
    <w:p w14:paraId="010B11FC" w14:textId="77777777" w:rsidR="006E333E" w:rsidRPr="00D66DD0" w:rsidRDefault="006E333E" w:rsidP="006E333E">
      <w:pPr>
        <w:spacing w:before="360" w:after="240" w:line="360" w:lineRule="auto"/>
        <w:jc w:val="center"/>
        <w:rPr>
          <w:ins w:id="1782" w:author="Yulchon" w:date="2022-07-27T22:40:00Z"/>
          <w:rFonts w:ascii="Times New Roman"/>
          <w:b/>
          <w:sz w:val="23"/>
          <w:szCs w:val="23"/>
          <w:u w:val="single"/>
        </w:rPr>
      </w:pPr>
      <w:ins w:id="1783" w:author="Yulchon" w:date="2022-07-27T22:40:00Z">
        <w:r w:rsidRPr="00D66DD0">
          <w:rPr>
            <w:rFonts w:ascii="Times New Roman" w:hint="eastAsia"/>
            <w:b/>
            <w:sz w:val="23"/>
            <w:szCs w:val="23"/>
            <w:u w:val="single"/>
          </w:rPr>
          <w:t>매도인</w:t>
        </w:r>
        <w:r w:rsidRPr="00D66DD0">
          <w:rPr>
            <w:rFonts w:ascii="Times New Roman"/>
            <w:b/>
            <w:sz w:val="23"/>
            <w:szCs w:val="23"/>
            <w:u w:val="single"/>
          </w:rPr>
          <w:t xml:space="preserve"> </w:t>
        </w:r>
        <w:proofErr w:type="spellStart"/>
        <w:r w:rsidRPr="00D66DD0">
          <w:rPr>
            <w:rFonts w:ascii="Times New Roman" w:hint="eastAsia"/>
            <w:b/>
            <w:sz w:val="23"/>
            <w:szCs w:val="23"/>
            <w:u w:val="single"/>
          </w:rPr>
          <w:t>공개목록</w:t>
        </w:r>
        <w:proofErr w:type="spellEnd"/>
      </w:ins>
    </w:p>
    <w:p w14:paraId="27C89AA7" w14:textId="77777777" w:rsidR="006E333E" w:rsidRPr="00D66DD0" w:rsidRDefault="006E333E" w:rsidP="006E333E">
      <w:pPr>
        <w:spacing w:before="360" w:after="240" w:line="360" w:lineRule="auto"/>
        <w:rPr>
          <w:ins w:id="1784" w:author="Yulchon" w:date="2022-07-27T22:40:00Z"/>
          <w:rFonts w:ascii="Times New Roman"/>
          <w:sz w:val="23"/>
          <w:szCs w:val="23"/>
        </w:rPr>
      </w:pPr>
      <w:ins w:id="1785" w:author="Yulchon" w:date="2022-07-27T22:40:00Z">
        <w:r w:rsidRPr="00D66DD0">
          <w:rPr>
            <w:rFonts w:ascii="Times New Roman"/>
            <w:sz w:val="23"/>
            <w:szCs w:val="23"/>
          </w:rPr>
          <w:t>본</w:t>
        </w:r>
        <w:r w:rsidRPr="00D66DD0">
          <w:rPr>
            <w:rFonts w:ascii="Times New Roman"/>
            <w:sz w:val="23"/>
            <w:szCs w:val="23"/>
          </w:rPr>
          <w:t xml:space="preserve"> </w:t>
        </w:r>
        <w:proofErr w:type="spellStart"/>
        <w:r w:rsidRPr="00D66DD0">
          <w:rPr>
            <w:rFonts w:ascii="Times New Roman"/>
            <w:sz w:val="23"/>
            <w:szCs w:val="23"/>
          </w:rPr>
          <w:t>공개목록은</w:t>
        </w:r>
        <w:proofErr w:type="spellEnd"/>
        <w:r w:rsidRPr="00D66DD0">
          <w:rPr>
            <w:rFonts w:ascii="Times New Roman"/>
            <w:sz w:val="23"/>
            <w:szCs w:val="23"/>
          </w:rPr>
          <w:t xml:space="preserve"> </w:t>
        </w:r>
        <w:r w:rsidRPr="00D66DD0">
          <w:rPr>
            <w:rFonts w:ascii="Times New Roman" w:hint="eastAsia"/>
            <w:sz w:val="23"/>
            <w:szCs w:val="23"/>
          </w:rPr>
          <w:t>매도인</w:t>
        </w:r>
        <w:r w:rsidRPr="00D66DD0">
          <w:rPr>
            <w:rFonts w:ascii="Times New Roman"/>
            <w:sz w:val="23"/>
            <w:szCs w:val="23"/>
          </w:rPr>
          <w:t>과</w:t>
        </w:r>
        <w:r w:rsidRPr="00D66DD0">
          <w:rPr>
            <w:rFonts w:ascii="Times New Roman"/>
            <w:sz w:val="23"/>
            <w:szCs w:val="23"/>
          </w:rPr>
          <w:t xml:space="preserve"> </w:t>
        </w:r>
        <w:r w:rsidRPr="00D66DD0">
          <w:rPr>
            <w:rFonts w:ascii="Times New Roman"/>
            <w:sz w:val="23"/>
            <w:szCs w:val="23"/>
          </w:rPr>
          <w:t>매수인이</w:t>
        </w:r>
        <w:r w:rsidRPr="00D66DD0">
          <w:rPr>
            <w:rFonts w:ascii="Times New Roman"/>
            <w:sz w:val="23"/>
            <w:szCs w:val="23"/>
          </w:rPr>
          <w:t xml:space="preserve"> 2022</w:t>
        </w:r>
        <w:r w:rsidRPr="00D66DD0">
          <w:rPr>
            <w:rFonts w:ascii="Times New Roman" w:hint="eastAsia"/>
            <w:sz w:val="23"/>
            <w:szCs w:val="23"/>
          </w:rPr>
          <w:t>년</w:t>
        </w:r>
        <w:r w:rsidRPr="00D66DD0">
          <w:rPr>
            <w:rFonts w:ascii="Times New Roman"/>
            <w:sz w:val="23"/>
            <w:szCs w:val="23"/>
          </w:rPr>
          <w:t xml:space="preserve"> 7</w:t>
        </w:r>
        <w:r w:rsidRPr="00D66DD0">
          <w:rPr>
            <w:rFonts w:ascii="Times New Roman" w:hint="eastAsia"/>
            <w:sz w:val="23"/>
            <w:szCs w:val="23"/>
          </w:rPr>
          <w:t>월</w:t>
        </w:r>
        <w:r w:rsidRPr="00D66DD0">
          <w:rPr>
            <w:rFonts w:ascii="Times New Roman"/>
            <w:sz w:val="23"/>
            <w:szCs w:val="23"/>
          </w:rPr>
          <w:t xml:space="preserve"> 29</w:t>
        </w:r>
        <w:r w:rsidRPr="00D66DD0">
          <w:rPr>
            <w:rFonts w:ascii="Times New Roman" w:hint="eastAsia"/>
            <w:sz w:val="23"/>
            <w:szCs w:val="23"/>
          </w:rPr>
          <w:t>일</w:t>
        </w:r>
        <w:r w:rsidRPr="00D66DD0">
          <w:rPr>
            <w:rFonts w:ascii="Times New Roman"/>
            <w:sz w:val="23"/>
            <w:szCs w:val="23"/>
          </w:rPr>
          <w:t xml:space="preserve"> </w:t>
        </w:r>
        <w:r w:rsidRPr="00D66DD0">
          <w:rPr>
            <w:rFonts w:ascii="Times New Roman"/>
            <w:sz w:val="23"/>
            <w:szCs w:val="23"/>
          </w:rPr>
          <w:t>체결한</w:t>
        </w:r>
        <w:r w:rsidRPr="00D66DD0">
          <w:rPr>
            <w:rFonts w:ascii="Times New Roman"/>
            <w:sz w:val="23"/>
            <w:szCs w:val="23"/>
          </w:rPr>
          <w:t xml:space="preserve"> </w:t>
        </w:r>
        <w:r w:rsidRPr="00D66DD0">
          <w:rPr>
            <w:rFonts w:ascii="Times New Roman" w:hint="eastAsia"/>
            <w:sz w:val="23"/>
            <w:szCs w:val="23"/>
          </w:rPr>
          <w:t>주식매매계약</w:t>
        </w:r>
        <w:r w:rsidRPr="00D66DD0">
          <w:rPr>
            <w:rFonts w:ascii="Times New Roman"/>
            <w:sz w:val="23"/>
            <w:szCs w:val="23"/>
          </w:rPr>
          <w:t>(</w:t>
        </w:r>
        <w:r w:rsidRPr="00D66DD0">
          <w:rPr>
            <w:rFonts w:ascii="Times New Roman"/>
            <w:sz w:val="23"/>
            <w:szCs w:val="23"/>
          </w:rPr>
          <w:t>이하</w:t>
        </w:r>
        <w:r w:rsidRPr="00D66DD0">
          <w:rPr>
            <w:rFonts w:ascii="Times New Roman"/>
            <w:sz w:val="23"/>
            <w:szCs w:val="23"/>
          </w:rPr>
          <w:t xml:space="preserve"> </w:t>
        </w:r>
        <w:r>
          <w:rPr>
            <w:rFonts w:ascii="Times New Roman"/>
            <w:sz w:val="23"/>
            <w:szCs w:val="23"/>
          </w:rPr>
          <w:t>“</w:t>
        </w:r>
        <w:r w:rsidRPr="00D66DD0">
          <w:rPr>
            <w:rFonts w:ascii="Times New Roman"/>
            <w:sz w:val="23"/>
            <w:szCs w:val="23"/>
            <w:u w:val="single"/>
          </w:rPr>
          <w:t>본</w:t>
        </w:r>
        <w:r w:rsidRPr="00D66DD0">
          <w:rPr>
            <w:rFonts w:ascii="Times New Roman"/>
            <w:sz w:val="23"/>
            <w:szCs w:val="23"/>
            <w:u w:val="single"/>
          </w:rPr>
          <w:t xml:space="preserve"> </w:t>
        </w:r>
        <w:r w:rsidRPr="00D66DD0">
          <w:rPr>
            <w:rFonts w:ascii="Times New Roman"/>
            <w:sz w:val="23"/>
            <w:szCs w:val="23"/>
            <w:u w:val="single"/>
          </w:rPr>
          <w:t>계약</w:t>
        </w:r>
        <w:r w:rsidRPr="00D66DD0">
          <w:rPr>
            <w:rFonts w:ascii="Times New Roman"/>
            <w:sz w:val="23"/>
            <w:szCs w:val="23"/>
          </w:rPr>
          <w:t>”)</w:t>
        </w:r>
        <w:r w:rsidRPr="00D66DD0">
          <w:rPr>
            <w:rFonts w:ascii="Times New Roman" w:hint="eastAsia"/>
            <w:sz w:val="23"/>
            <w:szCs w:val="23"/>
          </w:rPr>
          <w:t>의</w:t>
        </w:r>
        <w:r>
          <w:rPr>
            <w:rFonts w:ascii="Times New Roman" w:hint="eastAsia"/>
            <w:sz w:val="23"/>
            <w:szCs w:val="23"/>
          </w:rPr>
          <w:t xml:space="preserve"> </w:t>
        </w:r>
        <w:r>
          <w:rPr>
            <w:rFonts w:ascii="Times New Roman" w:hint="eastAsia"/>
            <w:sz w:val="23"/>
            <w:szCs w:val="23"/>
          </w:rPr>
          <w:t>제</w:t>
        </w:r>
        <w:r>
          <w:rPr>
            <w:rFonts w:ascii="Times New Roman" w:hint="eastAsia"/>
            <w:sz w:val="23"/>
            <w:szCs w:val="23"/>
          </w:rPr>
          <w:t>5.1</w:t>
        </w:r>
        <w:r>
          <w:rPr>
            <w:rFonts w:ascii="Times New Roman" w:hint="eastAsia"/>
            <w:sz w:val="23"/>
            <w:szCs w:val="23"/>
          </w:rPr>
          <w:t>조</w:t>
        </w:r>
        <w:r>
          <w:rPr>
            <w:rFonts w:ascii="Times New Roman" w:hint="eastAsia"/>
            <w:sz w:val="23"/>
            <w:szCs w:val="23"/>
          </w:rPr>
          <w:t xml:space="preserve"> </w:t>
        </w:r>
        <w:r>
          <w:rPr>
            <w:rFonts w:ascii="Times New Roman" w:hint="eastAsia"/>
            <w:sz w:val="23"/>
            <w:szCs w:val="23"/>
          </w:rPr>
          <w:t>및</w:t>
        </w:r>
        <w:r>
          <w:rPr>
            <w:rFonts w:ascii="Times New Roman" w:hint="eastAsia"/>
            <w:sz w:val="23"/>
            <w:szCs w:val="23"/>
          </w:rPr>
          <w:t xml:space="preserve"> </w:t>
        </w:r>
        <w:r>
          <w:rPr>
            <w:rFonts w:ascii="Times New Roman" w:hint="eastAsia"/>
            <w:sz w:val="23"/>
            <w:szCs w:val="23"/>
          </w:rPr>
          <w:t>제</w:t>
        </w:r>
        <w:r>
          <w:rPr>
            <w:rFonts w:ascii="Times New Roman" w:hint="eastAsia"/>
            <w:sz w:val="23"/>
            <w:szCs w:val="23"/>
          </w:rPr>
          <w:t>5.2</w:t>
        </w:r>
        <w:r>
          <w:rPr>
            <w:rFonts w:ascii="Times New Roman" w:hint="eastAsia"/>
            <w:sz w:val="23"/>
            <w:szCs w:val="23"/>
          </w:rPr>
          <w:t>조에서</w:t>
        </w:r>
        <w:r>
          <w:rPr>
            <w:rFonts w:ascii="Times New Roman" w:hint="eastAsia"/>
            <w:sz w:val="23"/>
            <w:szCs w:val="23"/>
          </w:rPr>
          <w:t xml:space="preserve"> </w:t>
        </w:r>
        <w:r>
          <w:rPr>
            <w:rFonts w:ascii="Times New Roman" w:hint="eastAsia"/>
            <w:sz w:val="23"/>
            <w:szCs w:val="23"/>
          </w:rPr>
          <w:t>규정한</w:t>
        </w:r>
        <w:r w:rsidRPr="00D66DD0">
          <w:rPr>
            <w:rFonts w:ascii="Times New Roman"/>
            <w:sz w:val="23"/>
            <w:szCs w:val="23"/>
          </w:rPr>
          <w:t xml:space="preserve"> </w:t>
        </w:r>
        <w:r w:rsidRPr="00D66DD0">
          <w:rPr>
            <w:rFonts w:ascii="Times New Roman" w:hint="eastAsia"/>
            <w:sz w:val="23"/>
            <w:szCs w:val="23"/>
          </w:rPr>
          <w:t>매도인측</w:t>
        </w:r>
        <w:r w:rsidRPr="00D66DD0">
          <w:rPr>
            <w:rFonts w:ascii="Times New Roman"/>
            <w:sz w:val="23"/>
            <w:szCs w:val="23"/>
          </w:rPr>
          <w:t xml:space="preserve"> </w:t>
        </w:r>
        <w:r w:rsidRPr="00D66DD0">
          <w:rPr>
            <w:rFonts w:ascii="Times New Roman"/>
            <w:sz w:val="23"/>
            <w:szCs w:val="23"/>
          </w:rPr>
          <w:t>진술</w:t>
        </w:r>
        <w:r w:rsidRPr="00D66DD0">
          <w:rPr>
            <w:rFonts w:ascii="Times New Roman"/>
            <w:sz w:val="23"/>
            <w:szCs w:val="23"/>
          </w:rPr>
          <w:t xml:space="preserve"> </w:t>
        </w:r>
        <w:r w:rsidRPr="00D66DD0">
          <w:rPr>
            <w:rFonts w:ascii="Times New Roman" w:hint="eastAsia"/>
            <w:sz w:val="23"/>
            <w:szCs w:val="23"/>
          </w:rPr>
          <w:t>및</w:t>
        </w:r>
        <w:r w:rsidRPr="00D66DD0">
          <w:rPr>
            <w:rFonts w:ascii="Times New Roman"/>
            <w:sz w:val="23"/>
            <w:szCs w:val="23"/>
          </w:rPr>
          <w:t xml:space="preserve"> </w:t>
        </w:r>
        <w:r w:rsidRPr="00D66DD0">
          <w:rPr>
            <w:rFonts w:ascii="Times New Roman"/>
            <w:sz w:val="23"/>
            <w:szCs w:val="23"/>
          </w:rPr>
          <w:t>보</w:t>
        </w:r>
        <w:r w:rsidRPr="00D66DD0">
          <w:rPr>
            <w:rFonts w:ascii="Times New Roman" w:hint="eastAsia"/>
            <w:sz w:val="23"/>
            <w:szCs w:val="23"/>
          </w:rPr>
          <w:t>장</w:t>
        </w:r>
        <w:r w:rsidRPr="00D66DD0">
          <w:rPr>
            <w:rFonts w:ascii="Times New Roman"/>
            <w:sz w:val="23"/>
            <w:szCs w:val="23"/>
          </w:rPr>
          <w:t>의</w:t>
        </w:r>
        <w:r w:rsidRPr="00D66DD0">
          <w:rPr>
            <w:rFonts w:ascii="Times New Roman"/>
            <w:sz w:val="23"/>
            <w:szCs w:val="23"/>
          </w:rPr>
          <w:t xml:space="preserve"> </w:t>
        </w:r>
        <w:r w:rsidRPr="00D66DD0">
          <w:rPr>
            <w:rFonts w:ascii="Times New Roman"/>
            <w:sz w:val="23"/>
            <w:szCs w:val="23"/>
          </w:rPr>
          <w:t>예외사항들을</w:t>
        </w:r>
        <w:r w:rsidRPr="00D66DD0">
          <w:rPr>
            <w:rFonts w:ascii="Times New Roman"/>
            <w:sz w:val="23"/>
            <w:szCs w:val="23"/>
          </w:rPr>
          <w:t xml:space="preserve"> </w:t>
        </w:r>
        <w:r w:rsidRPr="00D66DD0">
          <w:rPr>
            <w:rFonts w:ascii="Times New Roman"/>
            <w:sz w:val="23"/>
            <w:szCs w:val="23"/>
          </w:rPr>
          <w:t>기재한</w:t>
        </w:r>
        <w:r w:rsidRPr="00D66DD0">
          <w:rPr>
            <w:rFonts w:ascii="Times New Roman"/>
            <w:sz w:val="23"/>
            <w:szCs w:val="23"/>
          </w:rPr>
          <w:t xml:space="preserve"> </w:t>
        </w:r>
        <w:r w:rsidRPr="00D66DD0">
          <w:rPr>
            <w:rFonts w:ascii="Times New Roman"/>
            <w:sz w:val="23"/>
            <w:szCs w:val="23"/>
          </w:rPr>
          <w:t>것</w:t>
        </w:r>
        <w:r w:rsidRPr="00D66DD0">
          <w:rPr>
            <w:rFonts w:ascii="Times New Roman" w:hint="eastAsia"/>
            <w:sz w:val="23"/>
            <w:szCs w:val="23"/>
          </w:rPr>
          <w:t>으로</w:t>
        </w:r>
        <w:r w:rsidRPr="00D66DD0">
          <w:rPr>
            <w:rFonts w:ascii="Times New Roman"/>
            <w:sz w:val="23"/>
            <w:szCs w:val="23"/>
          </w:rPr>
          <w:t xml:space="preserve"> </w:t>
        </w:r>
        <w:r w:rsidRPr="00D66DD0">
          <w:rPr>
            <w:rFonts w:ascii="Times New Roman" w:hint="eastAsia"/>
            <w:sz w:val="23"/>
            <w:szCs w:val="23"/>
          </w:rPr>
          <w:t>매도인은</w:t>
        </w:r>
        <w:r w:rsidRPr="00D66DD0">
          <w:rPr>
            <w:rFonts w:ascii="Times New Roman"/>
            <w:sz w:val="23"/>
            <w:szCs w:val="23"/>
          </w:rPr>
          <w:t xml:space="preserve"> </w:t>
        </w:r>
        <w:r w:rsidRPr="00D66DD0">
          <w:rPr>
            <w:rFonts w:ascii="Times New Roman" w:hint="eastAsia"/>
            <w:sz w:val="23"/>
            <w:szCs w:val="23"/>
          </w:rPr>
          <w:t>본</w:t>
        </w:r>
        <w:r w:rsidRPr="00D66DD0">
          <w:rPr>
            <w:rFonts w:ascii="Times New Roman"/>
            <w:sz w:val="23"/>
            <w:szCs w:val="23"/>
          </w:rPr>
          <w:t xml:space="preserve"> </w:t>
        </w:r>
        <w:proofErr w:type="spellStart"/>
        <w:r w:rsidRPr="00D66DD0">
          <w:rPr>
            <w:rFonts w:ascii="Times New Roman" w:hint="eastAsia"/>
            <w:sz w:val="23"/>
            <w:szCs w:val="23"/>
          </w:rPr>
          <w:t>공개목록에</w:t>
        </w:r>
        <w:proofErr w:type="spellEnd"/>
        <w:r w:rsidRPr="00D66DD0">
          <w:rPr>
            <w:rFonts w:ascii="Times New Roman"/>
            <w:sz w:val="23"/>
            <w:szCs w:val="23"/>
          </w:rPr>
          <w:t xml:space="preserve"> </w:t>
        </w:r>
        <w:r w:rsidRPr="00D66DD0">
          <w:rPr>
            <w:rFonts w:ascii="Times New Roman" w:hint="eastAsia"/>
            <w:sz w:val="23"/>
            <w:szCs w:val="23"/>
          </w:rPr>
          <w:t>기재된</w:t>
        </w:r>
        <w:r w:rsidRPr="00D66DD0">
          <w:rPr>
            <w:rFonts w:ascii="Times New Roman"/>
            <w:sz w:val="23"/>
            <w:szCs w:val="23"/>
          </w:rPr>
          <w:t xml:space="preserve"> </w:t>
        </w:r>
        <w:r w:rsidRPr="00D66DD0">
          <w:rPr>
            <w:rFonts w:ascii="Times New Roman" w:hint="eastAsia"/>
            <w:sz w:val="23"/>
            <w:szCs w:val="23"/>
          </w:rPr>
          <w:t>사항에</w:t>
        </w:r>
        <w:r w:rsidRPr="00D66DD0">
          <w:rPr>
            <w:rFonts w:ascii="Times New Roman"/>
            <w:sz w:val="23"/>
            <w:szCs w:val="23"/>
          </w:rPr>
          <w:t xml:space="preserve"> </w:t>
        </w:r>
        <w:r w:rsidRPr="00D66DD0">
          <w:rPr>
            <w:rFonts w:ascii="Times New Roman" w:hint="eastAsia"/>
            <w:sz w:val="23"/>
            <w:szCs w:val="23"/>
          </w:rPr>
          <w:t>관해</w:t>
        </w:r>
        <w:r w:rsidRPr="00D66DD0">
          <w:rPr>
            <w:rFonts w:ascii="Times New Roman"/>
            <w:sz w:val="23"/>
            <w:szCs w:val="23"/>
          </w:rPr>
          <w:t xml:space="preserve"> </w:t>
        </w:r>
        <w:r w:rsidRPr="00D66DD0">
          <w:rPr>
            <w:rFonts w:ascii="Times New Roman" w:hint="eastAsia"/>
            <w:sz w:val="23"/>
            <w:szCs w:val="23"/>
          </w:rPr>
          <w:t>본</w:t>
        </w:r>
        <w:r w:rsidRPr="00D66DD0">
          <w:rPr>
            <w:rFonts w:ascii="Times New Roman"/>
            <w:sz w:val="23"/>
            <w:szCs w:val="23"/>
          </w:rPr>
          <w:t xml:space="preserve"> </w:t>
        </w:r>
        <w:r w:rsidRPr="00D66DD0">
          <w:rPr>
            <w:rFonts w:ascii="Times New Roman" w:hint="eastAsia"/>
            <w:sz w:val="23"/>
            <w:szCs w:val="23"/>
          </w:rPr>
          <w:t>계약에서</w:t>
        </w:r>
        <w:r w:rsidRPr="00D66DD0">
          <w:rPr>
            <w:rFonts w:ascii="Times New Roman"/>
            <w:sz w:val="23"/>
            <w:szCs w:val="23"/>
          </w:rPr>
          <w:t xml:space="preserve"> </w:t>
        </w:r>
        <w:r w:rsidRPr="00D66DD0">
          <w:rPr>
            <w:rFonts w:ascii="Times New Roman" w:hint="eastAsia"/>
            <w:sz w:val="23"/>
            <w:szCs w:val="23"/>
          </w:rPr>
          <w:t>한</w:t>
        </w:r>
        <w:r w:rsidRPr="00D66DD0">
          <w:rPr>
            <w:rFonts w:ascii="Times New Roman"/>
            <w:sz w:val="23"/>
            <w:szCs w:val="23"/>
          </w:rPr>
          <w:t xml:space="preserve"> </w:t>
        </w:r>
        <w:r w:rsidRPr="00D66DD0">
          <w:rPr>
            <w:rFonts w:ascii="Times New Roman" w:hint="eastAsia"/>
            <w:sz w:val="23"/>
            <w:szCs w:val="23"/>
          </w:rPr>
          <w:t>진술</w:t>
        </w:r>
        <w:r w:rsidRPr="00D66DD0">
          <w:rPr>
            <w:rFonts w:ascii="Times New Roman"/>
            <w:sz w:val="23"/>
            <w:szCs w:val="23"/>
          </w:rPr>
          <w:t xml:space="preserve"> </w:t>
        </w:r>
        <w:r w:rsidRPr="00D66DD0">
          <w:rPr>
            <w:rFonts w:ascii="Times New Roman" w:hint="eastAsia"/>
            <w:sz w:val="23"/>
            <w:szCs w:val="23"/>
          </w:rPr>
          <w:t>및</w:t>
        </w:r>
        <w:r w:rsidRPr="00D66DD0">
          <w:rPr>
            <w:rFonts w:ascii="Times New Roman"/>
            <w:sz w:val="23"/>
            <w:szCs w:val="23"/>
          </w:rPr>
          <w:t xml:space="preserve"> </w:t>
        </w:r>
        <w:r w:rsidRPr="00D66DD0">
          <w:rPr>
            <w:rFonts w:ascii="Times New Roman" w:hint="eastAsia"/>
            <w:sz w:val="23"/>
            <w:szCs w:val="23"/>
          </w:rPr>
          <w:t>보장을</w:t>
        </w:r>
        <w:r w:rsidRPr="00D66DD0">
          <w:rPr>
            <w:rFonts w:ascii="Times New Roman"/>
            <w:sz w:val="23"/>
            <w:szCs w:val="23"/>
          </w:rPr>
          <w:t xml:space="preserve"> </w:t>
        </w:r>
        <w:r w:rsidRPr="00D66DD0">
          <w:rPr>
            <w:rFonts w:ascii="Times New Roman" w:hint="eastAsia"/>
            <w:sz w:val="23"/>
            <w:szCs w:val="23"/>
          </w:rPr>
          <w:t>위반한</w:t>
        </w:r>
        <w:r w:rsidRPr="00D66DD0">
          <w:rPr>
            <w:rFonts w:ascii="Times New Roman"/>
            <w:sz w:val="23"/>
            <w:szCs w:val="23"/>
          </w:rPr>
          <w:t xml:space="preserve"> </w:t>
        </w:r>
        <w:r w:rsidRPr="00D66DD0">
          <w:rPr>
            <w:rFonts w:ascii="Times New Roman" w:hint="eastAsia"/>
            <w:sz w:val="23"/>
            <w:szCs w:val="23"/>
          </w:rPr>
          <w:t>것으로</w:t>
        </w:r>
        <w:r w:rsidRPr="00D66DD0">
          <w:rPr>
            <w:rFonts w:ascii="Times New Roman"/>
            <w:sz w:val="23"/>
            <w:szCs w:val="23"/>
          </w:rPr>
          <w:t xml:space="preserve"> </w:t>
        </w:r>
        <w:r w:rsidRPr="00D66DD0">
          <w:rPr>
            <w:rFonts w:ascii="Times New Roman" w:hint="eastAsia"/>
            <w:sz w:val="23"/>
            <w:szCs w:val="23"/>
          </w:rPr>
          <w:t>보지</w:t>
        </w:r>
        <w:r w:rsidRPr="00D66DD0">
          <w:rPr>
            <w:rFonts w:ascii="Times New Roman"/>
            <w:sz w:val="23"/>
            <w:szCs w:val="23"/>
          </w:rPr>
          <w:t xml:space="preserve"> </w:t>
        </w:r>
        <w:r w:rsidRPr="00D66DD0">
          <w:rPr>
            <w:rFonts w:ascii="Times New Roman" w:hint="eastAsia"/>
            <w:sz w:val="23"/>
            <w:szCs w:val="23"/>
          </w:rPr>
          <w:t>아니한다</w:t>
        </w:r>
        <w:r w:rsidRPr="00D66DD0">
          <w:rPr>
            <w:rFonts w:ascii="Times New Roman"/>
            <w:sz w:val="23"/>
            <w:szCs w:val="23"/>
          </w:rPr>
          <w:t xml:space="preserve">. </w:t>
        </w:r>
      </w:ins>
    </w:p>
    <w:p w14:paraId="55E1D28B" w14:textId="77777777" w:rsidR="006E333E" w:rsidRPr="00D66DD0" w:rsidRDefault="006E333E" w:rsidP="006E333E">
      <w:pPr>
        <w:spacing w:before="360" w:after="240" w:line="360" w:lineRule="auto"/>
        <w:rPr>
          <w:ins w:id="1786" w:author="Yulchon" w:date="2022-07-27T22:40:00Z"/>
          <w:rFonts w:ascii="Times New Roman"/>
          <w:sz w:val="23"/>
          <w:szCs w:val="23"/>
        </w:rPr>
      </w:pPr>
      <w:ins w:id="1787" w:author="Yulchon" w:date="2022-07-27T22:40:00Z">
        <w:r w:rsidRPr="00D66DD0">
          <w:rPr>
            <w:rFonts w:ascii="Times New Roman" w:hint="eastAsia"/>
            <w:sz w:val="23"/>
            <w:szCs w:val="23"/>
          </w:rPr>
          <w:t>본</w:t>
        </w:r>
        <w:r w:rsidRPr="00D66DD0">
          <w:rPr>
            <w:rFonts w:ascii="Times New Roman"/>
            <w:sz w:val="23"/>
            <w:szCs w:val="23"/>
          </w:rPr>
          <w:t xml:space="preserve"> </w:t>
        </w:r>
        <w:proofErr w:type="spellStart"/>
        <w:r w:rsidRPr="00D66DD0">
          <w:rPr>
            <w:rFonts w:ascii="Times New Roman" w:hint="eastAsia"/>
            <w:sz w:val="23"/>
            <w:szCs w:val="23"/>
          </w:rPr>
          <w:t>공개목록의</w:t>
        </w:r>
        <w:proofErr w:type="spellEnd"/>
        <w:r w:rsidRPr="00D66DD0">
          <w:rPr>
            <w:rFonts w:ascii="Times New Roman"/>
            <w:sz w:val="23"/>
            <w:szCs w:val="23"/>
          </w:rPr>
          <w:t xml:space="preserve"> </w:t>
        </w:r>
        <w:r w:rsidRPr="00D66DD0">
          <w:rPr>
            <w:rFonts w:ascii="Times New Roman" w:hint="eastAsia"/>
            <w:sz w:val="23"/>
            <w:szCs w:val="23"/>
          </w:rPr>
          <w:t>각</w:t>
        </w:r>
        <w:r w:rsidRPr="00D66DD0">
          <w:rPr>
            <w:rFonts w:ascii="Times New Roman"/>
            <w:sz w:val="23"/>
            <w:szCs w:val="23"/>
          </w:rPr>
          <w:t xml:space="preserve"> </w:t>
        </w:r>
        <w:r w:rsidRPr="00D66DD0">
          <w:rPr>
            <w:rFonts w:ascii="Times New Roman" w:hint="eastAsia"/>
            <w:sz w:val="23"/>
            <w:szCs w:val="23"/>
          </w:rPr>
          <w:t>항목은</w:t>
        </w:r>
        <w:r w:rsidRPr="00D66DD0">
          <w:rPr>
            <w:rFonts w:ascii="Times New Roman"/>
            <w:sz w:val="23"/>
            <w:szCs w:val="23"/>
          </w:rPr>
          <w:t xml:space="preserve"> </w:t>
        </w:r>
        <w:r w:rsidRPr="00D66DD0">
          <w:rPr>
            <w:rFonts w:ascii="Times New Roman" w:hint="eastAsia"/>
            <w:sz w:val="23"/>
            <w:szCs w:val="23"/>
          </w:rPr>
          <w:t>본</w:t>
        </w:r>
        <w:r w:rsidRPr="00D66DD0">
          <w:rPr>
            <w:rFonts w:ascii="Times New Roman"/>
            <w:sz w:val="23"/>
            <w:szCs w:val="23"/>
          </w:rPr>
          <w:t xml:space="preserve"> </w:t>
        </w:r>
        <w:r w:rsidRPr="00D66DD0">
          <w:rPr>
            <w:rFonts w:ascii="Times New Roman" w:hint="eastAsia"/>
            <w:sz w:val="23"/>
            <w:szCs w:val="23"/>
          </w:rPr>
          <w:t>계약상</w:t>
        </w:r>
        <w:r w:rsidRPr="00D66DD0">
          <w:rPr>
            <w:rFonts w:ascii="Times New Roman"/>
            <w:sz w:val="23"/>
            <w:szCs w:val="23"/>
          </w:rPr>
          <w:t xml:space="preserve"> </w:t>
        </w:r>
        <w:r w:rsidRPr="00D66DD0">
          <w:rPr>
            <w:rFonts w:ascii="Times New Roman" w:hint="eastAsia"/>
            <w:sz w:val="23"/>
            <w:szCs w:val="23"/>
          </w:rPr>
          <w:t>진술</w:t>
        </w:r>
        <w:r w:rsidRPr="00D66DD0">
          <w:rPr>
            <w:rFonts w:ascii="Times New Roman"/>
            <w:sz w:val="23"/>
            <w:szCs w:val="23"/>
          </w:rPr>
          <w:t xml:space="preserve"> </w:t>
        </w:r>
        <w:r w:rsidRPr="00D66DD0">
          <w:rPr>
            <w:rFonts w:ascii="Times New Roman" w:hint="eastAsia"/>
            <w:sz w:val="23"/>
            <w:szCs w:val="23"/>
          </w:rPr>
          <w:t>및</w:t>
        </w:r>
        <w:r w:rsidRPr="00D66DD0">
          <w:rPr>
            <w:rFonts w:ascii="Times New Roman"/>
            <w:sz w:val="23"/>
            <w:szCs w:val="23"/>
          </w:rPr>
          <w:t xml:space="preserve"> </w:t>
        </w:r>
        <w:r w:rsidRPr="00D66DD0">
          <w:rPr>
            <w:rFonts w:ascii="Times New Roman" w:hint="eastAsia"/>
            <w:sz w:val="23"/>
            <w:szCs w:val="23"/>
          </w:rPr>
          <w:t>보장</w:t>
        </w:r>
        <w:r w:rsidRPr="00D66DD0">
          <w:rPr>
            <w:rFonts w:ascii="Times New Roman"/>
            <w:sz w:val="23"/>
            <w:szCs w:val="23"/>
          </w:rPr>
          <w:t xml:space="preserve"> </w:t>
        </w:r>
        <w:r w:rsidRPr="00D66DD0">
          <w:rPr>
            <w:rFonts w:ascii="Times New Roman" w:hint="eastAsia"/>
            <w:sz w:val="23"/>
            <w:szCs w:val="23"/>
          </w:rPr>
          <w:t>조항</w:t>
        </w:r>
        <w:r w:rsidRPr="00D66DD0">
          <w:rPr>
            <w:rFonts w:ascii="Times New Roman"/>
            <w:sz w:val="23"/>
            <w:szCs w:val="23"/>
          </w:rPr>
          <w:t xml:space="preserve"> </w:t>
        </w:r>
        <w:r w:rsidRPr="00D66DD0">
          <w:rPr>
            <w:rFonts w:ascii="Times New Roman" w:hint="eastAsia"/>
            <w:sz w:val="23"/>
            <w:szCs w:val="23"/>
          </w:rPr>
          <w:t>중</w:t>
        </w:r>
        <w:r w:rsidRPr="00D66DD0">
          <w:rPr>
            <w:rFonts w:ascii="Times New Roman"/>
            <w:sz w:val="23"/>
            <w:szCs w:val="23"/>
          </w:rPr>
          <w:t xml:space="preserve"> </w:t>
        </w:r>
        <w:r w:rsidRPr="00D66DD0">
          <w:rPr>
            <w:rFonts w:ascii="Times New Roman" w:hint="eastAsia"/>
            <w:sz w:val="23"/>
            <w:szCs w:val="23"/>
          </w:rPr>
          <w:t>관련</w:t>
        </w:r>
        <w:r w:rsidRPr="00D66DD0">
          <w:rPr>
            <w:rFonts w:ascii="Times New Roman"/>
            <w:sz w:val="23"/>
            <w:szCs w:val="23"/>
          </w:rPr>
          <w:t xml:space="preserve"> </w:t>
        </w:r>
        <w:r w:rsidRPr="00D66DD0">
          <w:rPr>
            <w:rFonts w:ascii="Times New Roman" w:hint="eastAsia"/>
            <w:sz w:val="23"/>
            <w:szCs w:val="23"/>
          </w:rPr>
          <w:t>항목에</w:t>
        </w:r>
        <w:r w:rsidRPr="00D66DD0">
          <w:rPr>
            <w:rFonts w:ascii="Times New Roman"/>
            <w:sz w:val="23"/>
            <w:szCs w:val="23"/>
          </w:rPr>
          <w:t xml:space="preserve"> </w:t>
        </w:r>
        <w:r w:rsidRPr="00D66DD0">
          <w:rPr>
            <w:rFonts w:ascii="Times New Roman" w:hint="eastAsia"/>
            <w:sz w:val="23"/>
            <w:szCs w:val="23"/>
          </w:rPr>
          <w:t>대응하여</w:t>
        </w:r>
        <w:r w:rsidRPr="00D66DD0">
          <w:rPr>
            <w:rFonts w:ascii="Times New Roman"/>
            <w:sz w:val="23"/>
            <w:szCs w:val="23"/>
          </w:rPr>
          <w:t xml:space="preserve"> </w:t>
        </w:r>
        <w:r w:rsidRPr="00D66DD0">
          <w:rPr>
            <w:rFonts w:ascii="Times New Roman" w:hint="eastAsia"/>
            <w:sz w:val="23"/>
            <w:szCs w:val="23"/>
          </w:rPr>
          <w:t>표시되어</w:t>
        </w:r>
        <w:r w:rsidRPr="00D66DD0">
          <w:rPr>
            <w:rFonts w:ascii="Times New Roman"/>
            <w:sz w:val="23"/>
            <w:szCs w:val="23"/>
          </w:rPr>
          <w:t xml:space="preserve"> </w:t>
        </w:r>
        <w:r w:rsidRPr="00D66DD0">
          <w:rPr>
            <w:rFonts w:ascii="Times New Roman" w:hint="eastAsia"/>
            <w:sz w:val="23"/>
            <w:szCs w:val="23"/>
          </w:rPr>
          <w:t>있으나</w:t>
        </w:r>
        <w:r w:rsidRPr="00D66DD0">
          <w:rPr>
            <w:rFonts w:ascii="Times New Roman"/>
            <w:sz w:val="23"/>
            <w:szCs w:val="23"/>
          </w:rPr>
          <w:t xml:space="preserve">, </w:t>
        </w:r>
        <w:r w:rsidRPr="00D66DD0">
          <w:rPr>
            <w:rFonts w:ascii="Times New Roman" w:hint="eastAsia"/>
            <w:sz w:val="23"/>
            <w:szCs w:val="23"/>
          </w:rPr>
          <w:t>그</w:t>
        </w:r>
        <w:r w:rsidRPr="00D66DD0">
          <w:rPr>
            <w:rFonts w:ascii="Times New Roman"/>
            <w:sz w:val="23"/>
            <w:szCs w:val="23"/>
          </w:rPr>
          <w:t xml:space="preserve"> </w:t>
        </w:r>
        <w:r w:rsidRPr="00D66DD0">
          <w:rPr>
            <w:rFonts w:ascii="Times New Roman" w:hint="eastAsia"/>
            <w:sz w:val="23"/>
            <w:szCs w:val="23"/>
          </w:rPr>
          <w:t>내용이</w:t>
        </w:r>
        <w:r w:rsidRPr="00D66DD0">
          <w:rPr>
            <w:rFonts w:ascii="Times New Roman"/>
            <w:sz w:val="23"/>
            <w:szCs w:val="23"/>
          </w:rPr>
          <w:t xml:space="preserve"> </w:t>
        </w:r>
        <w:r w:rsidRPr="00D66DD0">
          <w:rPr>
            <w:rFonts w:ascii="Times New Roman" w:hint="eastAsia"/>
            <w:sz w:val="23"/>
            <w:szCs w:val="23"/>
          </w:rPr>
          <w:t>여타</w:t>
        </w:r>
        <w:r w:rsidRPr="00D66DD0">
          <w:rPr>
            <w:rFonts w:ascii="Times New Roman"/>
            <w:sz w:val="23"/>
            <w:szCs w:val="23"/>
          </w:rPr>
          <w:t xml:space="preserve"> </w:t>
        </w:r>
        <w:r w:rsidRPr="00D66DD0">
          <w:rPr>
            <w:rFonts w:ascii="Times New Roman" w:hint="eastAsia"/>
            <w:sz w:val="23"/>
            <w:szCs w:val="23"/>
          </w:rPr>
          <w:t>진술</w:t>
        </w:r>
        <w:r w:rsidRPr="00D66DD0">
          <w:rPr>
            <w:rFonts w:ascii="Times New Roman"/>
            <w:sz w:val="23"/>
            <w:szCs w:val="23"/>
          </w:rPr>
          <w:t xml:space="preserve"> </w:t>
        </w:r>
        <w:r w:rsidRPr="00D66DD0">
          <w:rPr>
            <w:rFonts w:ascii="Times New Roman" w:hint="eastAsia"/>
            <w:sz w:val="23"/>
            <w:szCs w:val="23"/>
          </w:rPr>
          <w:t>및</w:t>
        </w:r>
        <w:r w:rsidRPr="00D66DD0">
          <w:rPr>
            <w:rFonts w:ascii="Times New Roman"/>
            <w:sz w:val="23"/>
            <w:szCs w:val="23"/>
          </w:rPr>
          <w:t xml:space="preserve"> </w:t>
        </w:r>
        <w:r w:rsidRPr="00D66DD0">
          <w:rPr>
            <w:rFonts w:ascii="Times New Roman" w:hint="eastAsia"/>
            <w:sz w:val="23"/>
            <w:szCs w:val="23"/>
          </w:rPr>
          <w:t>보장과</w:t>
        </w:r>
        <w:r w:rsidRPr="00D66DD0">
          <w:rPr>
            <w:rFonts w:ascii="Times New Roman"/>
            <w:sz w:val="23"/>
            <w:szCs w:val="23"/>
          </w:rPr>
          <w:t xml:space="preserve"> </w:t>
        </w:r>
        <w:r>
          <w:rPr>
            <w:rFonts w:ascii="Times New Roman" w:hint="eastAsia"/>
            <w:sz w:val="23"/>
            <w:szCs w:val="23"/>
          </w:rPr>
          <w:t>합리적</w:t>
        </w:r>
        <w:r w:rsidRPr="00D66DD0">
          <w:rPr>
            <w:rFonts w:ascii="Times New Roman" w:hint="eastAsia"/>
            <w:sz w:val="23"/>
            <w:szCs w:val="23"/>
          </w:rPr>
          <w:t>인</w:t>
        </w:r>
        <w:r w:rsidRPr="00D66DD0">
          <w:rPr>
            <w:rFonts w:ascii="Times New Roman"/>
            <w:sz w:val="23"/>
            <w:szCs w:val="23"/>
          </w:rPr>
          <w:t xml:space="preserve"> </w:t>
        </w:r>
        <w:r w:rsidRPr="00D66DD0">
          <w:rPr>
            <w:rFonts w:ascii="Times New Roman" w:hint="eastAsia"/>
            <w:sz w:val="23"/>
            <w:szCs w:val="23"/>
          </w:rPr>
          <w:t>관련성이</w:t>
        </w:r>
        <w:r w:rsidRPr="00D66DD0">
          <w:rPr>
            <w:rFonts w:ascii="Times New Roman"/>
            <w:sz w:val="23"/>
            <w:szCs w:val="23"/>
          </w:rPr>
          <w:t xml:space="preserve"> </w:t>
        </w:r>
        <w:r w:rsidRPr="00D66DD0">
          <w:rPr>
            <w:rFonts w:ascii="Times New Roman" w:hint="eastAsia"/>
            <w:sz w:val="23"/>
            <w:szCs w:val="23"/>
          </w:rPr>
          <w:t>있는</w:t>
        </w:r>
        <w:r w:rsidRPr="00D66DD0">
          <w:rPr>
            <w:rFonts w:ascii="Times New Roman"/>
            <w:sz w:val="23"/>
            <w:szCs w:val="23"/>
          </w:rPr>
          <w:t xml:space="preserve"> </w:t>
        </w:r>
        <w:r w:rsidRPr="00D66DD0">
          <w:rPr>
            <w:rFonts w:ascii="Times New Roman" w:hint="eastAsia"/>
            <w:sz w:val="23"/>
            <w:szCs w:val="23"/>
          </w:rPr>
          <w:t>경우에는</w:t>
        </w:r>
        <w:r w:rsidRPr="00D66DD0">
          <w:rPr>
            <w:rFonts w:ascii="Times New Roman"/>
            <w:sz w:val="23"/>
            <w:szCs w:val="23"/>
          </w:rPr>
          <w:t xml:space="preserve"> </w:t>
        </w:r>
        <w:r w:rsidRPr="00D66DD0">
          <w:rPr>
            <w:rFonts w:ascii="Times New Roman" w:hint="eastAsia"/>
            <w:sz w:val="23"/>
            <w:szCs w:val="23"/>
          </w:rPr>
          <w:t>그</w:t>
        </w:r>
        <w:r w:rsidRPr="00D66DD0">
          <w:rPr>
            <w:rFonts w:ascii="Times New Roman"/>
            <w:sz w:val="23"/>
            <w:szCs w:val="23"/>
          </w:rPr>
          <w:t xml:space="preserve"> </w:t>
        </w:r>
        <w:r w:rsidRPr="00D66DD0">
          <w:rPr>
            <w:rFonts w:ascii="Times New Roman" w:hint="eastAsia"/>
            <w:sz w:val="23"/>
            <w:szCs w:val="23"/>
          </w:rPr>
          <w:t>다른</w:t>
        </w:r>
        <w:r w:rsidRPr="00D66DD0">
          <w:rPr>
            <w:rFonts w:ascii="Times New Roman"/>
            <w:sz w:val="23"/>
            <w:szCs w:val="23"/>
          </w:rPr>
          <w:t xml:space="preserve"> </w:t>
        </w:r>
        <w:r w:rsidRPr="00D66DD0">
          <w:rPr>
            <w:rFonts w:ascii="Times New Roman" w:hint="eastAsia"/>
            <w:sz w:val="23"/>
            <w:szCs w:val="23"/>
          </w:rPr>
          <w:t>진술</w:t>
        </w:r>
        <w:r w:rsidRPr="00D66DD0">
          <w:rPr>
            <w:rFonts w:ascii="Times New Roman"/>
            <w:sz w:val="23"/>
            <w:szCs w:val="23"/>
          </w:rPr>
          <w:t xml:space="preserve"> </w:t>
        </w:r>
        <w:r w:rsidRPr="00D66DD0">
          <w:rPr>
            <w:rFonts w:ascii="Times New Roman" w:hint="eastAsia"/>
            <w:sz w:val="23"/>
            <w:szCs w:val="23"/>
          </w:rPr>
          <w:t>및</w:t>
        </w:r>
        <w:r w:rsidRPr="00D66DD0">
          <w:rPr>
            <w:rFonts w:ascii="Times New Roman"/>
            <w:sz w:val="23"/>
            <w:szCs w:val="23"/>
          </w:rPr>
          <w:t xml:space="preserve"> </w:t>
        </w:r>
        <w:r w:rsidRPr="00D66DD0">
          <w:rPr>
            <w:rFonts w:ascii="Times New Roman" w:hint="eastAsia"/>
            <w:sz w:val="23"/>
            <w:szCs w:val="23"/>
          </w:rPr>
          <w:t>보장에</w:t>
        </w:r>
        <w:r w:rsidRPr="00D66DD0">
          <w:rPr>
            <w:rFonts w:ascii="Times New Roman"/>
            <w:sz w:val="23"/>
            <w:szCs w:val="23"/>
          </w:rPr>
          <w:t xml:space="preserve"> </w:t>
        </w:r>
        <w:r w:rsidRPr="00D66DD0">
          <w:rPr>
            <w:rFonts w:ascii="Times New Roman" w:hint="eastAsia"/>
            <w:sz w:val="23"/>
            <w:szCs w:val="23"/>
          </w:rPr>
          <w:t>대한</w:t>
        </w:r>
        <w:r w:rsidRPr="00D66DD0">
          <w:rPr>
            <w:rFonts w:ascii="Times New Roman"/>
            <w:sz w:val="23"/>
            <w:szCs w:val="23"/>
          </w:rPr>
          <w:t xml:space="preserve"> </w:t>
        </w:r>
        <w:r w:rsidRPr="00D66DD0">
          <w:rPr>
            <w:rFonts w:ascii="Times New Roman" w:hint="eastAsia"/>
            <w:sz w:val="23"/>
            <w:szCs w:val="23"/>
          </w:rPr>
          <w:t>공개로도</w:t>
        </w:r>
        <w:r w:rsidRPr="00D66DD0">
          <w:rPr>
            <w:rFonts w:ascii="Times New Roman"/>
            <w:sz w:val="23"/>
            <w:szCs w:val="23"/>
          </w:rPr>
          <w:t xml:space="preserve"> </w:t>
        </w:r>
        <w:r w:rsidRPr="00D66DD0">
          <w:rPr>
            <w:rFonts w:ascii="Times New Roman" w:hint="eastAsia"/>
            <w:sz w:val="23"/>
            <w:szCs w:val="23"/>
          </w:rPr>
          <w:t>간주된다</w:t>
        </w:r>
        <w:r>
          <w:rPr>
            <w:rFonts w:ascii="Times New Roman" w:hint="eastAsia"/>
            <w:sz w:val="23"/>
            <w:szCs w:val="23"/>
          </w:rPr>
          <w:t>.</w:t>
        </w:r>
        <w:r w:rsidRPr="00D66DD0">
          <w:rPr>
            <w:rFonts w:ascii="Times New Roman"/>
            <w:sz w:val="23"/>
            <w:szCs w:val="23"/>
          </w:rPr>
          <w:t> </w:t>
        </w:r>
      </w:ins>
    </w:p>
    <w:p w14:paraId="535706D5" w14:textId="77777777" w:rsidR="006E333E" w:rsidRDefault="006E333E" w:rsidP="006E333E">
      <w:pPr>
        <w:spacing w:before="360" w:after="240" w:line="360" w:lineRule="auto"/>
        <w:rPr>
          <w:ins w:id="1788" w:author="Yulchon" w:date="2022-07-27T22:40:00Z"/>
          <w:rFonts w:ascii="Times New Roman"/>
          <w:sz w:val="23"/>
          <w:szCs w:val="23"/>
        </w:rPr>
      </w:pPr>
      <w:ins w:id="1789" w:author="Yulchon" w:date="2022-07-27T22:40:00Z">
        <w:r>
          <w:rPr>
            <w:rFonts w:ascii="Times New Roman" w:hint="eastAsia"/>
            <w:sz w:val="23"/>
            <w:szCs w:val="23"/>
          </w:rPr>
          <w:t>본</w:t>
        </w:r>
        <w:r>
          <w:rPr>
            <w:rFonts w:ascii="Times New Roman" w:hint="eastAsia"/>
            <w:sz w:val="23"/>
            <w:szCs w:val="23"/>
          </w:rPr>
          <w:t xml:space="preserve"> </w:t>
        </w:r>
        <w:proofErr w:type="spellStart"/>
        <w:r>
          <w:rPr>
            <w:rFonts w:ascii="Times New Roman" w:hint="eastAsia"/>
            <w:sz w:val="23"/>
            <w:szCs w:val="23"/>
          </w:rPr>
          <w:t>공개목록이</w:t>
        </w:r>
        <w:proofErr w:type="spellEnd"/>
        <w:r>
          <w:rPr>
            <w:rFonts w:ascii="Times New Roman" w:hint="eastAsia"/>
            <w:sz w:val="23"/>
            <w:szCs w:val="23"/>
          </w:rPr>
          <w:t xml:space="preserve"> </w:t>
        </w:r>
        <w:r>
          <w:rPr>
            <w:rFonts w:ascii="Times New Roman" w:hint="eastAsia"/>
            <w:sz w:val="23"/>
            <w:szCs w:val="23"/>
          </w:rPr>
          <w:t>어느</w:t>
        </w:r>
        <w:r>
          <w:rPr>
            <w:rFonts w:ascii="Times New Roman" w:hint="eastAsia"/>
            <w:sz w:val="23"/>
            <w:szCs w:val="23"/>
          </w:rPr>
          <w:t xml:space="preserve"> </w:t>
        </w:r>
        <w:r>
          <w:rPr>
            <w:rFonts w:ascii="Times New Roman" w:hint="eastAsia"/>
            <w:sz w:val="23"/>
            <w:szCs w:val="23"/>
          </w:rPr>
          <w:t>계약</w:t>
        </w:r>
        <w:r>
          <w:rPr>
            <w:rFonts w:ascii="Times New Roman" w:hint="eastAsia"/>
            <w:sz w:val="23"/>
            <w:szCs w:val="23"/>
          </w:rPr>
          <w:t>,</w:t>
        </w:r>
        <w:r>
          <w:rPr>
            <w:rFonts w:ascii="Times New Roman"/>
            <w:sz w:val="23"/>
            <w:szCs w:val="23"/>
          </w:rPr>
          <w:t xml:space="preserve"> </w:t>
        </w:r>
        <w:r>
          <w:rPr>
            <w:rFonts w:ascii="Times New Roman"/>
            <w:sz w:val="23"/>
            <w:szCs w:val="23"/>
          </w:rPr>
          <w:t>법령</w:t>
        </w:r>
        <w:r>
          <w:rPr>
            <w:rFonts w:ascii="Times New Roman"/>
            <w:sz w:val="23"/>
            <w:szCs w:val="23"/>
          </w:rPr>
          <w:t xml:space="preserve"> </w:t>
        </w:r>
        <w:r>
          <w:rPr>
            <w:rFonts w:ascii="Times New Roman"/>
            <w:sz w:val="23"/>
            <w:szCs w:val="23"/>
          </w:rPr>
          <w:t>또는</w:t>
        </w:r>
        <w:r>
          <w:rPr>
            <w:rFonts w:ascii="Times New Roman"/>
            <w:sz w:val="23"/>
            <w:szCs w:val="23"/>
          </w:rPr>
          <w:t xml:space="preserve"> </w:t>
        </w:r>
        <w:r>
          <w:rPr>
            <w:rFonts w:ascii="Times New Roman"/>
            <w:sz w:val="23"/>
            <w:szCs w:val="23"/>
          </w:rPr>
          <w:t>정부기관의</w:t>
        </w:r>
        <w:r>
          <w:rPr>
            <w:rFonts w:ascii="Times New Roman"/>
            <w:sz w:val="23"/>
            <w:szCs w:val="23"/>
          </w:rPr>
          <w:t xml:space="preserve"> </w:t>
        </w:r>
        <w:r>
          <w:rPr>
            <w:rFonts w:ascii="Times New Roman"/>
            <w:sz w:val="23"/>
            <w:szCs w:val="23"/>
          </w:rPr>
          <w:t>명령을</w:t>
        </w:r>
        <w:r>
          <w:rPr>
            <w:rFonts w:ascii="Times New Roman"/>
            <w:sz w:val="23"/>
            <w:szCs w:val="23"/>
          </w:rPr>
          <w:t xml:space="preserve"> </w:t>
        </w:r>
        <w:r>
          <w:rPr>
            <w:rFonts w:ascii="Times New Roman"/>
            <w:sz w:val="23"/>
            <w:szCs w:val="23"/>
          </w:rPr>
          <w:t>불이행</w:t>
        </w:r>
        <w:r>
          <w:rPr>
            <w:rFonts w:ascii="Times New Roman"/>
            <w:sz w:val="23"/>
            <w:szCs w:val="23"/>
          </w:rPr>
          <w:t xml:space="preserve"> </w:t>
        </w:r>
        <w:r>
          <w:rPr>
            <w:rFonts w:ascii="Times New Roman"/>
            <w:sz w:val="23"/>
            <w:szCs w:val="23"/>
          </w:rPr>
          <w:t>또는</w:t>
        </w:r>
        <w:r>
          <w:rPr>
            <w:rFonts w:ascii="Times New Roman"/>
            <w:sz w:val="23"/>
            <w:szCs w:val="23"/>
          </w:rPr>
          <w:t xml:space="preserve"> </w:t>
        </w:r>
        <w:r>
          <w:rPr>
            <w:rFonts w:ascii="Times New Roman"/>
            <w:sz w:val="23"/>
            <w:szCs w:val="23"/>
          </w:rPr>
          <w:t>위반할</w:t>
        </w:r>
        <w:r>
          <w:rPr>
            <w:rFonts w:ascii="Times New Roman"/>
            <w:sz w:val="23"/>
            <w:szCs w:val="23"/>
          </w:rPr>
          <w:t xml:space="preserve"> </w:t>
        </w:r>
        <w:r>
          <w:rPr>
            <w:rFonts w:ascii="Times New Roman"/>
            <w:sz w:val="23"/>
            <w:szCs w:val="23"/>
          </w:rPr>
          <w:t>가능성에</w:t>
        </w:r>
        <w:r>
          <w:rPr>
            <w:rFonts w:ascii="Times New Roman"/>
            <w:sz w:val="23"/>
            <w:szCs w:val="23"/>
          </w:rPr>
          <w:t xml:space="preserve"> </w:t>
        </w:r>
        <w:r>
          <w:rPr>
            <w:rFonts w:ascii="Times New Roman"/>
            <w:sz w:val="23"/>
            <w:szCs w:val="23"/>
          </w:rPr>
          <w:t>대해</w:t>
        </w:r>
        <w:r>
          <w:rPr>
            <w:rFonts w:ascii="Times New Roman"/>
            <w:sz w:val="23"/>
            <w:szCs w:val="23"/>
          </w:rPr>
          <w:t xml:space="preserve"> </w:t>
        </w:r>
        <w:r>
          <w:rPr>
            <w:rFonts w:ascii="Times New Roman"/>
            <w:sz w:val="23"/>
            <w:szCs w:val="23"/>
          </w:rPr>
          <w:t>언급하거나</w:t>
        </w:r>
        <w:r>
          <w:rPr>
            <w:rFonts w:ascii="Times New Roman"/>
            <w:sz w:val="23"/>
            <w:szCs w:val="23"/>
          </w:rPr>
          <w:t xml:space="preserve"> </w:t>
        </w:r>
        <w:r>
          <w:rPr>
            <w:rFonts w:ascii="Times New Roman"/>
            <w:sz w:val="23"/>
            <w:szCs w:val="23"/>
          </w:rPr>
          <w:t>공개하는</w:t>
        </w:r>
        <w:r>
          <w:rPr>
            <w:rFonts w:ascii="Times New Roman"/>
            <w:sz w:val="23"/>
            <w:szCs w:val="23"/>
          </w:rPr>
          <w:t xml:space="preserve"> </w:t>
        </w:r>
        <w:r>
          <w:rPr>
            <w:rFonts w:ascii="Times New Roman"/>
            <w:sz w:val="23"/>
            <w:szCs w:val="23"/>
          </w:rPr>
          <w:t>경우에도</w:t>
        </w:r>
        <w:r>
          <w:rPr>
            <w:rFonts w:ascii="Times New Roman"/>
            <w:sz w:val="23"/>
            <w:szCs w:val="23"/>
          </w:rPr>
          <w:t xml:space="preserve">, </w:t>
        </w:r>
        <w:r>
          <w:rPr>
            <w:rFonts w:ascii="Times New Roman"/>
            <w:sz w:val="23"/>
            <w:szCs w:val="23"/>
          </w:rPr>
          <w:t>이는</w:t>
        </w:r>
        <w:r>
          <w:rPr>
            <w:rFonts w:ascii="Times New Roman"/>
            <w:sz w:val="23"/>
            <w:szCs w:val="23"/>
          </w:rPr>
          <w:t xml:space="preserve"> </w:t>
        </w:r>
        <w:r>
          <w:rPr>
            <w:rFonts w:ascii="Times New Roman"/>
            <w:sz w:val="23"/>
            <w:szCs w:val="23"/>
          </w:rPr>
          <w:t>해당</w:t>
        </w:r>
        <w:r>
          <w:rPr>
            <w:rFonts w:ascii="Times New Roman"/>
            <w:sz w:val="23"/>
            <w:szCs w:val="23"/>
          </w:rPr>
          <w:t xml:space="preserve"> </w:t>
        </w:r>
        <w:r>
          <w:rPr>
            <w:rFonts w:ascii="Times New Roman"/>
            <w:sz w:val="23"/>
            <w:szCs w:val="23"/>
          </w:rPr>
          <w:t>불이행</w:t>
        </w:r>
        <w:r>
          <w:rPr>
            <w:rFonts w:ascii="Times New Roman"/>
            <w:sz w:val="23"/>
            <w:szCs w:val="23"/>
          </w:rPr>
          <w:t xml:space="preserve"> </w:t>
        </w:r>
        <w:r>
          <w:rPr>
            <w:rFonts w:ascii="Times New Roman"/>
            <w:sz w:val="23"/>
            <w:szCs w:val="23"/>
          </w:rPr>
          <w:t>또는</w:t>
        </w:r>
        <w:r>
          <w:rPr>
            <w:rFonts w:ascii="Times New Roman"/>
            <w:sz w:val="23"/>
            <w:szCs w:val="23"/>
          </w:rPr>
          <w:t xml:space="preserve"> </w:t>
        </w:r>
        <w:r>
          <w:rPr>
            <w:rFonts w:ascii="Times New Roman"/>
            <w:sz w:val="23"/>
            <w:szCs w:val="23"/>
          </w:rPr>
          <w:t>위반이</w:t>
        </w:r>
        <w:r>
          <w:rPr>
            <w:rFonts w:ascii="Times New Roman"/>
            <w:sz w:val="23"/>
            <w:szCs w:val="23"/>
          </w:rPr>
          <w:t xml:space="preserve"> </w:t>
        </w:r>
        <w:r>
          <w:rPr>
            <w:rFonts w:ascii="Times New Roman"/>
            <w:sz w:val="23"/>
            <w:szCs w:val="23"/>
          </w:rPr>
          <w:t>존재하거나</w:t>
        </w:r>
        <w:r>
          <w:rPr>
            <w:rFonts w:ascii="Times New Roman"/>
            <w:sz w:val="23"/>
            <w:szCs w:val="23"/>
          </w:rPr>
          <w:t xml:space="preserve"> </w:t>
        </w:r>
        <w:r>
          <w:rPr>
            <w:rFonts w:ascii="Times New Roman"/>
            <w:sz w:val="23"/>
            <w:szCs w:val="23"/>
          </w:rPr>
          <w:t>실제로</w:t>
        </w:r>
        <w:r>
          <w:rPr>
            <w:rFonts w:ascii="Times New Roman"/>
            <w:sz w:val="23"/>
            <w:szCs w:val="23"/>
          </w:rPr>
          <w:t xml:space="preserve"> </w:t>
        </w:r>
        <w:r>
          <w:rPr>
            <w:rFonts w:ascii="Times New Roman"/>
            <w:sz w:val="23"/>
            <w:szCs w:val="23"/>
          </w:rPr>
          <w:t>발생하였음을</w:t>
        </w:r>
        <w:r>
          <w:rPr>
            <w:rFonts w:ascii="Times New Roman"/>
            <w:sz w:val="23"/>
            <w:szCs w:val="23"/>
          </w:rPr>
          <w:t xml:space="preserve"> </w:t>
        </w:r>
        <w:r>
          <w:rPr>
            <w:rFonts w:ascii="Times New Roman"/>
            <w:sz w:val="23"/>
            <w:szCs w:val="23"/>
          </w:rPr>
          <w:t>인정하거나</w:t>
        </w:r>
        <w:r>
          <w:rPr>
            <w:rFonts w:ascii="Times New Roman"/>
            <w:sz w:val="23"/>
            <w:szCs w:val="23"/>
          </w:rPr>
          <w:t xml:space="preserve"> </w:t>
        </w:r>
        <w:r>
          <w:rPr>
            <w:rFonts w:ascii="Times New Roman"/>
            <w:sz w:val="23"/>
            <w:szCs w:val="23"/>
          </w:rPr>
          <w:t>판단하는</w:t>
        </w:r>
        <w:r>
          <w:rPr>
            <w:rFonts w:ascii="Times New Roman"/>
            <w:sz w:val="23"/>
            <w:szCs w:val="23"/>
          </w:rPr>
          <w:t xml:space="preserve"> </w:t>
        </w:r>
        <w:r>
          <w:rPr>
            <w:rFonts w:ascii="Times New Roman"/>
            <w:sz w:val="23"/>
            <w:szCs w:val="23"/>
          </w:rPr>
          <w:t>것으로</w:t>
        </w:r>
        <w:r>
          <w:rPr>
            <w:rFonts w:ascii="Times New Roman"/>
            <w:sz w:val="23"/>
            <w:szCs w:val="23"/>
          </w:rPr>
          <w:t xml:space="preserve"> </w:t>
        </w:r>
        <w:r>
          <w:rPr>
            <w:rFonts w:ascii="Times New Roman"/>
            <w:sz w:val="23"/>
            <w:szCs w:val="23"/>
          </w:rPr>
          <w:t>해석되지</w:t>
        </w:r>
        <w:r>
          <w:rPr>
            <w:rFonts w:ascii="Times New Roman"/>
            <w:sz w:val="23"/>
            <w:szCs w:val="23"/>
          </w:rPr>
          <w:t xml:space="preserve"> </w:t>
        </w:r>
        <w:r>
          <w:rPr>
            <w:rFonts w:ascii="Times New Roman"/>
            <w:sz w:val="23"/>
            <w:szCs w:val="23"/>
          </w:rPr>
          <w:t>아니한다</w:t>
        </w:r>
        <w:r>
          <w:rPr>
            <w:rFonts w:ascii="Times New Roman"/>
            <w:sz w:val="23"/>
            <w:szCs w:val="23"/>
          </w:rPr>
          <w:t>.</w:t>
        </w:r>
        <w:r w:rsidRPr="00D66DD0">
          <w:rPr>
            <w:rFonts w:ascii="Times New Roman"/>
            <w:sz w:val="23"/>
            <w:szCs w:val="23"/>
          </w:rPr>
          <w:t xml:space="preserve"> </w:t>
        </w:r>
      </w:ins>
    </w:p>
    <w:p w14:paraId="4CAE03ED" w14:textId="77777777" w:rsidR="006E333E" w:rsidRPr="00D66DD0" w:rsidRDefault="006E333E" w:rsidP="006E333E">
      <w:pPr>
        <w:spacing w:before="360" w:after="240" w:line="360" w:lineRule="auto"/>
        <w:rPr>
          <w:ins w:id="1790" w:author="Yulchon" w:date="2022-07-27T22:40:00Z"/>
          <w:rFonts w:ascii="Times New Roman"/>
          <w:sz w:val="23"/>
          <w:szCs w:val="23"/>
        </w:rPr>
      </w:pPr>
      <w:ins w:id="1791" w:author="Yulchon" w:date="2022-07-27T22:40:00Z">
        <w:r>
          <w:rPr>
            <w:rFonts w:ascii="Times New Roman" w:hint="eastAsia"/>
            <w:sz w:val="23"/>
            <w:szCs w:val="23"/>
          </w:rPr>
          <w:t>본</w:t>
        </w:r>
        <w:r>
          <w:rPr>
            <w:rFonts w:ascii="Times New Roman" w:hint="eastAsia"/>
            <w:sz w:val="23"/>
            <w:szCs w:val="23"/>
          </w:rPr>
          <w:t xml:space="preserve"> </w:t>
        </w:r>
        <w:r>
          <w:rPr>
            <w:rFonts w:ascii="Times New Roman" w:hint="eastAsia"/>
            <w:sz w:val="23"/>
            <w:szCs w:val="23"/>
          </w:rPr>
          <w:t>공개목록에서</w:t>
        </w:r>
        <w:r>
          <w:rPr>
            <w:rFonts w:ascii="Times New Roman" w:hint="eastAsia"/>
            <w:sz w:val="23"/>
            <w:szCs w:val="23"/>
          </w:rPr>
          <w:t xml:space="preserve"> </w:t>
        </w:r>
        <w:r>
          <w:rPr>
            <w:rFonts w:ascii="Times New Roman" w:hint="eastAsia"/>
            <w:sz w:val="23"/>
            <w:szCs w:val="23"/>
          </w:rPr>
          <w:t>정의되지</w:t>
        </w:r>
        <w:r>
          <w:rPr>
            <w:rFonts w:ascii="Times New Roman" w:hint="eastAsia"/>
            <w:sz w:val="23"/>
            <w:szCs w:val="23"/>
          </w:rPr>
          <w:t xml:space="preserve"> </w:t>
        </w:r>
        <w:r>
          <w:rPr>
            <w:rFonts w:ascii="Times New Roman" w:hint="eastAsia"/>
            <w:sz w:val="23"/>
            <w:szCs w:val="23"/>
          </w:rPr>
          <w:t>아니한</w:t>
        </w:r>
        <w:r>
          <w:rPr>
            <w:rFonts w:ascii="Times New Roman" w:hint="eastAsia"/>
            <w:sz w:val="23"/>
            <w:szCs w:val="23"/>
          </w:rPr>
          <w:t xml:space="preserve"> </w:t>
        </w:r>
        <w:r>
          <w:rPr>
            <w:rFonts w:ascii="Times New Roman" w:hint="eastAsia"/>
            <w:sz w:val="23"/>
            <w:szCs w:val="23"/>
          </w:rPr>
          <w:t>용어는</w:t>
        </w:r>
        <w:r>
          <w:rPr>
            <w:rFonts w:ascii="Times New Roman" w:hint="eastAsia"/>
            <w:sz w:val="23"/>
            <w:szCs w:val="23"/>
          </w:rPr>
          <w:t xml:space="preserve"> </w:t>
        </w:r>
        <w:r>
          <w:rPr>
            <w:rFonts w:ascii="Times New Roman" w:hint="eastAsia"/>
            <w:sz w:val="23"/>
            <w:szCs w:val="23"/>
          </w:rPr>
          <w:t>본계약의</w:t>
        </w:r>
        <w:r>
          <w:rPr>
            <w:rFonts w:ascii="Times New Roman" w:hint="eastAsia"/>
            <w:sz w:val="23"/>
            <w:szCs w:val="23"/>
          </w:rPr>
          <w:t xml:space="preserve"> </w:t>
        </w:r>
        <w:r>
          <w:rPr>
            <w:rFonts w:ascii="Times New Roman" w:hint="eastAsia"/>
            <w:sz w:val="23"/>
            <w:szCs w:val="23"/>
          </w:rPr>
          <w:t>정의에</w:t>
        </w:r>
        <w:r>
          <w:rPr>
            <w:rFonts w:ascii="Times New Roman" w:hint="eastAsia"/>
            <w:sz w:val="23"/>
            <w:szCs w:val="23"/>
          </w:rPr>
          <w:t xml:space="preserve"> </w:t>
        </w:r>
        <w:r>
          <w:rPr>
            <w:rFonts w:ascii="Times New Roman" w:hint="eastAsia"/>
            <w:sz w:val="23"/>
            <w:szCs w:val="23"/>
          </w:rPr>
          <w:t>따른다</w:t>
        </w:r>
        <w:r>
          <w:rPr>
            <w:rFonts w:ascii="Times New Roman" w:hint="eastAsia"/>
            <w:sz w:val="23"/>
            <w:szCs w:val="23"/>
          </w:rPr>
          <w:t>.</w:t>
        </w:r>
      </w:ins>
    </w:p>
    <w:p w14:paraId="4AD9802D" w14:textId="77777777" w:rsidR="006E333E" w:rsidRDefault="006E333E" w:rsidP="006E333E">
      <w:pPr>
        <w:rPr>
          <w:ins w:id="1792" w:author="Yulchon" w:date="2022-07-27T22:40:00Z"/>
        </w:rPr>
      </w:pPr>
    </w:p>
    <w:p w14:paraId="15171977" w14:textId="77777777" w:rsidR="006E333E" w:rsidRDefault="006E333E" w:rsidP="006E333E">
      <w:pPr>
        <w:widowControl/>
        <w:wordWrap/>
        <w:autoSpaceDE/>
        <w:autoSpaceDN/>
        <w:rPr>
          <w:ins w:id="1793" w:author="Yulchon" w:date="2022-07-27T22:40:00Z"/>
          <w:rFonts w:ascii="Times New Roman"/>
          <w:b/>
          <w:sz w:val="22"/>
        </w:rPr>
      </w:pPr>
      <w:ins w:id="1794" w:author="Yulchon" w:date="2022-07-27T22:40:00Z">
        <w:r>
          <w:rPr>
            <w:rFonts w:ascii="Times New Roman"/>
            <w:b/>
            <w:sz w:val="22"/>
          </w:rPr>
          <w:br w:type="page"/>
        </w:r>
      </w:ins>
    </w:p>
    <w:p w14:paraId="323898E9" w14:textId="77777777" w:rsidR="006E333E" w:rsidRPr="00D66DD0" w:rsidRDefault="006E333E" w:rsidP="006E333E">
      <w:pPr>
        <w:pStyle w:val="ac"/>
        <w:widowControl/>
        <w:numPr>
          <w:ilvl w:val="0"/>
          <w:numId w:val="82"/>
        </w:numPr>
        <w:spacing w:after="200" w:line="276" w:lineRule="auto"/>
        <w:ind w:leftChars="0"/>
        <w:rPr>
          <w:ins w:id="1795" w:author="Yulchon" w:date="2022-07-27T22:40:00Z"/>
          <w:rFonts w:ascii="Times New Roman"/>
          <w:b/>
          <w:sz w:val="23"/>
          <w:szCs w:val="23"/>
        </w:rPr>
      </w:pPr>
      <w:proofErr w:type="spellStart"/>
      <w:ins w:id="1796" w:author="Yulchon" w:date="2022-07-27T22:40:00Z">
        <w:r w:rsidRPr="00D66DD0">
          <w:rPr>
            <w:rFonts w:ascii="Times New Roman" w:hint="eastAsia"/>
            <w:b/>
            <w:sz w:val="23"/>
            <w:szCs w:val="23"/>
          </w:rPr>
          <w:t>공개목록</w:t>
        </w:r>
        <w:proofErr w:type="spellEnd"/>
        <w:r w:rsidRPr="00D66DD0">
          <w:rPr>
            <w:rFonts w:ascii="Times New Roman"/>
            <w:b/>
            <w:sz w:val="23"/>
            <w:szCs w:val="23"/>
          </w:rPr>
          <w:t xml:space="preserve"> 5.1</w:t>
        </w:r>
        <w:proofErr w:type="gramStart"/>
        <w:r w:rsidRPr="00D66DD0">
          <w:rPr>
            <w:rFonts w:ascii="Times New Roman"/>
            <w:b/>
            <w:sz w:val="23"/>
            <w:szCs w:val="23"/>
          </w:rPr>
          <w:t>.(</w:t>
        </w:r>
        <w:proofErr w:type="gramEnd"/>
        <w:r w:rsidRPr="00D66DD0">
          <w:rPr>
            <w:rFonts w:ascii="Times New Roman"/>
            <w:b/>
            <w:sz w:val="23"/>
            <w:szCs w:val="23"/>
          </w:rPr>
          <w:t xml:space="preserve">d) </w:t>
        </w:r>
        <w:r w:rsidRPr="00D66DD0">
          <w:rPr>
            <w:rFonts w:ascii="Times New Roman" w:hint="eastAsia"/>
            <w:b/>
            <w:sz w:val="23"/>
            <w:szCs w:val="23"/>
          </w:rPr>
          <w:t>필요적</w:t>
        </w:r>
        <w:r w:rsidRPr="00D66DD0">
          <w:rPr>
            <w:rFonts w:ascii="Times New Roman"/>
            <w:b/>
            <w:sz w:val="23"/>
            <w:szCs w:val="23"/>
          </w:rPr>
          <w:t xml:space="preserve"> </w:t>
        </w:r>
        <w:r w:rsidRPr="00D66DD0">
          <w:rPr>
            <w:rFonts w:ascii="Times New Roman" w:hint="eastAsia"/>
            <w:b/>
            <w:sz w:val="23"/>
            <w:szCs w:val="23"/>
          </w:rPr>
          <w:t>승인</w:t>
        </w:r>
        <w:r w:rsidRPr="00D66DD0">
          <w:rPr>
            <w:rFonts w:ascii="Times New Roman"/>
            <w:b/>
            <w:sz w:val="23"/>
            <w:szCs w:val="23"/>
          </w:rPr>
          <w:t xml:space="preserve"> </w:t>
        </w:r>
      </w:ins>
    </w:p>
    <w:p w14:paraId="404F02B4" w14:textId="77777777" w:rsidR="006E333E" w:rsidRDefault="006E333E" w:rsidP="006E333E">
      <w:pPr>
        <w:pStyle w:val="ac"/>
        <w:numPr>
          <w:ilvl w:val="0"/>
          <w:numId w:val="79"/>
        </w:numPr>
        <w:spacing w:line="360" w:lineRule="auto"/>
        <w:ind w:leftChars="0"/>
        <w:rPr>
          <w:ins w:id="1797" w:author="Yulchon" w:date="2022-07-27T22:40:00Z"/>
          <w:rFonts w:ascii="Times New Roman"/>
          <w:sz w:val="23"/>
          <w:szCs w:val="23"/>
        </w:rPr>
      </w:pPr>
      <w:ins w:id="1798" w:author="Yulchon" w:date="2022-07-27T22:40:00Z">
        <w:r w:rsidRPr="00D66DD0">
          <w:rPr>
            <w:rFonts w:ascii="Times New Roman" w:hint="eastAsia"/>
            <w:sz w:val="23"/>
            <w:szCs w:val="23"/>
          </w:rPr>
          <w:t>본건</w:t>
        </w:r>
        <w:r w:rsidRPr="00D66DD0">
          <w:rPr>
            <w:rFonts w:ascii="Times New Roman"/>
            <w:sz w:val="23"/>
            <w:szCs w:val="23"/>
          </w:rPr>
          <w:t xml:space="preserve"> </w:t>
        </w:r>
        <w:r w:rsidRPr="00D66DD0">
          <w:rPr>
            <w:rFonts w:ascii="Times New Roman" w:hint="eastAsia"/>
            <w:sz w:val="23"/>
            <w:szCs w:val="23"/>
          </w:rPr>
          <w:t>거래와</w:t>
        </w:r>
        <w:r w:rsidRPr="00D66DD0">
          <w:rPr>
            <w:rFonts w:ascii="Times New Roman"/>
            <w:sz w:val="23"/>
            <w:szCs w:val="23"/>
          </w:rPr>
          <w:t xml:space="preserve"> </w:t>
        </w:r>
        <w:r w:rsidRPr="00D66DD0">
          <w:rPr>
            <w:rFonts w:ascii="Times New Roman" w:hint="eastAsia"/>
            <w:sz w:val="23"/>
            <w:szCs w:val="23"/>
          </w:rPr>
          <w:t>관련된</w:t>
        </w:r>
        <w:r w:rsidRPr="00D66DD0">
          <w:rPr>
            <w:rFonts w:ascii="Times New Roman"/>
            <w:sz w:val="23"/>
            <w:szCs w:val="23"/>
          </w:rPr>
          <w:t xml:space="preserve"> </w:t>
        </w:r>
        <w:r w:rsidRPr="00D66DD0">
          <w:rPr>
            <w:rFonts w:ascii="Times New Roman" w:hint="eastAsia"/>
            <w:sz w:val="23"/>
            <w:szCs w:val="23"/>
          </w:rPr>
          <w:t>매도인의</w:t>
        </w:r>
        <w:r w:rsidRPr="00D66DD0">
          <w:rPr>
            <w:rFonts w:ascii="Times New Roman"/>
            <w:sz w:val="23"/>
            <w:szCs w:val="23"/>
          </w:rPr>
          <w:t xml:space="preserve"> </w:t>
        </w:r>
        <w:proofErr w:type="spellStart"/>
        <w:r w:rsidRPr="00D66DD0">
          <w:rPr>
            <w:rFonts w:ascii="Times New Roman" w:hint="eastAsia"/>
            <w:sz w:val="23"/>
            <w:szCs w:val="23"/>
          </w:rPr>
          <w:t>물적분할에</w:t>
        </w:r>
        <w:proofErr w:type="spellEnd"/>
        <w:r w:rsidRPr="00D66DD0">
          <w:rPr>
            <w:rFonts w:ascii="Times New Roman"/>
            <w:sz w:val="23"/>
            <w:szCs w:val="23"/>
          </w:rPr>
          <w:t xml:space="preserve"> </w:t>
        </w:r>
        <w:r w:rsidRPr="00D66DD0">
          <w:rPr>
            <w:rFonts w:ascii="Times New Roman" w:hint="eastAsia"/>
            <w:sz w:val="23"/>
            <w:szCs w:val="23"/>
          </w:rPr>
          <w:t>대한</w:t>
        </w:r>
        <w:r w:rsidRPr="00D66DD0">
          <w:rPr>
            <w:rFonts w:ascii="Times New Roman"/>
            <w:sz w:val="23"/>
            <w:szCs w:val="23"/>
          </w:rPr>
          <w:t xml:space="preserve"> </w:t>
        </w:r>
        <w:r w:rsidRPr="00D66DD0">
          <w:rPr>
            <w:rFonts w:ascii="Times New Roman" w:hint="eastAsia"/>
            <w:sz w:val="23"/>
            <w:szCs w:val="23"/>
          </w:rPr>
          <w:t>산업통상자원부장관의</w:t>
        </w:r>
        <w:r w:rsidRPr="00D66DD0">
          <w:rPr>
            <w:rFonts w:ascii="Times New Roman"/>
            <w:sz w:val="23"/>
            <w:szCs w:val="23"/>
          </w:rPr>
          <w:t xml:space="preserve"> </w:t>
        </w:r>
        <w:r w:rsidRPr="00D66DD0">
          <w:rPr>
            <w:rFonts w:ascii="Times New Roman" w:hint="eastAsia"/>
            <w:sz w:val="23"/>
            <w:szCs w:val="23"/>
          </w:rPr>
          <w:t>승인</w:t>
        </w:r>
      </w:ins>
    </w:p>
    <w:p w14:paraId="322787FC" w14:textId="77777777" w:rsidR="006E333E" w:rsidRPr="00D66DD0" w:rsidRDefault="006E333E" w:rsidP="006E333E">
      <w:pPr>
        <w:pStyle w:val="ac"/>
        <w:spacing w:line="360" w:lineRule="auto"/>
        <w:ind w:leftChars="0"/>
        <w:rPr>
          <w:ins w:id="1799" w:author="Yulchon" w:date="2022-07-27T22:40:00Z"/>
          <w:rFonts w:ascii="Times New Roman"/>
          <w:sz w:val="23"/>
          <w:szCs w:val="23"/>
        </w:rPr>
      </w:pPr>
    </w:p>
    <w:p w14:paraId="3198AB29" w14:textId="77777777" w:rsidR="006E333E" w:rsidRDefault="006E333E" w:rsidP="006E333E">
      <w:pPr>
        <w:pStyle w:val="ac"/>
        <w:numPr>
          <w:ilvl w:val="0"/>
          <w:numId w:val="79"/>
        </w:numPr>
        <w:spacing w:line="360" w:lineRule="auto"/>
        <w:ind w:leftChars="0"/>
        <w:rPr>
          <w:ins w:id="1800" w:author="Yulchon" w:date="2022-07-27T22:40:00Z"/>
          <w:rFonts w:ascii="Times New Roman"/>
          <w:sz w:val="23"/>
          <w:szCs w:val="23"/>
        </w:rPr>
      </w:pPr>
      <w:ins w:id="1801" w:author="Yulchon" w:date="2022-07-27T22:40:00Z">
        <w:r>
          <w:rPr>
            <w:rFonts w:ascii="Times New Roman" w:hint="eastAsia"/>
            <w:sz w:val="23"/>
            <w:szCs w:val="23"/>
          </w:rPr>
          <w:t>매도인과</w:t>
        </w:r>
        <w:r>
          <w:rPr>
            <w:rFonts w:ascii="Times New Roman" w:hint="eastAsia"/>
            <w:sz w:val="23"/>
            <w:szCs w:val="23"/>
          </w:rPr>
          <w:t xml:space="preserve"> </w:t>
        </w:r>
        <w:r>
          <w:rPr>
            <w:rFonts w:ascii="Times New Roman" w:hint="eastAsia"/>
            <w:sz w:val="23"/>
            <w:szCs w:val="23"/>
          </w:rPr>
          <w:t>방위사업청과</w:t>
        </w:r>
        <w:r>
          <w:rPr>
            <w:rFonts w:ascii="Times New Roman" w:hint="eastAsia"/>
            <w:sz w:val="23"/>
            <w:szCs w:val="23"/>
          </w:rPr>
          <w:t xml:space="preserve"> </w:t>
        </w:r>
        <w:r>
          <w:rPr>
            <w:rFonts w:ascii="Times New Roman" w:hint="eastAsia"/>
            <w:sz w:val="23"/>
            <w:szCs w:val="23"/>
          </w:rPr>
          <w:t>체결한</w:t>
        </w:r>
        <w:r>
          <w:rPr>
            <w:rFonts w:ascii="Times New Roman" w:hint="eastAsia"/>
            <w:sz w:val="23"/>
            <w:szCs w:val="23"/>
          </w:rPr>
          <w:t xml:space="preserve"> </w:t>
        </w:r>
        <w:r>
          <w:rPr>
            <w:rFonts w:ascii="Times New Roman" w:hint="eastAsia"/>
            <w:sz w:val="23"/>
            <w:szCs w:val="23"/>
          </w:rPr>
          <w:t>계약</w:t>
        </w:r>
        <w:r>
          <w:rPr>
            <w:rFonts w:ascii="Times New Roman" w:hint="eastAsia"/>
            <w:sz w:val="23"/>
            <w:szCs w:val="23"/>
          </w:rPr>
          <w:t xml:space="preserve"> </w:t>
        </w:r>
        <w:r>
          <w:rPr>
            <w:rFonts w:ascii="Times New Roman" w:hint="eastAsia"/>
            <w:sz w:val="23"/>
            <w:szCs w:val="23"/>
          </w:rPr>
          <w:t>관련하여</w:t>
        </w:r>
        <w:r>
          <w:rPr>
            <w:rFonts w:ascii="Times New Roman" w:hint="eastAsia"/>
            <w:sz w:val="23"/>
            <w:szCs w:val="23"/>
          </w:rPr>
          <w:t xml:space="preserve"> </w:t>
        </w:r>
        <w:r>
          <w:rPr>
            <w:rFonts w:ascii="Times New Roman" w:hint="eastAsia"/>
            <w:sz w:val="23"/>
            <w:szCs w:val="23"/>
          </w:rPr>
          <w:t>매도인의</w:t>
        </w:r>
        <w:r>
          <w:rPr>
            <w:rFonts w:ascii="Times New Roman" w:hint="eastAsia"/>
            <w:sz w:val="23"/>
            <w:szCs w:val="23"/>
          </w:rPr>
          <w:t xml:space="preserve"> </w:t>
        </w:r>
        <w:r>
          <w:rPr>
            <w:rFonts w:ascii="Times New Roman" w:hint="eastAsia"/>
            <w:sz w:val="23"/>
            <w:szCs w:val="23"/>
          </w:rPr>
          <w:t>계약상</w:t>
        </w:r>
        <w:r>
          <w:rPr>
            <w:rFonts w:ascii="Times New Roman" w:hint="eastAsia"/>
            <w:sz w:val="23"/>
            <w:szCs w:val="23"/>
          </w:rPr>
          <w:t xml:space="preserve"> </w:t>
        </w:r>
        <w:r>
          <w:rPr>
            <w:rFonts w:ascii="Times New Roman" w:hint="eastAsia"/>
            <w:sz w:val="23"/>
            <w:szCs w:val="23"/>
          </w:rPr>
          <w:t>지위가</w:t>
        </w:r>
        <w:r>
          <w:rPr>
            <w:rFonts w:ascii="Times New Roman" w:hint="eastAsia"/>
            <w:sz w:val="23"/>
            <w:szCs w:val="23"/>
          </w:rPr>
          <w:t xml:space="preserve"> </w:t>
        </w:r>
        <w:r>
          <w:rPr>
            <w:rFonts w:ascii="Times New Roman" w:hint="eastAsia"/>
            <w:sz w:val="23"/>
            <w:szCs w:val="23"/>
          </w:rPr>
          <w:t>분할신설회사로</w:t>
        </w:r>
        <w:r>
          <w:rPr>
            <w:rFonts w:ascii="Times New Roman" w:hint="eastAsia"/>
            <w:sz w:val="23"/>
            <w:szCs w:val="23"/>
          </w:rPr>
          <w:t xml:space="preserve"> </w:t>
        </w:r>
        <w:r>
          <w:rPr>
            <w:rFonts w:ascii="Times New Roman" w:hint="eastAsia"/>
            <w:sz w:val="23"/>
            <w:szCs w:val="23"/>
          </w:rPr>
          <w:t>이전되기</w:t>
        </w:r>
        <w:r>
          <w:rPr>
            <w:rFonts w:ascii="Times New Roman" w:hint="eastAsia"/>
            <w:sz w:val="23"/>
            <w:szCs w:val="23"/>
          </w:rPr>
          <w:t xml:space="preserve"> </w:t>
        </w:r>
        <w:r>
          <w:rPr>
            <w:rFonts w:ascii="Times New Roman" w:hint="eastAsia"/>
            <w:sz w:val="23"/>
            <w:szCs w:val="23"/>
          </w:rPr>
          <w:t>위하여</w:t>
        </w:r>
        <w:r>
          <w:rPr>
            <w:rFonts w:ascii="Times New Roman" w:hint="eastAsia"/>
            <w:sz w:val="23"/>
            <w:szCs w:val="23"/>
          </w:rPr>
          <w:t xml:space="preserve"> </w:t>
        </w:r>
        <w:r>
          <w:rPr>
            <w:rFonts w:ascii="Times New Roman" w:hint="eastAsia"/>
            <w:sz w:val="23"/>
            <w:szCs w:val="23"/>
          </w:rPr>
          <w:t>필요한</w:t>
        </w:r>
        <w:r>
          <w:rPr>
            <w:rFonts w:ascii="Times New Roman" w:hint="eastAsia"/>
            <w:sz w:val="23"/>
            <w:szCs w:val="23"/>
          </w:rPr>
          <w:t xml:space="preserve"> </w:t>
        </w:r>
        <w:r>
          <w:rPr>
            <w:rFonts w:ascii="Times New Roman" w:hint="eastAsia"/>
            <w:sz w:val="23"/>
            <w:szCs w:val="23"/>
          </w:rPr>
          <w:t>방위사업청의</w:t>
        </w:r>
        <w:r>
          <w:rPr>
            <w:rFonts w:ascii="Times New Roman" w:hint="eastAsia"/>
            <w:sz w:val="23"/>
            <w:szCs w:val="23"/>
          </w:rPr>
          <w:t xml:space="preserve"> </w:t>
        </w:r>
        <w:r>
          <w:rPr>
            <w:rFonts w:ascii="Times New Roman" w:hint="eastAsia"/>
            <w:sz w:val="23"/>
            <w:szCs w:val="23"/>
          </w:rPr>
          <w:t>동의</w:t>
        </w:r>
        <w:r>
          <w:rPr>
            <w:rFonts w:ascii="Times New Roman" w:hint="eastAsia"/>
            <w:sz w:val="23"/>
            <w:szCs w:val="23"/>
          </w:rPr>
          <w:t xml:space="preserve"> </w:t>
        </w:r>
        <w:r>
          <w:rPr>
            <w:rFonts w:ascii="Times New Roman" w:hint="eastAsia"/>
            <w:sz w:val="23"/>
            <w:szCs w:val="23"/>
          </w:rPr>
          <w:t>또는</w:t>
        </w:r>
        <w:r>
          <w:rPr>
            <w:rFonts w:ascii="Times New Roman" w:hint="eastAsia"/>
            <w:sz w:val="23"/>
            <w:szCs w:val="23"/>
          </w:rPr>
          <w:t xml:space="preserve"> </w:t>
        </w:r>
        <w:r>
          <w:rPr>
            <w:rFonts w:ascii="Times New Roman" w:hint="eastAsia"/>
            <w:sz w:val="23"/>
            <w:szCs w:val="23"/>
          </w:rPr>
          <w:t>승인</w:t>
        </w:r>
        <w:r>
          <w:rPr>
            <w:rFonts w:ascii="Times New Roman" w:hint="eastAsia"/>
            <w:sz w:val="23"/>
            <w:szCs w:val="23"/>
          </w:rPr>
          <w:t xml:space="preserve"> </w:t>
        </w:r>
      </w:ins>
    </w:p>
    <w:p w14:paraId="48EB0ADA" w14:textId="77777777" w:rsidR="006E333E" w:rsidRDefault="006E333E" w:rsidP="006E333E">
      <w:pPr>
        <w:pStyle w:val="ac"/>
        <w:spacing w:line="360" w:lineRule="auto"/>
        <w:ind w:leftChars="0"/>
        <w:rPr>
          <w:ins w:id="1802" w:author="Yulchon" w:date="2022-07-27T22:40:00Z"/>
          <w:rFonts w:ascii="Times New Roman"/>
          <w:sz w:val="23"/>
          <w:szCs w:val="23"/>
        </w:rPr>
      </w:pPr>
    </w:p>
    <w:p w14:paraId="7C0C278E" w14:textId="77777777" w:rsidR="006E333E" w:rsidRDefault="006E333E" w:rsidP="006E333E">
      <w:pPr>
        <w:pStyle w:val="ac"/>
        <w:numPr>
          <w:ilvl w:val="0"/>
          <w:numId w:val="79"/>
        </w:numPr>
        <w:spacing w:line="360" w:lineRule="auto"/>
        <w:ind w:leftChars="0"/>
        <w:rPr>
          <w:ins w:id="1803" w:author="Yulchon" w:date="2022-07-27T22:40:00Z"/>
          <w:rFonts w:ascii="Times New Roman"/>
          <w:sz w:val="23"/>
          <w:szCs w:val="23"/>
        </w:rPr>
      </w:pPr>
      <w:ins w:id="1804" w:author="Yulchon" w:date="2022-07-27T22:40:00Z">
        <w:r>
          <w:rPr>
            <w:rFonts w:ascii="Times New Roman" w:hint="eastAsia"/>
            <w:sz w:val="23"/>
            <w:szCs w:val="23"/>
          </w:rPr>
          <w:t>매도인과</w:t>
        </w:r>
        <w:r>
          <w:rPr>
            <w:rFonts w:ascii="Times New Roman" w:hint="eastAsia"/>
            <w:sz w:val="23"/>
            <w:szCs w:val="23"/>
          </w:rPr>
          <w:t xml:space="preserve"> </w:t>
        </w:r>
        <w:r>
          <w:rPr>
            <w:rFonts w:ascii="Times New Roman"/>
            <w:sz w:val="23"/>
            <w:szCs w:val="23"/>
          </w:rPr>
          <w:t>LIG</w:t>
        </w:r>
        <w:r>
          <w:rPr>
            <w:rFonts w:ascii="Times New Roman" w:hint="eastAsia"/>
            <w:sz w:val="23"/>
            <w:szCs w:val="23"/>
          </w:rPr>
          <w:t>넥스원㈜</w:t>
        </w:r>
        <w:r>
          <w:rPr>
            <w:rFonts w:ascii="Times New Roman"/>
            <w:sz w:val="23"/>
            <w:szCs w:val="23"/>
          </w:rPr>
          <w:t xml:space="preserve"> </w:t>
        </w:r>
        <w:r>
          <w:rPr>
            <w:rFonts w:ascii="Times New Roman" w:hint="eastAsia"/>
            <w:sz w:val="23"/>
            <w:szCs w:val="23"/>
          </w:rPr>
          <w:t>및</w:t>
        </w:r>
        <w:r>
          <w:rPr>
            <w:rFonts w:ascii="Times New Roman" w:hint="eastAsia"/>
            <w:sz w:val="23"/>
            <w:szCs w:val="23"/>
          </w:rPr>
          <w:t xml:space="preserve"> </w:t>
        </w:r>
        <w:proofErr w:type="spellStart"/>
        <w:r>
          <w:rPr>
            <w:rFonts w:ascii="Times New Roman" w:hint="eastAsia"/>
            <w:sz w:val="23"/>
            <w:szCs w:val="23"/>
          </w:rPr>
          <w:t>한화디펜스㈜가</w:t>
        </w:r>
        <w:proofErr w:type="spellEnd"/>
        <w:r>
          <w:rPr>
            <w:rFonts w:ascii="Times New Roman"/>
            <w:sz w:val="23"/>
            <w:szCs w:val="23"/>
          </w:rPr>
          <w:t xml:space="preserve"> </w:t>
        </w:r>
        <w:r>
          <w:rPr>
            <w:rFonts w:ascii="Times New Roman" w:hint="eastAsia"/>
            <w:sz w:val="23"/>
            <w:szCs w:val="23"/>
          </w:rPr>
          <w:t>체결한</w:t>
        </w:r>
        <w:r>
          <w:rPr>
            <w:rFonts w:ascii="Times New Roman" w:hint="eastAsia"/>
            <w:sz w:val="23"/>
            <w:szCs w:val="23"/>
          </w:rPr>
          <w:t xml:space="preserve"> </w:t>
        </w:r>
        <w:r>
          <w:rPr>
            <w:rFonts w:ascii="Times New Roman" w:hint="eastAsia"/>
            <w:sz w:val="23"/>
            <w:szCs w:val="23"/>
          </w:rPr>
          <w:t>계약</w:t>
        </w:r>
        <w:r>
          <w:rPr>
            <w:rFonts w:ascii="Times New Roman" w:hint="eastAsia"/>
            <w:sz w:val="23"/>
            <w:szCs w:val="23"/>
          </w:rPr>
          <w:t xml:space="preserve"> </w:t>
        </w:r>
        <w:r>
          <w:rPr>
            <w:rFonts w:ascii="Times New Roman" w:hint="eastAsia"/>
            <w:sz w:val="23"/>
            <w:szCs w:val="23"/>
          </w:rPr>
          <w:t>관련하여</w:t>
        </w:r>
        <w:r>
          <w:rPr>
            <w:rFonts w:ascii="Times New Roman" w:hint="eastAsia"/>
            <w:sz w:val="23"/>
            <w:szCs w:val="23"/>
          </w:rPr>
          <w:t xml:space="preserve"> </w:t>
        </w:r>
        <w:r>
          <w:rPr>
            <w:rFonts w:ascii="Times New Roman" w:hint="eastAsia"/>
            <w:sz w:val="23"/>
            <w:szCs w:val="23"/>
          </w:rPr>
          <w:t>매도인의</w:t>
        </w:r>
        <w:r>
          <w:rPr>
            <w:rFonts w:ascii="Times New Roman" w:hint="eastAsia"/>
            <w:sz w:val="23"/>
            <w:szCs w:val="23"/>
          </w:rPr>
          <w:t xml:space="preserve"> </w:t>
        </w:r>
        <w:r>
          <w:rPr>
            <w:rFonts w:ascii="Times New Roman" w:hint="eastAsia"/>
            <w:sz w:val="23"/>
            <w:szCs w:val="23"/>
          </w:rPr>
          <w:t>계약상</w:t>
        </w:r>
        <w:r>
          <w:rPr>
            <w:rFonts w:ascii="Times New Roman" w:hint="eastAsia"/>
            <w:sz w:val="23"/>
            <w:szCs w:val="23"/>
          </w:rPr>
          <w:t xml:space="preserve"> </w:t>
        </w:r>
        <w:r>
          <w:rPr>
            <w:rFonts w:ascii="Times New Roman" w:hint="eastAsia"/>
            <w:sz w:val="23"/>
            <w:szCs w:val="23"/>
          </w:rPr>
          <w:t>지위가</w:t>
        </w:r>
        <w:r>
          <w:rPr>
            <w:rFonts w:ascii="Times New Roman" w:hint="eastAsia"/>
            <w:sz w:val="23"/>
            <w:szCs w:val="23"/>
          </w:rPr>
          <w:t xml:space="preserve"> </w:t>
        </w:r>
        <w:r>
          <w:rPr>
            <w:rFonts w:ascii="Times New Roman" w:hint="eastAsia"/>
            <w:sz w:val="23"/>
            <w:szCs w:val="23"/>
          </w:rPr>
          <w:t>분할신설회사로</w:t>
        </w:r>
        <w:r>
          <w:rPr>
            <w:rFonts w:ascii="Times New Roman" w:hint="eastAsia"/>
            <w:sz w:val="23"/>
            <w:szCs w:val="23"/>
          </w:rPr>
          <w:t xml:space="preserve"> </w:t>
        </w:r>
        <w:r>
          <w:rPr>
            <w:rFonts w:ascii="Times New Roman" w:hint="eastAsia"/>
            <w:sz w:val="23"/>
            <w:szCs w:val="23"/>
          </w:rPr>
          <w:t>이전되기</w:t>
        </w:r>
        <w:r>
          <w:rPr>
            <w:rFonts w:ascii="Times New Roman" w:hint="eastAsia"/>
            <w:sz w:val="23"/>
            <w:szCs w:val="23"/>
          </w:rPr>
          <w:t xml:space="preserve"> </w:t>
        </w:r>
        <w:r>
          <w:rPr>
            <w:rFonts w:ascii="Times New Roman" w:hint="eastAsia"/>
            <w:sz w:val="23"/>
            <w:szCs w:val="23"/>
          </w:rPr>
          <w:t>위하여</w:t>
        </w:r>
        <w:r>
          <w:rPr>
            <w:rFonts w:ascii="Times New Roman" w:hint="eastAsia"/>
            <w:sz w:val="23"/>
            <w:szCs w:val="23"/>
          </w:rPr>
          <w:t xml:space="preserve"> </w:t>
        </w:r>
        <w:r>
          <w:rPr>
            <w:rFonts w:ascii="Times New Roman" w:hint="eastAsia"/>
            <w:sz w:val="23"/>
            <w:szCs w:val="23"/>
          </w:rPr>
          <w:t>필요한</w:t>
        </w:r>
        <w:r>
          <w:rPr>
            <w:rFonts w:ascii="Times New Roman" w:hint="eastAsia"/>
            <w:sz w:val="23"/>
            <w:szCs w:val="23"/>
          </w:rPr>
          <w:t xml:space="preserve"> </w:t>
        </w:r>
        <w:r>
          <w:rPr>
            <w:rFonts w:ascii="Times New Roman" w:hint="eastAsia"/>
            <w:sz w:val="23"/>
            <w:szCs w:val="23"/>
          </w:rPr>
          <w:t>계약상대방의</w:t>
        </w:r>
        <w:r>
          <w:rPr>
            <w:rFonts w:ascii="Times New Roman" w:hint="eastAsia"/>
            <w:sz w:val="23"/>
            <w:szCs w:val="23"/>
          </w:rPr>
          <w:t xml:space="preserve"> </w:t>
        </w:r>
        <w:r>
          <w:rPr>
            <w:rFonts w:ascii="Times New Roman" w:hint="eastAsia"/>
            <w:sz w:val="23"/>
            <w:szCs w:val="23"/>
          </w:rPr>
          <w:t>동의</w:t>
        </w:r>
      </w:ins>
    </w:p>
    <w:p w14:paraId="79567508" w14:textId="77777777" w:rsidR="006E333E" w:rsidRDefault="006E333E" w:rsidP="006E333E">
      <w:pPr>
        <w:pStyle w:val="ac"/>
        <w:spacing w:line="360" w:lineRule="auto"/>
        <w:ind w:leftChars="0"/>
        <w:rPr>
          <w:ins w:id="1805" w:author="Yulchon" w:date="2022-07-27T22:40:00Z"/>
          <w:rFonts w:ascii="Times New Roman"/>
          <w:sz w:val="23"/>
          <w:szCs w:val="23"/>
        </w:rPr>
      </w:pPr>
    </w:p>
    <w:p w14:paraId="04D4BD41" w14:textId="77777777" w:rsidR="006E333E" w:rsidRPr="00D66DD0" w:rsidRDefault="006E333E" w:rsidP="006E333E">
      <w:pPr>
        <w:pStyle w:val="ac"/>
        <w:numPr>
          <w:ilvl w:val="0"/>
          <w:numId w:val="79"/>
        </w:numPr>
        <w:spacing w:line="360" w:lineRule="auto"/>
        <w:ind w:leftChars="0"/>
        <w:rPr>
          <w:ins w:id="1806" w:author="Yulchon" w:date="2022-07-27T22:40:00Z"/>
          <w:rFonts w:ascii="Times New Roman"/>
          <w:sz w:val="23"/>
          <w:szCs w:val="23"/>
        </w:rPr>
      </w:pPr>
      <w:ins w:id="1807" w:author="Yulchon" w:date="2022-07-27T22:40:00Z">
        <w:r w:rsidRPr="00D66DD0">
          <w:rPr>
            <w:rFonts w:ascii="Times New Roman" w:hint="eastAsia"/>
            <w:sz w:val="23"/>
            <w:szCs w:val="23"/>
          </w:rPr>
          <w:t>매도인의</w:t>
        </w:r>
        <w:r w:rsidRPr="00D66DD0">
          <w:rPr>
            <w:rFonts w:ascii="Times New Roman"/>
            <w:sz w:val="23"/>
            <w:szCs w:val="23"/>
          </w:rPr>
          <w:t xml:space="preserve"> </w:t>
        </w:r>
        <w:r w:rsidRPr="00D66DD0">
          <w:rPr>
            <w:rFonts w:ascii="Times New Roman" w:hint="eastAsia"/>
            <w:sz w:val="23"/>
            <w:szCs w:val="23"/>
          </w:rPr>
          <w:t>방산물자</w:t>
        </w:r>
        <w:r w:rsidRPr="00D66DD0">
          <w:rPr>
            <w:rFonts w:ascii="Times New Roman"/>
            <w:sz w:val="23"/>
            <w:szCs w:val="23"/>
          </w:rPr>
          <w:t xml:space="preserve"> </w:t>
        </w:r>
        <w:r w:rsidRPr="00D66DD0">
          <w:rPr>
            <w:rFonts w:ascii="Times New Roman" w:hint="eastAsia"/>
            <w:sz w:val="23"/>
            <w:szCs w:val="23"/>
          </w:rPr>
          <w:t>해외수출과</w:t>
        </w:r>
        <w:r w:rsidRPr="00D66DD0">
          <w:rPr>
            <w:rFonts w:ascii="Times New Roman"/>
            <w:sz w:val="23"/>
            <w:szCs w:val="23"/>
          </w:rPr>
          <w:t xml:space="preserve"> </w:t>
        </w:r>
        <w:r w:rsidRPr="00D66DD0">
          <w:rPr>
            <w:rFonts w:ascii="Times New Roman" w:hint="eastAsia"/>
            <w:sz w:val="23"/>
            <w:szCs w:val="23"/>
          </w:rPr>
          <w:t>관련한</w:t>
        </w:r>
        <w:r w:rsidRPr="00D66DD0">
          <w:rPr>
            <w:rFonts w:ascii="Times New Roman"/>
            <w:sz w:val="23"/>
            <w:szCs w:val="23"/>
          </w:rPr>
          <w:t xml:space="preserve">, </w:t>
        </w:r>
        <w:r w:rsidRPr="00D66DD0">
          <w:rPr>
            <w:rFonts w:ascii="Times New Roman" w:hint="eastAsia"/>
            <w:sz w:val="23"/>
            <w:szCs w:val="23"/>
          </w:rPr>
          <w:t>해당</w:t>
        </w:r>
        <w:r w:rsidRPr="00D66DD0">
          <w:rPr>
            <w:rFonts w:ascii="Times New Roman"/>
            <w:sz w:val="23"/>
            <w:szCs w:val="23"/>
          </w:rPr>
          <w:t xml:space="preserve"> </w:t>
        </w:r>
        <w:proofErr w:type="spellStart"/>
        <w:r w:rsidRPr="00D66DD0">
          <w:rPr>
            <w:rFonts w:ascii="Times New Roman" w:hint="eastAsia"/>
            <w:sz w:val="23"/>
            <w:szCs w:val="23"/>
          </w:rPr>
          <w:t>수출국가의</w:t>
        </w:r>
        <w:proofErr w:type="spellEnd"/>
        <w:r w:rsidRPr="00D66DD0">
          <w:rPr>
            <w:rFonts w:ascii="Times New Roman"/>
            <w:sz w:val="23"/>
            <w:szCs w:val="23"/>
          </w:rPr>
          <w:t xml:space="preserve"> </w:t>
        </w:r>
        <w:r w:rsidRPr="00D66DD0">
          <w:rPr>
            <w:rFonts w:ascii="Times New Roman" w:hint="eastAsia"/>
            <w:sz w:val="23"/>
            <w:szCs w:val="23"/>
          </w:rPr>
          <w:t>법령에</w:t>
        </w:r>
        <w:r w:rsidRPr="00D66DD0">
          <w:rPr>
            <w:rFonts w:ascii="Times New Roman"/>
            <w:sz w:val="23"/>
            <w:szCs w:val="23"/>
          </w:rPr>
          <w:t xml:space="preserve"> </w:t>
        </w:r>
        <w:r w:rsidRPr="00D66DD0">
          <w:rPr>
            <w:rFonts w:ascii="Times New Roman" w:hint="eastAsia"/>
            <w:sz w:val="23"/>
            <w:szCs w:val="23"/>
          </w:rPr>
          <w:t>따른</w:t>
        </w:r>
        <w:r w:rsidRPr="00D66DD0">
          <w:rPr>
            <w:rFonts w:ascii="Times New Roman"/>
            <w:sz w:val="23"/>
            <w:szCs w:val="23"/>
          </w:rPr>
          <w:t xml:space="preserve"> </w:t>
        </w:r>
        <w:proofErr w:type="spellStart"/>
        <w:r w:rsidRPr="00D66DD0">
          <w:rPr>
            <w:rFonts w:ascii="Times New Roman" w:hint="eastAsia"/>
            <w:sz w:val="23"/>
            <w:szCs w:val="23"/>
          </w:rPr>
          <w:t>정부인허가</w:t>
        </w:r>
        <w:proofErr w:type="spellEnd"/>
        <w:r w:rsidRPr="00D66DD0">
          <w:rPr>
            <w:rFonts w:ascii="Times New Roman"/>
            <w:sz w:val="23"/>
            <w:szCs w:val="23"/>
          </w:rPr>
          <w:t>(</w:t>
        </w:r>
        <w:r w:rsidRPr="00D66DD0">
          <w:rPr>
            <w:rFonts w:ascii="Times New Roman" w:hint="eastAsia"/>
            <w:sz w:val="23"/>
            <w:szCs w:val="23"/>
          </w:rPr>
          <w:t>해당</w:t>
        </w:r>
        <w:r w:rsidRPr="00D66DD0">
          <w:rPr>
            <w:rFonts w:ascii="Times New Roman"/>
            <w:sz w:val="23"/>
            <w:szCs w:val="23"/>
          </w:rPr>
          <w:t xml:space="preserve"> </w:t>
        </w:r>
        <w:r w:rsidRPr="00D66DD0">
          <w:rPr>
            <w:rFonts w:ascii="Times New Roman" w:hint="eastAsia"/>
            <w:sz w:val="23"/>
            <w:szCs w:val="23"/>
          </w:rPr>
          <w:t>국가</w:t>
        </w:r>
        <w:r w:rsidRPr="00D66DD0">
          <w:rPr>
            <w:rFonts w:ascii="Times New Roman"/>
            <w:sz w:val="23"/>
            <w:szCs w:val="23"/>
          </w:rPr>
          <w:t xml:space="preserve"> </w:t>
        </w:r>
        <w:r w:rsidRPr="00D66DD0">
          <w:rPr>
            <w:rFonts w:ascii="Times New Roman" w:hint="eastAsia"/>
            <w:sz w:val="23"/>
            <w:szCs w:val="23"/>
          </w:rPr>
          <w:t>법령에</w:t>
        </w:r>
        <w:r w:rsidRPr="00D66DD0">
          <w:rPr>
            <w:rFonts w:ascii="Times New Roman"/>
            <w:sz w:val="23"/>
            <w:szCs w:val="23"/>
          </w:rPr>
          <w:t xml:space="preserve"> </w:t>
        </w:r>
        <w:r w:rsidRPr="00D66DD0">
          <w:rPr>
            <w:rFonts w:ascii="Times New Roman" w:hint="eastAsia"/>
            <w:sz w:val="23"/>
            <w:szCs w:val="23"/>
          </w:rPr>
          <w:t>따라</w:t>
        </w:r>
        <w:r w:rsidRPr="00D66DD0">
          <w:rPr>
            <w:rFonts w:ascii="Times New Roman"/>
            <w:sz w:val="23"/>
            <w:szCs w:val="23"/>
          </w:rPr>
          <w:t xml:space="preserve"> </w:t>
        </w:r>
        <w:r w:rsidRPr="00D66DD0">
          <w:rPr>
            <w:rFonts w:ascii="Times New Roman" w:hint="eastAsia"/>
            <w:sz w:val="23"/>
            <w:szCs w:val="23"/>
          </w:rPr>
          <w:t>해당될</w:t>
        </w:r>
        <w:r w:rsidRPr="00D66DD0">
          <w:rPr>
            <w:rFonts w:ascii="Times New Roman"/>
            <w:sz w:val="23"/>
            <w:szCs w:val="23"/>
          </w:rPr>
          <w:t xml:space="preserve"> </w:t>
        </w:r>
        <w:r w:rsidRPr="00D66DD0">
          <w:rPr>
            <w:rFonts w:ascii="Times New Roman" w:hint="eastAsia"/>
            <w:sz w:val="23"/>
            <w:szCs w:val="23"/>
          </w:rPr>
          <w:t>경우</w:t>
        </w:r>
        <w:r w:rsidRPr="00D66DD0">
          <w:rPr>
            <w:rFonts w:ascii="Times New Roman"/>
            <w:sz w:val="23"/>
            <w:szCs w:val="23"/>
          </w:rPr>
          <w:t xml:space="preserve">) </w:t>
        </w:r>
        <w:r w:rsidRPr="00D66DD0">
          <w:rPr>
            <w:rFonts w:ascii="Times New Roman" w:hint="eastAsia"/>
            <w:sz w:val="23"/>
            <w:szCs w:val="23"/>
          </w:rPr>
          <w:t>및</w:t>
        </w:r>
        <w:r w:rsidRPr="00D66DD0">
          <w:rPr>
            <w:rFonts w:ascii="Times New Roman"/>
            <w:sz w:val="23"/>
            <w:szCs w:val="23"/>
          </w:rPr>
          <w:t xml:space="preserve"> </w:t>
        </w:r>
        <w:r w:rsidRPr="00D66DD0">
          <w:rPr>
            <w:rFonts w:ascii="Times New Roman" w:hint="eastAsia"/>
            <w:sz w:val="23"/>
            <w:szCs w:val="23"/>
          </w:rPr>
          <w:t>계약상대방의</w:t>
        </w:r>
        <w:r w:rsidRPr="00D66DD0">
          <w:rPr>
            <w:rFonts w:ascii="Times New Roman"/>
            <w:sz w:val="23"/>
            <w:szCs w:val="23"/>
          </w:rPr>
          <w:t xml:space="preserve"> </w:t>
        </w:r>
        <w:r w:rsidRPr="00D66DD0">
          <w:rPr>
            <w:rFonts w:ascii="Times New Roman" w:hint="eastAsia"/>
            <w:sz w:val="23"/>
            <w:szCs w:val="23"/>
          </w:rPr>
          <w:t>동의</w:t>
        </w:r>
        <w:r w:rsidRPr="00D66DD0">
          <w:rPr>
            <w:rFonts w:ascii="Times New Roman"/>
            <w:sz w:val="23"/>
            <w:szCs w:val="23"/>
          </w:rPr>
          <w:t xml:space="preserve"> </w:t>
        </w:r>
      </w:ins>
    </w:p>
    <w:p w14:paraId="706D1823" w14:textId="77777777" w:rsidR="006E333E" w:rsidRDefault="006E333E" w:rsidP="006E333E">
      <w:pPr>
        <w:widowControl/>
        <w:wordWrap/>
        <w:autoSpaceDE/>
        <w:autoSpaceDN/>
        <w:rPr>
          <w:ins w:id="1808" w:author="Yulchon" w:date="2022-07-27T22:40:00Z"/>
          <w:rFonts w:ascii="Times New Roman"/>
          <w:b/>
          <w:sz w:val="22"/>
        </w:rPr>
      </w:pPr>
      <w:ins w:id="1809" w:author="Yulchon" w:date="2022-07-27T22:40:00Z">
        <w:r>
          <w:rPr>
            <w:rFonts w:ascii="Times New Roman"/>
            <w:b/>
            <w:sz w:val="22"/>
          </w:rPr>
          <w:br w:type="page"/>
        </w:r>
      </w:ins>
    </w:p>
    <w:p w14:paraId="2443F964" w14:textId="77777777" w:rsidR="006E333E" w:rsidRDefault="006E333E" w:rsidP="006E333E">
      <w:pPr>
        <w:pStyle w:val="ac"/>
        <w:widowControl/>
        <w:numPr>
          <w:ilvl w:val="0"/>
          <w:numId w:val="82"/>
        </w:numPr>
        <w:spacing w:after="200" w:line="276" w:lineRule="auto"/>
        <w:ind w:leftChars="0"/>
        <w:rPr>
          <w:ins w:id="1810" w:author="Yulchon" w:date="2022-07-27T22:40:00Z"/>
          <w:rFonts w:ascii="Times New Roman"/>
          <w:b/>
          <w:sz w:val="23"/>
          <w:szCs w:val="23"/>
        </w:rPr>
      </w:pPr>
      <w:proofErr w:type="spellStart"/>
      <w:ins w:id="1811" w:author="Yulchon" w:date="2022-07-27T22:40:00Z">
        <w:r w:rsidRPr="00FC330C">
          <w:rPr>
            <w:rFonts w:ascii="Times New Roman" w:hint="eastAsia"/>
            <w:b/>
            <w:sz w:val="23"/>
            <w:szCs w:val="23"/>
          </w:rPr>
          <w:t>공개목록</w:t>
        </w:r>
        <w:proofErr w:type="spellEnd"/>
        <w:r w:rsidRPr="00FC330C">
          <w:rPr>
            <w:rFonts w:ascii="Times New Roman"/>
            <w:b/>
            <w:sz w:val="23"/>
            <w:szCs w:val="23"/>
          </w:rPr>
          <w:t xml:space="preserve"> </w:t>
        </w:r>
        <w:r>
          <w:rPr>
            <w:rFonts w:ascii="Times New Roman"/>
            <w:b/>
            <w:sz w:val="23"/>
            <w:szCs w:val="23"/>
          </w:rPr>
          <w:t>5.2</w:t>
        </w:r>
        <w:proofErr w:type="gramStart"/>
        <w:r w:rsidRPr="00FC330C">
          <w:rPr>
            <w:rFonts w:ascii="Times New Roman"/>
            <w:b/>
            <w:sz w:val="23"/>
            <w:szCs w:val="23"/>
          </w:rPr>
          <w:t>.(</w:t>
        </w:r>
        <w:proofErr w:type="gramEnd"/>
        <w:r>
          <w:rPr>
            <w:rFonts w:ascii="Times New Roman" w:hint="eastAsia"/>
            <w:b/>
            <w:sz w:val="23"/>
            <w:szCs w:val="23"/>
          </w:rPr>
          <w:t>b</w:t>
        </w:r>
        <w:r w:rsidRPr="00FC330C">
          <w:rPr>
            <w:rFonts w:ascii="Times New Roman"/>
            <w:b/>
            <w:sz w:val="23"/>
            <w:szCs w:val="23"/>
          </w:rPr>
          <w:t xml:space="preserve">) </w:t>
        </w:r>
        <w:r>
          <w:rPr>
            <w:rFonts w:ascii="Times New Roman" w:hint="eastAsia"/>
            <w:b/>
            <w:sz w:val="23"/>
            <w:szCs w:val="23"/>
          </w:rPr>
          <w:t>필요적</w:t>
        </w:r>
        <w:r>
          <w:rPr>
            <w:rFonts w:ascii="Times New Roman" w:hint="eastAsia"/>
            <w:b/>
            <w:sz w:val="23"/>
            <w:szCs w:val="23"/>
          </w:rPr>
          <w:t xml:space="preserve"> </w:t>
        </w:r>
        <w:r>
          <w:rPr>
            <w:rFonts w:ascii="Times New Roman" w:hint="eastAsia"/>
            <w:b/>
            <w:sz w:val="23"/>
            <w:szCs w:val="23"/>
          </w:rPr>
          <w:t>승인</w:t>
        </w:r>
        <w:r w:rsidRPr="00FC330C">
          <w:rPr>
            <w:rFonts w:ascii="Times New Roman"/>
            <w:b/>
            <w:sz w:val="23"/>
            <w:szCs w:val="23"/>
          </w:rPr>
          <w:t xml:space="preserve"> </w:t>
        </w:r>
      </w:ins>
    </w:p>
    <w:p w14:paraId="5EC342C6" w14:textId="77777777" w:rsidR="006E333E" w:rsidRDefault="006E333E" w:rsidP="006E333E">
      <w:pPr>
        <w:pStyle w:val="ac"/>
        <w:numPr>
          <w:ilvl w:val="0"/>
          <w:numId w:val="83"/>
        </w:numPr>
        <w:spacing w:line="360" w:lineRule="auto"/>
        <w:ind w:leftChars="0"/>
        <w:rPr>
          <w:ins w:id="1812" w:author="Yulchon" w:date="2022-07-27T22:40:00Z"/>
          <w:rFonts w:ascii="Times New Roman"/>
          <w:sz w:val="23"/>
          <w:szCs w:val="23"/>
        </w:rPr>
      </w:pPr>
      <w:ins w:id="1813" w:author="Yulchon" w:date="2022-07-27T22:40:00Z">
        <w:r w:rsidRPr="00FC330C">
          <w:rPr>
            <w:rFonts w:ascii="Times New Roman" w:hint="eastAsia"/>
            <w:sz w:val="23"/>
            <w:szCs w:val="23"/>
          </w:rPr>
          <w:t>본건</w:t>
        </w:r>
        <w:r w:rsidRPr="00FC330C">
          <w:rPr>
            <w:rFonts w:ascii="Times New Roman"/>
            <w:sz w:val="23"/>
            <w:szCs w:val="23"/>
          </w:rPr>
          <w:t xml:space="preserve"> </w:t>
        </w:r>
        <w:r w:rsidRPr="00FC330C">
          <w:rPr>
            <w:rFonts w:ascii="Times New Roman" w:hint="eastAsia"/>
            <w:sz w:val="23"/>
            <w:szCs w:val="23"/>
          </w:rPr>
          <w:t>거래와</w:t>
        </w:r>
        <w:r w:rsidRPr="00FC330C">
          <w:rPr>
            <w:rFonts w:ascii="Times New Roman"/>
            <w:sz w:val="23"/>
            <w:szCs w:val="23"/>
          </w:rPr>
          <w:t xml:space="preserve"> </w:t>
        </w:r>
        <w:r w:rsidRPr="00FC330C">
          <w:rPr>
            <w:rFonts w:ascii="Times New Roman" w:hint="eastAsia"/>
            <w:sz w:val="23"/>
            <w:szCs w:val="23"/>
          </w:rPr>
          <w:t>관련된</w:t>
        </w:r>
        <w:r w:rsidRPr="00FC330C">
          <w:rPr>
            <w:rFonts w:ascii="Times New Roman"/>
            <w:sz w:val="23"/>
            <w:szCs w:val="23"/>
          </w:rPr>
          <w:t xml:space="preserve"> </w:t>
        </w:r>
        <w:r w:rsidRPr="00FC330C">
          <w:rPr>
            <w:rFonts w:ascii="Times New Roman" w:hint="eastAsia"/>
            <w:sz w:val="23"/>
            <w:szCs w:val="23"/>
          </w:rPr>
          <w:t>매도인의</w:t>
        </w:r>
        <w:r w:rsidRPr="00FC330C">
          <w:rPr>
            <w:rFonts w:ascii="Times New Roman"/>
            <w:sz w:val="23"/>
            <w:szCs w:val="23"/>
          </w:rPr>
          <w:t xml:space="preserve"> </w:t>
        </w:r>
        <w:proofErr w:type="spellStart"/>
        <w:r w:rsidRPr="00FC330C">
          <w:rPr>
            <w:rFonts w:ascii="Times New Roman" w:hint="eastAsia"/>
            <w:sz w:val="23"/>
            <w:szCs w:val="23"/>
          </w:rPr>
          <w:t>물적분할에</w:t>
        </w:r>
        <w:proofErr w:type="spellEnd"/>
        <w:r w:rsidRPr="00FC330C">
          <w:rPr>
            <w:rFonts w:ascii="Times New Roman"/>
            <w:sz w:val="23"/>
            <w:szCs w:val="23"/>
          </w:rPr>
          <w:t xml:space="preserve"> </w:t>
        </w:r>
        <w:r w:rsidRPr="00FC330C">
          <w:rPr>
            <w:rFonts w:ascii="Times New Roman" w:hint="eastAsia"/>
            <w:sz w:val="23"/>
            <w:szCs w:val="23"/>
          </w:rPr>
          <w:t>대한</w:t>
        </w:r>
        <w:r w:rsidRPr="00FC330C">
          <w:rPr>
            <w:rFonts w:ascii="Times New Roman"/>
            <w:sz w:val="23"/>
            <w:szCs w:val="23"/>
          </w:rPr>
          <w:t xml:space="preserve"> </w:t>
        </w:r>
        <w:r w:rsidRPr="00FC330C">
          <w:rPr>
            <w:rFonts w:ascii="Times New Roman" w:hint="eastAsia"/>
            <w:sz w:val="23"/>
            <w:szCs w:val="23"/>
          </w:rPr>
          <w:t>산업통상자원부장관의</w:t>
        </w:r>
        <w:r w:rsidRPr="00FC330C">
          <w:rPr>
            <w:rFonts w:ascii="Times New Roman"/>
            <w:sz w:val="23"/>
            <w:szCs w:val="23"/>
          </w:rPr>
          <w:t xml:space="preserve"> </w:t>
        </w:r>
        <w:r w:rsidRPr="00FC330C">
          <w:rPr>
            <w:rFonts w:ascii="Times New Roman" w:hint="eastAsia"/>
            <w:sz w:val="23"/>
            <w:szCs w:val="23"/>
          </w:rPr>
          <w:t>승인</w:t>
        </w:r>
      </w:ins>
    </w:p>
    <w:p w14:paraId="03E590C8" w14:textId="77777777" w:rsidR="006E333E" w:rsidRPr="00FC330C" w:rsidRDefault="006E333E" w:rsidP="006E333E">
      <w:pPr>
        <w:pStyle w:val="ac"/>
        <w:spacing w:line="360" w:lineRule="auto"/>
        <w:ind w:leftChars="0"/>
        <w:rPr>
          <w:ins w:id="1814" w:author="Yulchon" w:date="2022-07-27T22:40:00Z"/>
          <w:rFonts w:ascii="Times New Roman"/>
          <w:sz w:val="23"/>
          <w:szCs w:val="23"/>
        </w:rPr>
      </w:pPr>
    </w:p>
    <w:p w14:paraId="18EFFCE2" w14:textId="77777777" w:rsidR="006E333E" w:rsidRDefault="006E333E" w:rsidP="006E333E">
      <w:pPr>
        <w:pStyle w:val="ac"/>
        <w:numPr>
          <w:ilvl w:val="0"/>
          <w:numId w:val="83"/>
        </w:numPr>
        <w:spacing w:line="360" w:lineRule="auto"/>
        <w:ind w:leftChars="0"/>
        <w:rPr>
          <w:ins w:id="1815" w:author="Yulchon" w:date="2022-07-27T22:40:00Z"/>
          <w:rFonts w:ascii="Times New Roman"/>
          <w:sz w:val="23"/>
          <w:szCs w:val="23"/>
        </w:rPr>
      </w:pPr>
      <w:ins w:id="1816" w:author="Yulchon" w:date="2022-07-27T22:40:00Z">
        <w:r>
          <w:rPr>
            <w:rFonts w:ascii="Times New Roman" w:hint="eastAsia"/>
            <w:sz w:val="23"/>
            <w:szCs w:val="23"/>
          </w:rPr>
          <w:t>매도인과</w:t>
        </w:r>
        <w:r>
          <w:rPr>
            <w:rFonts w:ascii="Times New Roman" w:hint="eastAsia"/>
            <w:sz w:val="23"/>
            <w:szCs w:val="23"/>
          </w:rPr>
          <w:t xml:space="preserve"> </w:t>
        </w:r>
        <w:r>
          <w:rPr>
            <w:rFonts w:ascii="Times New Roman" w:hint="eastAsia"/>
            <w:sz w:val="23"/>
            <w:szCs w:val="23"/>
          </w:rPr>
          <w:t>방위사업청과</w:t>
        </w:r>
        <w:r>
          <w:rPr>
            <w:rFonts w:ascii="Times New Roman" w:hint="eastAsia"/>
            <w:sz w:val="23"/>
            <w:szCs w:val="23"/>
          </w:rPr>
          <w:t xml:space="preserve"> </w:t>
        </w:r>
        <w:r>
          <w:rPr>
            <w:rFonts w:ascii="Times New Roman" w:hint="eastAsia"/>
            <w:sz w:val="23"/>
            <w:szCs w:val="23"/>
          </w:rPr>
          <w:t>체결한</w:t>
        </w:r>
        <w:r>
          <w:rPr>
            <w:rFonts w:ascii="Times New Roman" w:hint="eastAsia"/>
            <w:sz w:val="23"/>
            <w:szCs w:val="23"/>
          </w:rPr>
          <w:t xml:space="preserve"> </w:t>
        </w:r>
        <w:r>
          <w:rPr>
            <w:rFonts w:ascii="Times New Roman" w:hint="eastAsia"/>
            <w:sz w:val="23"/>
            <w:szCs w:val="23"/>
          </w:rPr>
          <w:t>계약</w:t>
        </w:r>
        <w:r>
          <w:rPr>
            <w:rFonts w:ascii="Times New Roman" w:hint="eastAsia"/>
            <w:sz w:val="23"/>
            <w:szCs w:val="23"/>
          </w:rPr>
          <w:t xml:space="preserve"> </w:t>
        </w:r>
        <w:r>
          <w:rPr>
            <w:rFonts w:ascii="Times New Roman" w:hint="eastAsia"/>
            <w:sz w:val="23"/>
            <w:szCs w:val="23"/>
          </w:rPr>
          <w:t>관련하여</w:t>
        </w:r>
        <w:r>
          <w:rPr>
            <w:rFonts w:ascii="Times New Roman" w:hint="eastAsia"/>
            <w:sz w:val="23"/>
            <w:szCs w:val="23"/>
          </w:rPr>
          <w:t xml:space="preserve"> </w:t>
        </w:r>
        <w:r>
          <w:rPr>
            <w:rFonts w:ascii="Times New Roman" w:hint="eastAsia"/>
            <w:sz w:val="23"/>
            <w:szCs w:val="23"/>
          </w:rPr>
          <w:t>매도인의</w:t>
        </w:r>
        <w:r>
          <w:rPr>
            <w:rFonts w:ascii="Times New Roman" w:hint="eastAsia"/>
            <w:sz w:val="23"/>
            <w:szCs w:val="23"/>
          </w:rPr>
          <w:t xml:space="preserve"> </w:t>
        </w:r>
        <w:r>
          <w:rPr>
            <w:rFonts w:ascii="Times New Roman" w:hint="eastAsia"/>
            <w:sz w:val="23"/>
            <w:szCs w:val="23"/>
          </w:rPr>
          <w:t>계약상</w:t>
        </w:r>
        <w:r>
          <w:rPr>
            <w:rFonts w:ascii="Times New Roman" w:hint="eastAsia"/>
            <w:sz w:val="23"/>
            <w:szCs w:val="23"/>
          </w:rPr>
          <w:t xml:space="preserve"> </w:t>
        </w:r>
        <w:r>
          <w:rPr>
            <w:rFonts w:ascii="Times New Roman" w:hint="eastAsia"/>
            <w:sz w:val="23"/>
            <w:szCs w:val="23"/>
          </w:rPr>
          <w:t>지위가</w:t>
        </w:r>
        <w:r>
          <w:rPr>
            <w:rFonts w:ascii="Times New Roman" w:hint="eastAsia"/>
            <w:sz w:val="23"/>
            <w:szCs w:val="23"/>
          </w:rPr>
          <w:t xml:space="preserve"> </w:t>
        </w:r>
        <w:r>
          <w:rPr>
            <w:rFonts w:ascii="Times New Roman" w:hint="eastAsia"/>
            <w:sz w:val="23"/>
            <w:szCs w:val="23"/>
          </w:rPr>
          <w:t>분할신설회사로</w:t>
        </w:r>
        <w:r>
          <w:rPr>
            <w:rFonts w:ascii="Times New Roman" w:hint="eastAsia"/>
            <w:sz w:val="23"/>
            <w:szCs w:val="23"/>
          </w:rPr>
          <w:t xml:space="preserve"> </w:t>
        </w:r>
        <w:r>
          <w:rPr>
            <w:rFonts w:ascii="Times New Roman" w:hint="eastAsia"/>
            <w:sz w:val="23"/>
            <w:szCs w:val="23"/>
          </w:rPr>
          <w:t>이전되기</w:t>
        </w:r>
        <w:r>
          <w:rPr>
            <w:rFonts w:ascii="Times New Roman" w:hint="eastAsia"/>
            <w:sz w:val="23"/>
            <w:szCs w:val="23"/>
          </w:rPr>
          <w:t xml:space="preserve"> </w:t>
        </w:r>
        <w:r>
          <w:rPr>
            <w:rFonts w:ascii="Times New Roman" w:hint="eastAsia"/>
            <w:sz w:val="23"/>
            <w:szCs w:val="23"/>
          </w:rPr>
          <w:t>위하여</w:t>
        </w:r>
        <w:r>
          <w:rPr>
            <w:rFonts w:ascii="Times New Roman" w:hint="eastAsia"/>
            <w:sz w:val="23"/>
            <w:szCs w:val="23"/>
          </w:rPr>
          <w:t xml:space="preserve"> </w:t>
        </w:r>
        <w:r>
          <w:rPr>
            <w:rFonts w:ascii="Times New Roman" w:hint="eastAsia"/>
            <w:sz w:val="23"/>
            <w:szCs w:val="23"/>
          </w:rPr>
          <w:t>필요한</w:t>
        </w:r>
        <w:r>
          <w:rPr>
            <w:rFonts w:ascii="Times New Roman" w:hint="eastAsia"/>
            <w:sz w:val="23"/>
            <w:szCs w:val="23"/>
          </w:rPr>
          <w:t xml:space="preserve"> </w:t>
        </w:r>
        <w:r>
          <w:rPr>
            <w:rFonts w:ascii="Times New Roman" w:hint="eastAsia"/>
            <w:sz w:val="23"/>
            <w:szCs w:val="23"/>
          </w:rPr>
          <w:t>방위사업청의</w:t>
        </w:r>
        <w:r>
          <w:rPr>
            <w:rFonts w:ascii="Times New Roman" w:hint="eastAsia"/>
            <w:sz w:val="23"/>
            <w:szCs w:val="23"/>
          </w:rPr>
          <w:t xml:space="preserve"> </w:t>
        </w:r>
        <w:r>
          <w:rPr>
            <w:rFonts w:ascii="Times New Roman" w:hint="eastAsia"/>
            <w:sz w:val="23"/>
            <w:szCs w:val="23"/>
          </w:rPr>
          <w:t>동의</w:t>
        </w:r>
        <w:r>
          <w:rPr>
            <w:rFonts w:ascii="Times New Roman" w:hint="eastAsia"/>
            <w:sz w:val="23"/>
            <w:szCs w:val="23"/>
          </w:rPr>
          <w:t xml:space="preserve"> </w:t>
        </w:r>
        <w:r>
          <w:rPr>
            <w:rFonts w:ascii="Times New Roman" w:hint="eastAsia"/>
            <w:sz w:val="23"/>
            <w:szCs w:val="23"/>
          </w:rPr>
          <w:t>또는</w:t>
        </w:r>
        <w:r>
          <w:rPr>
            <w:rFonts w:ascii="Times New Roman" w:hint="eastAsia"/>
            <w:sz w:val="23"/>
            <w:szCs w:val="23"/>
          </w:rPr>
          <w:t xml:space="preserve"> </w:t>
        </w:r>
        <w:r>
          <w:rPr>
            <w:rFonts w:ascii="Times New Roman" w:hint="eastAsia"/>
            <w:sz w:val="23"/>
            <w:szCs w:val="23"/>
          </w:rPr>
          <w:t>승인</w:t>
        </w:r>
        <w:r>
          <w:rPr>
            <w:rFonts w:ascii="Times New Roman" w:hint="eastAsia"/>
            <w:sz w:val="23"/>
            <w:szCs w:val="23"/>
          </w:rPr>
          <w:t xml:space="preserve"> </w:t>
        </w:r>
      </w:ins>
    </w:p>
    <w:p w14:paraId="49C534BB" w14:textId="77777777" w:rsidR="006E333E" w:rsidRPr="00C734BB" w:rsidRDefault="006E333E" w:rsidP="006E333E">
      <w:pPr>
        <w:pStyle w:val="ac"/>
        <w:spacing w:line="360" w:lineRule="auto"/>
        <w:ind w:leftChars="0"/>
        <w:rPr>
          <w:ins w:id="1817" w:author="Yulchon" w:date="2022-07-27T22:40:00Z"/>
          <w:rFonts w:ascii="Times New Roman"/>
          <w:sz w:val="23"/>
          <w:szCs w:val="23"/>
        </w:rPr>
      </w:pPr>
    </w:p>
    <w:p w14:paraId="2D84C07A" w14:textId="77777777" w:rsidR="006E333E" w:rsidRDefault="006E333E" w:rsidP="006E333E">
      <w:pPr>
        <w:pStyle w:val="ac"/>
        <w:numPr>
          <w:ilvl w:val="0"/>
          <w:numId w:val="83"/>
        </w:numPr>
        <w:spacing w:line="360" w:lineRule="auto"/>
        <w:ind w:leftChars="0"/>
        <w:rPr>
          <w:ins w:id="1818" w:author="Yulchon" w:date="2022-07-27T22:40:00Z"/>
          <w:rFonts w:ascii="Times New Roman"/>
          <w:sz w:val="23"/>
          <w:szCs w:val="23"/>
        </w:rPr>
      </w:pPr>
      <w:ins w:id="1819" w:author="Yulchon" w:date="2022-07-27T22:40:00Z">
        <w:r>
          <w:rPr>
            <w:rFonts w:ascii="Times New Roman" w:hint="eastAsia"/>
            <w:sz w:val="23"/>
            <w:szCs w:val="23"/>
          </w:rPr>
          <w:t>매도인과</w:t>
        </w:r>
        <w:r>
          <w:rPr>
            <w:rFonts w:ascii="Times New Roman" w:hint="eastAsia"/>
            <w:sz w:val="23"/>
            <w:szCs w:val="23"/>
          </w:rPr>
          <w:t xml:space="preserve"> </w:t>
        </w:r>
        <w:r>
          <w:rPr>
            <w:rFonts w:ascii="Times New Roman"/>
            <w:sz w:val="23"/>
            <w:szCs w:val="23"/>
          </w:rPr>
          <w:t>LIG</w:t>
        </w:r>
        <w:r>
          <w:rPr>
            <w:rFonts w:ascii="Times New Roman" w:hint="eastAsia"/>
            <w:sz w:val="23"/>
            <w:szCs w:val="23"/>
          </w:rPr>
          <w:t>넥스원㈜</w:t>
        </w:r>
        <w:r>
          <w:rPr>
            <w:rFonts w:ascii="Times New Roman"/>
            <w:sz w:val="23"/>
            <w:szCs w:val="23"/>
          </w:rPr>
          <w:t xml:space="preserve"> </w:t>
        </w:r>
        <w:r>
          <w:rPr>
            <w:rFonts w:ascii="Times New Roman" w:hint="eastAsia"/>
            <w:sz w:val="23"/>
            <w:szCs w:val="23"/>
          </w:rPr>
          <w:t>및</w:t>
        </w:r>
        <w:r>
          <w:rPr>
            <w:rFonts w:ascii="Times New Roman" w:hint="eastAsia"/>
            <w:sz w:val="23"/>
            <w:szCs w:val="23"/>
          </w:rPr>
          <w:t xml:space="preserve"> </w:t>
        </w:r>
        <w:proofErr w:type="spellStart"/>
        <w:r>
          <w:rPr>
            <w:rFonts w:ascii="Times New Roman" w:hint="eastAsia"/>
            <w:sz w:val="23"/>
            <w:szCs w:val="23"/>
          </w:rPr>
          <w:t>한화디펜스㈜가</w:t>
        </w:r>
        <w:proofErr w:type="spellEnd"/>
        <w:r>
          <w:rPr>
            <w:rFonts w:ascii="Times New Roman"/>
            <w:sz w:val="23"/>
            <w:szCs w:val="23"/>
          </w:rPr>
          <w:t xml:space="preserve"> </w:t>
        </w:r>
        <w:r>
          <w:rPr>
            <w:rFonts w:ascii="Times New Roman" w:hint="eastAsia"/>
            <w:sz w:val="23"/>
            <w:szCs w:val="23"/>
          </w:rPr>
          <w:t>체결한</w:t>
        </w:r>
        <w:r>
          <w:rPr>
            <w:rFonts w:ascii="Times New Roman" w:hint="eastAsia"/>
            <w:sz w:val="23"/>
            <w:szCs w:val="23"/>
          </w:rPr>
          <w:t xml:space="preserve"> </w:t>
        </w:r>
        <w:r>
          <w:rPr>
            <w:rFonts w:ascii="Times New Roman" w:hint="eastAsia"/>
            <w:sz w:val="23"/>
            <w:szCs w:val="23"/>
          </w:rPr>
          <w:t>계약</w:t>
        </w:r>
        <w:r>
          <w:rPr>
            <w:rFonts w:ascii="Times New Roman" w:hint="eastAsia"/>
            <w:sz w:val="23"/>
            <w:szCs w:val="23"/>
          </w:rPr>
          <w:t xml:space="preserve"> </w:t>
        </w:r>
        <w:r>
          <w:rPr>
            <w:rFonts w:ascii="Times New Roman" w:hint="eastAsia"/>
            <w:sz w:val="23"/>
            <w:szCs w:val="23"/>
          </w:rPr>
          <w:t>관련하여</w:t>
        </w:r>
        <w:r>
          <w:rPr>
            <w:rFonts w:ascii="Times New Roman" w:hint="eastAsia"/>
            <w:sz w:val="23"/>
            <w:szCs w:val="23"/>
          </w:rPr>
          <w:t xml:space="preserve"> </w:t>
        </w:r>
        <w:r>
          <w:rPr>
            <w:rFonts w:ascii="Times New Roman" w:hint="eastAsia"/>
            <w:sz w:val="23"/>
            <w:szCs w:val="23"/>
          </w:rPr>
          <w:t>매도인의</w:t>
        </w:r>
        <w:r>
          <w:rPr>
            <w:rFonts w:ascii="Times New Roman" w:hint="eastAsia"/>
            <w:sz w:val="23"/>
            <w:szCs w:val="23"/>
          </w:rPr>
          <w:t xml:space="preserve"> </w:t>
        </w:r>
        <w:r>
          <w:rPr>
            <w:rFonts w:ascii="Times New Roman" w:hint="eastAsia"/>
            <w:sz w:val="23"/>
            <w:szCs w:val="23"/>
          </w:rPr>
          <w:t>계약상</w:t>
        </w:r>
        <w:r>
          <w:rPr>
            <w:rFonts w:ascii="Times New Roman" w:hint="eastAsia"/>
            <w:sz w:val="23"/>
            <w:szCs w:val="23"/>
          </w:rPr>
          <w:t xml:space="preserve"> </w:t>
        </w:r>
        <w:r>
          <w:rPr>
            <w:rFonts w:ascii="Times New Roman" w:hint="eastAsia"/>
            <w:sz w:val="23"/>
            <w:szCs w:val="23"/>
          </w:rPr>
          <w:t>지위가</w:t>
        </w:r>
        <w:r>
          <w:rPr>
            <w:rFonts w:ascii="Times New Roman" w:hint="eastAsia"/>
            <w:sz w:val="23"/>
            <w:szCs w:val="23"/>
          </w:rPr>
          <w:t xml:space="preserve"> </w:t>
        </w:r>
        <w:r>
          <w:rPr>
            <w:rFonts w:ascii="Times New Roman" w:hint="eastAsia"/>
            <w:sz w:val="23"/>
            <w:szCs w:val="23"/>
          </w:rPr>
          <w:t>분할신설회사로</w:t>
        </w:r>
        <w:r>
          <w:rPr>
            <w:rFonts w:ascii="Times New Roman" w:hint="eastAsia"/>
            <w:sz w:val="23"/>
            <w:szCs w:val="23"/>
          </w:rPr>
          <w:t xml:space="preserve"> </w:t>
        </w:r>
        <w:r>
          <w:rPr>
            <w:rFonts w:ascii="Times New Roman" w:hint="eastAsia"/>
            <w:sz w:val="23"/>
            <w:szCs w:val="23"/>
          </w:rPr>
          <w:t>이전되기</w:t>
        </w:r>
        <w:r>
          <w:rPr>
            <w:rFonts w:ascii="Times New Roman" w:hint="eastAsia"/>
            <w:sz w:val="23"/>
            <w:szCs w:val="23"/>
          </w:rPr>
          <w:t xml:space="preserve"> </w:t>
        </w:r>
        <w:r>
          <w:rPr>
            <w:rFonts w:ascii="Times New Roman" w:hint="eastAsia"/>
            <w:sz w:val="23"/>
            <w:szCs w:val="23"/>
          </w:rPr>
          <w:t>위하여</w:t>
        </w:r>
        <w:r>
          <w:rPr>
            <w:rFonts w:ascii="Times New Roman" w:hint="eastAsia"/>
            <w:sz w:val="23"/>
            <w:szCs w:val="23"/>
          </w:rPr>
          <w:t xml:space="preserve"> </w:t>
        </w:r>
        <w:r>
          <w:rPr>
            <w:rFonts w:ascii="Times New Roman" w:hint="eastAsia"/>
            <w:sz w:val="23"/>
            <w:szCs w:val="23"/>
          </w:rPr>
          <w:t>필요한</w:t>
        </w:r>
        <w:r>
          <w:rPr>
            <w:rFonts w:ascii="Times New Roman" w:hint="eastAsia"/>
            <w:sz w:val="23"/>
            <w:szCs w:val="23"/>
          </w:rPr>
          <w:t xml:space="preserve"> </w:t>
        </w:r>
        <w:r>
          <w:rPr>
            <w:rFonts w:ascii="Times New Roman" w:hint="eastAsia"/>
            <w:sz w:val="23"/>
            <w:szCs w:val="23"/>
          </w:rPr>
          <w:t>계약상대방의</w:t>
        </w:r>
        <w:r>
          <w:rPr>
            <w:rFonts w:ascii="Times New Roman" w:hint="eastAsia"/>
            <w:sz w:val="23"/>
            <w:szCs w:val="23"/>
          </w:rPr>
          <w:t xml:space="preserve"> </w:t>
        </w:r>
        <w:r>
          <w:rPr>
            <w:rFonts w:ascii="Times New Roman" w:hint="eastAsia"/>
            <w:sz w:val="23"/>
            <w:szCs w:val="23"/>
          </w:rPr>
          <w:t>동의</w:t>
        </w:r>
      </w:ins>
    </w:p>
    <w:p w14:paraId="58D8DA4A" w14:textId="77777777" w:rsidR="006E333E" w:rsidRDefault="006E333E" w:rsidP="006E333E">
      <w:pPr>
        <w:pStyle w:val="ac"/>
        <w:spacing w:line="360" w:lineRule="auto"/>
        <w:ind w:leftChars="0"/>
        <w:rPr>
          <w:ins w:id="1820" w:author="Yulchon" w:date="2022-07-27T22:40:00Z"/>
          <w:rFonts w:ascii="Times New Roman"/>
          <w:sz w:val="23"/>
          <w:szCs w:val="23"/>
        </w:rPr>
      </w:pPr>
    </w:p>
    <w:p w14:paraId="123B3E26" w14:textId="77777777" w:rsidR="006E333E" w:rsidRPr="00FC330C" w:rsidRDefault="006E333E" w:rsidP="006E333E">
      <w:pPr>
        <w:pStyle w:val="ac"/>
        <w:numPr>
          <w:ilvl w:val="0"/>
          <w:numId w:val="83"/>
        </w:numPr>
        <w:spacing w:line="360" w:lineRule="auto"/>
        <w:ind w:leftChars="0"/>
        <w:rPr>
          <w:ins w:id="1821" w:author="Yulchon" w:date="2022-07-27T22:40:00Z"/>
          <w:rFonts w:ascii="Times New Roman"/>
          <w:sz w:val="23"/>
          <w:szCs w:val="23"/>
        </w:rPr>
      </w:pPr>
      <w:ins w:id="1822" w:author="Yulchon" w:date="2022-07-27T22:40:00Z">
        <w:r w:rsidRPr="00FC330C">
          <w:rPr>
            <w:rFonts w:ascii="Times New Roman" w:hint="eastAsia"/>
            <w:sz w:val="23"/>
            <w:szCs w:val="23"/>
          </w:rPr>
          <w:t>매도인의</w:t>
        </w:r>
        <w:r w:rsidRPr="00FC330C">
          <w:rPr>
            <w:rFonts w:ascii="Times New Roman"/>
            <w:sz w:val="23"/>
            <w:szCs w:val="23"/>
          </w:rPr>
          <w:t xml:space="preserve"> </w:t>
        </w:r>
        <w:r w:rsidRPr="00FC330C">
          <w:rPr>
            <w:rFonts w:ascii="Times New Roman" w:hint="eastAsia"/>
            <w:sz w:val="23"/>
            <w:szCs w:val="23"/>
          </w:rPr>
          <w:t>방산물자</w:t>
        </w:r>
        <w:r w:rsidRPr="00FC330C">
          <w:rPr>
            <w:rFonts w:ascii="Times New Roman"/>
            <w:sz w:val="23"/>
            <w:szCs w:val="23"/>
          </w:rPr>
          <w:t xml:space="preserve"> </w:t>
        </w:r>
        <w:r w:rsidRPr="00FC330C">
          <w:rPr>
            <w:rFonts w:ascii="Times New Roman" w:hint="eastAsia"/>
            <w:sz w:val="23"/>
            <w:szCs w:val="23"/>
          </w:rPr>
          <w:t>해외수출과</w:t>
        </w:r>
        <w:r w:rsidRPr="00FC330C">
          <w:rPr>
            <w:rFonts w:ascii="Times New Roman"/>
            <w:sz w:val="23"/>
            <w:szCs w:val="23"/>
          </w:rPr>
          <w:t xml:space="preserve"> </w:t>
        </w:r>
        <w:r w:rsidRPr="00FC330C">
          <w:rPr>
            <w:rFonts w:ascii="Times New Roman" w:hint="eastAsia"/>
            <w:sz w:val="23"/>
            <w:szCs w:val="23"/>
          </w:rPr>
          <w:t>관련한</w:t>
        </w:r>
        <w:r w:rsidRPr="00FC330C">
          <w:rPr>
            <w:rFonts w:ascii="Times New Roman"/>
            <w:sz w:val="23"/>
            <w:szCs w:val="23"/>
          </w:rPr>
          <w:t xml:space="preserve">, </w:t>
        </w:r>
        <w:r w:rsidRPr="00FC330C">
          <w:rPr>
            <w:rFonts w:ascii="Times New Roman" w:hint="eastAsia"/>
            <w:sz w:val="23"/>
            <w:szCs w:val="23"/>
          </w:rPr>
          <w:t>해당</w:t>
        </w:r>
        <w:r w:rsidRPr="00FC330C">
          <w:rPr>
            <w:rFonts w:ascii="Times New Roman"/>
            <w:sz w:val="23"/>
            <w:szCs w:val="23"/>
          </w:rPr>
          <w:t xml:space="preserve"> </w:t>
        </w:r>
        <w:proofErr w:type="spellStart"/>
        <w:r w:rsidRPr="00FC330C">
          <w:rPr>
            <w:rFonts w:ascii="Times New Roman" w:hint="eastAsia"/>
            <w:sz w:val="23"/>
            <w:szCs w:val="23"/>
          </w:rPr>
          <w:t>수출국가의</w:t>
        </w:r>
        <w:proofErr w:type="spellEnd"/>
        <w:r w:rsidRPr="00FC330C">
          <w:rPr>
            <w:rFonts w:ascii="Times New Roman"/>
            <w:sz w:val="23"/>
            <w:szCs w:val="23"/>
          </w:rPr>
          <w:t xml:space="preserve"> </w:t>
        </w:r>
        <w:r w:rsidRPr="00FC330C">
          <w:rPr>
            <w:rFonts w:ascii="Times New Roman" w:hint="eastAsia"/>
            <w:sz w:val="23"/>
            <w:szCs w:val="23"/>
          </w:rPr>
          <w:t>법령에</w:t>
        </w:r>
        <w:r w:rsidRPr="00FC330C">
          <w:rPr>
            <w:rFonts w:ascii="Times New Roman"/>
            <w:sz w:val="23"/>
            <w:szCs w:val="23"/>
          </w:rPr>
          <w:t xml:space="preserve"> </w:t>
        </w:r>
        <w:r w:rsidRPr="00FC330C">
          <w:rPr>
            <w:rFonts w:ascii="Times New Roman" w:hint="eastAsia"/>
            <w:sz w:val="23"/>
            <w:szCs w:val="23"/>
          </w:rPr>
          <w:t>따른</w:t>
        </w:r>
        <w:r w:rsidRPr="00FC330C">
          <w:rPr>
            <w:rFonts w:ascii="Times New Roman"/>
            <w:sz w:val="23"/>
            <w:szCs w:val="23"/>
          </w:rPr>
          <w:t xml:space="preserve"> </w:t>
        </w:r>
        <w:proofErr w:type="spellStart"/>
        <w:r w:rsidRPr="00FC330C">
          <w:rPr>
            <w:rFonts w:ascii="Times New Roman" w:hint="eastAsia"/>
            <w:sz w:val="23"/>
            <w:szCs w:val="23"/>
          </w:rPr>
          <w:t>정부인허가</w:t>
        </w:r>
        <w:proofErr w:type="spellEnd"/>
        <w:r w:rsidRPr="00FC330C">
          <w:rPr>
            <w:rFonts w:ascii="Times New Roman"/>
            <w:sz w:val="23"/>
            <w:szCs w:val="23"/>
          </w:rPr>
          <w:t>(</w:t>
        </w:r>
        <w:r w:rsidRPr="00FC330C">
          <w:rPr>
            <w:rFonts w:ascii="Times New Roman" w:hint="eastAsia"/>
            <w:sz w:val="23"/>
            <w:szCs w:val="23"/>
          </w:rPr>
          <w:t>해당</w:t>
        </w:r>
        <w:r w:rsidRPr="00FC330C">
          <w:rPr>
            <w:rFonts w:ascii="Times New Roman"/>
            <w:sz w:val="23"/>
            <w:szCs w:val="23"/>
          </w:rPr>
          <w:t xml:space="preserve"> </w:t>
        </w:r>
        <w:r w:rsidRPr="00FC330C">
          <w:rPr>
            <w:rFonts w:ascii="Times New Roman" w:hint="eastAsia"/>
            <w:sz w:val="23"/>
            <w:szCs w:val="23"/>
          </w:rPr>
          <w:t>국가</w:t>
        </w:r>
        <w:r w:rsidRPr="00FC330C">
          <w:rPr>
            <w:rFonts w:ascii="Times New Roman"/>
            <w:sz w:val="23"/>
            <w:szCs w:val="23"/>
          </w:rPr>
          <w:t xml:space="preserve"> </w:t>
        </w:r>
        <w:r w:rsidRPr="00FC330C">
          <w:rPr>
            <w:rFonts w:ascii="Times New Roman" w:hint="eastAsia"/>
            <w:sz w:val="23"/>
            <w:szCs w:val="23"/>
          </w:rPr>
          <w:t>법령에</w:t>
        </w:r>
        <w:r w:rsidRPr="00FC330C">
          <w:rPr>
            <w:rFonts w:ascii="Times New Roman"/>
            <w:sz w:val="23"/>
            <w:szCs w:val="23"/>
          </w:rPr>
          <w:t xml:space="preserve"> </w:t>
        </w:r>
        <w:r w:rsidRPr="00FC330C">
          <w:rPr>
            <w:rFonts w:ascii="Times New Roman" w:hint="eastAsia"/>
            <w:sz w:val="23"/>
            <w:szCs w:val="23"/>
          </w:rPr>
          <w:t>따라</w:t>
        </w:r>
        <w:r w:rsidRPr="00FC330C">
          <w:rPr>
            <w:rFonts w:ascii="Times New Roman"/>
            <w:sz w:val="23"/>
            <w:szCs w:val="23"/>
          </w:rPr>
          <w:t xml:space="preserve"> </w:t>
        </w:r>
        <w:r w:rsidRPr="00FC330C">
          <w:rPr>
            <w:rFonts w:ascii="Times New Roman" w:hint="eastAsia"/>
            <w:sz w:val="23"/>
            <w:szCs w:val="23"/>
          </w:rPr>
          <w:t>해당될</w:t>
        </w:r>
        <w:r w:rsidRPr="00FC330C">
          <w:rPr>
            <w:rFonts w:ascii="Times New Roman"/>
            <w:sz w:val="23"/>
            <w:szCs w:val="23"/>
          </w:rPr>
          <w:t xml:space="preserve"> </w:t>
        </w:r>
        <w:r w:rsidRPr="00FC330C">
          <w:rPr>
            <w:rFonts w:ascii="Times New Roman" w:hint="eastAsia"/>
            <w:sz w:val="23"/>
            <w:szCs w:val="23"/>
          </w:rPr>
          <w:t>경우</w:t>
        </w:r>
        <w:r w:rsidRPr="00FC330C">
          <w:rPr>
            <w:rFonts w:ascii="Times New Roman"/>
            <w:sz w:val="23"/>
            <w:szCs w:val="23"/>
          </w:rPr>
          <w:t xml:space="preserve">) </w:t>
        </w:r>
        <w:r w:rsidRPr="00FC330C">
          <w:rPr>
            <w:rFonts w:ascii="Times New Roman" w:hint="eastAsia"/>
            <w:sz w:val="23"/>
            <w:szCs w:val="23"/>
          </w:rPr>
          <w:t>및</w:t>
        </w:r>
        <w:r w:rsidRPr="00FC330C">
          <w:rPr>
            <w:rFonts w:ascii="Times New Roman"/>
            <w:sz w:val="23"/>
            <w:szCs w:val="23"/>
          </w:rPr>
          <w:t xml:space="preserve"> </w:t>
        </w:r>
        <w:r w:rsidRPr="00FC330C">
          <w:rPr>
            <w:rFonts w:ascii="Times New Roman" w:hint="eastAsia"/>
            <w:sz w:val="23"/>
            <w:szCs w:val="23"/>
          </w:rPr>
          <w:t>계약상대방의</w:t>
        </w:r>
        <w:r w:rsidRPr="00FC330C">
          <w:rPr>
            <w:rFonts w:ascii="Times New Roman"/>
            <w:sz w:val="23"/>
            <w:szCs w:val="23"/>
          </w:rPr>
          <w:t xml:space="preserve"> </w:t>
        </w:r>
        <w:r w:rsidRPr="00FC330C">
          <w:rPr>
            <w:rFonts w:ascii="Times New Roman" w:hint="eastAsia"/>
            <w:sz w:val="23"/>
            <w:szCs w:val="23"/>
          </w:rPr>
          <w:t>동의</w:t>
        </w:r>
        <w:r w:rsidRPr="00FC330C">
          <w:rPr>
            <w:rFonts w:ascii="Times New Roman"/>
            <w:sz w:val="23"/>
            <w:szCs w:val="23"/>
          </w:rPr>
          <w:t xml:space="preserve"> </w:t>
        </w:r>
      </w:ins>
    </w:p>
    <w:p w14:paraId="05CBF58D" w14:textId="77777777" w:rsidR="006E333E" w:rsidRPr="004C398A" w:rsidRDefault="006E333E" w:rsidP="006E333E">
      <w:pPr>
        <w:widowControl/>
        <w:spacing w:after="200" w:line="276" w:lineRule="auto"/>
        <w:rPr>
          <w:ins w:id="1823" w:author="Yulchon" w:date="2022-07-27T22:40:00Z"/>
          <w:rFonts w:ascii="Times New Roman"/>
          <w:b/>
          <w:sz w:val="23"/>
          <w:szCs w:val="23"/>
        </w:rPr>
      </w:pPr>
    </w:p>
    <w:p w14:paraId="7C97C91B" w14:textId="77777777" w:rsidR="006E333E" w:rsidRDefault="006E333E" w:rsidP="006E333E">
      <w:pPr>
        <w:widowControl/>
        <w:spacing w:after="200" w:line="276" w:lineRule="auto"/>
        <w:rPr>
          <w:ins w:id="1824" w:author="Yulchon" w:date="2022-07-27T22:40:00Z"/>
          <w:rFonts w:ascii="Times New Roman"/>
          <w:b/>
          <w:sz w:val="23"/>
          <w:szCs w:val="23"/>
        </w:rPr>
      </w:pPr>
      <w:ins w:id="1825" w:author="Yulchon" w:date="2022-07-27T22:40:00Z">
        <w:r>
          <w:rPr>
            <w:rFonts w:ascii="Times New Roman"/>
            <w:b/>
            <w:sz w:val="23"/>
            <w:szCs w:val="23"/>
          </w:rPr>
          <w:br w:type="page"/>
        </w:r>
      </w:ins>
    </w:p>
    <w:p w14:paraId="660B1B6D" w14:textId="77777777" w:rsidR="006E333E" w:rsidRPr="00D66DD0" w:rsidRDefault="006E333E" w:rsidP="006E333E">
      <w:pPr>
        <w:pStyle w:val="ac"/>
        <w:widowControl/>
        <w:numPr>
          <w:ilvl w:val="0"/>
          <w:numId w:val="82"/>
        </w:numPr>
        <w:spacing w:after="200" w:line="276" w:lineRule="auto"/>
        <w:ind w:leftChars="0"/>
        <w:rPr>
          <w:ins w:id="1826" w:author="Yulchon" w:date="2022-07-27T22:40:00Z"/>
          <w:rFonts w:ascii="Times New Roman"/>
          <w:b/>
          <w:sz w:val="23"/>
          <w:szCs w:val="23"/>
        </w:rPr>
      </w:pPr>
      <w:proofErr w:type="spellStart"/>
      <w:ins w:id="1827" w:author="Yulchon" w:date="2022-07-27T22:40:00Z">
        <w:r>
          <w:rPr>
            <w:rFonts w:ascii="Times New Roman" w:hint="eastAsia"/>
            <w:b/>
            <w:sz w:val="23"/>
            <w:szCs w:val="23"/>
          </w:rPr>
          <w:t>공개목록</w:t>
        </w:r>
        <w:proofErr w:type="spellEnd"/>
        <w:r>
          <w:rPr>
            <w:rFonts w:ascii="Times New Roman" w:hint="eastAsia"/>
            <w:b/>
            <w:sz w:val="23"/>
            <w:szCs w:val="23"/>
          </w:rPr>
          <w:t xml:space="preserve"> </w:t>
        </w:r>
        <w:r w:rsidRPr="00D66DD0">
          <w:rPr>
            <w:rFonts w:ascii="Times New Roman"/>
            <w:b/>
            <w:sz w:val="23"/>
            <w:szCs w:val="23"/>
          </w:rPr>
          <w:t>5.2</w:t>
        </w:r>
        <w:proofErr w:type="gramStart"/>
        <w:r w:rsidRPr="00D66DD0">
          <w:rPr>
            <w:rFonts w:ascii="Times New Roman"/>
            <w:b/>
            <w:sz w:val="23"/>
            <w:szCs w:val="23"/>
          </w:rPr>
          <w:t>.(</w:t>
        </w:r>
        <w:proofErr w:type="gramEnd"/>
        <w:r w:rsidRPr="00D66DD0">
          <w:rPr>
            <w:rFonts w:ascii="Times New Roman"/>
            <w:b/>
            <w:sz w:val="23"/>
            <w:szCs w:val="23"/>
          </w:rPr>
          <w:t xml:space="preserve">g) </w:t>
        </w:r>
        <w:r>
          <w:rPr>
            <w:rFonts w:ascii="Times New Roman" w:hint="eastAsia"/>
            <w:b/>
            <w:sz w:val="23"/>
            <w:szCs w:val="23"/>
          </w:rPr>
          <w:t>유형자산</w:t>
        </w:r>
      </w:ins>
    </w:p>
    <w:p w14:paraId="5327FFEF" w14:textId="77777777" w:rsidR="006E333E" w:rsidRDefault="006E333E" w:rsidP="006E333E">
      <w:pPr>
        <w:pStyle w:val="ac"/>
        <w:numPr>
          <w:ilvl w:val="0"/>
          <w:numId w:val="81"/>
        </w:numPr>
        <w:spacing w:line="360" w:lineRule="auto"/>
        <w:ind w:leftChars="0"/>
        <w:rPr>
          <w:ins w:id="1828" w:author="Yulchon" w:date="2022-07-27T22:40:00Z"/>
          <w:rFonts w:ascii="Times New Roman"/>
          <w:sz w:val="23"/>
          <w:szCs w:val="23"/>
        </w:rPr>
      </w:pPr>
      <w:ins w:id="1829" w:author="Yulchon" w:date="2022-07-27T22:40:00Z">
        <w:r w:rsidRPr="00D66DD0">
          <w:rPr>
            <w:rFonts w:ascii="Times New Roman" w:hint="eastAsia"/>
            <w:sz w:val="23"/>
            <w:szCs w:val="23"/>
          </w:rPr>
          <w:t>담보제공</w:t>
        </w:r>
        <w:r w:rsidRPr="00D66DD0">
          <w:rPr>
            <w:rFonts w:ascii="Times New Roman"/>
            <w:sz w:val="23"/>
            <w:szCs w:val="23"/>
          </w:rPr>
          <w:t xml:space="preserve"> </w:t>
        </w:r>
        <w:r w:rsidRPr="00D66DD0">
          <w:rPr>
            <w:rFonts w:ascii="Times New Roman" w:hint="eastAsia"/>
            <w:sz w:val="23"/>
            <w:szCs w:val="23"/>
          </w:rPr>
          <w:t>부동산</w:t>
        </w:r>
      </w:ins>
    </w:p>
    <w:p w14:paraId="40925DC6" w14:textId="77777777" w:rsidR="006E333E" w:rsidRPr="00D66DD0" w:rsidRDefault="006E333E" w:rsidP="006E333E">
      <w:pPr>
        <w:widowControl/>
        <w:spacing w:line="276" w:lineRule="auto"/>
        <w:ind w:left="1250"/>
        <w:jc w:val="right"/>
        <w:rPr>
          <w:ins w:id="1830" w:author="Yulchon" w:date="2022-07-27T22:40:00Z"/>
          <w:rFonts w:ascii="Times New Roman"/>
          <w:b/>
          <w:kern w:val="0"/>
          <w:sz w:val="23"/>
          <w:szCs w:val="20"/>
        </w:rPr>
      </w:pPr>
      <w:ins w:id="1831" w:author="Yulchon" w:date="2022-07-27T22:40:00Z">
        <w:r w:rsidRPr="00D66DD0">
          <w:rPr>
            <w:rFonts w:ascii="Times New Roman"/>
            <w:b/>
            <w:kern w:val="0"/>
            <w:sz w:val="23"/>
            <w:szCs w:val="20"/>
          </w:rPr>
          <w:tab/>
        </w:r>
        <w:r w:rsidRPr="00D66DD0">
          <w:rPr>
            <w:rFonts w:ascii="Times New Roman"/>
            <w:b/>
            <w:kern w:val="0"/>
            <w:sz w:val="23"/>
            <w:szCs w:val="20"/>
          </w:rPr>
          <w:tab/>
        </w:r>
        <w:r w:rsidRPr="00D66DD0">
          <w:rPr>
            <w:rFonts w:ascii="Times New Roman"/>
            <w:b/>
            <w:kern w:val="0"/>
            <w:sz w:val="23"/>
            <w:szCs w:val="20"/>
          </w:rPr>
          <w:tab/>
        </w:r>
        <w:r w:rsidRPr="00D66DD0">
          <w:rPr>
            <w:rFonts w:ascii="Times New Roman"/>
            <w:kern w:val="0"/>
            <w:sz w:val="23"/>
            <w:szCs w:val="20"/>
          </w:rPr>
          <w:t>(</w:t>
        </w:r>
        <w:r w:rsidRPr="00D66DD0">
          <w:rPr>
            <w:rFonts w:ascii="Times New Roman" w:hint="eastAsia"/>
            <w:kern w:val="0"/>
            <w:sz w:val="23"/>
            <w:szCs w:val="20"/>
          </w:rPr>
          <w:t>단위</w:t>
        </w:r>
        <w:r w:rsidRPr="00D66DD0">
          <w:rPr>
            <w:rFonts w:ascii="Times New Roman"/>
            <w:kern w:val="0"/>
            <w:sz w:val="23"/>
            <w:szCs w:val="20"/>
          </w:rPr>
          <w:t xml:space="preserve">: </w:t>
        </w:r>
        <w:r w:rsidRPr="00D66DD0">
          <w:rPr>
            <w:rFonts w:ascii="Times New Roman" w:hint="eastAsia"/>
            <w:kern w:val="0"/>
            <w:sz w:val="23"/>
            <w:szCs w:val="20"/>
          </w:rPr>
          <w:t>억원</w:t>
        </w:r>
        <w:r w:rsidRPr="00D66DD0">
          <w:rPr>
            <w:rFonts w:ascii="Times New Roman"/>
            <w:kern w:val="0"/>
            <w:sz w:val="23"/>
            <w:szCs w:val="20"/>
          </w:rPr>
          <w:t>)</w:t>
        </w:r>
      </w:ins>
    </w:p>
    <w:tbl>
      <w:tblPr>
        <w:tblStyle w:val="70"/>
        <w:tblW w:w="4844" w:type="pct"/>
        <w:tblInd w:w="281" w:type="dxa"/>
        <w:tblLook w:val="04A0" w:firstRow="1" w:lastRow="0" w:firstColumn="1" w:lastColumn="0" w:noHBand="0" w:noVBand="1"/>
      </w:tblPr>
      <w:tblGrid>
        <w:gridCol w:w="1000"/>
        <w:gridCol w:w="855"/>
        <w:gridCol w:w="913"/>
        <w:gridCol w:w="1208"/>
        <w:gridCol w:w="1187"/>
        <w:gridCol w:w="1208"/>
        <w:gridCol w:w="1208"/>
        <w:gridCol w:w="1203"/>
      </w:tblGrid>
      <w:tr w:rsidR="006E333E" w:rsidRPr="00837D01" w14:paraId="10E1C30F" w14:textId="77777777" w:rsidTr="006E333E">
        <w:trPr>
          <w:cnfStyle w:val="100000000000" w:firstRow="1" w:lastRow="0" w:firstColumn="0" w:lastColumn="0" w:oddVBand="0" w:evenVBand="0" w:oddHBand="0" w:evenHBand="0" w:firstRowFirstColumn="0" w:firstRowLastColumn="0" w:lastRowFirstColumn="0" w:lastRowLastColumn="0"/>
          <w:ins w:id="1832" w:author="Yulchon" w:date="2022-07-27T22:40:00Z"/>
        </w:trPr>
        <w:tc>
          <w:tcPr>
            <w:cnfStyle w:val="001000000000" w:firstRow="0" w:lastRow="0" w:firstColumn="1" w:lastColumn="0" w:oddVBand="0" w:evenVBand="0" w:oddHBand="0" w:evenHBand="0" w:firstRowFirstColumn="0" w:firstRowLastColumn="0" w:lastRowFirstColumn="0" w:lastRowLastColumn="0"/>
            <w:tcW w:w="569" w:type="pct"/>
            <w:tcBorders>
              <w:top w:val="single" w:sz="2" w:space="0" w:color="auto"/>
              <w:left w:val="single" w:sz="2" w:space="0" w:color="auto"/>
              <w:right w:val="double" w:sz="4" w:space="0" w:color="auto"/>
            </w:tcBorders>
          </w:tcPr>
          <w:p w14:paraId="4A2448A0" w14:textId="77777777" w:rsidR="006E333E" w:rsidRPr="00D66DD0" w:rsidRDefault="006E333E" w:rsidP="006E333E">
            <w:pPr>
              <w:widowControl/>
              <w:rPr>
                <w:ins w:id="1833" w:author="Yulchon" w:date="2022-07-27T22:40:00Z"/>
                <w:sz w:val="23"/>
                <w:szCs w:val="20"/>
              </w:rPr>
            </w:pPr>
            <w:ins w:id="1834" w:author="Yulchon" w:date="2022-07-27T22:40:00Z">
              <w:r w:rsidRPr="00D66DD0">
                <w:rPr>
                  <w:rFonts w:hint="eastAsia"/>
                  <w:sz w:val="23"/>
                  <w:szCs w:val="20"/>
                </w:rPr>
                <w:t>사업장</w:t>
              </w:r>
            </w:ins>
          </w:p>
        </w:tc>
        <w:tc>
          <w:tcPr>
            <w:tcW w:w="486" w:type="pct"/>
            <w:tcBorders>
              <w:top w:val="single" w:sz="2" w:space="0" w:color="auto"/>
              <w:left w:val="double" w:sz="4" w:space="0" w:color="auto"/>
              <w:right w:val="single" w:sz="4" w:space="0" w:color="auto"/>
            </w:tcBorders>
          </w:tcPr>
          <w:p w14:paraId="6D02F7D7" w14:textId="77777777" w:rsidR="006E333E" w:rsidRPr="00D66DD0" w:rsidRDefault="006E333E" w:rsidP="006E333E">
            <w:pPr>
              <w:widowControl/>
              <w:cnfStyle w:val="100000000000" w:firstRow="1" w:lastRow="0" w:firstColumn="0" w:lastColumn="0" w:oddVBand="0" w:evenVBand="0" w:oddHBand="0" w:evenHBand="0" w:firstRowFirstColumn="0" w:firstRowLastColumn="0" w:lastRowFirstColumn="0" w:lastRowLastColumn="0"/>
              <w:rPr>
                <w:ins w:id="1835" w:author="Yulchon" w:date="2022-07-27T22:40:00Z"/>
                <w:sz w:val="23"/>
                <w:szCs w:val="20"/>
              </w:rPr>
            </w:pPr>
            <w:ins w:id="1836" w:author="Yulchon" w:date="2022-07-27T22:40:00Z">
              <w:r w:rsidRPr="00D66DD0">
                <w:rPr>
                  <w:rFonts w:hint="eastAsia"/>
                  <w:sz w:val="23"/>
                  <w:szCs w:val="20"/>
                </w:rPr>
                <w:t>과목</w:t>
              </w:r>
            </w:ins>
          </w:p>
        </w:tc>
        <w:tc>
          <w:tcPr>
            <w:tcW w:w="520" w:type="pct"/>
            <w:tcBorders>
              <w:top w:val="single" w:sz="2" w:space="0" w:color="auto"/>
              <w:left w:val="single" w:sz="4" w:space="0" w:color="auto"/>
              <w:right w:val="single" w:sz="4" w:space="0" w:color="auto"/>
            </w:tcBorders>
          </w:tcPr>
          <w:p w14:paraId="25EAEB84" w14:textId="77777777" w:rsidR="006E333E" w:rsidRPr="00D66DD0" w:rsidRDefault="006E333E" w:rsidP="006E333E">
            <w:pPr>
              <w:widowControl/>
              <w:cnfStyle w:val="100000000000" w:firstRow="1" w:lastRow="0" w:firstColumn="0" w:lastColumn="0" w:oddVBand="0" w:evenVBand="0" w:oddHBand="0" w:evenHBand="0" w:firstRowFirstColumn="0" w:firstRowLastColumn="0" w:lastRowFirstColumn="0" w:lastRowLastColumn="0"/>
              <w:rPr>
                <w:ins w:id="1837" w:author="Yulchon" w:date="2022-07-27T22:40:00Z"/>
                <w:sz w:val="23"/>
                <w:szCs w:val="20"/>
              </w:rPr>
            </w:pPr>
            <w:ins w:id="1838" w:author="Yulchon" w:date="2022-07-27T22:40:00Z">
              <w:r w:rsidRPr="00D66DD0">
                <w:rPr>
                  <w:rFonts w:hint="eastAsia"/>
                  <w:sz w:val="23"/>
                  <w:szCs w:val="20"/>
                </w:rPr>
                <w:t>면적</w:t>
              </w:r>
            </w:ins>
          </w:p>
          <w:p w14:paraId="4059FCE5" w14:textId="77777777" w:rsidR="006E333E" w:rsidRPr="00D66DD0" w:rsidRDefault="006E333E" w:rsidP="006E333E">
            <w:pPr>
              <w:widowControl/>
              <w:cnfStyle w:val="100000000000" w:firstRow="1" w:lastRow="0" w:firstColumn="0" w:lastColumn="0" w:oddVBand="0" w:evenVBand="0" w:oddHBand="0" w:evenHBand="0" w:firstRowFirstColumn="0" w:firstRowLastColumn="0" w:lastRowFirstColumn="0" w:lastRowLastColumn="0"/>
              <w:rPr>
                <w:ins w:id="1839" w:author="Yulchon" w:date="2022-07-27T22:40:00Z"/>
                <w:sz w:val="23"/>
                <w:szCs w:val="20"/>
              </w:rPr>
            </w:pPr>
            <w:ins w:id="1840" w:author="Yulchon" w:date="2022-07-27T22:40:00Z">
              <w:r w:rsidRPr="00D66DD0">
                <w:rPr>
                  <w:sz w:val="23"/>
                  <w:szCs w:val="20"/>
                </w:rPr>
                <w:t>(</w:t>
              </w:r>
              <w:r w:rsidRPr="00D66DD0">
                <w:rPr>
                  <w:rFonts w:hint="eastAsia"/>
                  <w:sz w:val="23"/>
                  <w:szCs w:val="20"/>
                </w:rPr>
                <w:t>천㎡</w:t>
              </w:r>
              <w:r w:rsidRPr="00D66DD0">
                <w:rPr>
                  <w:sz w:val="23"/>
                  <w:szCs w:val="20"/>
                </w:rPr>
                <w:t>)</w:t>
              </w:r>
            </w:ins>
          </w:p>
        </w:tc>
        <w:tc>
          <w:tcPr>
            <w:tcW w:w="688" w:type="pct"/>
            <w:tcBorders>
              <w:top w:val="single" w:sz="2" w:space="0" w:color="auto"/>
              <w:left w:val="single" w:sz="4" w:space="0" w:color="auto"/>
              <w:right w:val="single" w:sz="4" w:space="0" w:color="auto"/>
            </w:tcBorders>
          </w:tcPr>
          <w:p w14:paraId="5747C424" w14:textId="77777777" w:rsidR="006E333E" w:rsidRPr="00D66DD0" w:rsidRDefault="006E333E" w:rsidP="006E333E">
            <w:pPr>
              <w:widowControl/>
              <w:cnfStyle w:val="100000000000" w:firstRow="1" w:lastRow="0" w:firstColumn="0" w:lastColumn="0" w:oddVBand="0" w:evenVBand="0" w:oddHBand="0" w:evenHBand="0" w:firstRowFirstColumn="0" w:firstRowLastColumn="0" w:lastRowFirstColumn="0" w:lastRowLastColumn="0"/>
              <w:rPr>
                <w:ins w:id="1841" w:author="Yulchon" w:date="2022-07-27T22:40:00Z"/>
                <w:sz w:val="23"/>
                <w:szCs w:val="20"/>
              </w:rPr>
            </w:pPr>
            <w:ins w:id="1842" w:author="Yulchon" w:date="2022-07-27T22:40:00Z">
              <w:r w:rsidRPr="00D66DD0">
                <w:rPr>
                  <w:rFonts w:hint="eastAsia"/>
                  <w:sz w:val="23"/>
                  <w:szCs w:val="20"/>
                </w:rPr>
                <w:t>장부가액</w:t>
              </w:r>
            </w:ins>
          </w:p>
        </w:tc>
        <w:tc>
          <w:tcPr>
            <w:tcW w:w="676" w:type="pct"/>
            <w:tcBorders>
              <w:top w:val="single" w:sz="2" w:space="0" w:color="auto"/>
              <w:left w:val="single" w:sz="4" w:space="0" w:color="auto"/>
              <w:right w:val="double" w:sz="4" w:space="0" w:color="auto"/>
            </w:tcBorders>
          </w:tcPr>
          <w:p w14:paraId="773C88F1" w14:textId="77777777" w:rsidR="006E333E" w:rsidRPr="00D66DD0" w:rsidRDefault="006E333E" w:rsidP="006E333E">
            <w:pPr>
              <w:widowControl/>
              <w:cnfStyle w:val="100000000000" w:firstRow="1" w:lastRow="0" w:firstColumn="0" w:lastColumn="0" w:oddVBand="0" w:evenVBand="0" w:oddHBand="0" w:evenHBand="0" w:firstRowFirstColumn="0" w:firstRowLastColumn="0" w:lastRowFirstColumn="0" w:lastRowLastColumn="0"/>
              <w:rPr>
                <w:ins w:id="1843" w:author="Yulchon" w:date="2022-07-27T22:40:00Z"/>
                <w:sz w:val="23"/>
                <w:szCs w:val="20"/>
              </w:rPr>
            </w:pPr>
            <w:ins w:id="1844" w:author="Yulchon" w:date="2022-07-27T22:40:00Z">
              <w:r w:rsidRPr="00D66DD0">
                <w:rPr>
                  <w:rFonts w:hint="eastAsia"/>
                  <w:sz w:val="23"/>
                  <w:szCs w:val="20"/>
                </w:rPr>
                <w:t>공시지가</w:t>
              </w:r>
            </w:ins>
          </w:p>
          <w:p w14:paraId="685E8D05" w14:textId="77777777" w:rsidR="006E333E" w:rsidRPr="00D66DD0" w:rsidRDefault="006E333E" w:rsidP="006E333E">
            <w:pPr>
              <w:widowControl/>
              <w:cnfStyle w:val="100000000000" w:firstRow="1" w:lastRow="0" w:firstColumn="0" w:lastColumn="0" w:oddVBand="0" w:evenVBand="0" w:oddHBand="0" w:evenHBand="0" w:firstRowFirstColumn="0" w:firstRowLastColumn="0" w:lastRowFirstColumn="0" w:lastRowLastColumn="0"/>
              <w:rPr>
                <w:ins w:id="1845" w:author="Yulchon" w:date="2022-07-27T22:40:00Z"/>
                <w:sz w:val="23"/>
                <w:szCs w:val="20"/>
              </w:rPr>
            </w:pPr>
            <w:ins w:id="1846" w:author="Yulchon" w:date="2022-07-27T22:40:00Z">
              <w:r w:rsidRPr="00D66DD0">
                <w:rPr>
                  <w:sz w:val="23"/>
                  <w:szCs w:val="20"/>
                </w:rPr>
                <w:t>(</w:t>
              </w:r>
              <w:r w:rsidRPr="00D66DD0">
                <w:rPr>
                  <w:rFonts w:hint="eastAsia"/>
                  <w:sz w:val="23"/>
                  <w:szCs w:val="20"/>
                </w:rPr>
                <w:t>토지</w:t>
              </w:r>
              <w:r w:rsidRPr="00D66DD0">
                <w:rPr>
                  <w:sz w:val="23"/>
                  <w:szCs w:val="20"/>
                </w:rPr>
                <w:t>)</w:t>
              </w:r>
            </w:ins>
          </w:p>
        </w:tc>
        <w:tc>
          <w:tcPr>
            <w:tcW w:w="688" w:type="pct"/>
            <w:tcBorders>
              <w:top w:val="single" w:sz="2" w:space="0" w:color="auto"/>
              <w:left w:val="double" w:sz="4" w:space="0" w:color="auto"/>
              <w:right w:val="single" w:sz="4" w:space="0" w:color="auto"/>
            </w:tcBorders>
          </w:tcPr>
          <w:p w14:paraId="0E54E23E" w14:textId="77777777" w:rsidR="006E333E" w:rsidRPr="00D66DD0" w:rsidRDefault="006E333E" w:rsidP="006E333E">
            <w:pPr>
              <w:widowControl/>
              <w:cnfStyle w:val="100000000000" w:firstRow="1" w:lastRow="0" w:firstColumn="0" w:lastColumn="0" w:oddVBand="0" w:evenVBand="0" w:oddHBand="0" w:evenHBand="0" w:firstRowFirstColumn="0" w:firstRowLastColumn="0" w:lastRowFirstColumn="0" w:lastRowLastColumn="0"/>
              <w:rPr>
                <w:ins w:id="1847" w:author="Yulchon" w:date="2022-07-27T22:40:00Z"/>
                <w:sz w:val="23"/>
                <w:szCs w:val="20"/>
              </w:rPr>
            </w:pPr>
            <w:proofErr w:type="spellStart"/>
            <w:ins w:id="1848" w:author="Yulchon" w:date="2022-07-27T22:40:00Z">
              <w:r w:rsidRPr="00D66DD0">
                <w:rPr>
                  <w:rFonts w:hint="eastAsia"/>
                  <w:sz w:val="23"/>
                  <w:szCs w:val="20"/>
                </w:rPr>
                <w:t>담보권자</w:t>
              </w:r>
              <w:proofErr w:type="spellEnd"/>
            </w:ins>
          </w:p>
        </w:tc>
        <w:tc>
          <w:tcPr>
            <w:tcW w:w="688" w:type="pct"/>
            <w:tcBorders>
              <w:top w:val="single" w:sz="2" w:space="0" w:color="auto"/>
              <w:left w:val="single" w:sz="4" w:space="0" w:color="auto"/>
              <w:right w:val="single" w:sz="4" w:space="0" w:color="auto"/>
            </w:tcBorders>
          </w:tcPr>
          <w:p w14:paraId="69782DCD" w14:textId="77777777" w:rsidR="006E333E" w:rsidRPr="00D66DD0" w:rsidRDefault="006E333E" w:rsidP="006E333E">
            <w:pPr>
              <w:widowControl/>
              <w:cnfStyle w:val="100000000000" w:firstRow="1" w:lastRow="0" w:firstColumn="0" w:lastColumn="0" w:oddVBand="0" w:evenVBand="0" w:oddHBand="0" w:evenHBand="0" w:firstRowFirstColumn="0" w:firstRowLastColumn="0" w:lastRowFirstColumn="0" w:lastRowLastColumn="0"/>
              <w:rPr>
                <w:ins w:id="1849" w:author="Yulchon" w:date="2022-07-27T22:40:00Z"/>
                <w:sz w:val="23"/>
                <w:szCs w:val="20"/>
              </w:rPr>
            </w:pPr>
            <w:proofErr w:type="spellStart"/>
            <w:ins w:id="1850" w:author="Yulchon" w:date="2022-07-27T22:40:00Z">
              <w:r w:rsidRPr="00D66DD0">
                <w:rPr>
                  <w:rFonts w:hint="eastAsia"/>
                  <w:sz w:val="23"/>
                  <w:szCs w:val="20"/>
                </w:rPr>
                <w:t>설정금액</w:t>
              </w:r>
              <w:proofErr w:type="spellEnd"/>
            </w:ins>
          </w:p>
        </w:tc>
        <w:tc>
          <w:tcPr>
            <w:tcW w:w="686" w:type="pct"/>
            <w:tcBorders>
              <w:top w:val="single" w:sz="2" w:space="0" w:color="auto"/>
              <w:left w:val="single" w:sz="4" w:space="0" w:color="auto"/>
              <w:right w:val="single" w:sz="2" w:space="0" w:color="auto"/>
            </w:tcBorders>
          </w:tcPr>
          <w:p w14:paraId="4282040A" w14:textId="77777777" w:rsidR="006E333E" w:rsidRPr="00D66DD0" w:rsidRDefault="006E333E" w:rsidP="006E333E">
            <w:pPr>
              <w:widowControl/>
              <w:cnfStyle w:val="100000000000" w:firstRow="1" w:lastRow="0" w:firstColumn="0" w:lastColumn="0" w:oddVBand="0" w:evenVBand="0" w:oddHBand="0" w:evenHBand="0" w:firstRowFirstColumn="0" w:firstRowLastColumn="0" w:lastRowFirstColumn="0" w:lastRowLastColumn="0"/>
              <w:rPr>
                <w:ins w:id="1851" w:author="Yulchon" w:date="2022-07-27T22:40:00Z"/>
                <w:sz w:val="23"/>
                <w:szCs w:val="20"/>
              </w:rPr>
            </w:pPr>
            <w:ins w:id="1852" w:author="Yulchon" w:date="2022-07-27T22:40:00Z">
              <w:r w:rsidRPr="00D66DD0">
                <w:rPr>
                  <w:rFonts w:hint="eastAsia"/>
                  <w:sz w:val="23"/>
                  <w:szCs w:val="20"/>
                </w:rPr>
                <w:t>비</w:t>
              </w:r>
              <w:r w:rsidRPr="00D66DD0">
                <w:rPr>
                  <w:sz w:val="23"/>
                  <w:szCs w:val="20"/>
                </w:rPr>
                <w:t xml:space="preserve"> </w:t>
              </w:r>
              <w:r w:rsidRPr="00D66DD0">
                <w:rPr>
                  <w:rFonts w:hint="eastAsia"/>
                  <w:sz w:val="23"/>
                  <w:szCs w:val="20"/>
                </w:rPr>
                <w:t>고</w:t>
              </w:r>
            </w:ins>
          </w:p>
        </w:tc>
      </w:tr>
      <w:tr w:rsidR="006E333E" w:rsidRPr="00837D01" w14:paraId="6946CAE0" w14:textId="77777777" w:rsidTr="006E333E">
        <w:trPr>
          <w:ins w:id="1853" w:author="Yulchon" w:date="2022-07-27T22:40:00Z"/>
        </w:trPr>
        <w:tc>
          <w:tcPr>
            <w:cnfStyle w:val="001000000000" w:firstRow="0" w:lastRow="0" w:firstColumn="1" w:lastColumn="0" w:oddVBand="0" w:evenVBand="0" w:oddHBand="0" w:evenHBand="0" w:firstRowFirstColumn="0" w:firstRowLastColumn="0" w:lastRowFirstColumn="0" w:lastRowLastColumn="0"/>
            <w:tcW w:w="569" w:type="pct"/>
            <w:vMerge w:val="restart"/>
            <w:tcBorders>
              <w:left w:val="single" w:sz="2" w:space="0" w:color="auto"/>
              <w:right w:val="double" w:sz="4" w:space="0" w:color="auto"/>
            </w:tcBorders>
          </w:tcPr>
          <w:p w14:paraId="4004DE9B" w14:textId="77777777" w:rsidR="006E333E" w:rsidRPr="00D66DD0" w:rsidRDefault="006E333E" w:rsidP="006E333E">
            <w:pPr>
              <w:widowControl/>
              <w:rPr>
                <w:ins w:id="1854" w:author="Yulchon" w:date="2022-07-27T22:40:00Z"/>
                <w:sz w:val="23"/>
                <w:szCs w:val="20"/>
              </w:rPr>
            </w:pPr>
            <w:ins w:id="1855" w:author="Yulchon" w:date="2022-07-27T22:40:00Z">
              <w:r w:rsidRPr="00D66DD0">
                <w:rPr>
                  <w:rFonts w:hint="eastAsia"/>
                  <w:sz w:val="23"/>
                  <w:szCs w:val="20"/>
                </w:rPr>
                <w:t>보</w:t>
              </w:r>
              <w:r w:rsidRPr="00D66DD0">
                <w:rPr>
                  <w:sz w:val="23"/>
                  <w:szCs w:val="20"/>
                </w:rPr>
                <w:t xml:space="preserve"> </w:t>
              </w:r>
              <w:r w:rsidRPr="00D66DD0">
                <w:rPr>
                  <w:rFonts w:hint="eastAsia"/>
                  <w:sz w:val="23"/>
                  <w:szCs w:val="20"/>
                </w:rPr>
                <w:t>은</w:t>
              </w:r>
            </w:ins>
          </w:p>
        </w:tc>
        <w:tc>
          <w:tcPr>
            <w:tcW w:w="486" w:type="pct"/>
            <w:tcBorders>
              <w:left w:val="double" w:sz="4" w:space="0" w:color="auto"/>
              <w:bottom w:val="single" w:sz="4" w:space="0" w:color="auto"/>
              <w:right w:val="single" w:sz="4" w:space="0" w:color="auto"/>
            </w:tcBorders>
          </w:tcPr>
          <w:p w14:paraId="15DCB714" w14:textId="77777777" w:rsidR="006E333E" w:rsidRPr="00D66DD0" w:rsidRDefault="006E333E" w:rsidP="006E333E">
            <w:pPr>
              <w:widowControl/>
              <w:jc w:val="center"/>
              <w:cnfStyle w:val="000000000000" w:firstRow="0" w:lastRow="0" w:firstColumn="0" w:lastColumn="0" w:oddVBand="0" w:evenVBand="0" w:oddHBand="0" w:evenHBand="0" w:firstRowFirstColumn="0" w:firstRowLastColumn="0" w:lastRowFirstColumn="0" w:lastRowLastColumn="0"/>
              <w:rPr>
                <w:ins w:id="1856" w:author="Yulchon" w:date="2022-07-27T22:40:00Z"/>
                <w:sz w:val="23"/>
                <w:szCs w:val="20"/>
              </w:rPr>
            </w:pPr>
            <w:ins w:id="1857" w:author="Yulchon" w:date="2022-07-27T22:40:00Z">
              <w:r w:rsidRPr="00D66DD0">
                <w:rPr>
                  <w:rFonts w:hint="eastAsia"/>
                  <w:sz w:val="23"/>
                  <w:szCs w:val="20"/>
                </w:rPr>
                <w:t>토지</w:t>
              </w:r>
            </w:ins>
          </w:p>
        </w:tc>
        <w:tc>
          <w:tcPr>
            <w:tcW w:w="520" w:type="pct"/>
            <w:tcBorders>
              <w:left w:val="single" w:sz="4" w:space="0" w:color="auto"/>
              <w:bottom w:val="single" w:sz="4" w:space="0" w:color="auto"/>
              <w:right w:val="single" w:sz="4" w:space="0" w:color="auto"/>
            </w:tcBorders>
          </w:tcPr>
          <w:p w14:paraId="4F683AC7"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858" w:author="Yulchon" w:date="2022-07-27T22:40:00Z"/>
                <w:sz w:val="23"/>
                <w:szCs w:val="20"/>
              </w:rPr>
            </w:pPr>
            <w:ins w:id="1859" w:author="Yulchon" w:date="2022-07-27T22:40:00Z">
              <w:r w:rsidRPr="00D66DD0">
                <w:rPr>
                  <w:sz w:val="23"/>
                  <w:szCs w:val="20"/>
                </w:rPr>
                <w:t>4,209</w:t>
              </w:r>
            </w:ins>
          </w:p>
        </w:tc>
        <w:tc>
          <w:tcPr>
            <w:tcW w:w="688" w:type="pct"/>
            <w:tcBorders>
              <w:left w:val="single" w:sz="4" w:space="0" w:color="auto"/>
              <w:bottom w:val="single" w:sz="4" w:space="0" w:color="auto"/>
              <w:right w:val="single" w:sz="4" w:space="0" w:color="auto"/>
            </w:tcBorders>
          </w:tcPr>
          <w:p w14:paraId="6CA3CD31"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860" w:author="Yulchon" w:date="2022-07-27T22:40:00Z"/>
                <w:sz w:val="23"/>
                <w:szCs w:val="20"/>
              </w:rPr>
            </w:pPr>
            <w:ins w:id="1861" w:author="Yulchon" w:date="2022-07-27T22:40:00Z">
              <w:r w:rsidRPr="00D66DD0">
                <w:rPr>
                  <w:sz w:val="23"/>
                  <w:szCs w:val="20"/>
                </w:rPr>
                <w:t>445</w:t>
              </w:r>
            </w:ins>
          </w:p>
        </w:tc>
        <w:tc>
          <w:tcPr>
            <w:tcW w:w="676" w:type="pct"/>
            <w:tcBorders>
              <w:left w:val="single" w:sz="4" w:space="0" w:color="auto"/>
              <w:bottom w:val="single" w:sz="4" w:space="0" w:color="auto"/>
              <w:right w:val="double" w:sz="4" w:space="0" w:color="auto"/>
            </w:tcBorders>
          </w:tcPr>
          <w:p w14:paraId="6303B607"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862" w:author="Yulchon" w:date="2022-07-27T22:40:00Z"/>
                <w:sz w:val="23"/>
                <w:szCs w:val="20"/>
              </w:rPr>
            </w:pPr>
            <w:ins w:id="1863" w:author="Yulchon" w:date="2022-07-27T22:40:00Z">
              <w:r w:rsidRPr="00D66DD0">
                <w:rPr>
                  <w:sz w:val="23"/>
                  <w:szCs w:val="20"/>
                </w:rPr>
                <w:t>493</w:t>
              </w:r>
            </w:ins>
          </w:p>
        </w:tc>
        <w:tc>
          <w:tcPr>
            <w:tcW w:w="688" w:type="pct"/>
            <w:vMerge w:val="restart"/>
            <w:tcBorders>
              <w:left w:val="double" w:sz="4" w:space="0" w:color="auto"/>
              <w:right w:val="single" w:sz="4" w:space="0" w:color="auto"/>
            </w:tcBorders>
          </w:tcPr>
          <w:p w14:paraId="206B13AB" w14:textId="77777777" w:rsidR="006E333E" w:rsidRPr="00D66DD0" w:rsidRDefault="006E333E" w:rsidP="006E333E">
            <w:pPr>
              <w:widowControl/>
              <w:jc w:val="center"/>
              <w:cnfStyle w:val="000000000000" w:firstRow="0" w:lastRow="0" w:firstColumn="0" w:lastColumn="0" w:oddVBand="0" w:evenVBand="0" w:oddHBand="0" w:evenHBand="0" w:firstRowFirstColumn="0" w:firstRowLastColumn="0" w:lastRowFirstColumn="0" w:lastRowLastColumn="0"/>
              <w:rPr>
                <w:ins w:id="1864" w:author="Yulchon" w:date="2022-07-27T22:40:00Z"/>
                <w:sz w:val="23"/>
                <w:szCs w:val="20"/>
              </w:rPr>
            </w:pPr>
            <w:ins w:id="1865" w:author="Yulchon" w:date="2022-07-27T22:40:00Z">
              <w:r w:rsidRPr="00D66DD0">
                <w:rPr>
                  <w:rFonts w:hint="eastAsia"/>
                  <w:sz w:val="23"/>
                  <w:szCs w:val="20"/>
                </w:rPr>
                <w:t>산업은행</w:t>
              </w:r>
            </w:ins>
          </w:p>
        </w:tc>
        <w:tc>
          <w:tcPr>
            <w:tcW w:w="688" w:type="pct"/>
            <w:vMerge w:val="restart"/>
            <w:tcBorders>
              <w:left w:val="single" w:sz="4" w:space="0" w:color="auto"/>
              <w:right w:val="single" w:sz="4" w:space="0" w:color="auto"/>
            </w:tcBorders>
          </w:tcPr>
          <w:p w14:paraId="46DE5AE4"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866" w:author="Yulchon" w:date="2022-07-27T22:40:00Z"/>
                <w:sz w:val="23"/>
                <w:szCs w:val="20"/>
              </w:rPr>
            </w:pPr>
            <w:ins w:id="1867" w:author="Yulchon" w:date="2022-07-27T22:40:00Z">
              <w:r w:rsidRPr="00D66DD0">
                <w:rPr>
                  <w:sz w:val="23"/>
                  <w:szCs w:val="20"/>
                </w:rPr>
                <w:t>2,300</w:t>
              </w:r>
            </w:ins>
          </w:p>
        </w:tc>
        <w:tc>
          <w:tcPr>
            <w:tcW w:w="686" w:type="pct"/>
            <w:vMerge w:val="restart"/>
            <w:tcBorders>
              <w:left w:val="single" w:sz="4" w:space="0" w:color="auto"/>
              <w:right w:val="single" w:sz="2" w:space="0" w:color="auto"/>
            </w:tcBorders>
          </w:tcPr>
          <w:p w14:paraId="5B51B983" w14:textId="77777777" w:rsidR="006E333E" w:rsidRPr="00D66DD0" w:rsidRDefault="006E333E" w:rsidP="006E333E">
            <w:pPr>
              <w:widowControl/>
              <w:jc w:val="center"/>
              <w:cnfStyle w:val="000000000000" w:firstRow="0" w:lastRow="0" w:firstColumn="0" w:lastColumn="0" w:oddVBand="0" w:evenVBand="0" w:oddHBand="0" w:evenHBand="0" w:firstRowFirstColumn="0" w:firstRowLastColumn="0" w:lastRowFirstColumn="0" w:lastRowLastColumn="0"/>
              <w:rPr>
                <w:ins w:id="1868" w:author="Yulchon" w:date="2022-07-27T22:40:00Z"/>
                <w:sz w:val="23"/>
                <w:szCs w:val="20"/>
              </w:rPr>
            </w:pPr>
            <w:ins w:id="1869" w:author="Yulchon" w:date="2022-07-27T22:40:00Z">
              <w:r w:rsidRPr="00D66DD0">
                <w:rPr>
                  <w:sz w:val="23"/>
                  <w:szCs w:val="20"/>
                </w:rPr>
                <w:t>1~7</w:t>
              </w:r>
              <w:r w:rsidRPr="00D66DD0">
                <w:rPr>
                  <w:rFonts w:hint="eastAsia"/>
                  <w:sz w:val="23"/>
                  <w:szCs w:val="20"/>
                </w:rPr>
                <w:t>순위</w:t>
              </w:r>
            </w:ins>
          </w:p>
        </w:tc>
      </w:tr>
      <w:tr w:rsidR="006E333E" w:rsidRPr="00837D01" w14:paraId="424271DC" w14:textId="77777777" w:rsidTr="006E333E">
        <w:trPr>
          <w:ins w:id="1870" w:author="Yulchon" w:date="2022-07-27T22:40:00Z"/>
        </w:trPr>
        <w:tc>
          <w:tcPr>
            <w:cnfStyle w:val="001000000000" w:firstRow="0" w:lastRow="0" w:firstColumn="1" w:lastColumn="0" w:oddVBand="0" w:evenVBand="0" w:oddHBand="0" w:evenHBand="0" w:firstRowFirstColumn="0" w:firstRowLastColumn="0" w:lastRowFirstColumn="0" w:lastRowLastColumn="0"/>
            <w:tcW w:w="569" w:type="pct"/>
            <w:vMerge/>
            <w:tcBorders>
              <w:left w:val="single" w:sz="2" w:space="0" w:color="auto"/>
              <w:bottom w:val="single" w:sz="4" w:space="0" w:color="auto"/>
              <w:right w:val="double" w:sz="4" w:space="0" w:color="auto"/>
            </w:tcBorders>
          </w:tcPr>
          <w:p w14:paraId="5BE1EFFB" w14:textId="77777777" w:rsidR="006E333E" w:rsidRPr="00D66DD0" w:rsidRDefault="006E333E" w:rsidP="006E333E">
            <w:pPr>
              <w:widowControl/>
              <w:rPr>
                <w:ins w:id="1871" w:author="Yulchon" w:date="2022-07-27T22:40:00Z"/>
                <w:sz w:val="23"/>
                <w:szCs w:val="20"/>
              </w:rPr>
            </w:pPr>
          </w:p>
        </w:tc>
        <w:tc>
          <w:tcPr>
            <w:tcW w:w="486" w:type="pct"/>
            <w:tcBorders>
              <w:top w:val="single" w:sz="4" w:space="0" w:color="auto"/>
              <w:left w:val="double" w:sz="4" w:space="0" w:color="auto"/>
              <w:bottom w:val="single" w:sz="4" w:space="0" w:color="auto"/>
              <w:right w:val="single" w:sz="4" w:space="0" w:color="auto"/>
            </w:tcBorders>
          </w:tcPr>
          <w:p w14:paraId="05C04CA6" w14:textId="77777777" w:rsidR="006E333E" w:rsidRPr="00D66DD0" w:rsidRDefault="006E333E" w:rsidP="006E333E">
            <w:pPr>
              <w:widowControl/>
              <w:jc w:val="center"/>
              <w:cnfStyle w:val="000000000000" w:firstRow="0" w:lastRow="0" w:firstColumn="0" w:lastColumn="0" w:oddVBand="0" w:evenVBand="0" w:oddHBand="0" w:evenHBand="0" w:firstRowFirstColumn="0" w:firstRowLastColumn="0" w:lastRowFirstColumn="0" w:lastRowLastColumn="0"/>
              <w:rPr>
                <w:ins w:id="1872" w:author="Yulchon" w:date="2022-07-27T22:40:00Z"/>
                <w:sz w:val="23"/>
                <w:szCs w:val="20"/>
              </w:rPr>
            </w:pPr>
            <w:ins w:id="1873" w:author="Yulchon" w:date="2022-07-27T22:40:00Z">
              <w:r w:rsidRPr="00D66DD0">
                <w:rPr>
                  <w:rFonts w:hint="eastAsia"/>
                  <w:sz w:val="23"/>
                  <w:szCs w:val="20"/>
                </w:rPr>
                <w:t>건물</w:t>
              </w:r>
            </w:ins>
          </w:p>
        </w:tc>
        <w:tc>
          <w:tcPr>
            <w:tcW w:w="520" w:type="pct"/>
            <w:tcBorders>
              <w:top w:val="single" w:sz="4" w:space="0" w:color="auto"/>
              <w:left w:val="single" w:sz="4" w:space="0" w:color="auto"/>
              <w:bottom w:val="single" w:sz="4" w:space="0" w:color="auto"/>
              <w:right w:val="single" w:sz="4" w:space="0" w:color="auto"/>
            </w:tcBorders>
          </w:tcPr>
          <w:p w14:paraId="3D493553"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874" w:author="Yulchon" w:date="2022-07-27T22:40:00Z"/>
                <w:sz w:val="23"/>
                <w:szCs w:val="20"/>
              </w:rPr>
            </w:pPr>
            <w:ins w:id="1875" w:author="Yulchon" w:date="2022-07-27T22:40:00Z">
              <w:r w:rsidRPr="00D66DD0">
                <w:rPr>
                  <w:sz w:val="23"/>
                  <w:szCs w:val="20"/>
                </w:rPr>
                <w:t>99</w:t>
              </w:r>
            </w:ins>
          </w:p>
        </w:tc>
        <w:tc>
          <w:tcPr>
            <w:tcW w:w="688" w:type="pct"/>
            <w:tcBorders>
              <w:top w:val="single" w:sz="4" w:space="0" w:color="auto"/>
              <w:left w:val="single" w:sz="4" w:space="0" w:color="auto"/>
              <w:bottom w:val="single" w:sz="4" w:space="0" w:color="auto"/>
              <w:right w:val="single" w:sz="4" w:space="0" w:color="auto"/>
            </w:tcBorders>
          </w:tcPr>
          <w:p w14:paraId="3C8F93C2"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876" w:author="Yulchon" w:date="2022-07-27T22:40:00Z"/>
                <w:sz w:val="23"/>
                <w:szCs w:val="20"/>
              </w:rPr>
            </w:pPr>
            <w:ins w:id="1877" w:author="Yulchon" w:date="2022-07-27T22:40:00Z">
              <w:r w:rsidRPr="00D66DD0">
                <w:rPr>
                  <w:sz w:val="23"/>
                  <w:szCs w:val="20"/>
                </w:rPr>
                <w:t>645</w:t>
              </w:r>
            </w:ins>
          </w:p>
        </w:tc>
        <w:tc>
          <w:tcPr>
            <w:tcW w:w="676" w:type="pct"/>
            <w:tcBorders>
              <w:top w:val="single" w:sz="4" w:space="0" w:color="auto"/>
              <w:left w:val="single" w:sz="4" w:space="0" w:color="auto"/>
              <w:bottom w:val="single" w:sz="4" w:space="0" w:color="auto"/>
              <w:right w:val="double" w:sz="4" w:space="0" w:color="auto"/>
            </w:tcBorders>
          </w:tcPr>
          <w:p w14:paraId="6B2454D0"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878" w:author="Yulchon" w:date="2022-07-27T22:40:00Z"/>
                <w:sz w:val="23"/>
                <w:szCs w:val="20"/>
              </w:rPr>
            </w:pPr>
          </w:p>
        </w:tc>
        <w:tc>
          <w:tcPr>
            <w:tcW w:w="688" w:type="pct"/>
            <w:vMerge/>
            <w:tcBorders>
              <w:left w:val="double" w:sz="4" w:space="0" w:color="auto"/>
              <w:right w:val="single" w:sz="4" w:space="0" w:color="auto"/>
            </w:tcBorders>
          </w:tcPr>
          <w:p w14:paraId="6BD69982" w14:textId="77777777" w:rsidR="006E333E" w:rsidRPr="00D66DD0" w:rsidRDefault="006E333E" w:rsidP="006E333E">
            <w:pPr>
              <w:widowControl/>
              <w:cnfStyle w:val="000000000000" w:firstRow="0" w:lastRow="0" w:firstColumn="0" w:lastColumn="0" w:oddVBand="0" w:evenVBand="0" w:oddHBand="0" w:evenHBand="0" w:firstRowFirstColumn="0" w:firstRowLastColumn="0" w:lastRowFirstColumn="0" w:lastRowLastColumn="0"/>
              <w:rPr>
                <w:ins w:id="1879" w:author="Yulchon" w:date="2022-07-27T22:40:00Z"/>
                <w:sz w:val="23"/>
                <w:szCs w:val="20"/>
              </w:rPr>
            </w:pPr>
          </w:p>
        </w:tc>
        <w:tc>
          <w:tcPr>
            <w:tcW w:w="688" w:type="pct"/>
            <w:vMerge/>
            <w:tcBorders>
              <w:left w:val="single" w:sz="4" w:space="0" w:color="auto"/>
              <w:right w:val="single" w:sz="4" w:space="0" w:color="auto"/>
            </w:tcBorders>
          </w:tcPr>
          <w:p w14:paraId="22CC0A70"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880" w:author="Yulchon" w:date="2022-07-27T22:40:00Z"/>
                <w:sz w:val="23"/>
                <w:szCs w:val="20"/>
              </w:rPr>
            </w:pPr>
          </w:p>
        </w:tc>
        <w:tc>
          <w:tcPr>
            <w:tcW w:w="686" w:type="pct"/>
            <w:vMerge/>
            <w:tcBorders>
              <w:left w:val="single" w:sz="4" w:space="0" w:color="auto"/>
              <w:right w:val="single" w:sz="2" w:space="0" w:color="auto"/>
            </w:tcBorders>
          </w:tcPr>
          <w:p w14:paraId="08B9280F" w14:textId="77777777" w:rsidR="006E333E" w:rsidRPr="00D66DD0" w:rsidRDefault="006E333E" w:rsidP="006E333E">
            <w:pPr>
              <w:widowControl/>
              <w:jc w:val="center"/>
              <w:cnfStyle w:val="000000000000" w:firstRow="0" w:lastRow="0" w:firstColumn="0" w:lastColumn="0" w:oddVBand="0" w:evenVBand="0" w:oddHBand="0" w:evenHBand="0" w:firstRowFirstColumn="0" w:firstRowLastColumn="0" w:lastRowFirstColumn="0" w:lastRowLastColumn="0"/>
              <w:rPr>
                <w:ins w:id="1881" w:author="Yulchon" w:date="2022-07-27T22:40:00Z"/>
                <w:sz w:val="23"/>
                <w:szCs w:val="20"/>
              </w:rPr>
            </w:pPr>
          </w:p>
        </w:tc>
      </w:tr>
      <w:tr w:rsidR="006E333E" w:rsidRPr="00837D01" w14:paraId="5ADE1B9C" w14:textId="77777777" w:rsidTr="006E333E">
        <w:trPr>
          <w:ins w:id="1882" w:author="Yulchon" w:date="2022-07-27T22:40:00Z"/>
        </w:trPr>
        <w:tc>
          <w:tcPr>
            <w:cnfStyle w:val="001000000000" w:firstRow="0" w:lastRow="0" w:firstColumn="1" w:lastColumn="0" w:oddVBand="0" w:evenVBand="0" w:oddHBand="0" w:evenHBand="0" w:firstRowFirstColumn="0" w:firstRowLastColumn="0" w:lastRowFirstColumn="0" w:lastRowLastColumn="0"/>
            <w:tcW w:w="569" w:type="pct"/>
            <w:vMerge w:val="restart"/>
            <w:tcBorders>
              <w:top w:val="single" w:sz="4" w:space="0" w:color="auto"/>
              <w:left w:val="single" w:sz="2" w:space="0" w:color="auto"/>
              <w:right w:val="double" w:sz="4" w:space="0" w:color="auto"/>
            </w:tcBorders>
          </w:tcPr>
          <w:p w14:paraId="0A16D76C" w14:textId="77777777" w:rsidR="006E333E" w:rsidRPr="00D66DD0" w:rsidRDefault="006E333E" w:rsidP="006E333E">
            <w:pPr>
              <w:widowControl/>
              <w:rPr>
                <w:ins w:id="1883" w:author="Yulchon" w:date="2022-07-27T22:40:00Z"/>
                <w:sz w:val="23"/>
                <w:szCs w:val="20"/>
              </w:rPr>
            </w:pPr>
            <w:ins w:id="1884" w:author="Yulchon" w:date="2022-07-27T22:40:00Z">
              <w:r w:rsidRPr="00D66DD0">
                <w:rPr>
                  <w:rFonts w:hint="eastAsia"/>
                  <w:sz w:val="23"/>
                  <w:szCs w:val="20"/>
                </w:rPr>
                <w:t>온</w:t>
              </w:r>
              <w:r w:rsidRPr="00D66DD0">
                <w:rPr>
                  <w:sz w:val="23"/>
                  <w:szCs w:val="20"/>
                </w:rPr>
                <w:t xml:space="preserve"> </w:t>
              </w:r>
              <w:r w:rsidRPr="00D66DD0">
                <w:rPr>
                  <w:rFonts w:hint="eastAsia"/>
                  <w:sz w:val="23"/>
                  <w:szCs w:val="20"/>
                </w:rPr>
                <w:t>산</w:t>
              </w:r>
            </w:ins>
          </w:p>
        </w:tc>
        <w:tc>
          <w:tcPr>
            <w:tcW w:w="486" w:type="pct"/>
            <w:tcBorders>
              <w:top w:val="single" w:sz="4" w:space="0" w:color="auto"/>
              <w:left w:val="double" w:sz="4" w:space="0" w:color="auto"/>
              <w:bottom w:val="single" w:sz="4" w:space="0" w:color="auto"/>
              <w:right w:val="single" w:sz="4" w:space="0" w:color="auto"/>
            </w:tcBorders>
          </w:tcPr>
          <w:p w14:paraId="2952FD30" w14:textId="77777777" w:rsidR="006E333E" w:rsidRPr="00D66DD0" w:rsidRDefault="006E333E" w:rsidP="006E333E">
            <w:pPr>
              <w:widowControl/>
              <w:jc w:val="center"/>
              <w:cnfStyle w:val="000000000000" w:firstRow="0" w:lastRow="0" w:firstColumn="0" w:lastColumn="0" w:oddVBand="0" w:evenVBand="0" w:oddHBand="0" w:evenHBand="0" w:firstRowFirstColumn="0" w:firstRowLastColumn="0" w:lastRowFirstColumn="0" w:lastRowLastColumn="0"/>
              <w:rPr>
                <w:ins w:id="1885" w:author="Yulchon" w:date="2022-07-27T22:40:00Z"/>
                <w:sz w:val="23"/>
                <w:szCs w:val="20"/>
              </w:rPr>
            </w:pPr>
            <w:ins w:id="1886" w:author="Yulchon" w:date="2022-07-27T22:40:00Z">
              <w:r w:rsidRPr="00D66DD0">
                <w:rPr>
                  <w:rFonts w:hint="eastAsia"/>
                  <w:sz w:val="23"/>
                  <w:szCs w:val="20"/>
                </w:rPr>
                <w:t>토지</w:t>
              </w:r>
            </w:ins>
          </w:p>
        </w:tc>
        <w:tc>
          <w:tcPr>
            <w:tcW w:w="520" w:type="pct"/>
            <w:tcBorders>
              <w:top w:val="single" w:sz="4" w:space="0" w:color="auto"/>
              <w:left w:val="single" w:sz="4" w:space="0" w:color="auto"/>
              <w:bottom w:val="single" w:sz="4" w:space="0" w:color="auto"/>
              <w:right w:val="single" w:sz="4" w:space="0" w:color="auto"/>
            </w:tcBorders>
          </w:tcPr>
          <w:p w14:paraId="6FC7E1B1"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887" w:author="Yulchon" w:date="2022-07-27T22:40:00Z"/>
                <w:sz w:val="23"/>
                <w:szCs w:val="20"/>
              </w:rPr>
            </w:pPr>
            <w:ins w:id="1888" w:author="Yulchon" w:date="2022-07-27T22:40:00Z">
              <w:r w:rsidRPr="00D66DD0">
                <w:rPr>
                  <w:sz w:val="23"/>
                  <w:szCs w:val="20"/>
                </w:rPr>
                <w:t>25</w:t>
              </w:r>
            </w:ins>
          </w:p>
        </w:tc>
        <w:tc>
          <w:tcPr>
            <w:tcW w:w="688" w:type="pct"/>
            <w:tcBorders>
              <w:top w:val="single" w:sz="4" w:space="0" w:color="auto"/>
              <w:left w:val="single" w:sz="4" w:space="0" w:color="auto"/>
              <w:bottom w:val="single" w:sz="4" w:space="0" w:color="auto"/>
              <w:right w:val="single" w:sz="4" w:space="0" w:color="auto"/>
            </w:tcBorders>
          </w:tcPr>
          <w:p w14:paraId="622A3989"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889" w:author="Yulchon" w:date="2022-07-27T22:40:00Z"/>
                <w:sz w:val="23"/>
                <w:szCs w:val="20"/>
              </w:rPr>
            </w:pPr>
            <w:ins w:id="1890" w:author="Yulchon" w:date="2022-07-27T22:40:00Z">
              <w:r w:rsidRPr="00D66DD0">
                <w:rPr>
                  <w:sz w:val="23"/>
                  <w:szCs w:val="20"/>
                </w:rPr>
                <w:t>84</w:t>
              </w:r>
            </w:ins>
          </w:p>
        </w:tc>
        <w:tc>
          <w:tcPr>
            <w:tcW w:w="676" w:type="pct"/>
            <w:tcBorders>
              <w:top w:val="single" w:sz="4" w:space="0" w:color="auto"/>
              <w:left w:val="single" w:sz="4" w:space="0" w:color="auto"/>
              <w:bottom w:val="single" w:sz="4" w:space="0" w:color="auto"/>
              <w:right w:val="double" w:sz="4" w:space="0" w:color="auto"/>
            </w:tcBorders>
          </w:tcPr>
          <w:p w14:paraId="08EE2EE4"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891" w:author="Yulchon" w:date="2022-07-27T22:40:00Z"/>
                <w:sz w:val="23"/>
                <w:szCs w:val="20"/>
              </w:rPr>
            </w:pPr>
            <w:ins w:id="1892" w:author="Yulchon" w:date="2022-07-27T22:40:00Z">
              <w:r w:rsidRPr="00D66DD0">
                <w:rPr>
                  <w:sz w:val="23"/>
                  <w:szCs w:val="20"/>
                </w:rPr>
                <w:t>60</w:t>
              </w:r>
            </w:ins>
          </w:p>
        </w:tc>
        <w:tc>
          <w:tcPr>
            <w:tcW w:w="688" w:type="pct"/>
            <w:vMerge/>
            <w:tcBorders>
              <w:left w:val="double" w:sz="4" w:space="0" w:color="auto"/>
              <w:right w:val="single" w:sz="4" w:space="0" w:color="auto"/>
            </w:tcBorders>
          </w:tcPr>
          <w:p w14:paraId="34898671" w14:textId="77777777" w:rsidR="006E333E" w:rsidRPr="00D66DD0" w:rsidRDefault="006E333E" w:rsidP="006E333E">
            <w:pPr>
              <w:widowControl/>
              <w:cnfStyle w:val="000000000000" w:firstRow="0" w:lastRow="0" w:firstColumn="0" w:lastColumn="0" w:oddVBand="0" w:evenVBand="0" w:oddHBand="0" w:evenHBand="0" w:firstRowFirstColumn="0" w:firstRowLastColumn="0" w:lastRowFirstColumn="0" w:lastRowLastColumn="0"/>
              <w:rPr>
                <w:ins w:id="1893" w:author="Yulchon" w:date="2022-07-27T22:40:00Z"/>
                <w:sz w:val="23"/>
                <w:szCs w:val="20"/>
              </w:rPr>
            </w:pPr>
          </w:p>
        </w:tc>
        <w:tc>
          <w:tcPr>
            <w:tcW w:w="688" w:type="pct"/>
            <w:vMerge/>
            <w:tcBorders>
              <w:left w:val="single" w:sz="4" w:space="0" w:color="auto"/>
              <w:right w:val="single" w:sz="4" w:space="0" w:color="auto"/>
            </w:tcBorders>
          </w:tcPr>
          <w:p w14:paraId="1AF77DF0"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894" w:author="Yulchon" w:date="2022-07-27T22:40:00Z"/>
                <w:sz w:val="23"/>
                <w:szCs w:val="20"/>
              </w:rPr>
            </w:pPr>
          </w:p>
        </w:tc>
        <w:tc>
          <w:tcPr>
            <w:tcW w:w="686" w:type="pct"/>
            <w:vMerge/>
            <w:tcBorders>
              <w:left w:val="single" w:sz="4" w:space="0" w:color="auto"/>
              <w:right w:val="single" w:sz="2" w:space="0" w:color="auto"/>
            </w:tcBorders>
          </w:tcPr>
          <w:p w14:paraId="23A70E58" w14:textId="77777777" w:rsidR="006E333E" w:rsidRPr="00D66DD0" w:rsidRDefault="006E333E" w:rsidP="006E333E">
            <w:pPr>
              <w:widowControl/>
              <w:jc w:val="center"/>
              <w:cnfStyle w:val="000000000000" w:firstRow="0" w:lastRow="0" w:firstColumn="0" w:lastColumn="0" w:oddVBand="0" w:evenVBand="0" w:oddHBand="0" w:evenHBand="0" w:firstRowFirstColumn="0" w:firstRowLastColumn="0" w:lastRowFirstColumn="0" w:lastRowLastColumn="0"/>
              <w:rPr>
                <w:ins w:id="1895" w:author="Yulchon" w:date="2022-07-27T22:40:00Z"/>
                <w:sz w:val="23"/>
                <w:szCs w:val="20"/>
              </w:rPr>
            </w:pPr>
          </w:p>
        </w:tc>
      </w:tr>
      <w:tr w:rsidR="006E333E" w:rsidRPr="00837D01" w14:paraId="55CD7404" w14:textId="77777777" w:rsidTr="006E333E">
        <w:trPr>
          <w:ins w:id="1896" w:author="Yulchon" w:date="2022-07-27T22:40:00Z"/>
        </w:trPr>
        <w:tc>
          <w:tcPr>
            <w:cnfStyle w:val="001000000000" w:firstRow="0" w:lastRow="0" w:firstColumn="1" w:lastColumn="0" w:oddVBand="0" w:evenVBand="0" w:oddHBand="0" w:evenHBand="0" w:firstRowFirstColumn="0" w:firstRowLastColumn="0" w:lastRowFirstColumn="0" w:lastRowLastColumn="0"/>
            <w:tcW w:w="569" w:type="pct"/>
            <w:vMerge/>
            <w:tcBorders>
              <w:left w:val="single" w:sz="2" w:space="0" w:color="auto"/>
              <w:bottom w:val="single" w:sz="4" w:space="0" w:color="auto"/>
              <w:right w:val="double" w:sz="4" w:space="0" w:color="auto"/>
            </w:tcBorders>
          </w:tcPr>
          <w:p w14:paraId="15D6211E" w14:textId="77777777" w:rsidR="006E333E" w:rsidRPr="00D66DD0" w:rsidRDefault="006E333E" w:rsidP="006E333E">
            <w:pPr>
              <w:widowControl/>
              <w:rPr>
                <w:ins w:id="1897" w:author="Yulchon" w:date="2022-07-27T22:40:00Z"/>
                <w:sz w:val="23"/>
                <w:szCs w:val="20"/>
              </w:rPr>
            </w:pPr>
          </w:p>
        </w:tc>
        <w:tc>
          <w:tcPr>
            <w:tcW w:w="486" w:type="pct"/>
            <w:tcBorders>
              <w:top w:val="single" w:sz="4" w:space="0" w:color="auto"/>
              <w:left w:val="double" w:sz="4" w:space="0" w:color="auto"/>
              <w:bottom w:val="single" w:sz="4" w:space="0" w:color="auto"/>
              <w:right w:val="single" w:sz="4" w:space="0" w:color="auto"/>
            </w:tcBorders>
          </w:tcPr>
          <w:p w14:paraId="52C12F86" w14:textId="77777777" w:rsidR="006E333E" w:rsidRPr="00D66DD0" w:rsidRDefault="006E333E" w:rsidP="006E333E">
            <w:pPr>
              <w:widowControl/>
              <w:jc w:val="center"/>
              <w:cnfStyle w:val="000000000000" w:firstRow="0" w:lastRow="0" w:firstColumn="0" w:lastColumn="0" w:oddVBand="0" w:evenVBand="0" w:oddHBand="0" w:evenHBand="0" w:firstRowFirstColumn="0" w:firstRowLastColumn="0" w:lastRowFirstColumn="0" w:lastRowLastColumn="0"/>
              <w:rPr>
                <w:ins w:id="1898" w:author="Yulchon" w:date="2022-07-27T22:40:00Z"/>
                <w:sz w:val="23"/>
                <w:szCs w:val="20"/>
              </w:rPr>
            </w:pPr>
            <w:ins w:id="1899" w:author="Yulchon" w:date="2022-07-27T22:40:00Z">
              <w:r w:rsidRPr="00D66DD0">
                <w:rPr>
                  <w:rFonts w:hint="eastAsia"/>
                  <w:sz w:val="23"/>
                  <w:szCs w:val="20"/>
                </w:rPr>
                <w:t>건물</w:t>
              </w:r>
            </w:ins>
          </w:p>
        </w:tc>
        <w:tc>
          <w:tcPr>
            <w:tcW w:w="520" w:type="pct"/>
            <w:tcBorders>
              <w:top w:val="single" w:sz="4" w:space="0" w:color="auto"/>
              <w:left w:val="single" w:sz="4" w:space="0" w:color="auto"/>
              <w:bottom w:val="single" w:sz="4" w:space="0" w:color="auto"/>
              <w:right w:val="single" w:sz="4" w:space="0" w:color="auto"/>
            </w:tcBorders>
          </w:tcPr>
          <w:p w14:paraId="58490749"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00" w:author="Yulchon" w:date="2022-07-27T22:40:00Z"/>
                <w:sz w:val="23"/>
                <w:szCs w:val="20"/>
              </w:rPr>
            </w:pPr>
            <w:ins w:id="1901" w:author="Yulchon" w:date="2022-07-27T22:40:00Z">
              <w:r w:rsidRPr="00D66DD0">
                <w:rPr>
                  <w:sz w:val="23"/>
                  <w:szCs w:val="20"/>
                </w:rPr>
                <w:t>6</w:t>
              </w:r>
            </w:ins>
          </w:p>
        </w:tc>
        <w:tc>
          <w:tcPr>
            <w:tcW w:w="688" w:type="pct"/>
            <w:tcBorders>
              <w:top w:val="single" w:sz="4" w:space="0" w:color="auto"/>
              <w:left w:val="single" w:sz="4" w:space="0" w:color="auto"/>
              <w:bottom w:val="single" w:sz="4" w:space="0" w:color="auto"/>
              <w:right w:val="single" w:sz="4" w:space="0" w:color="auto"/>
            </w:tcBorders>
          </w:tcPr>
          <w:p w14:paraId="04A97309"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02" w:author="Yulchon" w:date="2022-07-27T22:40:00Z"/>
                <w:sz w:val="23"/>
                <w:szCs w:val="20"/>
              </w:rPr>
            </w:pPr>
            <w:ins w:id="1903" w:author="Yulchon" w:date="2022-07-27T22:40:00Z">
              <w:r w:rsidRPr="00D66DD0">
                <w:rPr>
                  <w:sz w:val="23"/>
                  <w:szCs w:val="20"/>
                </w:rPr>
                <w:t>66</w:t>
              </w:r>
            </w:ins>
          </w:p>
        </w:tc>
        <w:tc>
          <w:tcPr>
            <w:tcW w:w="676" w:type="pct"/>
            <w:tcBorders>
              <w:top w:val="single" w:sz="4" w:space="0" w:color="auto"/>
              <w:left w:val="single" w:sz="4" w:space="0" w:color="auto"/>
              <w:bottom w:val="single" w:sz="4" w:space="0" w:color="auto"/>
              <w:right w:val="double" w:sz="4" w:space="0" w:color="auto"/>
            </w:tcBorders>
          </w:tcPr>
          <w:p w14:paraId="73AEC8E1"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04" w:author="Yulchon" w:date="2022-07-27T22:40:00Z"/>
                <w:sz w:val="23"/>
                <w:szCs w:val="20"/>
              </w:rPr>
            </w:pPr>
          </w:p>
        </w:tc>
        <w:tc>
          <w:tcPr>
            <w:tcW w:w="688" w:type="pct"/>
            <w:vMerge/>
            <w:tcBorders>
              <w:left w:val="double" w:sz="4" w:space="0" w:color="auto"/>
              <w:right w:val="single" w:sz="4" w:space="0" w:color="auto"/>
            </w:tcBorders>
          </w:tcPr>
          <w:p w14:paraId="135D4AD0" w14:textId="77777777" w:rsidR="006E333E" w:rsidRPr="00D66DD0" w:rsidRDefault="006E333E" w:rsidP="006E333E">
            <w:pPr>
              <w:widowControl/>
              <w:cnfStyle w:val="000000000000" w:firstRow="0" w:lastRow="0" w:firstColumn="0" w:lastColumn="0" w:oddVBand="0" w:evenVBand="0" w:oddHBand="0" w:evenHBand="0" w:firstRowFirstColumn="0" w:firstRowLastColumn="0" w:lastRowFirstColumn="0" w:lastRowLastColumn="0"/>
              <w:rPr>
                <w:ins w:id="1905" w:author="Yulchon" w:date="2022-07-27T22:40:00Z"/>
                <w:sz w:val="23"/>
                <w:szCs w:val="20"/>
              </w:rPr>
            </w:pPr>
          </w:p>
        </w:tc>
        <w:tc>
          <w:tcPr>
            <w:tcW w:w="688" w:type="pct"/>
            <w:vMerge/>
            <w:tcBorders>
              <w:left w:val="single" w:sz="4" w:space="0" w:color="auto"/>
              <w:bottom w:val="single" w:sz="4" w:space="0" w:color="auto"/>
              <w:right w:val="single" w:sz="4" w:space="0" w:color="auto"/>
            </w:tcBorders>
          </w:tcPr>
          <w:p w14:paraId="7D0BD6C4"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06" w:author="Yulchon" w:date="2022-07-27T22:40:00Z"/>
                <w:sz w:val="23"/>
                <w:szCs w:val="20"/>
              </w:rPr>
            </w:pPr>
          </w:p>
        </w:tc>
        <w:tc>
          <w:tcPr>
            <w:tcW w:w="686" w:type="pct"/>
            <w:vMerge/>
            <w:tcBorders>
              <w:left w:val="single" w:sz="4" w:space="0" w:color="auto"/>
              <w:bottom w:val="single" w:sz="4" w:space="0" w:color="auto"/>
              <w:right w:val="single" w:sz="2" w:space="0" w:color="auto"/>
            </w:tcBorders>
          </w:tcPr>
          <w:p w14:paraId="4A3B08CD" w14:textId="77777777" w:rsidR="006E333E" w:rsidRPr="00D66DD0" w:rsidRDefault="006E333E" w:rsidP="006E333E">
            <w:pPr>
              <w:widowControl/>
              <w:jc w:val="center"/>
              <w:cnfStyle w:val="000000000000" w:firstRow="0" w:lastRow="0" w:firstColumn="0" w:lastColumn="0" w:oddVBand="0" w:evenVBand="0" w:oddHBand="0" w:evenHBand="0" w:firstRowFirstColumn="0" w:firstRowLastColumn="0" w:lastRowFirstColumn="0" w:lastRowLastColumn="0"/>
              <w:rPr>
                <w:ins w:id="1907" w:author="Yulchon" w:date="2022-07-27T22:40:00Z"/>
                <w:sz w:val="23"/>
                <w:szCs w:val="20"/>
              </w:rPr>
            </w:pPr>
          </w:p>
        </w:tc>
      </w:tr>
      <w:tr w:rsidR="006E333E" w:rsidRPr="00837D01" w14:paraId="1D6375CE" w14:textId="77777777" w:rsidTr="006E333E">
        <w:trPr>
          <w:ins w:id="1908" w:author="Yulchon" w:date="2022-07-27T22:40:00Z"/>
        </w:trPr>
        <w:tc>
          <w:tcPr>
            <w:cnfStyle w:val="001000000000" w:firstRow="0" w:lastRow="0" w:firstColumn="1" w:lastColumn="0" w:oddVBand="0" w:evenVBand="0" w:oddHBand="0" w:evenHBand="0" w:firstRowFirstColumn="0" w:firstRowLastColumn="0" w:lastRowFirstColumn="0" w:lastRowLastColumn="0"/>
            <w:tcW w:w="569" w:type="pct"/>
            <w:vMerge w:val="restart"/>
            <w:tcBorders>
              <w:top w:val="single" w:sz="4" w:space="0" w:color="auto"/>
              <w:left w:val="single" w:sz="2" w:space="0" w:color="auto"/>
              <w:right w:val="double" w:sz="4" w:space="0" w:color="auto"/>
            </w:tcBorders>
          </w:tcPr>
          <w:p w14:paraId="45E8AB99" w14:textId="77777777" w:rsidR="006E333E" w:rsidRPr="00D66DD0" w:rsidRDefault="006E333E" w:rsidP="006E333E">
            <w:pPr>
              <w:widowControl/>
              <w:rPr>
                <w:ins w:id="1909" w:author="Yulchon" w:date="2022-07-27T22:40:00Z"/>
                <w:sz w:val="23"/>
                <w:szCs w:val="20"/>
              </w:rPr>
            </w:pPr>
            <w:ins w:id="1910" w:author="Yulchon" w:date="2022-07-27T22:40:00Z">
              <w:r w:rsidRPr="00D66DD0">
                <w:rPr>
                  <w:rFonts w:hint="eastAsia"/>
                  <w:sz w:val="23"/>
                  <w:szCs w:val="20"/>
                </w:rPr>
                <w:t>대</w:t>
              </w:r>
              <w:r w:rsidRPr="00D66DD0">
                <w:rPr>
                  <w:sz w:val="23"/>
                  <w:szCs w:val="20"/>
                </w:rPr>
                <w:t xml:space="preserve"> </w:t>
              </w:r>
              <w:r w:rsidRPr="00D66DD0">
                <w:rPr>
                  <w:rFonts w:hint="eastAsia"/>
                  <w:sz w:val="23"/>
                  <w:szCs w:val="20"/>
                </w:rPr>
                <w:t>전</w:t>
              </w:r>
            </w:ins>
          </w:p>
        </w:tc>
        <w:tc>
          <w:tcPr>
            <w:tcW w:w="486" w:type="pct"/>
            <w:tcBorders>
              <w:top w:val="single" w:sz="4" w:space="0" w:color="auto"/>
              <w:left w:val="double" w:sz="4" w:space="0" w:color="auto"/>
              <w:bottom w:val="single" w:sz="4" w:space="0" w:color="auto"/>
              <w:right w:val="single" w:sz="4" w:space="0" w:color="auto"/>
            </w:tcBorders>
          </w:tcPr>
          <w:p w14:paraId="0A0BE6E0" w14:textId="77777777" w:rsidR="006E333E" w:rsidRPr="00D66DD0" w:rsidRDefault="006E333E" w:rsidP="006E333E">
            <w:pPr>
              <w:widowControl/>
              <w:jc w:val="center"/>
              <w:cnfStyle w:val="000000000000" w:firstRow="0" w:lastRow="0" w:firstColumn="0" w:lastColumn="0" w:oddVBand="0" w:evenVBand="0" w:oddHBand="0" w:evenHBand="0" w:firstRowFirstColumn="0" w:firstRowLastColumn="0" w:lastRowFirstColumn="0" w:lastRowLastColumn="0"/>
              <w:rPr>
                <w:ins w:id="1911" w:author="Yulchon" w:date="2022-07-27T22:40:00Z"/>
                <w:sz w:val="23"/>
                <w:szCs w:val="20"/>
              </w:rPr>
            </w:pPr>
            <w:ins w:id="1912" w:author="Yulchon" w:date="2022-07-27T22:40:00Z">
              <w:r w:rsidRPr="00D66DD0">
                <w:rPr>
                  <w:rFonts w:hint="eastAsia"/>
                  <w:sz w:val="23"/>
                  <w:szCs w:val="20"/>
                </w:rPr>
                <w:t>토지</w:t>
              </w:r>
            </w:ins>
          </w:p>
        </w:tc>
        <w:tc>
          <w:tcPr>
            <w:tcW w:w="520" w:type="pct"/>
            <w:tcBorders>
              <w:top w:val="single" w:sz="4" w:space="0" w:color="auto"/>
              <w:left w:val="single" w:sz="4" w:space="0" w:color="auto"/>
              <w:bottom w:val="single" w:sz="4" w:space="0" w:color="auto"/>
              <w:right w:val="single" w:sz="4" w:space="0" w:color="auto"/>
            </w:tcBorders>
          </w:tcPr>
          <w:p w14:paraId="05A4CE22"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13" w:author="Yulchon" w:date="2022-07-27T22:40:00Z"/>
                <w:sz w:val="23"/>
                <w:szCs w:val="20"/>
              </w:rPr>
            </w:pPr>
            <w:ins w:id="1914" w:author="Yulchon" w:date="2022-07-27T22:40:00Z">
              <w:r w:rsidRPr="00D66DD0">
                <w:rPr>
                  <w:sz w:val="23"/>
                  <w:szCs w:val="20"/>
                </w:rPr>
                <w:t>1,169</w:t>
              </w:r>
            </w:ins>
          </w:p>
        </w:tc>
        <w:tc>
          <w:tcPr>
            <w:tcW w:w="688" w:type="pct"/>
            <w:tcBorders>
              <w:top w:val="single" w:sz="4" w:space="0" w:color="auto"/>
              <w:left w:val="single" w:sz="4" w:space="0" w:color="auto"/>
              <w:bottom w:val="single" w:sz="4" w:space="0" w:color="auto"/>
              <w:right w:val="single" w:sz="4" w:space="0" w:color="auto"/>
            </w:tcBorders>
          </w:tcPr>
          <w:p w14:paraId="1E84AF04"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15" w:author="Yulchon" w:date="2022-07-27T22:40:00Z"/>
                <w:sz w:val="23"/>
                <w:szCs w:val="20"/>
              </w:rPr>
            </w:pPr>
            <w:ins w:id="1916" w:author="Yulchon" w:date="2022-07-27T22:40:00Z">
              <w:r w:rsidRPr="00D66DD0">
                <w:rPr>
                  <w:sz w:val="23"/>
                  <w:szCs w:val="20"/>
                </w:rPr>
                <w:t>855</w:t>
              </w:r>
            </w:ins>
          </w:p>
        </w:tc>
        <w:tc>
          <w:tcPr>
            <w:tcW w:w="676" w:type="pct"/>
            <w:tcBorders>
              <w:top w:val="single" w:sz="4" w:space="0" w:color="auto"/>
              <w:left w:val="single" w:sz="4" w:space="0" w:color="auto"/>
              <w:bottom w:val="single" w:sz="4" w:space="0" w:color="auto"/>
              <w:right w:val="double" w:sz="4" w:space="0" w:color="auto"/>
            </w:tcBorders>
          </w:tcPr>
          <w:p w14:paraId="633AFCED"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17" w:author="Yulchon" w:date="2022-07-27T22:40:00Z"/>
                <w:sz w:val="23"/>
                <w:szCs w:val="20"/>
              </w:rPr>
            </w:pPr>
            <w:ins w:id="1918" w:author="Yulchon" w:date="2022-07-27T22:40:00Z">
              <w:r w:rsidRPr="00D66DD0">
                <w:rPr>
                  <w:sz w:val="23"/>
                  <w:szCs w:val="20"/>
                </w:rPr>
                <w:t>491</w:t>
              </w:r>
            </w:ins>
          </w:p>
        </w:tc>
        <w:tc>
          <w:tcPr>
            <w:tcW w:w="688" w:type="pct"/>
            <w:vMerge/>
            <w:tcBorders>
              <w:left w:val="double" w:sz="4" w:space="0" w:color="auto"/>
              <w:right w:val="single" w:sz="4" w:space="0" w:color="auto"/>
            </w:tcBorders>
          </w:tcPr>
          <w:p w14:paraId="6905ED15" w14:textId="77777777" w:rsidR="006E333E" w:rsidRPr="00D66DD0" w:rsidRDefault="006E333E" w:rsidP="006E333E">
            <w:pPr>
              <w:widowControl/>
              <w:cnfStyle w:val="000000000000" w:firstRow="0" w:lastRow="0" w:firstColumn="0" w:lastColumn="0" w:oddVBand="0" w:evenVBand="0" w:oddHBand="0" w:evenHBand="0" w:firstRowFirstColumn="0" w:firstRowLastColumn="0" w:lastRowFirstColumn="0" w:lastRowLastColumn="0"/>
              <w:rPr>
                <w:ins w:id="1919" w:author="Yulchon" w:date="2022-07-27T22:40:00Z"/>
                <w:sz w:val="23"/>
                <w:szCs w:val="20"/>
              </w:rPr>
            </w:pPr>
          </w:p>
        </w:tc>
        <w:tc>
          <w:tcPr>
            <w:tcW w:w="688" w:type="pct"/>
            <w:vMerge w:val="restart"/>
            <w:tcBorders>
              <w:top w:val="single" w:sz="4" w:space="0" w:color="auto"/>
              <w:left w:val="single" w:sz="4" w:space="0" w:color="auto"/>
              <w:right w:val="single" w:sz="4" w:space="0" w:color="auto"/>
            </w:tcBorders>
          </w:tcPr>
          <w:p w14:paraId="2365286E"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20" w:author="Yulchon" w:date="2022-07-27T22:40:00Z"/>
                <w:sz w:val="23"/>
                <w:szCs w:val="20"/>
              </w:rPr>
            </w:pPr>
            <w:ins w:id="1921" w:author="Yulchon" w:date="2022-07-27T22:40:00Z">
              <w:r w:rsidRPr="00D66DD0">
                <w:rPr>
                  <w:sz w:val="23"/>
                  <w:szCs w:val="20"/>
                </w:rPr>
                <w:t>770</w:t>
              </w:r>
            </w:ins>
          </w:p>
        </w:tc>
        <w:tc>
          <w:tcPr>
            <w:tcW w:w="686" w:type="pct"/>
            <w:vMerge w:val="restart"/>
            <w:tcBorders>
              <w:top w:val="single" w:sz="4" w:space="0" w:color="auto"/>
              <w:left w:val="single" w:sz="4" w:space="0" w:color="auto"/>
              <w:right w:val="single" w:sz="2" w:space="0" w:color="auto"/>
            </w:tcBorders>
          </w:tcPr>
          <w:p w14:paraId="7ACCC9B7" w14:textId="77777777" w:rsidR="006E333E" w:rsidRPr="00D66DD0" w:rsidRDefault="006E333E" w:rsidP="006E333E">
            <w:pPr>
              <w:widowControl/>
              <w:jc w:val="center"/>
              <w:cnfStyle w:val="000000000000" w:firstRow="0" w:lastRow="0" w:firstColumn="0" w:lastColumn="0" w:oddVBand="0" w:evenVBand="0" w:oddHBand="0" w:evenHBand="0" w:firstRowFirstColumn="0" w:firstRowLastColumn="0" w:lastRowFirstColumn="0" w:lastRowLastColumn="0"/>
              <w:rPr>
                <w:ins w:id="1922" w:author="Yulchon" w:date="2022-07-27T22:40:00Z"/>
                <w:sz w:val="23"/>
                <w:szCs w:val="20"/>
              </w:rPr>
            </w:pPr>
            <w:ins w:id="1923" w:author="Yulchon" w:date="2022-07-27T22:40:00Z">
              <w:r w:rsidRPr="00D66DD0">
                <w:rPr>
                  <w:sz w:val="23"/>
                  <w:szCs w:val="20"/>
                </w:rPr>
                <w:t>1~2</w:t>
              </w:r>
              <w:r w:rsidRPr="00D66DD0">
                <w:rPr>
                  <w:rFonts w:hint="eastAsia"/>
                  <w:sz w:val="23"/>
                  <w:szCs w:val="20"/>
                </w:rPr>
                <w:t>순위</w:t>
              </w:r>
            </w:ins>
          </w:p>
        </w:tc>
      </w:tr>
      <w:tr w:rsidR="006E333E" w:rsidRPr="00837D01" w14:paraId="14E478DF" w14:textId="77777777" w:rsidTr="006E333E">
        <w:trPr>
          <w:ins w:id="1924" w:author="Yulchon" w:date="2022-07-27T22:40:00Z"/>
        </w:trPr>
        <w:tc>
          <w:tcPr>
            <w:cnfStyle w:val="001000000000" w:firstRow="0" w:lastRow="0" w:firstColumn="1" w:lastColumn="0" w:oddVBand="0" w:evenVBand="0" w:oddHBand="0" w:evenHBand="0" w:firstRowFirstColumn="0" w:firstRowLastColumn="0" w:lastRowFirstColumn="0" w:lastRowLastColumn="0"/>
            <w:tcW w:w="569" w:type="pct"/>
            <w:vMerge/>
            <w:tcBorders>
              <w:left w:val="single" w:sz="2" w:space="0" w:color="auto"/>
              <w:bottom w:val="single" w:sz="4" w:space="0" w:color="auto"/>
              <w:right w:val="double" w:sz="4" w:space="0" w:color="auto"/>
            </w:tcBorders>
          </w:tcPr>
          <w:p w14:paraId="0BAB3149" w14:textId="77777777" w:rsidR="006E333E" w:rsidRPr="00D66DD0" w:rsidRDefault="006E333E" w:rsidP="006E333E">
            <w:pPr>
              <w:widowControl/>
              <w:rPr>
                <w:ins w:id="1925" w:author="Yulchon" w:date="2022-07-27T22:40:00Z"/>
                <w:sz w:val="23"/>
                <w:szCs w:val="20"/>
              </w:rPr>
            </w:pPr>
          </w:p>
        </w:tc>
        <w:tc>
          <w:tcPr>
            <w:tcW w:w="486" w:type="pct"/>
            <w:tcBorders>
              <w:top w:val="single" w:sz="4" w:space="0" w:color="auto"/>
              <w:left w:val="double" w:sz="4" w:space="0" w:color="auto"/>
              <w:bottom w:val="single" w:sz="4" w:space="0" w:color="auto"/>
              <w:right w:val="single" w:sz="4" w:space="0" w:color="auto"/>
            </w:tcBorders>
          </w:tcPr>
          <w:p w14:paraId="418E8201" w14:textId="77777777" w:rsidR="006E333E" w:rsidRPr="00D66DD0" w:rsidRDefault="006E333E" w:rsidP="006E333E">
            <w:pPr>
              <w:widowControl/>
              <w:jc w:val="center"/>
              <w:cnfStyle w:val="000000000000" w:firstRow="0" w:lastRow="0" w:firstColumn="0" w:lastColumn="0" w:oddVBand="0" w:evenVBand="0" w:oddHBand="0" w:evenHBand="0" w:firstRowFirstColumn="0" w:firstRowLastColumn="0" w:lastRowFirstColumn="0" w:lastRowLastColumn="0"/>
              <w:rPr>
                <w:ins w:id="1926" w:author="Yulchon" w:date="2022-07-27T22:40:00Z"/>
                <w:sz w:val="23"/>
                <w:szCs w:val="20"/>
              </w:rPr>
            </w:pPr>
            <w:ins w:id="1927" w:author="Yulchon" w:date="2022-07-27T22:40:00Z">
              <w:r w:rsidRPr="00D66DD0">
                <w:rPr>
                  <w:rFonts w:hint="eastAsia"/>
                  <w:sz w:val="23"/>
                  <w:szCs w:val="20"/>
                </w:rPr>
                <w:t>건물</w:t>
              </w:r>
            </w:ins>
          </w:p>
        </w:tc>
        <w:tc>
          <w:tcPr>
            <w:tcW w:w="520" w:type="pct"/>
            <w:tcBorders>
              <w:top w:val="single" w:sz="4" w:space="0" w:color="auto"/>
              <w:left w:val="single" w:sz="4" w:space="0" w:color="auto"/>
              <w:bottom w:val="single" w:sz="4" w:space="0" w:color="auto"/>
              <w:right w:val="single" w:sz="4" w:space="0" w:color="auto"/>
            </w:tcBorders>
          </w:tcPr>
          <w:p w14:paraId="131E3AF4"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28" w:author="Yulchon" w:date="2022-07-27T22:40:00Z"/>
                <w:sz w:val="23"/>
                <w:szCs w:val="20"/>
              </w:rPr>
            </w:pPr>
            <w:ins w:id="1929" w:author="Yulchon" w:date="2022-07-27T22:40:00Z">
              <w:r w:rsidRPr="00D66DD0">
                <w:rPr>
                  <w:sz w:val="23"/>
                  <w:szCs w:val="20"/>
                </w:rPr>
                <w:t>72</w:t>
              </w:r>
            </w:ins>
          </w:p>
        </w:tc>
        <w:tc>
          <w:tcPr>
            <w:tcW w:w="688" w:type="pct"/>
            <w:tcBorders>
              <w:top w:val="single" w:sz="4" w:space="0" w:color="auto"/>
              <w:left w:val="single" w:sz="4" w:space="0" w:color="auto"/>
              <w:bottom w:val="single" w:sz="4" w:space="0" w:color="auto"/>
              <w:right w:val="single" w:sz="4" w:space="0" w:color="auto"/>
            </w:tcBorders>
          </w:tcPr>
          <w:p w14:paraId="09C86D46"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30" w:author="Yulchon" w:date="2022-07-27T22:40:00Z"/>
                <w:sz w:val="23"/>
                <w:szCs w:val="20"/>
              </w:rPr>
            </w:pPr>
            <w:ins w:id="1931" w:author="Yulchon" w:date="2022-07-27T22:40:00Z">
              <w:r w:rsidRPr="00D66DD0">
                <w:rPr>
                  <w:sz w:val="23"/>
                  <w:szCs w:val="20"/>
                </w:rPr>
                <w:t>814</w:t>
              </w:r>
            </w:ins>
          </w:p>
        </w:tc>
        <w:tc>
          <w:tcPr>
            <w:tcW w:w="676" w:type="pct"/>
            <w:tcBorders>
              <w:top w:val="single" w:sz="4" w:space="0" w:color="auto"/>
              <w:left w:val="single" w:sz="4" w:space="0" w:color="auto"/>
              <w:bottom w:val="single" w:sz="4" w:space="0" w:color="auto"/>
              <w:right w:val="double" w:sz="4" w:space="0" w:color="auto"/>
            </w:tcBorders>
          </w:tcPr>
          <w:p w14:paraId="6914C69B"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32" w:author="Yulchon" w:date="2022-07-27T22:40:00Z"/>
                <w:sz w:val="23"/>
                <w:szCs w:val="20"/>
              </w:rPr>
            </w:pPr>
          </w:p>
        </w:tc>
        <w:tc>
          <w:tcPr>
            <w:tcW w:w="688" w:type="pct"/>
            <w:vMerge/>
            <w:tcBorders>
              <w:left w:val="double" w:sz="4" w:space="0" w:color="auto"/>
              <w:bottom w:val="single" w:sz="4" w:space="0" w:color="auto"/>
              <w:right w:val="single" w:sz="4" w:space="0" w:color="auto"/>
            </w:tcBorders>
          </w:tcPr>
          <w:p w14:paraId="5D1420A4" w14:textId="77777777" w:rsidR="006E333E" w:rsidRPr="00D66DD0" w:rsidRDefault="006E333E" w:rsidP="006E333E">
            <w:pPr>
              <w:widowControl/>
              <w:cnfStyle w:val="000000000000" w:firstRow="0" w:lastRow="0" w:firstColumn="0" w:lastColumn="0" w:oddVBand="0" w:evenVBand="0" w:oddHBand="0" w:evenHBand="0" w:firstRowFirstColumn="0" w:firstRowLastColumn="0" w:lastRowFirstColumn="0" w:lastRowLastColumn="0"/>
              <w:rPr>
                <w:ins w:id="1933" w:author="Yulchon" w:date="2022-07-27T22:40:00Z"/>
                <w:sz w:val="23"/>
                <w:szCs w:val="20"/>
              </w:rPr>
            </w:pPr>
          </w:p>
        </w:tc>
        <w:tc>
          <w:tcPr>
            <w:tcW w:w="688" w:type="pct"/>
            <w:vMerge/>
            <w:tcBorders>
              <w:left w:val="single" w:sz="4" w:space="0" w:color="auto"/>
              <w:bottom w:val="single" w:sz="4" w:space="0" w:color="auto"/>
              <w:right w:val="single" w:sz="4" w:space="0" w:color="auto"/>
            </w:tcBorders>
          </w:tcPr>
          <w:p w14:paraId="683528D7"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34" w:author="Yulchon" w:date="2022-07-27T22:40:00Z"/>
                <w:sz w:val="23"/>
                <w:szCs w:val="20"/>
              </w:rPr>
            </w:pPr>
          </w:p>
        </w:tc>
        <w:tc>
          <w:tcPr>
            <w:tcW w:w="686" w:type="pct"/>
            <w:vMerge/>
            <w:tcBorders>
              <w:left w:val="single" w:sz="4" w:space="0" w:color="auto"/>
              <w:bottom w:val="single" w:sz="4" w:space="0" w:color="auto"/>
              <w:right w:val="single" w:sz="2" w:space="0" w:color="auto"/>
            </w:tcBorders>
          </w:tcPr>
          <w:p w14:paraId="5A6CA435" w14:textId="77777777" w:rsidR="006E333E" w:rsidRPr="00D66DD0" w:rsidRDefault="006E333E" w:rsidP="006E333E">
            <w:pPr>
              <w:widowControl/>
              <w:jc w:val="center"/>
              <w:cnfStyle w:val="000000000000" w:firstRow="0" w:lastRow="0" w:firstColumn="0" w:lastColumn="0" w:oddVBand="0" w:evenVBand="0" w:oddHBand="0" w:evenHBand="0" w:firstRowFirstColumn="0" w:firstRowLastColumn="0" w:lastRowFirstColumn="0" w:lastRowLastColumn="0"/>
              <w:rPr>
                <w:ins w:id="1935" w:author="Yulchon" w:date="2022-07-27T22:40:00Z"/>
                <w:sz w:val="23"/>
                <w:szCs w:val="20"/>
              </w:rPr>
            </w:pPr>
          </w:p>
        </w:tc>
      </w:tr>
      <w:tr w:rsidR="006E333E" w:rsidRPr="00837D01" w14:paraId="57C030D3" w14:textId="77777777" w:rsidTr="006E333E">
        <w:trPr>
          <w:ins w:id="1936" w:author="Yulchon" w:date="2022-07-27T22:40:00Z"/>
        </w:trPr>
        <w:tc>
          <w:tcPr>
            <w:cnfStyle w:val="001000000000" w:firstRow="0" w:lastRow="0" w:firstColumn="1" w:lastColumn="0" w:oddVBand="0" w:evenVBand="0" w:oddHBand="0" w:evenHBand="0" w:firstRowFirstColumn="0" w:firstRowLastColumn="0" w:lastRowFirstColumn="0" w:lastRowLastColumn="0"/>
            <w:tcW w:w="569" w:type="pct"/>
            <w:vMerge w:val="restart"/>
            <w:tcBorders>
              <w:top w:val="single" w:sz="4" w:space="0" w:color="auto"/>
              <w:left w:val="single" w:sz="4" w:space="0" w:color="auto"/>
              <w:bottom w:val="single" w:sz="4" w:space="0" w:color="auto"/>
              <w:right w:val="double" w:sz="4" w:space="0" w:color="auto"/>
            </w:tcBorders>
          </w:tcPr>
          <w:p w14:paraId="1BFDC0E8" w14:textId="77777777" w:rsidR="006E333E" w:rsidRPr="00D66DD0" w:rsidRDefault="006E333E" w:rsidP="006E333E">
            <w:pPr>
              <w:widowControl/>
              <w:rPr>
                <w:ins w:id="1937" w:author="Yulchon" w:date="2022-07-27T22:40:00Z"/>
                <w:sz w:val="23"/>
                <w:szCs w:val="20"/>
              </w:rPr>
            </w:pPr>
            <w:ins w:id="1938" w:author="Yulchon" w:date="2022-07-27T22:40:00Z">
              <w:r w:rsidRPr="00D66DD0">
                <w:rPr>
                  <w:rFonts w:hint="eastAsia"/>
                  <w:sz w:val="23"/>
                  <w:szCs w:val="20"/>
                </w:rPr>
                <w:t>방</w:t>
              </w:r>
              <w:r w:rsidRPr="00D66DD0">
                <w:rPr>
                  <w:sz w:val="23"/>
                  <w:szCs w:val="20"/>
                </w:rPr>
                <w:t xml:space="preserve"> </w:t>
              </w:r>
              <w:r w:rsidRPr="00D66DD0">
                <w:rPr>
                  <w:rFonts w:hint="eastAsia"/>
                  <w:sz w:val="23"/>
                  <w:szCs w:val="20"/>
                </w:rPr>
                <w:t>현</w:t>
              </w:r>
            </w:ins>
          </w:p>
        </w:tc>
        <w:tc>
          <w:tcPr>
            <w:tcW w:w="486" w:type="pct"/>
            <w:tcBorders>
              <w:top w:val="single" w:sz="4" w:space="0" w:color="auto"/>
              <w:left w:val="double" w:sz="4" w:space="0" w:color="auto"/>
              <w:bottom w:val="single" w:sz="4" w:space="0" w:color="auto"/>
              <w:right w:val="single" w:sz="4" w:space="0" w:color="auto"/>
            </w:tcBorders>
          </w:tcPr>
          <w:p w14:paraId="70DE391A" w14:textId="77777777" w:rsidR="006E333E" w:rsidRPr="00D66DD0" w:rsidRDefault="006E333E" w:rsidP="006E333E">
            <w:pPr>
              <w:widowControl/>
              <w:jc w:val="center"/>
              <w:cnfStyle w:val="000000000000" w:firstRow="0" w:lastRow="0" w:firstColumn="0" w:lastColumn="0" w:oddVBand="0" w:evenVBand="0" w:oddHBand="0" w:evenHBand="0" w:firstRowFirstColumn="0" w:firstRowLastColumn="0" w:lastRowFirstColumn="0" w:lastRowLastColumn="0"/>
              <w:rPr>
                <w:ins w:id="1939" w:author="Yulchon" w:date="2022-07-27T22:40:00Z"/>
                <w:sz w:val="23"/>
                <w:szCs w:val="20"/>
              </w:rPr>
            </w:pPr>
            <w:ins w:id="1940" w:author="Yulchon" w:date="2022-07-27T22:40:00Z">
              <w:r w:rsidRPr="00D66DD0">
                <w:rPr>
                  <w:rFonts w:hint="eastAsia"/>
                  <w:sz w:val="23"/>
                  <w:szCs w:val="20"/>
                </w:rPr>
                <w:t>토지</w:t>
              </w:r>
            </w:ins>
          </w:p>
        </w:tc>
        <w:tc>
          <w:tcPr>
            <w:tcW w:w="520" w:type="pct"/>
            <w:tcBorders>
              <w:top w:val="single" w:sz="4" w:space="0" w:color="auto"/>
              <w:left w:val="single" w:sz="4" w:space="0" w:color="auto"/>
              <w:bottom w:val="single" w:sz="4" w:space="0" w:color="auto"/>
              <w:right w:val="single" w:sz="4" w:space="0" w:color="auto"/>
            </w:tcBorders>
          </w:tcPr>
          <w:p w14:paraId="18419CD3"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41" w:author="Yulchon" w:date="2022-07-27T22:40:00Z"/>
                <w:sz w:val="23"/>
                <w:szCs w:val="20"/>
              </w:rPr>
            </w:pPr>
            <w:ins w:id="1942" w:author="Yulchon" w:date="2022-07-27T22:40:00Z">
              <w:r w:rsidRPr="00D66DD0">
                <w:rPr>
                  <w:sz w:val="23"/>
                  <w:szCs w:val="20"/>
                </w:rPr>
                <w:t>37</w:t>
              </w:r>
            </w:ins>
          </w:p>
        </w:tc>
        <w:tc>
          <w:tcPr>
            <w:tcW w:w="688" w:type="pct"/>
            <w:tcBorders>
              <w:top w:val="single" w:sz="4" w:space="0" w:color="auto"/>
              <w:left w:val="single" w:sz="4" w:space="0" w:color="auto"/>
              <w:bottom w:val="single" w:sz="4" w:space="0" w:color="auto"/>
              <w:right w:val="single" w:sz="4" w:space="0" w:color="auto"/>
            </w:tcBorders>
          </w:tcPr>
          <w:p w14:paraId="282A003A"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43" w:author="Yulchon" w:date="2022-07-27T22:40:00Z"/>
                <w:sz w:val="23"/>
                <w:szCs w:val="20"/>
              </w:rPr>
            </w:pPr>
            <w:ins w:id="1944" w:author="Yulchon" w:date="2022-07-27T22:40:00Z">
              <w:r w:rsidRPr="00D66DD0">
                <w:rPr>
                  <w:sz w:val="23"/>
                  <w:szCs w:val="20"/>
                </w:rPr>
                <w:t>182</w:t>
              </w:r>
            </w:ins>
          </w:p>
        </w:tc>
        <w:tc>
          <w:tcPr>
            <w:tcW w:w="676" w:type="pct"/>
            <w:tcBorders>
              <w:top w:val="single" w:sz="4" w:space="0" w:color="auto"/>
              <w:left w:val="single" w:sz="4" w:space="0" w:color="auto"/>
              <w:bottom w:val="single" w:sz="4" w:space="0" w:color="auto"/>
              <w:right w:val="double" w:sz="4" w:space="0" w:color="auto"/>
            </w:tcBorders>
          </w:tcPr>
          <w:p w14:paraId="6E578609"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45" w:author="Yulchon" w:date="2022-07-27T22:40:00Z"/>
                <w:sz w:val="23"/>
                <w:szCs w:val="20"/>
              </w:rPr>
            </w:pPr>
            <w:ins w:id="1946" w:author="Yulchon" w:date="2022-07-27T22:40:00Z">
              <w:r w:rsidRPr="00D66DD0">
                <w:rPr>
                  <w:sz w:val="23"/>
                  <w:szCs w:val="20"/>
                </w:rPr>
                <w:t>150</w:t>
              </w:r>
            </w:ins>
          </w:p>
        </w:tc>
        <w:tc>
          <w:tcPr>
            <w:tcW w:w="688" w:type="pct"/>
            <w:vMerge/>
            <w:tcBorders>
              <w:top w:val="single" w:sz="4" w:space="0" w:color="auto"/>
              <w:left w:val="double" w:sz="4" w:space="0" w:color="auto"/>
              <w:bottom w:val="single" w:sz="4" w:space="0" w:color="auto"/>
              <w:right w:val="single" w:sz="4" w:space="0" w:color="auto"/>
            </w:tcBorders>
          </w:tcPr>
          <w:p w14:paraId="2EBE06B9" w14:textId="77777777" w:rsidR="006E333E" w:rsidRPr="00D66DD0" w:rsidRDefault="006E333E" w:rsidP="006E333E">
            <w:pPr>
              <w:widowControl/>
              <w:cnfStyle w:val="000000000000" w:firstRow="0" w:lastRow="0" w:firstColumn="0" w:lastColumn="0" w:oddVBand="0" w:evenVBand="0" w:oddHBand="0" w:evenHBand="0" w:firstRowFirstColumn="0" w:firstRowLastColumn="0" w:lastRowFirstColumn="0" w:lastRowLastColumn="0"/>
              <w:rPr>
                <w:ins w:id="1947" w:author="Yulchon" w:date="2022-07-27T22:40:00Z"/>
                <w:sz w:val="23"/>
                <w:szCs w:val="20"/>
              </w:rPr>
            </w:pPr>
          </w:p>
        </w:tc>
        <w:tc>
          <w:tcPr>
            <w:tcW w:w="688" w:type="pct"/>
            <w:vMerge w:val="restart"/>
            <w:tcBorders>
              <w:top w:val="single" w:sz="4" w:space="0" w:color="auto"/>
              <w:left w:val="single" w:sz="4" w:space="0" w:color="auto"/>
              <w:bottom w:val="single" w:sz="4" w:space="0" w:color="auto"/>
              <w:right w:val="single" w:sz="4" w:space="0" w:color="auto"/>
            </w:tcBorders>
          </w:tcPr>
          <w:p w14:paraId="4B14BFFF"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48" w:author="Yulchon" w:date="2022-07-27T22:40:00Z"/>
                <w:sz w:val="23"/>
                <w:szCs w:val="20"/>
              </w:rPr>
            </w:pPr>
            <w:ins w:id="1949" w:author="Yulchon" w:date="2022-07-27T22:40:00Z">
              <w:r w:rsidRPr="00D66DD0">
                <w:rPr>
                  <w:sz w:val="23"/>
                  <w:szCs w:val="20"/>
                </w:rPr>
                <w:t>960</w:t>
              </w:r>
            </w:ins>
          </w:p>
        </w:tc>
        <w:tc>
          <w:tcPr>
            <w:tcW w:w="686" w:type="pct"/>
            <w:vMerge w:val="restart"/>
            <w:tcBorders>
              <w:top w:val="single" w:sz="4" w:space="0" w:color="auto"/>
              <w:left w:val="single" w:sz="4" w:space="0" w:color="auto"/>
              <w:bottom w:val="single" w:sz="4" w:space="0" w:color="auto"/>
              <w:right w:val="single" w:sz="4" w:space="0" w:color="auto"/>
            </w:tcBorders>
          </w:tcPr>
          <w:p w14:paraId="76167CD7" w14:textId="77777777" w:rsidR="006E333E" w:rsidRPr="00D66DD0" w:rsidRDefault="006E333E" w:rsidP="006E333E">
            <w:pPr>
              <w:widowControl/>
              <w:jc w:val="center"/>
              <w:cnfStyle w:val="000000000000" w:firstRow="0" w:lastRow="0" w:firstColumn="0" w:lastColumn="0" w:oddVBand="0" w:evenVBand="0" w:oddHBand="0" w:evenHBand="0" w:firstRowFirstColumn="0" w:firstRowLastColumn="0" w:lastRowFirstColumn="0" w:lastRowLastColumn="0"/>
              <w:rPr>
                <w:ins w:id="1950" w:author="Yulchon" w:date="2022-07-27T22:40:00Z"/>
                <w:sz w:val="23"/>
                <w:szCs w:val="20"/>
              </w:rPr>
            </w:pPr>
            <w:ins w:id="1951" w:author="Yulchon" w:date="2022-07-27T22:40:00Z">
              <w:r w:rsidRPr="00D66DD0">
                <w:rPr>
                  <w:sz w:val="23"/>
                  <w:szCs w:val="20"/>
                </w:rPr>
                <w:t>1</w:t>
              </w:r>
              <w:r w:rsidRPr="00D66DD0">
                <w:rPr>
                  <w:rFonts w:hint="eastAsia"/>
                  <w:sz w:val="23"/>
                  <w:szCs w:val="20"/>
                </w:rPr>
                <w:t>순위</w:t>
              </w:r>
            </w:ins>
          </w:p>
        </w:tc>
      </w:tr>
      <w:tr w:rsidR="006E333E" w:rsidRPr="00837D01" w14:paraId="590F36DC" w14:textId="77777777" w:rsidTr="006E333E">
        <w:trPr>
          <w:ins w:id="1952" w:author="Yulchon" w:date="2022-07-27T22:40:00Z"/>
        </w:trPr>
        <w:tc>
          <w:tcPr>
            <w:cnfStyle w:val="001000000000" w:firstRow="0" w:lastRow="0" w:firstColumn="1" w:lastColumn="0" w:oddVBand="0" w:evenVBand="0" w:oddHBand="0" w:evenHBand="0" w:firstRowFirstColumn="0" w:firstRowLastColumn="0" w:lastRowFirstColumn="0" w:lastRowLastColumn="0"/>
            <w:tcW w:w="569" w:type="pct"/>
            <w:vMerge/>
            <w:tcBorders>
              <w:top w:val="single" w:sz="4" w:space="0" w:color="auto"/>
              <w:left w:val="single" w:sz="4" w:space="0" w:color="auto"/>
              <w:bottom w:val="single" w:sz="4" w:space="0" w:color="auto"/>
              <w:right w:val="double" w:sz="4" w:space="0" w:color="auto"/>
            </w:tcBorders>
          </w:tcPr>
          <w:p w14:paraId="031DFE13" w14:textId="77777777" w:rsidR="006E333E" w:rsidRPr="00D66DD0" w:rsidRDefault="006E333E" w:rsidP="006E333E">
            <w:pPr>
              <w:widowControl/>
              <w:rPr>
                <w:ins w:id="1953" w:author="Yulchon" w:date="2022-07-27T22:40:00Z"/>
                <w:sz w:val="23"/>
                <w:szCs w:val="20"/>
              </w:rPr>
            </w:pPr>
          </w:p>
        </w:tc>
        <w:tc>
          <w:tcPr>
            <w:tcW w:w="486" w:type="pct"/>
            <w:tcBorders>
              <w:top w:val="single" w:sz="4" w:space="0" w:color="auto"/>
              <w:left w:val="double" w:sz="4" w:space="0" w:color="auto"/>
              <w:bottom w:val="single" w:sz="4" w:space="0" w:color="auto"/>
              <w:right w:val="single" w:sz="4" w:space="0" w:color="auto"/>
            </w:tcBorders>
          </w:tcPr>
          <w:p w14:paraId="30A8D633" w14:textId="77777777" w:rsidR="006E333E" w:rsidRPr="00D66DD0" w:rsidRDefault="006E333E" w:rsidP="006E333E">
            <w:pPr>
              <w:widowControl/>
              <w:jc w:val="center"/>
              <w:cnfStyle w:val="000000000000" w:firstRow="0" w:lastRow="0" w:firstColumn="0" w:lastColumn="0" w:oddVBand="0" w:evenVBand="0" w:oddHBand="0" w:evenHBand="0" w:firstRowFirstColumn="0" w:firstRowLastColumn="0" w:lastRowFirstColumn="0" w:lastRowLastColumn="0"/>
              <w:rPr>
                <w:ins w:id="1954" w:author="Yulchon" w:date="2022-07-27T22:40:00Z"/>
                <w:sz w:val="23"/>
                <w:szCs w:val="20"/>
              </w:rPr>
            </w:pPr>
            <w:ins w:id="1955" w:author="Yulchon" w:date="2022-07-27T22:40:00Z">
              <w:r w:rsidRPr="00D66DD0">
                <w:rPr>
                  <w:rFonts w:hint="eastAsia"/>
                  <w:sz w:val="23"/>
                  <w:szCs w:val="20"/>
                </w:rPr>
                <w:t>건물</w:t>
              </w:r>
            </w:ins>
          </w:p>
        </w:tc>
        <w:tc>
          <w:tcPr>
            <w:tcW w:w="520" w:type="pct"/>
            <w:tcBorders>
              <w:top w:val="single" w:sz="4" w:space="0" w:color="auto"/>
              <w:left w:val="single" w:sz="4" w:space="0" w:color="auto"/>
              <w:bottom w:val="single" w:sz="4" w:space="0" w:color="auto"/>
              <w:right w:val="single" w:sz="4" w:space="0" w:color="auto"/>
            </w:tcBorders>
          </w:tcPr>
          <w:p w14:paraId="582E3E51"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56" w:author="Yulchon" w:date="2022-07-27T22:40:00Z"/>
                <w:sz w:val="23"/>
                <w:szCs w:val="20"/>
              </w:rPr>
            </w:pPr>
            <w:ins w:id="1957" w:author="Yulchon" w:date="2022-07-27T22:40:00Z">
              <w:r w:rsidRPr="00D66DD0">
                <w:rPr>
                  <w:sz w:val="23"/>
                  <w:szCs w:val="20"/>
                </w:rPr>
                <w:t>30</w:t>
              </w:r>
            </w:ins>
          </w:p>
        </w:tc>
        <w:tc>
          <w:tcPr>
            <w:tcW w:w="688" w:type="pct"/>
            <w:tcBorders>
              <w:top w:val="single" w:sz="4" w:space="0" w:color="auto"/>
              <w:left w:val="single" w:sz="4" w:space="0" w:color="auto"/>
              <w:bottom w:val="single" w:sz="4" w:space="0" w:color="auto"/>
              <w:right w:val="single" w:sz="4" w:space="0" w:color="auto"/>
            </w:tcBorders>
          </w:tcPr>
          <w:p w14:paraId="01198777"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58" w:author="Yulchon" w:date="2022-07-27T22:40:00Z"/>
                <w:sz w:val="23"/>
                <w:szCs w:val="20"/>
              </w:rPr>
            </w:pPr>
            <w:ins w:id="1959" w:author="Yulchon" w:date="2022-07-27T22:40:00Z">
              <w:r w:rsidRPr="00D66DD0">
                <w:rPr>
                  <w:sz w:val="23"/>
                  <w:szCs w:val="20"/>
                </w:rPr>
                <w:t>736</w:t>
              </w:r>
            </w:ins>
          </w:p>
        </w:tc>
        <w:tc>
          <w:tcPr>
            <w:tcW w:w="676" w:type="pct"/>
            <w:tcBorders>
              <w:top w:val="single" w:sz="4" w:space="0" w:color="auto"/>
              <w:left w:val="single" w:sz="4" w:space="0" w:color="auto"/>
              <w:bottom w:val="single" w:sz="4" w:space="0" w:color="auto"/>
              <w:right w:val="double" w:sz="4" w:space="0" w:color="auto"/>
            </w:tcBorders>
          </w:tcPr>
          <w:p w14:paraId="4B6E9222"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60" w:author="Yulchon" w:date="2022-07-27T22:40:00Z"/>
                <w:sz w:val="23"/>
                <w:szCs w:val="20"/>
              </w:rPr>
            </w:pPr>
          </w:p>
        </w:tc>
        <w:tc>
          <w:tcPr>
            <w:tcW w:w="688" w:type="pct"/>
            <w:vMerge/>
            <w:tcBorders>
              <w:top w:val="single" w:sz="4" w:space="0" w:color="auto"/>
              <w:left w:val="double" w:sz="4" w:space="0" w:color="auto"/>
              <w:bottom w:val="single" w:sz="4" w:space="0" w:color="auto"/>
              <w:right w:val="single" w:sz="4" w:space="0" w:color="auto"/>
            </w:tcBorders>
          </w:tcPr>
          <w:p w14:paraId="6BE8FB24" w14:textId="77777777" w:rsidR="006E333E" w:rsidRPr="00D66DD0" w:rsidRDefault="006E333E" w:rsidP="006E333E">
            <w:pPr>
              <w:widowControl/>
              <w:cnfStyle w:val="000000000000" w:firstRow="0" w:lastRow="0" w:firstColumn="0" w:lastColumn="0" w:oddVBand="0" w:evenVBand="0" w:oddHBand="0" w:evenHBand="0" w:firstRowFirstColumn="0" w:firstRowLastColumn="0" w:lastRowFirstColumn="0" w:lastRowLastColumn="0"/>
              <w:rPr>
                <w:ins w:id="1961" w:author="Yulchon" w:date="2022-07-27T22:40:00Z"/>
                <w:sz w:val="23"/>
                <w:szCs w:val="20"/>
              </w:rPr>
            </w:pPr>
          </w:p>
        </w:tc>
        <w:tc>
          <w:tcPr>
            <w:tcW w:w="688" w:type="pct"/>
            <w:vMerge/>
            <w:tcBorders>
              <w:top w:val="single" w:sz="4" w:space="0" w:color="auto"/>
              <w:left w:val="single" w:sz="4" w:space="0" w:color="auto"/>
              <w:bottom w:val="single" w:sz="4" w:space="0" w:color="auto"/>
              <w:right w:val="single" w:sz="4" w:space="0" w:color="auto"/>
            </w:tcBorders>
          </w:tcPr>
          <w:p w14:paraId="63F782BF"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62" w:author="Yulchon" w:date="2022-07-27T22:40:00Z"/>
                <w:sz w:val="23"/>
                <w:szCs w:val="20"/>
              </w:rPr>
            </w:pPr>
          </w:p>
        </w:tc>
        <w:tc>
          <w:tcPr>
            <w:tcW w:w="686" w:type="pct"/>
            <w:vMerge/>
            <w:tcBorders>
              <w:top w:val="single" w:sz="4" w:space="0" w:color="auto"/>
              <w:left w:val="single" w:sz="4" w:space="0" w:color="auto"/>
              <w:bottom w:val="single" w:sz="4" w:space="0" w:color="auto"/>
              <w:right w:val="single" w:sz="4" w:space="0" w:color="auto"/>
            </w:tcBorders>
          </w:tcPr>
          <w:p w14:paraId="295FBE2B" w14:textId="77777777" w:rsidR="006E333E" w:rsidRPr="00D66DD0" w:rsidRDefault="006E333E" w:rsidP="006E333E">
            <w:pPr>
              <w:widowControl/>
              <w:jc w:val="center"/>
              <w:cnfStyle w:val="000000000000" w:firstRow="0" w:lastRow="0" w:firstColumn="0" w:lastColumn="0" w:oddVBand="0" w:evenVBand="0" w:oddHBand="0" w:evenHBand="0" w:firstRowFirstColumn="0" w:firstRowLastColumn="0" w:lastRowFirstColumn="0" w:lastRowLastColumn="0"/>
              <w:rPr>
                <w:ins w:id="1963" w:author="Yulchon" w:date="2022-07-27T22:40:00Z"/>
                <w:sz w:val="23"/>
                <w:szCs w:val="20"/>
              </w:rPr>
            </w:pPr>
          </w:p>
        </w:tc>
      </w:tr>
      <w:tr w:rsidR="006E333E" w:rsidRPr="00837D01" w14:paraId="444C5240" w14:textId="77777777" w:rsidTr="006E333E">
        <w:trPr>
          <w:ins w:id="1964" w:author="Yulchon" w:date="2022-07-27T22:40:00Z"/>
        </w:trPr>
        <w:tc>
          <w:tcPr>
            <w:cnfStyle w:val="001000000000" w:firstRow="0" w:lastRow="0" w:firstColumn="1" w:lastColumn="0" w:oddVBand="0" w:evenVBand="0" w:oddHBand="0" w:evenHBand="0" w:firstRowFirstColumn="0" w:firstRowLastColumn="0" w:lastRowFirstColumn="0" w:lastRowLastColumn="0"/>
            <w:tcW w:w="569" w:type="pct"/>
            <w:vMerge w:val="restart"/>
            <w:tcBorders>
              <w:top w:val="single" w:sz="4" w:space="0" w:color="auto"/>
              <w:left w:val="single" w:sz="4" w:space="0" w:color="auto"/>
              <w:bottom w:val="single" w:sz="4" w:space="0" w:color="auto"/>
              <w:right w:val="double" w:sz="4" w:space="0" w:color="auto"/>
            </w:tcBorders>
          </w:tcPr>
          <w:p w14:paraId="37B87B73" w14:textId="77777777" w:rsidR="006E333E" w:rsidRPr="00D66DD0" w:rsidRDefault="006E333E" w:rsidP="006E333E">
            <w:pPr>
              <w:widowControl/>
              <w:rPr>
                <w:ins w:id="1965" w:author="Yulchon" w:date="2022-07-27T22:40:00Z"/>
                <w:sz w:val="23"/>
                <w:szCs w:val="20"/>
              </w:rPr>
            </w:pPr>
            <w:ins w:id="1966" w:author="Yulchon" w:date="2022-07-27T22:40:00Z">
              <w:r w:rsidRPr="00D66DD0">
                <w:rPr>
                  <w:rFonts w:hint="eastAsia"/>
                  <w:sz w:val="23"/>
                  <w:szCs w:val="20"/>
                </w:rPr>
                <w:t>구</w:t>
              </w:r>
              <w:r w:rsidRPr="00D66DD0">
                <w:rPr>
                  <w:sz w:val="23"/>
                  <w:szCs w:val="20"/>
                </w:rPr>
                <w:t xml:space="preserve"> </w:t>
              </w:r>
              <w:r w:rsidRPr="00D66DD0">
                <w:rPr>
                  <w:rFonts w:hint="eastAsia"/>
                  <w:sz w:val="23"/>
                  <w:szCs w:val="20"/>
                </w:rPr>
                <w:t>미</w:t>
              </w:r>
            </w:ins>
          </w:p>
        </w:tc>
        <w:tc>
          <w:tcPr>
            <w:tcW w:w="486" w:type="pct"/>
            <w:tcBorders>
              <w:top w:val="single" w:sz="4" w:space="0" w:color="auto"/>
              <w:left w:val="double" w:sz="4" w:space="0" w:color="auto"/>
              <w:bottom w:val="single" w:sz="4" w:space="0" w:color="auto"/>
              <w:right w:val="single" w:sz="4" w:space="0" w:color="auto"/>
            </w:tcBorders>
          </w:tcPr>
          <w:p w14:paraId="3B64C956" w14:textId="77777777" w:rsidR="006E333E" w:rsidRPr="00D66DD0" w:rsidRDefault="006E333E" w:rsidP="006E333E">
            <w:pPr>
              <w:widowControl/>
              <w:jc w:val="center"/>
              <w:cnfStyle w:val="000000000000" w:firstRow="0" w:lastRow="0" w:firstColumn="0" w:lastColumn="0" w:oddVBand="0" w:evenVBand="0" w:oddHBand="0" w:evenHBand="0" w:firstRowFirstColumn="0" w:firstRowLastColumn="0" w:lastRowFirstColumn="0" w:lastRowLastColumn="0"/>
              <w:rPr>
                <w:ins w:id="1967" w:author="Yulchon" w:date="2022-07-27T22:40:00Z"/>
                <w:sz w:val="23"/>
                <w:szCs w:val="20"/>
              </w:rPr>
            </w:pPr>
            <w:ins w:id="1968" w:author="Yulchon" w:date="2022-07-27T22:40:00Z">
              <w:r w:rsidRPr="00D66DD0">
                <w:rPr>
                  <w:rFonts w:hint="eastAsia"/>
                  <w:sz w:val="23"/>
                  <w:szCs w:val="20"/>
                </w:rPr>
                <w:t>토지</w:t>
              </w:r>
            </w:ins>
          </w:p>
        </w:tc>
        <w:tc>
          <w:tcPr>
            <w:tcW w:w="520" w:type="pct"/>
            <w:tcBorders>
              <w:top w:val="single" w:sz="4" w:space="0" w:color="auto"/>
              <w:left w:val="single" w:sz="4" w:space="0" w:color="auto"/>
              <w:bottom w:val="single" w:sz="4" w:space="0" w:color="auto"/>
              <w:right w:val="single" w:sz="4" w:space="0" w:color="auto"/>
            </w:tcBorders>
          </w:tcPr>
          <w:p w14:paraId="248CCAED"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69" w:author="Yulchon" w:date="2022-07-27T22:40:00Z"/>
                <w:sz w:val="23"/>
                <w:szCs w:val="20"/>
              </w:rPr>
            </w:pPr>
            <w:ins w:id="1970" w:author="Yulchon" w:date="2022-07-27T22:40:00Z">
              <w:r w:rsidRPr="00D66DD0">
                <w:rPr>
                  <w:sz w:val="23"/>
                  <w:szCs w:val="20"/>
                </w:rPr>
                <w:t>90</w:t>
              </w:r>
            </w:ins>
          </w:p>
        </w:tc>
        <w:tc>
          <w:tcPr>
            <w:tcW w:w="688" w:type="pct"/>
            <w:tcBorders>
              <w:top w:val="single" w:sz="4" w:space="0" w:color="auto"/>
              <w:left w:val="single" w:sz="4" w:space="0" w:color="auto"/>
              <w:bottom w:val="single" w:sz="4" w:space="0" w:color="auto"/>
              <w:right w:val="single" w:sz="4" w:space="0" w:color="auto"/>
            </w:tcBorders>
          </w:tcPr>
          <w:p w14:paraId="4851A20A"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71" w:author="Yulchon" w:date="2022-07-27T22:40:00Z"/>
                <w:sz w:val="23"/>
                <w:szCs w:val="20"/>
              </w:rPr>
            </w:pPr>
            <w:ins w:id="1972" w:author="Yulchon" w:date="2022-07-27T22:40:00Z">
              <w:r w:rsidRPr="00D66DD0">
                <w:rPr>
                  <w:sz w:val="23"/>
                  <w:szCs w:val="20"/>
                </w:rPr>
                <w:t>174</w:t>
              </w:r>
            </w:ins>
          </w:p>
        </w:tc>
        <w:tc>
          <w:tcPr>
            <w:tcW w:w="676" w:type="pct"/>
            <w:tcBorders>
              <w:top w:val="single" w:sz="4" w:space="0" w:color="auto"/>
              <w:left w:val="single" w:sz="4" w:space="0" w:color="auto"/>
              <w:bottom w:val="single" w:sz="4" w:space="0" w:color="auto"/>
              <w:right w:val="double" w:sz="4" w:space="0" w:color="auto"/>
            </w:tcBorders>
          </w:tcPr>
          <w:p w14:paraId="7EC23F75"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73" w:author="Yulchon" w:date="2022-07-27T22:40:00Z"/>
                <w:sz w:val="23"/>
                <w:szCs w:val="20"/>
              </w:rPr>
            </w:pPr>
            <w:ins w:id="1974" w:author="Yulchon" w:date="2022-07-27T22:40:00Z">
              <w:r w:rsidRPr="00D66DD0">
                <w:rPr>
                  <w:sz w:val="23"/>
                  <w:szCs w:val="20"/>
                </w:rPr>
                <w:t>185</w:t>
              </w:r>
            </w:ins>
          </w:p>
        </w:tc>
        <w:tc>
          <w:tcPr>
            <w:tcW w:w="688" w:type="pct"/>
            <w:vMerge/>
            <w:tcBorders>
              <w:top w:val="single" w:sz="4" w:space="0" w:color="auto"/>
              <w:left w:val="double" w:sz="4" w:space="0" w:color="auto"/>
              <w:bottom w:val="single" w:sz="4" w:space="0" w:color="auto"/>
              <w:right w:val="single" w:sz="4" w:space="0" w:color="auto"/>
            </w:tcBorders>
          </w:tcPr>
          <w:p w14:paraId="7D0965EF" w14:textId="77777777" w:rsidR="006E333E" w:rsidRPr="00D66DD0" w:rsidRDefault="006E333E" w:rsidP="006E333E">
            <w:pPr>
              <w:widowControl/>
              <w:cnfStyle w:val="000000000000" w:firstRow="0" w:lastRow="0" w:firstColumn="0" w:lastColumn="0" w:oddVBand="0" w:evenVBand="0" w:oddHBand="0" w:evenHBand="0" w:firstRowFirstColumn="0" w:firstRowLastColumn="0" w:lastRowFirstColumn="0" w:lastRowLastColumn="0"/>
              <w:rPr>
                <w:ins w:id="1975" w:author="Yulchon" w:date="2022-07-27T22:40:00Z"/>
                <w:sz w:val="23"/>
                <w:szCs w:val="20"/>
              </w:rPr>
            </w:pPr>
          </w:p>
        </w:tc>
        <w:tc>
          <w:tcPr>
            <w:tcW w:w="688" w:type="pct"/>
            <w:vMerge w:val="restart"/>
            <w:tcBorders>
              <w:top w:val="single" w:sz="4" w:space="0" w:color="auto"/>
              <w:left w:val="single" w:sz="4" w:space="0" w:color="auto"/>
              <w:bottom w:val="single" w:sz="4" w:space="0" w:color="auto"/>
              <w:right w:val="single" w:sz="4" w:space="0" w:color="auto"/>
            </w:tcBorders>
          </w:tcPr>
          <w:p w14:paraId="6C987A88"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76" w:author="Yulchon" w:date="2022-07-27T22:40:00Z"/>
                <w:sz w:val="23"/>
                <w:szCs w:val="20"/>
              </w:rPr>
            </w:pPr>
            <w:ins w:id="1977" w:author="Yulchon" w:date="2022-07-27T22:40:00Z">
              <w:r w:rsidRPr="00D66DD0">
                <w:rPr>
                  <w:sz w:val="23"/>
                  <w:szCs w:val="20"/>
                </w:rPr>
                <w:t>200</w:t>
              </w:r>
            </w:ins>
          </w:p>
        </w:tc>
        <w:tc>
          <w:tcPr>
            <w:tcW w:w="686" w:type="pct"/>
            <w:vMerge w:val="restart"/>
            <w:tcBorders>
              <w:top w:val="single" w:sz="4" w:space="0" w:color="auto"/>
              <w:left w:val="single" w:sz="4" w:space="0" w:color="auto"/>
              <w:bottom w:val="single" w:sz="4" w:space="0" w:color="auto"/>
              <w:right w:val="single" w:sz="4" w:space="0" w:color="auto"/>
            </w:tcBorders>
          </w:tcPr>
          <w:p w14:paraId="30A1A539" w14:textId="77777777" w:rsidR="006E333E" w:rsidRPr="00D66DD0" w:rsidRDefault="006E333E" w:rsidP="006E333E">
            <w:pPr>
              <w:widowControl/>
              <w:jc w:val="center"/>
              <w:cnfStyle w:val="000000000000" w:firstRow="0" w:lastRow="0" w:firstColumn="0" w:lastColumn="0" w:oddVBand="0" w:evenVBand="0" w:oddHBand="0" w:evenHBand="0" w:firstRowFirstColumn="0" w:firstRowLastColumn="0" w:lastRowFirstColumn="0" w:lastRowLastColumn="0"/>
              <w:rPr>
                <w:ins w:id="1978" w:author="Yulchon" w:date="2022-07-27T22:40:00Z"/>
                <w:sz w:val="23"/>
                <w:szCs w:val="20"/>
              </w:rPr>
            </w:pPr>
            <w:ins w:id="1979" w:author="Yulchon" w:date="2022-07-27T22:40:00Z">
              <w:r w:rsidRPr="00D66DD0">
                <w:rPr>
                  <w:sz w:val="23"/>
                  <w:szCs w:val="20"/>
                </w:rPr>
                <w:t>1</w:t>
              </w:r>
              <w:r w:rsidRPr="00D66DD0">
                <w:rPr>
                  <w:rFonts w:hint="eastAsia"/>
                  <w:sz w:val="23"/>
                  <w:szCs w:val="20"/>
                </w:rPr>
                <w:t>순위</w:t>
              </w:r>
            </w:ins>
          </w:p>
        </w:tc>
      </w:tr>
      <w:tr w:rsidR="006E333E" w:rsidRPr="00837D01" w14:paraId="326C151E" w14:textId="77777777" w:rsidTr="006E333E">
        <w:trPr>
          <w:ins w:id="1980" w:author="Yulchon" w:date="2022-07-27T22:40:00Z"/>
        </w:trPr>
        <w:tc>
          <w:tcPr>
            <w:cnfStyle w:val="001000000000" w:firstRow="0" w:lastRow="0" w:firstColumn="1" w:lastColumn="0" w:oddVBand="0" w:evenVBand="0" w:oddHBand="0" w:evenHBand="0" w:firstRowFirstColumn="0" w:firstRowLastColumn="0" w:lastRowFirstColumn="0" w:lastRowLastColumn="0"/>
            <w:tcW w:w="569" w:type="pct"/>
            <w:vMerge/>
            <w:tcBorders>
              <w:top w:val="single" w:sz="4" w:space="0" w:color="auto"/>
              <w:left w:val="single" w:sz="4" w:space="0" w:color="auto"/>
              <w:bottom w:val="single" w:sz="4" w:space="0" w:color="auto"/>
              <w:right w:val="double" w:sz="4" w:space="0" w:color="auto"/>
            </w:tcBorders>
          </w:tcPr>
          <w:p w14:paraId="3EFC3339" w14:textId="77777777" w:rsidR="006E333E" w:rsidRPr="00D66DD0" w:rsidRDefault="006E333E" w:rsidP="006E333E">
            <w:pPr>
              <w:widowControl/>
              <w:rPr>
                <w:ins w:id="1981" w:author="Yulchon" w:date="2022-07-27T22:40:00Z"/>
                <w:sz w:val="23"/>
                <w:szCs w:val="20"/>
              </w:rPr>
            </w:pPr>
          </w:p>
        </w:tc>
        <w:tc>
          <w:tcPr>
            <w:tcW w:w="486" w:type="pct"/>
            <w:tcBorders>
              <w:top w:val="single" w:sz="4" w:space="0" w:color="auto"/>
              <w:left w:val="double" w:sz="4" w:space="0" w:color="auto"/>
              <w:bottom w:val="single" w:sz="4" w:space="0" w:color="auto"/>
              <w:right w:val="single" w:sz="4" w:space="0" w:color="auto"/>
            </w:tcBorders>
          </w:tcPr>
          <w:p w14:paraId="6C45E09B" w14:textId="77777777" w:rsidR="006E333E" w:rsidRPr="00D66DD0" w:rsidRDefault="006E333E" w:rsidP="006E333E">
            <w:pPr>
              <w:widowControl/>
              <w:jc w:val="center"/>
              <w:cnfStyle w:val="000000000000" w:firstRow="0" w:lastRow="0" w:firstColumn="0" w:lastColumn="0" w:oddVBand="0" w:evenVBand="0" w:oddHBand="0" w:evenHBand="0" w:firstRowFirstColumn="0" w:firstRowLastColumn="0" w:lastRowFirstColumn="0" w:lastRowLastColumn="0"/>
              <w:rPr>
                <w:ins w:id="1982" w:author="Yulchon" w:date="2022-07-27T22:40:00Z"/>
                <w:sz w:val="23"/>
                <w:szCs w:val="20"/>
              </w:rPr>
            </w:pPr>
            <w:ins w:id="1983" w:author="Yulchon" w:date="2022-07-27T22:40:00Z">
              <w:r w:rsidRPr="00D66DD0">
                <w:rPr>
                  <w:rFonts w:hint="eastAsia"/>
                  <w:sz w:val="23"/>
                  <w:szCs w:val="20"/>
                </w:rPr>
                <w:t>건물</w:t>
              </w:r>
            </w:ins>
          </w:p>
        </w:tc>
        <w:tc>
          <w:tcPr>
            <w:tcW w:w="520" w:type="pct"/>
            <w:tcBorders>
              <w:top w:val="single" w:sz="4" w:space="0" w:color="auto"/>
              <w:left w:val="single" w:sz="4" w:space="0" w:color="auto"/>
              <w:bottom w:val="single" w:sz="4" w:space="0" w:color="auto"/>
              <w:right w:val="single" w:sz="4" w:space="0" w:color="auto"/>
            </w:tcBorders>
          </w:tcPr>
          <w:p w14:paraId="4FC67E6A"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84" w:author="Yulchon" w:date="2022-07-27T22:40:00Z"/>
                <w:sz w:val="23"/>
                <w:szCs w:val="20"/>
              </w:rPr>
            </w:pPr>
            <w:ins w:id="1985" w:author="Yulchon" w:date="2022-07-27T22:40:00Z">
              <w:r w:rsidRPr="00D66DD0">
                <w:rPr>
                  <w:sz w:val="23"/>
                  <w:szCs w:val="20"/>
                </w:rPr>
                <w:t>37</w:t>
              </w:r>
            </w:ins>
          </w:p>
        </w:tc>
        <w:tc>
          <w:tcPr>
            <w:tcW w:w="688" w:type="pct"/>
            <w:tcBorders>
              <w:top w:val="single" w:sz="4" w:space="0" w:color="auto"/>
              <w:left w:val="single" w:sz="4" w:space="0" w:color="auto"/>
              <w:bottom w:val="single" w:sz="4" w:space="0" w:color="auto"/>
              <w:right w:val="single" w:sz="4" w:space="0" w:color="auto"/>
            </w:tcBorders>
          </w:tcPr>
          <w:p w14:paraId="0CEC75C3"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86" w:author="Yulchon" w:date="2022-07-27T22:40:00Z"/>
                <w:sz w:val="23"/>
                <w:szCs w:val="20"/>
              </w:rPr>
            </w:pPr>
            <w:ins w:id="1987" w:author="Yulchon" w:date="2022-07-27T22:40:00Z">
              <w:r w:rsidRPr="00D66DD0">
                <w:rPr>
                  <w:sz w:val="23"/>
                  <w:szCs w:val="20"/>
                </w:rPr>
                <w:t>202</w:t>
              </w:r>
            </w:ins>
          </w:p>
        </w:tc>
        <w:tc>
          <w:tcPr>
            <w:tcW w:w="676" w:type="pct"/>
            <w:tcBorders>
              <w:top w:val="single" w:sz="4" w:space="0" w:color="auto"/>
              <w:left w:val="single" w:sz="4" w:space="0" w:color="auto"/>
              <w:bottom w:val="single" w:sz="4" w:space="0" w:color="auto"/>
              <w:right w:val="double" w:sz="4" w:space="0" w:color="auto"/>
            </w:tcBorders>
          </w:tcPr>
          <w:p w14:paraId="666E77BB"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88" w:author="Yulchon" w:date="2022-07-27T22:40:00Z"/>
                <w:sz w:val="23"/>
                <w:szCs w:val="20"/>
              </w:rPr>
            </w:pPr>
          </w:p>
        </w:tc>
        <w:tc>
          <w:tcPr>
            <w:tcW w:w="688" w:type="pct"/>
            <w:vMerge/>
            <w:tcBorders>
              <w:top w:val="single" w:sz="4" w:space="0" w:color="auto"/>
              <w:left w:val="double" w:sz="4" w:space="0" w:color="auto"/>
              <w:bottom w:val="single" w:sz="4" w:space="0" w:color="auto"/>
              <w:right w:val="single" w:sz="4" w:space="0" w:color="auto"/>
            </w:tcBorders>
          </w:tcPr>
          <w:p w14:paraId="36F41C1F" w14:textId="77777777" w:rsidR="006E333E" w:rsidRPr="00D66DD0" w:rsidRDefault="006E333E" w:rsidP="006E333E">
            <w:pPr>
              <w:widowControl/>
              <w:cnfStyle w:val="000000000000" w:firstRow="0" w:lastRow="0" w:firstColumn="0" w:lastColumn="0" w:oddVBand="0" w:evenVBand="0" w:oddHBand="0" w:evenHBand="0" w:firstRowFirstColumn="0" w:firstRowLastColumn="0" w:lastRowFirstColumn="0" w:lastRowLastColumn="0"/>
              <w:rPr>
                <w:ins w:id="1989" w:author="Yulchon" w:date="2022-07-27T22:40:00Z"/>
                <w:sz w:val="23"/>
                <w:szCs w:val="20"/>
              </w:rPr>
            </w:pPr>
          </w:p>
        </w:tc>
        <w:tc>
          <w:tcPr>
            <w:tcW w:w="688" w:type="pct"/>
            <w:vMerge/>
            <w:tcBorders>
              <w:top w:val="single" w:sz="4" w:space="0" w:color="auto"/>
              <w:left w:val="single" w:sz="4" w:space="0" w:color="auto"/>
              <w:bottom w:val="single" w:sz="4" w:space="0" w:color="auto"/>
              <w:right w:val="single" w:sz="4" w:space="0" w:color="auto"/>
            </w:tcBorders>
          </w:tcPr>
          <w:p w14:paraId="4DE7AD46" w14:textId="77777777" w:rsidR="006E333E" w:rsidRPr="00D66DD0" w:rsidRDefault="006E333E" w:rsidP="006E333E">
            <w:pPr>
              <w:widowControl/>
              <w:cnfStyle w:val="000000000000" w:firstRow="0" w:lastRow="0" w:firstColumn="0" w:lastColumn="0" w:oddVBand="0" w:evenVBand="0" w:oddHBand="0" w:evenHBand="0" w:firstRowFirstColumn="0" w:firstRowLastColumn="0" w:lastRowFirstColumn="0" w:lastRowLastColumn="0"/>
              <w:rPr>
                <w:ins w:id="1990" w:author="Yulchon" w:date="2022-07-27T22:40:00Z"/>
                <w:sz w:val="23"/>
                <w:szCs w:val="20"/>
              </w:rPr>
            </w:pPr>
          </w:p>
        </w:tc>
        <w:tc>
          <w:tcPr>
            <w:tcW w:w="686" w:type="pct"/>
            <w:vMerge/>
            <w:tcBorders>
              <w:top w:val="single" w:sz="4" w:space="0" w:color="auto"/>
              <w:left w:val="single" w:sz="4" w:space="0" w:color="auto"/>
              <w:bottom w:val="single" w:sz="4" w:space="0" w:color="auto"/>
              <w:right w:val="single" w:sz="4" w:space="0" w:color="auto"/>
            </w:tcBorders>
          </w:tcPr>
          <w:p w14:paraId="4BEF325E" w14:textId="77777777" w:rsidR="006E333E" w:rsidRPr="00D66DD0" w:rsidRDefault="006E333E" w:rsidP="006E333E">
            <w:pPr>
              <w:widowControl/>
              <w:cnfStyle w:val="000000000000" w:firstRow="0" w:lastRow="0" w:firstColumn="0" w:lastColumn="0" w:oddVBand="0" w:evenVBand="0" w:oddHBand="0" w:evenHBand="0" w:firstRowFirstColumn="0" w:firstRowLastColumn="0" w:lastRowFirstColumn="0" w:lastRowLastColumn="0"/>
              <w:rPr>
                <w:ins w:id="1991" w:author="Yulchon" w:date="2022-07-27T22:40:00Z"/>
                <w:sz w:val="23"/>
                <w:szCs w:val="20"/>
              </w:rPr>
            </w:pPr>
          </w:p>
        </w:tc>
      </w:tr>
      <w:tr w:rsidR="006E333E" w:rsidRPr="00837D01" w14:paraId="5225524F" w14:textId="77777777" w:rsidTr="006E333E">
        <w:trPr>
          <w:trHeight w:val="471"/>
          <w:ins w:id="1992" w:author="Yulchon" w:date="2022-07-27T22:40:00Z"/>
        </w:trPr>
        <w:tc>
          <w:tcPr>
            <w:cnfStyle w:val="001000000000" w:firstRow="0" w:lastRow="0" w:firstColumn="1" w:lastColumn="0" w:oddVBand="0" w:evenVBand="0" w:oddHBand="0" w:evenHBand="0" w:firstRowFirstColumn="0" w:firstRowLastColumn="0" w:lastRowFirstColumn="0" w:lastRowLastColumn="0"/>
            <w:tcW w:w="569" w:type="pct"/>
            <w:tcBorders>
              <w:top w:val="single" w:sz="4" w:space="0" w:color="auto"/>
              <w:left w:val="single" w:sz="4" w:space="0" w:color="auto"/>
              <w:bottom w:val="single" w:sz="4" w:space="0" w:color="auto"/>
              <w:right w:val="single" w:sz="4" w:space="0" w:color="auto"/>
            </w:tcBorders>
          </w:tcPr>
          <w:p w14:paraId="7772F8FC" w14:textId="77777777" w:rsidR="006E333E" w:rsidRPr="00D66DD0" w:rsidRDefault="006E333E" w:rsidP="006E333E">
            <w:pPr>
              <w:widowControl/>
              <w:rPr>
                <w:ins w:id="1993" w:author="Yulchon" w:date="2022-07-27T22:40:00Z"/>
                <w:sz w:val="23"/>
                <w:szCs w:val="20"/>
              </w:rPr>
            </w:pPr>
          </w:p>
        </w:tc>
        <w:tc>
          <w:tcPr>
            <w:tcW w:w="486" w:type="pct"/>
            <w:tcBorders>
              <w:top w:val="single" w:sz="4" w:space="0" w:color="auto"/>
              <w:left w:val="single" w:sz="4" w:space="0" w:color="auto"/>
              <w:bottom w:val="single" w:sz="4" w:space="0" w:color="auto"/>
              <w:right w:val="single" w:sz="4" w:space="0" w:color="auto"/>
            </w:tcBorders>
          </w:tcPr>
          <w:p w14:paraId="10C6DAA1" w14:textId="77777777" w:rsidR="006E333E" w:rsidRPr="00D66DD0" w:rsidRDefault="006E333E" w:rsidP="006E333E">
            <w:pPr>
              <w:widowControl/>
              <w:jc w:val="center"/>
              <w:cnfStyle w:val="000000000000" w:firstRow="0" w:lastRow="0" w:firstColumn="0" w:lastColumn="0" w:oddVBand="0" w:evenVBand="0" w:oddHBand="0" w:evenHBand="0" w:firstRowFirstColumn="0" w:firstRowLastColumn="0" w:lastRowFirstColumn="0" w:lastRowLastColumn="0"/>
              <w:rPr>
                <w:ins w:id="1994" w:author="Yulchon" w:date="2022-07-27T22:40:00Z"/>
                <w:sz w:val="23"/>
                <w:szCs w:val="20"/>
              </w:rPr>
            </w:pPr>
          </w:p>
        </w:tc>
        <w:tc>
          <w:tcPr>
            <w:tcW w:w="520" w:type="pct"/>
            <w:tcBorders>
              <w:top w:val="single" w:sz="4" w:space="0" w:color="auto"/>
              <w:left w:val="single" w:sz="4" w:space="0" w:color="auto"/>
              <w:bottom w:val="single" w:sz="4" w:space="0" w:color="auto"/>
              <w:right w:val="single" w:sz="4" w:space="0" w:color="auto"/>
            </w:tcBorders>
          </w:tcPr>
          <w:p w14:paraId="37BE085D"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95" w:author="Yulchon" w:date="2022-07-27T22:40:00Z"/>
                <w:sz w:val="23"/>
                <w:szCs w:val="20"/>
              </w:rPr>
            </w:pPr>
          </w:p>
        </w:tc>
        <w:tc>
          <w:tcPr>
            <w:tcW w:w="688" w:type="pct"/>
            <w:tcBorders>
              <w:top w:val="single" w:sz="4" w:space="0" w:color="auto"/>
              <w:left w:val="single" w:sz="4" w:space="0" w:color="auto"/>
              <w:bottom w:val="single" w:sz="4" w:space="0" w:color="auto"/>
              <w:right w:val="single" w:sz="4" w:space="0" w:color="auto"/>
            </w:tcBorders>
          </w:tcPr>
          <w:p w14:paraId="1053A244"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96" w:author="Yulchon" w:date="2022-07-27T22:40:00Z"/>
                <w:sz w:val="23"/>
                <w:szCs w:val="20"/>
              </w:rPr>
            </w:pPr>
          </w:p>
        </w:tc>
        <w:tc>
          <w:tcPr>
            <w:tcW w:w="676" w:type="pct"/>
            <w:tcBorders>
              <w:top w:val="single" w:sz="4" w:space="0" w:color="auto"/>
              <w:left w:val="single" w:sz="4" w:space="0" w:color="auto"/>
              <w:bottom w:val="single" w:sz="4" w:space="0" w:color="auto"/>
              <w:right w:val="double" w:sz="4" w:space="0" w:color="auto"/>
            </w:tcBorders>
          </w:tcPr>
          <w:p w14:paraId="7384D34E"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1997" w:author="Yulchon" w:date="2022-07-27T22:40:00Z"/>
                <w:sz w:val="23"/>
                <w:szCs w:val="20"/>
              </w:rPr>
            </w:pPr>
          </w:p>
        </w:tc>
        <w:tc>
          <w:tcPr>
            <w:tcW w:w="688" w:type="pct"/>
            <w:tcBorders>
              <w:top w:val="single" w:sz="4" w:space="0" w:color="auto"/>
              <w:left w:val="double" w:sz="4" w:space="0" w:color="auto"/>
              <w:bottom w:val="single" w:sz="4" w:space="0" w:color="auto"/>
              <w:right w:val="single" w:sz="4" w:space="0" w:color="auto"/>
            </w:tcBorders>
          </w:tcPr>
          <w:p w14:paraId="49AB57EA" w14:textId="77777777" w:rsidR="006E333E" w:rsidRPr="00D66DD0" w:rsidRDefault="006E333E" w:rsidP="006E333E">
            <w:pPr>
              <w:widowControl/>
              <w:jc w:val="center"/>
              <w:cnfStyle w:val="000000000000" w:firstRow="0" w:lastRow="0" w:firstColumn="0" w:lastColumn="0" w:oddVBand="0" w:evenVBand="0" w:oddHBand="0" w:evenHBand="0" w:firstRowFirstColumn="0" w:firstRowLastColumn="0" w:lastRowFirstColumn="0" w:lastRowLastColumn="0"/>
              <w:rPr>
                <w:ins w:id="1998" w:author="Yulchon" w:date="2022-07-27T22:40:00Z"/>
                <w:b/>
                <w:sz w:val="23"/>
                <w:szCs w:val="20"/>
              </w:rPr>
            </w:pPr>
            <w:ins w:id="1999" w:author="Yulchon" w:date="2022-07-27T22:40:00Z">
              <w:r w:rsidRPr="00D66DD0">
                <w:rPr>
                  <w:rFonts w:hint="eastAsia"/>
                  <w:b/>
                  <w:sz w:val="23"/>
                  <w:szCs w:val="20"/>
                </w:rPr>
                <w:t>계</w:t>
              </w:r>
            </w:ins>
          </w:p>
        </w:tc>
        <w:tc>
          <w:tcPr>
            <w:tcW w:w="688" w:type="pct"/>
            <w:tcBorders>
              <w:top w:val="single" w:sz="4" w:space="0" w:color="auto"/>
              <w:left w:val="single" w:sz="4" w:space="0" w:color="auto"/>
              <w:bottom w:val="single" w:sz="4" w:space="0" w:color="auto"/>
              <w:right w:val="single" w:sz="4" w:space="0" w:color="auto"/>
            </w:tcBorders>
          </w:tcPr>
          <w:p w14:paraId="4D587A28" w14:textId="77777777" w:rsidR="006E333E" w:rsidRPr="00D66DD0" w:rsidRDefault="006E333E" w:rsidP="006E333E">
            <w:pPr>
              <w:widowControl/>
              <w:jc w:val="right"/>
              <w:cnfStyle w:val="000000000000" w:firstRow="0" w:lastRow="0" w:firstColumn="0" w:lastColumn="0" w:oddVBand="0" w:evenVBand="0" w:oddHBand="0" w:evenHBand="0" w:firstRowFirstColumn="0" w:firstRowLastColumn="0" w:lastRowFirstColumn="0" w:lastRowLastColumn="0"/>
              <w:rPr>
                <w:ins w:id="2000" w:author="Yulchon" w:date="2022-07-27T22:40:00Z"/>
                <w:sz w:val="23"/>
                <w:szCs w:val="20"/>
              </w:rPr>
            </w:pPr>
            <w:ins w:id="2001" w:author="Yulchon" w:date="2022-07-27T22:40:00Z">
              <w:r w:rsidRPr="00D66DD0">
                <w:rPr>
                  <w:sz w:val="23"/>
                  <w:szCs w:val="20"/>
                </w:rPr>
                <w:t>4,230</w:t>
              </w:r>
            </w:ins>
          </w:p>
        </w:tc>
        <w:tc>
          <w:tcPr>
            <w:tcW w:w="686" w:type="pct"/>
            <w:tcBorders>
              <w:top w:val="single" w:sz="4" w:space="0" w:color="auto"/>
              <w:left w:val="single" w:sz="4" w:space="0" w:color="auto"/>
              <w:bottom w:val="single" w:sz="4" w:space="0" w:color="auto"/>
              <w:right w:val="single" w:sz="4" w:space="0" w:color="auto"/>
            </w:tcBorders>
          </w:tcPr>
          <w:p w14:paraId="56533BAD" w14:textId="77777777" w:rsidR="006E333E" w:rsidRPr="00D66DD0" w:rsidRDefault="006E333E" w:rsidP="006E333E">
            <w:pPr>
              <w:widowControl/>
              <w:cnfStyle w:val="000000000000" w:firstRow="0" w:lastRow="0" w:firstColumn="0" w:lastColumn="0" w:oddVBand="0" w:evenVBand="0" w:oddHBand="0" w:evenHBand="0" w:firstRowFirstColumn="0" w:firstRowLastColumn="0" w:lastRowFirstColumn="0" w:lastRowLastColumn="0"/>
              <w:rPr>
                <w:ins w:id="2002" w:author="Yulchon" w:date="2022-07-27T22:40:00Z"/>
                <w:sz w:val="23"/>
                <w:szCs w:val="20"/>
              </w:rPr>
            </w:pPr>
          </w:p>
        </w:tc>
      </w:tr>
    </w:tbl>
    <w:p w14:paraId="7CD38134" w14:textId="77777777" w:rsidR="006E333E" w:rsidRDefault="006E333E" w:rsidP="006E333E">
      <w:pPr>
        <w:widowControl/>
        <w:spacing w:line="276" w:lineRule="auto"/>
        <w:ind w:left="1250"/>
        <w:rPr>
          <w:ins w:id="2003" w:author="Yulchon" w:date="2022-07-27T22:40:00Z"/>
          <w:rFonts w:ascii="Times New Roman"/>
          <w:b/>
          <w:kern w:val="0"/>
          <w:sz w:val="23"/>
          <w:szCs w:val="20"/>
        </w:rPr>
      </w:pPr>
    </w:p>
    <w:p w14:paraId="5910A64B" w14:textId="77777777" w:rsidR="006E333E" w:rsidRPr="00D66DD0" w:rsidRDefault="006E333E" w:rsidP="006E333E">
      <w:pPr>
        <w:widowControl/>
        <w:spacing w:line="276" w:lineRule="auto"/>
        <w:ind w:left="1250"/>
        <w:rPr>
          <w:ins w:id="2004" w:author="Yulchon" w:date="2022-07-27T22:40:00Z"/>
          <w:rFonts w:ascii="Times New Roman"/>
          <w:b/>
          <w:kern w:val="0"/>
          <w:sz w:val="23"/>
          <w:szCs w:val="20"/>
        </w:rPr>
      </w:pPr>
    </w:p>
    <w:p w14:paraId="6EC87591" w14:textId="77777777" w:rsidR="006E333E" w:rsidRPr="00D66DD0" w:rsidRDefault="006E333E" w:rsidP="006E333E">
      <w:pPr>
        <w:pStyle w:val="ac"/>
        <w:numPr>
          <w:ilvl w:val="0"/>
          <w:numId w:val="81"/>
        </w:numPr>
        <w:spacing w:line="360" w:lineRule="auto"/>
        <w:ind w:leftChars="0"/>
        <w:rPr>
          <w:ins w:id="2005" w:author="Yulchon" w:date="2022-07-27T22:40:00Z"/>
          <w:rFonts w:ascii="Times New Roman"/>
          <w:sz w:val="23"/>
          <w:szCs w:val="23"/>
        </w:rPr>
      </w:pPr>
      <w:ins w:id="2006" w:author="Yulchon" w:date="2022-07-27T22:40:00Z">
        <w:r w:rsidRPr="00D66DD0">
          <w:rPr>
            <w:rFonts w:ascii="Times New Roman" w:hint="eastAsia"/>
            <w:sz w:val="23"/>
            <w:szCs w:val="23"/>
          </w:rPr>
          <w:t>담보제공</w:t>
        </w:r>
        <w:r w:rsidRPr="00D66DD0">
          <w:rPr>
            <w:rFonts w:ascii="Times New Roman"/>
            <w:sz w:val="23"/>
            <w:szCs w:val="23"/>
          </w:rPr>
          <w:t xml:space="preserve"> </w:t>
        </w:r>
        <w:r w:rsidRPr="00D66DD0">
          <w:rPr>
            <w:rFonts w:ascii="Times New Roman" w:hint="eastAsia"/>
            <w:sz w:val="23"/>
            <w:szCs w:val="23"/>
          </w:rPr>
          <w:t>예금</w:t>
        </w:r>
        <w:r w:rsidRPr="00D66DD0">
          <w:rPr>
            <w:rFonts w:ascii="Times New Roman"/>
            <w:sz w:val="23"/>
            <w:szCs w:val="23"/>
          </w:rPr>
          <w:tab/>
        </w:r>
        <w:r w:rsidRPr="00D66DD0">
          <w:rPr>
            <w:rFonts w:ascii="Times New Roman"/>
            <w:sz w:val="23"/>
            <w:szCs w:val="23"/>
          </w:rPr>
          <w:tab/>
        </w:r>
        <w:r w:rsidRPr="00D66DD0">
          <w:rPr>
            <w:rFonts w:ascii="Times New Roman"/>
            <w:sz w:val="23"/>
            <w:szCs w:val="23"/>
          </w:rPr>
          <w:tab/>
        </w:r>
        <w:r w:rsidRPr="00D66DD0">
          <w:rPr>
            <w:rFonts w:ascii="Times New Roman"/>
            <w:sz w:val="23"/>
            <w:szCs w:val="23"/>
          </w:rPr>
          <w:tab/>
        </w:r>
        <w:r w:rsidRPr="00D66DD0">
          <w:rPr>
            <w:rFonts w:ascii="Times New Roman"/>
            <w:sz w:val="23"/>
            <w:szCs w:val="23"/>
          </w:rPr>
          <w:tab/>
        </w:r>
        <w:r w:rsidRPr="00D66DD0">
          <w:rPr>
            <w:rFonts w:ascii="Times New Roman"/>
            <w:sz w:val="23"/>
            <w:szCs w:val="23"/>
          </w:rPr>
          <w:tab/>
        </w:r>
      </w:ins>
    </w:p>
    <w:p w14:paraId="1B533237" w14:textId="77777777" w:rsidR="006E333E" w:rsidRPr="00D66DD0" w:rsidRDefault="006E333E" w:rsidP="006E333E">
      <w:pPr>
        <w:pStyle w:val="ac"/>
        <w:widowControl/>
        <w:spacing w:line="276" w:lineRule="auto"/>
        <w:ind w:leftChars="0" w:left="1250" w:right="112"/>
        <w:jc w:val="right"/>
        <w:rPr>
          <w:ins w:id="2007" w:author="Yulchon" w:date="2022-07-27T22:40:00Z"/>
          <w:rFonts w:ascii="Times New Roman"/>
          <w:b/>
          <w:kern w:val="0"/>
          <w:sz w:val="23"/>
          <w:szCs w:val="20"/>
        </w:rPr>
      </w:pPr>
      <w:ins w:id="2008" w:author="Yulchon" w:date="2022-07-27T22:40:00Z">
        <w:r w:rsidRPr="00D66DD0">
          <w:rPr>
            <w:rFonts w:ascii="Times New Roman"/>
            <w:b/>
            <w:kern w:val="0"/>
            <w:sz w:val="23"/>
            <w:szCs w:val="20"/>
          </w:rPr>
          <w:tab/>
        </w:r>
        <w:r w:rsidRPr="00D66DD0">
          <w:rPr>
            <w:rFonts w:ascii="Times New Roman"/>
            <w:b/>
            <w:kern w:val="0"/>
            <w:sz w:val="23"/>
            <w:szCs w:val="20"/>
          </w:rPr>
          <w:tab/>
        </w:r>
        <w:r w:rsidRPr="00D66DD0">
          <w:rPr>
            <w:rFonts w:ascii="Times New Roman"/>
            <w:kern w:val="0"/>
            <w:sz w:val="23"/>
            <w:szCs w:val="20"/>
          </w:rPr>
          <w:t>(</w:t>
        </w:r>
        <w:r w:rsidRPr="00D66DD0">
          <w:rPr>
            <w:rFonts w:ascii="Times New Roman" w:hint="eastAsia"/>
            <w:kern w:val="0"/>
            <w:sz w:val="23"/>
            <w:szCs w:val="20"/>
          </w:rPr>
          <w:t>단위</w:t>
        </w:r>
        <w:r w:rsidRPr="00D66DD0">
          <w:rPr>
            <w:rFonts w:ascii="Times New Roman"/>
            <w:kern w:val="0"/>
            <w:sz w:val="23"/>
            <w:szCs w:val="20"/>
          </w:rPr>
          <w:t xml:space="preserve">: </w:t>
        </w:r>
        <w:r w:rsidRPr="00D66DD0">
          <w:rPr>
            <w:rFonts w:ascii="Times New Roman" w:hint="eastAsia"/>
            <w:kern w:val="0"/>
            <w:sz w:val="23"/>
            <w:szCs w:val="20"/>
          </w:rPr>
          <w:t>억원</w:t>
        </w:r>
        <w:r w:rsidRPr="00D66DD0">
          <w:rPr>
            <w:rFonts w:ascii="Times New Roman"/>
            <w:kern w:val="0"/>
            <w:sz w:val="23"/>
            <w:szCs w:val="20"/>
          </w:rPr>
          <w:t>)</w:t>
        </w:r>
      </w:ins>
    </w:p>
    <w:tbl>
      <w:tblPr>
        <w:tblStyle w:val="80"/>
        <w:tblW w:w="4845" w:type="pct"/>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1"/>
        <w:gridCol w:w="1378"/>
        <w:gridCol w:w="2292"/>
        <w:gridCol w:w="1493"/>
        <w:gridCol w:w="2216"/>
      </w:tblGrid>
      <w:tr w:rsidR="006E333E" w:rsidRPr="00837D01" w14:paraId="6AD7631B" w14:textId="77777777" w:rsidTr="006E333E">
        <w:trPr>
          <w:cnfStyle w:val="100000000000" w:firstRow="1" w:lastRow="0" w:firstColumn="0" w:lastColumn="0" w:oddVBand="0" w:evenVBand="0" w:oddHBand="0" w:evenHBand="0" w:firstRowFirstColumn="0" w:firstRowLastColumn="0" w:lastRowFirstColumn="0" w:lastRowLastColumn="0"/>
          <w:trHeight w:val="374"/>
          <w:ins w:id="2009" w:author="Yulchon" w:date="2022-07-27T22:40:00Z"/>
        </w:trPr>
        <w:tc>
          <w:tcPr>
            <w:cnfStyle w:val="001000000000" w:firstRow="0" w:lastRow="0" w:firstColumn="1" w:lastColumn="0" w:oddVBand="0" w:evenVBand="0" w:oddHBand="0" w:evenHBand="0" w:firstRowFirstColumn="0" w:firstRowLastColumn="0" w:lastRowFirstColumn="0" w:lastRowLastColumn="0"/>
            <w:tcW w:w="797" w:type="pct"/>
          </w:tcPr>
          <w:p w14:paraId="61BA293E" w14:textId="77777777" w:rsidR="006E333E" w:rsidRPr="00D66DD0" w:rsidRDefault="006E333E" w:rsidP="006E333E">
            <w:pPr>
              <w:widowControl/>
              <w:wordWrap/>
              <w:autoSpaceDE/>
              <w:autoSpaceDN/>
              <w:rPr>
                <w:ins w:id="2010" w:author="Yulchon" w:date="2022-07-27T22:40:00Z"/>
                <w:color w:val="000000"/>
                <w:sz w:val="23"/>
                <w:szCs w:val="20"/>
              </w:rPr>
            </w:pPr>
            <w:proofErr w:type="spellStart"/>
            <w:ins w:id="2011" w:author="Yulchon" w:date="2022-07-27T22:40:00Z">
              <w:r w:rsidRPr="00D66DD0">
                <w:rPr>
                  <w:rFonts w:hint="eastAsia"/>
                  <w:color w:val="000000"/>
                  <w:sz w:val="23"/>
                  <w:szCs w:val="20"/>
                </w:rPr>
                <w:t>담보권자</w:t>
              </w:r>
              <w:proofErr w:type="spellEnd"/>
            </w:ins>
          </w:p>
        </w:tc>
        <w:tc>
          <w:tcPr>
            <w:tcW w:w="785" w:type="pct"/>
          </w:tcPr>
          <w:p w14:paraId="3DCD1161" w14:textId="77777777" w:rsidR="006E333E" w:rsidRPr="00D66DD0" w:rsidRDefault="006E333E" w:rsidP="006E333E">
            <w:pPr>
              <w:widowControl/>
              <w:wordWrap/>
              <w:autoSpaceDE/>
              <w:autoSpaceDN/>
              <w:cnfStyle w:val="100000000000" w:firstRow="1" w:lastRow="0" w:firstColumn="0" w:lastColumn="0" w:oddVBand="0" w:evenVBand="0" w:oddHBand="0" w:evenHBand="0" w:firstRowFirstColumn="0" w:firstRowLastColumn="0" w:lastRowFirstColumn="0" w:lastRowLastColumn="0"/>
              <w:rPr>
                <w:ins w:id="2012" w:author="Yulchon" w:date="2022-07-27T22:40:00Z"/>
                <w:color w:val="000000"/>
                <w:sz w:val="23"/>
                <w:szCs w:val="20"/>
              </w:rPr>
            </w:pPr>
            <w:proofErr w:type="spellStart"/>
            <w:ins w:id="2013" w:author="Yulchon" w:date="2022-07-27T22:40:00Z">
              <w:r w:rsidRPr="00D66DD0">
                <w:rPr>
                  <w:rFonts w:hint="eastAsia"/>
                  <w:color w:val="000000"/>
                  <w:sz w:val="23"/>
                  <w:szCs w:val="20"/>
                </w:rPr>
                <w:t>설정금액</w:t>
              </w:r>
              <w:proofErr w:type="spellEnd"/>
            </w:ins>
          </w:p>
        </w:tc>
        <w:tc>
          <w:tcPr>
            <w:tcW w:w="1305" w:type="pct"/>
          </w:tcPr>
          <w:p w14:paraId="7F20989E" w14:textId="77777777" w:rsidR="006E333E" w:rsidRPr="00D66DD0" w:rsidRDefault="006E333E" w:rsidP="006E333E">
            <w:pPr>
              <w:widowControl/>
              <w:wordWrap/>
              <w:autoSpaceDE/>
              <w:autoSpaceDN/>
              <w:cnfStyle w:val="100000000000" w:firstRow="1" w:lastRow="0" w:firstColumn="0" w:lastColumn="0" w:oddVBand="0" w:evenVBand="0" w:oddHBand="0" w:evenHBand="0" w:firstRowFirstColumn="0" w:firstRowLastColumn="0" w:lastRowFirstColumn="0" w:lastRowLastColumn="0"/>
              <w:rPr>
                <w:ins w:id="2014" w:author="Yulchon" w:date="2022-07-27T22:40:00Z"/>
                <w:color w:val="000000"/>
                <w:sz w:val="23"/>
                <w:szCs w:val="20"/>
              </w:rPr>
            </w:pPr>
            <w:proofErr w:type="spellStart"/>
            <w:ins w:id="2015" w:author="Yulchon" w:date="2022-07-27T22:40:00Z">
              <w:r w:rsidRPr="00D66DD0">
                <w:rPr>
                  <w:rFonts w:hint="eastAsia"/>
                  <w:color w:val="000000"/>
                  <w:sz w:val="23"/>
                  <w:szCs w:val="20"/>
                </w:rPr>
                <w:t>담보물건</w:t>
              </w:r>
              <w:proofErr w:type="spellEnd"/>
            </w:ins>
          </w:p>
        </w:tc>
        <w:tc>
          <w:tcPr>
            <w:tcW w:w="850" w:type="pct"/>
          </w:tcPr>
          <w:p w14:paraId="208BD232" w14:textId="77777777" w:rsidR="006E333E" w:rsidRPr="00D66DD0" w:rsidRDefault="006E333E" w:rsidP="006E333E">
            <w:pPr>
              <w:widowControl/>
              <w:wordWrap/>
              <w:autoSpaceDE/>
              <w:autoSpaceDN/>
              <w:cnfStyle w:val="100000000000" w:firstRow="1" w:lastRow="0" w:firstColumn="0" w:lastColumn="0" w:oddVBand="0" w:evenVBand="0" w:oddHBand="0" w:evenHBand="0" w:firstRowFirstColumn="0" w:firstRowLastColumn="0" w:lastRowFirstColumn="0" w:lastRowLastColumn="0"/>
              <w:rPr>
                <w:ins w:id="2016" w:author="Yulchon" w:date="2022-07-27T22:40:00Z"/>
                <w:color w:val="000000"/>
                <w:sz w:val="23"/>
                <w:szCs w:val="20"/>
              </w:rPr>
            </w:pPr>
            <w:ins w:id="2017" w:author="Yulchon" w:date="2022-07-27T22:40:00Z">
              <w:r w:rsidRPr="00D66DD0">
                <w:rPr>
                  <w:rFonts w:hint="eastAsia"/>
                  <w:color w:val="000000"/>
                  <w:sz w:val="23"/>
                  <w:szCs w:val="20"/>
                </w:rPr>
                <w:t>설정일</w:t>
              </w:r>
            </w:ins>
          </w:p>
        </w:tc>
        <w:tc>
          <w:tcPr>
            <w:tcW w:w="1262" w:type="pct"/>
          </w:tcPr>
          <w:p w14:paraId="2F0B981D" w14:textId="77777777" w:rsidR="006E333E" w:rsidRPr="00D66DD0" w:rsidRDefault="006E333E" w:rsidP="006E333E">
            <w:pPr>
              <w:widowControl/>
              <w:wordWrap/>
              <w:autoSpaceDE/>
              <w:autoSpaceDN/>
              <w:cnfStyle w:val="100000000000" w:firstRow="1" w:lastRow="0" w:firstColumn="0" w:lastColumn="0" w:oddVBand="0" w:evenVBand="0" w:oddHBand="0" w:evenHBand="0" w:firstRowFirstColumn="0" w:firstRowLastColumn="0" w:lastRowFirstColumn="0" w:lastRowLastColumn="0"/>
              <w:rPr>
                <w:ins w:id="2018" w:author="Yulchon" w:date="2022-07-27T22:40:00Z"/>
                <w:color w:val="000000"/>
                <w:sz w:val="23"/>
                <w:szCs w:val="20"/>
              </w:rPr>
            </w:pPr>
            <w:proofErr w:type="gramStart"/>
            <w:ins w:id="2019" w:author="Yulchon" w:date="2022-07-27T22:40:00Z">
              <w:r w:rsidRPr="00D66DD0">
                <w:rPr>
                  <w:rFonts w:hint="eastAsia"/>
                  <w:color w:val="000000"/>
                  <w:sz w:val="23"/>
                  <w:szCs w:val="20"/>
                </w:rPr>
                <w:t>비</w:t>
              </w:r>
              <w:r w:rsidRPr="00D66DD0">
                <w:rPr>
                  <w:color w:val="000000"/>
                  <w:sz w:val="23"/>
                  <w:szCs w:val="20"/>
                </w:rPr>
                <w:t xml:space="preserve">  </w:t>
              </w:r>
              <w:r w:rsidRPr="00D66DD0">
                <w:rPr>
                  <w:rFonts w:hint="eastAsia"/>
                  <w:color w:val="000000"/>
                  <w:sz w:val="23"/>
                  <w:szCs w:val="20"/>
                </w:rPr>
                <w:t>고</w:t>
              </w:r>
              <w:proofErr w:type="gramEnd"/>
            </w:ins>
          </w:p>
        </w:tc>
      </w:tr>
      <w:tr w:rsidR="006E333E" w:rsidRPr="00837D01" w14:paraId="48EE7428" w14:textId="77777777" w:rsidTr="006E333E">
        <w:trPr>
          <w:trHeight w:val="403"/>
          <w:ins w:id="2020" w:author="Yulchon" w:date="2022-07-27T22:40:00Z"/>
        </w:trPr>
        <w:tc>
          <w:tcPr>
            <w:cnfStyle w:val="001000000000" w:firstRow="0" w:lastRow="0" w:firstColumn="1" w:lastColumn="0" w:oddVBand="0" w:evenVBand="0" w:oddHBand="0" w:evenHBand="0" w:firstRowFirstColumn="0" w:firstRowLastColumn="0" w:lastRowFirstColumn="0" w:lastRowLastColumn="0"/>
            <w:tcW w:w="797" w:type="pct"/>
          </w:tcPr>
          <w:p w14:paraId="6401E317" w14:textId="77777777" w:rsidR="006E333E" w:rsidRPr="00D66DD0" w:rsidRDefault="006E333E" w:rsidP="006E333E">
            <w:pPr>
              <w:widowControl/>
              <w:wordWrap/>
              <w:autoSpaceDE/>
              <w:autoSpaceDN/>
              <w:rPr>
                <w:ins w:id="2021" w:author="Yulchon" w:date="2022-07-27T22:40:00Z"/>
                <w:color w:val="000000"/>
                <w:sz w:val="23"/>
                <w:szCs w:val="20"/>
              </w:rPr>
            </w:pPr>
            <w:ins w:id="2022" w:author="Yulchon" w:date="2022-07-27T22:40:00Z">
              <w:r w:rsidRPr="00D66DD0">
                <w:rPr>
                  <w:rFonts w:hint="eastAsia"/>
                  <w:color w:val="000000"/>
                  <w:sz w:val="23"/>
                  <w:szCs w:val="20"/>
                </w:rPr>
                <w:t>우리은행</w:t>
              </w:r>
            </w:ins>
          </w:p>
        </w:tc>
        <w:tc>
          <w:tcPr>
            <w:tcW w:w="785" w:type="pct"/>
          </w:tcPr>
          <w:p w14:paraId="3771D2EE" w14:textId="77777777" w:rsidR="006E333E" w:rsidRPr="00D66DD0" w:rsidRDefault="006E333E" w:rsidP="006E333E">
            <w:pPr>
              <w:widowControl/>
              <w:wordWrap/>
              <w:autoSpaceDE/>
              <w:autoSpaceDN/>
              <w:jc w:val="right"/>
              <w:cnfStyle w:val="000000000000" w:firstRow="0" w:lastRow="0" w:firstColumn="0" w:lastColumn="0" w:oddVBand="0" w:evenVBand="0" w:oddHBand="0" w:evenHBand="0" w:firstRowFirstColumn="0" w:firstRowLastColumn="0" w:lastRowFirstColumn="0" w:lastRowLastColumn="0"/>
              <w:rPr>
                <w:ins w:id="2023" w:author="Yulchon" w:date="2022-07-27T22:40:00Z"/>
                <w:color w:val="000000"/>
                <w:sz w:val="23"/>
                <w:szCs w:val="20"/>
              </w:rPr>
            </w:pPr>
            <w:ins w:id="2024" w:author="Yulchon" w:date="2022-07-27T22:40:00Z">
              <w:r w:rsidRPr="00D66DD0">
                <w:rPr>
                  <w:color w:val="000000"/>
                  <w:sz w:val="23"/>
                  <w:szCs w:val="20"/>
                </w:rPr>
                <w:t>10.4</w:t>
              </w:r>
            </w:ins>
          </w:p>
        </w:tc>
        <w:tc>
          <w:tcPr>
            <w:tcW w:w="1305" w:type="pct"/>
          </w:tcPr>
          <w:p w14:paraId="24B5CBAE" w14:textId="77777777" w:rsidR="006E333E" w:rsidRPr="00D66DD0" w:rsidRDefault="006E333E" w:rsidP="006E333E">
            <w:pPr>
              <w:widowControl/>
              <w:wordWrap/>
              <w:autoSpaceDE/>
              <w:autoSpaceDN/>
              <w:jc w:val="center"/>
              <w:cnfStyle w:val="000000000000" w:firstRow="0" w:lastRow="0" w:firstColumn="0" w:lastColumn="0" w:oddVBand="0" w:evenVBand="0" w:oddHBand="0" w:evenHBand="0" w:firstRowFirstColumn="0" w:firstRowLastColumn="0" w:lastRowFirstColumn="0" w:lastRowLastColumn="0"/>
              <w:rPr>
                <w:ins w:id="2025" w:author="Yulchon" w:date="2022-07-27T22:40:00Z"/>
                <w:color w:val="000000"/>
                <w:sz w:val="23"/>
                <w:szCs w:val="20"/>
              </w:rPr>
            </w:pPr>
            <w:ins w:id="2026" w:author="Yulchon" w:date="2022-07-27T22:40:00Z">
              <w:r w:rsidRPr="00D66DD0">
                <w:rPr>
                  <w:rFonts w:hint="eastAsia"/>
                  <w:color w:val="000000"/>
                  <w:sz w:val="23"/>
                  <w:szCs w:val="20"/>
                </w:rPr>
                <w:t>우리은행</w:t>
              </w:r>
              <w:r w:rsidRPr="00D66DD0">
                <w:rPr>
                  <w:color w:val="000000"/>
                  <w:sz w:val="23"/>
                  <w:szCs w:val="20"/>
                </w:rPr>
                <w:t xml:space="preserve"> </w:t>
              </w:r>
              <w:r w:rsidRPr="00D66DD0">
                <w:rPr>
                  <w:rFonts w:hint="eastAsia"/>
                  <w:color w:val="000000"/>
                  <w:sz w:val="23"/>
                  <w:szCs w:val="20"/>
                </w:rPr>
                <w:t>정기예금</w:t>
              </w:r>
            </w:ins>
          </w:p>
        </w:tc>
        <w:tc>
          <w:tcPr>
            <w:tcW w:w="850" w:type="pct"/>
          </w:tcPr>
          <w:p w14:paraId="6D53962B" w14:textId="77777777" w:rsidR="006E333E" w:rsidRPr="00D66DD0" w:rsidRDefault="006E333E" w:rsidP="006E333E">
            <w:pPr>
              <w:widowControl/>
              <w:wordWrap/>
              <w:autoSpaceDE/>
              <w:autoSpaceDN/>
              <w:jc w:val="center"/>
              <w:cnfStyle w:val="000000000000" w:firstRow="0" w:lastRow="0" w:firstColumn="0" w:lastColumn="0" w:oddVBand="0" w:evenVBand="0" w:oddHBand="0" w:evenHBand="0" w:firstRowFirstColumn="0" w:firstRowLastColumn="0" w:lastRowFirstColumn="0" w:lastRowLastColumn="0"/>
              <w:rPr>
                <w:ins w:id="2027" w:author="Yulchon" w:date="2022-07-27T22:40:00Z"/>
                <w:color w:val="000000"/>
                <w:sz w:val="23"/>
                <w:szCs w:val="20"/>
              </w:rPr>
            </w:pPr>
            <w:ins w:id="2028" w:author="Yulchon" w:date="2022-07-27T22:40:00Z">
              <w:r w:rsidRPr="00D66DD0">
                <w:rPr>
                  <w:color w:val="000000"/>
                  <w:sz w:val="23"/>
                  <w:szCs w:val="20"/>
                </w:rPr>
                <w:t>19.08.19</w:t>
              </w:r>
            </w:ins>
          </w:p>
        </w:tc>
        <w:tc>
          <w:tcPr>
            <w:tcW w:w="1262" w:type="pct"/>
          </w:tcPr>
          <w:p w14:paraId="3AB4E629" w14:textId="77777777" w:rsidR="006E333E" w:rsidRPr="00D66DD0" w:rsidRDefault="006E333E" w:rsidP="006E333E">
            <w:pPr>
              <w:widowControl/>
              <w:wordWrap/>
              <w:autoSpaceDE/>
              <w:autoSpaceDN/>
              <w:cnfStyle w:val="000000000000" w:firstRow="0" w:lastRow="0" w:firstColumn="0" w:lastColumn="0" w:oddVBand="0" w:evenVBand="0" w:oddHBand="0" w:evenHBand="0" w:firstRowFirstColumn="0" w:firstRowLastColumn="0" w:lastRowFirstColumn="0" w:lastRowLastColumn="0"/>
              <w:rPr>
                <w:ins w:id="2029" w:author="Yulchon" w:date="2022-07-27T22:40:00Z"/>
                <w:color w:val="000000"/>
                <w:sz w:val="23"/>
                <w:szCs w:val="20"/>
              </w:rPr>
            </w:pPr>
            <w:proofErr w:type="spellStart"/>
            <w:ins w:id="2030" w:author="Yulchon" w:date="2022-07-27T22:40:00Z">
              <w:r w:rsidRPr="00D66DD0">
                <w:rPr>
                  <w:rFonts w:hint="eastAsia"/>
                  <w:color w:val="000000"/>
                  <w:sz w:val="23"/>
                  <w:szCs w:val="20"/>
                </w:rPr>
                <w:t>방진회</w:t>
              </w:r>
              <w:proofErr w:type="spellEnd"/>
              <w:r w:rsidRPr="00D66DD0">
                <w:rPr>
                  <w:color w:val="000000"/>
                  <w:sz w:val="23"/>
                  <w:szCs w:val="20"/>
                </w:rPr>
                <w:t xml:space="preserve"> </w:t>
              </w:r>
              <w:r w:rsidRPr="00D66DD0">
                <w:rPr>
                  <w:rFonts w:hint="eastAsia"/>
                  <w:color w:val="000000"/>
                  <w:sz w:val="23"/>
                  <w:szCs w:val="20"/>
                </w:rPr>
                <w:t>보증</w:t>
              </w:r>
              <w:r w:rsidRPr="00D66DD0">
                <w:rPr>
                  <w:color w:val="000000"/>
                  <w:sz w:val="23"/>
                  <w:szCs w:val="20"/>
                </w:rPr>
                <w:t xml:space="preserve"> </w:t>
              </w:r>
              <w:r w:rsidRPr="00D66DD0">
                <w:rPr>
                  <w:rFonts w:hint="eastAsia"/>
                  <w:color w:val="000000"/>
                  <w:sz w:val="23"/>
                  <w:szCs w:val="20"/>
                </w:rPr>
                <w:t>관련</w:t>
              </w:r>
            </w:ins>
          </w:p>
        </w:tc>
      </w:tr>
    </w:tbl>
    <w:p w14:paraId="7EEB0462" w14:textId="77777777" w:rsidR="006E333E" w:rsidRPr="00D66DD0" w:rsidRDefault="006E333E" w:rsidP="006E333E">
      <w:pPr>
        <w:adjustRightInd w:val="0"/>
        <w:snapToGrid w:val="0"/>
        <w:spacing w:after="240" w:line="360" w:lineRule="atLeast"/>
        <w:ind w:left="800"/>
        <w:rPr>
          <w:ins w:id="2031" w:author="Yulchon" w:date="2022-07-27T22:40:00Z"/>
          <w:rFonts w:ascii="Times New Roman"/>
          <w:kern w:val="0"/>
          <w:sz w:val="23"/>
          <w:szCs w:val="20"/>
        </w:rPr>
      </w:pPr>
    </w:p>
    <w:p w14:paraId="19142C59" w14:textId="77777777" w:rsidR="006E333E" w:rsidRDefault="006E333E" w:rsidP="006E333E">
      <w:pPr>
        <w:rPr>
          <w:ins w:id="2032" w:author="Yulchon" w:date="2022-07-27T22:40:00Z"/>
        </w:rPr>
      </w:pPr>
    </w:p>
    <w:p w14:paraId="35F618D7" w14:textId="77777777" w:rsidR="006E333E" w:rsidRDefault="006E333E" w:rsidP="006E333E">
      <w:pPr>
        <w:widowControl/>
        <w:wordWrap/>
        <w:autoSpaceDE/>
        <w:autoSpaceDN/>
        <w:rPr>
          <w:ins w:id="2033" w:author="Yulchon" w:date="2022-07-27T22:40:00Z"/>
          <w:rFonts w:ascii="Times New Roman"/>
          <w:b/>
          <w:sz w:val="22"/>
        </w:rPr>
      </w:pPr>
      <w:ins w:id="2034" w:author="Yulchon" w:date="2022-07-27T22:40:00Z">
        <w:r>
          <w:rPr>
            <w:rFonts w:ascii="Times New Roman"/>
            <w:b/>
            <w:sz w:val="22"/>
          </w:rPr>
          <w:br w:type="page"/>
        </w:r>
      </w:ins>
    </w:p>
    <w:p w14:paraId="3D23C706" w14:textId="77777777" w:rsidR="006E333E" w:rsidRPr="00D66DD0" w:rsidRDefault="006E333E" w:rsidP="006E333E">
      <w:pPr>
        <w:pStyle w:val="ac"/>
        <w:widowControl/>
        <w:numPr>
          <w:ilvl w:val="0"/>
          <w:numId w:val="82"/>
        </w:numPr>
        <w:spacing w:after="200" w:line="276" w:lineRule="auto"/>
        <w:ind w:leftChars="0"/>
        <w:rPr>
          <w:ins w:id="2035" w:author="Yulchon" w:date="2022-07-27T22:40:00Z"/>
          <w:rFonts w:ascii="Times New Roman"/>
          <w:b/>
          <w:sz w:val="23"/>
        </w:rPr>
      </w:pPr>
      <w:proofErr w:type="spellStart"/>
      <w:ins w:id="2036" w:author="Yulchon" w:date="2022-07-27T22:40:00Z">
        <w:r w:rsidRPr="004C398A">
          <w:rPr>
            <w:rFonts w:ascii="Times New Roman" w:hint="eastAsia"/>
            <w:b/>
            <w:sz w:val="23"/>
            <w:szCs w:val="23"/>
          </w:rPr>
          <w:t>공개목록</w:t>
        </w:r>
        <w:proofErr w:type="spellEnd"/>
        <w:r>
          <w:rPr>
            <w:rFonts w:ascii="Times New Roman" w:hint="eastAsia"/>
            <w:b/>
            <w:sz w:val="23"/>
          </w:rPr>
          <w:t xml:space="preserve"> </w:t>
        </w:r>
        <w:r w:rsidRPr="00D66DD0">
          <w:rPr>
            <w:rFonts w:ascii="Times New Roman"/>
            <w:b/>
            <w:sz w:val="23"/>
          </w:rPr>
          <w:t>5.2</w:t>
        </w:r>
        <w:proofErr w:type="gramStart"/>
        <w:r w:rsidRPr="00D66DD0">
          <w:rPr>
            <w:rFonts w:ascii="Times New Roman"/>
            <w:b/>
            <w:sz w:val="23"/>
          </w:rPr>
          <w:t>.(</w:t>
        </w:r>
        <w:proofErr w:type="gramEnd"/>
        <w:r w:rsidRPr="00D66DD0">
          <w:rPr>
            <w:rFonts w:ascii="Times New Roman"/>
            <w:b/>
            <w:sz w:val="23"/>
          </w:rPr>
          <w:t xml:space="preserve">m) </w:t>
        </w:r>
        <w:r>
          <w:rPr>
            <w:rFonts w:ascii="Times New Roman" w:hint="eastAsia"/>
            <w:b/>
            <w:sz w:val="23"/>
          </w:rPr>
          <w:t>소송</w:t>
        </w:r>
        <w:r>
          <w:rPr>
            <w:rFonts w:ascii="Times New Roman" w:hint="eastAsia"/>
            <w:b/>
            <w:sz w:val="23"/>
          </w:rPr>
          <w:t xml:space="preserve"> </w:t>
        </w:r>
        <w:r>
          <w:rPr>
            <w:rFonts w:ascii="Times New Roman" w:hint="eastAsia"/>
            <w:b/>
            <w:sz w:val="23"/>
          </w:rPr>
          <w:t>및</w:t>
        </w:r>
        <w:r>
          <w:rPr>
            <w:rFonts w:ascii="Times New Roman" w:hint="eastAsia"/>
            <w:b/>
            <w:sz w:val="23"/>
          </w:rPr>
          <w:t xml:space="preserve"> </w:t>
        </w:r>
        <w:r>
          <w:rPr>
            <w:rFonts w:ascii="Times New Roman" w:hint="eastAsia"/>
            <w:b/>
            <w:sz w:val="23"/>
          </w:rPr>
          <w:t>분쟁</w:t>
        </w:r>
      </w:ins>
    </w:p>
    <w:p w14:paraId="2096FFA2" w14:textId="77777777" w:rsidR="006E333E" w:rsidRPr="002853E4" w:rsidRDefault="006E333E" w:rsidP="006E333E">
      <w:pPr>
        <w:pStyle w:val="ac"/>
        <w:numPr>
          <w:ilvl w:val="0"/>
          <w:numId w:val="80"/>
        </w:numPr>
        <w:spacing w:line="360" w:lineRule="auto"/>
        <w:ind w:leftChars="0"/>
        <w:rPr>
          <w:ins w:id="2037" w:author="Yulchon" w:date="2022-07-27T22:40:00Z"/>
          <w:rFonts w:ascii="Times New Roman"/>
          <w:sz w:val="23"/>
          <w:szCs w:val="23"/>
        </w:rPr>
      </w:pPr>
      <w:ins w:id="2038" w:author="Yulchon" w:date="2022-07-27T22:40:00Z">
        <w:r>
          <w:rPr>
            <w:rFonts w:ascii="Times New Roman" w:hint="eastAsia"/>
            <w:sz w:val="23"/>
            <w:szCs w:val="23"/>
          </w:rPr>
          <w:t>계속</w:t>
        </w:r>
        <w:r>
          <w:rPr>
            <w:rFonts w:ascii="Times New Roman" w:hint="eastAsia"/>
            <w:sz w:val="23"/>
            <w:szCs w:val="23"/>
          </w:rPr>
          <w:t xml:space="preserve"> </w:t>
        </w:r>
        <w:r>
          <w:rPr>
            <w:rFonts w:ascii="Times New Roman" w:hint="eastAsia"/>
            <w:sz w:val="23"/>
            <w:szCs w:val="23"/>
          </w:rPr>
          <w:t>중인</w:t>
        </w:r>
        <w:r>
          <w:rPr>
            <w:rFonts w:ascii="Times New Roman" w:hint="eastAsia"/>
            <w:sz w:val="23"/>
            <w:szCs w:val="23"/>
          </w:rPr>
          <w:t xml:space="preserve"> </w:t>
        </w:r>
        <w:r>
          <w:rPr>
            <w:rFonts w:ascii="Times New Roman" w:hint="eastAsia"/>
            <w:sz w:val="23"/>
            <w:szCs w:val="23"/>
          </w:rPr>
          <w:t>법적</w:t>
        </w:r>
        <w:r>
          <w:rPr>
            <w:rFonts w:ascii="Times New Roman" w:hint="eastAsia"/>
            <w:sz w:val="23"/>
            <w:szCs w:val="23"/>
          </w:rPr>
          <w:t xml:space="preserve"> </w:t>
        </w:r>
        <w:r>
          <w:rPr>
            <w:rFonts w:ascii="Times New Roman" w:hint="eastAsia"/>
            <w:sz w:val="23"/>
            <w:szCs w:val="23"/>
          </w:rPr>
          <w:t>절차</w:t>
        </w:r>
        <w:r w:rsidRPr="002853E4">
          <w:rPr>
            <w:rFonts w:ascii="Times New Roman" w:hint="eastAsia"/>
            <w:sz w:val="23"/>
            <w:szCs w:val="23"/>
          </w:rPr>
          <w:t xml:space="preserve"> </w:t>
        </w:r>
      </w:ins>
    </w:p>
    <w:tbl>
      <w:tblPr>
        <w:tblStyle w:val="af"/>
        <w:tblW w:w="0" w:type="auto"/>
        <w:tblInd w:w="279" w:type="dxa"/>
        <w:tblLook w:val="04A0" w:firstRow="1" w:lastRow="0" w:firstColumn="1" w:lastColumn="0" w:noHBand="0" w:noVBand="1"/>
      </w:tblPr>
      <w:tblGrid>
        <w:gridCol w:w="709"/>
        <w:gridCol w:w="8028"/>
      </w:tblGrid>
      <w:tr w:rsidR="006E333E" w:rsidRPr="004965B1" w14:paraId="558BBBE0" w14:textId="77777777" w:rsidTr="006E333E">
        <w:trPr>
          <w:cnfStyle w:val="100000000000" w:firstRow="1" w:lastRow="0" w:firstColumn="0" w:lastColumn="0" w:oddVBand="0" w:evenVBand="0" w:oddHBand="0" w:evenHBand="0" w:firstRowFirstColumn="0" w:firstRowLastColumn="0" w:lastRowFirstColumn="0" w:lastRowLastColumn="0"/>
          <w:ins w:id="2039" w:author="Yulchon" w:date="2022-07-27T22:40:00Z"/>
        </w:trPr>
        <w:tc>
          <w:tcPr>
            <w:cnfStyle w:val="001000000000" w:firstRow="0" w:lastRow="0" w:firstColumn="1" w:lastColumn="0" w:oddVBand="0" w:evenVBand="0" w:oddHBand="0" w:evenHBand="0" w:firstRowFirstColumn="0" w:firstRowLastColumn="0" w:lastRowFirstColumn="0" w:lastRowLastColumn="0"/>
            <w:tcW w:w="709" w:type="dxa"/>
          </w:tcPr>
          <w:p w14:paraId="5BD9A425" w14:textId="77777777" w:rsidR="006E333E" w:rsidRPr="00D66DD0" w:rsidRDefault="006E333E" w:rsidP="006E333E">
            <w:pPr>
              <w:spacing w:line="276" w:lineRule="auto"/>
              <w:rPr>
                <w:ins w:id="2040" w:author="Yulchon" w:date="2022-07-27T22:40:00Z"/>
                <w:rFonts w:ascii="Times New Roman"/>
                <w:b/>
                <w:sz w:val="23"/>
              </w:rPr>
            </w:pPr>
            <w:ins w:id="2041" w:author="Yulchon" w:date="2022-07-27T22:40:00Z">
              <w:r w:rsidRPr="00D66DD0">
                <w:rPr>
                  <w:rFonts w:ascii="Times New Roman" w:hint="eastAsia"/>
                  <w:b/>
                  <w:sz w:val="23"/>
                </w:rPr>
                <w:t>순번</w:t>
              </w:r>
            </w:ins>
          </w:p>
        </w:tc>
        <w:tc>
          <w:tcPr>
            <w:tcW w:w="8028" w:type="dxa"/>
          </w:tcPr>
          <w:p w14:paraId="477B056B" w14:textId="77777777" w:rsidR="006E333E" w:rsidRPr="00D66DD0" w:rsidRDefault="006E333E" w:rsidP="006E333E">
            <w:pPr>
              <w:spacing w:line="276" w:lineRule="auto"/>
              <w:cnfStyle w:val="100000000000" w:firstRow="1" w:lastRow="0" w:firstColumn="0" w:lastColumn="0" w:oddVBand="0" w:evenVBand="0" w:oddHBand="0" w:evenHBand="0" w:firstRowFirstColumn="0" w:firstRowLastColumn="0" w:lastRowFirstColumn="0" w:lastRowLastColumn="0"/>
              <w:rPr>
                <w:ins w:id="2042" w:author="Yulchon" w:date="2022-07-27T22:40:00Z"/>
                <w:rFonts w:ascii="Times New Roman"/>
                <w:b/>
                <w:sz w:val="23"/>
              </w:rPr>
            </w:pPr>
            <w:ins w:id="2043" w:author="Yulchon" w:date="2022-07-27T22:40:00Z">
              <w:r w:rsidRPr="00D66DD0">
                <w:rPr>
                  <w:rFonts w:ascii="Times New Roman" w:hint="eastAsia"/>
                  <w:b/>
                  <w:sz w:val="23"/>
                </w:rPr>
                <w:t>내</w:t>
              </w:r>
              <w:r w:rsidRPr="00D66DD0">
                <w:rPr>
                  <w:rFonts w:ascii="Times New Roman"/>
                  <w:b/>
                  <w:sz w:val="23"/>
                </w:rPr>
                <w:t xml:space="preserve"> </w:t>
              </w:r>
              <w:r w:rsidRPr="00D66DD0">
                <w:rPr>
                  <w:rFonts w:ascii="Times New Roman" w:hint="eastAsia"/>
                  <w:b/>
                  <w:sz w:val="23"/>
                </w:rPr>
                <w:t>용</w:t>
              </w:r>
            </w:ins>
          </w:p>
        </w:tc>
      </w:tr>
      <w:tr w:rsidR="006E333E" w14:paraId="33764D15" w14:textId="77777777" w:rsidTr="006E333E">
        <w:trPr>
          <w:ins w:id="2044" w:author="Yulchon" w:date="2022-07-27T22:40:00Z"/>
        </w:trPr>
        <w:tc>
          <w:tcPr>
            <w:cnfStyle w:val="001000000000" w:firstRow="0" w:lastRow="0" w:firstColumn="1" w:lastColumn="0" w:oddVBand="0" w:evenVBand="0" w:oddHBand="0" w:evenHBand="0" w:firstRowFirstColumn="0" w:firstRowLastColumn="0" w:lastRowFirstColumn="0" w:lastRowLastColumn="0"/>
            <w:tcW w:w="709" w:type="dxa"/>
          </w:tcPr>
          <w:p w14:paraId="6CB370B1" w14:textId="77777777" w:rsidR="006E333E" w:rsidRPr="00D66DD0" w:rsidRDefault="006E333E" w:rsidP="006E333E">
            <w:pPr>
              <w:spacing w:line="276" w:lineRule="auto"/>
              <w:rPr>
                <w:ins w:id="2045" w:author="Yulchon" w:date="2022-07-27T22:40:00Z"/>
                <w:rFonts w:ascii="Times New Roman"/>
                <w:sz w:val="23"/>
              </w:rPr>
            </w:pPr>
            <w:ins w:id="2046" w:author="Yulchon" w:date="2022-07-27T22:40:00Z">
              <w:r w:rsidRPr="00D66DD0">
                <w:rPr>
                  <w:rFonts w:ascii="Times New Roman"/>
                  <w:sz w:val="23"/>
                </w:rPr>
                <w:t>1</w:t>
              </w:r>
            </w:ins>
          </w:p>
        </w:tc>
        <w:tc>
          <w:tcPr>
            <w:tcW w:w="8028" w:type="dxa"/>
          </w:tcPr>
          <w:p w14:paraId="3AF71ADB" w14:textId="77777777" w:rsidR="006E333E" w:rsidRPr="00D66DD0" w:rsidRDefault="006E333E" w:rsidP="006E333E">
            <w:pPr>
              <w:spacing w:line="276" w:lineRule="auto"/>
              <w:cnfStyle w:val="000000000000" w:firstRow="0" w:lastRow="0" w:firstColumn="0" w:lastColumn="0" w:oddVBand="0" w:evenVBand="0" w:oddHBand="0" w:evenHBand="0" w:firstRowFirstColumn="0" w:firstRowLastColumn="0" w:lastRowFirstColumn="0" w:lastRowLastColumn="0"/>
              <w:rPr>
                <w:ins w:id="2047" w:author="Yulchon" w:date="2022-07-27T22:40:00Z"/>
                <w:rFonts w:ascii="Times New Roman"/>
                <w:sz w:val="23"/>
              </w:rPr>
            </w:pPr>
            <w:ins w:id="2048" w:author="Yulchon" w:date="2022-07-27T22:40:00Z">
              <w:r w:rsidRPr="00D66DD0">
                <w:rPr>
                  <w:rFonts w:ascii="Times New Roman"/>
                  <w:sz w:val="23"/>
                </w:rPr>
                <w:t>[</w:t>
              </w:r>
              <w:r w:rsidRPr="00D66DD0">
                <w:rPr>
                  <w:rFonts w:ascii="Times New Roman" w:hint="eastAsia"/>
                  <w:sz w:val="23"/>
                </w:rPr>
                <w:t>서울고등법원</w:t>
              </w:r>
              <w:r w:rsidRPr="00D66DD0">
                <w:rPr>
                  <w:rFonts w:ascii="Times New Roman"/>
                  <w:sz w:val="23"/>
                </w:rPr>
                <w:t xml:space="preserve"> 2018</w:t>
              </w:r>
              <w:r w:rsidRPr="00D66DD0">
                <w:rPr>
                  <w:rFonts w:ascii="Times New Roman"/>
                  <w:sz w:val="23"/>
                </w:rPr>
                <w:t>나</w:t>
              </w:r>
              <w:r w:rsidRPr="00D66DD0">
                <w:rPr>
                  <w:rFonts w:ascii="Times New Roman"/>
                  <w:sz w:val="23"/>
                </w:rPr>
                <w:t xml:space="preserve">2059749 </w:t>
              </w:r>
              <w:r w:rsidRPr="00D66DD0">
                <w:rPr>
                  <w:rFonts w:ascii="Times New Roman" w:hint="eastAsia"/>
                  <w:sz w:val="23"/>
                </w:rPr>
                <w:t>손해배상</w:t>
              </w:r>
              <w:r w:rsidRPr="00D66DD0">
                <w:rPr>
                  <w:rFonts w:ascii="Times New Roman"/>
                  <w:sz w:val="23"/>
                </w:rPr>
                <w:t>(</w:t>
              </w:r>
              <w:r w:rsidRPr="00D66DD0">
                <w:rPr>
                  <w:rFonts w:ascii="Times New Roman" w:hint="eastAsia"/>
                  <w:sz w:val="23"/>
                </w:rPr>
                <w:t>기</w:t>
              </w:r>
              <w:r w:rsidRPr="00D66DD0">
                <w:rPr>
                  <w:rFonts w:ascii="Times New Roman"/>
                  <w:sz w:val="23"/>
                </w:rPr>
                <w:t xml:space="preserve">)] </w:t>
              </w:r>
              <w:r w:rsidRPr="00D66DD0">
                <w:rPr>
                  <w:rFonts w:ascii="Times New Roman" w:hint="eastAsia"/>
                  <w:sz w:val="23"/>
                </w:rPr>
                <w:t>소가</w:t>
              </w:r>
              <w:r w:rsidRPr="00D66DD0">
                <w:rPr>
                  <w:rFonts w:ascii="Times New Roman"/>
                  <w:sz w:val="23"/>
                </w:rPr>
                <w:t xml:space="preserve"> 15,419,621,123</w:t>
              </w:r>
              <w:r w:rsidRPr="00D66DD0">
                <w:rPr>
                  <w:rFonts w:ascii="Times New Roman"/>
                  <w:sz w:val="23"/>
                </w:rPr>
                <w:t>원</w:t>
              </w:r>
            </w:ins>
          </w:p>
          <w:p w14:paraId="34CE1468" w14:textId="77777777" w:rsidR="006E333E" w:rsidRPr="00D66DD0" w:rsidRDefault="006E333E" w:rsidP="006E333E">
            <w:pPr>
              <w:spacing w:line="276" w:lineRule="auto"/>
              <w:cnfStyle w:val="000000000000" w:firstRow="0" w:lastRow="0" w:firstColumn="0" w:lastColumn="0" w:oddVBand="0" w:evenVBand="0" w:oddHBand="0" w:evenHBand="0" w:firstRowFirstColumn="0" w:firstRowLastColumn="0" w:lastRowFirstColumn="0" w:lastRowLastColumn="0"/>
              <w:rPr>
                <w:ins w:id="2049" w:author="Yulchon" w:date="2022-07-27T22:40:00Z"/>
                <w:rFonts w:ascii="Times New Roman"/>
                <w:sz w:val="23"/>
              </w:rPr>
            </w:pPr>
            <w:ins w:id="2050" w:author="Yulchon" w:date="2022-07-27T22:40:00Z">
              <w:r w:rsidRPr="00D66DD0">
                <w:rPr>
                  <w:rFonts w:ascii="Times New Roman" w:hint="eastAsia"/>
                  <w:sz w:val="23"/>
                </w:rPr>
                <w:t>국방과학연구소가</w:t>
              </w:r>
              <w:r w:rsidRPr="00D66DD0">
                <w:rPr>
                  <w:rFonts w:ascii="Times New Roman"/>
                  <w:sz w:val="23"/>
                </w:rPr>
                <w:t xml:space="preserve"> </w:t>
              </w:r>
              <w:r w:rsidRPr="00D66DD0">
                <w:rPr>
                  <w:rFonts w:ascii="Times New Roman"/>
                  <w:sz w:val="23"/>
                </w:rPr>
                <w:t>장보고</w:t>
              </w:r>
              <w:r w:rsidRPr="00D66DD0">
                <w:rPr>
                  <w:rFonts w:ascii="Times New Roman"/>
                  <w:sz w:val="23"/>
                </w:rPr>
                <w:t xml:space="preserve">-Ⅲ </w:t>
              </w:r>
              <w:r w:rsidRPr="00D66DD0">
                <w:rPr>
                  <w:rFonts w:ascii="Times New Roman"/>
                  <w:sz w:val="23"/>
                </w:rPr>
                <w:t>사업</w:t>
              </w:r>
              <w:r w:rsidRPr="00D66DD0">
                <w:rPr>
                  <w:rFonts w:ascii="Times New Roman"/>
                  <w:sz w:val="23"/>
                </w:rPr>
                <w:t xml:space="preserve"> </w:t>
              </w:r>
              <w:r w:rsidRPr="00D66DD0">
                <w:rPr>
                  <w:rFonts w:ascii="Times New Roman"/>
                  <w:sz w:val="23"/>
                </w:rPr>
                <w:t>입찰담합을</w:t>
              </w:r>
              <w:r w:rsidRPr="00D66DD0">
                <w:rPr>
                  <w:rFonts w:ascii="Times New Roman"/>
                  <w:sz w:val="23"/>
                </w:rPr>
                <w:t xml:space="preserve"> </w:t>
              </w:r>
              <w:r w:rsidRPr="00D66DD0">
                <w:rPr>
                  <w:rFonts w:ascii="Times New Roman"/>
                  <w:sz w:val="23"/>
                </w:rPr>
                <w:t>이유로</w:t>
              </w:r>
              <w:r w:rsidRPr="00D66DD0">
                <w:rPr>
                  <w:rFonts w:ascii="Times New Roman"/>
                  <w:sz w:val="23"/>
                </w:rPr>
                <w:t xml:space="preserve"> </w:t>
              </w:r>
              <w:r w:rsidRPr="00D66DD0">
                <w:rPr>
                  <w:rFonts w:ascii="Times New Roman"/>
                  <w:sz w:val="23"/>
                </w:rPr>
                <w:t>담합과</w:t>
              </w:r>
              <w:r w:rsidRPr="00D66DD0">
                <w:rPr>
                  <w:rFonts w:ascii="Times New Roman"/>
                  <w:sz w:val="23"/>
                </w:rPr>
                <w:t xml:space="preserve"> </w:t>
              </w:r>
              <w:r w:rsidRPr="00D66DD0">
                <w:rPr>
                  <w:rFonts w:ascii="Times New Roman"/>
                  <w:sz w:val="23"/>
                </w:rPr>
                <w:t>관련된</w:t>
              </w:r>
              <w:r w:rsidRPr="00D66DD0">
                <w:rPr>
                  <w:rFonts w:ascii="Times New Roman"/>
                  <w:sz w:val="23"/>
                </w:rPr>
                <w:t xml:space="preserve"> "</w:t>
              </w:r>
              <w:proofErr w:type="spellStart"/>
              <w:r w:rsidRPr="00D66DD0">
                <w:rPr>
                  <w:rFonts w:ascii="Times New Roman"/>
                  <w:sz w:val="23"/>
                </w:rPr>
                <w:t>한화시스템</w:t>
              </w:r>
              <w:proofErr w:type="spellEnd"/>
              <w:r w:rsidRPr="00D66DD0">
                <w:rPr>
                  <w:rFonts w:ascii="Times New Roman"/>
                  <w:sz w:val="23"/>
                </w:rPr>
                <w:t>㈜</w:t>
              </w:r>
              <w:r w:rsidRPr="00D66DD0">
                <w:rPr>
                  <w:rFonts w:ascii="Times New Roman"/>
                  <w:sz w:val="23"/>
                </w:rPr>
                <w:t>", "LIG</w:t>
              </w:r>
              <w:r w:rsidRPr="00D66DD0">
                <w:rPr>
                  <w:rFonts w:ascii="Times New Roman"/>
                  <w:sz w:val="23"/>
                </w:rPr>
                <w:t>넥스원㈜</w:t>
              </w:r>
              <w:r w:rsidRPr="00D66DD0">
                <w:rPr>
                  <w:rFonts w:ascii="Times New Roman"/>
                  <w:sz w:val="23"/>
                </w:rPr>
                <w:t>", "STX</w:t>
              </w:r>
              <w:r w:rsidRPr="00D66DD0">
                <w:rPr>
                  <w:rFonts w:ascii="Times New Roman"/>
                  <w:sz w:val="23"/>
                </w:rPr>
                <w:t>엔진㈜</w:t>
              </w:r>
              <w:r w:rsidRPr="00D66DD0">
                <w:rPr>
                  <w:rFonts w:ascii="Times New Roman"/>
                  <w:sz w:val="23"/>
                </w:rPr>
                <w:t xml:space="preserve">" </w:t>
              </w:r>
              <w:r w:rsidRPr="00D66DD0">
                <w:rPr>
                  <w:rFonts w:ascii="Times New Roman"/>
                  <w:sz w:val="23"/>
                </w:rPr>
                <w:t>및</w:t>
              </w:r>
              <w:r w:rsidRPr="00D66DD0">
                <w:rPr>
                  <w:rFonts w:ascii="Times New Roman"/>
                  <w:sz w:val="23"/>
                </w:rPr>
                <w:t xml:space="preserve"> </w:t>
              </w:r>
              <w:r w:rsidRPr="00D66DD0">
                <w:rPr>
                  <w:rFonts w:ascii="Times New Roman"/>
                  <w:sz w:val="23"/>
                </w:rPr>
                <w:t>당사</w:t>
              </w:r>
              <w:r w:rsidRPr="00D66DD0">
                <w:rPr>
                  <w:rFonts w:ascii="Times New Roman"/>
                  <w:sz w:val="23"/>
                </w:rPr>
                <w:t xml:space="preserve"> </w:t>
              </w:r>
              <w:r w:rsidRPr="00D66DD0">
                <w:rPr>
                  <w:rFonts w:ascii="Times New Roman"/>
                  <w:sz w:val="23"/>
                </w:rPr>
                <w:t>등</w:t>
              </w:r>
              <w:r w:rsidRPr="00D66DD0">
                <w:rPr>
                  <w:rFonts w:ascii="Times New Roman"/>
                  <w:sz w:val="23"/>
                </w:rPr>
                <w:t xml:space="preserve"> 4</w:t>
              </w:r>
              <w:r w:rsidRPr="00D66DD0">
                <w:rPr>
                  <w:rFonts w:ascii="Times New Roman"/>
                  <w:sz w:val="23"/>
                </w:rPr>
                <w:t>개사를</w:t>
              </w:r>
              <w:r w:rsidRPr="00D66DD0">
                <w:rPr>
                  <w:rFonts w:ascii="Times New Roman"/>
                  <w:sz w:val="23"/>
                </w:rPr>
                <w:t xml:space="preserve"> </w:t>
              </w:r>
              <w:r w:rsidRPr="00D66DD0">
                <w:rPr>
                  <w:rFonts w:ascii="Times New Roman"/>
                  <w:sz w:val="23"/>
                </w:rPr>
                <w:t>상대로</w:t>
              </w:r>
              <w:r w:rsidRPr="00D66DD0">
                <w:rPr>
                  <w:rFonts w:ascii="Times New Roman"/>
                  <w:sz w:val="23"/>
                </w:rPr>
                <w:t xml:space="preserve"> </w:t>
              </w:r>
              <w:r w:rsidRPr="00D66DD0">
                <w:rPr>
                  <w:rFonts w:ascii="Times New Roman"/>
                  <w:sz w:val="23"/>
                </w:rPr>
                <w:t>손해배상을</w:t>
              </w:r>
              <w:r w:rsidRPr="00D66DD0">
                <w:rPr>
                  <w:rFonts w:ascii="Times New Roman"/>
                  <w:sz w:val="23"/>
                </w:rPr>
                <w:t xml:space="preserve"> </w:t>
              </w:r>
              <w:r w:rsidRPr="00D66DD0">
                <w:rPr>
                  <w:rFonts w:ascii="Times New Roman"/>
                  <w:sz w:val="23"/>
                </w:rPr>
                <w:t>청구한</w:t>
              </w:r>
              <w:r w:rsidRPr="00D66DD0">
                <w:rPr>
                  <w:rFonts w:ascii="Times New Roman"/>
                  <w:sz w:val="23"/>
                </w:rPr>
                <w:t xml:space="preserve"> </w:t>
              </w:r>
              <w:r w:rsidRPr="00D66DD0">
                <w:rPr>
                  <w:rFonts w:ascii="Times New Roman"/>
                  <w:sz w:val="23"/>
                </w:rPr>
                <w:t>사건</w:t>
              </w:r>
            </w:ins>
          </w:p>
          <w:p w14:paraId="60F1B33E" w14:textId="77777777" w:rsidR="006E333E" w:rsidRPr="00D66DD0" w:rsidRDefault="006E333E" w:rsidP="006E333E">
            <w:pPr>
              <w:spacing w:line="276" w:lineRule="auto"/>
              <w:cnfStyle w:val="000000000000" w:firstRow="0" w:lastRow="0" w:firstColumn="0" w:lastColumn="0" w:oddVBand="0" w:evenVBand="0" w:oddHBand="0" w:evenHBand="0" w:firstRowFirstColumn="0" w:firstRowLastColumn="0" w:lastRowFirstColumn="0" w:lastRowLastColumn="0"/>
              <w:rPr>
                <w:ins w:id="2051" w:author="Yulchon" w:date="2022-07-27T22:40:00Z"/>
                <w:rFonts w:ascii="Times New Roman"/>
                <w:sz w:val="23"/>
              </w:rPr>
            </w:pPr>
            <w:ins w:id="2052" w:author="Yulchon" w:date="2022-07-27T22:40:00Z">
              <w:r w:rsidRPr="00D66DD0">
                <w:rPr>
                  <w:rFonts w:ascii="Times New Roman"/>
                  <w:sz w:val="23"/>
                </w:rPr>
                <w:t>1</w:t>
              </w:r>
              <w:r w:rsidRPr="00D66DD0">
                <w:rPr>
                  <w:rFonts w:ascii="Times New Roman" w:hint="eastAsia"/>
                  <w:sz w:val="23"/>
                </w:rPr>
                <w:t>심</w:t>
              </w:r>
              <w:r w:rsidRPr="00D66DD0">
                <w:rPr>
                  <w:rFonts w:ascii="Times New Roman"/>
                  <w:sz w:val="23"/>
                </w:rPr>
                <w:t xml:space="preserve"> </w:t>
              </w:r>
              <w:r w:rsidRPr="00D66DD0">
                <w:rPr>
                  <w:rFonts w:ascii="Times New Roman" w:hint="eastAsia"/>
                  <w:sz w:val="23"/>
                </w:rPr>
                <w:t>원고</w:t>
              </w:r>
              <w:r w:rsidRPr="00D66DD0">
                <w:rPr>
                  <w:rFonts w:ascii="Times New Roman"/>
                  <w:sz w:val="23"/>
                </w:rPr>
                <w:t xml:space="preserve"> </w:t>
              </w:r>
              <w:proofErr w:type="spellStart"/>
              <w:r w:rsidRPr="00D66DD0">
                <w:rPr>
                  <w:rFonts w:ascii="Times New Roman" w:hint="eastAsia"/>
                  <w:sz w:val="23"/>
                </w:rPr>
                <w:t>전부패소</w:t>
              </w:r>
              <w:proofErr w:type="spellEnd"/>
              <w:r w:rsidRPr="00D66DD0">
                <w:rPr>
                  <w:rFonts w:ascii="Times New Roman"/>
                  <w:sz w:val="23"/>
                </w:rPr>
                <w:t xml:space="preserve"> </w:t>
              </w:r>
              <w:r w:rsidRPr="00D66DD0">
                <w:rPr>
                  <w:rFonts w:ascii="Times New Roman" w:hint="eastAsia"/>
                  <w:sz w:val="23"/>
                </w:rPr>
                <w:t>후</w:t>
              </w:r>
              <w:r w:rsidRPr="00D66DD0">
                <w:rPr>
                  <w:rFonts w:ascii="Times New Roman"/>
                  <w:sz w:val="23"/>
                </w:rPr>
                <w:t xml:space="preserve"> </w:t>
              </w:r>
              <w:r w:rsidRPr="00D66DD0">
                <w:rPr>
                  <w:rFonts w:ascii="Times New Roman" w:hint="eastAsia"/>
                  <w:sz w:val="23"/>
                </w:rPr>
                <w:t>현재</w:t>
              </w:r>
              <w:r w:rsidRPr="00D66DD0">
                <w:rPr>
                  <w:rFonts w:ascii="Times New Roman"/>
                  <w:sz w:val="23"/>
                </w:rPr>
                <w:t xml:space="preserve"> </w:t>
              </w:r>
              <w:r w:rsidRPr="00D66DD0">
                <w:rPr>
                  <w:rFonts w:ascii="Times New Roman" w:hint="eastAsia"/>
                  <w:sz w:val="23"/>
                </w:rPr>
                <w:t>항소심</w:t>
              </w:r>
              <w:r w:rsidRPr="00D66DD0">
                <w:rPr>
                  <w:rFonts w:ascii="Times New Roman"/>
                  <w:sz w:val="23"/>
                </w:rPr>
                <w:t xml:space="preserve"> </w:t>
              </w:r>
              <w:r w:rsidRPr="00D66DD0">
                <w:rPr>
                  <w:rFonts w:ascii="Times New Roman" w:hint="eastAsia"/>
                  <w:sz w:val="23"/>
                </w:rPr>
                <w:t>진행</w:t>
              </w:r>
              <w:r w:rsidRPr="00D66DD0">
                <w:rPr>
                  <w:rFonts w:ascii="Times New Roman"/>
                  <w:sz w:val="23"/>
                </w:rPr>
                <w:t xml:space="preserve"> </w:t>
              </w:r>
              <w:r w:rsidRPr="00D66DD0">
                <w:rPr>
                  <w:rFonts w:ascii="Times New Roman" w:hint="eastAsia"/>
                  <w:sz w:val="23"/>
                </w:rPr>
                <w:t>중</w:t>
              </w:r>
              <w:r w:rsidRPr="00D66DD0">
                <w:rPr>
                  <w:rFonts w:ascii="Times New Roman"/>
                  <w:sz w:val="23"/>
                </w:rPr>
                <w:t xml:space="preserve"> </w:t>
              </w:r>
            </w:ins>
          </w:p>
        </w:tc>
      </w:tr>
      <w:tr w:rsidR="006E333E" w14:paraId="2397C1BE" w14:textId="77777777" w:rsidTr="006E333E">
        <w:trPr>
          <w:ins w:id="2053" w:author="Yulchon" w:date="2022-07-27T22:40:00Z"/>
        </w:trPr>
        <w:tc>
          <w:tcPr>
            <w:cnfStyle w:val="001000000000" w:firstRow="0" w:lastRow="0" w:firstColumn="1" w:lastColumn="0" w:oddVBand="0" w:evenVBand="0" w:oddHBand="0" w:evenHBand="0" w:firstRowFirstColumn="0" w:firstRowLastColumn="0" w:lastRowFirstColumn="0" w:lastRowLastColumn="0"/>
            <w:tcW w:w="709" w:type="dxa"/>
          </w:tcPr>
          <w:p w14:paraId="5C77E642" w14:textId="77777777" w:rsidR="006E333E" w:rsidRPr="00D66DD0" w:rsidRDefault="006E333E" w:rsidP="006E333E">
            <w:pPr>
              <w:spacing w:line="276" w:lineRule="auto"/>
              <w:rPr>
                <w:ins w:id="2054" w:author="Yulchon" w:date="2022-07-27T22:40:00Z"/>
                <w:rFonts w:ascii="Times New Roman"/>
                <w:sz w:val="23"/>
              </w:rPr>
            </w:pPr>
            <w:ins w:id="2055" w:author="Yulchon" w:date="2022-07-27T22:40:00Z">
              <w:r w:rsidRPr="00D66DD0">
                <w:rPr>
                  <w:rFonts w:ascii="Times New Roman"/>
                  <w:sz w:val="23"/>
                </w:rPr>
                <w:t>2</w:t>
              </w:r>
            </w:ins>
          </w:p>
        </w:tc>
        <w:tc>
          <w:tcPr>
            <w:tcW w:w="8028" w:type="dxa"/>
          </w:tcPr>
          <w:p w14:paraId="7EC964B0" w14:textId="77777777" w:rsidR="006E333E" w:rsidRPr="00D66DD0" w:rsidRDefault="006E333E" w:rsidP="006E333E">
            <w:pPr>
              <w:spacing w:line="276" w:lineRule="auto"/>
              <w:cnfStyle w:val="000000000000" w:firstRow="0" w:lastRow="0" w:firstColumn="0" w:lastColumn="0" w:oddVBand="0" w:evenVBand="0" w:oddHBand="0" w:evenHBand="0" w:firstRowFirstColumn="0" w:firstRowLastColumn="0" w:lastRowFirstColumn="0" w:lastRowLastColumn="0"/>
              <w:rPr>
                <w:ins w:id="2056" w:author="Yulchon" w:date="2022-07-27T22:40:00Z"/>
                <w:rFonts w:ascii="Times New Roman"/>
                <w:sz w:val="23"/>
              </w:rPr>
            </w:pPr>
            <w:ins w:id="2057" w:author="Yulchon" w:date="2022-07-27T22:40:00Z">
              <w:r w:rsidRPr="00D66DD0">
                <w:rPr>
                  <w:rFonts w:ascii="Times New Roman"/>
                  <w:sz w:val="23"/>
                </w:rPr>
                <w:t>[</w:t>
              </w:r>
              <w:r w:rsidRPr="00D66DD0">
                <w:rPr>
                  <w:rFonts w:ascii="Times New Roman" w:hint="eastAsia"/>
                  <w:sz w:val="23"/>
                </w:rPr>
                <w:t>서울고등법원</w:t>
              </w:r>
              <w:r w:rsidRPr="00D66DD0">
                <w:rPr>
                  <w:rFonts w:ascii="Times New Roman"/>
                  <w:sz w:val="23"/>
                </w:rPr>
                <w:t xml:space="preserve"> 2018</w:t>
              </w:r>
              <w:r w:rsidRPr="00D66DD0">
                <w:rPr>
                  <w:rFonts w:ascii="Times New Roman"/>
                  <w:sz w:val="23"/>
                </w:rPr>
                <w:t>나</w:t>
              </w:r>
              <w:r w:rsidRPr="00D66DD0">
                <w:rPr>
                  <w:rFonts w:ascii="Times New Roman"/>
                  <w:sz w:val="23"/>
                </w:rPr>
                <w:t xml:space="preserve">2059732 </w:t>
              </w:r>
              <w:r w:rsidRPr="00D66DD0">
                <w:rPr>
                  <w:rFonts w:ascii="Times New Roman" w:hint="eastAsia"/>
                  <w:sz w:val="23"/>
                </w:rPr>
                <w:t>손해배상</w:t>
              </w:r>
              <w:r w:rsidRPr="00D66DD0">
                <w:rPr>
                  <w:rFonts w:ascii="Times New Roman"/>
                  <w:sz w:val="23"/>
                </w:rPr>
                <w:t>(</w:t>
              </w:r>
              <w:r w:rsidRPr="00D66DD0">
                <w:rPr>
                  <w:rFonts w:ascii="Times New Roman" w:hint="eastAsia"/>
                  <w:sz w:val="23"/>
                </w:rPr>
                <w:t>기</w:t>
              </w:r>
              <w:r w:rsidRPr="00D66DD0">
                <w:rPr>
                  <w:rFonts w:ascii="Times New Roman"/>
                  <w:sz w:val="23"/>
                </w:rPr>
                <w:t xml:space="preserve">)] </w:t>
              </w:r>
              <w:r w:rsidRPr="00D66DD0">
                <w:rPr>
                  <w:rFonts w:ascii="Times New Roman" w:hint="eastAsia"/>
                  <w:sz w:val="23"/>
                </w:rPr>
                <w:t>소가</w:t>
              </w:r>
              <w:r w:rsidRPr="00D66DD0">
                <w:rPr>
                  <w:rFonts w:ascii="Times New Roman"/>
                  <w:sz w:val="23"/>
                </w:rPr>
                <w:t xml:space="preserve"> 15,522,776,568</w:t>
              </w:r>
              <w:r w:rsidRPr="00D66DD0">
                <w:rPr>
                  <w:rFonts w:ascii="Times New Roman"/>
                  <w:sz w:val="23"/>
                </w:rPr>
                <w:t>원</w:t>
              </w:r>
            </w:ins>
          </w:p>
          <w:p w14:paraId="0F28B7AA" w14:textId="77777777" w:rsidR="006E333E" w:rsidRPr="00D66DD0" w:rsidRDefault="006E333E" w:rsidP="006E333E">
            <w:pPr>
              <w:spacing w:line="276" w:lineRule="auto"/>
              <w:cnfStyle w:val="000000000000" w:firstRow="0" w:lastRow="0" w:firstColumn="0" w:lastColumn="0" w:oddVBand="0" w:evenVBand="0" w:oddHBand="0" w:evenHBand="0" w:firstRowFirstColumn="0" w:firstRowLastColumn="0" w:lastRowFirstColumn="0" w:lastRowLastColumn="0"/>
              <w:rPr>
                <w:ins w:id="2058" w:author="Yulchon" w:date="2022-07-27T22:40:00Z"/>
                <w:rFonts w:ascii="Times New Roman"/>
                <w:sz w:val="23"/>
              </w:rPr>
            </w:pPr>
            <w:ins w:id="2059" w:author="Yulchon" w:date="2022-07-27T22:40:00Z">
              <w:r w:rsidRPr="00D66DD0">
                <w:rPr>
                  <w:rFonts w:ascii="Times New Roman" w:hint="eastAsia"/>
                  <w:sz w:val="23"/>
                </w:rPr>
                <w:t>대한민국이</w:t>
              </w:r>
              <w:r w:rsidRPr="00D66DD0">
                <w:rPr>
                  <w:rFonts w:ascii="Times New Roman"/>
                  <w:sz w:val="23"/>
                </w:rPr>
                <w:t xml:space="preserve"> </w:t>
              </w:r>
              <w:r w:rsidRPr="00D66DD0">
                <w:rPr>
                  <w:rFonts w:ascii="Times New Roman"/>
                  <w:sz w:val="23"/>
                </w:rPr>
                <w:t>장보고</w:t>
              </w:r>
              <w:r w:rsidRPr="00D66DD0">
                <w:rPr>
                  <w:rFonts w:ascii="Times New Roman"/>
                  <w:sz w:val="23"/>
                </w:rPr>
                <w:t xml:space="preserve">-Ⅲ </w:t>
              </w:r>
              <w:r w:rsidRPr="00D66DD0">
                <w:rPr>
                  <w:rFonts w:ascii="Times New Roman"/>
                  <w:sz w:val="23"/>
                </w:rPr>
                <w:t>사업</w:t>
              </w:r>
              <w:r w:rsidRPr="00D66DD0">
                <w:rPr>
                  <w:rFonts w:ascii="Times New Roman"/>
                  <w:sz w:val="23"/>
                </w:rPr>
                <w:t xml:space="preserve"> </w:t>
              </w:r>
              <w:r w:rsidRPr="00D66DD0">
                <w:rPr>
                  <w:rFonts w:ascii="Times New Roman"/>
                  <w:sz w:val="23"/>
                </w:rPr>
                <w:t>입찰담합을</w:t>
              </w:r>
              <w:r w:rsidRPr="00D66DD0">
                <w:rPr>
                  <w:rFonts w:ascii="Times New Roman"/>
                  <w:sz w:val="23"/>
                </w:rPr>
                <w:t xml:space="preserve"> </w:t>
              </w:r>
              <w:r w:rsidRPr="00D66DD0">
                <w:rPr>
                  <w:rFonts w:ascii="Times New Roman"/>
                  <w:sz w:val="23"/>
                </w:rPr>
                <w:t>이유로</w:t>
              </w:r>
              <w:r w:rsidRPr="00D66DD0">
                <w:rPr>
                  <w:rFonts w:ascii="Times New Roman"/>
                  <w:sz w:val="23"/>
                </w:rPr>
                <w:t xml:space="preserve"> </w:t>
              </w:r>
              <w:r w:rsidRPr="00D66DD0">
                <w:rPr>
                  <w:rFonts w:ascii="Times New Roman"/>
                  <w:sz w:val="23"/>
                </w:rPr>
                <w:t>담합과</w:t>
              </w:r>
              <w:r w:rsidRPr="00D66DD0">
                <w:rPr>
                  <w:rFonts w:ascii="Times New Roman"/>
                  <w:sz w:val="23"/>
                </w:rPr>
                <w:t xml:space="preserve"> </w:t>
              </w:r>
              <w:r w:rsidRPr="00D66DD0">
                <w:rPr>
                  <w:rFonts w:ascii="Times New Roman"/>
                  <w:sz w:val="23"/>
                </w:rPr>
                <w:t>관련된</w:t>
              </w:r>
              <w:r w:rsidRPr="00D66DD0">
                <w:rPr>
                  <w:rFonts w:ascii="Times New Roman"/>
                  <w:sz w:val="23"/>
                </w:rPr>
                <w:t xml:space="preserve"> "</w:t>
              </w:r>
              <w:proofErr w:type="spellStart"/>
              <w:r w:rsidRPr="00D66DD0">
                <w:rPr>
                  <w:rFonts w:ascii="Times New Roman"/>
                  <w:sz w:val="23"/>
                </w:rPr>
                <w:t>한화시스템</w:t>
              </w:r>
              <w:proofErr w:type="spellEnd"/>
              <w:r w:rsidRPr="00D66DD0">
                <w:rPr>
                  <w:rFonts w:ascii="Times New Roman"/>
                  <w:sz w:val="23"/>
                </w:rPr>
                <w:t>㈜</w:t>
              </w:r>
              <w:r w:rsidRPr="00D66DD0">
                <w:rPr>
                  <w:rFonts w:ascii="Times New Roman"/>
                  <w:sz w:val="23"/>
                </w:rPr>
                <w:t>", "LIG</w:t>
              </w:r>
              <w:r w:rsidRPr="00D66DD0">
                <w:rPr>
                  <w:rFonts w:ascii="Times New Roman"/>
                  <w:sz w:val="23"/>
                </w:rPr>
                <w:t>넥스원㈜</w:t>
              </w:r>
              <w:r w:rsidRPr="00D66DD0">
                <w:rPr>
                  <w:rFonts w:ascii="Times New Roman"/>
                  <w:sz w:val="23"/>
                </w:rPr>
                <w:t>", "STX</w:t>
              </w:r>
              <w:r w:rsidRPr="00D66DD0">
                <w:rPr>
                  <w:rFonts w:ascii="Times New Roman"/>
                  <w:sz w:val="23"/>
                </w:rPr>
                <w:t>엔진㈜</w:t>
              </w:r>
              <w:r w:rsidRPr="00D66DD0">
                <w:rPr>
                  <w:rFonts w:ascii="Times New Roman"/>
                  <w:sz w:val="23"/>
                </w:rPr>
                <w:t xml:space="preserve">" </w:t>
              </w:r>
              <w:r w:rsidRPr="00D66DD0">
                <w:rPr>
                  <w:rFonts w:ascii="Times New Roman"/>
                  <w:sz w:val="23"/>
                </w:rPr>
                <w:t>및</w:t>
              </w:r>
              <w:r w:rsidRPr="00D66DD0">
                <w:rPr>
                  <w:rFonts w:ascii="Times New Roman"/>
                  <w:sz w:val="23"/>
                </w:rPr>
                <w:t xml:space="preserve"> </w:t>
              </w:r>
              <w:r w:rsidRPr="00D66DD0">
                <w:rPr>
                  <w:rFonts w:ascii="Times New Roman"/>
                  <w:sz w:val="23"/>
                </w:rPr>
                <w:t>당사</w:t>
              </w:r>
              <w:r w:rsidRPr="00D66DD0">
                <w:rPr>
                  <w:rFonts w:ascii="Times New Roman"/>
                  <w:sz w:val="23"/>
                </w:rPr>
                <w:t xml:space="preserve"> </w:t>
              </w:r>
              <w:r w:rsidRPr="00D66DD0">
                <w:rPr>
                  <w:rFonts w:ascii="Times New Roman"/>
                  <w:sz w:val="23"/>
                </w:rPr>
                <w:t>등</w:t>
              </w:r>
              <w:r w:rsidRPr="00D66DD0">
                <w:rPr>
                  <w:rFonts w:ascii="Times New Roman"/>
                  <w:sz w:val="23"/>
                </w:rPr>
                <w:t xml:space="preserve"> 4</w:t>
              </w:r>
              <w:r w:rsidRPr="00D66DD0">
                <w:rPr>
                  <w:rFonts w:ascii="Times New Roman"/>
                  <w:sz w:val="23"/>
                </w:rPr>
                <w:t>개사를</w:t>
              </w:r>
              <w:r w:rsidRPr="00D66DD0">
                <w:rPr>
                  <w:rFonts w:ascii="Times New Roman"/>
                  <w:sz w:val="23"/>
                </w:rPr>
                <w:t xml:space="preserve"> </w:t>
              </w:r>
              <w:r w:rsidRPr="00D66DD0">
                <w:rPr>
                  <w:rFonts w:ascii="Times New Roman"/>
                  <w:sz w:val="23"/>
                </w:rPr>
                <w:t>상대로</w:t>
              </w:r>
              <w:r w:rsidRPr="00D66DD0">
                <w:rPr>
                  <w:rFonts w:ascii="Times New Roman"/>
                  <w:sz w:val="23"/>
                </w:rPr>
                <w:t xml:space="preserve"> </w:t>
              </w:r>
              <w:r w:rsidRPr="00D66DD0">
                <w:rPr>
                  <w:rFonts w:ascii="Times New Roman"/>
                  <w:sz w:val="23"/>
                </w:rPr>
                <w:t>손해배상을</w:t>
              </w:r>
              <w:r w:rsidRPr="00D66DD0">
                <w:rPr>
                  <w:rFonts w:ascii="Times New Roman"/>
                  <w:sz w:val="23"/>
                </w:rPr>
                <w:t xml:space="preserve"> </w:t>
              </w:r>
              <w:r w:rsidRPr="00D66DD0">
                <w:rPr>
                  <w:rFonts w:ascii="Times New Roman"/>
                  <w:sz w:val="23"/>
                </w:rPr>
                <w:t>청구한</w:t>
              </w:r>
              <w:r w:rsidRPr="00D66DD0">
                <w:rPr>
                  <w:rFonts w:ascii="Times New Roman"/>
                  <w:sz w:val="23"/>
                </w:rPr>
                <w:t xml:space="preserve"> </w:t>
              </w:r>
              <w:r w:rsidRPr="00D66DD0">
                <w:rPr>
                  <w:rFonts w:ascii="Times New Roman"/>
                  <w:sz w:val="23"/>
                </w:rPr>
                <w:t>사건</w:t>
              </w:r>
            </w:ins>
          </w:p>
          <w:p w14:paraId="281AB4D3" w14:textId="77777777" w:rsidR="006E333E" w:rsidRPr="00D66DD0" w:rsidRDefault="006E333E" w:rsidP="006E333E">
            <w:pPr>
              <w:spacing w:line="276" w:lineRule="auto"/>
              <w:cnfStyle w:val="000000000000" w:firstRow="0" w:lastRow="0" w:firstColumn="0" w:lastColumn="0" w:oddVBand="0" w:evenVBand="0" w:oddHBand="0" w:evenHBand="0" w:firstRowFirstColumn="0" w:firstRowLastColumn="0" w:lastRowFirstColumn="0" w:lastRowLastColumn="0"/>
              <w:rPr>
                <w:ins w:id="2060" w:author="Yulchon" w:date="2022-07-27T22:40:00Z"/>
                <w:rFonts w:ascii="Times New Roman"/>
                <w:sz w:val="23"/>
              </w:rPr>
            </w:pPr>
            <w:ins w:id="2061" w:author="Yulchon" w:date="2022-07-27T22:40:00Z">
              <w:r w:rsidRPr="00D66DD0">
                <w:rPr>
                  <w:rFonts w:ascii="Times New Roman"/>
                  <w:sz w:val="23"/>
                </w:rPr>
                <w:t>1</w:t>
              </w:r>
              <w:r w:rsidRPr="00D66DD0">
                <w:rPr>
                  <w:rFonts w:ascii="Times New Roman" w:hint="eastAsia"/>
                  <w:sz w:val="23"/>
                </w:rPr>
                <w:t>심</w:t>
              </w:r>
              <w:r w:rsidRPr="00D66DD0">
                <w:rPr>
                  <w:rFonts w:ascii="Times New Roman"/>
                  <w:sz w:val="23"/>
                </w:rPr>
                <w:t xml:space="preserve"> </w:t>
              </w:r>
              <w:r w:rsidRPr="00D66DD0">
                <w:rPr>
                  <w:rFonts w:ascii="Times New Roman" w:hint="eastAsia"/>
                  <w:sz w:val="23"/>
                </w:rPr>
                <w:t>원고</w:t>
              </w:r>
              <w:r w:rsidRPr="00D66DD0">
                <w:rPr>
                  <w:rFonts w:ascii="Times New Roman"/>
                  <w:sz w:val="23"/>
                </w:rPr>
                <w:t xml:space="preserve"> </w:t>
              </w:r>
              <w:proofErr w:type="spellStart"/>
              <w:r w:rsidRPr="00D66DD0">
                <w:rPr>
                  <w:rFonts w:ascii="Times New Roman" w:hint="eastAsia"/>
                  <w:sz w:val="23"/>
                </w:rPr>
                <w:t>전부패소</w:t>
              </w:r>
              <w:proofErr w:type="spellEnd"/>
              <w:r w:rsidRPr="00D66DD0">
                <w:rPr>
                  <w:rFonts w:ascii="Times New Roman"/>
                  <w:sz w:val="23"/>
                </w:rPr>
                <w:t xml:space="preserve"> </w:t>
              </w:r>
              <w:r w:rsidRPr="00D66DD0">
                <w:rPr>
                  <w:rFonts w:ascii="Times New Roman" w:hint="eastAsia"/>
                  <w:sz w:val="23"/>
                </w:rPr>
                <w:t>후</w:t>
              </w:r>
              <w:r w:rsidRPr="00D66DD0">
                <w:rPr>
                  <w:rFonts w:ascii="Times New Roman"/>
                  <w:sz w:val="23"/>
                </w:rPr>
                <w:t xml:space="preserve"> </w:t>
              </w:r>
              <w:r w:rsidRPr="00D66DD0">
                <w:rPr>
                  <w:rFonts w:ascii="Times New Roman" w:hint="eastAsia"/>
                  <w:sz w:val="23"/>
                </w:rPr>
                <w:t>현재</w:t>
              </w:r>
              <w:r w:rsidRPr="00D66DD0">
                <w:rPr>
                  <w:rFonts w:ascii="Times New Roman"/>
                  <w:sz w:val="23"/>
                </w:rPr>
                <w:t xml:space="preserve"> </w:t>
              </w:r>
              <w:r w:rsidRPr="00D66DD0">
                <w:rPr>
                  <w:rFonts w:ascii="Times New Roman" w:hint="eastAsia"/>
                  <w:sz w:val="23"/>
                </w:rPr>
                <w:t>항소심</w:t>
              </w:r>
              <w:r w:rsidRPr="00D66DD0">
                <w:rPr>
                  <w:rFonts w:ascii="Times New Roman"/>
                  <w:sz w:val="23"/>
                </w:rPr>
                <w:t xml:space="preserve"> </w:t>
              </w:r>
              <w:r w:rsidRPr="00D66DD0">
                <w:rPr>
                  <w:rFonts w:ascii="Times New Roman" w:hint="eastAsia"/>
                  <w:sz w:val="23"/>
                </w:rPr>
                <w:t>진행</w:t>
              </w:r>
              <w:r w:rsidRPr="00D66DD0">
                <w:rPr>
                  <w:rFonts w:ascii="Times New Roman"/>
                  <w:sz w:val="23"/>
                </w:rPr>
                <w:t xml:space="preserve"> </w:t>
              </w:r>
              <w:r w:rsidRPr="00D66DD0">
                <w:rPr>
                  <w:rFonts w:ascii="Times New Roman" w:hint="eastAsia"/>
                  <w:sz w:val="23"/>
                </w:rPr>
                <w:t>중</w:t>
              </w:r>
            </w:ins>
          </w:p>
        </w:tc>
      </w:tr>
      <w:tr w:rsidR="006E333E" w14:paraId="2979ACD6" w14:textId="77777777" w:rsidTr="006E333E">
        <w:trPr>
          <w:ins w:id="2062" w:author="Yulchon" w:date="2022-07-27T22:40:00Z"/>
        </w:trPr>
        <w:tc>
          <w:tcPr>
            <w:cnfStyle w:val="001000000000" w:firstRow="0" w:lastRow="0" w:firstColumn="1" w:lastColumn="0" w:oddVBand="0" w:evenVBand="0" w:oddHBand="0" w:evenHBand="0" w:firstRowFirstColumn="0" w:firstRowLastColumn="0" w:lastRowFirstColumn="0" w:lastRowLastColumn="0"/>
            <w:tcW w:w="709" w:type="dxa"/>
          </w:tcPr>
          <w:p w14:paraId="0FF06D9E" w14:textId="77777777" w:rsidR="006E333E" w:rsidRPr="00D66DD0" w:rsidRDefault="006E333E" w:rsidP="006E333E">
            <w:pPr>
              <w:spacing w:line="276" w:lineRule="auto"/>
              <w:rPr>
                <w:ins w:id="2063" w:author="Yulchon" w:date="2022-07-27T22:40:00Z"/>
                <w:rFonts w:ascii="Times New Roman"/>
                <w:sz w:val="23"/>
              </w:rPr>
            </w:pPr>
            <w:ins w:id="2064" w:author="Yulchon" w:date="2022-07-27T22:40:00Z">
              <w:r w:rsidRPr="00D66DD0">
                <w:rPr>
                  <w:rFonts w:ascii="Times New Roman"/>
                  <w:sz w:val="23"/>
                </w:rPr>
                <w:t>3</w:t>
              </w:r>
            </w:ins>
          </w:p>
        </w:tc>
        <w:tc>
          <w:tcPr>
            <w:tcW w:w="8028" w:type="dxa"/>
          </w:tcPr>
          <w:p w14:paraId="15AA06D7" w14:textId="77777777" w:rsidR="006E333E" w:rsidRPr="00D66DD0" w:rsidRDefault="006E333E" w:rsidP="006E333E">
            <w:pPr>
              <w:spacing w:line="276" w:lineRule="auto"/>
              <w:cnfStyle w:val="000000000000" w:firstRow="0" w:lastRow="0" w:firstColumn="0" w:lastColumn="0" w:oddVBand="0" w:evenVBand="0" w:oddHBand="0" w:evenHBand="0" w:firstRowFirstColumn="0" w:firstRowLastColumn="0" w:lastRowFirstColumn="0" w:lastRowLastColumn="0"/>
              <w:rPr>
                <w:ins w:id="2065" w:author="Yulchon" w:date="2022-07-27T22:40:00Z"/>
                <w:rFonts w:ascii="Times New Roman"/>
                <w:sz w:val="23"/>
              </w:rPr>
            </w:pPr>
            <w:ins w:id="2066" w:author="Yulchon" w:date="2022-07-27T22:40:00Z">
              <w:r w:rsidRPr="00D66DD0">
                <w:rPr>
                  <w:rFonts w:ascii="Times New Roman"/>
                  <w:sz w:val="23"/>
                </w:rPr>
                <w:t>[</w:t>
              </w:r>
              <w:r w:rsidRPr="00D66DD0">
                <w:rPr>
                  <w:rFonts w:ascii="Times New Roman" w:hint="eastAsia"/>
                  <w:sz w:val="23"/>
                </w:rPr>
                <w:t>대전지방법원</w:t>
              </w:r>
              <w:r w:rsidRPr="00D66DD0">
                <w:rPr>
                  <w:rFonts w:ascii="Times New Roman"/>
                  <w:sz w:val="23"/>
                </w:rPr>
                <w:t xml:space="preserve"> 2022</w:t>
              </w:r>
              <w:r w:rsidRPr="00D66DD0">
                <w:rPr>
                  <w:rFonts w:ascii="Times New Roman"/>
                  <w:sz w:val="23"/>
                </w:rPr>
                <w:t>노</w:t>
              </w:r>
              <w:r w:rsidRPr="00D66DD0">
                <w:rPr>
                  <w:rFonts w:ascii="Times New Roman"/>
                  <w:sz w:val="23"/>
                </w:rPr>
                <w:t xml:space="preserve">60 </w:t>
              </w:r>
              <w:r w:rsidRPr="00D66DD0">
                <w:rPr>
                  <w:rFonts w:ascii="Times New Roman" w:hint="eastAsia"/>
                  <w:sz w:val="23"/>
                </w:rPr>
                <w:t>산업안전보건법위반</w:t>
              </w:r>
              <w:r w:rsidRPr="00D66DD0">
                <w:rPr>
                  <w:rFonts w:ascii="Times New Roman"/>
                  <w:sz w:val="23"/>
                </w:rPr>
                <w:t xml:space="preserve"> </w:t>
              </w:r>
              <w:r w:rsidRPr="00D66DD0">
                <w:rPr>
                  <w:rFonts w:ascii="Times New Roman" w:hint="eastAsia"/>
                  <w:sz w:val="23"/>
                </w:rPr>
                <w:t>등</w:t>
              </w:r>
              <w:r w:rsidRPr="00D66DD0">
                <w:rPr>
                  <w:rFonts w:ascii="Times New Roman"/>
                  <w:sz w:val="23"/>
                </w:rPr>
                <w:t>]</w:t>
              </w:r>
            </w:ins>
          </w:p>
          <w:p w14:paraId="36D521AD" w14:textId="77777777" w:rsidR="006E333E" w:rsidRPr="00D66DD0" w:rsidRDefault="006E333E" w:rsidP="006E333E">
            <w:pPr>
              <w:spacing w:line="276" w:lineRule="auto"/>
              <w:cnfStyle w:val="000000000000" w:firstRow="0" w:lastRow="0" w:firstColumn="0" w:lastColumn="0" w:oddVBand="0" w:evenVBand="0" w:oddHBand="0" w:evenHBand="0" w:firstRowFirstColumn="0" w:firstRowLastColumn="0" w:lastRowFirstColumn="0" w:lastRowLastColumn="0"/>
              <w:rPr>
                <w:ins w:id="2067" w:author="Yulchon" w:date="2022-07-27T22:40:00Z"/>
                <w:rFonts w:ascii="Times New Roman"/>
                <w:sz w:val="23"/>
              </w:rPr>
            </w:pPr>
            <w:ins w:id="2068" w:author="Yulchon" w:date="2022-07-27T22:40:00Z">
              <w:r w:rsidRPr="00D66DD0">
                <w:rPr>
                  <w:rFonts w:ascii="Times New Roman"/>
                  <w:sz w:val="23"/>
                </w:rPr>
                <w:t>2019</w:t>
              </w:r>
              <w:r w:rsidRPr="00D66DD0">
                <w:rPr>
                  <w:rFonts w:ascii="Times New Roman" w:hint="eastAsia"/>
                  <w:sz w:val="23"/>
                </w:rPr>
                <w:t>년</w:t>
              </w:r>
              <w:r w:rsidRPr="00D66DD0">
                <w:rPr>
                  <w:rFonts w:ascii="Times New Roman"/>
                  <w:sz w:val="23"/>
                </w:rPr>
                <w:t xml:space="preserve"> </w:t>
              </w:r>
              <w:r w:rsidRPr="00D66DD0">
                <w:rPr>
                  <w:rFonts w:ascii="Times New Roman" w:hint="eastAsia"/>
                  <w:sz w:val="23"/>
                </w:rPr>
                <w:t>발생한</w:t>
              </w:r>
              <w:r w:rsidRPr="00D66DD0">
                <w:rPr>
                  <w:rFonts w:ascii="Times New Roman"/>
                  <w:sz w:val="23"/>
                </w:rPr>
                <w:t xml:space="preserve"> </w:t>
              </w:r>
              <w:proofErr w:type="spellStart"/>
              <w:r w:rsidRPr="00D66DD0">
                <w:rPr>
                  <w:rFonts w:ascii="Times New Roman" w:hint="eastAsia"/>
                  <w:sz w:val="23"/>
                </w:rPr>
                <w:t>대전사업장</w:t>
              </w:r>
              <w:proofErr w:type="spellEnd"/>
              <w:r w:rsidRPr="00D66DD0">
                <w:rPr>
                  <w:rFonts w:ascii="Times New Roman"/>
                  <w:sz w:val="23"/>
                </w:rPr>
                <w:t xml:space="preserve"> 70</w:t>
              </w:r>
              <w:r w:rsidRPr="00D66DD0">
                <w:rPr>
                  <w:rFonts w:ascii="Times New Roman" w:hint="eastAsia"/>
                  <w:sz w:val="23"/>
                </w:rPr>
                <w:t>동</w:t>
              </w:r>
              <w:r w:rsidRPr="00D66DD0">
                <w:rPr>
                  <w:rFonts w:ascii="Times New Roman"/>
                  <w:sz w:val="23"/>
                </w:rPr>
                <w:t xml:space="preserve"> </w:t>
              </w:r>
              <w:proofErr w:type="spellStart"/>
              <w:r w:rsidRPr="00D66DD0">
                <w:rPr>
                  <w:rFonts w:ascii="Times New Roman" w:hint="eastAsia"/>
                  <w:sz w:val="23"/>
                </w:rPr>
                <w:t>화재사고와</w:t>
              </w:r>
              <w:proofErr w:type="spellEnd"/>
              <w:r w:rsidRPr="00D66DD0">
                <w:rPr>
                  <w:rFonts w:ascii="Times New Roman"/>
                  <w:sz w:val="23"/>
                </w:rPr>
                <w:t xml:space="preserve"> </w:t>
              </w:r>
              <w:r w:rsidRPr="00D66DD0">
                <w:rPr>
                  <w:rFonts w:ascii="Times New Roman" w:hint="eastAsia"/>
                  <w:sz w:val="23"/>
                </w:rPr>
                <w:t>관련하여</w:t>
              </w:r>
              <w:r w:rsidRPr="00D66DD0">
                <w:rPr>
                  <w:rFonts w:ascii="Times New Roman"/>
                  <w:sz w:val="23"/>
                </w:rPr>
                <w:t xml:space="preserve"> </w:t>
              </w:r>
              <w:r w:rsidRPr="00D66DD0">
                <w:rPr>
                  <w:rFonts w:ascii="Times New Roman" w:hint="eastAsia"/>
                  <w:sz w:val="23"/>
                </w:rPr>
                <w:t>임직원</w:t>
              </w:r>
              <w:r w:rsidRPr="00D66DD0">
                <w:rPr>
                  <w:rFonts w:ascii="Times New Roman"/>
                  <w:sz w:val="23"/>
                </w:rPr>
                <w:t xml:space="preserve"> 6</w:t>
              </w:r>
              <w:r w:rsidRPr="00D66DD0">
                <w:rPr>
                  <w:rFonts w:ascii="Times New Roman" w:hint="eastAsia"/>
                  <w:sz w:val="23"/>
                </w:rPr>
                <w:t>명과</w:t>
              </w:r>
              <w:r w:rsidRPr="00D66DD0">
                <w:rPr>
                  <w:rFonts w:ascii="Times New Roman"/>
                  <w:sz w:val="23"/>
                </w:rPr>
                <w:t xml:space="preserve"> </w:t>
              </w:r>
              <w:r w:rsidRPr="00D66DD0">
                <w:rPr>
                  <w:rFonts w:ascii="Times New Roman" w:hint="eastAsia"/>
                  <w:sz w:val="23"/>
                </w:rPr>
                <w:t>함께</w:t>
              </w:r>
              <w:r w:rsidRPr="00D66DD0">
                <w:rPr>
                  <w:rFonts w:ascii="Times New Roman"/>
                  <w:sz w:val="23"/>
                </w:rPr>
                <w:t xml:space="preserve"> </w:t>
              </w:r>
              <w:r w:rsidRPr="00D66DD0">
                <w:rPr>
                  <w:rFonts w:ascii="Times New Roman" w:hint="eastAsia"/>
                  <w:sz w:val="23"/>
                </w:rPr>
                <w:t>회사도</w:t>
              </w:r>
              <w:r w:rsidRPr="00D66DD0">
                <w:rPr>
                  <w:rFonts w:ascii="Times New Roman"/>
                  <w:sz w:val="23"/>
                </w:rPr>
                <w:t xml:space="preserve"> </w:t>
              </w:r>
              <w:proofErr w:type="spellStart"/>
              <w:r w:rsidRPr="00D66DD0">
                <w:rPr>
                  <w:rFonts w:ascii="Times New Roman" w:hint="eastAsia"/>
                  <w:sz w:val="23"/>
                </w:rPr>
                <w:t>양벌규정에</w:t>
              </w:r>
              <w:proofErr w:type="spellEnd"/>
              <w:r w:rsidRPr="00D66DD0">
                <w:rPr>
                  <w:rFonts w:ascii="Times New Roman"/>
                  <w:sz w:val="23"/>
                </w:rPr>
                <w:t xml:space="preserve"> </w:t>
              </w:r>
              <w:r w:rsidRPr="00D66DD0">
                <w:rPr>
                  <w:rFonts w:ascii="Times New Roman" w:hint="eastAsia"/>
                  <w:sz w:val="23"/>
                </w:rPr>
                <w:t>따라</w:t>
              </w:r>
              <w:r w:rsidRPr="00D66DD0">
                <w:rPr>
                  <w:rFonts w:ascii="Times New Roman"/>
                  <w:sz w:val="23"/>
                </w:rPr>
                <w:t xml:space="preserve"> </w:t>
              </w:r>
              <w:r w:rsidRPr="00D66DD0">
                <w:rPr>
                  <w:rFonts w:ascii="Times New Roman" w:hint="eastAsia"/>
                  <w:sz w:val="23"/>
                </w:rPr>
                <w:t>산업안전보건법위반으로</w:t>
              </w:r>
              <w:r w:rsidRPr="00D66DD0">
                <w:rPr>
                  <w:rFonts w:ascii="Times New Roman"/>
                  <w:sz w:val="23"/>
                </w:rPr>
                <w:t xml:space="preserve"> </w:t>
              </w:r>
              <w:r w:rsidRPr="00D66DD0">
                <w:rPr>
                  <w:rFonts w:ascii="Times New Roman" w:hint="eastAsia"/>
                  <w:sz w:val="23"/>
                </w:rPr>
                <w:t>기소된</w:t>
              </w:r>
              <w:r w:rsidRPr="00D66DD0">
                <w:rPr>
                  <w:rFonts w:ascii="Times New Roman"/>
                  <w:sz w:val="23"/>
                </w:rPr>
                <w:t xml:space="preserve"> </w:t>
              </w:r>
              <w:r w:rsidRPr="00D66DD0">
                <w:rPr>
                  <w:rFonts w:ascii="Times New Roman" w:hint="eastAsia"/>
                  <w:sz w:val="23"/>
                </w:rPr>
                <w:t>사건</w:t>
              </w:r>
              <w:r w:rsidRPr="00D66DD0">
                <w:rPr>
                  <w:rFonts w:ascii="Times New Roman"/>
                  <w:sz w:val="23"/>
                </w:rPr>
                <w:t>. 1</w:t>
              </w:r>
              <w:r w:rsidRPr="00D66DD0">
                <w:rPr>
                  <w:rFonts w:ascii="Times New Roman" w:hint="eastAsia"/>
                  <w:sz w:val="23"/>
                </w:rPr>
                <w:t>심</w:t>
              </w:r>
              <w:r w:rsidRPr="00D66DD0">
                <w:rPr>
                  <w:rFonts w:ascii="Times New Roman"/>
                  <w:sz w:val="23"/>
                </w:rPr>
                <w:t xml:space="preserve"> </w:t>
              </w:r>
              <w:proofErr w:type="spellStart"/>
              <w:r w:rsidRPr="00D66DD0">
                <w:rPr>
                  <w:rFonts w:ascii="Times New Roman" w:hint="eastAsia"/>
                  <w:sz w:val="23"/>
                </w:rPr>
                <w:t>선고결과</w:t>
              </w:r>
              <w:proofErr w:type="spellEnd"/>
              <w:r w:rsidRPr="00D66DD0">
                <w:rPr>
                  <w:rFonts w:ascii="Times New Roman"/>
                  <w:sz w:val="23"/>
                </w:rPr>
                <w:t xml:space="preserve"> </w:t>
              </w:r>
              <w:r w:rsidRPr="00D66DD0">
                <w:rPr>
                  <w:rFonts w:ascii="Times New Roman" w:hint="eastAsia"/>
                  <w:sz w:val="23"/>
                </w:rPr>
                <w:t>회사는</w:t>
              </w:r>
              <w:r w:rsidRPr="00D66DD0">
                <w:rPr>
                  <w:rFonts w:ascii="Times New Roman"/>
                  <w:sz w:val="23"/>
                </w:rPr>
                <w:t xml:space="preserve"> </w:t>
              </w:r>
              <w:r w:rsidRPr="00D66DD0">
                <w:rPr>
                  <w:rFonts w:ascii="Times New Roman" w:hint="eastAsia"/>
                  <w:sz w:val="23"/>
                </w:rPr>
                <w:t>벌금</w:t>
              </w:r>
              <w:r w:rsidRPr="00D66DD0">
                <w:rPr>
                  <w:rFonts w:ascii="Times New Roman"/>
                  <w:sz w:val="23"/>
                </w:rPr>
                <w:t xml:space="preserve"> 5</w:t>
              </w:r>
              <w:r w:rsidRPr="00D66DD0">
                <w:rPr>
                  <w:rFonts w:ascii="Times New Roman" w:hint="eastAsia"/>
                  <w:sz w:val="23"/>
                </w:rPr>
                <w:t>천만원을</w:t>
              </w:r>
              <w:r w:rsidRPr="00D66DD0">
                <w:rPr>
                  <w:rFonts w:ascii="Times New Roman"/>
                  <w:sz w:val="23"/>
                </w:rPr>
                <w:t xml:space="preserve"> </w:t>
              </w:r>
              <w:r w:rsidRPr="00D66DD0">
                <w:rPr>
                  <w:rFonts w:ascii="Times New Roman" w:hint="eastAsia"/>
                  <w:sz w:val="23"/>
                </w:rPr>
                <w:t>선고받았으며</w:t>
              </w:r>
              <w:r w:rsidRPr="00D66DD0">
                <w:rPr>
                  <w:rFonts w:ascii="Times New Roman"/>
                  <w:sz w:val="23"/>
                </w:rPr>
                <w:t>, 2021</w:t>
              </w:r>
              <w:r w:rsidRPr="00D66DD0">
                <w:rPr>
                  <w:rFonts w:ascii="Times New Roman" w:hint="eastAsia"/>
                  <w:sz w:val="23"/>
                </w:rPr>
                <w:t>년</w:t>
              </w:r>
              <w:r w:rsidRPr="00D66DD0">
                <w:rPr>
                  <w:rFonts w:ascii="Times New Roman"/>
                  <w:sz w:val="23"/>
                </w:rPr>
                <w:t xml:space="preserve"> </w:t>
              </w:r>
              <w:r w:rsidRPr="00D66DD0">
                <w:rPr>
                  <w:rFonts w:ascii="Times New Roman" w:hint="eastAsia"/>
                  <w:sz w:val="23"/>
                </w:rPr>
                <w:t>해당</w:t>
              </w:r>
              <w:r w:rsidRPr="00D66DD0">
                <w:rPr>
                  <w:rFonts w:ascii="Times New Roman"/>
                  <w:sz w:val="23"/>
                </w:rPr>
                <w:t xml:space="preserve"> </w:t>
              </w:r>
              <w:r w:rsidRPr="00D66DD0">
                <w:rPr>
                  <w:rFonts w:ascii="Times New Roman" w:hint="eastAsia"/>
                  <w:sz w:val="23"/>
                </w:rPr>
                <w:t>벌금의</w:t>
              </w:r>
              <w:r w:rsidRPr="00D66DD0">
                <w:rPr>
                  <w:rFonts w:ascii="Times New Roman"/>
                  <w:sz w:val="23"/>
                </w:rPr>
                <w:t xml:space="preserve"> </w:t>
              </w:r>
              <w:r w:rsidRPr="00D66DD0">
                <w:rPr>
                  <w:rFonts w:ascii="Times New Roman" w:hint="eastAsia"/>
                  <w:sz w:val="23"/>
                </w:rPr>
                <w:t>가납을</w:t>
              </w:r>
              <w:r w:rsidRPr="00D66DD0">
                <w:rPr>
                  <w:rFonts w:ascii="Times New Roman"/>
                  <w:sz w:val="23"/>
                </w:rPr>
                <w:t xml:space="preserve"> </w:t>
              </w:r>
              <w:r w:rsidRPr="00D66DD0">
                <w:rPr>
                  <w:rFonts w:ascii="Times New Roman" w:hint="eastAsia"/>
                  <w:sz w:val="23"/>
                </w:rPr>
                <w:t>완료함</w:t>
              </w:r>
              <w:r w:rsidRPr="00D66DD0">
                <w:rPr>
                  <w:rFonts w:ascii="Times New Roman"/>
                  <w:sz w:val="23"/>
                </w:rPr>
                <w:t xml:space="preserve">. </w:t>
              </w:r>
              <w:r w:rsidRPr="00D66DD0">
                <w:rPr>
                  <w:rFonts w:ascii="Times New Roman" w:hint="eastAsia"/>
                  <w:sz w:val="23"/>
                </w:rPr>
                <w:t>현재</w:t>
              </w:r>
              <w:r w:rsidRPr="00D66DD0">
                <w:rPr>
                  <w:rFonts w:ascii="Times New Roman"/>
                  <w:sz w:val="23"/>
                </w:rPr>
                <w:t xml:space="preserve"> </w:t>
              </w:r>
              <w:r w:rsidRPr="00D66DD0">
                <w:rPr>
                  <w:rFonts w:ascii="Times New Roman" w:hint="eastAsia"/>
                  <w:sz w:val="23"/>
                </w:rPr>
                <w:t>검사와</w:t>
              </w:r>
              <w:r w:rsidRPr="00D66DD0">
                <w:rPr>
                  <w:rFonts w:ascii="Times New Roman"/>
                  <w:sz w:val="23"/>
                </w:rPr>
                <w:t xml:space="preserve"> </w:t>
              </w:r>
              <w:r w:rsidRPr="00D66DD0">
                <w:rPr>
                  <w:rFonts w:ascii="Times New Roman" w:hint="eastAsia"/>
                  <w:sz w:val="23"/>
                </w:rPr>
                <w:t>피고인</w:t>
              </w:r>
              <w:r w:rsidRPr="00D66DD0">
                <w:rPr>
                  <w:rFonts w:ascii="Times New Roman"/>
                  <w:sz w:val="23"/>
                </w:rPr>
                <w:t xml:space="preserve"> </w:t>
              </w:r>
              <w:r w:rsidRPr="00D66DD0">
                <w:rPr>
                  <w:rFonts w:ascii="Times New Roman" w:hint="eastAsia"/>
                  <w:sz w:val="23"/>
                </w:rPr>
                <w:t>전원이</w:t>
              </w:r>
              <w:r w:rsidRPr="00D66DD0">
                <w:rPr>
                  <w:rFonts w:ascii="Times New Roman"/>
                  <w:sz w:val="23"/>
                </w:rPr>
                <w:t xml:space="preserve"> </w:t>
              </w:r>
              <w:r w:rsidRPr="00D66DD0">
                <w:rPr>
                  <w:rFonts w:ascii="Times New Roman" w:hint="eastAsia"/>
                  <w:sz w:val="23"/>
                </w:rPr>
                <w:t>항소하여</w:t>
              </w:r>
              <w:r w:rsidRPr="00D66DD0">
                <w:rPr>
                  <w:rFonts w:ascii="Times New Roman"/>
                  <w:sz w:val="23"/>
                </w:rPr>
                <w:t xml:space="preserve"> </w:t>
              </w:r>
              <w:r w:rsidRPr="00D66DD0">
                <w:rPr>
                  <w:rFonts w:ascii="Times New Roman" w:hint="eastAsia"/>
                  <w:sz w:val="23"/>
                </w:rPr>
                <w:t>항소심</w:t>
              </w:r>
              <w:r w:rsidRPr="00D66DD0">
                <w:rPr>
                  <w:rFonts w:ascii="Times New Roman"/>
                  <w:sz w:val="23"/>
                </w:rPr>
                <w:t xml:space="preserve"> </w:t>
              </w:r>
              <w:r w:rsidRPr="00D66DD0">
                <w:rPr>
                  <w:rFonts w:ascii="Times New Roman" w:hint="eastAsia"/>
                  <w:sz w:val="23"/>
                </w:rPr>
                <w:t>진행</w:t>
              </w:r>
              <w:r w:rsidRPr="00D66DD0">
                <w:rPr>
                  <w:rFonts w:ascii="Times New Roman"/>
                  <w:sz w:val="23"/>
                </w:rPr>
                <w:t xml:space="preserve"> </w:t>
              </w:r>
              <w:proofErr w:type="gramStart"/>
              <w:r w:rsidRPr="00D66DD0">
                <w:rPr>
                  <w:rFonts w:ascii="Times New Roman" w:hint="eastAsia"/>
                  <w:sz w:val="23"/>
                </w:rPr>
                <w:t>중</w:t>
              </w:r>
              <w:r w:rsidRPr="00D66DD0">
                <w:rPr>
                  <w:rFonts w:ascii="Times New Roman"/>
                  <w:sz w:val="23"/>
                </w:rPr>
                <w:t xml:space="preserve">  </w:t>
              </w:r>
              <w:proofErr w:type="gramEnd"/>
            </w:ins>
          </w:p>
        </w:tc>
      </w:tr>
      <w:tr w:rsidR="006E333E" w14:paraId="62D849D7" w14:textId="77777777" w:rsidTr="006E333E">
        <w:trPr>
          <w:ins w:id="2069" w:author="Yulchon" w:date="2022-07-27T22:40:00Z"/>
        </w:trPr>
        <w:tc>
          <w:tcPr>
            <w:cnfStyle w:val="001000000000" w:firstRow="0" w:lastRow="0" w:firstColumn="1" w:lastColumn="0" w:oddVBand="0" w:evenVBand="0" w:oddHBand="0" w:evenHBand="0" w:firstRowFirstColumn="0" w:firstRowLastColumn="0" w:lastRowFirstColumn="0" w:lastRowLastColumn="0"/>
            <w:tcW w:w="709" w:type="dxa"/>
          </w:tcPr>
          <w:p w14:paraId="3BE8500E" w14:textId="77777777" w:rsidR="006E333E" w:rsidRPr="00D66DD0" w:rsidRDefault="006E333E" w:rsidP="006E333E">
            <w:pPr>
              <w:spacing w:line="276" w:lineRule="auto"/>
              <w:rPr>
                <w:ins w:id="2070" w:author="Yulchon" w:date="2022-07-27T22:40:00Z"/>
                <w:rFonts w:ascii="Times New Roman"/>
                <w:sz w:val="23"/>
              </w:rPr>
            </w:pPr>
            <w:ins w:id="2071" w:author="Yulchon" w:date="2022-07-27T22:40:00Z">
              <w:r w:rsidRPr="00D66DD0">
                <w:rPr>
                  <w:rFonts w:ascii="Times New Roman"/>
                  <w:sz w:val="23"/>
                </w:rPr>
                <w:t>4</w:t>
              </w:r>
            </w:ins>
          </w:p>
        </w:tc>
        <w:tc>
          <w:tcPr>
            <w:tcW w:w="8028" w:type="dxa"/>
          </w:tcPr>
          <w:p w14:paraId="5A53F968" w14:textId="77777777" w:rsidR="006E333E" w:rsidRPr="00D66DD0" w:rsidRDefault="006E333E" w:rsidP="006E333E">
            <w:pPr>
              <w:spacing w:line="276" w:lineRule="auto"/>
              <w:cnfStyle w:val="000000000000" w:firstRow="0" w:lastRow="0" w:firstColumn="0" w:lastColumn="0" w:oddVBand="0" w:evenVBand="0" w:oddHBand="0" w:evenHBand="0" w:firstRowFirstColumn="0" w:firstRowLastColumn="0" w:lastRowFirstColumn="0" w:lastRowLastColumn="0"/>
              <w:rPr>
                <w:ins w:id="2072" w:author="Yulchon" w:date="2022-07-27T22:40:00Z"/>
                <w:rFonts w:ascii="Times New Roman"/>
                <w:sz w:val="23"/>
              </w:rPr>
            </w:pPr>
            <w:ins w:id="2073" w:author="Yulchon" w:date="2022-07-27T22:40:00Z">
              <w:r w:rsidRPr="00D66DD0">
                <w:rPr>
                  <w:rFonts w:ascii="Times New Roman"/>
                  <w:sz w:val="23"/>
                </w:rPr>
                <w:t>[</w:t>
              </w:r>
              <w:proofErr w:type="spellStart"/>
              <w:r w:rsidRPr="00D66DD0">
                <w:rPr>
                  <w:rFonts w:ascii="Times New Roman" w:hint="eastAsia"/>
                  <w:sz w:val="23"/>
                </w:rPr>
                <w:t>대전사업장</w:t>
              </w:r>
              <w:proofErr w:type="spellEnd"/>
              <w:r w:rsidRPr="00D66DD0">
                <w:rPr>
                  <w:rFonts w:ascii="Times New Roman"/>
                  <w:sz w:val="23"/>
                </w:rPr>
                <w:t xml:space="preserve"> </w:t>
              </w:r>
              <w:r w:rsidRPr="00D66DD0">
                <w:rPr>
                  <w:rFonts w:ascii="Times New Roman" w:hint="eastAsia"/>
                  <w:sz w:val="23"/>
                </w:rPr>
                <w:t>화학물질관리법위반건</w:t>
              </w:r>
              <w:r w:rsidRPr="00D66DD0">
                <w:rPr>
                  <w:rFonts w:ascii="Times New Roman"/>
                  <w:sz w:val="23"/>
                </w:rPr>
                <w:t>]</w:t>
              </w:r>
            </w:ins>
          </w:p>
          <w:p w14:paraId="62940031" w14:textId="77777777" w:rsidR="006E333E" w:rsidRPr="00D66DD0" w:rsidRDefault="006E333E" w:rsidP="006E333E">
            <w:pPr>
              <w:spacing w:line="276" w:lineRule="auto"/>
              <w:cnfStyle w:val="000000000000" w:firstRow="0" w:lastRow="0" w:firstColumn="0" w:lastColumn="0" w:oddVBand="0" w:evenVBand="0" w:oddHBand="0" w:evenHBand="0" w:firstRowFirstColumn="0" w:firstRowLastColumn="0" w:lastRowFirstColumn="0" w:lastRowLastColumn="0"/>
              <w:rPr>
                <w:ins w:id="2074" w:author="Yulchon" w:date="2022-07-27T22:40:00Z"/>
                <w:rFonts w:ascii="Times New Roman"/>
                <w:sz w:val="23"/>
              </w:rPr>
            </w:pPr>
            <w:ins w:id="2075" w:author="Yulchon" w:date="2022-07-27T22:40:00Z">
              <w:r w:rsidRPr="00D66DD0">
                <w:rPr>
                  <w:rFonts w:ascii="Times New Roman" w:hint="eastAsia"/>
                  <w:sz w:val="23"/>
                </w:rPr>
                <w:t>당사</w:t>
              </w:r>
              <w:r w:rsidRPr="00D66DD0">
                <w:rPr>
                  <w:rFonts w:ascii="Times New Roman"/>
                  <w:sz w:val="23"/>
                </w:rPr>
                <w:t xml:space="preserve"> </w:t>
              </w:r>
              <w:r w:rsidRPr="00D66DD0">
                <w:rPr>
                  <w:rFonts w:ascii="Times New Roman"/>
                  <w:sz w:val="23"/>
                </w:rPr>
                <w:t>대전사업장에서</w:t>
              </w:r>
              <w:r w:rsidRPr="00D66DD0">
                <w:rPr>
                  <w:rFonts w:ascii="Times New Roman"/>
                  <w:sz w:val="23"/>
                </w:rPr>
                <w:t xml:space="preserve"> </w:t>
              </w:r>
              <w:r w:rsidRPr="00D66DD0">
                <w:rPr>
                  <w:rFonts w:ascii="Times New Roman"/>
                  <w:sz w:val="23"/>
                </w:rPr>
                <w:t>취급</w:t>
              </w:r>
              <w:r w:rsidRPr="00D66DD0">
                <w:rPr>
                  <w:rFonts w:ascii="Times New Roman"/>
                  <w:sz w:val="23"/>
                </w:rPr>
                <w:t xml:space="preserve"> </w:t>
              </w:r>
              <w:r w:rsidRPr="00D66DD0">
                <w:rPr>
                  <w:rFonts w:ascii="Times New Roman"/>
                  <w:sz w:val="23"/>
                </w:rPr>
                <w:t>중인</w:t>
              </w:r>
              <w:r w:rsidRPr="00D66DD0">
                <w:rPr>
                  <w:rFonts w:ascii="Times New Roman"/>
                  <w:sz w:val="23"/>
                </w:rPr>
                <w:t xml:space="preserve"> 8</w:t>
              </w:r>
              <w:r w:rsidRPr="00D66DD0">
                <w:rPr>
                  <w:rFonts w:ascii="Times New Roman"/>
                  <w:sz w:val="23"/>
                </w:rPr>
                <w:t>종의</w:t>
              </w:r>
              <w:r w:rsidRPr="00D66DD0">
                <w:rPr>
                  <w:rFonts w:ascii="Times New Roman"/>
                  <w:sz w:val="23"/>
                </w:rPr>
                <w:t xml:space="preserve"> "</w:t>
              </w:r>
              <w:r w:rsidRPr="00D66DD0">
                <w:rPr>
                  <w:rFonts w:ascii="Times New Roman"/>
                  <w:sz w:val="23"/>
                </w:rPr>
                <w:t>유독물질</w:t>
              </w:r>
              <w:r w:rsidRPr="00D66DD0">
                <w:rPr>
                  <w:rFonts w:ascii="Times New Roman"/>
                  <w:sz w:val="23"/>
                </w:rPr>
                <w:t>"</w:t>
              </w:r>
              <w:r w:rsidRPr="00D66DD0">
                <w:rPr>
                  <w:rFonts w:ascii="Times New Roman"/>
                  <w:sz w:val="23"/>
                </w:rPr>
                <w:t>에</w:t>
              </w:r>
              <w:r w:rsidRPr="00D66DD0">
                <w:rPr>
                  <w:rFonts w:ascii="Times New Roman"/>
                  <w:sz w:val="23"/>
                </w:rPr>
                <w:t xml:space="preserve"> </w:t>
              </w:r>
              <w:r w:rsidRPr="00D66DD0">
                <w:rPr>
                  <w:rFonts w:ascii="Times New Roman"/>
                  <w:sz w:val="23"/>
                </w:rPr>
                <w:t>대하여</w:t>
              </w:r>
              <w:r w:rsidRPr="00D66DD0">
                <w:rPr>
                  <w:rFonts w:ascii="Times New Roman"/>
                  <w:sz w:val="23"/>
                </w:rPr>
                <w:t xml:space="preserve">, </w:t>
              </w:r>
              <w:r w:rsidRPr="00D66DD0">
                <w:rPr>
                  <w:rFonts w:ascii="Times New Roman"/>
                  <w:sz w:val="23"/>
                </w:rPr>
                <w:t>영업허가를</w:t>
              </w:r>
              <w:r w:rsidRPr="00D66DD0">
                <w:rPr>
                  <w:rFonts w:ascii="Times New Roman"/>
                  <w:sz w:val="23"/>
                </w:rPr>
                <w:t xml:space="preserve"> </w:t>
              </w:r>
              <w:r w:rsidRPr="00D66DD0">
                <w:rPr>
                  <w:rFonts w:ascii="Times New Roman"/>
                  <w:sz w:val="23"/>
                </w:rPr>
                <w:t>받지</w:t>
              </w:r>
              <w:r w:rsidRPr="00D66DD0">
                <w:rPr>
                  <w:rFonts w:ascii="Times New Roman"/>
                  <w:sz w:val="23"/>
                </w:rPr>
                <w:t xml:space="preserve"> </w:t>
              </w:r>
              <w:r w:rsidRPr="00D66DD0">
                <w:rPr>
                  <w:rFonts w:ascii="Times New Roman"/>
                  <w:sz w:val="23"/>
                </w:rPr>
                <w:t>않</w:t>
              </w:r>
              <w:r w:rsidRPr="00D66DD0">
                <w:rPr>
                  <w:rFonts w:ascii="Times New Roman" w:hint="eastAsia"/>
                  <w:sz w:val="23"/>
                </w:rPr>
                <w:t>아</w:t>
              </w:r>
              <w:r w:rsidRPr="00D66DD0">
                <w:rPr>
                  <w:rFonts w:ascii="Times New Roman"/>
                  <w:sz w:val="23"/>
                </w:rPr>
                <w:t xml:space="preserve"> </w:t>
              </w:r>
              <w:r w:rsidRPr="00D66DD0">
                <w:rPr>
                  <w:rFonts w:ascii="Times New Roman" w:hint="eastAsia"/>
                  <w:sz w:val="23"/>
                </w:rPr>
                <w:t>금강유역환경청에서</w:t>
              </w:r>
              <w:r w:rsidRPr="00D66DD0">
                <w:rPr>
                  <w:rFonts w:ascii="Times New Roman"/>
                  <w:sz w:val="23"/>
                </w:rPr>
                <w:t xml:space="preserve"> </w:t>
              </w:r>
              <w:r w:rsidRPr="00D66DD0">
                <w:rPr>
                  <w:rFonts w:ascii="Times New Roman" w:hint="eastAsia"/>
                  <w:sz w:val="23"/>
                </w:rPr>
                <w:t>수사중인</w:t>
              </w:r>
              <w:r w:rsidRPr="00D66DD0">
                <w:rPr>
                  <w:rFonts w:ascii="Times New Roman"/>
                  <w:sz w:val="23"/>
                </w:rPr>
                <w:t xml:space="preserve"> </w:t>
              </w:r>
              <w:r w:rsidRPr="00D66DD0">
                <w:rPr>
                  <w:rFonts w:ascii="Times New Roman" w:hint="eastAsia"/>
                  <w:sz w:val="23"/>
                </w:rPr>
                <w:t>사건이며</w:t>
              </w:r>
              <w:r w:rsidRPr="00D66DD0">
                <w:rPr>
                  <w:rFonts w:ascii="Times New Roman"/>
                  <w:sz w:val="23"/>
                </w:rPr>
                <w:t xml:space="preserve"> </w:t>
              </w:r>
              <w:r w:rsidRPr="00D66DD0">
                <w:rPr>
                  <w:rFonts w:ascii="Times New Roman" w:hint="eastAsia"/>
                  <w:sz w:val="23"/>
                </w:rPr>
                <w:t>현재</w:t>
              </w:r>
              <w:r w:rsidRPr="00D66DD0">
                <w:rPr>
                  <w:rFonts w:ascii="Times New Roman"/>
                  <w:sz w:val="23"/>
                </w:rPr>
                <w:t xml:space="preserve"> </w:t>
              </w:r>
              <w:r w:rsidRPr="00D66DD0">
                <w:rPr>
                  <w:rFonts w:ascii="Times New Roman" w:hint="eastAsia"/>
                  <w:sz w:val="23"/>
                </w:rPr>
                <w:t>피의자는</w:t>
              </w:r>
              <w:r w:rsidRPr="00D66DD0">
                <w:rPr>
                  <w:rFonts w:ascii="Times New Roman"/>
                  <w:sz w:val="23"/>
                </w:rPr>
                <w:t xml:space="preserve"> </w:t>
              </w:r>
              <w:r w:rsidRPr="00D66DD0">
                <w:rPr>
                  <w:rFonts w:ascii="Times New Roman" w:hint="eastAsia"/>
                  <w:sz w:val="23"/>
                </w:rPr>
                <w:t>대전사업장장이지만</w:t>
              </w:r>
              <w:r w:rsidRPr="00D66DD0">
                <w:rPr>
                  <w:rFonts w:ascii="Times New Roman"/>
                  <w:sz w:val="23"/>
                </w:rPr>
                <w:t xml:space="preserve"> </w:t>
              </w:r>
              <w:proofErr w:type="spellStart"/>
              <w:r w:rsidRPr="00D66DD0">
                <w:rPr>
                  <w:rFonts w:ascii="Times New Roman" w:hint="eastAsia"/>
                  <w:sz w:val="23"/>
                </w:rPr>
                <w:t>양벌규정에</w:t>
              </w:r>
              <w:proofErr w:type="spellEnd"/>
              <w:r w:rsidRPr="00D66DD0">
                <w:rPr>
                  <w:rFonts w:ascii="Times New Roman"/>
                  <w:sz w:val="23"/>
                </w:rPr>
                <w:t xml:space="preserve"> </w:t>
              </w:r>
              <w:r w:rsidRPr="00D66DD0">
                <w:rPr>
                  <w:rFonts w:ascii="Times New Roman" w:hint="eastAsia"/>
                  <w:sz w:val="23"/>
                </w:rPr>
                <w:t>따라</w:t>
              </w:r>
              <w:r w:rsidRPr="00D66DD0">
                <w:rPr>
                  <w:rFonts w:ascii="Times New Roman"/>
                  <w:sz w:val="23"/>
                </w:rPr>
                <w:t xml:space="preserve"> </w:t>
              </w:r>
              <w:r w:rsidRPr="00D66DD0">
                <w:rPr>
                  <w:rFonts w:ascii="Times New Roman" w:hint="eastAsia"/>
                  <w:sz w:val="23"/>
                </w:rPr>
                <w:t>회사에</w:t>
              </w:r>
              <w:r w:rsidRPr="00D66DD0">
                <w:rPr>
                  <w:rFonts w:ascii="Times New Roman"/>
                  <w:sz w:val="23"/>
                </w:rPr>
                <w:t xml:space="preserve"> </w:t>
              </w:r>
              <w:r w:rsidRPr="00D66DD0">
                <w:rPr>
                  <w:rFonts w:ascii="Times New Roman" w:hint="eastAsia"/>
                  <w:sz w:val="23"/>
                </w:rPr>
                <w:t>벌금부과</w:t>
              </w:r>
              <w:r w:rsidRPr="00D66DD0">
                <w:rPr>
                  <w:rFonts w:ascii="Times New Roman"/>
                  <w:sz w:val="23"/>
                </w:rPr>
                <w:t xml:space="preserve"> </w:t>
              </w:r>
              <w:r w:rsidRPr="00D66DD0">
                <w:rPr>
                  <w:rFonts w:ascii="Times New Roman" w:hint="eastAsia"/>
                  <w:sz w:val="23"/>
                </w:rPr>
                <w:t>가능</w:t>
              </w:r>
            </w:ins>
          </w:p>
        </w:tc>
      </w:tr>
      <w:tr w:rsidR="006E333E" w14:paraId="123D8DDA" w14:textId="77777777" w:rsidTr="006E333E">
        <w:trPr>
          <w:ins w:id="2076" w:author="Yulchon" w:date="2022-07-27T22:40:00Z"/>
        </w:trPr>
        <w:tc>
          <w:tcPr>
            <w:cnfStyle w:val="001000000000" w:firstRow="0" w:lastRow="0" w:firstColumn="1" w:lastColumn="0" w:oddVBand="0" w:evenVBand="0" w:oddHBand="0" w:evenHBand="0" w:firstRowFirstColumn="0" w:firstRowLastColumn="0" w:lastRowFirstColumn="0" w:lastRowLastColumn="0"/>
            <w:tcW w:w="709" w:type="dxa"/>
          </w:tcPr>
          <w:p w14:paraId="1E95A87B" w14:textId="77777777" w:rsidR="006E333E" w:rsidRPr="00D66DD0" w:rsidRDefault="006E333E" w:rsidP="006E333E">
            <w:pPr>
              <w:spacing w:line="276" w:lineRule="auto"/>
              <w:rPr>
                <w:ins w:id="2077" w:author="Yulchon" w:date="2022-07-27T22:40:00Z"/>
                <w:rFonts w:ascii="Times New Roman"/>
                <w:sz w:val="23"/>
              </w:rPr>
            </w:pPr>
            <w:ins w:id="2078" w:author="Yulchon" w:date="2022-07-27T22:40:00Z">
              <w:r w:rsidRPr="00D66DD0">
                <w:rPr>
                  <w:rFonts w:ascii="Times New Roman"/>
                  <w:sz w:val="23"/>
                </w:rPr>
                <w:t>5</w:t>
              </w:r>
            </w:ins>
          </w:p>
        </w:tc>
        <w:tc>
          <w:tcPr>
            <w:tcW w:w="8028" w:type="dxa"/>
          </w:tcPr>
          <w:p w14:paraId="6E6D3552" w14:textId="77777777" w:rsidR="006E333E" w:rsidRPr="00D66DD0" w:rsidRDefault="006E333E" w:rsidP="006E333E">
            <w:pPr>
              <w:spacing w:line="276" w:lineRule="auto"/>
              <w:cnfStyle w:val="000000000000" w:firstRow="0" w:lastRow="0" w:firstColumn="0" w:lastColumn="0" w:oddVBand="0" w:evenVBand="0" w:oddHBand="0" w:evenHBand="0" w:firstRowFirstColumn="0" w:firstRowLastColumn="0" w:lastRowFirstColumn="0" w:lastRowLastColumn="0"/>
              <w:rPr>
                <w:ins w:id="2079" w:author="Yulchon" w:date="2022-07-27T22:40:00Z"/>
                <w:rFonts w:ascii="Times New Roman"/>
                <w:sz w:val="23"/>
              </w:rPr>
            </w:pPr>
            <w:ins w:id="2080" w:author="Yulchon" w:date="2022-07-27T22:40:00Z">
              <w:r w:rsidRPr="00D66DD0">
                <w:rPr>
                  <w:rFonts w:ascii="Times New Roman"/>
                  <w:sz w:val="23"/>
                </w:rPr>
                <w:t>[</w:t>
              </w:r>
              <w:proofErr w:type="spellStart"/>
              <w:r w:rsidRPr="00D66DD0">
                <w:rPr>
                  <w:rFonts w:ascii="Times New Roman" w:hint="eastAsia"/>
                  <w:sz w:val="23"/>
                </w:rPr>
                <w:t>화순시험장</w:t>
              </w:r>
              <w:proofErr w:type="spellEnd"/>
              <w:r w:rsidRPr="00D66DD0">
                <w:rPr>
                  <w:rFonts w:ascii="Times New Roman"/>
                  <w:sz w:val="23"/>
                </w:rPr>
                <w:t xml:space="preserve"> </w:t>
              </w:r>
              <w:r w:rsidRPr="00D66DD0">
                <w:rPr>
                  <w:rFonts w:ascii="Times New Roman" w:hint="eastAsia"/>
                  <w:sz w:val="23"/>
                </w:rPr>
                <w:t>지역개발법위반건</w:t>
              </w:r>
              <w:r w:rsidRPr="00D66DD0">
                <w:rPr>
                  <w:rFonts w:ascii="Times New Roman"/>
                  <w:sz w:val="23"/>
                </w:rPr>
                <w:t>]</w:t>
              </w:r>
            </w:ins>
          </w:p>
          <w:p w14:paraId="6EA3854B" w14:textId="77777777" w:rsidR="006E333E" w:rsidRPr="00D66DD0" w:rsidRDefault="006E333E" w:rsidP="006E333E">
            <w:pPr>
              <w:spacing w:line="276" w:lineRule="auto"/>
              <w:cnfStyle w:val="000000000000" w:firstRow="0" w:lastRow="0" w:firstColumn="0" w:lastColumn="0" w:oddVBand="0" w:evenVBand="0" w:oddHBand="0" w:evenHBand="0" w:firstRowFirstColumn="0" w:firstRowLastColumn="0" w:lastRowFirstColumn="0" w:lastRowLastColumn="0"/>
              <w:rPr>
                <w:ins w:id="2081" w:author="Yulchon" w:date="2022-07-27T22:40:00Z"/>
                <w:rFonts w:ascii="Times New Roman"/>
                <w:sz w:val="23"/>
              </w:rPr>
            </w:pPr>
            <w:ins w:id="2082" w:author="Yulchon" w:date="2022-07-27T22:40:00Z">
              <w:r w:rsidRPr="00D66DD0">
                <w:rPr>
                  <w:rFonts w:ascii="Times New Roman"/>
                  <w:sz w:val="23"/>
                </w:rPr>
                <w:t>2010</w:t>
              </w:r>
              <w:r w:rsidRPr="00D66DD0">
                <w:rPr>
                  <w:rFonts w:ascii="Times New Roman" w:hint="eastAsia"/>
                  <w:sz w:val="23"/>
                </w:rPr>
                <w:t>년</w:t>
              </w:r>
              <w:r w:rsidRPr="00D66DD0">
                <w:rPr>
                  <w:rFonts w:ascii="Times New Roman"/>
                  <w:sz w:val="23"/>
                </w:rPr>
                <w:t xml:space="preserve"> </w:t>
              </w:r>
              <w:r w:rsidRPr="00D66DD0">
                <w:rPr>
                  <w:rFonts w:ascii="Times New Roman" w:hint="eastAsia"/>
                  <w:sz w:val="23"/>
                </w:rPr>
                <w:t>舊지역균형개발</w:t>
              </w:r>
              <w:r w:rsidRPr="00D66DD0">
                <w:rPr>
                  <w:rFonts w:ascii="Times New Roman"/>
                  <w:sz w:val="23"/>
                </w:rPr>
                <w:t xml:space="preserve"> </w:t>
              </w:r>
              <w:r w:rsidRPr="00D66DD0">
                <w:rPr>
                  <w:rFonts w:ascii="Times New Roman" w:hint="eastAsia"/>
                  <w:sz w:val="23"/>
                </w:rPr>
                <w:t>및</w:t>
              </w:r>
              <w:r w:rsidRPr="00D66DD0">
                <w:rPr>
                  <w:rFonts w:ascii="Times New Roman"/>
                  <w:sz w:val="23"/>
                </w:rPr>
                <w:t xml:space="preserve"> </w:t>
              </w:r>
              <w:r w:rsidRPr="00D66DD0">
                <w:rPr>
                  <w:rFonts w:ascii="Times New Roman" w:hint="eastAsia"/>
                  <w:sz w:val="23"/>
                </w:rPr>
                <w:t>지방중소기업</w:t>
              </w:r>
              <w:r w:rsidRPr="00D66DD0">
                <w:rPr>
                  <w:rFonts w:ascii="Times New Roman"/>
                  <w:sz w:val="23"/>
                </w:rPr>
                <w:t xml:space="preserve"> </w:t>
              </w:r>
              <w:r w:rsidRPr="00D66DD0">
                <w:rPr>
                  <w:rFonts w:ascii="Times New Roman" w:hint="eastAsia"/>
                  <w:sz w:val="23"/>
                </w:rPr>
                <w:t>육성에</w:t>
              </w:r>
              <w:r w:rsidRPr="00D66DD0">
                <w:rPr>
                  <w:rFonts w:ascii="Times New Roman"/>
                  <w:sz w:val="23"/>
                </w:rPr>
                <w:t xml:space="preserve"> </w:t>
              </w:r>
              <w:r w:rsidRPr="00D66DD0">
                <w:rPr>
                  <w:rFonts w:ascii="Times New Roman" w:hint="eastAsia"/>
                  <w:sz w:val="23"/>
                </w:rPr>
                <w:t>관한</w:t>
              </w:r>
              <w:r w:rsidRPr="00D66DD0">
                <w:rPr>
                  <w:rFonts w:ascii="Times New Roman"/>
                  <w:sz w:val="23"/>
                </w:rPr>
                <w:t xml:space="preserve"> </w:t>
              </w:r>
              <w:r w:rsidRPr="00D66DD0">
                <w:rPr>
                  <w:rFonts w:ascii="Times New Roman" w:hint="eastAsia"/>
                  <w:sz w:val="23"/>
                </w:rPr>
                <w:t>법률</w:t>
              </w:r>
              <w:r w:rsidRPr="00D66DD0">
                <w:rPr>
                  <w:rFonts w:ascii="Times New Roman"/>
                  <w:sz w:val="23"/>
                </w:rPr>
                <w:t>(</w:t>
              </w:r>
              <w:r w:rsidRPr="00D66DD0">
                <w:rPr>
                  <w:rFonts w:ascii="Times New Roman" w:hint="eastAsia"/>
                  <w:sz w:val="23"/>
                </w:rPr>
                <w:t>현</w:t>
              </w:r>
              <w:r w:rsidRPr="00D66DD0">
                <w:rPr>
                  <w:rFonts w:ascii="Times New Roman"/>
                  <w:sz w:val="23"/>
                </w:rPr>
                <w:t xml:space="preserve"> </w:t>
              </w:r>
              <w:r w:rsidRPr="00D66DD0">
                <w:rPr>
                  <w:rFonts w:ascii="Times New Roman" w:hint="eastAsia"/>
                  <w:sz w:val="23"/>
                </w:rPr>
                <w:t>지역개발</w:t>
              </w:r>
              <w:r w:rsidRPr="00D66DD0">
                <w:rPr>
                  <w:rFonts w:ascii="Times New Roman"/>
                  <w:sz w:val="23"/>
                </w:rPr>
                <w:t xml:space="preserve"> </w:t>
              </w:r>
              <w:r w:rsidRPr="00D66DD0">
                <w:rPr>
                  <w:rFonts w:ascii="Times New Roman" w:hint="eastAsia"/>
                  <w:sz w:val="23"/>
                </w:rPr>
                <w:t>및</w:t>
              </w:r>
              <w:r w:rsidRPr="00D66DD0">
                <w:rPr>
                  <w:rFonts w:ascii="Times New Roman"/>
                  <w:sz w:val="23"/>
                </w:rPr>
                <w:t xml:space="preserve"> </w:t>
              </w:r>
              <w:r w:rsidRPr="00D66DD0">
                <w:rPr>
                  <w:rFonts w:ascii="Times New Roman" w:hint="eastAsia"/>
                  <w:sz w:val="23"/>
                </w:rPr>
                <w:t>지원에</w:t>
              </w:r>
              <w:r w:rsidRPr="00D66DD0">
                <w:rPr>
                  <w:rFonts w:ascii="Times New Roman"/>
                  <w:sz w:val="23"/>
                </w:rPr>
                <w:t xml:space="preserve"> </w:t>
              </w:r>
              <w:r w:rsidRPr="00D66DD0">
                <w:rPr>
                  <w:rFonts w:ascii="Times New Roman" w:hint="eastAsia"/>
                  <w:sz w:val="23"/>
                </w:rPr>
                <w:t>관한</w:t>
              </w:r>
              <w:r w:rsidRPr="00D66DD0">
                <w:rPr>
                  <w:rFonts w:ascii="Times New Roman"/>
                  <w:sz w:val="23"/>
                </w:rPr>
                <w:t xml:space="preserve"> </w:t>
              </w:r>
              <w:r w:rsidRPr="00D66DD0">
                <w:rPr>
                  <w:rFonts w:ascii="Times New Roman" w:hint="eastAsia"/>
                  <w:sz w:val="23"/>
                </w:rPr>
                <w:t>법률</w:t>
              </w:r>
              <w:r w:rsidRPr="00D66DD0">
                <w:rPr>
                  <w:rFonts w:ascii="Times New Roman"/>
                  <w:sz w:val="23"/>
                </w:rPr>
                <w:t>)</w:t>
              </w:r>
              <w:r w:rsidRPr="00D66DD0">
                <w:rPr>
                  <w:rFonts w:ascii="Times New Roman" w:hint="eastAsia"/>
                  <w:sz w:val="23"/>
                </w:rPr>
                <w:t>에</w:t>
              </w:r>
              <w:r w:rsidRPr="00D66DD0">
                <w:rPr>
                  <w:rFonts w:ascii="Times New Roman"/>
                  <w:sz w:val="23"/>
                </w:rPr>
                <w:t xml:space="preserve"> </w:t>
              </w:r>
              <w:r w:rsidRPr="00D66DD0">
                <w:rPr>
                  <w:rFonts w:ascii="Times New Roman" w:hint="eastAsia"/>
                  <w:sz w:val="23"/>
                </w:rPr>
                <w:t>따라</w:t>
              </w:r>
              <w:r w:rsidRPr="00D66DD0">
                <w:rPr>
                  <w:rFonts w:ascii="Times New Roman"/>
                  <w:sz w:val="23"/>
                </w:rPr>
                <w:t xml:space="preserve"> </w:t>
              </w:r>
              <w:r w:rsidRPr="00D66DD0">
                <w:rPr>
                  <w:rFonts w:ascii="Times New Roman" w:hint="eastAsia"/>
                  <w:sz w:val="23"/>
                </w:rPr>
                <w:t>화순</w:t>
              </w:r>
              <w:r w:rsidRPr="00D66DD0">
                <w:rPr>
                  <w:rFonts w:ascii="Times New Roman"/>
                  <w:sz w:val="23"/>
                </w:rPr>
                <w:t>/</w:t>
              </w:r>
              <w:proofErr w:type="spellStart"/>
              <w:r w:rsidRPr="00D66DD0">
                <w:rPr>
                  <w:rFonts w:ascii="Times New Roman" w:hint="eastAsia"/>
                  <w:sz w:val="23"/>
                </w:rPr>
                <w:t>강진지구에</w:t>
              </w:r>
              <w:proofErr w:type="spellEnd"/>
              <w:r w:rsidRPr="00D66DD0">
                <w:rPr>
                  <w:rFonts w:ascii="Times New Roman"/>
                  <w:sz w:val="23"/>
                </w:rPr>
                <w:t xml:space="preserve"> </w:t>
              </w:r>
              <w:proofErr w:type="spellStart"/>
              <w:r w:rsidRPr="00D66DD0">
                <w:rPr>
                  <w:rFonts w:ascii="Times New Roman" w:hint="eastAsia"/>
                  <w:sz w:val="23"/>
                </w:rPr>
                <w:t>클래딩공장</w:t>
              </w:r>
              <w:proofErr w:type="spellEnd"/>
              <w:r w:rsidRPr="00D66DD0">
                <w:rPr>
                  <w:rFonts w:ascii="Times New Roman"/>
                  <w:sz w:val="23"/>
                </w:rPr>
                <w:t xml:space="preserve"> </w:t>
              </w:r>
              <w:r w:rsidRPr="00D66DD0">
                <w:rPr>
                  <w:rFonts w:ascii="Times New Roman" w:hint="eastAsia"/>
                  <w:sz w:val="23"/>
                </w:rPr>
                <w:t>사업시행자로</w:t>
              </w:r>
              <w:r w:rsidRPr="00D66DD0">
                <w:rPr>
                  <w:rFonts w:ascii="Times New Roman"/>
                  <w:sz w:val="23"/>
                </w:rPr>
                <w:t xml:space="preserve"> </w:t>
              </w:r>
              <w:r w:rsidRPr="00D66DD0">
                <w:rPr>
                  <w:rFonts w:ascii="Times New Roman" w:hint="eastAsia"/>
                  <w:sz w:val="23"/>
                </w:rPr>
                <w:t>지정</w:t>
              </w:r>
              <w:r w:rsidRPr="00D66DD0">
                <w:rPr>
                  <w:rFonts w:ascii="Times New Roman"/>
                  <w:sz w:val="23"/>
                </w:rPr>
                <w:t xml:space="preserve"> </w:t>
              </w:r>
              <w:r w:rsidRPr="00D66DD0">
                <w:rPr>
                  <w:rFonts w:ascii="Times New Roman" w:hint="eastAsia"/>
                  <w:sz w:val="23"/>
                </w:rPr>
                <w:t>받아</w:t>
              </w:r>
              <w:r w:rsidRPr="00D66DD0">
                <w:rPr>
                  <w:rFonts w:ascii="Times New Roman"/>
                  <w:sz w:val="23"/>
                </w:rPr>
                <w:t xml:space="preserve"> </w:t>
              </w:r>
              <w:r w:rsidRPr="00D66DD0">
                <w:rPr>
                  <w:rFonts w:ascii="Times New Roman" w:hint="eastAsia"/>
                  <w:sz w:val="23"/>
                </w:rPr>
                <w:t>실시계획</w:t>
              </w:r>
              <w:r w:rsidRPr="00D66DD0">
                <w:rPr>
                  <w:rFonts w:ascii="Times New Roman"/>
                  <w:sz w:val="23"/>
                </w:rPr>
                <w:t xml:space="preserve"> </w:t>
              </w:r>
              <w:r w:rsidRPr="00D66DD0">
                <w:rPr>
                  <w:rFonts w:ascii="Times New Roman" w:hint="eastAsia"/>
                  <w:sz w:val="23"/>
                </w:rPr>
                <w:t>승인</w:t>
              </w:r>
              <w:r w:rsidRPr="00D66DD0">
                <w:rPr>
                  <w:rFonts w:ascii="Times New Roman"/>
                  <w:sz w:val="23"/>
                </w:rPr>
                <w:t xml:space="preserve"> </w:t>
              </w:r>
              <w:r w:rsidRPr="00D66DD0">
                <w:rPr>
                  <w:rFonts w:ascii="Times New Roman" w:hint="eastAsia"/>
                  <w:sz w:val="23"/>
                </w:rPr>
                <w:t>후</w:t>
              </w:r>
              <w:r w:rsidRPr="00D66DD0">
                <w:rPr>
                  <w:rFonts w:ascii="Times New Roman"/>
                  <w:sz w:val="23"/>
                </w:rPr>
                <w:t xml:space="preserve"> </w:t>
              </w:r>
              <w:r w:rsidRPr="00D66DD0">
                <w:rPr>
                  <w:rFonts w:ascii="Times New Roman" w:hint="eastAsia"/>
                  <w:sz w:val="23"/>
                </w:rPr>
                <w:t>공장을</w:t>
              </w:r>
              <w:r w:rsidRPr="00D66DD0">
                <w:rPr>
                  <w:rFonts w:ascii="Times New Roman"/>
                  <w:sz w:val="23"/>
                </w:rPr>
                <w:t xml:space="preserve"> </w:t>
              </w:r>
              <w:r w:rsidRPr="00D66DD0">
                <w:rPr>
                  <w:rFonts w:ascii="Times New Roman" w:hint="eastAsia"/>
                  <w:sz w:val="23"/>
                </w:rPr>
                <w:t>조성하였으나</w:t>
              </w:r>
              <w:r w:rsidRPr="00D66DD0">
                <w:rPr>
                  <w:rFonts w:ascii="Times New Roman"/>
                  <w:sz w:val="23"/>
                </w:rPr>
                <w:t xml:space="preserve">, </w:t>
              </w:r>
              <w:r w:rsidRPr="00D66DD0">
                <w:rPr>
                  <w:rFonts w:ascii="Times New Roman" w:hint="eastAsia"/>
                  <w:sz w:val="23"/>
                </w:rPr>
                <w:t>해당부지를</w:t>
              </w:r>
              <w:r w:rsidRPr="00D66DD0">
                <w:rPr>
                  <w:rFonts w:ascii="Times New Roman"/>
                  <w:sz w:val="23"/>
                </w:rPr>
                <w:t xml:space="preserve"> </w:t>
              </w:r>
              <w:proofErr w:type="spellStart"/>
              <w:r w:rsidRPr="00D66DD0">
                <w:rPr>
                  <w:rFonts w:ascii="Times New Roman" w:hint="eastAsia"/>
                  <w:sz w:val="23"/>
                </w:rPr>
                <w:t>방산시험장</w:t>
              </w:r>
              <w:proofErr w:type="spellEnd"/>
              <w:r w:rsidRPr="00D66DD0">
                <w:rPr>
                  <w:rFonts w:ascii="Times New Roman"/>
                  <w:sz w:val="23"/>
                </w:rPr>
                <w:t xml:space="preserve"> </w:t>
              </w:r>
              <w:r w:rsidRPr="00D66DD0">
                <w:rPr>
                  <w:rFonts w:ascii="Times New Roman" w:hint="eastAsia"/>
                  <w:sz w:val="23"/>
                </w:rPr>
                <w:t>용도로</w:t>
              </w:r>
              <w:r w:rsidRPr="00D66DD0">
                <w:rPr>
                  <w:rFonts w:ascii="Times New Roman"/>
                  <w:sz w:val="23"/>
                </w:rPr>
                <w:t xml:space="preserve"> </w:t>
              </w:r>
              <w:r w:rsidRPr="00D66DD0">
                <w:rPr>
                  <w:rFonts w:ascii="Times New Roman" w:hint="eastAsia"/>
                  <w:sz w:val="23"/>
                </w:rPr>
                <w:t>변경하기로</w:t>
              </w:r>
              <w:r w:rsidRPr="00D66DD0">
                <w:rPr>
                  <w:rFonts w:ascii="Times New Roman"/>
                  <w:sz w:val="23"/>
                </w:rPr>
                <w:t xml:space="preserve"> </w:t>
              </w:r>
              <w:r w:rsidRPr="00D66DD0">
                <w:rPr>
                  <w:rFonts w:ascii="Times New Roman" w:hint="eastAsia"/>
                  <w:sz w:val="23"/>
                </w:rPr>
                <w:t>하고</w:t>
              </w:r>
              <w:r w:rsidRPr="00D66DD0">
                <w:rPr>
                  <w:rFonts w:ascii="Times New Roman"/>
                  <w:sz w:val="23"/>
                </w:rPr>
                <w:t xml:space="preserve"> 2020</w:t>
              </w:r>
              <w:r w:rsidRPr="00D66DD0">
                <w:rPr>
                  <w:rFonts w:ascii="Times New Roman" w:hint="eastAsia"/>
                  <w:sz w:val="23"/>
                </w:rPr>
                <w:t>년</w:t>
              </w:r>
              <w:r w:rsidRPr="00D66DD0">
                <w:rPr>
                  <w:rFonts w:ascii="Times New Roman"/>
                  <w:sz w:val="23"/>
                </w:rPr>
                <w:t xml:space="preserve"> </w:t>
              </w:r>
              <w:r w:rsidRPr="00D66DD0">
                <w:rPr>
                  <w:rFonts w:ascii="Times New Roman" w:hint="eastAsia"/>
                  <w:sz w:val="23"/>
                </w:rPr>
                <w:t>시험장건물을</w:t>
              </w:r>
              <w:r w:rsidRPr="00D66DD0">
                <w:rPr>
                  <w:rFonts w:ascii="Times New Roman"/>
                  <w:sz w:val="23"/>
                </w:rPr>
                <w:t xml:space="preserve"> </w:t>
              </w:r>
              <w:r w:rsidRPr="00D66DD0">
                <w:rPr>
                  <w:rFonts w:ascii="Times New Roman" w:hint="eastAsia"/>
                  <w:sz w:val="23"/>
                </w:rPr>
                <w:t>완공하였음</w:t>
              </w:r>
              <w:r w:rsidRPr="00D66DD0">
                <w:rPr>
                  <w:rFonts w:ascii="Times New Roman"/>
                  <w:sz w:val="23"/>
                </w:rPr>
                <w:t xml:space="preserve">. </w:t>
              </w:r>
              <w:r w:rsidRPr="00D66DD0">
                <w:rPr>
                  <w:rFonts w:ascii="Times New Roman" w:hint="eastAsia"/>
                  <w:sz w:val="23"/>
                </w:rPr>
                <w:t>그러나</w:t>
              </w:r>
              <w:r w:rsidRPr="00D66DD0">
                <w:rPr>
                  <w:rFonts w:ascii="Times New Roman"/>
                  <w:sz w:val="23"/>
                </w:rPr>
                <w:t xml:space="preserve"> </w:t>
              </w:r>
              <w:r w:rsidRPr="00D66DD0">
                <w:rPr>
                  <w:rFonts w:ascii="Times New Roman" w:hint="eastAsia"/>
                  <w:sz w:val="23"/>
                </w:rPr>
                <w:t>화순군은</w:t>
              </w:r>
              <w:r w:rsidRPr="00D66DD0">
                <w:rPr>
                  <w:rFonts w:ascii="Times New Roman"/>
                  <w:sz w:val="23"/>
                </w:rPr>
                <w:t xml:space="preserve"> </w:t>
              </w:r>
              <w:r w:rsidRPr="00D66DD0">
                <w:rPr>
                  <w:rFonts w:ascii="Times New Roman" w:hint="eastAsia"/>
                  <w:sz w:val="23"/>
                </w:rPr>
                <w:t>해당</w:t>
              </w:r>
              <w:r w:rsidRPr="00D66DD0">
                <w:rPr>
                  <w:rFonts w:ascii="Times New Roman"/>
                  <w:sz w:val="23"/>
                </w:rPr>
                <w:t xml:space="preserve"> </w:t>
              </w:r>
              <w:r w:rsidRPr="00D66DD0">
                <w:rPr>
                  <w:rFonts w:ascii="Times New Roman" w:hint="eastAsia"/>
                  <w:sz w:val="23"/>
                </w:rPr>
                <w:t>부지에</w:t>
              </w:r>
              <w:r w:rsidRPr="00D66DD0">
                <w:rPr>
                  <w:rFonts w:ascii="Times New Roman"/>
                  <w:sz w:val="23"/>
                </w:rPr>
                <w:t xml:space="preserve"> </w:t>
              </w:r>
              <w:r w:rsidRPr="00D66DD0">
                <w:rPr>
                  <w:rFonts w:ascii="Times New Roman" w:hint="eastAsia"/>
                  <w:sz w:val="23"/>
                </w:rPr>
                <w:t>방산시험장을</w:t>
              </w:r>
              <w:r w:rsidRPr="00D66DD0">
                <w:rPr>
                  <w:rFonts w:ascii="Times New Roman"/>
                  <w:sz w:val="23"/>
                </w:rPr>
                <w:t xml:space="preserve"> </w:t>
              </w:r>
              <w:r w:rsidRPr="00D66DD0">
                <w:rPr>
                  <w:rFonts w:ascii="Times New Roman" w:hint="eastAsia"/>
                  <w:sz w:val="23"/>
                </w:rPr>
                <w:t>신축한</w:t>
              </w:r>
              <w:r w:rsidRPr="00D66DD0">
                <w:rPr>
                  <w:rFonts w:ascii="Times New Roman"/>
                  <w:sz w:val="23"/>
                </w:rPr>
                <w:t xml:space="preserve"> </w:t>
              </w:r>
              <w:r w:rsidRPr="00D66DD0">
                <w:rPr>
                  <w:rFonts w:ascii="Times New Roman" w:hint="eastAsia"/>
                  <w:sz w:val="23"/>
                </w:rPr>
                <w:t>것이</w:t>
              </w:r>
              <w:r w:rsidRPr="00D66DD0">
                <w:rPr>
                  <w:rFonts w:ascii="Times New Roman"/>
                  <w:sz w:val="23"/>
                </w:rPr>
                <w:t xml:space="preserve"> </w:t>
              </w:r>
              <w:r w:rsidRPr="00D66DD0">
                <w:rPr>
                  <w:rFonts w:ascii="Times New Roman" w:hint="eastAsia"/>
                  <w:sz w:val="23"/>
                </w:rPr>
                <w:t>지역개발계획</w:t>
              </w:r>
              <w:r w:rsidRPr="00D66DD0">
                <w:rPr>
                  <w:rFonts w:ascii="Times New Roman"/>
                  <w:sz w:val="23"/>
                </w:rPr>
                <w:t xml:space="preserve"> </w:t>
              </w:r>
              <w:r w:rsidRPr="00D66DD0">
                <w:rPr>
                  <w:rFonts w:ascii="Times New Roman" w:hint="eastAsia"/>
                  <w:sz w:val="23"/>
                </w:rPr>
                <w:t>및</w:t>
              </w:r>
              <w:r w:rsidRPr="00D66DD0">
                <w:rPr>
                  <w:rFonts w:ascii="Times New Roman"/>
                  <w:sz w:val="23"/>
                </w:rPr>
                <w:t xml:space="preserve"> </w:t>
              </w:r>
              <w:r w:rsidRPr="00D66DD0">
                <w:rPr>
                  <w:rFonts w:ascii="Times New Roman" w:hint="eastAsia"/>
                  <w:sz w:val="23"/>
                </w:rPr>
                <w:t>실시계획에</w:t>
              </w:r>
              <w:r w:rsidRPr="00D66DD0">
                <w:rPr>
                  <w:rFonts w:ascii="Times New Roman"/>
                  <w:sz w:val="23"/>
                </w:rPr>
                <w:t xml:space="preserve"> </w:t>
              </w:r>
              <w:r w:rsidRPr="00D66DD0">
                <w:rPr>
                  <w:rFonts w:ascii="Times New Roman" w:hint="eastAsia"/>
                  <w:sz w:val="23"/>
                </w:rPr>
                <w:t>반함을</w:t>
              </w:r>
              <w:r w:rsidRPr="00D66DD0">
                <w:rPr>
                  <w:rFonts w:ascii="Times New Roman"/>
                  <w:sz w:val="23"/>
                </w:rPr>
                <w:t xml:space="preserve"> </w:t>
              </w:r>
              <w:r w:rsidRPr="00D66DD0">
                <w:rPr>
                  <w:rFonts w:ascii="Times New Roman" w:hint="eastAsia"/>
                  <w:sz w:val="23"/>
                </w:rPr>
                <w:t>이유로</w:t>
              </w:r>
              <w:r w:rsidRPr="00D66DD0">
                <w:rPr>
                  <w:rFonts w:ascii="Times New Roman"/>
                  <w:sz w:val="23"/>
                </w:rPr>
                <w:t xml:space="preserve"> </w:t>
              </w:r>
              <w:proofErr w:type="spellStart"/>
              <w:r w:rsidRPr="00D66DD0">
                <w:rPr>
                  <w:rFonts w:ascii="Times New Roman" w:hint="eastAsia"/>
                  <w:sz w:val="23"/>
                </w:rPr>
                <w:t>시설철거</w:t>
              </w:r>
              <w:proofErr w:type="spellEnd"/>
              <w:r w:rsidRPr="00D66DD0">
                <w:rPr>
                  <w:rFonts w:ascii="Times New Roman"/>
                  <w:sz w:val="23"/>
                </w:rPr>
                <w:t xml:space="preserve"> </w:t>
              </w:r>
              <w:r w:rsidRPr="00D66DD0">
                <w:rPr>
                  <w:rFonts w:ascii="Times New Roman" w:hint="eastAsia"/>
                  <w:sz w:val="23"/>
                </w:rPr>
                <w:t>등</w:t>
              </w:r>
              <w:r w:rsidRPr="00D66DD0">
                <w:rPr>
                  <w:rFonts w:ascii="Times New Roman"/>
                  <w:sz w:val="23"/>
                </w:rPr>
                <w:t xml:space="preserve"> </w:t>
              </w:r>
              <w:r w:rsidRPr="00D66DD0">
                <w:rPr>
                  <w:rFonts w:ascii="Times New Roman" w:hint="eastAsia"/>
                  <w:sz w:val="23"/>
                </w:rPr>
                <w:t>시정을</w:t>
              </w:r>
              <w:r w:rsidRPr="00D66DD0">
                <w:rPr>
                  <w:rFonts w:ascii="Times New Roman"/>
                  <w:sz w:val="23"/>
                </w:rPr>
                <w:t xml:space="preserve"> </w:t>
              </w:r>
              <w:r w:rsidRPr="00D66DD0">
                <w:rPr>
                  <w:rFonts w:ascii="Times New Roman" w:hint="eastAsia"/>
                  <w:sz w:val="23"/>
                </w:rPr>
                <w:t>명령함</w:t>
              </w:r>
              <w:r w:rsidRPr="00D66DD0">
                <w:rPr>
                  <w:rFonts w:ascii="Times New Roman"/>
                  <w:sz w:val="23"/>
                </w:rPr>
                <w:t xml:space="preserve">. </w:t>
              </w:r>
              <w:r w:rsidRPr="00D66DD0">
                <w:rPr>
                  <w:rFonts w:ascii="Times New Roman" w:hint="eastAsia"/>
                  <w:sz w:val="23"/>
                </w:rPr>
                <w:t>시정명령</w:t>
              </w:r>
              <w:r w:rsidRPr="00D66DD0">
                <w:rPr>
                  <w:rFonts w:ascii="Times New Roman"/>
                  <w:sz w:val="23"/>
                </w:rPr>
                <w:t xml:space="preserve"> </w:t>
              </w:r>
              <w:proofErr w:type="spellStart"/>
              <w:r w:rsidRPr="00D66DD0">
                <w:rPr>
                  <w:rFonts w:ascii="Times New Roman" w:hint="eastAsia"/>
                  <w:sz w:val="23"/>
                </w:rPr>
                <w:t>미이행시</w:t>
              </w:r>
              <w:proofErr w:type="spellEnd"/>
              <w:r w:rsidRPr="00D66DD0">
                <w:rPr>
                  <w:rFonts w:ascii="Times New Roman"/>
                  <w:sz w:val="23"/>
                </w:rPr>
                <w:t xml:space="preserve"> </w:t>
              </w:r>
              <w:proofErr w:type="spellStart"/>
              <w:r w:rsidRPr="00D66DD0">
                <w:rPr>
                  <w:rFonts w:ascii="Times New Roman" w:hint="eastAsia"/>
                  <w:sz w:val="23"/>
                </w:rPr>
                <w:t>지역개발법</w:t>
              </w:r>
              <w:proofErr w:type="spellEnd"/>
              <w:r w:rsidRPr="00D66DD0">
                <w:rPr>
                  <w:rFonts w:ascii="Times New Roman"/>
                  <w:sz w:val="23"/>
                </w:rPr>
                <w:t xml:space="preserve"> </w:t>
              </w:r>
              <w:r w:rsidRPr="00D66DD0">
                <w:rPr>
                  <w:rFonts w:ascii="Times New Roman" w:hint="eastAsia"/>
                  <w:sz w:val="23"/>
                </w:rPr>
                <w:t>위반으로</w:t>
              </w:r>
              <w:r w:rsidRPr="00D66DD0">
                <w:rPr>
                  <w:rFonts w:ascii="Times New Roman"/>
                  <w:sz w:val="23"/>
                </w:rPr>
                <w:t xml:space="preserve"> </w:t>
              </w:r>
              <w:r w:rsidRPr="00D66DD0">
                <w:rPr>
                  <w:rFonts w:ascii="Times New Roman" w:hint="eastAsia"/>
                  <w:sz w:val="23"/>
                </w:rPr>
                <w:t>형사고발</w:t>
              </w:r>
              <w:r w:rsidRPr="00D66DD0">
                <w:rPr>
                  <w:rFonts w:ascii="Times New Roman"/>
                  <w:sz w:val="23"/>
                </w:rPr>
                <w:t xml:space="preserve"> </w:t>
              </w:r>
              <w:r w:rsidRPr="00D66DD0">
                <w:rPr>
                  <w:rFonts w:ascii="Times New Roman" w:hint="eastAsia"/>
                  <w:sz w:val="23"/>
                </w:rPr>
                <w:t>가능하고</w:t>
              </w:r>
              <w:r w:rsidRPr="00D66DD0">
                <w:rPr>
                  <w:rFonts w:ascii="Times New Roman"/>
                  <w:sz w:val="23"/>
                </w:rPr>
                <w:t xml:space="preserve"> </w:t>
              </w:r>
              <w:proofErr w:type="spellStart"/>
              <w:r w:rsidRPr="00D66DD0">
                <w:rPr>
                  <w:rFonts w:ascii="Times New Roman" w:hint="eastAsia"/>
                  <w:sz w:val="23"/>
                </w:rPr>
                <w:t>양벌규정에</w:t>
              </w:r>
              <w:proofErr w:type="spellEnd"/>
              <w:r w:rsidRPr="00D66DD0">
                <w:rPr>
                  <w:rFonts w:ascii="Times New Roman"/>
                  <w:sz w:val="23"/>
                </w:rPr>
                <w:t xml:space="preserve"> </w:t>
              </w:r>
              <w:r w:rsidRPr="00D66DD0">
                <w:rPr>
                  <w:rFonts w:ascii="Times New Roman" w:hint="eastAsia"/>
                  <w:sz w:val="23"/>
                </w:rPr>
                <w:t>따라</w:t>
              </w:r>
              <w:r w:rsidRPr="00D66DD0">
                <w:rPr>
                  <w:rFonts w:ascii="Times New Roman"/>
                  <w:sz w:val="23"/>
                </w:rPr>
                <w:t xml:space="preserve"> </w:t>
              </w:r>
              <w:r w:rsidRPr="00D66DD0">
                <w:rPr>
                  <w:rFonts w:ascii="Times New Roman" w:hint="eastAsia"/>
                  <w:sz w:val="23"/>
                </w:rPr>
                <w:t>회사에</w:t>
              </w:r>
              <w:r w:rsidRPr="00D66DD0">
                <w:rPr>
                  <w:rFonts w:ascii="Times New Roman"/>
                  <w:sz w:val="23"/>
                </w:rPr>
                <w:t xml:space="preserve"> </w:t>
              </w:r>
              <w:r w:rsidRPr="00D66DD0">
                <w:rPr>
                  <w:rFonts w:ascii="Times New Roman" w:hint="eastAsia"/>
                  <w:sz w:val="23"/>
                </w:rPr>
                <w:t>벌금부과</w:t>
              </w:r>
              <w:r w:rsidRPr="00D66DD0">
                <w:rPr>
                  <w:rFonts w:ascii="Times New Roman"/>
                  <w:sz w:val="23"/>
                </w:rPr>
                <w:t xml:space="preserve"> </w:t>
              </w:r>
              <w:r w:rsidRPr="00D66DD0">
                <w:rPr>
                  <w:rFonts w:ascii="Times New Roman" w:hint="eastAsia"/>
                  <w:sz w:val="23"/>
                </w:rPr>
                <w:t>가능</w:t>
              </w:r>
              <w:r w:rsidRPr="00D66DD0">
                <w:rPr>
                  <w:rFonts w:ascii="Times New Roman"/>
                  <w:sz w:val="23"/>
                </w:rPr>
                <w:t xml:space="preserve"> </w:t>
              </w:r>
            </w:ins>
          </w:p>
        </w:tc>
      </w:tr>
      <w:tr w:rsidR="006E333E" w14:paraId="3D8E0996" w14:textId="77777777" w:rsidTr="006E333E">
        <w:trPr>
          <w:ins w:id="2083" w:author="Yulchon" w:date="2022-07-27T22:40:00Z"/>
        </w:trPr>
        <w:tc>
          <w:tcPr>
            <w:cnfStyle w:val="001000000000" w:firstRow="0" w:lastRow="0" w:firstColumn="1" w:lastColumn="0" w:oddVBand="0" w:evenVBand="0" w:oddHBand="0" w:evenHBand="0" w:firstRowFirstColumn="0" w:firstRowLastColumn="0" w:lastRowFirstColumn="0" w:lastRowLastColumn="0"/>
            <w:tcW w:w="709" w:type="dxa"/>
          </w:tcPr>
          <w:p w14:paraId="5E77A48F" w14:textId="77777777" w:rsidR="006E333E" w:rsidRPr="00EB6029" w:rsidRDefault="006E333E" w:rsidP="006E333E">
            <w:pPr>
              <w:spacing w:line="276" w:lineRule="auto"/>
              <w:rPr>
                <w:ins w:id="2084" w:author="Yulchon" w:date="2022-07-27T22:40:00Z"/>
                <w:rFonts w:ascii="Times New Roman"/>
                <w:sz w:val="23"/>
              </w:rPr>
            </w:pPr>
            <w:ins w:id="2085" w:author="Yulchon" w:date="2022-07-27T22:40:00Z">
              <w:r>
                <w:rPr>
                  <w:rFonts w:ascii="Times New Roman" w:hint="eastAsia"/>
                  <w:sz w:val="23"/>
                </w:rPr>
                <w:t>6</w:t>
              </w:r>
            </w:ins>
          </w:p>
        </w:tc>
        <w:tc>
          <w:tcPr>
            <w:tcW w:w="8028" w:type="dxa"/>
          </w:tcPr>
          <w:p w14:paraId="2EF0DCEA" w14:textId="77777777" w:rsidR="006E333E" w:rsidRDefault="006E333E" w:rsidP="006E333E">
            <w:pPr>
              <w:spacing w:line="276" w:lineRule="auto"/>
              <w:cnfStyle w:val="000000000000" w:firstRow="0" w:lastRow="0" w:firstColumn="0" w:lastColumn="0" w:oddVBand="0" w:evenVBand="0" w:oddHBand="0" w:evenHBand="0" w:firstRowFirstColumn="0" w:firstRowLastColumn="0" w:lastRowFirstColumn="0" w:lastRowLastColumn="0"/>
              <w:rPr>
                <w:ins w:id="2086" w:author="Yulchon" w:date="2022-07-27T22:40:00Z"/>
                <w:rFonts w:ascii="Times New Roman"/>
                <w:sz w:val="23"/>
              </w:rPr>
            </w:pPr>
            <w:ins w:id="2087" w:author="Yulchon" w:date="2022-07-27T22:40:00Z">
              <w:r>
                <w:rPr>
                  <w:rFonts w:ascii="Times New Roman" w:hint="eastAsia"/>
                  <w:sz w:val="23"/>
                </w:rPr>
                <w:t>[</w:t>
              </w:r>
              <w:r>
                <w:rPr>
                  <w:rFonts w:ascii="Times New Roman" w:hint="eastAsia"/>
                  <w:sz w:val="23"/>
                </w:rPr>
                <w:t>군사기밀보호법</w:t>
              </w:r>
              <w:r>
                <w:rPr>
                  <w:rFonts w:ascii="Times New Roman" w:hint="eastAsia"/>
                  <w:sz w:val="23"/>
                </w:rPr>
                <w:t xml:space="preserve"> </w:t>
              </w:r>
              <w:proofErr w:type="spellStart"/>
              <w:r>
                <w:rPr>
                  <w:rFonts w:ascii="Times New Roman" w:hint="eastAsia"/>
                  <w:sz w:val="23"/>
                </w:rPr>
                <w:t>위반건</w:t>
              </w:r>
              <w:proofErr w:type="spellEnd"/>
              <w:r>
                <w:rPr>
                  <w:rFonts w:ascii="Times New Roman" w:hint="eastAsia"/>
                  <w:sz w:val="23"/>
                </w:rPr>
                <w:t>(1</w:t>
              </w:r>
              <w:r>
                <w:rPr>
                  <w:rFonts w:ascii="Times New Roman" w:hint="eastAsia"/>
                  <w:sz w:val="23"/>
                </w:rPr>
                <w:t>심</w:t>
              </w:r>
              <w:r>
                <w:rPr>
                  <w:rFonts w:ascii="Times New Roman" w:hint="eastAsia"/>
                  <w:sz w:val="23"/>
                </w:rPr>
                <w:t xml:space="preserve"> </w:t>
              </w:r>
              <w:r>
                <w:rPr>
                  <w:rFonts w:ascii="Times New Roman" w:hint="eastAsia"/>
                  <w:sz w:val="23"/>
                </w:rPr>
                <w:t>및</w:t>
              </w:r>
              <w:r>
                <w:rPr>
                  <w:rFonts w:ascii="Times New Roman" w:hint="eastAsia"/>
                  <w:sz w:val="23"/>
                </w:rPr>
                <w:t xml:space="preserve"> 2</w:t>
              </w:r>
              <w:r>
                <w:rPr>
                  <w:rFonts w:ascii="Times New Roman" w:hint="eastAsia"/>
                  <w:sz w:val="23"/>
                </w:rPr>
                <w:t>심</w:t>
              </w:r>
              <w:r>
                <w:rPr>
                  <w:rFonts w:ascii="Times New Roman" w:hint="eastAsia"/>
                  <w:sz w:val="23"/>
                </w:rPr>
                <w:t xml:space="preserve"> </w:t>
              </w:r>
              <w:r>
                <w:rPr>
                  <w:rFonts w:ascii="Times New Roman" w:hint="eastAsia"/>
                  <w:sz w:val="23"/>
                </w:rPr>
                <w:t>무죄</w:t>
              </w:r>
              <w:r>
                <w:rPr>
                  <w:rFonts w:ascii="Times New Roman" w:hint="eastAsia"/>
                  <w:sz w:val="23"/>
                </w:rPr>
                <w:t xml:space="preserve">, </w:t>
              </w:r>
              <w:r>
                <w:rPr>
                  <w:rFonts w:ascii="Times New Roman" w:hint="eastAsia"/>
                  <w:sz w:val="23"/>
                </w:rPr>
                <w:t>상고심</w:t>
              </w:r>
              <w:r>
                <w:rPr>
                  <w:rFonts w:ascii="Times New Roman" w:hint="eastAsia"/>
                  <w:sz w:val="23"/>
                </w:rPr>
                <w:t xml:space="preserve"> </w:t>
              </w:r>
              <w:r>
                <w:rPr>
                  <w:rFonts w:ascii="Times New Roman" w:hint="eastAsia"/>
                  <w:sz w:val="23"/>
                </w:rPr>
                <w:t>진행</w:t>
              </w:r>
              <w:r>
                <w:rPr>
                  <w:rFonts w:ascii="Times New Roman" w:hint="eastAsia"/>
                  <w:sz w:val="23"/>
                </w:rPr>
                <w:t xml:space="preserve"> </w:t>
              </w:r>
              <w:r>
                <w:rPr>
                  <w:rFonts w:ascii="Times New Roman" w:hint="eastAsia"/>
                  <w:sz w:val="23"/>
                </w:rPr>
                <w:t>중</w:t>
              </w:r>
              <w:r>
                <w:rPr>
                  <w:rFonts w:ascii="Times New Roman"/>
                  <w:sz w:val="23"/>
                </w:rPr>
                <w:t>)]</w:t>
              </w:r>
            </w:ins>
          </w:p>
          <w:p w14:paraId="6957C41D" w14:textId="77777777" w:rsidR="006E333E" w:rsidRPr="008854EC" w:rsidRDefault="006E333E" w:rsidP="006E333E">
            <w:pPr>
              <w:spacing w:line="276" w:lineRule="auto"/>
              <w:cnfStyle w:val="000000000000" w:firstRow="0" w:lastRow="0" w:firstColumn="0" w:lastColumn="0" w:oddVBand="0" w:evenVBand="0" w:oddHBand="0" w:evenHBand="0" w:firstRowFirstColumn="0" w:firstRowLastColumn="0" w:lastRowFirstColumn="0" w:lastRowLastColumn="0"/>
              <w:rPr>
                <w:ins w:id="2088" w:author="Yulchon" w:date="2022-07-27T22:40:00Z"/>
                <w:rFonts w:ascii="Times New Roman"/>
                <w:sz w:val="23"/>
              </w:rPr>
            </w:pPr>
            <w:ins w:id="2089" w:author="Yulchon" w:date="2022-07-27T22:40:00Z">
              <w:r w:rsidRPr="008854EC">
                <w:rPr>
                  <w:rFonts w:ascii="Times New Roman"/>
                  <w:sz w:val="23"/>
                </w:rPr>
                <w:t>2012. 2</w:t>
              </w:r>
              <w:proofErr w:type="gramStart"/>
              <w:r w:rsidRPr="008854EC">
                <w:rPr>
                  <w:rFonts w:ascii="Times New Roman"/>
                  <w:sz w:val="23"/>
                </w:rPr>
                <w:t>.</w:t>
              </w:r>
              <w:r w:rsidRPr="008854EC">
                <w:rPr>
                  <w:rFonts w:ascii="Times New Roman"/>
                  <w:sz w:val="23"/>
                </w:rPr>
                <w:t>경</w:t>
              </w:r>
              <w:proofErr w:type="gramEnd"/>
              <w:r w:rsidRPr="008854EC">
                <w:rPr>
                  <w:rFonts w:ascii="Times New Roman"/>
                  <w:sz w:val="23"/>
                </w:rPr>
                <w:t xml:space="preserve"> </w:t>
              </w:r>
              <w:proofErr w:type="spellStart"/>
              <w:r w:rsidRPr="008854EC">
                <w:rPr>
                  <w:rFonts w:ascii="Times New Roman"/>
                  <w:sz w:val="23"/>
                </w:rPr>
                <w:t>부터</w:t>
              </w:r>
              <w:proofErr w:type="spellEnd"/>
              <w:r w:rsidRPr="008854EC">
                <w:rPr>
                  <w:rFonts w:ascii="Times New Roman"/>
                  <w:sz w:val="23"/>
                </w:rPr>
                <w:t xml:space="preserve"> 2015.6. </w:t>
              </w:r>
              <w:proofErr w:type="gramStart"/>
              <w:r w:rsidRPr="008854EC">
                <w:rPr>
                  <w:rFonts w:ascii="Times New Roman"/>
                  <w:sz w:val="23"/>
                </w:rPr>
                <w:t>경</w:t>
              </w:r>
              <w:r w:rsidRPr="008854EC">
                <w:rPr>
                  <w:rFonts w:ascii="Times New Roman"/>
                  <w:sz w:val="23"/>
                </w:rPr>
                <w:t xml:space="preserve"> </w:t>
              </w:r>
              <w:r w:rsidRPr="008854EC">
                <w:rPr>
                  <w:rFonts w:ascii="Times New Roman"/>
                  <w:sz w:val="23"/>
                </w:rPr>
                <w:t>까지</w:t>
              </w:r>
              <w:proofErr w:type="gramEnd"/>
              <w:r w:rsidRPr="008854EC">
                <w:rPr>
                  <w:rFonts w:ascii="Times New Roman"/>
                  <w:sz w:val="23"/>
                </w:rPr>
                <w:t xml:space="preserve"> </w:t>
              </w:r>
              <w:r w:rsidRPr="008854EC">
                <w:rPr>
                  <w:rFonts w:ascii="Times New Roman"/>
                  <w:sz w:val="23"/>
                </w:rPr>
                <w:t>회사</w:t>
              </w:r>
              <w:r w:rsidRPr="008854EC">
                <w:rPr>
                  <w:rFonts w:ascii="Times New Roman"/>
                  <w:sz w:val="23"/>
                </w:rPr>
                <w:t xml:space="preserve"> </w:t>
              </w:r>
              <w:r w:rsidRPr="008854EC">
                <w:rPr>
                  <w:rFonts w:ascii="Times New Roman"/>
                  <w:sz w:val="23"/>
                </w:rPr>
                <w:t>직원</w:t>
              </w:r>
              <w:r w:rsidRPr="008854EC">
                <w:rPr>
                  <w:rFonts w:ascii="Times New Roman"/>
                  <w:sz w:val="23"/>
                </w:rPr>
                <w:t xml:space="preserve"> 2</w:t>
              </w:r>
              <w:r w:rsidRPr="008854EC">
                <w:rPr>
                  <w:rFonts w:ascii="Times New Roman"/>
                  <w:sz w:val="23"/>
                </w:rPr>
                <w:t>명이</w:t>
              </w:r>
              <w:r w:rsidRPr="008854EC">
                <w:rPr>
                  <w:rFonts w:ascii="Times New Roman"/>
                  <w:sz w:val="23"/>
                </w:rPr>
                <w:t xml:space="preserve"> </w:t>
              </w:r>
              <w:r w:rsidRPr="008854EC">
                <w:rPr>
                  <w:rFonts w:ascii="Times New Roman"/>
                  <w:sz w:val="23"/>
                </w:rPr>
                <w:t>현역군인으로부터</w:t>
              </w:r>
              <w:r w:rsidRPr="008854EC">
                <w:rPr>
                  <w:rFonts w:ascii="Times New Roman"/>
                  <w:sz w:val="23"/>
                </w:rPr>
                <w:t xml:space="preserve"> </w:t>
              </w:r>
              <w:proofErr w:type="spellStart"/>
              <w:r w:rsidRPr="008854EC">
                <w:rPr>
                  <w:rFonts w:ascii="Times New Roman"/>
                  <w:sz w:val="23"/>
                </w:rPr>
                <w:t>탄약소요와</w:t>
              </w:r>
              <w:proofErr w:type="spellEnd"/>
              <w:r w:rsidRPr="008854EC">
                <w:rPr>
                  <w:rFonts w:ascii="Times New Roman"/>
                  <w:sz w:val="23"/>
                </w:rPr>
                <w:t xml:space="preserve"> </w:t>
              </w:r>
              <w:r w:rsidRPr="008854EC">
                <w:rPr>
                  <w:rFonts w:ascii="Times New Roman"/>
                  <w:sz w:val="23"/>
                </w:rPr>
                <w:t>관련된</w:t>
              </w:r>
              <w:r w:rsidRPr="008854EC">
                <w:rPr>
                  <w:rFonts w:ascii="Times New Roman"/>
                  <w:sz w:val="23"/>
                </w:rPr>
                <w:t xml:space="preserve"> </w:t>
              </w:r>
              <w:r w:rsidRPr="008854EC">
                <w:rPr>
                  <w:rFonts w:ascii="Times New Roman"/>
                  <w:sz w:val="23"/>
                </w:rPr>
                <w:t>군사비밀을</w:t>
              </w:r>
              <w:r w:rsidRPr="008854EC">
                <w:rPr>
                  <w:rFonts w:ascii="Times New Roman"/>
                  <w:sz w:val="23"/>
                </w:rPr>
                <w:t xml:space="preserve"> </w:t>
              </w:r>
              <w:r w:rsidRPr="008854EC">
                <w:rPr>
                  <w:rFonts w:ascii="Times New Roman"/>
                  <w:sz w:val="23"/>
                </w:rPr>
                <w:t>탐지</w:t>
              </w:r>
              <w:r>
                <w:rPr>
                  <w:rFonts w:ascii="Times New Roman"/>
                  <w:sz w:val="23"/>
                </w:rPr>
                <w:t>/</w:t>
              </w:r>
              <w:r w:rsidRPr="008854EC">
                <w:rPr>
                  <w:rFonts w:ascii="Times New Roman"/>
                  <w:sz w:val="23"/>
                </w:rPr>
                <w:t>수집하고</w:t>
              </w:r>
              <w:r w:rsidRPr="008854EC">
                <w:rPr>
                  <w:rFonts w:ascii="Times New Roman"/>
                  <w:sz w:val="23"/>
                </w:rPr>
                <w:t xml:space="preserve">, </w:t>
              </w:r>
              <w:proofErr w:type="spellStart"/>
              <w:r w:rsidRPr="008854EC">
                <w:rPr>
                  <w:rFonts w:ascii="Times New Roman"/>
                  <w:sz w:val="23"/>
                </w:rPr>
                <w:t>탄약사업</w:t>
              </w:r>
              <w:proofErr w:type="spellEnd"/>
              <w:r w:rsidRPr="008854EC">
                <w:rPr>
                  <w:rFonts w:ascii="Times New Roman"/>
                  <w:sz w:val="23"/>
                </w:rPr>
                <w:t>1</w:t>
              </w:r>
              <w:r w:rsidRPr="008854EC">
                <w:rPr>
                  <w:rFonts w:ascii="Times New Roman"/>
                  <w:sz w:val="23"/>
                </w:rPr>
                <w:t>팀</w:t>
              </w:r>
              <w:r w:rsidRPr="008854EC">
                <w:rPr>
                  <w:rFonts w:ascii="Times New Roman"/>
                  <w:sz w:val="23"/>
                </w:rPr>
                <w:t xml:space="preserve"> </w:t>
              </w:r>
              <w:r w:rsidRPr="008854EC">
                <w:rPr>
                  <w:rFonts w:ascii="Times New Roman"/>
                  <w:sz w:val="23"/>
                </w:rPr>
                <w:t>내에서</w:t>
              </w:r>
              <w:r w:rsidRPr="008854EC">
                <w:rPr>
                  <w:rFonts w:ascii="Times New Roman"/>
                  <w:sz w:val="23"/>
                </w:rPr>
                <w:t xml:space="preserve"> </w:t>
              </w:r>
              <w:r w:rsidRPr="008854EC">
                <w:rPr>
                  <w:rFonts w:ascii="Times New Roman"/>
                  <w:sz w:val="23"/>
                </w:rPr>
                <w:t>공유하거나</w:t>
              </w:r>
              <w:r w:rsidRPr="008854EC">
                <w:rPr>
                  <w:rFonts w:ascii="Times New Roman"/>
                  <w:sz w:val="23"/>
                </w:rPr>
                <w:t xml:space="preserve"> </w:t>
              </w:r>
              <w:r w:rsidRPr="008854EC">
                <w:rPr>
                  <w:rFonts w:ascii="Times New Roman"/>
                  <w:sz w:val="23"/>
                </w:rPr>
                <w:t>상부에</w:t>
              </w:r>
              <w:r w:rsidRPr="008854EC">
                <w:rPr>
                  <w:rFonts w:ascii="Times New Roman"/>
                  <w:sz w:val="23"/>
                </w:rPr>
                <w:t xml:space="preserve"> </w:t>
              </w:r>
              <w:r w:rsidRPr="008854EC">
                <w:rPr>
                  <w:rFonts w:ascii="Times New Roman"/>
                  <w:sz w:val="23"/>
                </w:rPr>
                <w:t>보고하는</w:t>
              </w:r>
              <w:r w:rsidRPr="008854EC">
                <w:rPr>
                  <w:rFonts w:ascii="Times New Roman"/>
                  <w:sz w:val="23"/>
                </w:rPr>
                <w:t xml:space="preserve"> </w:t>
              </w:r>
              <w:r w:rsidRPr="008854EC">
                <w:rPr>
                  <w:rFonts w:ascii="Times New Roman"/>
                  <w:sz w:val="23"/>
                </w:rPr>
                <w:t>방식으로</w:t>
              </w:r>
              <w:r w:rsidRPr="008854EC">
                <w:rPr>
                  <w:rFonts w:ascii="Times New Roman"/>
                  <w:sz w:val="23"/>
                </w:rPr>
                <w:t xml:space="preserve"> </w:t>
              </w:r>
              <w:r w:rsidRPr="008854EC">
                <w:rPr>
                  <w:rFonts w:ascii="Times New Roman"/>
                  <w:sz w:val="23"/>
                </w:rPr>
                <w:t>누설하였으며</w:t>
              </w:r>
              <w:r w:rsidRPr="008854EC">
                <w:rPr>
                  <w:rFonts w:ascii="Times New Roman"/>
                  <w:sz w:val="23"/>
                </w:rPr>
                <w:t xml:space="preserve">, </w:t>
              </w:r>
              <w:r w:rsidRPr="008854EC">
                <w:rPr>
                  <w:rFonts w:ascii="Times New Roman"/>
                  <w:sz w:val="23"/>
                </w:rPr>
                <w:t>임원</w:t>
              </w:r>
              <w:r w:rsidRPr="008854EC">
                <w:rPr>
                  <w:rFonts w:ascii="Times New Roman"/>
                  <w:sz w:val="23"/>
                </w:rPr>
                <w:t xml:space="preserve"> </w:t>
              </w:r>
              <w:r w:rsidRPr="008854EC">
                <w:rPr>
                  <w:rFonts w:ascii="Times New Roman"/>
                  <w:sz w:val="23"/>
                </w:rPr>
                <w:t>등</w:t>
              </w:r>
              <w:r w:rsidRPr="008854EC">
                <w:rPr>
                  <w:rFonts w:ascii="Times New Roman"/>
                  <w:sz w:val="23"/>
                </w:rPr>
                <w:t xml:space="preserve"> 4</w:t>
              </w:r>
              <w:r w:rsidRPr="008854EC">
                <w:rPr>
                  <w:rFonts w:ascii="Times New Roman"/>
                  <w:sz w:val="23"/>
                </w:rPr>
                <w:t>명은</w:t>
              </w:r>
              <w:r w:rsidRPr="008854EC">
                <w:rPr>
                  <w:rFonts w:ascii="Times New Roman"/>
                  <w:sz w:val="23"/>
                </w:rPr>
                <w:t xml:space="preserve"> </w:t>
              </w:r>
              <w:r w:rsidRPr="008854EC">
                <w:rPr>
                  <w:rFonts w:ascii="Times New Roman"/>
                  <w:sz w:val="23"/>
                </w:rPr>
                <w:t>위</w:t>
              </w:r>
              <w:r w:rsidRPr="008854EC">
                <w:rPr>
                  <w:rFonts w:ascii="Times New Roman"/>
                  <w:sz w:val="23"/>
                </w:rPr>
                <w:t xml:space="preserve"> 2</w:t>
              </w:r>
              <w:r w:rsidRPr="008854EC">
                <w:rPr>
                  <w:rFonts w:ascii="Times New Roman"/>
                  <w:sz w:val="23"/>
                </w:rPr>
                <w:t>명으로부터</w:t>
              </w:r>
              <w:r w:rsidRPr="008854EC">
                <w:rPr>
                  <w:rFonts w:ascii="Times New Roman"/>
                  <w:sz w:val="23"/>
                </w:rPr>
                <w:t xml:space="preserve"> </w:t>
              </w:r>
              <w:r w:rsidRPr="008854EC">
                <w:rPr>
                  <w:rFonts w:ascii="Times New Roman"/>
                  <w:sz w:val="23"/>
                </w:rPr>
                <w:t>보고받은</w:t>
              </w:r>
              <w:r w:rsidRPr="008854EC">
                <w:rPr>
                  <w:rFonts w:ascii="Times New Roman"/>
                  <w:sz w:val="23"/>
                </w:rPr>
                <w:t xml:space="preserve"> </w:t>
              </w:r>
              <w:r w:rsidRPr="008854EC">
                <w:rPr>
                  <w:rFonts w:ascii="Times New Roman"/>
                  <w:sz w:val="23"/>
                </w:rPr>
                <w:t>방법으로</w:t>
              </w:r>
              <w:r w:rsidRPr="008854EC">
                <w:rPr>
                  <w:rFonts w:ascii="Times New Roman"/>
                  <w:sz w:val="23"/>
                </w:rPr>
                <w:t xml:space="preserve"> </w:t>
              </w:r>
              <w:r w:rsidRPr="008854EC">
                <w:rPr>
                  <w:rFonts w:ascii="Times New Roman"/>
                  <w:sz w:val="23"/>
                </w:rPr>
                <w:t>군사비밀을</w:t>
              </w:r>
              <w:r w:rsidRPr="008854EC">
                <w:rPr>
                  <w:rFonts w:ascii="Times New Roman"/>
                  <w:sz w:val="23"/>
                </w:rPr>
                <w:t xml:space="preserve"> </w:t>
              </w:r>
              <w:r w:rsidRPr="008854EC">
                <w:rPr>
                  <w:rFonts w:ascii="Times New Roman"/>
                  <w:sz w:val="23"/>
                </w:rPr>
                <w:t>탐지</w:t>
              </w:r>
              <w:r>
                <w:rPr>
                  <w:rFonts w:ascii="Times New Roman" w:hint="eastAsia"/>
                  <w:sz w:val="23"/>
                </w:rPr>
                <w:t>/</w:t>
              </w:r>
              <w:r w:rsidRPr="008854EC">
                <w:rPr>
                  <w:rFonts w:ascii="Times New Roman"/>
                  <w:sz w:val="23"/>
                </w:rPr>
                <w:t>수집하여</w:t>
              </w:r>
              <w:r w:rsidRPr="008854EC">
                <w:rPr>
                  <w:rFonts w:ascii="Times New Roman"/>
                  <w:sz w:val="23"/>
                </w:rPr>
                <w:t xml:space="preserve"> </w:t>
              </w:r>
              <w:r w:rsidRPr="008854EC">
                <w:rPr>
                  <w:rFonts w:ascii="Times New Roman"/>
                  <w:sz w:val="23"/>
                </w:rPr>
                <w:t>각각</w:t>
              </w:r>
              <w:r w:rsidRPr="008854EC">
                <w:rPr>
                  <w:rFonts w:ascii="Times New Roman"/>
                  <w:sz w:val="23"/>
                </w:rPr>
                <w:t xml:space="preserve"> </w:t>
              </w:r>
              <w:r w:rsidRPr="008854EC">
                <w:rPr>
                  <w:rFonts w:ascii="Times New Roman"/>
                  <w:sz w:val="23"/>
                </w:rPr>
                <w:t>군사기밀보호법을</w:t>
              </w:r>
              <w:r w:rsidRPr="008854EC">
                <w:rPr>
                  <w:rFonts w:ascii="Times New Roman"/>
                  <w:sz w:val="23"/>
                </w:rPr>
                <w:t xml:space="preserve"> </w:t>
              </w:r>
              <w:r w:rsidRPr="008854EC">
                <w:rPr>
                  <w:rFonts w:ascii="Times New Roman"/>
                  <w:sz w:val="23"/>
                </w:rPr>
                <w:t>위반했다는</w:t>
              </w:r>
              <w:r w:rsidRPr="008854EC">
                <w:rPr>
                  <w:rFonts w:ascii="Times New Roman"/>
                  <w:sz w:val="23"/>
                </w:rPr>
                <w:t xml:space="preserve"> </w:t>
              </w:r>
              <w:r w:rsidRPr="008854EC">
                <w:rPr>
                  <w:rFonts w:ascii="Times New Roman"/>
                  <w:sz w:val="23"/>
                </w:rPr>
                <w:t>사실로</w:t>
              </w:r>
              <w:r w:rsidRPr="008854EC">
                <w:rPr>
                  <w:rFonts w:ascii="Times New Roman"/>
                  <w:sz w:val="23"/>
                </w:rPr>
                <w:t xml:space="preserve"> </w:t>
              </w:r>
              <w:r w:rsidRPr="008854EC">
                <w:rPr>
                  <w:rFonts w:ascii="Times New Roman"/>
                  <w:sz w:val="23"/>
                </w:rPr>
                <w:t>기소된</w:t>
              </w:r>
              <w:r w:rsidRPr="008854EC">
                <w:rPr>
                  <w:rFonts w:ascii="Times New Roman"/>
                  <w:sz w:val="23"/>
                </w:rPr>
                <w:t xml:space="preserve"> </w:t>
              </w:r>
              <w:r w:rsidRPr="008854EC">
                <w:rPr>
                  <w:rFonts w:ascii="Times New Roman"/>
                  <w:sz w:val="23"/>
                </w:rPr>
                <w:t>사건으로</w:t>
              </w:r>
              <w:r w:rsidRPr="008854EC">
                <w:rPr>
                  <w:rFonts w:ascii="Times New Roman"/>
                  <w:sz w:val="23"/>
                </w:rPr>
                <w:t xml:space="preserve"> 1</w:t>
              </w:r>
              <w:r w:rsidRPr="008854EC">
                <w:rPr>
                  <w:rFonts w:ascii="Times New Roman"/>
                  <w:sz w:val="23"/>
                </w:rPr>
                <w:t>심에서</w:t>
              </w:r>
              <w:r w:rsidRPr="008854EC">
                <w:rPr>
                  <w:rFonts w:ascii="Times New Roman"/>
                  <w:sz w:val="23"/>
                </w:rPr>
                <w:t xml:space="preserve"> </w:t>
              </w:r>
              <w:r w:rsidRPr="008854EC">
                <w:rPr>
                  <w:rFonts w:ascii="Times New Roman"/>
                  <w:sz w:val="23"/>
                </w:rPr>
                <w:t>모두</w:t>
              </w:r>
              <w:r w:rsidRPr="008854EC">
                <w:rPr>
                  <w:rFonts w:ascii="Times New Roman"/>
                  <w:sz w:val="23"/>
                </w:rPr>
                <w:t xml:space="preserve"> </w:t>
              </w:r>
              <w:r w:rsidRPr="008854EC">
                <w:rPr>
                  <w:rFonts w:ascii="Times New Roman"/>
                  <w:sz w:val="23"/>
                </w:rPr>
                <w:t>무죄</w:t>
              </w:r>
              <w:r w:rsidRPr="008854EC">
                <w:rPr>
                  <w:rFonts w:ascii="Times New Roman"/>
                  <w:sz w:val="23"/>
                </w:rPr>
                <w:t xml:space="preserve"> </w:t>
              </w:r>
              <w:r w:rsidRPr="008854EC">
                <w:rPr>
                  <w:rFonts w:ascii="Times New Roman"/>
                  <w:sz w:val="23"/>
                </w:rPr>
                <w:t>판결이</w:t>
              </w:r>
              <w:r w:rsidRPr="008854EC">
                <w:rPr>
                  <w:rFonts w:ascii="Times New Roman"/>
                  <w:sz w:val="23"/>
                </w:rPr>
                <w:t xml:space="preserve"> </w:t>
              </w:r>
              <w:r w:rsidRPr="008854EC">
                <w:rPr>
                  <w:rFonts w:ascii="Times New Roman"/>
                  <w:sz w:val="23"/>
                </w:rPr>
                <w:t>선고되었으며</w:t>
              </w:r>
              <w:r w:rsidRPr="008854EC">
                <w:rPr>
                  <w:rFonts w:ascii="Times New Roman"/>
                  <w:sz w:val="23"/>
                </w:rPr>
                <w:t xml:space="preserve">, </w:t>
              </w:r>
              <w:r w:rsidRPr="008854EC">
                <w:rPr>
                  <w:rFonts w:ascii="Times New Roman"/>
                  <w:sz w:val="23"/>
                </w:rPr>
                <w:t>검사</w:t>
              </w:r>
              <w:r w:rsidRPr="008854EC">
                <w:rPr>
                  <w:rFonts w:ascii="Times New Roman"/>
                  <w:sz w:val="23"/>
                </w:rPr>
                <w:t xml:space="preserve"> </w:t>
              </w:r>
              <w:r w:rsidRPr="008854EC">
                <w:rPr>
                  <w:rFonts w:ascii="Times New Roman"/>
                  <w:sz w:val="23"/>
                </w:rPr>
                <w:t>항소하였으나</w:t>
              </w:r>
              <w:r w:rsidRPr="008854EC">
                <w:rPr>
                  <w:rFonts w:ascii="Times New Roman"/>
                  <w:sz w:val="23"/>
                </w:rPr>
                <w:t xml:space="preserve"> </w:t>
              </w:r>
              <w:r w:rsidRPr="008854EC">
                <w:rPr>
                  <w:rFonts w:ascii="Times New Roman"/>
                  <w:sz w:val="23"/>
                </w:rPr>
                <w:t>항소</w:t>
              </w:r>
              <w:r w:rsidRPr="008854EC">
                <w:rPr>
                  <w:rFonts w:ascii="Times New Roman"/>
                  <w:sz w:val="23"/>
                </w:rPr>
                <w:t xml:space="preserve"> </w:t>
              </w:r>
              <w:r w:rsidRPr="008854EC">
                <w:rPr>
                  <w:rFonts w:ascii="Times New Roman"/>
                  <w:sz w:val="23"/>
                </w:rPr>
                <w:t>기각되었음</w:t>
              </w:r>
              <w:r w:rsidRPr="008854EC">
                <w:rPr>
                  <w:rFonts w:ascii="Times New Roman"/>
                  <w:sz w:val="23"/>
                </w:rPr>
                <w:t>.</w:t>
              </w:r>
            </w:ins>
          </w:p>
          <w:p w14:paraId="670B74D5" w14:textId="77777777" w:rsidR="006E333E" w:rsidRPr="00EB6029" w:rsidRDefault="006E333E" w:rsidP="006E333E">
            <w:pPr>
              <w:spacing w:line="276" w:lineRule="auto"/>
              <w:cnfStyle w:val="000000000000" w:firstRow="0" w:lastRow="0" w:firstColumn="0" w:lastColumn="0" w:oddVBand="0" w:evenVBand="0" w:oddHBand="0" w:evenHBand="0" w:firstRowFirstColumn="0" w:firstRowLastColumn="0" w:lastRowFirstColumn="0" w:lastRowLastColumn="0"/>
              <w:rPr>
                <w:ins w:id="2090" w:author="Yulchon" w:date="2022-07-27T22:40:00Z"/>
                <w:rFonts w:ascii="Times New Roman"/>
                <w:sz w:val="23"/>
              </w:rPr>
            </w:pPr>
            <w:ins w:id="2091" w:author="Yulchon" w:date="2022-07-27T22:40:00Z">
              <w:r w:rsidRPr="008854EC">
                <w:rPr>
                  <w:rFonts w:ascii="Times New Roman" w:hint="eastAsia"/>
                  <w:sz w:val="23"/>
                </w:rPr>
                <w:t>이후</w:t>
              </w:r>
              <w:r w:rsidRPr="008854EC">
                <w:rPr>
                  <w:rFonts w:ascii="Times New Roman"/>
                  <w:sz w:val="23"/>
                </w:rPr>
                <w:t xml:space="preserve"> </w:t>
              </w:r>
              <w:r w:rsidRPr="008854EC">
                <w:rPr>
                  <w:rFonts w:ascii="Times New Roman"/>
                  <w:sz w:val="23"/>
                </w:rPr>
                <w:t>검사</w:t>
              </w:r>
              <w:r w:rsidRPr="008854EC">
                <w:rPr>
                  <w:rFonts w:ascii="Times New Roman"/>
                  <w:sz w:val="23"/>
                </w:rPr>
                <w:t xml:space="preserve"> </w:t>
              </w:r>
              <w:r w:rsidRPr="008854EC">
                <w:rPr>
                  <w:rFonts w:ascii="Times New Roman"/>
                  <w:sz w:val="23"/>
                </w:rPr>
                <w:t>상고하여</w:t>
              </w:r>
              <w:r w:rsidRPr="008854EC">
                <w:rPr>
                  <w:rFonts w:ascii="Times New Roman"/>
                  <w:sz w:val="23"/>
                </w:rPr>
                <w:t xml:space="preserve"> </w:t>
              </w:r>
              <w:r w:rsidRPr="008854EC">
                <w:rPr>
                  <w:rFonts w:ascii="Times New Roman"/>
                  <w:sz w:val="23"/>
                </w:rPr>
                <w:t>상고심</w:t>
              </w:r>
              <w:r w:rsidRPr="008854EC">
                <w:rPr>
                  <w:rFonts w:ascii="Times New Roman"/>
                  <w:sz w:val="23"/>
                </w:rPr>
                <w:t xml:space="preserve"> </w:t>
              </w:r>
              <w:r w:rsidRPr="008854EC">
                <w:rPr>
                  <w:rFonts w:ascii="Times New Roman"/>
                  <w:sz w:val="23"/>
                </w:rPr>
                <w:t>진행</w:t>
              </w:r>
              <w:r w:rsidRPr="008854EC">
                <w:rPr>
                  <w:rFonts w:ascii="Times New Roman"/>
                  <w:sz w:val="23"/>
                </w:rPr>
                <w:t xml:space="preserve"> </w:t>
              </w:r>
              <w:r w:rsidRPr="008854EC">
                <w:rPr>
                  <w:rFonts w:ascii="Times New Roman"/>
                  <w:sz w:val="23"/>
                </w:rPr>
                <w:t>중임</w:t>
              </w:r>
              <w:r>
                <w:rPr>
                  <w:rFonts w:ascii="Times New Roman" w:hint="eastAsia"/>
                  <w:sz w:val="23"/>
                </w:rPr>
                <w:t>.</w:t>
              </w:r>
            </w:ins>
          </w:p>
        </w:tc>
      </w:tr>
      <w:tr w:rsidR="006E333E" w14:paraId="79A2E56D" w14:textId="77777777" w:rsidTr="006E333E">
        <w:trPr>
          <w:ins w:id="2092" w:author="Yulchon" w:date="2022-07-27T22:40:00Z"/>
        </w:trPr>
        <w:tc>
          <w:tcPr>
            <w:cnfStyle w:val="001000000000" w:firstRow="0" w:lastRow="0" w:firstColumn="1" w:lastColumn="0" w:oddVBand="0" w:evenVBand="0" w:oddHBand="0" w:evenHBand="0" w:firstRowFirstColumn="0" w:firstRowLastColumn="0" w:lastRowFirstColumn="0" w:lastRowLastColumn="0"/>
            <w:tcW w:w="709" w:type="dxa"/>
          </w:tcPr>
          <w:p w14:paraId="0D12A326" w14:textId="77777777" w:rsidR="006E333E" w:rsidRDefault="006E333E" w:rsidP="006E333E">
            <w:pPr>
              <w:spacing w:line="276" w:lineRule="auto"/>
              <w:rPr>
                <w:ins w:id="2093" w:author="Yulchon" w:date="2022-07-27T22:40:00Z"/>
                <w:rFonts w:ascii="Times New Roman"/>
                <w:sz w:val="23"/>
              </w:rPr>
            </w:pPr>
            <w:ins w:id="2094" w:author="Yulchon" w:date="2022-07-27T22:40:00Z">
              <w:r>
                <w:rPr>
                  <w:rFonts w:ascii="Times New Roman" w:hint="eastAsia"/>
                  <w:sz w:val="23"/>
                </w:rPr>
                <w:t>7</w:t>
              </w:r>
            </w:ins>
          </w:p>
        </w:tc>
        <w:tc>
          <w:tcPr>
            <w:tcW w:w="8028" w:type="dxa"/>
          </w:tcPr>
          <w:p w14:paraId="1F09B29D" w14:textId="77777777" w:rsidR="006E333E" w:rsidRDefault="006E333E" w:rsidP="006E333E">
            <w:pPr>
              <w:spacing w:line="276" w:lineRule="auto"/>
              <w:cnfStyle w:val="000000000000" w:firstRow="0" w:lastRow="0" w:firstColumn="0" w:lastColumn="0" w:oddVBand="0" w:evenVBand="0" w:oddHBand="0" w:evenHBand="0" w:firstRowFirstColumn="0" w:firstRowLastColumn="0" w:lastRowFirstColumn="0" w:lastRowLastColumn="0"/>
              <w:rPr>
                <w:ins w:id="2095" w:author="Yulchon" w:date="2022-07-27T22:40:00Z"/>
                <w:rFonts w:ascii="Times New Roman"/>
                <w:sz w:val="23"/>
              </w:rPr>
            </w:pPr>
            <w:ins w:id="2096" w:author="Yulchon" w:date="2022-07-27T22:40:00Z">
              <w:r>
                <w:rPr>
                  <w:rFonts w:ascii="Times New Roman" w:hint="eastAsia"/>
                  <w:sz w:val="23"/>
                </w:rPr>
                <w:t>[</w:t>
              </w:r>
              <w:r>
                <w:rPr>
                  <w:rFonts w:ascii="Times New Roman" w:hint="eastAsia"/>
                  <w:sz w:val="23"/>
                </w:rPr>
                <w:t>군사기밀보호법</w:t>
              </w:r>
              <w:r>
                <w:rPr>
                  <w:rFonts w:ascii="Times New Roman" w:hint="eastAsia"/>
                  <w:sz w:val="23"/>
                </w:rPr>
                <w:t xml:space="preserve"> </w:t>
              </w:r>
              <w:r>
                <w:rPr>
                  <w:rFonts w:ascii="Times New Roman" w:hint="eastAsia"/>
                  <w:sz w:val="23"/>
                </w:rPr>
                <w:t>위반</w:t>
              </w:r>
              <w:r>
                <w:rPr>
                  <w:rFonts w:ascii="Times New Roman" w:hint="eastAsia"/>
                  <w:sz w:val="23"/>
                </w:rPr>
                <w:t xml:space="preserve"> </w:t>
              </w:r>
              <w:r>
                <w:rPr>
                  <w:rFonts w:ascii="Times New Roman" w:hint="eastAsia"/>
                  <w:sz w:val="23"/>
                </w:rPr>
                <w:t>건</w:t>
              </w:r>
              <w:r>
                <w:rPr>
                  <w:rFonts w:ascii="Times New Roman" w:hint="eastAsia"/>
                  <w:sz w:val="23"/>
                </w:rPr>
                <w:t>(</w:t>
              </w:r>
              <w:r>
                <w:rPr>
                  <w:rFonts w:ascii="Times New Roman" w:hint="eastAsia"/>
                  <w:sz w:val="23"/>
                </w:rPr>
                <w:t>수사</w:t>
              </w:r>
              <w:r>
                <w:rPr>
                  <w:rFonts w:ascii="Times New Roman" w:hint="eastAsia"/>
                  <w:sz w:val="23"/>
                </w:rPr>
                <w:t xml:space="preserve"> </w:t>
              </w:r>
              <w:r>
                <w:rPr>
                  <w:rFonts w:ascii="Times New Roman" w:hint="eastAsia"/>
                  <w:sz w:val="23"/>
                </w:rPr>
                <w:t>중</w:t>
              </w:r>
              <w:r>
                <w:rPr>
                  <w:rFonts w:ascii="Times New Roman" w:hint="eastAsia"/>
                  <w:sz w:val="23"/>
                </w:rPr>
                <w:t>)]</w:t>
              </w:r>
            </w:ins>
          </w:p>
          <w:p w14:paraId="5215E14A" w14:textId="77777777" w:rsidR="006E333E" w:rsidRPr="00925925" w:rsidRDefault="006E333E" w:rsidP="006E333E">
            <w:pPr>
              <w:spacing w:line="276" w:lineRule="auto"/>
              <w:cnfStyle w:val="000000000000" w:firstRow="0" w:lastRow="0" w:firstColumn="0" w:lastColumn="0" w:oddVBand="0" w:evenVBand="0" w:oddHBand="0" w:evenHBand="0" w:firstRowFirstColumn="0" w:firstRowLastColumn="0" w:lastRowFirstColumn="0" w:lastRowLastColumn="0"/>
              <w:rPr>
                <w:ins w:id="2097" w:author="Yulchon" w:date="2022-07-27T22:40:00Z"/>
                <w:rFonts w:ascii="Times New Roman"/>
                <w:sz w:val="23"/>
              </w:rPr>
            </w:pPr>
            <w:ins w:id="2098" w:author="Yulchon" w:date="2022-07-27T22:40:00Z">
              <w:r w:rsidRPr="00925925">
                <w:rPr>
                  <w:rFonts w:ascii="Times New Roman" w:hint="eastAsia"/>
                  <w:sz w:val="23"/>
                </w:rPr>
                <w:t>방위사업청의</w:t>
              </w:r>
              <w:r w:rsidRPr="00925925">
                <w:rPr>
                  <w:rFonts w:ascii="Times New Roman"/>
                  <w:sz w:val="23"/>
                </w:rPr>
                <w:t xml:space="preserve"> </w:t>
              </w:r>
              <w:proofErr w:type="spellStart"/>
              <w:r w:rsidRPr="00925925">
                <w:rPr>
                  <w:rFonts w:ascii="Times New Roman"/>
                  <w:sz w:val="23"/>
                </w:rPr>
                <w:t>드론사업</w:t>
              </w:r>
              <w:proofErr w:type="spellEnd"/>
              <w:r w:rsidRPr="00925925">
                <w:rPr>
                  <w:rFonts w:ascii="Times New Roman"/>
                  <w:sz w:val="23"/>
                </w:rPr>
                <w:t xml:space="preserve"> </w:t>
              </w:r>
              <w:r w:rsidRPr="00925925">
                <w:rPr>
                  <w:rFonts w:ascii="Times New Roman"/>
                  <w:sz w:val="23"/>
                </w:rPr>
                <w:t>사업설명회에</w:t>
              </w:r>
              <w:r w:rsidRPr="00925925">
                <w:rPr>
                  <w:rFonts w:ascii="Times New Roman"/>
                  <w:sz w:val="23"/>
                </w:rPr>
                <w:t xml:space="preserve"> </w:t>
              </w:r>
              <w:r w:rsidRPr="00925925">
                <w:rPr>
                  <w:rFonts w:ascii="Times New Roman"/>
                  <w:sz w:val="23"/>
                </w:rPr>
                <w:t>참석한</w:t>
              </w:r>
              <w:r w:rsidRPr="00925925">
                <w:rPr>
                  <w:rFonts w:ascii="Times New Roman"/>
                  <w:sz w:val="23"/>
                </w:rPr>
                <w:t xml:space="preserve"> </w:t>
              </w:r>
              <w:r w:rsidRPr="00925925">
                <w:rPr>
                  <w:rFonts w:ascii="Times New Roman"/>
                  <w:sz w:val="23"/>
                </w:rPr>
                <w:t>직원이</w:t>
              </w:r>
              <w:r w:rsidRPr="00925925">
                <w:rPr>
                  <w:rFonts w:ascii="Times New Roman"/>
                  <w:sz w:val="23"/>
                </w:rPr>
                <w:t xml:space="preserve"> </w:t>
              </w:r>
              <w:r w:rsidRPr="00925925">
                <w:rPr>
                  <w:rFonts w:ascii="Times New Roman"/>
                  <w:sz w:val="23"/>
                </w:rPr>
                <w:t>군사기밀인</w:t>
              </w:r>
              <w:r w:rsidRPr="00925925">
                <w:rPr>
                  <w:rFonts w:ascii="Times New Roman"/>
                  <w:sz w:val="23"/>
                </w:rPr>
                <w:t xml:space="preserve"> ROC(</w:t>
              </w:r>
              <w:r w:rsidRPr="00925925">
                <w:rPr>
                  <w:rFonts w:ascii="Times New Roman"/>
                  <w:sz w:val="23"/>
                </w:rPr>
                <w:t>작전요구성능</w:t>
              </w:r>
              <w:r w:rsidRPr="00925925">
                <w:rPr>
                  <w:rFonts w:ascii="Times New Roman"/>
                  <w:sz w:val="23"/>
                </w:rPr>
                <w:t>)</w:t>
              </w:r>
              <w:r w:rsidRPr="00925925">
                <w:rPr>
                  <w:rFonts w:ascii="Times New Roman"/>
                  <w:sz w:val="23"/>
                </w:rPr>
                <w:t>를</w:t>
              </w:r>
              <w:r w:rsidRPr="00925925">
                <w:rPr>
                  <w:rFonts w:ascii="Times New Roman"/>
                  <w:sz w:val="23"/>
                </w:rPr>
                <w:t xml:space="preserve"> </w:t>
              </w:r>
              <w:r w:rsidRPr="00925925">
                <w:rPr>
                  <w:rFonts w:ascii="Times New Roman"/>
                  <w:sz w:val="23"/>
                </w:rPr>
                <w:t>취득한</w:t>
              </w:r>
              <w:r w:rsidRPr="00925925">
                <w:rPr>
                  <w:rFonts w:ascii="Times New Roman"/>
                  <w:sz w:val="23"/>
                </w:rPr>
                <w:t xml:space="preserve"> </w:t>
              </w:r>
              <w:r w:rsidRPr="00925925">
                <w:rPr>
                  <w:rFonts w:ascii="Times New Roman"/>
                  <w:sz w:val="23"/>
                </w:rPr>
                <w:t>후</w:t>
              </w:r>
              <w:r w:rsidRPr="00925925">
                <w:rPr>
                  <w:rFonts w:ascii="Times New Roman"/>
                  <w:sz w:val="23"/>
                </w:rPr>
                <w:t xml:space="preserve"> </w:t>
              </w:r>
              <w:r w:rsidRPr="00925925">
                <w:rPr>
                  <w:rFonts w:ascii="Times New Roman"/>
                  <w:sz w:val="23"/>
                </w:rPr>
                <w:t>이를</w:t>
              </w:r>
              <w:r w:rsidRPr="00925925">
                <w:rPr>
                  <w:rFonts w:ascii="Times New Roman"/>
                  <w:sz w:val="23"/>
                </w:rPr>
                <w:t xml:space="preserve"> </w:t>
              </w:r>
              <w:proofErr w:type="spellStart"/>
              <w:r w:rsidRPr="00925925">
                <w:rPr>
                  <w:rFonts w:ascii="Times New Roman"/>
                  <w:sz w:val="23"/>
                </w:rPr>
                <w:t>드론</w:t>
              </w:r>
              <w:proofErr w:type="spellEnd"/>
              <w:r w:rsidRPr="00925925">
                <w:rPr>
                  <w:rFonts w:ascii="Times New Roman"/>
                  <w:sz w:val="23"/>
                </w:rPr>
                <w:t xml:space="preserve"> </w:t>
              </w:r>
              <w:r w:rsidRPr="00925925">
                <w:rPr>
                  <w:rFonts w:ascii="Times New Roman"/>
                  <w:sz w:val="23"/>
                </w:rPr>
                <w:t>개발업체</w:t>
              </w:r>
              <w:r w:rsidRPr="00925925">
                <w:rPr>
                  <w:rFonts w:ascii="Times New Roman"/>
                  <w:sz w:val="23"/>
                </w:rPr>
                <w:t xml:space="preserve"> </w:t>
              </w:r>
              <w:r w:rsidRPr="00925925">
                <w:rPr>
                  <w:rFonts w:ascii="Times New Roman"/>
                  <w:sz w:val="23"/>
                </w:rPr>
                <w:t>대표자에게</w:t>
              </w:r>
              <w:r w:rsidRPr="00925925">
                <w:rPr>
                  <w:rFonts w:ascii="Times New Roman"/>
                  <w:sz w:val="23"/>
                </w:rPr>
                <w:t xml:space="preserve"> </w:t>
              </w:r>
              <w:r w:rsidRPr="00925925">
                <w:rPr>
                  <w:rFonts w:ascii="Times New Roman"/>
                  <w:sz w:val="23"/>
                </w:rPr>
                <w:t>누설하였다는</w:t>
              </w:r>
              <w:r w:rsidRPr="00925925">
                <w:rPr>
                  <w:rFonts w:ascii="Times New Roman"/>
                  <w:sz w:val="23"/>
                </w:rPr>
                <w:t xml:space="preserve"> </w:t>
              </w:r>
              <w:r w:rsidRPr="00925925">
                <w:rPr>
                  <w:rFonts w:ascii="Times New Roman"/>
                  <w:sz w:val="23"/>
                </w:rPr>
                <w:t>혐의이며</w:t>
              </w:r>
              <w:r w:rsidRPr="00925925">
                <w:rPr>
                  <w:rFonts w:ascii="Times New Roman"/>
                  <w:sz w:val="23"/>
                </w:rPr>
                <w:t xml:space="preserve">, </w:t>
              </w:r>
              <w:r w:rsidRPr="00925925">
                <w:rPr>
                  <w:rFonts w:ascii="Times New Roman"/>
                  <w:sz w:val="23"/>
                </w:rPr>
                <w:t>다만</w:t>
              </w:r>
              <w:r w:rsidRPr="00925925">
                <w:rPr>
                  <w:rFonts w:ascii="Times New Roman"/>
                  <w:sz w:val="23"/>
                </w:rPr>
                <w:t xml:space="preserve">, </w:t>
              </w:r>
              <w:r w:rsidRPr="00925925">
                <w:rPr>
                  <w:rFonts w:ascii="Times New Roman"/>
                  <w:sz w:val="23"/>
                </w:rPr>
                <w:t>해당</w:t>
              </w:r>
              <w:r w:rsidRPr="00925925">
                <w:rPr>
                  <w:rFonts w:ascii="Times New Roman"/>
                  <w:sz w:val="23"/>
                </w:rPr>
                <w:t xml:space="preserve"> </w:t>
              </w:r>
              <w:r w:rsidRPr="00925925">
                <w:rPr>
                  <w:rFonts w:ascii="Times New Roman"/>
                  <w:sz w:val="23"/>
                </w:rPr>
                <w:t>직원은</w:t>
              </w:r>
              <w:r w:rsidRPr="00925925">
                <w:rPr>
                  <w:rFonts w:ascii="Times New Roman"/>
                  <w:sz w:val="23"/>
                </w:rPr>
                <w:t xml:space="preserve"> </w:t>
              </w:r>
              <w:r w:rsidRPr="00925925">
                <w:rPr>
                  <w:rFonts w:ascii="Times New Roman"/>
                  <w:sz w:val="23"/>
                </w:rPr>
                <w:t>현재</w:t>
              </w:r>
              <w:r w:rsidRPr="00925925">
                <w:rPr>
                  <w:rFonts w:ascii="Times New Roman"/>
                  <w:sz w:val="23"/>
                </w:rPr>
                <w:t xml:space="preserve"> </w:t>
              </w:r>
              <w:r w:rsidRPr="00925925">
                <w:rPr>
                  <w:rFonts w:ascii="Times New Roman"/>
                  <w:sz w:val="23"/>
                </w:rPr>
                <w:t>타사로</w:t>
              </w:r>
              <w:r w:rsidRPr="00925925">
                <w:rPr>
                  <w:rFonts w:ascii="Times New Roman"/>
                  <w:sz w:val="23"/>
                </w:rPr>
                <w:t xml:space="preserve"> </w:t>
              </w:r>
              <w:r w:rsidRPr="00925925">
                <w:rPr>
                  <w:rFonts w:ascii="Times New Roman"/>
                  <w:sz w:val="23"/>
                </w:rPr>
                <w:t>이직한</w:t>
              </w:r>
              <w:r w:rsidRPr="00925925">
                <w:rPr>
                  <w:rFonts w:ascii="Times New Roman"/>
                  <w:sz w:val="23"/>
                </w:rPr>
                <w:t xml:space="preserve"> </w:t>
              </w:r>
              <w:r w:rsidRPr="00925925">
                <w:rPr>
                  <w:rFonts w:ascii="Times New Roman"/>
                  <w:sz w:val="23"/>
                </w:rPr>
                <w:t>상태임</w:t>
              </w:r>
              <w:r w:rsidRPr="00925925">
                <w:rPr>
                  <w:rFonts w:ascii="Times New Roman"/>
                  <w:sz w:val="23"/>
                </w:rPr>
                <w:t>.</w:t>
              </w:r>
            </w:ins>
          </w:p>
          <w:p w14:paraId="2C70ACD3" w14:textId="77777777" w:rsidR="006E333E" w:rsidRDefault="006E333E" w:rsidP="006E333E">
            <w:pPr>
              <w:spacing w:line="276" w:lineRule="auto"/>
              <w:cnfStyle w:val="000000000000" w:firstRow="0" w:lastRow="0" w:firstColumn="0" w:lastColumn="0" w:oddVBand="0" w:evenVBand="0" w:oddHBand="0" w:evenHBand="0" w:firstRowFirstColumn="0" w:firstRowLastColumn="0" w:lastRowFirstColumn="0" w:lastRowLastColumn="0"/>
              <w:rPr>
                <w:ins w:id="2099" w:author="Yulchon" w:date="2022-07-27T22:40:00Z"/>
                <w:rFonts w:ascii="Times New Roman"/>
                <w:sz w:val="23"/>
              </w:rPr>
            </w:pPr>
            <w:ins w:id="2100" w:author="Yulchon" w:date="2022-07-27T22:40:00Z">
              <w:r w:rsidRPr="00925925">
                <w:rPr>
                  <w:rFonts w:ascii="Times New Roman"/>
                  <w:sz w:val="23"/>
                </w:rPr>
                <w:t>2021. 10</w:t>
              </w:r>
              <w:proofErr w:type="gramStart"/>
              <w:r w:rsidRPr="00925925">
                <w:rPr>
                  <w:rFonts w:ascii="Times New Roman"/>
                  <w:sz w:val="23"/>
                </w:rPr>
                <w:t>.</w:t>
              </w:r>
              <w:r>
                <w:rPr>
                  <w:rFonts w:ascii="Times New Roman" w:hint="eastAsia"/>
                  <w:sz w:val="23"/>
                </w:rPr>
                <w:t>경</w:t>
              </w:r>
              <w:proofErr w:type="gramEnd"/>
              <w:r w:rsidRPr="00925925">
                <w:rPr>
                  <w:rFonts w:ascii="Times New Roman"/>
                  <w:sz w:val="23"/>
                </w:rPr>
                <w:t xml:space="preserve"> </w:t>
              </w:r>
              <w:r w:rsidRPr="00925925">
                <w:rPr>
                  <w:rFonts w:ascii="Times New Roman"/>
                  <w:sz w:val="23"/>
                </w:rPr>
                <w:t>대전지검으로</w:t>
              </w:r>
              <w:r w:rsidRPr="00925925">
                <w:rPr>
                  <w:rFonts w:ascii="Times New Roman"/>
                  <w:sz w:val="23"/>
                </w:rPr>
                <w:t xml:space="preserve"> </w:t>
              </w:r>
              <w:r w:rsidRPr="00925925">
                <w:rPr>
                  <w:rFonts w:ascii="Times New Roman"/>
                  <w:sz w:val="23"/>
                </w:rPr>
                <w:t>이송된</w:t>
              </w:r>
              <w:r w:rsidRPr="00925925">
                <w:rPr>
                  <w:rFonts w:ascii="Times New Roman"/>
                  <w:sz w:val="23"/>
                </w:rPr>
                <w:t xml:space="preserve"> </w:t>
              </w:r>
              <w:r w:rsidRPr="00925925">
                <w:rPr>
                  <w:rFonts w:ascii="Times New Roman"/>
                  <w:sz w:val="23"/>
                </w:rPr>
                <w:t>이후</w:t>
              </w:r>
              <w:r w:rsidRPr="00925925">
                <w:rPr>
                  <w:rFonts w:ascii="Times New Roman"/>
                  <w:sz w:val="23"/>
                </w:rPr>
                <w:t xml:space="preserve"> </w:t>
              </w:r>
              <w:r w:rsidRPr="00925925">
                <w:rPr>
                  <w:rFonts w:ascii="Times New Roman"/>
                  <w:sz w:val="23"/>
                </w:rPr>
                <w:t>진행사항</w:t>
              </w:r>
              <w:r w:rsidRPr="00925925">
                <w:rPr>
                  <w:rFonts w:ascii="Times New Roman"/>
                  <w:sz w:val="23"/>
                </w:rPr>
                <w:t xml:space="preserve"> </w:t>
              </w:r>
              <w:r w:rsidRPr="00925925">
                <w:rPr>
                  <w:rFonts w:ascii="Times New Roman"/>
                  <w:sz w:val="23"/>
                </w:rPr>
                <w:t>없음</w:t>
              </w:r>
              <w:r>
                <w:rPr>
                  <w:rFonts w:ascii="Times New Roman" w:hint="eastAsia"/>
                  <w:sz w:val="23"/>
                </w:rPr>
                <w:t>.</w:t>
              </w:r>
            </w:ins>
          </w:p>
        </w:tc>
      </w:tr>
    </w:tbl>
    <w:p w14:paraId="79489170" w14:textId="77777777" w:rsidR="006E333E" w:rsidRDefault="006E333E" w:rsidP="006E333E">
      <w:pPr>
        <w:rPr>
          <w:ins w:id="2101" w:author="Yulchon" w:date="2022-07-27T22:40:00Z"/>
        </w:rPr>
      </w:pPr>
    </w:p>
    <w:p w14:paraId="700065DA" w14:textId="77777777" w:rsidR="006E333E" w:rsidRDefault="006E333E" w:rsidP="006E333E">
      <w:pPr>
        <w:widowControl/>
        <w:wordWrap/>
        <w:autoSpaceDE/>
        <w:autoSpaceDN/>
        <w:rPr>
          <w:ins w:id="2102" w:author="Yulchon" w:date="2022-07-27T22:40:00Z"/>
          <w:rFonts w:ascii="Times New Roman"/>
          <w:sz w:val="23"/>
          <w:szCs w:val="23"/>
        </w:rPr>
      </w:pPr>
      <w:ins w:id="2103" w:author="Yulchon" w:date="2022-07-27T22:40:00Z">
        <w:r>
          <w:rPr>
            <w:rFonts w:ascii="Times New Roman"/>
            <w:sz w:val="23"/>
            <w:szCs w:val="23"/>
          </w:rPr>
          <w:br w:type="page"/>
        </w:r>
      </w:ins>
    </w:p>
    <w:p w14:paraId="5A505940" w14:textId="77777777" w:rsidR="006E333E" w:rsidRDefault="006E333E" w:rsidP="006E333E">
      <w:pPr>
        <w:pStyle w:val="ac"/>
        <w:spacing w:line="360" w:lineRule="auto"/>
        <w:ind w:leftChars="0"/>
        <w:rPr>
          <w:ins w:id="2104" w:author="Yulchon" w:date="2022-07-27T22:40:00Z"/>
          <w:rFonts w:ascii="Times New Roman"/>
          <w:sz w:val="23"/>
          <w:szCs w:val="23"/>
        </w:rPr>
      </w:pPr>
    </w:p>
    <w:p w14:paraId="577CCC3B" w14:textId="77777777" w:rsidR="006E333E" w:rsidRPr="00D66DD0" w:rsidRDefault="006E333E" w:rsidP="006E333E">
      <w:pPr>
        <w:pStyle w:val="ac"/>
        <w:numPr>
          <w:ilvl w:val="0"/>
          <w:numId w:val="80"/>
        </w:numPr>
        <w:spacing w:line="360" w:lineRule="auto"/>
        <w:ind w:leftChars="0"/>
        <w:rPr>
          <w:ins w:id="2105" w:author="Yulchon" w:date="2022-07-27T22:40:00Z"/>
          <w:rFonts w:ascii="Times New Roman"/>
          <w:sz w:val="23"/>
          <w:szCs w:val="23"/>
        </w:rPr>
      </w:pPr>
      <w:ins w:id="2106" w:author="Yulchon" w:date="2022-07-27T22:40:00Z">
        <w:r w:rsidRPr="00D66DD0">
          <w:rPr>
            <w:rFonts w:ascii="Times New Roman" w:hint="eastAsia"/>
            <w:sz w:val="23"/>
            <w:szCs w:val="23"/>
          </w:rPr>
          <w:t>제기될</w:t>
        </w:r>
        <w:r w:rsidRPr="00D66DD0">
          <w:rPr>
            <w:rFonts w:ascii="Times New Roman"/>
            <w:sz w:val="23"/>
            <w:szCs w:val="23"/>
          </w:rPr>
          <w:t xml:space="preserve"> </w:t>
        </w:r>
        <w:r w:rsidRPr="00D66DD0">
          <w:rPr>
            <w:rFonts w:ascii="Times New Roman" w:hint="eastAsia"/>
            <w:sz w:val="23"/>
            <w:szCs w:val="23"/>
          </w:rPr>
          <w:t>우려가</w:t>
        </w:r>
        <w:r w:rsidRPr="00D66DD0">
          <w:rPr>
            <w:rFonts w:ascii="Times New Roman"/>
            <w:sz w:val="23"/>
            <w:szCs w:val="23"/>
          </w:rPr>
          <w:t xml:space="preserve"> </w:t>
        </w:r>
        <w:r w:rsidRPr="00D66DD0">
          <w:rPr>
            <w:rFonts w:ascii="Times New Roman" w:hint="eastAsia"/>
            <w:sz w:val="23"/>
            <w:szCs w:val="23"/>
          </w:rPr>
          <w:t>있는</w:t>
        </w:r>
        <w:r w:rsidRPr="00D66DD0">
          <w:rPr>
            <w:rFonts w:ascii="Times New Roman"/>
            <w:sz w:val="23"/>
            <w:szCs w:val="23"/>
          </w:rPr>
          <w:t xml:space="preserve"> </w:t>
        </w:r>
        <w:r w:rsidRPr="00D66DD0">
          <w:rPr>
            <w:rFonts w:ascii="Times New Roman" w:hint="eastAsia"/>
            <w:sz w:val="23"/>
            <w:szCs w:val="23"/>
          </w:rPr>
          <w:t>법적</w:t>
        </w:r>
        <w:r w:rsidRPr="00D66DD0">
          <w:rPr>
            <w:rFonts w:ascii="Times New Roman"/>
            <w:sz w:val="23"/>
            <w:szCs w:val="23"/>
          </w:rPr>
          <w:t xml:space="preserve"> </w:t>
        </w:r>
        <w:r w:rsidRPr="00D66DD0">
          <w:rPr>
            <w:rFonts w:ascii="Times New Roman" w:hint="eastAsia"/>
            <w:sz w:val="23"/>
            <w:szCs w:val="23"/>
          </w:rPr>
          <w:t>절차</w:t>
        </w:r>
        <w:r w:rsidRPr="00D66DD0">
          <w:rPr>
            <w:rFonts w:ascii="Times New Roman"/>
            <w:sz w:val="23"/>
            <w:szCs w:val="23"/>
          </w:rPr>
          <w:t xml:space="preserve"> </w:t>
        </w:r>
      </w:ins>
    </w:p>
    <w:tbl>
      <w:tblPr>
        <w:tblStyle w:val="af"/>
        <w:tblW w:w="0" w:type="auto"/>
        <w:tblInd w:w="279" w:type="dxa"/>
        <w:tblLook w:val="04A0" w:firstRow="1" w:lastRow="0" w:firstColumn="1" w:lastColumn="0" w:noHBand="0" w:noVBand="1"/>
      </w:tblPr>
      <w:tblGrid>
        <w:gridCol w:w="709"/>
        <w:gridCol w:w="8028"/>
      </w:tblGrid>
      <w:tr w:rsidR="006E333E" w:rsidRPr="00810298" w14:paraId="6DC5C2AC" w14:textId="77777777" w:rsidTr="006E333E">
        <w:trPr>
          <w:cnfStyle w:val="100000000000" w:firstRow="1" w:lastRow="0" w:firstColumn="0" w:lastColumn="0" w:oddVBand="0" w:evenVBand="0" w:oddHBand="0" w:evenHBand="0" w:firstRowFirstColumn="0" w:firstRowLastColumn="0" w:lastRowFirstColumn="0" w:lastRowLastColumn="0"/>
          <w:ins w:id="2107" w:author="Yulchon" w:date="2022-07-27T22:40:00Z"/>
        </w:trPr>
        <w:tc>
          <w:tcPr>
            <w:cnfStyle w:val="001000000000" w:firstRow="0" w:lastRow="0" w:firstColumn="1" w:lastColumn="0" w:oddVBand="0" w:evenVBand="0" w:oddHBand="0" w:evenHBand="0" w:firstRowFirstColumn="0" w:firstRowLastColumn="0" w:lastRowFirstColumn="0" w:lastRowLastColumn="0"/>
            <w:tcW w:w="709" w:type="dxa"/>
          </w:tcPr>
          <w:p w14:paraId="69B3E76C" w14:textId="77777777" w:rsidR="006E333E" w:rsidRPr="00D66DD0" w:rsidRDefault="006E333E" w:rsidP="006E333E">
            <w:pPr>
              <w:spacing w:line="276" w:lineRule="auto"/>
              <w:rPr>
                <w:ins w:id="2108" w:author="Yulchon" w:date="2022-07-27T22:40:00Z"/>
                <w:rFonts w:ascii="Times New Roman"/>
                <w:b/>
                <w:sz w:val="23"/>
              </w:rPr>
            </w:pPr>
            <w:ins w:id="2109" w:author="Yulchon" w:date="2022-07-27T22:40:00Z">
              <w:r w:rsidRPr="00D66DD0">
                <w:rPr>
                  <w:rFonts w:ascii="Times New Roman" w:hint="eastAsia"/>
                  <w:b/>
                  <w:sz w:val="23"/>
                </w:rPr>
                <w:t>순번</w:t>
              </w:r>
            </w:ins>
          </w:p>
        </w:tc>
        <w:tc>
          <w:tcPr>
            <w:tcW w:w="8028" w:type="dxa"/>
          </w:tcPr>
          <w:p w14:paraId="35C1FAF8" w14:textId="77777777" w:rsidR="006E333E" w:rsidRPr="00D66DD0" w:rsidRDefault="006E333E" w:rsidP="006E333E">
            <w:pPr>
              <w:spacing w:line="276" w:lineRule="auto"/>
              <w:cnfStyle w:val="100000000000" w:firstRow="1" w:lastRow="0" w:firstColumn="0" w:lastColumn="0" w:oddVBand="0" w:evenVBand="0" w:oddHBand="0" w:evenHBand="0" w:firstRowFirstColumn="0" w:firstRowLastColumn="0" w:lastRowFirstColumn="0" w:lastRowLastColumn="0"/>
              <w:rPr>
                <w:ins w:id="2110" w:author="Yulchon" w:date="2022-07-27T22:40:00Z"/>
                <w:rFonts w:ascii="Times New Roman"/>
                <w:b/>
                <w:sz w:val="23"/>
              </w:rPr>
            </w:pPr>
            <w:ins w:id="2111" w:author="Yulchon" w:date="2022-07-27T22:40:00Z">
              <w:r w:rsidRPr="00D66DD0">
                <w:rPr>
                  <w:rFonts w:ascii="Times New Roman" w:hint="eastAsia"/>
                  <w:b/>
                  <w:sz w:val="23"/>
                </w:rPr>
                <w:t>내</w:t>
              </w:r>
              <w:r w:rsidRPr="00D66DD0">
                <w:rPr>
                  <w:rFonts w:ascii="Times New Roman"/>
                  <w:b/>
                  <w:sz w:val="23"/>
                </w:rPr>
                <w:t xml:space="preserve"> </w:t>
              </w:r>
              <w:r w:rsidRPr="00D66DD0">
                <w:rPr>
                  <w:rFonts w:ascii="Times New Roman" w:hint="eastAsia"/>
                  <w:b/>
                  <w:sz w:val="23"/>
                </w:rPr>
                <w:t>용</w:t>
              </w:r>
            </w:ins>
          </w:p>
        </w:tc>
      </w:tr>
      <w:tr w:rsidR="006E333E" w:rsidRPr="00810298" w14:paraId="3C1953E1" w14:textId="77777777" w:rsidTr="006E333E">
        <w:trPr>
          <w:ins w:id="2112" w:author="Yulchon" w:date="2022-07-27T22:40:00Z"/>
        </w:trPr>
        <w:tc>
          <w:tcPr>
            <w:cnfStyle w:val="001000000000" w:firstRow="0" w:lastRow="0" w:firstColumn="1" w:lastColumn="0" w:oddVBand="0" w:evenVBand="0" w:oddHBand="0" w:evenHBand="0" w:firstRowFirstColumn="0" w:firstRowLastColumn="0" w:lastRowFirstColumn="0" w:lastRowLastColumn="0"/>
            <w:tcW w:w="709" w:type="dxa"/>
          </w:tcPr>
          <w:p w14:paraId="56CA44BB" w14:textId="77777777" w:rsidR="006E333E" w:rsidRPr="00D66DD0" w:rsidRDefault="006E333E" w:rsidP="006E333E">
            <w:pPr>
              <w:spacing w:line="276" w:lineRule="auto"/>
              <w:rPr>
                <w:ins w:id="2113" w:author="Yulchon" w:date="2022-07-27T22:40:00Z"/>
                <w:rFonts w:ascii="Times New Roman"/>
                <w:sz w:val="23"/>
              </w:rPr>
            </w:pPr>
            <w:ins w:id="2114" w:author="Yulchon" w:date="2022-07-27T22:40:00Z">
              <w:r w:rsidRPr="00D66DD0">
                <w:rPr>
                  <w:rFonts w:ascii="Times New Roman"/>
                  <w:sz w:val="23"/>
                </w:rPr>
                <w:t>1</w:t>
              </w:r>
            </w:ins>
          </w:p>
        </w:tc>
        <w:tc>
          <w:tcPr>
            <w:tcW w:w="8028" w:type="dxa"/>
          </w:tcPr>
          <w:p w14:paraId="28BBAAB4" w14:textId="77777777" w:rsidR="006E333E" w:rsidRPr="00D66DD0" w:rsidRDefault="006E333E" w:rsidP="006E333E">
            <w:pPr>
              <w:spacing w:line="276" w:lineRule="auto"/>
              <w:cnfStyle w:val="000000000000" w:firstRow="0" w:lastRow="0" w:firstColumn="0" w:lastColumn="0" w:oddVBand="0" w:evenVBand="0" w:oddHBand="0" w:evenHBand="0" w:firstRowFirstColumn="0" w:firstRowLastColumn="0" w:lastRowFirstColumn="0" w:lastRowLastColumn="0"/>
              <w:rPr>
                <w:ins w:id="2115" w:author="Yulchon" w:date="2022-07-27T22:40:00Z"/>
                <w:rFonts w:ascii="Times New Roman"/>
                <w:sz w:val="23"/>
              </w:rPr>
            </w:pPr>
            <w:ins w:id="2116" w:author="Yulchon" w:date="2022-07-27T22:40:00Z">
              <w:r w:rsidRPr="00D66DD0">
                <w:rPr>
                  <w:rFonts w:ascii="Times New Roman"/>
                  <w:sz w:val="23"/>
                </w:rPr>
                <w:t>[</w:t>
              </w:r>
              <w:r w:rsidRPr="00D66DD0">
                <w:rPr>
                  <w:rFonts w:ascii="Times New Roman" w:hint="eastAsia"/>
                  <w:sz w:val="23"/>
                </w:rPr>
                <w:t>국방과학연구소</w:t>
              </w:r>
              <w:r w:rsidRPr="00D66DD0">
                <w:rPr>
                  <w:rFonts w:ascii="Times New Roman"/>
                  <w:sz w:val="23"/>
                </w:rPr>
                <w:t xml:space="preserve"> </w:t>
              </w:r>
              <w:r w:rsidRPr="00D66DD0">
                <w:rPr>
                  <w:rFonts w:ascii="Times New Roman" w:hint="eastAsia"/>
                  <w:sz w:val="23"/>
                </w:rPr>
                <w:t>손해배상</w:t>
              </w:r>
              <w:r w:rsidRPr="00D66DD0">
                <w:rPr>
                  <w:rFonts w:ascii="Times New Roman"/>
                  <w:sz w:val="23"/>
                </w:rPr>
                <w:t>(</w:t>
              </w:r>
              <w:r w:rsidRPr="00D66DD0">
                <w:rPr>
                  <w:rFonts w:ascii="Times New Roman" w:hint="eastAsia"/>
                  <w:sz w:val="23"/>
                </w:rPr>
                <w:t>지체상금</w:t>
              </w:r>
              <w:r w:rsidRPr="00D66DD0">
                <w:rPr>
                  <w:rFonts w:ascii="Times New Roman"/>
                  <w:sz w:val="23"/>
                </w:rPr>
                <w:t xml:space="preserve">) </w:t>
              </w:r>
              <w:r w:rsidRPr="00D66DD0">
                <w:rPr>
                  <w:rFonts w:ascii="Times New Roman" w:hint="eastAsia"/>
                  <w:sz w:val="23"/>
                </w:rPr>
                <w:t>청구</w:t>
              </w:r>
              <w:r w:rsidRPr="00D66DD0">
                <w:rPr>
                  <w:rFonts w:ascii="Times New Roman"/>
                  <w:sz w:val="23"/>
                </w:rPr>
                <w:t>]</w:t>
              </w:r>
            </w:ins>
          </w:p>
          <w:p w14:paraId="42907D07" w14:textId="77777777" w:rsidR="006E333E" w:rsidRPr="00D66DD0" w:rsidRDefault="006E333E" w:rsidP="006E333E">
            <w:pPr>
              <w:spacing w:line="276" w:lineRule="auto"/>
              <w:cnfStyle w:val="000000000000" w:firstRow="0" w:lastRow="0" w:firstColumn="0" w:lastColumn="0" w:oddVBand="0" w:evenVBand="0" w:oddHBand="0" w:evenHBand="0" w:firstRowFirstColumn="0" w:firstRowLastColumn="0" w:lastRowFirstColumn="0" w:lastRowLastColumn="0"/>
              <w:rPr>
                <w:ins w:id="2117" w:author="Yulchon" w:date="2022-07-27T22:40:00Z"/>
                <w:rFonts w:ascii="Times New Roman"/>
                <w:sz w:val="23"/>
              </w:rPr>
            </w:pPr>
            <w:ins w:id="2118" w:author="Yulchon" w:date="2022-07-27T22:40:00Z">
              <w:r w:rsidRPr="00D66DD0">
                <w:rPr>
                  <w:rFonts w:ascii="Times New Roman"/>
                  <w:sz w:val="23"/>
                </w:rPr>
                <w:t>2019</w:t>
              </w:r>
              <w:r w:rsidRPr="00D66DD0">
                <w:rPr>
                  <w:rFonts w:ascii="Times New Roman" w:hint="eastAsia"/>
                  <w:sz w:val="23"/>
                </w:rPr>
                <w:t>년</w:t>
              </w:r>
              <w:r w:rsidRPr="00D66DD0">
                <w:rPr>
                  <w:rFonts w:ascii="Times New Roman"/>
                  <w:sz w:val="23"/>
                </w:rPr>
                <w:t xml:space="preserve"> </w:t>
              </w:r>
              <w:proofErr w:type="spellStart"/>
              <w:r w:rsidRPr="00D66DD0">
                <w:rPr>
                  <w:rFonts w:ascii="Times New Roman" w:hint="eastAsia"/>
                  <w:sz w:val="23"/>
                </w:rPr>
                <w:t>대전사업장</w:t>
              </w:r>
              <w:proofErr w:type="spellEnd"/>
              <w:r w:rsidRPr="00D66DD0">
                <w:rPr>
                  <w:rFonts w:ascii="Times New Roman"/>
                  <w:sz w:val="23"/>
                </w:rPr>
                <w:t xml:space="preserve"> </w:t>
              </w:r>
              <w:r w:rsidRPr="00D66DD0">
                <w:rPr>
                  <w:rFonts w:ascii="Times New Roman" w:hint="eastAsia"/>
                  <w:sz w:val="23"/>
                </w:rPr>
                <w:t>화재사고로</w:t>
              </w:r>
              <w:r w:rsidRPr="00D66DD0">
                <w:rPr>
                  <w:rFonts w:ascii="Times New Roman"/>
                  <w:sz w:val="23"/>
                </w:rPr>
                <w:t xml:space="preserve"> </w:t>
              </w:r>
              <w:r w:rsidRPr="00D66DD0">
                <w:rPr>
                  <w:rFonts w:ascii="Times New Roman" w:hint="eastAsia"/>
                  <w:sz w:val="23"/>
                </w:rPr>
                <w:t>인한</w:t>
              </w:r>
              <w:r w:rsidRPr="00D66DD0">
                <w:rPr>
                  <w:rFonts w:ascii="Times New Roman"/>
                  <w:sz w:val="23"/>
                </w:rPr>
                <w:t xml:space="preserve"> </w:t>
              </w:r>
              <w:proofErr w:type="spellStart"/>
              <w:r w:rsidRPr="00D66DD0">
                <w:rPr>
                  <w:rFonts w:ascii="Times New Roman" w:hint="eastAsia"/>
                  <w:sz w:val="23"/>
                </w:rPr>
                <w:t>납품지체로</w:t>
              </w:r>
              <w:proofErr w:type="spellEnd"/>
              <w:r w:rsidRPr="00D66DD0">
                <w:rPr>
                  <w:rFonts w:ascii="Times New Roman"/>
                  <w:sz w:val="23"/>
                </w:rPr>
                <w:t xml:space="preserve"> </w:t>
              </w:r>
              <w:r w:rsidRPr="00D66DD0">
                <w:rPr>
                  <w:rFonts w:ascii="Times New Roman" w:hint="eastAsia"/>
                  <w:sz w:val="23"/>
                </w:rPr>
                <w:t>지체상금</w:t>
              </w:r>
              <w:r w:rsidRPr="00D66DD0">
                <w:rPr>
                  <w:rFonts w:ascii="Times New Roman"/>
                  <w:sz w:val="23"/>
                </w:rPr>
                <w:t xml:space="preserve"> </w:t>
              </w:r>
              <w:r w:rsidRPr="00D66DD0">
                <w:rPr>
                  <w:rFonts w:ascii="Times New Roman" w:hint="eastAsia"/>
                  <w:sz w:val="23"/>
                </w:rPr>
                <w:t>약</w:t>
              </w:r>
              <w:r w:rsidRPr="00D66DD0">
                <w:rPr>
                  <w:rFonts w:ascii="Times New Roman"/>
                  <w:sz w:val="23"/>
                </w:rPr>
                <w:t>107</w:t>
              </w:r>
              <w:r w:rsidRPr="00D66DD0">
                <w:rPr>
                  <w:rFonts w:ascii="Times New Roman" w:hint="eastAsia"/>
                  <w:sz w:val="23"/>
                </w:rPr>
                <w:t>억원이</w:t>
              </w:r>
              <w:r w:rsidRPr="00D66DD0">
                <w:rPr>
                  <w:rFonts w:ascii="Times New Roman"/>
                  <w:sz w:val="23"/>
                </w:rPr>
                <w:t xml:space="preserve"> </w:t>
              </w:r>
              <w:r w:rsidRPr="00D66DD0">
                <w:rPr>
                  <w:rFonts w:ascii="Times New Roman" w:hint="eastAsia"/>
                  <w:sz w:val="23"/>
                </w:rPr>
                <w:t>산정되었으나</w:t>
              </w:r>
              <w:r w:rsidRPr="00D66DD0">
                <w:rPr>
                  <w:rFonts w:ascii="Times New Roman"/>
                  <w:sz w:val="23"/>
                </w:rPr>
                <w:t xml:space="preserve">, </w:t>
              </w:r>
              <w:r w:rsidRPr="00D66DD0">
                <w:rPr>
                  <w:rFonts w:ascii="Times New Roman" w:hint="eastAsia"/>
                  <w:sz w:val="23"/>
                </w:rPr>
                <w:t>실제</w:t>
              </w:r>
              <w:r w:rsidRPr="00D66DD0">
                <w:rPr>
                  <w:rFonts w:ascii="Times New Roman"/>
                  <w:sz w:val="23"/>
                </w:rPr>
                <w:t xml:space="preserve"> </w:t>
              </w:r>
              <w:r w:rsidRPr="00D66DD0">
                <w:rPr>
                  <w:rFonts w:ascii="Times New Roman" w:hint="eastAsia"/>
                  <w:sz w:val="23"/>
                </w:rPr>
                <w:t>지체상금</w:t>
              </w:r>
              <w:r w:rsidRPr="00D66DD0">
                <w:rPr>
                  <w:rFonts w:ascii="Times New Roman"/>
                  <w:sz w:val="23"/>
                </w:rPr>
                <w:t xml:space="preserve"> </w:t>
              </w:r>
              <w:r w:rsidRPr="00D66DD0">
                <w:rPr>
                  <w:rFonts w:ascii="Times New Roman" w:hint="eastAsia"/>
                  <w:sz w:val="23"/>
                </w:rPr>
                <w:t>납부는</w:t>
              </w:r>
              <w:r w:rsidRPr="00D66DD0">
                <w:rPr>
                  <w:rFonts w:ascii="Times New Roman"/>
                  <w:sz w:val="23"/>
                </w:rPr>
                <w:t xml:space="preserve"> </w:t>
              </w:r>
              <w:r w:rsidRPr="00D66DD0">
                <w:rPr>
                  <w:rFonts w:ascii="Times New Roman" w:hint="eastAsia"/>
                  <w:sz w:val="23"/>
                </w:rPr>
                <w:t>동일</w:t>
              </w:r>
              <w:r w:rsidRPr="00D66DD0">
                <w:rPr>
                  <w:rFonts w:ascii="Times New Roman"/>
                  <w:sz w:val="23"/>
                </w:rPr>
                <w:t xml:space="preserve"> </w:t>
              </w:r>
              <w:r w:rsidRPr="00D66DD0">
                <w:rPr>
                  <w:rFonts w:ascii="Times New Roman" w:hint="eastAsia"/>
                  <w:sz w:val="23"/>
                </w:rPr>
                <w:t>사안에</w:t>
              </w:r>
              <w:r w:rsidRPr="00D66DD0">
                <w:rPr>
                  <w:rFonts w:ascii="Times New Roman"/>
                  <w:sz w:val="23"/>
                </w:rPr>
                <w:t xml:space="preserve"> </w:t>
              </w:r>
              <w:r w:rsidRPr="00D66DD0">
                <w:rPr>
                  <w:rFonts w:ascii="Times New Roman" w:hint="eastAsia"/>
                  <w:sz w:val="23"/>
                </w:rPr>
                <w:t>대한</w:t>
              </w:r>
              <w:r w:rsidRPr="00D66DD0">
                <w:rPr>
                  <w:rFonts w:ascii="Times New Roman"/>
                  <w:sz w:val="23"/>
                </w:rPr>
                <w:t xml:space="preserve"> </w:t>
              </w:r>
              <w:r w:rsidRPr="00D66DD0">
                <w:rPr>
                  <w:rFonts w:ascii="Times New Roman" w:hint="eastAsia"/>
                  <w:sz w:val="23"/>
                </w:rPr>
                <w:t>방위사업청의</w:t>
              </w:r>
              <w:r w:rsidRPr="00D66DD0">
                <w:rPr>
                  <w:rFonts w:ascii="Times New Roman"/>
                  <w:sz w:val="23"/>
                </w:rPr>
                <w:t xml:space="preserve"> </w:t>
              </w:r>
              <w:r w:rsidRPr="00D66DD0">
                <w:rPr>
                  <w:rFonts w:ascii="Times New Roman" w:hint="eastAsia"/>
                  <w:sz w:val="23"/>
                </w:rPr>
                <w:t>지체상금</w:t>
              </w:r>
              <w:r w:rsidRPr="00D66DD0">
                <w:rPr>
                  <w:rFonts w:ascii="Times New Roman"/>
                  <w:sz w:val="23"/>
                </w:rPr>
                <w:t xml:space="preserve"> </w:t>
              </w:r>
              <w:proofErr w:type="spellStart"/>
              <w:r w:rsidRPr="00D66DD0">
                <w:rPr>
                  <w:rFonts w:ascii="Times New Roman" w:hint="eastAsia"/>
                  <w:sz w:val="23"/>
                </w:rPr>
                <w:t>면제심의</w:t>
              </w:r>
              <w:proofErr w:type="spellEnd"/>
              <w:r w:rsidRPr="00D66DD0">
                <w:rPr>
                  <w:rFonts w:ascii="Times New Roman"/>
                  <w:sz w:val="23"/>
                </w:rPr>
                <w:t xml:space="preserve"> </w:t>
              </w:r>
              <w:r w:rsidRPr="00D66DD0">
                <w:rPr>
                  <w:rFonts w:ascii="Times New Roman" w:hint="eastAsia"/>
                  <w:sz w:val="23"/>
                </w:rPr>
                <w:t>이후로</w:t>
              </w:r>
              <w:r w:rsidRPr="00D66DD0">
                <w:rPr>
                  <w:rFonts w:ascii="Times New Roman"/>
                  <w:sz w:val="23"/>
                </w:rPr>
                <w:t xml:space="preserve"> </w:t>
              </w:r>
              <w:r w:rsidRPr="00D66DD0">
                <w:rPr>
                  <w:rFonts w:ascii="Times New Roman" w:hint="eastAsia"/>
                  <w:sz w:val="23"/>
                </w:rPr>
                <w:t>연기되었음</w:t>
              </w:r>
              <w:r w:rsidRPr="00D66DD0">
                <w:rPr>
                  <w:rFonts w:ascii="Times New Roman"/>
                  <w:sz w:val="23"/>
                </w:rPr>
                <w:t xml:space="preserve">. </w:t>
              </w:r>
              <w:r w:rsidRPr="00D66DD0">
                <w:rPr>
                  <w:rFonts w:ascii="Times New Roman" w:hint="eastAsia"/>
                  <w:sz w:val="23"/>
                </w:rPr>
                <w:t>해당</w:t>
              </w:r>
              <w:r w:rsidRPr="00D66DD0">
                <w:rPr>
                  <w:rFonts w:ascii="Times New Roman"/>
                  <w:sz w:val="23"/>
                </w:rPr>
                <w:t xml:space="preserve"> </w:t>
              </w:r>
              <w:r w:rsidRPr="00D66DD0">
                <w:rPr>
                  <w:rFonts w:ascii="Times New Roman" w:hint="eastAsia"/>
                  <w:sz w:val="23"/>
                </w:rPr>
                <w:t>지체상금</w:t>
              </w:r>
              <w:r w:rsidRPr="00D66DD0">
                <w:rPr>
                  <w:rFonts w:ascii="Times New Roman"/>
                  <w:sz w:val="23"/>
                </w:rPr>
                <w:t xml:space="preserve"> </w:t>
              </w:r>
              <w:r w:rsidRPr="00D66DD0">
                <w:rPr>
                  <w:rFonts w:ascii="Times New Roman" w:hint="eastAsia"/>
                  <w:sz w:val="23"/>
                </w:rPr>
                <w:t>상당액에</w:t>
              </w:r>
              <w:r w:rsidRPr="00D66DD0">
                <w:rPr>
                  <w:rFonts w:ascii="Times New Roman"/>
                  <w:sz w:val="23"/>
                </w:rPr>
                <w:t xml:space="preserve"> </w:t>
              </w:r>
              <w:r w:rsidRPr="00D66DD0">
                <w:rPr>
                  <w:rFonts w:ascii="Times New Roman" w:hint="eastAsia"/>
                  <w:sz w:val="23"/>
                </w:rPr>
                <w:t>대해서는</w:t>
              </w:r>
              <w:r w:rsidRPr="00D66DD0">
                <w:rPr>
                  <w:rFonts w:ascii="Times New Roman"/>
                  <w:sz w:val="23"/>
                </w:rPr>
                <w:t xml:space="preserve"> </w:t>
              </w:r>
              <w:r w:rsidRPr="00D66DD0">
                <w:rPr>
                  <w:rFonts w:ascii="Times New Roman" w:hint="eastAsia"/>
                  <w:sz w:val="23"/>
                </w:rPr>
                <w:t>충당부채</w:t>
              </w:r>
              <w:r w:rsidRPr="00D66DD0">
                <w:rPr>
                  <w:rFonts w:ascii="Times New Roman"/>
                  <w:sz w:val="23"/>
                </w:rPr>
                <w:t xml:space="preserve"> </w:t>
              </w:r>
              <w:r w:rsidRPr="00D66DD0">
                <w:rPr>
                  <w:rFonts w:ascii="Times New Roman" w:hint="eastAsia"/>
                  <w:sz w:val="23"/>
                </w:rPr>
                <w:t>설정</w:t>
              </w:r>
              <w:r w:rsidRPr="00D66DD0">
                <w:rPr>
                  <w:rFonts w:ascii="Times New Roman"/>
                  <w:sz w:val="23"/>
                </w:rPr>
                <w:t xml:space="preserve"> </w:t>
              </w:r>
              <w:r w:rsidRPr="00D66DD0">
                <w:rPr>
                  <w:rFonts w:ascii="Times New Roman" w:hint="eastAsia"/>
                  <w:sz w:val="23"/>
                </w:rPr>
                <w:t>완료하였으며</w:t>
              </w:r>
              <w:r w:rsidRPr="00D66DD0">
                <w:rPr>
                  <w:rFonts w:ascii="Times New Roman"/>
                  <w:sz w:val="23"/>
                </w:rPr>
                <w:t xml:space="preserve">, </w:t>
              </w:r>
              <w:r w:rsidRPr="00D66DD0">
                <w:rPr>
                  <w:rFonts w:ascii="Times New Roman" w:hint="eastAsia"/>
                  <w:sz w:val="23"/>
                </w:rPr>
                <w:t>국방과학연구소가</w:t>
              </w:r>
              <w:r w:rsidRPr="00D66DD0">
                <w:rPr>
                  <w:rFonts w:ascii="Times New Roman"/>
                  <w:sz w:val="23"/>
                </w:rPr>
                <w:t xml:space="preserve"> </w:t>
              </w:r>
              <w:proofErr w:type="spellStart"/>
              <w:r w:rsidRPr="00D66DD0">
                <w:rPr>
                  <w:rFonts w:ascii="Times New Roman" w:hint="eastAsia"/>
                  <w:sz w:val="23"/>
                </w:rPr>
                <w:t>지체상금액</w:t>
              </w:r>
              <w:proofErr w:type="spellEnd"/>
              <w:r w:rsidRPr="00D66DD0">
                <w:rPr>
                  <w:rFonts w:ascii="Times New Roman"/>
                  <w:sz w:val="23"/>
                </w:rPr>
                <w:t xml:space="preserve"> </w:t>
              </w:r>
              <w:r w:rsidRPr="00D66DD0">
                <w:rPr>
                  <w:rFonts w:ascii="Times New Roman" w:hint="eastAsia"/>
                  <w:sz w:val="23"/>
                </w:rPr>
                <w:t>납부를</w:t>
              </w:r>
              <w:r w:rsidRPr="00D66DD0">
                <w:rPr>
                  <w:rFonts w:ascii="Times New Roman"/>
                  <w:sz w:val="23"/>
                </w:rPr>
                <w:t xml:space="preserve"> </w:t>
              </w:r>
              <w:r w:rsidRPr="00D66DD0">
                <w:rPr>
                  <w:rFonts w:ascii="Times New Roman" w:hint="eastAsia"/>
                  <w:sz w:val="23"/>
                </w:rPr>
                <w:t>요구하는</w:t>
              </w:r>
              <w:r w:rsidRPr="00D66DD0">
                <w:rPr>
                  <w:rFonts w:ascii="Times New Roman"/>
                  <w:sz w:val="23"/>
                </w:rPr>
                <w:t xml:space="preserve"> </w:t>
              </w:r>
              <w:r w:rsidRPr="00D66DD0">
                <w:rPr>
                  <w:rFonts w:ascii="Times New Roman" w:hint="eastAsia"/>
                  <w:sz w:val="23"/>
                </w:rPr>
                <w:t>경우</w:t>
              </w:r>
              <w:r w:rsidRPr="00D66DD0">
                <w:rPr>
                  <w:rFonts w:ascii="Times New Roman"/>
                  <w:sz w:val="23"/>
                </w:rPr>
                <w:t xml:space="preserve"> </w:t>
              </w:r>
              <w:proofErr w:type="spellStart"/>
              <w:r w:rsidRPr="00D66DD0">
                <w:rPr>
                  <w:rFonts w:ascii="Times New Roman" w:hint="eastAsia"/>
                  <w:sz w:val="23"/>
                </w:rPr>
                <w:t>해당금액</w:t>
              </w:r>
              <w:proofErr w:type="spellEnd"/>
              <w:r w:rsidRPr="00D66DD0">
                <w:rPr>
                  <w:rFonts w:ascii="Times New Roman"/>
                  <w:sz w:val="23"/>
                </w:rPr>
                <w:t xml:space="preserve"> </w:t>
              </w:r>
              <w:r w:rsidRPr="00D66DD0">
                <w:rPr>
                  <w:rFonts w:ascii="Times New Roman" w:hint="eastAsia"/>
                  <w:sz w:val="23"/>
                </w:rPr>
                <w:t>납부</w:t>
              </w:r>
              <w:r w:rsidRPr="00D66DD0">
                <w:rPr>
                  <w:rFonts w:ascii="Times New Roman"/>
                  <w:sz w:val="23"/>
                </w:rPr>
                <w:t xml:space="preserve"> </w:t>
              </w:r>
              <w:r w:rsidRPr="00D66DD0">
                <w:rPr>
                  <w:rFonts w:ascii="Times New Roman" w:hint="eastAsia"/>
                  <w:sz w:val="23"/>
                </w:rPr>
                <w:t>이후</w:t>
              </w:r>
              <w:r w:rsidRPr="00D66DD0">
                <w:rPr>
                  <w:rFonts w:ascii="Times New Roman"/>
                  <w:sz w:val="23"/>
                </w:rPr>
                <w:t xml:space="preserve"> </w:t>
              </w:r>
              <w:proofErr w:type="spellStart"/>
              <w:r w:rsidRPr="00D66DD0">
                <w:rPr>
                  <w:rFonts w:ascii="Times New Roman" w:hint="eastAsia"/>
                  <w:sz w:val="23"/>
                </w:rPr>
                <w:t>지체상금의</w:t>
              </w:r>
              <w:proofErr w:type="spellEnd"/>
              <w:r w:rsidRPr="00D66DD0">
                <w:rPr>
                  <w:rFonts w:ascii="Times New Roman"/>
                  <w:sz w:val="23"/>
                </w:rPr>
                <w:t xml:space="preserve"> </w:t>
              </w:r>
              <w:proofErr w:type="spellStart"/>
              <w:r w:rsidRPr="00D66DD0">
                <w:rPr>
                  <w:rFonts w:ascii="Times New Roman" w:hint="eastAsia"/>
                  <w:sz w:val="23"/>
                </w:rPr>
                <w:t>성립여부</w:t>
              </w:r>
              <w:proofErr w:type="spellEnd"/>
              <w:r w:rsidRPr="00D66DD0">
                <w:rPr>
                  <w:rFonts w:ascii="Times New Roman"/>
                  <w:sz w:val="23"/>
                </w:rPr>
                <w:t xml:space="preserve"> </w:t>
              </w:r>
              <w:r w:rsidRPr="00D66DD0">
                <w:rPr>
                  <w:rFonts w:ascii="Times New Roman" w:hint="eastAsia"/>
                  <w:sz w:val="23"/>
                </w:rPr>
                <w:t>및</w:t>
              </w:r>
              <w:r w:rsidRPr="00D66DD0">
                <w:rPr>
                  <w:rFonts w:ascii="Times New Roman"/>
                  <w:sz w:val="23"/>
                </w:rPr>
                <w:t xml:space="preserve"> </w:t>
              </w:r>
              <w:proofErr w:type="spellStart"/>
              <w:r w:rsidRPr="00D66DD0">
                <w:rPr>
                  <w:rFonts w:ascii="Times New Roman" w:hint="eastAsia"/>
                  <w:sz w:val="23"/>
                </w:rPr>
                <w:t>재량감액</w:t>
              </w:r>
              <w:proofErr w:type="spellEnd"/>
              <w:r w:rsidRPr="00D66DD0">
                <w:rPr>
                  <w:rFonts w:ascii="Times New Roman"/>
                  <w:sz w:val="23"/>
                </w:rPr>
                <w:t xml:space="preserve"> </w:t>
              </w:r>
              <w:r w:rsidRPr="00D66DD0">
                <w:rPr>
                  <w:rFonts w:ascii="Times New Roman" w:hint="eastAsia"/>
                  <w:sz w:val="23"/>
                </w:rPr>
                <w:t>등을</w:t>
              </w:r>
              <w:r w:rsidRPr="00D66DD0">
                <w:rPr>
                  <w:rFonts w:ascii="Times New Roman"/>
                  <w:sz w:val="23"/>
                </w:rPr>
                <w:t xml:space="preserve"> </w:t>
              </w:r>
              <w:r w:rsidRPr="00D66DD0">
                <w:rPr>
                  <w:rFonts w:ascii="Times New Roman" w:hint="eastAsia"/>
                  <w:sz w:val="23"/>
                </w:rPr>
                <w:t>쟁점으로</w:t>
              </w:r>
              <w:r w:rsidRPr="00D66DD0">
                <w:rPr>
                  <w:rFonts w:ascii="Times New Roman"/>
                  <w:sz w:val="23"/>
                </w:rPr>
                <w:t xml:space="preserve"> </w:t>
              </w:r>
              <w:r w:rsidRPr="00D66DD0">
                <w:rPr>
                  <w:rFonts w:ascii="Times New Roman" w:hint="eastAsia"/>
                  <w:sz w:val="23"/>
                </w:rPr>
                <w:t>하는</w:t>
              </w:r>
              <w:r w:rsidRPr="00D66DD0">
                <w:rPr>
                  <w:rFonts w:ascii="Times New Roman"/>
                  <w:sz w:val="23"/>
                </w:rPr>
                <w:t xml:space="preserve"> </w:t>
              </w:r>
              <w:r w:rsidRPr="00D66DD0">
                <w:rPr>
                  <w:rFonts w:ascii="Times New Roman" w:hint="eastAsia"/>
                  <w:sz w:val="23"/>
                </w:rPr>
                <w:t>부당이득반환청구소송</w:t>
              </w:r>
              <w:r w:rsidRPr="00D66DD0">
                <w:rPr>
                  <w:rFonts w:ascii="Times New Roman"/>
                  <w:sz w:val="23"/>
                </w:rPr>
                <w:t xml:space="preserve"> </w:t>
              </w:r>
              <w:r w:rsidRPr="00D66DD0">
                <w:rPr>
                  <w:rFonts w:ascii="Times New Roman" w:hint="eastAsia"/>
                  <w:sz w:val="23"/>
                </w:rPr>
                <w:t>제기할</w:t>
              </w:r>
              <w:r w:rsidRPr="00D66DD0">
                <w:rPr>
                  <w:rFonts w:ascii="Times New Roman"/>
                  <w:sz w:val="23"/>
                </w:rPr>
                <w:t xml:space="preserve"> </w:t>
              </w:r>
              <w:r w:rsidRPr="00D66DD0">
                <w:rPr>
                  <w:rFonts w:ascii="Times New Roman" w:hint="eastAsia"/>
                  <w:sz w:val="23"/>
                </w:rPr>
                <w:t>가능성</w:t>
              </w:r>
              <w:r w:rsidRPr="00D66DD0">
                <w:rPr>
                  <w:rFonts w:ascii="Times New Roman"/>
                  <w:sz w:val="23"/>
                </w:rPr>
                <w:t xml:space="preserve"> </w:t>
              </w:r>
              <w:r w:rsidRPr="00D66DD0">
                <w:rPr>
                  <w:rFonts w:ascii="Times New Roman" w:hint="eastAsia"/>
                  <w:sz w:val="23"/>
                </w:rPr>
                <w:t>있음</w:t>
              </w:r>
              <w:r>
                <w:rPr>
                  <w:rFonts w:ascii="Times New Roman" w:hint="eastAsia"/>
                  <w:sz w:val="23"/>
                </w:rPr>
                <w:t>.</w:t>
              </w:r>
            </w:ins>
          </w:p>
        </w:tc>
      </w:tr>
      <w:tr w:rsidR="006E333E" w:rsidRPr="00810298" w14:paraId="3AE105D9" w14:textId="77777777" w:rsidTr="006E333E">
        <w:trPr>
          <w:ins w:id="2119" w:author="Yulchon" w:date="2022-07-27T22:40:00Z"/>
        </w:trPr>
        <w:tc>
          <w:tcPr>
            <w:cnfStyle w:val="001000000000" w:firstRow="0" w:lastRow="0" w:firstColumn="1" w:lastColumn="0" w:oddVBand="0" w:evenVBand="0" w:oddHBand="0" w:evenHBand="0" w:firstRowFirstColumn="0" w:firstRowLastColumn="0" w:lastRowFirstColumn="0" w:lastRowLastColumn="0"/>
            <w:tcW w:w="709" w:type="dxa"/>
          </w:tcPr>
          <w:p w14:paraId="32B3AC84" w14:textId="77777777" w:rsidR="006E333E" w:rsidRPr="00D66DD0" w:rsidRDefault="006E333E" w:rsidP="006E333E">
            <w:pPr>
              <w:spacing w:line="276" w:lineRule="auto"/>
              <w:rPr>
                <w:ins w:id="2120" w:author="Yulchon" w:date="2022-07-27T22:40:00Z"/>
                <w:rFonts w:ascii="Times New Roman"/>
                <w:sz w:val="23"/>
              </w:rPr>
            </w:pPr>
            <w:ins w:id="2121" w:author="Yulchon" w:date="2022-07-27T22:40:00Z">
              <w:r w:rsidRPr="00D66DD0">
                <w:rPr>
                  <w:rFonts w:ascii="Times New Roman"/>
                  <w:sz w:val="23"/>
                </w:rPr>
                <w:t>2</w:t>
              </w:r>
            </w:ins>
          </w:p>
        </w:tc>
        <w:tc>
          <w:tcPr>
            <w:tcW w:w="8028" w:type="dxa"/>
          </w:tcPr>
          <w:p w14:paraId="31EE0C43" w14:textId="77777777" w:rsidR="006E333E" w:rsidRPr="00D66DD0" w:rsidRDefault="006E333E" w:rsidP="006E333E">
            <w:pPr>
              <w:spacing w:line="276" w:lineRule="auto"/>
              <w:cnfStyle w:val="000000000000" w:firstRow="0" w:lastRow="0" w:firstColumn="0" w:lastColumn="0" w:oddVBand="0" w:evenVBand="0" w:oddHBand="0" w:evenHBand="0" w:firstRowFirstColumn="0" w:firstRowLastColumn="0" w:lastRowFirstColumn="0" w:lastRowLastColumn="0"/>
              <w:rPr>
                <w:ins w:id="2122" w:author="Yulchon" w:date="2022-07-27T22:40:00Z"/>
                <w:rFonts w:ascii="Times New Roman"/>
                <w:sz w:val="23"/>
              </w:rPr>
            </w:pPr>
            <w:ins w:id="2123" w:author="Yulchon" w:date="2022-07-27T22:40:00Z">
              <w:r w:rsidRPr="00D66DD0">
                <w:rPr>
                  <w:rFonts w:ascii="Times New Roman"/>
                  <w:sz w:val="23"/>
                </w:rPr>
                <w:t>[</w:t>
              </w:r>
              <w:proofErr w:type="spellStart"/>
              <w:r w:rsidRPr="00D66DD0">
                <w:rPr>
                  <w:rFonts w:ascii="Times New Roman" w:hint="eastAsia"/>
                  <w:sz w:val="23"/>
                </w:rPr>
                <w:t>지환통</w:t>
              </w:r>
              <w:proofErr w:type="spellEnd"/>
              <w:r w:rsidRPr="00D66DD0">
                <w:rPr>
                  <w:rFonts w:ascii="Times New Roman"/>
                  <w:sz w:val="23"/>
                </w:rPr>
                <w:t xml:space="preserve"> </w:t>
              </w:r>
              <w:r w:rsidRPr="00D66DD0">
                <w:rPr>
                  <w:rFonts w:ascii="Times New Roman" w:hint="eastAsia"/>
                  <w:sz w:val="23"/>
                </w:rPr>
                <w:t>하자보수변상금</w:t>
              </w:r>
              <w:r w:rsidRPr="00D66DD0">
                <w:rPr>
                  <w:rFonts w:ascii="Times New Roman"/>
                  <w:sz w:val="23"/>
                </w:rPr>
                <w:t>(</w:t>
              </w:r>
              <w:r w:rsidRPr="00D66DD0">
                <w:rPr>
                  <w:rFonts w:ascii="Times New Roman" w:hint="eastAsia"/>
                  <w:sz w:val="23"/>
                </w:rPr>
                <w:t>손해배상예정액</w:t>
              </w:r>
              <w:r w:rsidRPr="00D66DD0">
                <w:rPr>
                  <w:rFonts w:ascii="Times New Roman"/>
                  <w:sz w:val="23"/>
                </w:rPr>
                <w:t xml:space="preserve">)] </w:t>
              </w:r>
            </w:ins>
          </w:p>
          <w:p w14:paraId="145924AF" w14:textId="77777777" w:rsidR="006E333E" w:rsidRPr="00D66DD0" w:rsidRDefault="006E333E" w:rsidP="006E333E">
            <w:pPr>
              <w:spacing w:line="276" w:lineRule="auto"/>
              <w:cnfStyle w:val="000000000000" w:firstRow="0" w:lastRow="0" w:firstColumn="0" w:lastColumn="0" w:oddVBand="0" w:evenVBand="0" w:oddHBand="0" w:evenHBand="0" w:firstRowFirstColumn="0" w:firstRowLastColumn="0" w:lastRowFirstColumn="0" w:lastRowLastColumn="0"/>
              <w:rPr>
                <w:ins w:id="2124" w:author="Yulchon" w:date="2022-07-27T22:40:00Z"/>
                <w:rFonts w:ascii="Times New Roman"/>
                <w:sz w:val="23"/>
              </w:rPr>
            </w:pPr>
            <w:ins w:id="2125" w:author="Yulchon" w:date="2022-07-27T22:40:00Z">
              <w:r w:rsidRPr="00D66DD0">
                <w:rPr>
                  <w:rFonts w:ascii="Times New Roman" w:hint="eastAsia"/>
                  <w:sz w:val="23"/>
                </w:rPr>
                <w:t>당사가</w:t>
              </w:r>
              <w:r w:rsidRPr="00D66DD0">
                <w:rPr>
                  <w:rFonts w:ascii="Times New Roman"/>
                  <w:sz w:val="23"/>
                </w:rPr>
                <w:t xml:space="preserve"> 2016</w:t>
              </w:r>
              <w:r w:rsidRPr="00D66DD0">
                <w:rPr>
                  <w:rFonts w:ascii="Times New Roman" w:hint="eastAsia"/>
                  <w:sz w:val="23"/>
                </w:rPr>
                <w:t>년부터</w:t>
              </w:r>
              <w:r w:rsidRPr="00D66DD0">
                <w:rPr>
                  <w:rFonts w:ascii="Times New Roman"/>
                  <w:sz w:val="23"/>
                </w:rPr>
                <w:t xml:space="preserve"> 2020</w:t>
              </w:r>
              <w:r w:rsidRPr="00D66DD0">
                <w:rPr>
                  <w:rFonts w:ascii="Times New Roman" w:hint="eastAsia"/>
                  <w:sz w:val="23"/>
                </w:rPr>
                <w:t>년까지</w:t>
              </w:r>
              <w:r w:rsidRPr="00D66DD0">
                <w:rPr>
                  <w:rFonts w:ascii="Times New Roman"/>
                  <w:sz w:val="23"/>
                </w:rPr>
                <w:t xml:space="preserve"> </w:t>
              </w:r>
              <w:r w:rsidRPr="00D66DD0">
                <w:rPr>
                  <w:rFonts w:ascii="Times New Roman" w:hint="eastAsia"/>
                  <w:sz w:val="23"/>
                </w:rPr>
                <w:t>납품한</w:t>
              </w:r>
              <w:r w:rsidRPr="00D66DD0">
                <w:rPr>
                  <w:rFonts w:ascii="Times New Roman"/>
                  <w:sz w:val="23"/>
                </w:rPr>
                <w:t xml:space="preserve"> </w:t>
              </w:r>
              <w:proofErr w:type="spellStart"/>
              <w:r w:rsidRPr="00D66DD0">
                <w:rPr>
                  <w:rFonts w:ascii="Times New Roman" w:hint="eastAsia"/>
                  <w:sz w:val="23"/>
                </w:rPr>
                <w:t>탄약류의</w:t>
              </w:r>
              <w:proofErr w:type="spellEnd"/>
              <w:r w:rsidRPr="00D66DD0">
                <w:rPr>
                  <w:rFonts w:ascii="Times New Roman"/>
                  <w:sz w:val="23"/>
                </w:rPr>
                <w:t xml:space="preserve"> </w:t>
              </w:r>
              <w:r w:rsidRPr="00D66DD0">
                <w:rPr>
                  <w:rFonts w:ascii="Times New Roman" w:hint="eastAsia"/>
                  <w:sz w:val="23"/>
                </w:rPr>
                <w:t>포장용</w:t>
              </w:r>
              <w:r w:rsidRPr="00D66DD0">
                <w:rPr>
                  <w:rFonts w:ascii="Times New Roman"/>
                  <w:sz w:val="23"/>
                </w:rPr>
                <w:t xml:space="preserve"> </w:t>
              </w:r>
              <w:proofErr w:type="spellStart"/>
              <w:r w:rsidRPr="00D66DD0">
                <w:rPr>
                  <w:rFonts w:ascii="Times New Roman" w:hint="eastAsia"/>
                  <w:sz w:val="23"/>
                </w:rPr>
                <w:t>지환통이</w:t>
              </w:r>
              <w:proofErr w:type="spellEnd"/>
              <w:r w:rsidRPr="00D66DD0">
                <w:rPr>
                  <w:rFonts w:ascii="Times New Roman"/>
                  <w:sz w:val="23"/>
                </w:rPr>
                <w:t xml:space="preserve"> </w:t>
              </w:r>
              <w:proofErr w:type="spellStart"/>
              <w:r w:rsidRPr="00D66DD0">
                <w:rPr>
                  <w:rFonts w:ascii="Times New Roman" w:hint="eastAsia"/>
                  <w:sz w:val="23"/>
                </w:rPr>
                <w:t>국방규격과</w:t>
              </w:r>
              <w:proofErr w:type="spellEnd"/>
              <w:r w:rsidRPr="00D66DD0">
                <w:rPr>
                  <w:rFonts w:ascii="Times New Roman"/>
                  <w:sz w:val="23"/>
                </w:rPr>
                <w:t xml:space="preserve"> </w:t>
              </w:r>
              <w:r w:rsidRPr="00D66DD0">
                <w:rPr>
                  <w:rFonts w:ascii="Times New Roman" w:hint="eastAsia"/>
                  <w:sz w:val="23"/>
                </w:rPr>
                <w:t>불일치한</w:t>
              </w:r>
              <w:r w:rsidRPr="00D66DD0">
                <w:rPr>
                  <w:rFonts w:ascii="Times New Roman"/>
                  <w:sz w:val="23"/>
                </w:rPr>
                <w:t xml:space="preserve"> </w:t>
              </w:r>
              <w:r w:rsidRPr="00D66DD0">
                <w:rPr>
                  <w:rFonts w:ascii="Times New Roman" w:hint="eastAsia"/>
                  <w:sz w:val="23"/>
                </w:rPr>
                <w:t>것이</w:t>
              </w:r>
              <w:r w:rsidRPr="00D66DD0">
                <w:rPr>
                  <w:rFonts w:ascii="Times New Roman"/>
                  <w:sz w:val="23"/>
                </w:rPr>
                <w:t xml:space="preserve"> </w:t>
              </w:r>
              <w:r w:rsidRPr="00D66DD0">
                <w:rPr>
                  <w:rFonts w:ascii="Times New Roman" w:hint="eastAsia"/>
                  <w:sz w:val="23"/>
                </w:rPr>
                <w:t>발견되었으나</w:t>
              </w:r>
              <w:r w:rsidRPr="00D66DD0">
                <w:rPr>
                  <w:rFonts w:ascii="Times New Roman"/>
                  <w:sz w:val="23"/>
                </w:rPr>
                <w:t xml:space="preserve">, </w:t>
              </w:r>
              <w:r w:rsidRPr="00D66DD0">
                <w:rPr>
                  <w:rFonts w:ascii="Times New Roman" w:hint="eastAsia"/>
                  <w:sz w:val="23"/>
                </w:rPr>
                <w:t>규격에</w:t>
              </w:r>
              <w:r w:rsidRPr="00D66DD0">
                <w:rPr>
                  <w:rFonts w:ascii="Times New Roman"/>
                  <w:sz w:val="23"/>
                </w:rPr>
                <w:t xml:space="preserve"> </w:t>
              </w:r>
              <w:r w:rsidRPr="00D66DD0">
                <w:rPr>
                  <w:rFonts w:ascii="Times New Roman" w:hint="eastAsia"/>
                  <w:sz w:val="23"/>
                </w:rPr>
                <w:t>일치하는</w:t>
              </w:r>
              <w:r w:rsidRPr="00D66DD0">
                <w:rPr>
                  <w:rFonts w:ascii="Times New Roman"/>
                  <w:sz w:val="23"/>
                </w:rPr>
                <w:t xml:space="preserve"> </w:t>
              </w:r>
              <w:proofErr w:type="spellStart"/>
              <w:r w:rsidRPr="00D66DD0">
                <w:rPr>
                  <w:rFonts w:ascii="Times New Roman" w:hint="eastAsia"/>
                  <w:sz w:val="23"/>
                </w:rPr>
                <w:t>지환통은</w:t>
              </w:r>
              <w:proofErr w:type="spellEnd"/>
              <w:r w:rsidRPr="00D66DD0">
                <w:rPr>
                  <w:rFonts w:ascii="Times New Roman"/>
                  <w:sz w:val="23"/>
                </w:rPr>
                <w:t xml:space="preserve"> </w:t>
              </w:r>
              <w:r w:rsidRPr="00D66DD0">
                <w:rPr>
                  <w:rFonts w:ascii="Times New Roman" w:hint="eastAsia"/>
                  <w:sz w:val="23"/>
                </w:rPr>
                <w:t>생산</w:t>
              </w:r>
              <w:r w:rsidRPr="00D66DD0">
                <w:rPr>
                  <w:rFonts w:ascii="Times New Roman"/>
                  <w:sz w:val="23"/>
                </w:rPr>
                <w:t xml:space="preserve"> </w:t>
              </w:r>
              <w:r w:rsidRPr="00D66DD0">
                <w:rPr>
                  <w:rFonts w:ascii="Times New Roman" w:hint="eastAsia"/>
                  <w:sz w:val="23"/>
                </w:rPr>
                <w:t>불가능하여</w:t>
              </w:r>
              <w:r w:rsidRPr="00D66DD0">
                <w:rPr>
                  <w:rFonts w:ascii="Times New Roman"/>
                  <w:sz w:val="23"/>
                </w:rPr>
                <w:t xml:space="preserve"> </w:t>
              </w:r>
              <w:r w:rsidRPr="00D66DD0">
                <w:rPr>
                  <w:rFonts w:ascii="Times New Roman" w:hint="eastAsia"/>
                  <w:sz w:val="23"/>
                </w:rPr>
                <w:t>교환</w:t>
              </w:r>
              <w:r w:rsidRPr="00D66DD0">
                <w:rPr>
                  <w:rFonts w:ascii="Times New Roman"/>
                  <w:sz w:val="23"/>
                </w:rPr>
                <w:t xml:space="preserve"> </w:t>
              </w:r>
              <w:r w:rsidRPr="00D66DD0">
                <w:rPr>
                  <w:rFonts w:ascii="Times New Roman" w:hint="eastAsia"/>
                  <w:sz w:val="23"/>
                </w:rPr>
                <w:t>등</w:t>
              </w:r>
              <w:r w:rsidRPr="00D66DD0">
                <w:rPr>
                  <w:rFonts w:ascii="Times New Roman"/>
                  <w:sz w:val="23"/>
                </w:rPr>
                <w:t xml:space="preserve"> </w:t>
              </w:r>
              <w:r w:rsidRPr="00D66DD0">
                <w:rPr>
                  <w:rFonts w:ascii="Times New Roman" w:hint="eastAsia"/>
                  <w:sz w:val="23"/>
                </w:rPr>
                <w:t>하자보수</w:t>
              </w:r>
              <w:r w:rsidRPr="00D66DD0">
                <w:rPr>
                  <w:rFonts w:ascii="Times New Roman"/>
                  <w:sz w:val="23"/>
                </w:rPr>
                <w:t xml:space="preserve"> </w:t>
              </w:r>
              <w:r w:rsidRPr="00D66DD0">
                <w:rPr>
                  <w:rFonts w:ascii="Times New Roman" w:hint="eastAsia"/>
                  <w:sz w:val="23"/>
                </w:rPr>
                <w:t>또한</w:t>
              </w:r>
              <w:r w:rsidRPr="00D66DD0">
                <w:rPr>
                  <w:rFonts w:ascii="Times New Roman"/>
                  <w:sz w:val="23"/>
                </w:rPr>
                <w:t xml:space="preserve"> </w:t>
              </w:r>
              <w:r w:rsidRPr="00D66DD0">
                <w:rPr>
                  <w:rFonts w:ascii="Times New Roman" w:hint="eastAsia"/>
                  <w:sz w:val="23"/>
                </w:rPr>
                <w:t>불가한</w:t>
              </w:r>
              <w:r w:rsidRPr="00D66DD0">
                <w:rPr>
                  <w:rFonts w:ascii="Times New Roman"/>
                  <w:sz w:val="23"/>
                </w:rPr>
                <w:t xml:space="preserve"> </w:t>
              </w:r>
              <w:r w:rsidRPr="00D66DD0">
                <w:rPr>
                  <w:rFonts w:ascii="Times New Roman" w:hint="eastAsia"/>
                  <w:sz w:val="23"/>
                </w:rPr>
                <w:t>상황임</w:t>
              </w:r>
              <w:r w:rsidRPr="00D66DD0">
                <w:rPr>
                  <w:rFonts w:ascii="Times New Roman"/>
                  <w:sz w:val="23"/>
                </w:rPr>
                <w:t xml:space="preserve">. </w:t>
              </w:r>
              <w:r w:rsidRPr="00D66DD0">
                <w:rPr>
                  <w:rFonts w:ascii="Times New Roman" w:hint="eastAsia"/>
                  <w:sz w:val="23"/>
                </w:rPr>
                <w:t>이에</w:t>
              </w:r>
              <w:r w:rsidRPr="00D66DD0">
                <w:rPr>
                  <w:rFonts w:ascii="Times New Roman"/>
                  <w:sz w:val="23"/>
                </w:rPr>
                <w:t xml:space="preserve"> </w:t>
              </w:r>
              <w:r w:rsidRPr="00D66DD0">
                <w:rPr>
                  <w:rFonts w:ascii="Times New Roman" w:hint="eastAsia"/>
                  <w:sz w:val="23"/>
                </w:rPr>
                <w:t>계약특수조건에</w:t>
              </w:r>
              <w:r w:rsidRPr="00D66DD0">
                <w:rPr>
                  <w:rFonts w:ascii="Times New Roman"/>
                  <w:sz w:val="23"/>
                </w:rPr>
                <w:t xml:space="preserve"> </w:t>
              </w:r>
              <w:r w:rsidRPr="00D66DD0">
                <w:rPr>
                  <w:rFonts w:ascii="Times New Roman" w:hint="eastAsia"/>
                  <w:sz w:val="23"/>
                </w:rPr>
                <w:t>따라</w:t>
              </w:r>
              <w:r w:rsidRPr="00D66DD0">
                <w:rPr>
                  <w:rFonts w:ascii="Times New Roman"/>
                  <w:sz w:val="23"/>
                </w:rPr>
                <w:t xml:space="preserve"> </w:t>
              </w:r>
              <w:r w:rsidRPr="00D66DD0">
                <w:rPr>
                  <w:rFonts w:ascii="Times New Roman" w:hint="eastAsia"/>
                  <w:sz w:val="23"/>
                </w:rPr>
                <w:t>하자발생물품</w:t>
              </w:r>
              <w:r w:rsidRPr="00D66DD0">
                <w:rPr>
                  <w:rFonts w:ascii="Times New Roman"/>
                  <w:sz w:val="23"/>
                </w:rPr>
                <w:t xml:space="preserve"> </w:t>
              </w:r>
              <w:r w:rsidRPr="00D66DD0">
                <w:rPr>
                  <w:rFonts w:ascii="Times New Roman" w:hint="eastAsia"/>
                  <w:sz w:val="23"/>
                </w:rPr>
                <w:t>가액의</w:t>
              </w:r>
              <w:r w:rsidRPr="00D66DD0">
                <w:rPr>
                  <w:rFonts w:ascii="Times New Roman"/>
                  <w:sz w:val="23"/>
                </w:rPr>
                <w:t xml:space="preserve"> 30%</w:t>
              </w:r>
              <w:r w:rsidRPr="00D66DD0">
                <w:rPr>
                  <w:rFonts w:ascii="Times New Roman" w:hint="eastAsia"/>
                  <w:sz w:val="23"/>
                </w:rPr>
                <w:t>를</w:t>
              </w:r>
              <w:r w:rsidRPr="00D66DD0">
                <w:rPr>
                  <w:rFonts w:ascii="Times New Roman"/>
                  <w:sz w:val="23"/>
                </w:rPr>
                <w:t xml:space="preserve"> </w:t>
              </w:r>
              <w:r w:rsidRPr="00D66DD0">
                <w:rPr>
                  <w:rFonts w:ascii="Times New Roman" w:hint="eastAsia"/>
                  <w:sz w:val="23"/>
                </w:rPr>
                <w:t>손해배상하여야</w:t>
              </w:r>
              <w:r w:rsidRPr="00D66DD0">
                <w:rPr>
                  <w:rFonts w:ascii="Times New Roman"/>
                  <w:sz w:val="23"/>
                </w:rPr>
                <w:t xml:space="preserve"> </w:t>
              </w:r>
              <w:r w:rsidRPr="00D66DD0">
                <w:rPr>
                  <w:rFonts w:ascii="Times New Roman" w:hint="eastAsia"/>
                  <w:sz w:val="23"/>
                </w:rPr>
                <w:t>하는바</w:t>
              </w:r>
              <w:r w:rsidRPr="00D66DD0">
                <w:rPr>
                  <w:rFonts w:ascii="Times New Roman"/>
                  <w:sz w:val="23"/>
                </w:rPr>
                <w:t xml:space="preserve">, </w:t>
              </w:r>
              <w:r w:rsidRPr="00D66DD0">
                <w:rPr>
                  <w:rFonts w:ascii="Times New Roman" w:hint="eastAsia"/>
                  <w:sz w:val="23"/>
                </w:rPr>
                <w:t>방위사업청은</w:t>
              </w:r>
              <w:r w:rsidRPr="00D66DD0">
                <w:rPr>
                  <w:rFonts w:ascii="Times New Roman"/>
                  <w:sz w:val="23"/>
                </w:rPr>
                <w:t xml:space="preserve"> </w:t>
              </w:r>
              <w:r w:rsidRPr="00D66DD0">
                <w:rPr>
                  <w:rFonts w:ascii="Times New Roman" w:hint="eastAsia"/>
                  <w:sz w:val="23"/>
                </w:rPr>
                <w:t>하자발생물품을</w:t>
              </w:r>
              <w:r w:rsidRPr="00D66DD0">
                <w:rPr>
                  <w:rFonts w:ascii="Times New Roman"/>
                  <w:sz w:val="23"/>
                </w:rPr>
                <w:t xml:space="preserve"> </w:t>
              </w:r>
              <w:proofErr w:type="spellStart"/>
              <w:r w:rsidRPr="00D66DD0">
                <w:rPr>
                  <w:rFonts w:ascii="Times New Roman" w:hint="eastAsia"/>
                  <w:sz w:val="23"/>
                </w:rPr>
                <w:t>계약품폭인</w:t>
              </w:r>
              <w:proofErr w:type="spellEnd"/>
              <w:r w:rsidRPr="00D66DD0">
                <w:rPr>
                  <w:rFonts w:ascii="Times New Roman"/>
                  <w:sz w:val="23"/>
                </w:rPr>
                <w:t xml:space="preserve"> </w:t>
              </w:r>
              <w:proofErr w:type="spellStart"/>
              <w:r w:rsidRPr="00D66DD0">
                <w:rPr>
                  <w:rFonts w:ascii="Times New Roman" w:hint="eastAsia"/>
                  <w:sz w:val="23"/>
                </w:rPr>
                <w:t>탄약류</w:t>
              </w:r>
              <w:proofErr w:type="spellEnd"/>
              <w:r w:rsidRPr="00D66DD0">
                <w:rPr>
                  <w:rFonts w:ascii="Times New Roman"/>
                  <w:sz w:val="23"/>
                </w:rPr>
                <w:t xml:space="preserve"> </w:t>
              </w:r>
              <w:r w:rsidRPr="00D66DD0">
                <w:rPr>
                  <w:rFonts w:ascii="Times New Roman" w:hint="eastAsia"/>
                  <w:sz w:val="23"/>
                </w:rPr>
                <w:t>가액으로</w:t>
              </w:r>
              <w:r w:rsidRPr="00D66DD0">
                <w:rPr>
                  <w:rFonts w:ascii="Times New Roman"/>
                  <w:sz w:val="23"/>
                </w:rPr>
                <w:t xml:space="preserve"> </w:t>
              </w:r>
              <w:r w:rsidRPr="00D66DD0">
                <w:rPr>
                  <w:rFonts w:ascii="Times New Roman" w:hint="eastAsia"/>
                  <w:sz w:val="23"/>
                </w:rPr>
                <w:t>보고</w:t>
              </w:r>
              <w:r w:rsidRPr="00D66DD0">
                <w:rPr>
                  <w:rFonts w:ascii="Times New Roman"/>
                  <w:sz w:val="23"/>
                </w:rPr>
                <w:t xml:space="preserve"> </w:t>
              </w:r>
              <w:r w:rsidRPr="00D66DD0">
                <w:rPr>
                  <w:rFonts w:ascii="Times New Roman" w:hint="eastAsia"/>
                  <w:sz w:val="23"/>
                </w:rPr>
                <w:t>약</w:t>
              </w:r>
              <w:r w:rsidRPr="00D66DD0">
                <w:rPr>
                  <w:rFonts w:ascii="Times New Roman"/>
                  <w:sz w:val="23"/>
                </w:rPr>
                <w:t>372</w:t>
              </w:r>
              <w:r w:rsidRPr="00D66DD0">
                <w:rPr>
                  <w:rFonts w:ascii="Times New Roman" w:hint="eastAsia"/>
                  <w:sz w:val="23"/>
                </w:rPr>
                <w:t>억원을</w:t>
              </w:r>
              <w:r w:rsidRPr="00D66DD0">
                <w:rPr>
                  <w:rFonts w:ascii="Times New Roman"/>
                  <w:sz w:val="23"/>
                </w:rPr>
                <w:t xml:space="preserve"> </w:t>
              </w:r>
              <w:r w:rsidRPr="00D66DD0">
                <w:rPr>
                  <w:rFonts w:ascii="Times New Roman" w:hint="eastAsia"/>
                  <w:sz w:val="23"/>
                </w:rPr>
                <w:t>부과할</w:t>
              </w:r>
              <w:r w:rsidRPr="00D66DD0">
                <w:rPr>
                  <w:rFonts w:ascii="Times New Roman"/>
                  <w:sz w:val="23"/>
                </w:rPr>
                <w:t xml:space="preserve"> </w:t>
              </w:r>
              <w:r w:rsidRPr="00D66DD0">
                <w:rPr>
                  <w:rFonts w:ascii="Times New Roman" w:hint="eastAsia"/>
                  <w:sz w:val="23"/>
                </w:rPr>
                <w:t>예정임을</w:t>
              </w:r>
              <w:r w:rsidRPr="00D66DD0">
                <w:rPr>
                  <w:rFonts w:ascii="Times New Roman"/>
                  <w:sz w:val="23"/>
                </w:rPr>
                <w:t xml:space="preserve"> </w:t>
              </w:r>
              <w:r w:rsidRPr="00D66DD0">
                <w:rPr>
                  <w:rFonts w:ascii="Times New Roman" w:hint="eastAsia"/>
                  <w:sz w:val="23"/>
                </w:rPr>
                <w:t>통보하였고</w:t>
              </w:r>
              <w:r w:rsidRPr="00D66DD0">
                <w:rPr>
                  <w:rFonts w:ascii="Times New Roman"/>
                  <w:sz w:val="23"/>
                </w:rPr>
                <w:t xml:space="preserve">, </w:t>
              </w:r>
              <w:r w:rsidRPr="00D66DD0">
                <w:rPr>
                  <w:rFonts w:ascii="Times New Roman" w:hint="eastAsia"/>
                  <w:sz w:val="23"/>
                </w:rPr>
                <w:t>당사는</w:t>
              </w:r>
              <w:r w:rsidRPr="00D66DD0">
                <w:rPr>
                  <w:rFonts w:ascii="Times New Roman"/>
                  <w:sz w:val="23"/>
                </w:rPr>
                <w:t xml:space="preserve"> </w:t>
              </w:r>
              <w:r w:rsidRPr="00D66DD0">
                <w:rPr>
                  <w:rFonts w:ascii="Times New Roman" w:hint="eastAsia"/>
                  <w:sz w:val="23"/>
                </w:rPr>
                <w:t>하자발생물품은</w:t>
              </w:r>
              <w:r w:rsidRPr="00D66DD0">
                <w:rPr>
                  <w:rFonts w:ascii="Times New Roman"/>
                  <w:sz w:val="23"/>
                </w:rPr>
                <w:t xml:space="preserve"> </w:t>
              </w:r>
              <w:proofErr w:type="spellStart"/>
              <w:r w:rsidRPr="00D66DD0">
                <w:rPr>
                  <w:rFonts w:ascii="Times New Roman" w:hint="eastAsia"/>
                  <w:sz w:val="23"/>
                </w:rPr>
                <w:t>지환통이므로</w:t>
              </w:r>
              <w:proofErr w:type="spellEnd"/>
              <w:r w:rsidRPr="00D66DD0">
                <w:rPr>
                  <w:rFonts w:ascii="Times New Roman"/>
                  <w:sz w:val="23"/>
                </w:rPr>
                <w:t xml:space="preserve"> </w:t>
              </w:r>
              <w:proofErr w:type="spellStart"/>
              <w:r w:rsidRPr="00D66DD0">
                <w:rPr>
                  <w:rFonts w:ascii="Times New Roman" w:hint="eastAsia"/>
                  <w:sz w:val="23"/>
                </w:rPr>
                <w:t>지환통</w:t>
              </w:r>
              <w:proofErr w:type="spellEnd"/>
              <w:r w:rsidRPr="00D66DD0">
                <w:rPr>
                  <w:rFonts w:ascii="Times New Roman"/>
                  <w:sz w:val="23"/>
                </w:rPr>
                <w:t xml:space="preserve"> </w:t>
              </w:r>
              <w:r w:rsidRPr="00D66DD0">
                <w:rPr>
                  <w:rFonts w:ascii="Times New Roman" w:hint="eastAsia"/>
                  <w:sz w:val="23"/>
                </w:rPr>
                <w:t>가액의</w:t>
              </w:r>
              <w:r w:rsidRPr="00D66DD0">
                <w:rPr>
                  <w:rFonts w:ascii="Times New Roman"/>
                  <w:sz w:val="23"/>
                </w:rPr>
                <w:t xml:space="preserve"> 30%</w:t>
              </w:r>
              <w:r w:rsidRPr="00D66DD0">
                <w:rPr>
                  <w:rFonts w:ascii="Times New Roman" w:hint="eastAsia"/>
                  <w:sz w:val="23"/>
                </w:rPr>
                <w:t>인</w:t>
              </w:r>
              <w:r w:rsidRPr="00D66DD0">
                <w:rPr>
                  <w:rFonts w:ascii="Times New Roman"/>
                  <w:sz w:val="23"/>
                </w:rPr>
                <w:t xml:space="preserve"> 11.4</w:t>
              </w:r>
              <w:r w:rsidRPr="00D66DD0">
                <w:rPr>
                  <w:rFonts w:ascii="Times New Roman" w:hint="eastAsia"/>
                  <w:sz w:val="23"/>
                </w:rPr>
                <w:t>억원에</w:t>
              </w:r>
              <w:r w:rsidRPr="00D66DD0">
                <w:rPr>
                  <w:rFonts w:ascii="Times New Roman"/>
                  <w:sz w:val="23"/>
                </w:rPr>
                <w:t xml:space="preserve"> </w:t>
              </w:r>
              <w:r w:rsidRPr="00D66DD0">
                <w:rPr>
                  <w:rFonts w:ascii="Times New Roman" w:hint="eastAsia"/>
                  <w:sz w:val="23"/>
                </w:rPr>
                <w:t>대해서만</w:t>
              </w:r>
              <w:r w:rsidRPr="00D66DD0">
                <w:rPr>
                  <w:rFonts w:ascii="Times New Roman"/>
                  <w:sz w:val="23"/>
                </w:rPr>
                <w:t xml:space="preserve"> </w:t>
              </w:r>
              <w:r w:rsidRPr="00D66DD0">
                <w:rPr>
                  <w:rFonts w:ascii="Times New Roman" w:hint="eastAsia"/>
                  <w:sz w:val="23"/>
                </w:rPr>
                <w:t>손해배상책임이</w:t>
              </w:r>
              <w:r w:rsidRPr="00D66DD0">
                <w:rPr>
                  <w:rFonts w:ascii="Times New Roman"/>
                  <w:sz w:val="23"/>
                </w:rPr>
                <w:t xml:space="preserve"> </w:t>
              </w:r>
              <w:r w:rsidRPr="00D66DD0">
                <w:rPr>
                  <w:rFonts w:ascii="Times New Roman" w:hint="eastAsia"/>
                  <w:sz w:val="23"/>
                </w:rPr>
                <w:t>있음을</w:t>
              </w:r>
              <w:r w:rsidRPr="00D66DD0">
                <w:rPr>
                  <w:rFonts w:ascii="Times New Roman"/>
                  <w:sz w:val="23"/>
                </w:rPr>
                <w:t xml:space="preserve"> </w:t>
              </w:r>
              <w:r w:rsidRPr="00D66DD0">
                <w:rPr>
                  <w:rFonts w:ascii="Times New Roman" w:hint="eastAsia"/>
                  <w:sz w:val="23"/>
                </w:rPr>
                <w:t>주장하면서</w:t>
              </w:r>
              <w:r w:rsidRPr="00D66DD0">
                <w:rPr>
                  <w:rFonts w:ascii="Times New Roman"/>
                  <w:sz w:val="23"/>
                </w:rPr>
                <w:t xml:space="preserve"> </w:t>
              </w:r>
              <w:proofErr w:type="spellStart"/>
              <w:r w:rsidRPr="00D66DD0">
                <w:rPr>
                  <w:rFonts w:ascii="Times New Roman" w:hint="eastAsia"/>
                  <w:sz w:val="23"/>
                </w:rPr>
                <w:t>방위사업청</w:t>
              </w:r>
              <w:proofErr w:type="spellEnd"/>
              <w:r w:rsidRPr="00D66DD0">
                <w:rPr>
                  <w:rFonts w:ascii="Times New Roman"/>
                  <w:sz w:val="23"/>
                </w:rPr>
                <w:t xml:space="preserve"> </w:t>
              </w:r>
              <w:proofErr w:type="spellStart"/>
              <w:r w:rsidRPr="00D66DD0">
                <w:rPr>
                  <w:rFonts w:ascii="Times New Roman" w:hint="eastAsia"/>
                  <w:sz w:val="23"/>
                </w:rPr>
                <w:t>옴부즈만에</w:t>
              </w:r>
              <w:proofErr w:type="spellEnd"/>
              <w:r w:rsidRPr="00D66DD0">
                <w:rPr>
                  <w:rFonts w:ascii="Times New Roman"/>
                  <w:sz w:val="23"/>
                </w:rPr>
                <w:t xml:space="preserve"> </w:t>
              </w:r>
              <w:r w:rsidRPr="00D66DD0">
                <w:rPr>
                  <w:rFonts w:ascii="Times New Roman" w:hint="eastAsia"/>
                  <w:sz w:val="23"/>
                </w:rPr>
                <w:t>민원을</w:t>
              </w:r>
              <w:r w:rsidRPr="00D66DD0">
                <w:rPr>
                  <w:rFonts w:ascii="Times New Roman"/>
                  <w:sz w:val="23"/>
                </w:rPr>
                <w:t xml:space="preserve"> </w:t>
              </w:r>
              <w:r w:rsidRPr="00D66DD0">
                <w:rPr>
                  <w:rFonts w:ascii="Times New Roman" w:hint="eastAsia"/>
                  <w:sz w:val="23"/>
                </w:rPr>
                <w:t>제기하였음</w:t>
              </w:r>
              <w:r w:rsidRPr="00D66DD0">
                <w:rPr>
                  <w:rFonts w:ascii="Times New Roman"/>
                  <w:sz w:val="23"/>
                </w:rPr>
                <w:t xml:space="preserve">. </w:t>
              </w:r>
              <w:r w:rsidRPr="00D66DD0">
                <w:rPr>
                  <w:rFonts w:ascii="Times New Roman" w:hint="eastAsia"/>
                  <w:sz w:val="23"/>
                </w:rPr>
                <w:t>민원을</w:t>
              </w:r>
              <w:r w:rsidRPr="00D66DD0">
                <w:rPr>
                  <w:rFonts w:ascii="Times New Roman"/>
                  <w:sz w:val="23"/>
                </w:rPr>
                <w:t xml:space="preserve"> </w:t>
              </w:r>
              <w:r w:rsidRPr="00D66DD0">
                <w:rPr>
                  <w:rFonts w:ascii="Times New Roman" w:hint="eastAsia"/>
                  <w:sz w:val="23"/>
                </w:rPr>
                <w:t>통해</w:t>
              </w:r>
              <w:r w:rsidRPr="00D66DD0">
                <w:rPr>
                  <w:rFonts w:ascii="Times New Roman"/>
                  <w:sz w:val="23"/>
                </w:rPr>
                <w:t xml:space="preserve"> </w:t>
              </w:r>
              <w:r w:rsidRPr="00D66DD0">
                <w:rPr>
                  <w:rFonts w:ascii="Times New Roman" w:hint="eastAsia"/>
                  <w:sz w:val="23"/>
                </w:rPr>
                <w:t>시정되지</w:t>
              </w:r>
              <w:r w:rsidRPr="00D66DD0">
                <w:rPr>
                  <w:rFonts w:ascii="Times New Roman"/>
                  <w:sz w:val="23"/>
                </w:rPr>
                <w:t xml:space="preserve"> </w:t>
              </w:r>
              <w:r w:rsidRPr="00D66DD0">
                <w:rPr>
                  <w:rFonts w:ascii="Times New Roman" w:hint="eastAsia"/>
                  <w:sz w:val="23"/>
                </w:rPr>
                <w:t>않더라도</w:t>
              </w:r>
              <w:r w:rsidRPr="00D66DD0">
                <w:rPr>
                  <w:rFonts w:ascii="Times New Roman"/>
                  <w:sz w:val="23"/>
                </w:rPr>
                <w:t xml:space="preserve"> </w:t>
              </w:r>
              <w:proofErr w:type="spellStart"/>
              <w:r w:rsidRPr="00D66DD0">
                <w:rPr>
                  <w:rFonts w:ascii="Times New Roman" w:hint="eastAsia"/>
                  <w:sz w:val="23"/>
                </w:rPr>
                <w:t>탄약류</w:t>
              </w:r>
              <w:proofErr w:type="spellEnd"/>
              <w:r w:rsidRPr="00D66DD0">
                <w:rPr>
                  <w:rFonts w:ascii="Times New Roman"/>
                  <w:sz w:val="23"/>
                </w:rPr>
                <w:t xml:space="preserve"> </w:t>
              </w:r>
              <w:r w:rsidRPr="00D66DD0">
                <w:rPr>
                  <w:rFonts w:ascii="Times New Roman" w:hint="eastAsia"/>
                  <w:sz w:val="23"/>
                </w:rPr>
                <w:t>자체에는</w:t>
              </w:r>
              <w:r w:rsidRPr="00D66DD0">
                <w:rPr>
                  <w:rFonts w:ascii="Times New Roman"/>
                  <w:sz w:val="23"/>
                </w:rPr>
                <w:t xml:space="preserve"> </w:t>
              </w:r>
              <w:r w:rsidRPr="00D66DD0">
                <w:rPr>
                  <w:rFonts w:ascii="Times New Roman" w:hint="eastAsia"/>
                  <w:sz w:val="23"/>
                </w:rPr>
                <w:t>하자가</w:t>
              </w:r>
              <w:r w:rsidRPr="00D66DD0">
                <w:rPr>
                  <w:rFonts w:ascii="Times New Roman"/>
                  <w:sz w:val="23"/>
                </w:rPr>
                <w:t xml:space="preserve"> </w:t>
              </w:r>
              <w:r w:rsidRPr="00D66DD0">
                <w:rPr>
                  <w:rFonts w:ascii="Times New Roman" w:hint="eastAsia"/>
                  <w:sz w:val="23"/>
                </w:rPr>
                <w:t>없으므로</w:t>
              </w:r>
              <w:r w:rsidRPr="00D66DD0">
                <w:rPr>
                  <w:rFonts w:ascii="Times New Roman"/>
                  <w:sz w:val="23"/>
                </w:rPr>
                <w:t xml:space="preserve"> </w:t>
              </w:r>
              <w:proofErr w:type="spellStart"/>
              <w:r w:rsidRPr="00D66DD0">
                <w:rPr>
                  <w:rFonts w:ascii="Times New Roman" w:hint="eastAsia"/>
                  <w:sz w:val="23"/>
                </w:rPr>
                <w:t>소제기시</w:t>
              </w:r>
              <w:proofErr w:type="spellEnd"/>
              <w:r w:rsidRPr="00D66DD0">
                <w:rPr>
                  <w:rFonts w:ascii="Times New Roman"/>
                  <w:sz w:val="23"/>
                </w:rPr>
                <w:t xml:space="preserve"> </w:t>
              </w:r>
              <w:r w:rsidRPr="00D66DD0">
                <w:rPr>
                  <w:rFonts w:ascii="Times New Roman" w:hint="eastAsia"/>
                  <w:sz w:val="23"/>
                </w:rPr>
                <w:t>하자발생물품은</w:t>
              </w:r>
              <w:r w:rsidRPr="00D66DD0">
                <w:rPr>
                  <w:rFonts w:ascii="Times New Roman"/>
                  <w:sz w:val="23"/>
                </w:rPr>
                <w:t xml:space="preserve"> </w:t>
              </w:r>
              <w:proofErr w:type="spellStart"/>
              <w:r w:rsidRPr="00D66DD0">
                <w:rPr>
                  <w:rFonts w:ascii="Times New Roman" w:hint="eastAsia"/>
                  <w:sz w:val="23"/>
                </w:rPr>
                <w:t>지환통으로</w:t>
              </w:r>
              <w:proofErr w:type="spellEnd"/>
              <w:r w:rsidRPr="00D66DD0">
                <w:rPr>
                  <w:rFonts w:ascii="Times New Roman"/>
                  <w:sz w:val="23"/>
                </w:rPr>
                <w:t xml:space="preserve"> </w:t>
              </w:r>
              <w:r w:rsidRPr="00D66DD0">
                <w:rPr>
                  <w:rFonts w:ascii="Times New Roman" w:hint="eastAsia"/>
                  <w:sz w:val="23"/>
                </w:rPr>
                <w:t>확정되거나</w:t>
              </w:r>
              <w:r w:rsidRPr="00D66DD0">
                <w:rPr>
                  <w:rFonts w:ascii="Times New Roman"/>
                  <w:sz w:val="23"/>
                </w:rPr>
                <w:t xml:space="preserve">, </w:t>
              </w:r>
              <w:proofErr w:type="spellStart"/>
              <w:r w:rsidRPr="00D66DD0">
                <w:rPr>
                  <w:rFonts w:ascii="Times New Roman" w:hint="eastAsia"/>
                  <w:sz w:val="23"/>
                </w:rPr>
                <w:t>재량감액을</w:t>
              </w:r>
              <w:proofErr w:type="spellEnd"/>
              <w:r w:rsidRPr="00D66DD0">
                <w:rPr>
                  <w:rFonts w:ascii="Times New Roman"/>
                  <w:sz w:val="23"/>
                </w:rPr>
                <w:t xml:space="preserve"> </w:t>
              </w:r>
              <w:r w:rsidRPr="00D66DD0">
                <w:rPr>
                  <w:rFonts w:ascii="Times New Roman" w:hint="eastAsia"/>
                  <w:sz w:val="23"/>
                </w:rPr>
                <w:t>통해</w:t>
              </w:r>
              <w:r w:rsidRPr="00D66DD0">
                <w:rPr>
                  <w:rFonts w:ascii="Times New Roman"/>
                  <w:sz w:val="23"/>
                </w:rPr>
                <w:t xml:space="preserve"> </w:t>
              </w:r>
              <w:r w:rsidRPr="00D66DD0">
                <w:rPr>
                  <w:rFonts w:ascii="Times New Roman" w:hint="eastAsia"/>
                  <w:sz w:val="23"/>
                </w:rPr>
                <w:t>현재</w:t>
              </w:r>
              <w:r w:rsidRPr="00D66DD0">
                <w:rPr>
                  <w:rFonts w:ascii="Times New Roman"/>
                  <w:sz w:val="23"/>
                </w:rPr>
                <w:t xml:space="preserve"> </w:t>
              </w:r>
              <w:r w:rsidRPr="00D66DD0">
                <w:rPr>
                  <w:rFonts w:ascii="Times New Roman" w:hint="eastAsia"/>
                  <w:sz w:val="23"/>
                </w:rPr>
                <w:t>부과예정금액</w:t>
              </w:r>
              <w:r w:rsidRPr="00D66DD0">
                <w:rPr>
                  <w:rFonts w:ascii="Times New Roman"/>
                  <w:sz w:val="23"/>
                </w:rPr>
                <w:t xml:space="preserve"> </w:t>
              </w:r>
              <w:r w:rsidRPr="00D66DD0">
                <w:rPr>
                  <w:rFonts w:ascii="Times New Roman" w:hint="eastAsia"/>
                  <w:sz w:val="23"/>
                </w:rPr>
                <w:t>이하에서</w:t>
              </w:r>
              <w:r w:rsidRPr="00D66DD0">
                <w:rPr>
                  <w:rFonts w:ascii="Times New Roman"/>
                  <w:sz w:val="23"/>
                </w:rPr>
                <w:t xml:space="preserve"> </w:t>
              </w:r>
              <w:r w:rsidRPr="00D66DD0">
                <w:rPr>
                  <w:rFonts w:ascii="Times New Roman" w:hint="eastAsia"/>
                  <w:sz w:val="23"/>
                </w:rPr>
                <w:t>결정될</w:t>
              </w:r>
              <w:r w:rsidRPr="00D66DD0">
                <w:rPr>
                  <w:rFonts w:ascii="Times New Roman"/>
                  <w:sz w:val="23"/>
                </w:rPr>
                <w:t xml:space="preserve"> </w:t>
              </w:r>
              <w:r w:rsidRPr="00D66DD0">
                <w:rPr>
                  <w:rFonts w:ascii="Times New Roman" w:hint="eastAsia"/>
                  <w:sz w:val="23"/>
                </w:rPr>
                <w:t>가능성</w:t>
              </w:r>
              <w:r w:rsidRPr="00D66DD0">
                <w:rPr>
                  <w:rFonts w:ascii="Times New Roman"/>
                  <w:sz w:val="23"/>
                </w:rPr>
                <w:t xml:space="preserve"> </w:t>
              </w:r>
              <w:r w:rsidRPr="00D66DD0">
                <w:rPr>
                  <w:rFonts w:ascii="Times New Roman" w:hint="eastAsia"/>
                  <w:sz w:val="23"/>
                </w:rPr>
                <w:t>높음</w:t>
              </w:r>
              <w:r w:rsidRPr="00D66DD0">
                <w:rPr>
                  <w:rFonts w:ascii="Times New Roman"/>
                  <w:sz w:val="23"/>
                </w:rPr>
                <w:t xml:space="preserve">. </w:t>
              </w:r>
              <w:r w:rsidRPr="00D66DD0">
                <w:rPr>
                  <w:rFonts w:ascii="Times New Roman" w:hint="eastAsia"/>
                  <w:sz w:val="23"/>
                </w:rPr>
                <w:t>현재</w:t>
              </w:r>
              <w:r w:rsidRPr="00D66DD0">
                <w:rPr>
                  <w:rFonts w:ascii="Times New Roman"/>
                  <w:sz w:val="23"/>
                </w:rPr>
                <w:t xml:space="preserve"> </w:t>
              </w:r>
              <w:r w:rsidRPr="00D66DD0">
                <w:rPr>
                  <w:rFonts w:ascii="Times New Roman" w:hint="eastAsia"/>
                  <w:sz w:val="23"/>
                </w:rPr>
                <w:t>충당부채는</w:t>
              </w:r>
              <w:r w:rsidRPr="00D66DD0">
                <w:rPr>
                  <w:rFonts w:ascii="Times New Roman"/>
                  <w:sz w:val="23"/>
                </w:rPr>
                <w:t xml:space="preserve"> 17.6</w:t>
              </w:r>
              <w:r w:rsidRPr="00D66DD0">
                <w:rPr>
                  <w:rFonts w:ascii="Times New Roman" w:hint="eastAsia"/>
                  <w:sz w:val="23"/>
                </w:rPr>
                <w:t>억원에</w:t>
              </w:r>
              <w:r w:rsidRPr="00D66DD0">
                <w:rPr>
                  <w:rFonts w:ascii="Times New Roman"/>
                  <w:sz w:val="23"/>
                </w:rPr>
                <w:t xml:space="preserve"> </w:t>
              </w:r>
              <w:r w:rsidRPr="00D66DD0">
                <w:rPr>
                  <w:rFonts w:ascii="Times New Roman" w:hint="eastAsia"/>
                  <w:sz w:val="23"/>
                </w:rPr>
                <w:t>대하여</w:t>
              </w:r>
              <w:r w:rsidRPr="00D66DD0">
                <w:rPr>
                  <w:rFonts w:ascii="Times New Roman"/>
                  <w:sz w:val="23"/>
                </w:rPr>
                <w:t xml:space="preserve"> </w:t>
              </w:r>
              <w:r w:rsidRPr="00D66DD0">
                <w:rPr>
                  <w:rFonts w:ascii="Times New Roman" w:hint="eastAsia"/>
                  <w:sz w:val="23"/>
                </w:rPr>
                <w:t>설정되어</w:t>
              </w:r>
              <w:r w:rsidRPr="00D66DD0">
                <w:rPr>
                  <w:rFonts w:ascii="Times New Roman"/>
                  <w:sz w:val="23"/>
                </w:rPr>
                <w:t xml:space="preserve"> </w:t>
              </w:r>
              <w:r w:rsidRPr="00D66DD0">
                <w:rPr>
                  <w:rFonts w:ascii="Times New Roman" w:hint="eastAsia"/>
                  <w:sz w:val="23"/>
                </w:rPr>
                <w:t>있음</w:t>
              </w:r>
              <w:r w:rsidRPr="00D66DD0">
                <w:rPr>
                  <w:rFonts w:ascii="Times New Roman"/>
                  <w:sz w:val="23"/>
                </w:rPr>
                <w:t xml:space="preserve">. </w:t>
              </w:r>
            </w:ins>
          </w:p>
        </w:tc>
      </w:tr>
    </w:tbl>
    <w:p w14:paraId="65AA191E" w14:textId="77777777" w:rsidR="006E333E" w:rsidRPr="007A7BDD" w:rsidRDefault="006E333E" w:rsidP="006E333E">
      <w:pPr>
        <w:rPr>
          <w:ins w:id="2126" w:author="Yulchon" w:date="2022-07-27T22:40:00Z"/>
        </w:rPr>
      </w:pPr>
    </w:p>
    <w:p w14:paraId="49927215" w14:textId="77777777" w:rsidR="006E333E" w:rsidRPr="00077E6A" w:rsidRDefault="006E333E" w:rsidP="006E333E">
      <w:pPr>
        <w:widowControl/>
        <w:wordWrap/>
        <w:autoSpaceDE/>
        <w:autoSpaceDN/>
        <w:rPr>
          <w:ins w:id="2127" w:author="Yulchon" w:date="2022-07-27T22:40:00Z"/>
        </w:rPr>
      </w:pPr>
    </w:p>
    <w:p w14:paraId="70E40D03" w14:textId="75930334" w:rsidR="006E333E" w:rsidRDefault="006E333E">
      <w:pPr>
        <w:widowControl/>
        <w:wordWrap/>
        <w:autoSpaceDE/>
        <w:autoSpaceDN/>
        <w:spacing w:line="276" w:lineRule="auto"/>
        <w:rPr>
          <w:ins w:id="2128" w:author="Yulchon" w:date="2022-07-27T22:42:00Z"/>
        </w:rPr>
      </w:pPr>
      <w:ins w:id="2129" w:author="Yulchon" w:date="2022-07-27T22:42:00Z">
        <w:r>
          <w:br w:type="page"/>
        </w:r>
      </w:ins>
    </w:p>
    <w:p w14:paraId="1B9BBE18" w14:textId="0188DF74" w:rsidR="0030556A" w:rsidRDefault="0030556A" w:rsidP="0030556A">
      <w:pPr>
        <w:rPr>
          <w:ins w:id="2130" w:author="Yulchon" w:date="2022-07-27T22:52:00Z"/>
          <w:rFonts w:hAnsi="바탕"/>
          <w:b/>
          <w:sz w:val="23"/>
          <w:szCs w:val="23"/>
        </w:rPr>
      </w:pPr>
      <w:ins w:id="2131" w:author="Yulchon" w:date="2022-07-27T22:52:00Z">
        <w:r>
          <w:rPr>
            <w:rFonts w:hAnsi="바탕" w:hint="eastAsia"/>
            <w:b/>
            <w:sz w:val="23"/>
            <w:szCs w:val="23"/>
          </w:rPr>
          <w:t>별첨 6.3(</w:t>
        </w:r>
        <w:r>
          <w:rPr>
            <w:rFonts w:hAnsi="바탕"/>
            <w:b/>
            <w:sz w:val="23"/>
            <w:szCs w:val="23"/>
          </w:rPr>
          <w:t>a)</w:t>
        </w:r>
        <w:r>
          <w:rPr>
            <w:rFonts w:hAnsi="바탕" w:hint="eastAsia"/>
            <w:b/>
            <w:sz w:val="23"/>
            <w:szCs w:val="23"/>
          </w:rPr>
          <w:t xml:space="preserve"> </w:t>
        </w:r>
      </w:ins>
    </w:p>
    <w:p w14:paraId="40D86DD8" w14:textId="77777777" w:rsidR="0030556A" w:rsidRDefault="0030556A" w:rsidP="0030556A">
      <w:pPr>
        <w:rPr>
          <w:ins w:id="2132" w:author="Yulchon" w:date="2022-07-27T22:52:00Z"/>
          <w:rFonts w:hAnsi="바탕"/>
          <w:b/>
          <w:sz w:val="23"/>
          <w:szCs w:val="23"/>
        </w:rPr>
      </w:pPr>
    </w:p>
    <w:p w14:paraId="49FACA1D" w14:textId="6EE2820B" w:rsidR="0030556A" w:rsidRPr="00E503AA" w:rsidRDefault="0030556A" w:rsidP="0030556A">
      <w:pPr>
        <w:jc w:val="center"/>
        <w:rPr>
          <w:ins w:id="2133" w:author="Yulchon" w:date="2022-07-27T22:52:00Z"/>
          <w:rFonts w:hAnsi="바탕"/>
          <w:b/>
          <w:sz w:val="23"/>
          <w:szCs w:val="23"/>
          <w:u w:val="single"/>
        </w:rPr>
      </w:pPr>
      <w:ins w:id="2134" w:author="Yulchon" w:date="2022-07-27T22:53:00Z">
        <w:r>
          <w:rPr>
            <w:rFonts w:hAnsi="바탕"/>
            <w:b/>
            <w:sz w:val="23"/>
            <w:szCs w:val="23"/>
            <w:u w:val="single"/>
          </w:rPr>
          <w:t>매수인의</w:t>
        </w:r>
        <w:r>
          <w:rPr>
            <w:rFonts w:hAnsi="바탕" w:hint="eastAsia"/>
            <w:b/>
            <w:sz w:val="23"/>
            <w:szCs w:val="23"/>
            <w:u w:val="single"/>
          </w:rPr>
          <w:t xml:space="preserve"> 필요적 승인</w:t>
        </w:r>
      </w:ins>
    </w:p>
    <w:p w14:paraId="787C0929" w14:textId="77777777" w:rsidR="0030556A" w:rsidRPr="0030556A" w:rsidRDefault="0030556A">
      <w:pPr>
        <w:widowControl/>
        <w:wordWrap/>
        <w:autoSpaceDE/>
        <w:autoSpaceDN/>
        <w:spacing w:line="276" w:lineRule="auto"/>
        <w:rPr>
          <w:ins w:id="2135" w:author="Yulchon" w:date="2022-07-27T22:52:00Z"/>
          <w:rFonts w:hAnsi="바탕"/>
          <w:b/>
          <w:sz w:val="23"/>
          <w:szCs w:val="23"/>
        </w:rPr>
      </w:pPr>
    </w:p>
    <w:p w14:paraId="251580D7" w14:textId="359A6CCE" w:rsidR="0030556A" w:rsidRDefault="0030556A">
      <w:pPr>
        <w:widowControl/>
        <w:wordWrap/>
        <w:autoSpaceDE/>
        <w:autoSpaceDN/>
        <w:spacing w:line="276" w:lineRule="auto"/>
        <w:rPr>
          <w:ins w:id="2136" w:author="Yulchon" w:date="2022-07-27T22:52:00Z"/>
          <w:rFonts w:hAnsi="바탕"/>
          <w:b/>
          <w:sz w:val="23"/>
          <w:szCs w:val="23"/>
        </w:rPr>
      </w:pPr>
    </w:p>
    <w:p w14:paraId="004CE1F2" w14:textId="5012E504" w:rsidR="0030556A" w:rsidRDefault="00265D5C">
      <w:pPr>
        <w:pStyle w:val="ac"/>
        <w:numPr>
          <w:ilvl w:val="3"/>
          <w:numId w:val="7"/>
        </w:numPr>
        <w:spacing w:line="360" w:lineRule="auto"/>
        <w:ind w:leftChars="0"/>
        <w:rPr>
          <w:ins w:id="2137" w:author="Yulchon" w:date="2022-07-27T22:57:00Z"/>
          <w:rFonts w:ascii="Times New Roman"/>
          <w:sz w:val="23"/>
          <w:szCs w:val="23"/>
        </w:rPr>
        <w:pPrChange w:id="2138" w:author="Yulchon" w:date="2022-07-27T22:57:00Z">
          <w:pPr>
            <w:widowControl/>
            <w:wordWrap/>
            <w:autoSpaceDE/>
            <w:autoSpaceDN/>
            <w:spacing w:line="276" w:lineRule="auto"/>
          </w:pPr>
        </w:pPrChange>
      </w:pPr>
      <w:ins w:id="2139" w:author="Yulchon" w:date="2022-07-27T22:56:00Z">
        <w:r w:rsidRPr="00265D5C">
          <w:rPr>
            <w:rFonts w:ascii="Times New Roman" w:hint="eastAsia"/>
            <w:sz w:val="23"/>
            <w:szCs w:val="23"/>
            <w:rPrChange w:id="2140" w:author="Yulchon" w:date="2022-07-27T22:57:00Z">
              <w:rPr>
                <w:rFonts w:hint="eastAsia"/>
              </w:rPr>
            </w:rPrChange>
          </w:rPr>
          <w:t>본건</w:t>
        </w:r>
        <w:r w:rsidRPr="00265D5C">
          <w:rPr>
            <w:rFonts w:ascii="Times New Roman"/>
            <w:sz w:val="23"/>
            <w:szCs w:val="23"/>
            <w:rPrChange w:id="2141" w:author="Yulchon" w:date="2022-07-27T22:57:00Z">
              <w:rPr/>
            </w:rPrChange>
          </w:rPr>
          <w:t xml:space="preserve"> </w:t>
        </w:r>
        <w:r w:rsidRPr="00265D5C">
          <w:rPr>
            <w:rFonts w:ascii="Times New Roman" w:hint="eastAsia"/>
            <w:sz w:val="23"/>
            <w:szCs w:val="23"/>
            <w:rPrChange w:id="2142" w:author="Yulchon" w:date="2022-07-27T22:57:00Z">
              <w:rPr>
                <w:rFonts w:hint="eastAsia"/>
              </w:rPr>
            </w:rPrChange>
          </w:rPr>
          <w:t>거래와</w:t>
        </w:r>
        <w:r w:rsidRPr="00265D5C">
          <w:rPr>
            <w:rFonts w:ascii="Times New Roman"/>
            <w:sz w:val="23"/>
            <w:szCs w:val="23"/>
            <w:rPrChange w:id="2143" w:author="Yulchon" w:date="2022-07-27T22:57:00Z">
              <w:rPr/>
            </w:rPrChange>
          </w:rPr>
          <w:t xml:space="preserve"> </w:t>
        </w:r>
        <w:r w:rsidRPr="00265D5C">
          <w:rPr>
            <w:rFonts w:ascii="Times New Roman" w:hint="eastAsia"/>
            <w:sz w:val="23"/>
            <w:szCs w:val="23"/>
            <w:rPrChange w:id="2144" w:author="Yulchon" w:date="2022-07-27T22:57:00Z">
              <w:rPr>
                <w:rFonts w:hint="eastAsia"/>
              </w:rPr>
            </w:rPrChange>
          </w:rPr>
          <w:t>관련된</w:t>
        </w:r>
        <w:r w:rsidRPr="00265D5C">
          <w:rPr>
            <w:rFonts w:ascii="Times New Roman"/>
            <w:sz w:val="23"/>
            <w:szCs w:val="23"/>
            <w:rPrChange w:id="2145" w:author="Yulchon" w:date="2022-07-27T22:57:00Z">
              <w:rPr/>
            </w:rPrChange>
          </w:rPr>
          <w:t xml:space="preserve"> </w:t>
        </w:r>
        <w:r w:rsidRPr="00265D5C">
          <w:rPr>
            <w:rFonts w:ascii="Times New Roman" w:hint="eastAsia"/>
            <w:sz w:val="23"/>
            <w:szCs w:val="23"/>
            <w:rPrChange w:id="2146" w:author="Yulchon" w:date="2022-07-27T22:57:00Z">
              <w:rPr>
                <w:rFonts w:hint="eastAsia"/>
              </w:rPr>
            </w:rPrChange>
          </w:rPr>
          <w:t>매도인의</w:t>
        </w:r>
        <w:r w:rsidRPr="00265D5C">
          <w:rPr>
            <w:rFonts w:ascii="Times New Roman"/>
            <w:sz w:val="23"/>
            <w:szCs w:val="23"/>
            <w:rPrChange w:id="2147" w:author="Yulchon" w:date="2022-07-27T22:57:00Z">
              <w:rPr/>
            </w:rPrChange>
          </w:rPr>
          <w:t xml:space="preserve"> </w:t>
        </w:r>
        <w:proofErr w:type="spellStart"/>
        <w:r w:rsidRPr="00265D5C">
          <w:rPr>
            <w:rFonts w:ascii="Times New Roman" w:hint="eastAsia"/>
            <w:sz w:val="23"/>
            <w:szCs w:val="23"/>
            <w:rPrChange w:id="2148" w:author="Yulchon" w:date="2022-07-27T22:57:00Z">
              <w:rPr>
                <w:rFonts w:hint="eastAsia"/>
              </w:rPr>
            </w:rPrChange>
          </w:rPr>
          <w:t>물적분할에</w:t>
        </w:r>
        <w:proofErr w:type="spellEnd"/>
        <w:r w:rsidRPr="00265D5C">
          <w:rPr>
            <w:rFonts w:ascii="Times New Roman"/>
            <w:sz w:val="23"/>
            <w:szCs w:val="23"/>
            <w:rPrChange w:id="2149" w:author="Yulchon" w:date="2022-07-27T22:57:00Z">
              <w:rPr/>
            </w:rPrChange>
          </w:rPr>
          <w:t xml:space="preserve"> </w:t>
        </w:r>
        <w:r w:rsidRPr="00265D5C">
          <w:rPr>
            <w:rFonts w:ascii="Times New Roman" w:hint="eastAsia"/>
            <w:sz w:val="23"/>
            <w:szCs w:val="23"/>
            <w:rPrChange w:id="2150" w:author="Yulchon" w:date="2022-07-27T22:57:00Z">
              <w:rPr>
                <w:rFonts w:hint="eastAsia"/>
              </w:rPr>
            </w:rPrChange>
          </w:rPr>
          <w:t>대한</w:t>
        </w:r>
        <w:r w:rsidRPr="00265D5C">
          <w:rPr>
            <w:rFonts w:ascii="Times New Roman"/>
            <w:sz w:val="23"/>
            <w:szCs w:val="23"/>
            <w:rPrChange w:id="2151" w:author="Yulchon" w:date="2022-07-27T22:57:00Z">
              <w:rPr/>
            </w:rPrChange>
          </w:rPr>
          <w:t xml:space="preserve"> </w:t>
        </w:r>
        <w:r w:rsidRPr="00265D5C">
          <w:rPr>
            <w:rFonts w:ascii="Times New Roman" w:hint="eastAsia"/>
            <w:sz w:val="23"/>
            <w:szCs w:val="23"/>
            <w:rPrChange w:id="2152" w:author="Yulchon" w:date="2022-07-27T22:57:00Z">
              <w:rPr>
                <w:rFonts w:hint="eastAsia"/>
              </w:rPr>
            </w:rPrChange>
          </w:rPr>
          <w:t>산업통상자원부장관의</w:t>
        </w:r>
        <w:r w:rsidRPr="00265D5C">
          <w:rPr>
            <w:rFonts w:ascii="Times New Roman"/>
            <w:sz w:val="23"/>
            <w:szCs w:val="23"/>
            <w:rPrChange w:id="2153" w:author="Yulchon" w:date="2022-07-27T22:57:00Z">
              <w:rPr/>
            </w:rPrChange>
          </w:rPr>
          <w:t xml:space="preserve"> </w:t>
        </w:r>
        <w:r w:rsidRPr="00265D5C">
          <w:rPr>
            <w:rFonts w:ascii="Times New Roman" w:hint="eastAsia"/>
            <w:sz w:val="23"/>
            <w:szCs w:val="23"/>
            <w:rPrChange w:id="2154" w:author="Yulchon" w:date="2022-07-27T22:57:00Z">
              <w:rPr>
                <w:rFonts w:hint="eastAsia"/>
              </w:rPr>
            </w:rPrChange>
          </w:rPr>
          <w:t>승인</w:t>
        </w:r>
      </w:ins>
    </w:p>
    <w:p w14:paraId="7FE89D52" w14:textId="77777777" w:rsidR="00265D5C" w:rsidRDefault="00265D5C">
      <w:pPr>
        <w:pStyle w:val="ac"/>
        <w:spacing w:line="360" w:lineRule="auto"/>
        <w:ind w:leftChars="0" w:left="360"/>
        <w:rPr>
          <w:ins w:id="2155" w:author="Yulchon" w:date="2022-07-27T22:57:00Z"/>
          <w:rFonts w:ascii="Times New Roman"/>
          <w:sz w:val="23"/>
          <w:szCs w:val="23"/>
        </w:rPr>
        <w:pPrChange w:id="2156" w:author="Yulchon" w:date="2022-07-27T22:57:00Z">
          <w:pPr>
            <w:widowControl/>
            <w:wordWrap/>
            <w:autoSpaceDE/>
            <w:autoSpaceDN/>
            <w:spacing w:line="276" w:lineRule="auto"/>
          </w:pPr>
        </w:pPrChange>
      </w:pPr>
    </w:p>
    <w:p w14:paraId="484CCB8E" w14:textId="1A93723D" w:rsidR="00265D5C" w:rsidRPr="00265D5C" w:rsidRDefault="00265D5C">
      <w:pPr>
        <w:pStyle w:val="ac"/>
        <w:numPr>
          <w:ilvl w:val="3"/>
          <w:numId w:val="7"/>
        </w:numPr>
        <w:spacing w:line="360" w:lineRule="auto"/>
        <w:ind w:leftChars="0"/>
        <w:rPr>
          <w:ins w:id="2157" w:author="Yulchon" w:date="2022-07-27T22:57:00Z"/>
          <w:rFonts w:ascii="Times New Roman"/>
          <w:sz w:val="23"/>
          <w:szCs w:val="23"/>
          <w:rPrChange w:id="2158" w:author="Yulchon" w:date="2022-07-27T22:57:00Z">
            <w:rPr>
              <w:ins w:id="2159" w:author="Yulchon" w:date="2022-07-27T22:57:00Z"/>
            </w:rPr>
          </w:rPrChange>
        </w:rPr>
        <w:pPrChange w:id="2160" w:author="Yulchon" w:date="2022-07-27T22:57:00Z">
          <w:pPr>
            <w:widowControl/>
            <w:wordWrap/>
            <w:autoSpaceDE/>
            <w:autoSpaceDN/>
            <w:spacing w:line="276" w:lineRule="auto"/>
          </w:pPr>
        </w:pPrChange>
      </w:pPr>
      <w:ins w:id="2161" w:author="Yulchon" w:date="2022-07-27T22:57:00Z">
        <w:r>
          <w:rPr>
            <w:rFonts w:ascii="Times New Roman" w:hint="eastAsia"/>
            <w:sz w:val="23"/>
            <w:szCs w:val="23"/>
          </w:rPr>
          <w:t>본건</w:t>
        </w:r>
        <w:r>
          <w:rPr>
            <w:rFonts w:ascii="Times New Roman" w:hint="eastAsia"/>
            <w:sz w:val="23"/>
            <w:szCs w:val="23"/>
          </w:rPr>
          <w:t xml:space="preserve"> </w:t>
        </w:r>
        <w:r>
          <w:rPr>
            <w:rFonts w:ascii="Times New Roman" w:hint="eastAsia"/>
            <w:sz w:val="23"/>
            <w:szCs w:val="23"/>
          </w:rPr>
          <w:t>거래와</w:t>
        </w:r>
        <w:r>
          <w:rPr>
            <w:rFonts w:ascii="Times New Roman" w:hint="eastAsia"/>
            <w:sz w:val="23"/>
            <w:szCs w:val="23"/>
          </w:rPr>
          <w:t xml:space="preserve"> </w:t>
        </w:r>
        <w:r>
          <w:rPr>
            <w:rFonts w:ascii="Times New Roman" w:hint="eastAsia"/>
            <w:sz w:val="23"/>
            <w:szCs w:val="23"/>
          </w:rPr>
          <w:t>관련한</w:t>
        </w:r>
        <w:r>
          <w:rPr>
            <w:rFonts w:ascii="Times New Roman" w:hint="eastAsia"/>
            <w:sz w:val="23"/>
            <w:szCs w:val="23"/>
          </w:rPr>
          <w:t xml:space="preserve"> </w:t>
        </w:r>
        <w:r>
          <w:rPr>
            <w:rFonts w:ascii="Times New Roman" w:hint="eastAsia"/>
            <w:sz w:val="23"/>
            <w:szCs w:val="23"/>
          </w:rPr>
          <w:t>베트남</w:t>
        </w:r>
        <w:r>
          <w:rPr>
            <w:rFonts w:ascii="Times New Roman" w:hint="eastAsia"/>
            <w:sz w:val="23"/>
            <w:szCs w:val="23"/>
          </w:rPr>
          <w:t xml:space="preserve"> </w:t>
        </w:r>
        <w:r>
          <w:rPr>
            <w:rFonts w:ascii="Times New Roman" w:hint="eastAsia"/>
            <w:sz w:val="23"/>
            <w:szCs w:val="23"/>
          </w:rPr>
          <w:t>정부기관에</w:t>
        </w:r>
        <w:r>
          <w:rPr>
            <w:rFonts w:ascii="Times New Roman" w:hint="eastAsia"/>
            <w:sz w:val="23"/>
            <w:szCs w:val="23"/>
          </w:rPr>
          <w:t xml:space="preserve"> </w:t>
        </w:r>
        <w:r>
          <w:rPr>
            <w:rFonts w:ascii="Times New Roman" w:hint="eastAsia"/>
            <w:sz w:val="23"/>
            <w:szCs w:val="23"/>
          </w:rPr>
          <w:t>대한</w:t>
        </w:r>
        <w:r>
          <w:rPr>
            <w:rFonts w:ascii="Times New Roman" w:hint="eastAsia"/>
            <w:sz w:val="23"/>
            <w:szCs w:val="23"/>
          </w:rPr>
          <w:t xml:space="preserve"> </w:t>
        </w:r>
        <w:r>
          <w:rPr>
            <w:rFonts w:ascii="Times New Roman" w:hint="eastAsia"/>
            <w:sz w:val="23"/>
            <w:szCs w:val="23"/>
          </w:rPr>
          <w:t>해외기업결합신고</w:t>
        </w:r>
        <w:r>
          <w:rPr>
            <w:rFonts w:ascii="Times New Roman" w:hint="eastAsia"/>
            <w:sz w:val="23"/>
            <w:szCs w:val="23"/>
          </w:rPr>
          <w:t xml:space="preserve"> </w:t>
        </w:r>
      </w:ins>
    </w:p>
    <w:p w14:paraId="243CACBD" w14:textId="46BB9E75" w:rsidR="00265D5C" w:rsidRDefault="00265D5C">
      <w:pPr>
        <w:spacing w:line="360" w:lineRule="auto"/>
        <w:rPr>
          <w:ins w:id="2162" w:author="Yulchon" w:date="2022-07-27T22:57:00Z"/>
          <w:rFonts w:ascii="Times New Roman"/>
          <w:sz w:val="23"/>
          <w:szCs w:val="23"/>
        </w:rPr>
        <w:pPrChange w:id="2163" w:author="Yulchon" w:date="2022-07-27T22:57:00Z">
          <w:pPr>
            <w:widowControl/>
            <w:wordWrap/>
            <w:autoSpaceDE/>
            <w:autoSpaceDN/>
            <w:spacing w:line="276" w:lineRule="auto"/>
          </w:pPr>
        </w:pPrChange>
      </w:pPr>
    </w:p>
    <w:p w14:paraId="26BAD981" w14:textId="77777777" w:rsidR="00265D5C" w:rsidRPr="00265D5C" w:rsidRDefault="00265D5C">
      <w:pPr>
        <w:spacing w:line="360" w:lineRule="auto"/>
        <w:rPr>
          <w:ins w:id="2164" w:author="Yulchon" w:date="2022-07-27T22:52:00Z"/>
          <w:rFonts w:ascii="Times New Roman"/>
          <w:sz w:val="23"/>
          <w:szCs w:val="23"/>
          <w:rPrChange w:id="2165" w:author="Yulchon" w:date="2022-07-27T22:57:00Z">
            <w:rPr>
              <w:ins w:id="2166" w:author="Yulchon" w:date="2022-07-27T22:52:00Z"/>
            </w:rPr>
          </w:rPrChange>
        </w:rPr>
        <w:pPrChange w:id="2167" w:author="Yulchon" w:date="2022-07-27T22:57:00Z">
          <w:pPr>
            <w:widowControl/>
            <w:wordWrap/>
            <w:autoSpaceDE/>
            <w:autoSpaceDN/>
            <w:spacing w:line="276" w:lineRule="auto"/>
          </w:pPr>
        </w:pPrChange>
      </w:pPr>
    </w:p>
    <w:p w14:paraId="5EAB0643" w14:textId="77777777" w:rsidR="0030556A" w:rsidRDefault="0030556A">
      <w:pPr>
        <w:widowControl/>
        <w:wordWrap/>
        <w:autoSpaceDE/>
        <w:autoSpaceDN/>
        <w:spacing w:line="276" w:lineRule="auto"/>
        <w:rPr>
          <w:ins w:id="2168" w:author="Yulchon" w:date="2022-07-27T22:53:00Z"/>
          <w:rFonts w:hAnsi="바탕"/>
          <w:b/>
          <w:sz w:val="23"/>
          <w:szCs w:val="23"/>
        </w:rPr>
      </w:pPr>
      <w:ins w:id="2169" w:author="Yulchon" w:date="2022-07-27T22:53:00Z">
        <w:r>
          <w:rPr>
            <w:rFonts w:hAnsi="바탕"/>
            <w:b/>
            <w:sz w:val="23"/>
            <w:szCs w:val="23"/>
          </w:rPr>
          <w:br w:type="page"/>
        </w:r>
      </w:ins>
    </w:p>
    <w:p w14:paraId="6E66D736" w14:textId="51485328" w:rsidR="0030556A" w:rsidRDefault="006E333E" w:rsidP="006E333E">
      <w:pPr>
        <w:rPr>
          <w:ins w:id="2170" w:author="Yulchon" w:date="2022-07-27T22:51:00Z"/>
          <w:rFonts w:hAnsi="바탕"/>
          <w:b/>
          <w:sz w:val="23"/>
          <w:szCs w:val="23"/>
        </w:rPr>
      </w:pPr>
      <w:ins w:id="2171" w:author="Yulchon" w:date="2022-07-27T22:42:00Z">
        <w:r>
          <w:rPr>
            <w:rFonts w:hAnsi="바탕" w:hint="eastAsia"/>
            <w:b/>
            <w:sz w:val="23"/>
            <w:szCs w:val="23"/>
          </w:rPr>
          <w:t xml:space="preserve">별첨 7.6 </w:t>
        </w:r>
      </w:ins>
    </w:p>
    <w:p w14:paraId="7DCF0FD8" w14:textId="77777777" w:rsidR="0030556A" w:rsidRDefault="0030556A" w:rsidP="006E333E">
      <w:pPr>
        <w:rPr>
          <w:ins w:id="2172" w:author="Yulchon" w:date="2022-07-27T22:51:00Z"/>
          <w:rFonts w:hAnsi="바탕"/>
          <w:b/>
          <w:sz w:val="23"/>
          <w:szCs w:val="23"/>
        </w:rPr>
      </w:pPr>
    </w:p>
    <w:p w14:paraId="5AC673FF" w14:textId="1771A4E1" w:rsidR="006E333E" w:rsidRPr="0030556A" w:rsidRDefault="006E333E">
      <w:pPr>
        <w:jc w:val="center"/>
        <w:rPr>
          <w:ins w:id="2173" w:author="Yulchon" w:date="2022-07-27T22:51:00Z"/>
          <w:rFonts w:hAnsi="바탕"/>
          <w:b/>
          <w:sz w:val="23"/>
          <w:szCs w:val="23"/>
          <w:u w:val="single"/>
          <w:rPrChange w:id="2174" w:author="Yulchon" w:date="2022-07-27T22:51:00Z">
            <w:rPr>
              <w:ins w:id="2175" w:author="Yulchon" w:date="2022-07-27T22:51:00Z"/>
              <w:rFonts w:hAnsi="바탕"/>
              <w:b/>
              <w:sz w:val="23"/>
              <w:szCs w:val="23"/>
            </w:rPr>
          </w:rPrChange>
        </w:rPr>
        <w:pPrChange w:id="2176" w:author="Yulchon" w:date="2022-07-27T22:51:00Z">
          <w:pPr/>
        </w:pPrChange>
      </w:pPr>
      <w:ins w:id="2177" w:author="Yulchon" w:date="2022-07-27T22:42:00Z">
        <w:r w:rsidRPr="0030556A">
          <w:rPr>
            <w:rFonts w:hAnsi="바탕" w:hint="eastAsia"/>
            <w:b/>
            <w:sz w:val="23"/>
            <w:szCs w:val="23"/>
            <w:u w:val="single"/>
            <w:rPrChange w:id="2178" w:author="Yulchon" w:date="2022-07-27T22:51:00Z">
              <w:rPr>
                <w:rFonts w:hAnsi="바탕" w:hint="eastAsia"/>
                <w:b/>
                <w:sz w:val="23"/>
                <w:szCs w:val="23"/>
              </w:rPr>
            </w:rPrChange>
          </w:rPr>
          <w:t>특수관계인과</w:t>
        </w:r>
        <w:r w:rsidRPr="0030556A">
          <w:rPr>
            <w:rFonts w:hAnsi="바탕"/>
            <w:b/>
            <w:sz w:val="23"/>
            <w:szCs w:val="23"/>
            <w:u w:val="single"/>
            <w:rPrChange w:id="2179" w:author="Yulchon" w:date="2022-07-27T22:51:00Z">
              <w:rPr>
                <w:rFonts w:hAnsi="바탕"/>
                <w:b/>
                <w:sz w:val="23"/>
                <w:szCs w:val="23"/>
              </w:rPr>
            </w:rPrChange>
          </w:rPr>
          <w:t xml:space="preserve"> </w:t>
        </w:r>
        <w:r w:rsidRPr="0030556A">
          <w:rPr>
            <w:rFonts w:hAnsi="바탕" w:hint="eastAsia"/>
            <w:b/>
            <w:sz w:val="23"/>
            <w:szCs w:val="23"/>
            <w:u w:val="single"/>
            <w:rPrChange w:id="2180" w:author="Yulchon" w:date="2022-07-27T22:51:00Z">
              <w:rPr>
                <w:rFonts w:hAnsi="바탕" w:hint="eastAsia"/>
                <w:b/>
                <w:sz w:val="23"/>
                <w:szCs w:val="23"/>
              </w:rPr>
            </w:rPrChange>
          </w:rPr>
          <w:t>체결한</w:t>
        </w:r>
        <w:r w:rsidRPr="0030556A">
          <w:rPr>
            <w:rFonts w:hAnsi="바탕"/>
            <w:b/>
            <w:sz w:val="23"/>
            <w:szCs w:val="23"/>
            <w:u w:val="single"/>
            <w:rPrChange w:id="2181" w:author="Yulchon" w:date="2022-07-27T22:51:00Z">
              <w:rPr>
                <w:rFonts w:hAnsi="바탕"/>
                <w:b/>
                <w:sz w:val="23"/>
                <w:szCs w:val="23"/>
              </w:rPr>
            </w:rPrChange>
          </w:rPr>
          <w:t xml:space="preserve"> </w:t>
        </w:r>
        <w:r w:rsidRPr="0030556A">
          <w:rPr>
            <w:rFonts w:hAnsi="바탕" w:hint="eastAsia"/>
            <w:b/>
            <w:sz w:val="23"/>
            <w:szCs w:val="23"/>
            <w:u w:val="single"/>
            <w:rPrChange w:id="2182" w:author="Yulchon" w:date="2022-07-27T22:51:00Z">
              <w:rPr>
                <w:rFonts w:hAnsi="바탕" w:hint="eastAsia"/>
                <w:b/>
                <w:sz w:val="23"/>
                <w:szCs w:val="23"/>
              </w:rPr>
            </w:rPrChange>
          </w:rPr>
          <w:t>계약</w:t>
        </w:r>
      </w:ins>
    </w:p>
    <w:tbl>
      <w:tblPr>
        <w:tblStyle w:val="af"/>
        <w:tblW w:w="0" w:type="auto"/>
        <w:tblLook w:val="04A0" w:firstRow="1" w:lastRow="0" w:firstColumn="1" w:lastColumn="0" w:noHBand="0" w:noVBand="1"/>
      </w:tblPr>
      <w:tblGrid>
        <w:gridCol w:w="616"/>
        <w:gridCol w:w="2498"/>
        <w:gridCol w:w="1984"/>
        <w:gridCol w:w="1843"/>
        <w:gridCol w:w="2075"/>
      </w:tblGrid>
      <w:tr w:rsidR="00906145" w:rsidRPr="007F2F94" w14:paraId="7881B96F" w14:textId="77777777" w:rsidTr="00906145">
        <w:trPr>
          <w:cnfStyle w:val="100000000000" w:firstRow="1" w:lastRow="0" w:firstColumn="0" w:lastColumn="0" w:oddVBand="0" w:evenVBand="0" w:oddHBand="0" w:evenHBand="0" w:firstRowFirstColumn="0" w:firstRowLastColumn="0" w:lastRowFirstColumn="0" w:lastRowLastColumn="0"/>
          <w:trHeight w:val="330"/>
          <w:ins w:id="2183" w:author="hanwha" w:date="2022-07-28T09:43:00Z"/>
        </w:trPr>
        <w:tc>
          <w:tcPr>
            <w:cnfStyle w:val="001000000000" w:firstRow="0" w:lastRow="0" w:firstColumn="1" w:lastColumn="0" w:oddVBand="0" w:evenVBand="0" w:oddHBand="0" w:evenHBand="0" w:firstRowFirstColumn="0" w:firstRowLastColumn="0" w:lastRowFirstColumn="0" w:lastRowLastColumn="0"/>
            <w:tcW w:w="616" w:type="dxa"/>
            <w:noWrap/>
            <w:hideMark/>
          </w:tcPr>
          <w:p w14:paraId="525D1E7D" w14:textId="77777777" w:rsidR="00906145" w:rsidRPr="007F2F94" w:rsidRDefault="00906145" w:rsidP="00906145">
            <w:pPr>
              <w:rPr>
                <w:ins w:id="2184" w:author="hanwha" w:date="2022-07-28T09:43:00Z"/>
                <w:sz w:val="18"/>
                <w:szCs w:val="18"/>
              </w:rPr>
            </w:pPr>
          </w:p>
        </w:tc>
        <w:tc>
          <w:tcPr>
            <w:tcW w:w="2498" w:type="dxa"/>
            <w:noWrap/>
            <w:hideMark/>
          </w:tcPr>
          <w:p w14:paraId="59677301" w14:textId="77777777" w:rsidR="00906145" w:rsidRPr="007F2F94" w:rsidRDefault="00906145" w:rsidP="00906145">
            <w:pPr>
              <w:cnfStyle w:val="100000000000" w:firstRow="1" w:lastRow="0" w:firstColumn="0" w:lastColumn="0" w:oddVBand="0" w:evenVBand="0" w:oddHBand="0" w:evenHBand="0" w:firstRowFirstColumn="0" w:firstRowLastColumn="0" w:lastRowFirstColumn="0" w:lastRowLastColumn="0"/>
              <w:rPr>
                <w:ins w:id="2185" w:author="hanwha" w:date="2022-07-28T09:43:00Z"/>
                <w:sz w:val="18"/>
                <w:szCs w:val="18"/>
              </w:rPr>
            </w:pPr>
            <w:proofErr w:type="spellStart"/>
            <w:ins w:id="2186" w:author="hanwha" w:date="2022-07-28T09:43:00Z">
              <w:r w:rsidRPr="007F2F94">
                <w:rPr>
                  <w:rFonts w:hint="eastAsia"/>
                  <w:sz w:val="18"/>
                  <w:szCs w:val="18"/>
                </w:rPr>
                <w:t>계약건명</w:t>
              </w:r>
              <w:proofErr w:type="spellEnd"/>
            </w:ins>
          </w:p>
        </w:tc>
        <w:tc>
          <w:tcPr>
            <w:tcW w:w="1984" w:type="dxa"/>
            <w:noWrap/>
            <w:hideMark/>
          </w:tcPr>
          <w:p w14:paraId="70B3E625" w14:textId="77777777" w:rsidR="00906145" w:rsidRPr="007F2F94" w:rsidRDefault="00906145" w:rsidP="00906145">
            <w:pPr>
              <w:cnfStyle w:val="100000000000" w:firstRow="1" w:lastRow="0" w:firstColumn="0" w:lastColumn="0" w:oddVBand="0" w:evenVBand="0" w:oddHBand="0" w:evenHBand="0" w:firstRowFirstColumn="0" w:firstRowLastColumn="0" w:lastRowFirstColumn="0" w:lastRowLastColumn="0"/>
              <w:rPr>
                <w:ins w:id="2187" w:author="hanwha" w:date="2022-07-28T09:43:00Z"/>
                <w:sz w:val="18"/>
                <w:szCs w:val="18"/>
              </w:rPr>
            </w:pPr>
            <w:ins w:id="2188" w:author="hanwha" w:date="2022-07-28T09:43:00Z">
              <w:r w:rsidRPr="007F2F94">
                <w:rPr>
                  <w:rFonts w:hint="eastAsia"/>
                  <w:sz w:val="18"/>
                  <w:szCs w:val="18"/>
                </w:rPr>
                <w:t>계약기간</w:t>
              </w:r>
            </w:ins>
          </w:p>
        </w:tc>
        <w:tc>
          <w:tcPr>
            <w:tcW w:w="1843" w:type="dxa"/>
            <w:noWrap/>
            <w:hideMark/>
          </w:tcPr>
          <w:p w14:paraId="40911227" w14:textId="77777777" w:rsidR="00906145" w:rsidRPr="007F2F94" w:rsidRDefault="00906145" w:rsidP="00906145">
            <w:pPr>
              <w:cnfStyle w:val="100000000000" w:firstRow="1" w:lastRow="0" w:firstColumn="0" w:lastColumn="0" w:oddVBand="0" w:evenVBand="0" w:oddHBand="0" w:evenHBand="0" w:firstRowFirstColumn="0" w:firstRowLastColumn="0" w:lastRowFirstColumn="0" w:lastRowLastColumn="0"/>
              <w:rPr>
                <w:ins w:id="2189" w:author="hanwha" w:date="2022-07-28T09:43:00Z"/>
                <w:sz w:val="18"/>
                <w:szCs w:val="18"/>
              </w:rPr>
            </w:pPr>
            <w:ins w:id="2190" w:author="hanwha" w:date="2022-07-28T09:43:00Z">
              <w:r w:rsidRPr="007F2F94">
                <w:rPr>
                  <w:rFonts w:hint="eastAsia"/>
                  <w:sz w:val="18"/>
                  <w:szCs w:val="18"/>
                </w:rPr>
                <w:t xml:space="preserve">총 </w:t>
              </w:r>
              <w:proofErr w:type="gramStart"/>
              <w:r w:rsidRPr="007F2F94">
                <w:rPr>
                  <w:rFonts w:hint="eastAsia"/>
                  <w:sz w:val="18"/>
                  <w:szCs w:val="18"/>
                </w:rPr>
                <w:t>금액 :</w:t>
              </w:r>
              <w:proofErr w:type="gramEnd"/>
              <w:r w:rsidRPr="007F2F94">
                <w:rPr>
                  <w:rFonts w:hint="eastAsia"/>
                  <w:sz w:val="18"/>
                  <w:szCs w:val="18"/>
                </w:rPr>
                <w:t xml:space="preserve"> 원</w:t>
              </w:r>
            </w:ins>
          </w:p>
          <w:p w14:paraId="18722DA0" w14:textId="77777777" w:rsidR="00906145" w:rsidRPr="007F2F94" w:rsidRDefault="00906145" w:rsidP="00906145">
            <w:pPr>
              <w:cnfStyle w:val="100000000000" w:firstRow="1" w:lastRow="0" w:firstColumn="0" w:lastColumn="0" w:oddVBand="0" w:evenVBand="0" w:oddHBand="0" w:evenHBand="0" w:firstRowFirstColumn="0" w:firstRowLastColumn="0" w:lastRowFirstColumn="0" w:lastRowLastColumn="0"/>
              <w:rPr>
                <w:ins w:id="2191" w:author="hanwha" w:date="2022-07-28T09:43:00Z"/>
                <w:sz w:val="18"/>
                <w:szCs w:val="18"/>
              </w:rPr>
            </w:pPr>
            <w:ins w:id="2192" w:author="hanwha" w:date="2022-07-28T09:43:00Z">
              <w:r w:rsidRPr="007F2F94">
                <w:rPr>
                  <w:rFonts w:hint="eastAsia"/>
                  <w:sz w:val="18"/>
                  <w:szCs w:val="18"/>
                </w:rPr>
                <w:t>(vat제외)</w:t>
              </w:r>
            </w:ins>
          </w:p>
        </w:tc>
        <w:tc>
          <w:tcPr>
            <w:tcW w:w="2075" w:type="dxa"/>
            <w:noWrap/>
            <w:hideMark/>
          </w:tcPr>
          <w:p w14:paraId="6F4D033A" w14:textId="77777777" w:rsidR="00906145" w:rsidRPr="007F2F94" w:rsidRDefault="00906145" w:rsidP="00906145">
            <w:pPr>
              <w:cnfStyle w:val="100000000000" w:firstRow="1" w:lastRow="0" w:firstColumn="0" w:lastColumn="0" w:oddVBand="0" w:evenVBand="0" w:oddHBand="0" w:evenHBand="0" w:firstRowFirstColumn="0" w:firstRowLastColumn="0" w:lastRowFirstColumn="0" w:lastRowLastColumn="0"/>
              <w:rPr>
                <w:ins w:id="2193" w:author="hanwha" w:date="2022-07-28T09:43:00Z"/>
                <w:sz w:val="18"/>
                <w:szCs w:val="18"/>
              </w:rPr>
            </w:pPr>
            <w:ins w:id="2194" w:author="hanwha" w:date="2022-07-28T09:43:00Z">
              <w:r w:rsidRPr="007F2F94">
                <w:rPr>
                  <w:rFonts w:hint="eastAsia"/>
                  <w:sz w:val="18"/>
                  <w:szCs w:val="18"/>
                </w:rPr>
                <w:t>상대방</w:t>
              </w:r>
            </w:ins>
          </w:p>
        </w:tc>
      </w:tr>
      <w:tr w:rsidR="00906145" w:rsidRPr="007F2F94" w14:paraId="57BE796F" w14:textId="77777777" w:rsidTr="00906145">
        <w:trPr>
          <w:trHeight w:val="371"/>
          <w:ins w:id="2195" w:author="hanwha" w:date="2022-07-28T09:43:00Z"/>
        </w:trPr>
        <w:tc>
          <w:tcPr>
            <w:cnfStyle w:val="001000000000" w:firstRow="0" w:lastRow="0" w:firstColumn="1" w:lastColumn="0" w:oddVBand="0" w:evenVBand="0" w:oddHBand="0" w:evenHBand="0" w:firstRowFirstColumn="0" w:firstRowLastColumn="0" w:lastRowFirstColumn="0" w:lastRowLastColumn="0"/>
            <w:tcW w:w="616" w:type="dxa"/>
            <w:noWrap/>
            <w:hideMark/>
          </w:tcPr>
          <w:p w14:paraId="23B3D0C9" w14:textId="77777777" w:rsidR="00906145" w:rsidRPr="007F2F94" w:rsidRDefault="00906145" w:rsidP="00906145">
            <w:pPr>
              <w:rPr>
                <w:ins w:id="2196" w:author="hanwha" w:date="2022-07-28T09:43:00Z"/>
                <w:sz w:val="18"/>
                <w:szCs w:val="18"/>
              </w:rPr>
            </w:pPr>
            <w:ins w:id="2197" w:author="hanwha" w:date="2022-07-28T09:43:00Z">
              <w:r w:rsidRPr="007F2F94">
                <w:rPr>
                  <w:rFonts w:hint="eastAsia"/>
                  <w:sz w:val="18"/>
                  <w:szCs w:val="18"/>
                </w:rPr>
                <w:t>1</w:t>
              </w:r>
            </w:ins>
          </w:p>
        </w:tc>
        <w:tc>
          <w:tcPr>
            <w:tcW w:w="2498" w:type="dxa"/>
            <w:noWrap/>
            <w:hideMark/>
          </w:tcPr>
          <w:p w14:paraId="445D736E"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198" w:author="hanwha" w:date="2022-07-28T09:43:00Z"/>
                <w:sz w:val="18"/>
                <w:szCs w:val="18"/>
              </w:rPr>
            </w:pPr>
            <w:ins w:id="2199" w:author="hanwha" w:date="2022-07-28T09:43:00Z">
              <w:r w:rsidRPr="007F2F94">
                <w:rPr>
                  <w:rFonts w:hint="eastAsia"/>
                  <w:sz w:val="18"/>
                  <w:szCs w:val="18"/>
                </w:rPr>
                <w:t xml:space="preserve">The Plaza Hotel </w:t>
              </w:r>
            </w:ins>
          </w:p>
          <w:p w14:paraId="50221695"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00" w:author="hanwha" w:date="2022-07-28T09:43:00Z"/>
                <w:sz w:val="18"/>
                <w:szCs w:val="18"/>
              </w:rPr>
            </w:pPr>
            <w:proofErr w:type="spellStart"/>
            <w:ins w:id="2201" w:author="hanwha" w:date="2022-07-28T09:43:00Z">
              <w:r w:rsidRPr="007F2F94">
                <w:rPr>
                  <w:rFonts w:hint="eastAsia"/>
                  <w:sz w:val="18"/>
                  <w:szCs w:val="18"/>
                </w:rPr>
                <w:t>장기객실</w:t>
              </w:r>
              <w:proofErr w:type="spellEnd"/>
            </w:ins>
          </w:p>
        </w:tc>
        <w:tc>
          <w:tcPr>
            <w:tcW w:w="1984" w:type="dxa"/>
            <w:noWrap/>
            <w:hideMark/>
          </w:tcPr>
          <w:p w14:paraId="46C920E1"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02" w:author="hanwha" w:date="2022-07-28T09:43:00Z"/>
                <w:sz w:val="18"/>
                <w:szCs w:val="18"/>
              </w:rPr>
            </w:pPr>
            <w:ins w:id="2203" w:author="hanwha" w:date="2022-07-28T09:43:00Z">
              <w:r w:rsidRPr="007F2F94">
                <w:rPr>
                  <w:rFonts w:hint="eastAsia"/>
                  <w:sz w:val="18"/>
                  <w:szCs w:val="18"/>
                </w:rPr>
                <w:t>22.4.11~22.12.31</w:t>
              </w:r>
            </w:ins>
          </w:p>
        </w:tc>
        <w:tc>
          <w:tcPr>
            <w:tcW w:w="1843" w:type="dxa"/>
            <w:noWrap/>
            <w:hideMark/>
          </w:tcPr>
          <w:p w14:paraId="2CFF2DE8" w14:textId="77777777" w:rsidR="00906145" w:rsidRPr="007F2F94" w:rsidRDefault="00906145" w:rsidP="00906145">
            <w:pPr>
              <w:jc w:val="right"/>
              <w:cnfStyle w:val="000000000000" w:firstRow="0" w:lastRow="0" w:firstColumn="0" w:lastColumn="0" w:oddVBand="0" w:evenVBand="0" w:oddHBand="0" w:evenHBand="0" w:firstRowFirstColumn="0" w:firstRowLastColumn="0" w:lastRowFirstColumn="0" w:lastRowLastColumn="0"/>
              <w:rPr>
                <w:ins w:id="2204" w:author="hanwha" w:date="2022-07-28T09:43:00Z"/>
                <w:sz w:val="18"/>
                <w:szCs w:val="18"/>
              </w:rPr>
            </w:pPr>
            <w:ins w:id="2205" w:author="hanwha" w:date="2022-07-28T09:43:00Z">
              <w:r w:rsidRPr="007F2F94">
                <w:rPr>
                  <w:rFonts w:hint="eastAsia"/>
                  <w:sz w:val="18"/>
                  <w:szCs w:val="18"/>
                </w:rPr>
                <w:t>216,000,000</w:t>
              </w:r>
            </w:ins>
          </w:p>
        </w:tc>
        <w:tc>
          <w:tcPr>
            <w:tcW w:w="2075" w:type="dxa"/>
            <w:noWrap/>
            <w:hideMark/>
          </w:tcPr>
          <w:p w14:paraId="5490F2C6"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06" w:author="hanwha" w:date="2022-07-28T09:43:00Z"/>
                <w:sz w:val="18"/>
                <w:szCs w:val="18"/>
              </w:rPr>
            </w:pPr>
            <w:proofErr w:type="spellStart"/>
            <w:ins w:id="2207" w:author="hanwha" w:date="2022-07-28T09:43:00Z">
              <w:r w:rsidRPr="007F2F94">
                <w:rPr>
                  <w:rFonts w:hint="eastAsia"/>
                  <w:sz w:val="18"/>
                  <w:szCs w:val="18"/>
                </w:rPr>
                <w:t>한화호텔앤드리조트</w:t>
              </w:r>
              <w:proofErr w:type="spellEnd"/>
              <w:r w:rsidRPr="007F2F94">
                <w:rPr>
                  <w:rFonts w:hint="eastAsia"/>
                  <w:sz w:val="18"/>
                  <w:szCs w:val="18"/>
                </w:rPr>
                <w:t>㈜</w:t>
              </w:r>
            </w:ins>
          </w:p>
        </w:tc>
      </w:tr>
      <w:tr w:rsidR="00906145" w:rsidRPr="007F2F94" w14:paraId="0B09D66A" w14:textId="77777777" w:rsidTr="00906145">
        <w:trPr>
          <w:trHeight w:val="371"/>
          <w:ins w:id="2208" w:author="hanwha" w:date="2022-07-28T09:43:00Z"/>
        </w:trPr>
        <w:tc>
          <w:tcPr>
            <w:cnfStyle w:val="001000000000" w:firstRow="0" w:lastRow="0" w:firstColumn="1" w:lastColumn="0" w:oddVBand="0" w:evenVBand="0" w:oddHBand="0" w:evenHBand="0" w:firstRowFirstColumn="0" w:firstRowLastColumn="0" w:lastRowFirstColumn="0" w:lastRowLastColumn="0"/>
            <w:tcW w:w="616" w:type="dxa"/>
            <w:noWrap/>
            <w:hideMark/>
          </w:tcPr>
          <w:p w14:paraId="4145798E" w14:textId="77777777" w:rsidR="00906145" w:rsidRPr="007F2F94" w:rsidRDefault="00906145" w:rsidP="00906145">
            <w:pPr>
              <w:rPr>
                <w:ins w:id="2209" w:author="hanwha" w:date="2022-07-28T09:43:00Z"/>
                <w:sz w:val="18"/>
                <w:szCs w:val="18"/>
              </w:rPr>
            </w:pPr>
            <w:ins w:id="2210" w:author="hanwha" w:date="2022-07-28T09:43:00Z">
              <w:r w:rsidRPr="007F2F94">
                <w:rPr>
                  <w:rFonts w:hint="eastAsia"/>
                  <w:sz w:val="18"/>
                  <w:szCs w:val="18"/>
                </w:rPr>
                <w:t>2</w:t>
              </w:r>
            </w:ins>
          </w:p>
        </w:tc>
        <w:tc>
          <w:tcPr>
            <w:tcW w:w="2498" w:type="dxa"/>
            <w:noWrap/>
            <w:hideMark/>
          </w:tcPr>
          <w:p w14:paraId="21551B73"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11" w:author="hanwha" w:date="2022-07-28T09:43:00Z"/>
                <w:sz w:val="18"/>
                <w:szCs w:val="18"/>
              </w:rPr>
            </w:pPr>
            <w:ins w:id="2212" w:author="hanwha" w:date="2022-07-28T09:43:00Z">
              <w:r w:rsidRPr="007F2F94">
                <w:rPr>
                  <w:rFonts w:hint="eastAsia"/>
                  <w:sz w:val="18"/>
                  <w:szCs w:val="18"/>
                </w:rPr>
                <w:t>승강기 사고배상책임보험</w:t>
              </w:r>
            </w:ins>
          </w:p>
        </w:tc>
        <w:tc>
          <w:tcPr>
            <w:tcW w:w="1984" w:type="dxa"/>
            <w:noWrap/>
            <w:hideMark/>
          </w:tcPr>
          <w:p w14:paraId="590ABC9A"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13" w:author="hanwha" w:date="2022-07-28T09:43:00Z"/>
                <w:sz w:val="18"/>
                <w:szCs w:val="18"/>
              </w:rPr>
            </w:pPr>
            <w:ins w:id="2214" w:author="hanwha" w:date="2022-07-28T09:43:00Z">
              <w:r w:rsidRPr="007F2F94">
                <w:rPr>
                  <w:rFonts w:hint="eastAsia"/>
                  <w:sz w:val="18"/>
                  <w:szCs w:val="18"/>
                </w:rPr>
                <w:t>21.9.27~22.09.26</w:t>
              </w:r>
            </w:ins>
          </w:p>
        </w:tc>
        <w:tc>
          <w:tcPr>
            <w:tcW w:w="1843" w:type="dxa"/>
            <w:noWrap/>
            <w:hideMark/>
          </w:tcPr>
          <w:p w14:paraId="0BF25822" w14:textId="77777777" w:rsidR="00906145" w:rsidRPr="007F2F94" w:rsidRDefault="00906145" w:rsidP="00906145">
            <w:pPr>
              <w:jc w:val="right"/>
              <w:cnfStyle w:val="000000000000" w:firstRow="0" w:lastRow="0" w:firstColumn="0" w:lastColumn="0" w:oddVBand="0" w:evenVBand="0" w:oddHBand="0" w:evenHBand="0" w:firstRowFirstColumn="0" w:firstRowLastColumn="0" w:lastRowFirstColumn="0" w:lastRowLastColumn="0"/>
              <w:rPr>
                <w:ins w:id="2215" w:author="hanwha" w:date="2022-07-28T09:43:00Z"/>
                <w:sz w:val="18"/>
                <w:szCs w:val="18"/>
              </w:rPr>
            </w:pPr>
            <w:ins w:id="2216" w:author="hanwha" w:date="2022-07-28T09:43:00Z">
              <w:r w:rsidRPr="007F2F94">
                <w:rPr>
                  <w:rFonts w:hint="eastAsia"/>
                  <w:sz w:val="18"/>
                  <w:szCs w:val="18"/>
                </w:rPr>
                <w:t>274,300</w:t>
              </w:r>
            </w:ins>
          </w:p>
        </w:tc>
        <w:tc>
          <w:tcPr>
            <w:tcW w:w="2075" w:type="dxa"/>
            <w:noWrap/>
            <w:hideMark/>
          </w:tcPr>
          <w:p w14:paraId="6B2BD150"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17" w:author="hanwha" w:date="2022-07-28T09:43:00Z"/>
                <w:sz w:val="18"/>
                <w:szCs w:val="18"/>
              </w:rPr>
            </w:pPr>
            <w:ins w:id="2218" w:author="hanwha" w:date="2022-07-28T09:43:00Z">
              <w:r w:rsidRPr="007F2F94">
                <w:rPr>
                  <w:rFonts w:hint="eastAsia"/>
                  <w:sz w:val="18"/>
                  <w:szCs w:val="18"/>
                </w:rPr>
                <w:t>한화손해보험㈜</w:t>
              </w:r>
            </w:ins>
          </w:p>
        </w:tc>
      </w:tr>
      <w:tr w:rsidR="00906145" w:rsidRPr="007F2F94" w14:paraId="5BC7C5C4" w14:textId="77777777" w:rsidTr="00906145">
        <w:trPr>
          <w:trHeight w:val="371"/>
          <w:ins w:id="2219" w:author="hanwha" w:date="2022-07-28T09:43:00Z"/>
        </w:trPr>
        <w:tc>
          <w:tcPr>
            <w:cnfStyle w:val="001000000000" w:firstRow="0" w:lastRow="0" w:firstColumn="1" w:lastColumn="0" w:oddVBand="0" w:evenVBand="0" w:oddHBand="0" w:evenHBand="0" w:firstRowFirstColumn="0" w:firstRowLastColumn="0" w:lastRowFirstColumn="0" w:lastRowLastColumn="0"/>
            <w:tcW w:w="616" w:type="dxa"/>
            <w:noWrap/>
            <w:hideMark/>
          </w:tcPr>
          <w:p w14:paraId="137346CD" w14:textId="77777777" w:rsidR="00906145" w:rsidRPr="007F2F94" w:rsidRDefault="00906145" w:rsidP="00906145">
            <w:pPr>
              <w:rPr>
                <w:ins w:id="2220" w:author="hanwha" w:date="2022-07-28T09:43:00Z"/>
                <w:sz w:val="18"/>
                <w:szCs w:val="18"/>
              </w:rPr>
            </w:pPr>
            <w:ins w:id="2221" w:author="hanwha" w:date="2022-07-28T09:43:00Z">
              <w:r w:rsidRPr="007F2F94">
                <w:rPr>
                  <w:rFonts w:hint="eastAsia"/>
                  <w:sz w:val="18"/>
                  <w:szCs w:val="18"/>
                </w:rPr>
                <w:t>3</w:t>
              </w:r>
            </w:ins>
          </w:p>
        </w:tc>
        <w:tc>
          <w:tcPr>
            <w:tcW w:w="2498" w:type="dxa"/>
            <w:noWrap/>
            <w:hideMark/>
          </w:tcPr>
          <w:p w14:paraId="486FD2FB"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22" w:author="hanwha" w:date="2022-07-28T09:43:00Z"/>
                <w:sz w:val="18"/>
                <w:szCs w:val="18"/>
              </w:rPr>
            </w:pPr>
            <w:ins w:id="2223" w:author="hanwha" w:date="2022-07-28T09:43:00Z">
              <w:r w:rsidRPr="007F2F94">
                <w:rPr>
                  <w:rFonts w:hint="eastAsia"/>
                  <w:sz w:val="18"/>
                  <w:szCs w:val="18"/>
                </w:rPr>
                <w:t>배상책임보험 가입</w:t>
              </w:r>
            </w:ins>
          </w:p>
        </w:tc>
        <w:tc>
          <w:tcPr>
            <w:tcW w:w="1984" w:type="dxa"/>
            <w:noWrap/>
            <w:hideMark/>
          </w:tcPr>
          <w:p w14:paraId="04FDBCFB"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24" w:author="hanwha" w:date="2022-07-28T09:43:00Z"/>
                <w:sz w:val="18"/>
                <w:szCs w:val="18"/>
              </w:rPr>
            </w:pPr>
            <w:ins w:id="2225" w:author="hanwha" w:date="2022-07-28T09:43:00Z">
              <w:r w:rsidRPr="007F2F94">
                <w:rPr>
                  <w:rFonts w:hint="eastAsia"/>
                  <w:sz w:val="18"/>
                  <w:szCs w:val="18"/>
                </w:rPr>
                <w:t>22.7.1 ~ 23.6.30</w:t>
              </w:r>
            </w:ins>
          </w:p>
        </w:tc>
        <w:tc>
          <w:tcPr>
            <w:tcW w:w="1843" w:type="dxa"/>
            <w:noWrap/>
            <w:hideMark/>
          </w:tcPr>
          <w:p w14:paraId="15479BD7" w14:textId="77777777" w:rsidR="00906145" w:rsidRPr="007F2F94" w:rsidRDefault="00906145" w:rsidP="00906145">
            <w:pPr>
              <w:jc w:val="right"/>
              <w:cnfStyle w:val="000000000000" w:firstRow="0" w:lastRow="0" w:firstColumn="0" w:lastColumn="0" w:oddVBand="0" w:evenVBand="0" w:oddHBand="0" w:evenHBand="0" w:firstRowFirstColumn="0" w:firstRowLastColumn="0" w:lastRowFirstColumn="0" w:lastRowLastColumn="0"/>
              <w:rPr>
                <w:ins w:id="2226" w:author="hanwha" w:date="2022-07-28T09:43:00Z"/>
                <w:sz w:val="18"/>
                <w:szCs w:val="18"/>
              </w:rPr>
            </w:pPr>
            <w:ins w:id="2227" w:author="hanwha" w:date="2022-07-28T09:43:00Z">
              <w:r w:rsidRPr="007F2F94">
                <w:rPr>
                  <w:rFonts w:hint="eastAsia"/>
                  <w:sz w:val="18"/>
                  <w:szCs w:val="18"/>
                </w:rPr>
                <w:t>167,137,763</w:t>
              </w:r>
            </w:ins>
          </w:p>
        </w:tc>
        <w:tc>
          <w:tcPr>
            <w:tcW w:w="2075" w:type="dxa"/>
            <w:noWrap/>
            <w:hideMark/>
          </w:tcPr>
          <w:p w14:paraId="7732327C"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28" w:author="hanwha" w:date="2022-07-28T09:43:00Z"/>
                <w:sz w:val="18"/>
                <w:szCs w:val="18"/>
              </w:rPr>
            </w:pPr>
            <w:ins w:id="2229" w:author="hanwha" w:date="2022-07-28T09:43:00Z">
              <w:r w:rsidRPr="007F2F94">
                <w:rPr>
                  <w:rFonts w:hint="eastAsia"/>
                  <w:sz w:val="18"/>
                  <w:szCs w:val="18"/>
                </w:rPr>
                <w:t>한화손해보험㈜</w:t>
              </w:r>
            </w:ins>
          </w:p>
        </w:tc>
      </w:tr>
      <w:tr w:rsidR="00906145" w:rsidRPr="007F2F94" w14:paraId="2ED288BF" w14:textId="77777777" w:rsidTr="00906145">
        <w:trPr>
          <w:trHeight w:val="371"/>
          <w:ins w:id="2230" w:author="hanwha" w:date="2022-07-28T09:43:00Z"/>
        </w:trPr>
        <w:tc>
          <w:tcPr>
            <w:cnfStyle w:val="001000000000" w:firstRow="0" w:lastRow="0" w:firstColumn="1" w:lastColumn="0" w:oddVBand="0" w:evenVBand="0" w:oddHBand="0" w:evenHBand="0" w:firstRowFirstColumn="0" w:firstRowLastColumn="0" w:lastRowFirstColumn="0" w:lastRowLastColumn="0"/>
            <w:tcW w:w="616" w:type="dxa"/>
            <w:noWrap/>
            <w:hideMark/>
          </w:tcPr>
          <w:p w14:paraId="19FAE0D3" w14:textId="77777777" w:rsidR="00906145" w:rsidRPr="007F2F94" w:rsidRDefault="00906145" w:rsidP="00906145">
            <w:pPr>
              <w:rPr>
                <w:ins w:id="2231" w:author="hanwha" w:date="2022-07-28T09:43:00Z"/>
                <w:sz w:val="18"/>
                <w:szCs w:val="18"/>
              </w:rPr>
            </w:pPr>
            <w:ins w:id="2232" w:author="hanwha" w:date="2022-07-28T09:43:00Z">
              <w:r w:rsidRPr="007F2F94">
                <w:rPr>
                  <w:rFonts w:hint="eastAsia"/>
                  <w:sz w:val="18"/>
                  <w:szCs w:val="18"/>
                </w:rPr>
                <w:t>4</w:t>
              </w:r>
            </w:ins>
          </w:p>
        </w:tc>
        <w:tc>
          <w:tcPr>
            <w:tcW w:w="2498" w:type="dxa"/>
            <w:noWrap/>
            <w:hideMark/>
          </w:tcPr>
          <w:p w14:paraId="488FB25A"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33" w:author="hanwha" w:date="2022-07-28T09:43:00Z"/>
                <w:sz w:val="18"/>
                <w:szCs w:val="18"/>
              </w:rPr>
            </w:pPr>
            <w:proofErr w:type="spellStart"/>
            <w:ins w:id="2234" w:author="hanwha" w:date="2022-07-28T09:43:00Z">
              <w:r w:rsidRPr="007F2F94">
                <w:rPr>
                  <w:rFonts w:hint="eastAsia"/>
                  <w:sz w:val="18"/>
                  <w:szCs w:val="18"/>
                </w:rPr>
                <w:t>서산구장</w:t>
              </w:r>
              <w:proofErr w:type="spellEnd"/>
              <w:r w:rsidRPr="007F2F94">
                <w:rPr>
                  <w:rFonts w:hint="eastAsia"/>
                  <w:sz w:val="18"/>
                  <w:szCs w:val="18"/>
                </w:rPr>
                <w:t xml:space="preserve"> 보험</w:t>
              </w:r>
            </w:ins>
          </w:p>
        </w:tc>
        <w:tc>
          <w:tcPr>
            <w:tcW w:w="1984" w:type="dxa"/>
            <w:noWrap/>
            <w:hideMark/>
          </w:tcPr>
          <w:p w14:paraId="4BBA0D46"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35" w:author="hanwha" w:date="2022-07-28T09:43:00Z"/>
                <w:sz w:val="18"/>
                <w:szCs w:val="18"/>
              </w:rPr>
            </w:pPr>
            <w:ins w:id="2236" w:author="hanwha" w:date="2022-07-28T09:43:00Z">
              <w:r w:rsidRPr="007F2F94">
                <w:rPr>
                  <w:rFonts w:hint="eastAsia"/>
                  <w:sz w:val="18"/>
                  <w:szCs w:val="18"/>
                </w:rPr>
                <w:t>22.7.1 ~ 23.6.30</w:t>
              </w:r>
            </w:ins>
          </w:p>
        </w:tc>
        <w:tc>
          <w:tcPr>
            <w:tcW w:w="1843" w:type="dxa"/>
            <w:noWrap/>
            <w:hideMark/>
          </w:tcPr>
          <w:p w14:paraId="3B9C0375" w14:textId="77777777" w:rsidR="00906145" w:rsidRPr="007F2F94" w:rsidRDefault="00906145" w:rsidP="00906145">
            <w:pPr>
              <w:jc w:val="right"/>
              <w:cnfStyle w:val="000000000000" w:firstRow="0" w:lastRow="0" w:firstColumn="0" w:lastColumn="0" w:oddVBand="0" w:evenVBand="0" w:oddHBand="0" w:evenHBand="0" w:firstRowFirstColumn="0" w:firstRowLastColumn="0" w:lastRowFirstColumn="0" w:lastRowLastColumn="0"/>
              <w:rPr>
                <w:ins w:id="2237" w:author="hanwha" w:date="2022-07-28T09:43:00Z"/>
                <w:sz w:val="18"/>
                <w:szCs w:val="18"/>
              </w:rPr>
            </w:pPr>
            <w:ins w:id="2238" w:author="hanwha" w:date="2022-07-28T09:43:00Z">
              <w:r w:rsidRPr="007F2F94">
                <w:rPr>
                  <w:rFonts w:hint="eastAsia"/>
                  <w:sz w:val="18"/>
                  <w:szCs w:val="18"/>
                </w:rPr>
                <w:t>1,989,414</w:t>
              </w:r>
            </w:ins>
          </w:p>
        </w:tc>
        <w:tc>
          <w:tcPr>
            <w:tcW w:w="2075" w:type="dxa"/>
            <w:noWrap/>
            <w:hideMark/>
          </w:tcPr>
          <w:p w14:paraId="6B3D6EDA"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39" w:author="hanwha" w:date="2022-07-28T09:43:00Z"/>
                <w:sz w:val="18"/>
                <w:szCs w:val="18"/>
              </w:rPr>
            </w:pPr>
            <w:ins w:id="2240" w:author="hanwha" w:date="2022-07-28T09:43:00Z">
              <w:r w:rsidRPr="007F2F94">
                <w:rPr>
                  <w:rFonts w:hint="eastAsia"/>
                  <w:sz w:val="18"/>
                  <w:szCs w:val="18"/>
                </w:rPr>
                <w:t>한화손해보험㈜</w:t>
              </w:r>
            </w:ins>
          </w:p>
        </w:tc>
      </w:tr>
      <w:tr w:rsidR="00906145" w:rsidRPr="007F2F94" w14:paraId="66A73E33" w14:textId="77777777" w:rsidTr="00906145">
        <w:trPr>
          <w:trHeight w:val="371"/>
          <w:ins w:id="2241" w:author="hanwha" w:date="2022-07-28T09:43:00Z"/>
        </w:trPr>
        <w:tc>
          <w:tcPr>
            <w:cnfStyle w:val="001000000000" w:firstRow="0" w:lastRow="0" w:firstColumn="1" w:lastColumn="0" w:oddVBand="0" w:evenVBand="0" w:oddHBand="0" w:evenHBand="0" w:firstRowFirstColumn="0" w:firstRowLastColumn="0" w:lastRowFirstColumn="0" w:lastRowLastColumn="0"/>
            <w:tcW w:w="616" w:type="dxa"/>
            <w:noWrap/>
            <w:hideMark/>
          </w:tcPr>
          <w:p w14:paraId="5DD4E26C" w14:textId="77777777" w:rsidR="00906145" w:rsidRPr="007F2F94" w:rsidRDefault="00906145" w:rsidP="00906145">
            <w:pPr>
              <w:rPr>
                <w:ins w:id="2242" w:author="hanwha" w:date="2022-07-28T09:43:00Z"/>
                <w:sz w:val="18"/>
                <w:szCs w:val="18"/>
              </w:rPr>
            </w:pPr>
            <w:ins w:id="2243" w:author="hanwha" w:date="2022-07-28T09:43:00Z">
              <w:r w:rsidRPr="007F2F94">
                <w:rPr>
                  <w:rFonts w:hint="eastAsia"/>
                  <w:sz w:val="18"/>
                  <w:szCs w:val="18"/>
                </w:rPr>
                <w:t>5</w:t>
              </w:r>
            </w:ins>
          </w:p>
        </w:tc>
        <w:tc>
          <w:tcPr>
            <w:tcW w:w="2498" w:type="dxa"/>
            <w:noWrap/>
            <w:hideMark/>
          </w:tcPr>
          <w:p w14:paraId="4AFF3DAC"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44" w:author="hanwha" w:date="2022-07-28T09:43:00Z"/>
                <w:sz w:val="18"/>
                <w:szCs w:val="18"/>
              </w:rPr>
            </w:pPr>
            <w:proofErr w:type="spellStart"/>
            <w:ins w:id="2245" w:author="hanwha" w:date="2022-07-28T09:43:00Z">
              <w:r w:rsidRPr="007F2F94">
                <w:rPr>
                  <w:rFonts w:hint="eastAsia"/>
                  <w:sz w:val="18"/>
                  <w:szCs w:val="18"/>
                </w:rPr>
                <w:t>한화빌딩</w:t>
              </w:r>
              <w:proofErr w:type="spellEnd"/>
              <w:r w:rsidRPr="007F2F94">
                <w:rPr>
                  <w:rFonts w:hint="eastAsia"/>
                  <w:sz w:val="18"/>
                  <w:szCs w:val="18"/>
                </w:rPr>
                <w:t>(16층 등)</w:t>
              </w:r>
            </w:ins>
          </w:p>
        </w:tc>
        <w:tc>
          <w:tcPr>
            <w:tcW w:w="1984" w:type="dxa"/>
            <w:noWrap/>
            <w:hideMark/>
          </w:tcPr>
          <w:p w14:paraId="3CEDD3AA"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46" w:author="hanwha" w:date="2022-07-28T09:43:00Z"/>
                <w:sz w:val="18"/>
                <w:szCs w:val="18"/>
              </w:rPr>
            </w:pPr>
            <w:ins w:id="2247" w:author="hanwha" w:date="2022-07-28T09:43:00Z">
              <w:r w:rsidRPr="007F2F94">
                <w:rPr>
                  <w:rFonts w:hint="eastAsia"/>
                  <w:sz w:val="18"/>
                  <w:szCs w:val="18"/>
                </w:rPr>
                <w:t>'22.5.1~'23.4.30</w:t>
              </w:r>
            </w:ins>
          </w:p>
        </w:tc>
        <w:tc>
          <w:tcPr>
            <w:tcW w:w="1843" w:type="dxa"/>
            <w:noWrap/>
            <w:hideMark/>
          </w:tcPr>
          <w:p w14:paraId="0ADDF4FB" w14:textId="77777777" w:rsidR="00906145" w:rsidRPr="007F2F94" w:rsidRDefault="00906145" w:rsidP="00906145">
            <w:pPr>
              <w:jc w:val="right"/>
              <w:cnfStyle w:val="000000000000" w:firstRow="0" w:lastRow="0" w:firstColumn="0" w:lastColumn="0" w:oddVBand="0" w:evenVBand="0" w:oddHBand="0" w:evenHBand="0" w:firstRowFirstColumn="0" w:firstRowLastColumn="0" w:lastRowFirstColumn="0" w:lastRowLastColumn="0"/>
              <w:rPr>
                <w:ins w:id="2248" w:author="hanwha" w:date="2022-07-28T09:43:00Z"/>
                <w:sz w:val="18"/>
                <w:szCs w:val="18"/>
              </w:rPr>
            </w:pPr>
            <w:ins w:id="2249" w:author="hanwha" w:date="2022-07-28T09:43:00Z">
              <w:r w:rsidRPr="007F2F94">
                <w:rPr>
                  <w:rFonts w:hint="eastAsia"/>
                  <w:sz w:val="18"/>
                  <w:szCs w:val="18"/>
                </w:rPr>
                <w:t>2,525,439,240</w:t>
              </w:r>
            </w:ins>
          </w:p>
        </w:tc>
        <w:tc>
          <w:tcPr>
            <w:tcW w:w="2075" w:type="dxa"/>
            <w:noWrap/>
            <w:hideMark/>
          </w:tcPr>
          <w:p w14:paraId="000BFAF5"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50" w:author="hanwha" w:date="2022-07-28T09:43:00Z"/>
                <w:sz w:val="18"/>
                <w:szCs w:val="18"/>
              </w:rPr>
            </w:pPr>
            <w:proofErr w:type="spellStart"/>
            <w:ins w:id="2251" w:author="hanwha" w:date="2022-07-28T09:43:00Z">
              <w:r w:rsidRPr="007F2F94">
                <w:rPr>
                  <w:rFonts w:hint="eastAsia"/>
                  <w:sz w:val="18"/>
                  <w:szCs w:val="18"/>
                </w:rPr>
                <w:t>한화생명</w:t>
              </w:r>
              <w:proofErr w:type="spellEnd"/>
              <w:r w:rsidRPr="007F2F94">
                <w:rPr>
                  <w:rFonts w:hint="eastAsia"/>
                  <w:sz w:val="18"/>
                  <w:szCs w:val="18"/>
                </w:rPr>
                <w:t>㈜</w:t>
              </w:r>
            </w:ins>
          </w:p>
        </w:tc>
      </w:tr>
      <w:tr w:rsidR="00906145" w:rsidRPr="007F2F94" w14:paraId="486940F8" w14:textId="77777777" w:rsidTr="00906145">
        <w:trPr>
          <w:trHeight w:val="371"/>
          <w:ins w:id="2252" w:author="hanwha" w:date="2022-07-28T09:43:00Z"/>
        </w:trPr>
        <w:tc>
          <w:tcPr>
            <w:cnfStyle w:val="001000000000" w:firstRow="0" w:lastRow="0" w:firstColumn="1" w:lastColumn="0" w:oddVBand="0" w:evenVBand="0" w:oddHBand="0" w:evenHBand="0" w:firstRowFirstColumn="0" w:firstRowLastColumn="0" w:lastRowFirstColumn="0" w:lastRowLastColumn="0"/>
            <w:tcW w:w="616" w:type="dxa"/>
            <w:noWrap/>
            <w:hideMark/>
          </w:tcPr>
          <w:p w14:paraId="390A2962" w14:textId="77777777" w:rsidR="00906145" w:rsidRPr="007F2F94" w:rsidRDefault="00906145" w:rsidP="00906145">
            <w:pPr>
              <w:rPr>
                <w:ins w:id="2253" w:author="hanwha" w:date="2022-07-28T09:43:00Z"/>
                <w:sz w:val="18"/>
                <w:szCs w:val="18"/>
              </w:rPr>
            </w:pPr>
            <w:ins w:id="2254" w:author="hanwha" w:date="2022-07-28T09:43:00Z">
              <w:r w:rsidRPr="007F2F94">
                <w:rPr>
                  <w:rFonts w:hint="eastAsia"/>
                  <w:sz w:val="18"/>
                  <w:szCs w:val="18"/>
                </w:rPr>
                <w:t>6</w:t>
              </w:r>
            </w:ins>
          </w:p>
        </w:tc>
        <w:tc>
          <w:tcPr>
            <w:tcW w:w="2498" w:type="dxa"/>
            <w:noWrap/>
            <w:hideMark/>
          </w:tcPr>
          <w:p w14:paraId="55E26992"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55" w:author="hanwha" w:date="2022-07-28T09:43:00Z"/>
                <w:sz w:val="18"/>
                <w:szCs w:val="18"/>
              </w:rPr>
            </w:pPr>
            <w:proofErr w:type="spellStart"/>
            <w:ins w:id="2256" w:author="hanwha" w:date="2022-07-28T09:43:00Z">
              <w:r w:rsidRPr="007F2F94">
                <w:rPr>
                  <w:rFonts w:hint="eastAsia"/>
                  <w:sz w:val="18"/>
                  <w:szCs w:val="18"/>
                </w:rPr>
                <w:t>한화빌딩</w:t>
              </w:r>
              <w:proofErr w:type="spellEnd"/>
              <w:r w:rsidRPr="007F2F94">
                <w:rPr>
                  <w:rFonts w:hint="eastAsia"/>
                  <w:sz w:val="18"/>
                  <w:szCs w:val="18"/>
                </w:rPr>
                <w:t>(26층)</w:t>
              </w:r>
            </w:ins>
          </w:p>
        </w:tc>
        <w:tc>
          <w:tcPr>
            <w:tcW w:w="1984" w:type="dxa"/>
            <w:noWrap/>
            <w:hideMark/>
          </w:tcPr>
          <w:p w14:paraId="69F8DF20"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57" w:author="hanwha" w:date="2022-07-28T09:43:00Z"/>
                <w:sz w:val="18"/>
                <w:szCs w:val="18"/>
              </w:rPr>
            </w:pPr>
            <w:ins w:id="2258" w:author="hanwha" w:date="2022-07-28T09:43:00Z">
              <w:r w:rsidRPr="007F2F94">
                <w:rPr>
                  <w:rFonts w:hint="eastAsia"/>
                  <w:sz w:val="18"/>
                  <w:szCs w:val="18"/>
                </w:rPr>
                <w:t>'22.5.1~'23.4.30</w:t>
              </w:r>
            </w:ins>
          </w:p>
        </w:tc>
        <w:tc>
          <w:tcPr>
            <w:tcW w:w="1843" w:type="dxa"/>
            <w:noWrap/>
            <w:hideMark/>
          </w:tcPr>
          <w:p w14:paraId="0B94CDB5" w14:textId="77777777" w:rsidR="00906145" w:rsidRPr="007F2F94" w:rsidRDefault="00906145" w:rsidP="00906145">
            <w:pPr>
              <w:jc w:val="right"/>
              <w:cnfStyle w:val="000000000000" w:firstRow="0" w:lastRow="0" w:firstColumn="0" w:lastColumn="0" w:oddVBand="0" w:evenVBand="0" w:oddHBand="0" w:evenHBand="0" w:firstRowFirstColumn="0" w:firstRowLastColumn="0" w:lastRowFirstColumn="0" w:lastRowLastColumn="0"/>
              <w:rPr>
                <w:ins w:id="2259" w:author="hanwha" w:date="2022-07-28T09:43:00Z"/>
                <w:sz w:val="18"/>
                <w:szCs w:val="18"/>
              </w:rPr>
            </w:pPr>
            <w:ins w:id="2260" w:author="hanwha" w:date="2022-07-28T09:43:00Z">
              <w:r w:rsidRPr="007F2F94">
                <w:rPr>
                  <w:rFonts w:hint="eastAsia"/>
                  <w:sz w:val="18"/>
                  <w:szCs w:val="18"/>
                </w:rPr>
                <w:t>1,619,977,320</w:t>
              </w:r>
            </w:ins>
          </w:p>
        </w:tc>
        <w:tc>
          <w:tcPr>
            <w:tcW w:w="2075" w:type="dxa"/>
            <w:noWrap/>
            <w:hideMark/>
          </w:tcPr>
          <w:p w14:paraId="66A44EA0"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61" w:author="hanwha" w:date="2022-07-28T09:43:00Z"/>
                <w:sz w:val="18"/>
                <w:szCs w:val="18"/>
              </w:rPr>
            </w:pPr>
            <w:proofErr w:type="spellStart"/>
            <w:ins w:id="2262" w:author="hanwha" w:date="2022-07-28T09:43:00Z">
              <w:r w:rsidRPr="007F2F94">
                <w:rPr>
                  <w:rFonts w:hint="eastAsia"/>
                  <w:sz w:val="18"/>
                  <w:szCs w:val="18"/>
                </w:rPr>
                <w:t>한화생명</w:t>
              </w:r>
              <w:proofErr w:type="spellEnd"/>
              <w:r w:rsidRPr="007F2F94">
                <w:rPr>
                  <w:rFonts w:hint="eastAsia"/>
                  <w:sz w:val="18"/>
                  <w:szCs w:val="18"/>
                </w:rPr>
                <w:t>㈜</w:t>
              </w:r>
            </w:ins>
          </w:p>
        </w:tc>
      </w:tr>
      <w:tr w:rsidR="00906145" w:rsidRPr="007F2F94" w14:paraId="6B6640C8" w14:textId="77777777" w:rsidTr="00906145">
        <w:trPr>
          <w:trHeight w:val="371"/>
          <w:ins w:id="2263" w:author="hanwha" w:date="2022-07-28T09:43:00Z"/>
        </w:trPr>
        <w:tc>
          <w:tcPr>
            <w:cnfStyle w:val="001000000000" w:firstRow="0" w:lastRow="0" w:firstColumn="1" w:lastColumn="0" w:oddVBand="0" w:evenVBand="0" w:oddHBand="0" w:evenHBand="0" w:firstRowFirstColumn="0" w:firstRowLastColumn="0" w:lastRowFirstColumn="0" w:lastRowLastColumn="0"/>
            <w:tcW w:w="616" w:type="dxa"/>
            <w:noWrap/>
            <w:hideMark/>
          </w:tcPr>
          <w:p w14:paraId="08EE32B4" w14:textId="77777777" w:rsidR="00906145" w:rsidRPr="007F2F94" w:rsidRDefault="00906145" w:rsidP="00906145">
            <w:pPr>
              <w:rPr>
                <w:ins w:id="2264" w:author="hanwha" w:date="2022-07-28T09:43:00Z"/>
                <w:sz w:val="18"/>
                <w:szCs w:val="18"/>
              </w:rPr>
            </w:pPr>
            <w:ins w:id="2265" w:author="hanwha" w:date="2022-07-28T09:43:00Z">
              <w:r w:rsidRPr="007F2F94">
                <w:rPr>
                  <w:rFonts w:hint="eastAsia"/>
                  <w:sz w:val="18"/>
                  <w:szCs w:val="18"/>
                </w:rPr>
                <w:t>7</w:t>
              </w:r>
            </w:ins>
          </w:p>
        </w:tc>
        <w:tc>
          <w:tcPr>
            <w:tcW w:w="2498" w:type="dxa"/>
            <w:noWrap/>
            <w:hideMark/>
          </w:tcPr>
          <w:p w14:paraId="351BD73E"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66" w:author="hanwha" w:date="2022-07-28T09:43:00Z"/>
                <w:sz w:val="18"/>
                <w:szCs w:val="18"/>
              </w:rPr>
            </w:pPr>
            <w:proofErr w:type="spellStart"/>
            <w:ins w:id="2267" w:author="hanwha" w:date="2022-07-28T09:43:00Z">
              <w:r w:rsidRPr="007F2F94">
                <w:rPr>
                  <w:rFonts w:hint="eastAsia"/>
                  <w:sz w:val="18"/>
                  <w:szCs w:val="18"/>
                </w:rPr>
                <w:t>한화빌딩</w:t>
              </w:r>
              <w:proofErr w:type="spellEnd"/>
              <w:r w:rsidRPr="007F2F94">
                <w:rPr>
                  <w:rFonts w:hint="eastAsia"/>
                  <w:sz w:val="18"/>
                  <w:szCs w:val="18"/>
                </w:rPr>
                <w:t>(공동사무공간)</w:t>
              </w:r>
            </w:ins>
          </w:p>
        </w:tc>
        <w:tc>
          <w:tcPr>
            <w:tcW w:w="1984" w:type="dxa"/>
            <w:noWrap/>
            <w:hideMark/>
          </w:tcPr>
          <w:p w14:paraId="081D33AD"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68" w:author="hanwha" w:date="2022-07-28T09:43:00Z"/>
                <w:sz w:val="18"/>
                <w:szCs w:val="18"/>
              </w:rPr>
            </w:pPr>
            <w:ins w:id="2269" w:author="hanwha" w:date="2022-07-28T09:43:00Z">
              <w:r w:rsidRPr="007F2F94">
                <w:rPr>
                  <w:rFonts w:hint="eastAsia"/>
                  <w:sz w:val="18"/>
                  <w:szCs w:val="18"/>
                </w:rPr>
                <w:t>'22.5.1~'23.4.30</w:t>
              </w:r>
            </w:ins>
          </w:p>
        </w:tc>
        <w:tc>
          <w:tcPr>
            <w:tcW w:w="1843" w:type="dxa"/>
            <w:noWrap/>
            <w:hideMark/>
          </w:tcPr>
          <w:p w14:paraId="635438A1" w14:textId="77777777" w:rsidR="00906145" w:rsidRPr="007F2F94" w:rsidRDefault="00906145" w:rsidP="00906145">
            <w:pPr>
              <w:jc w:val="right"/>
              <w:cnfStyle w:val="000000000000" w:firstRow="0" w:lastRow="0" w:firstColumn="0" w:lastColumn="0" w:oddVBand="0" w:evenVBand="0" w:oddHBand="0" w:evenHBand="0" w:firstRowFirstColumn="0" w:firstRowLastColumn="0" w:lastRowFirstColumn="0" w:lastRowLastColumn="0"/>
              <w:rPr>
                <w:ins w:id="2270" w:author="hanwha" w:date="2022-07-28T09:43:00Z"/>
                <w:sz w:val="18"/>
                <w:szCs w:val="18"/>
              </w:rPr>
            </w:pPr>
            <w:ins w:id="2271" w:author="hanwha" w:date="2022-07-28T09:43:00Z">
              <w:r w:rsidRPr="007F2F94">
                <w:rPr>
                  <w:rFonts w:hint="eastAsia"/>
                  <w:sz w:val="18"/>
                  <w:szCs w:val="18"/>
                </w:rPr>
                <w:t>156,390,000</w:t>
              </w:r>
            </w:ins>
          </w:p>
        </w:tc>
        <w:tc>
          <w:tcPr>
            <w:tcW w:w="2075" w:type="dxa"/>
            <w:noWrap/>
            <w:hideMark/>
          </w:tcPr>
          <w:p w14:paraId="310D6EF3"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72" w:author="hanwha" w:date="2022-07-28T09:43:00Z"/>
                <w:sz w:val="18"/>
                <w:szCs w:val="18"/>
              </w:rPr>
            </w:pPr>
            <w:proofErr w:type="spellStart"/>
            <w:ins w:id="2273" w:author="hanwha" w:date="2022-07-28T09:43:00Z">
              <w:r w:rsidRPr="007F2F94">
                <w:rPr>
                  <w:rFonts w:hint="eastAsia"/>
                  <w:sz w:val="18"/>
                  <w:szCs w:val="18"/>
                </w:rPr>
                <w:t>한화생명</w:t>
              </w:r>
              <w:proofErr w:type="spellEnd"/>
              <w:r w:rsidRPr="007F2F94">
                <w:rPr>
                  <w:rFonts w:hint="eastAsia"/>
                  <w:sz w:val="18"/>
                  <w:szCs w:val="18"/>
                </w:rPr>
                <w:t>㈜</w:t>
              </w:r>
            </w:ins>
          </w:p>
        </w:tc>
      </w:tr>
      <w:tr w:rsidR="00906145" w:rsidRPr="007F2F94" w14:paraId="7F018E12" w14:textId="77777777" w:rsidTr="00906145">
        <w:trPr>
          <w:trHeight w:val="371"/>
          <w:ins w:id="2274" w:author="hanwha" w:date="2022-07-28T09:43:00Z"/>
        </w:trPr>
        <w:tc>
          <w:tcPr>
            <w:cnfStyle w:val="001000000000" w:firstRow="0" w:lastRow="0" w:firstColumn="1" w:lastColumn="0" w:oddVBand="0" w:evenVBand="0" w:oddHBand="0" w:evenHBand="0" w:firstRowFirstColumn="0" w:firstRowLastColumn="0" w:lastRowFirstColumn="0" w:lastRowLastColumn="0"/>
            <w:tcW w:w="616" w:type="dxa"/>
            <w:noWrap/>
            <w:hideMark/>
          </w:tcPr>
          <w:p w14:paraId="4CD0370F" w14:textId="77777777" w:rsidR="00906145" w:rsidRPr="007F2F94" w:rsidRDefault="00906145" w:rsidP="00906145">
            <w:pPr>
              <w:rPr>
                <w:ins w:id="2275" w:author="hanwha" w:date="2022-07-28T09:43:00Z"/>
                <w:sz w:val="18"/>
                <w:szCs w:val="18"/>
              </w:rPr>
            </w:pPr>
            <w:ins w:id="2276" w:author="hanwha" w:date="2022-07-28T09:43:00Z">
              <w:r w:rsidRPr="007F2F94">
                <w:rPr>
                  <w:rFonts w:hint="eastAsia"/>
                  <w:sz w:val="18"/>
                  <w:szCs w:val="18"/>
                </w:rPr>
                <w:t>8</w:t>
              </w:r>
            </w:ins>
          </w:p>
        </w:tc>
        <w:tc>
          <w:tcPr>
            <w:tcW w:w="2498" w:type="dxa"/>
            <w:noWrap/>
            <w:hideMark/>
          </w:tcPr>
          <w:p w14:paraId="6ADD24C5"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77" w:author="hanwha" w:date="2022-07-28T09:43:00Z"/>
                <w:sz w:val="18"/>
                <w:szCs w:val="18"/>
              </w:rPr>
            </w:pPr>
            <w:ins w:id="2278" w:author="hanwha" w:date="2022-07-28T09:43:00Z">
              <w:r w:rsidRPr="007F2F94">
                <w:rPr>
                  <w:rFonts w:hint="eastAsia"/>
                  <w:sz w:val="18"/>
                  <w:szCs w:val="18"/>
                </w:rPr>
                <w:t>63빌딩(공동사무공간)</w:t>
              </w:r>
            </w:ins>
          </w:p>
        </w:tc>
        <w:tc>
          <w:tcPr>
            <w:tcW w:w="1984" w:type="dxa"/>
            <w:noWrap/>
            <w:hideMark/>
          </w:tcPr>
          <w:p w14:paraId="40D8901A"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79" w:author="hanwha" w:date="2022-07-28T09:43:00Z"/>
                <w:sz w:val="18"/>
                <w:szCs w:val="18"/>
              </w:rPr>
            </w:pPr>
            <w:ins w:id="2280" w:author="hanwha" w:date="2022-07-28T09:43:00Z">
              <w:r w:rsidRPr="007F2F94">
                <w:rPr>
                  <w:rFonts w:hint="eastAsia"/>
                  <w:sz w:val="18"/>
                  <w:szCs w:val="18"/>
                </w:rPr>
                <w:t>'22.1.28~'22.12.31</w:t>
              </w:r>
            </w:ins>
          </w:p>
        </w:tc>
        <w:tc>
          <w:tcPr>
            <w:tcW w:w="1843" w:type="dxa"/>
            <w:noWrap/>
            <w:hideMark/>
          </w:tcPr>
          <w:p w14:paraId="4F1D1D12" w14:textId="77777777" w:rsidR="00906145" w:rsidRPr="007F2F94" w:rsidRDefault="00906145" w:rsidP="00906145">
            <w:pPr>
              <w:jc w:val="right"/>
              <w:cnfStyle w:val="000000000000" w:firstRow="0" w:lastRow="0" w:firstColumn="0" w:lastColumn="0" w:oddVBand="0" w:evenVBand="0" w:oddHBand="0" w:evenHBand="0" w:firstRowFirstColumn="0" w:firstRowLastColumn="0" w:lastRowFirstColumn="0" w:lastRowLastColumn="0"/>
              <w:rPr>
                <w:ins w:id="2281" w:author="hanwha" w:date="2022-07-28T09:43:00Z"/>
                <w:sz w:val="18"/>
                <w:szCs w:val="18"/>
              </w:rPr>
            </w:pPr>
            <w:ins w:id="2282" w:author="hanwha" w:date="2022-07-28T09:43:00Z">
              <w:r w:rsidRPr="007F2F94">
                <w:rPr>
                  <w:rFonts w:hint="eastAsia"/>
                  <w:sz w:val="18"/>
                  <w:szCs w:val="18"/>
                </w:rPr>
                <w:t>25,218,240</w:t>
              </w:r>
            </w:ins>
          </w:p>
        </w:tc>
        <w:tc>
          <w:tcPr>
            <w:tcW w:w="2075" w:type="dxa"/>
            <w:noWrap/>
            <w:hideMark/>
          </w:tcPr>
          <w:p w14:paraId="2AF11D66"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83" w:author="hanwha" w:date="2022-07-28T09:43:00Z"/>
                <w:sz w:val="18"/>
                <w:szCs w:val="18"/>
              </w:rPr>
            </w:pPr>
            <w:ins w:id="2284" w:author="hanwha" w:date="2022-07-28T09:43:00Z">
              <w:r w:rsidRPr="007F2F94">
                <w:rPr>
                  <w:rFonts w:hint="eastAsia"/>
                  <w:sz w:val="18"/>
                  <w:szCs w:val="18"/>
                </w:rPr>
                <w:t>한화생명보험㈜</w:t>
              </w:r>
            </w:ins>
          </w:p>
        </w:tc>
      </w:tr>
      <w:tr w:rsidR="00906145" w:rsidRPr="007F2F94" w14:paraId="61A97456" w14:textId="77777777" w:rsidTr="00906145">
        <w:trPr>
          <w:trHeight w:val="371"/>
          <w:ins w:id="2285" w:author="hanwha" w:date="2022-07-28T09:43:00Z"/>
        </w:trPr>
        <w:tc>
          <w:tcPr>
            <w:cnfStyle w:val="001000000000" w:firstRow="0" w:lastRow="0" w:firstColumn="1" w:lastColumn="0" w:oddVBand="0" w:evenVBand="0" w:oddHBand="0" w:evenHBand="0" w:firstRowFirstColumn="0" w:firstRowLastColumn="0" w:lastRowFirstColumn="0" w:lastRowLastColumn="0"/>
            <w:tcW w:w="616" w:type="dxa"/>
            <w:noWrap/>
            <w:hideMark/>
          </w:tcPr>
          <w:p w14:paraId="79B43555" w14:textId="77777777" w:rsidR="00906145" w:rsidRPr="007F2F94" w:rsidRDefault="00906145" w:rsidP="00906145">
            <w:pPr>
              <w:rPr>
                <w:ins w:id="2286" w:author="hanwha" w:date="2022-07-28T09:43:00Z"/>
                <w:sz w:val="18"/>
                <w:szCs w:val="18"/>
              </w:rPr>
            </w:pPr>
            <w:ins w:id="2287" w:author="hanwha" w:date="2022-07-28T09:43:00Z">
              <w:r w:rsidRPr="007F2F94">
                <w:rPr>
                  <w:rFonts w:hint="eastAsia"/>
                  <w:sz w:val="18"/>
                  <w:szCs w:val="18"/>
                </w:rPr>
                <w:t>9</w:t>
              </w:r>
            </w:ins>
          </w:p>
        </w:tc>
        <w:tc>
          <w:tcPr>
            <w:tcW w:w="2498" w:type="dxa"/>
            <w:noWrap/>
            <w:hideMark/>
          </w:tcPr>
          <w:p w14:paraId="116EF432"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88" w:author="hanwha" w:date="2022-07-28T09:43:00Z"/>
                <w:sz w:val="18"/>
                <w:szCs w:val="18"/>
              </w:rPr>
            </w:pPr>
            <w:proofErr w:type="spellStart"/>
            <w:ins w:id="2289" w:author="hanwha" w:date="2022-07-28T09:43:00Z">
              <w:r w:rsidRPr="007F2F94">
                <w:rPr>
                  <w:rFonts w:hint="eastAsia"/>
                  <w:sz w:val="18"/>
                  <w:szCs w:val="18"/>
                </w:rPr>
                <w:t>서화류</w:t>
              </w:r>
              <w:proofErr w:type="spellEnd"/>
              <w:r w:rsidRPr="007F2F94">
                <w:rPr>
                  <w:rFonts w:hint="eastAsia"/>
                  <w:sz w:val="18"/>
                  <w:szCs w:val="18"/>
                </w:rPr>
                <w:t>(63빌딩)</w:t>
              </w:r>
              <w:r w:rsidRPr="007F2F94">
                <w:rPr>
                  <w:sz w:val="18"/>
                  <w:szCs w:val="18"/>
                </w:rPr>
                <w:t xml:space="preserve"> </w:t>
              </w:r>
              <w:r w:rsidRPr="007F2F94">
                <w:rPr>
                  <w:rFonts w:hint="eastAsia"/>
                  <w:sz w:val="18"/>
                  <w:szCs w:val="18"/>
                </w:rPr>
                <w:t>임대</w:t>
              </w:r>
            </w:ins>
          </w:p>
        </w:tc>
        <w:tc>
          <w:tcPr>
            <w:tcW w:w="1984" w:type="dxa"/>
            <w:noWrap/>
            <w:hideMark/>
          </w:tcPr>
          <w:p w14:paraId="689ACE72"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90" w:author="hanwha" w:date="2022-07-28T09:43:00Z"/>
                <w:sz w:val="18"/>
                <w:szCs w:val="18"/>
              </w:rPr>
            </w:pPr>
            <w:ins w:id="2291" w:author="hanwha" w:date="2022-07-28T09:43:00Z">
              <w:r w:rsidRPr="007F2F94">
                <w:rPr>
                  <w:rFonts w:hint="eastAsia"/>
                  <w:sz w:val="18"/>
                  <w:szCs w:val="18"/>
                </w:rPr>
                <w:t>'22.1.1~'22.12.31</w:t>
              </w:r>
            </w:ins>
          </w:p>
        </w:tc>
        <w:tc>
          <w:tcPr>
            <w:tcW w:w="1843" w:type="dxa"/>
            <w:noWrap/>
            <w:hideMark/>
          </w:tcPr>
          <w:p w14:paraId="15EED2AB" w14:textId="77777777" w:rsidR="00906145" w:rsidRPr="007F2F94" w:rsidRDefault="00906145" w:rsidP="00906145">
            <w:pPr>
              <w:jc w:val="right"/>
              <w:cnfStyle w:val="000000000000" w:firstRow="0" w:lastRow="0" w:firstColumn="0" w:lastColumn="0" w:oddVBand="0" w:evenVBand="0" w:oddHBand="0" w:evenHBand="0" w:firstRowFirstColumn="0" w:firstRowLastColumn="0" w:lastRowFirstColumn="0" w:lastRowLastColumn="0"/>
              <w:rPr>
                <w:ins w:id="2292" w:author="hanwha" w:date="2022-07-28T09:43:00Z"/>
                <w:sz w:val="18"/>
                <w:szCs w:val="18"/>
              </w:rPr>
            </w:pPr>
            <w:ins w:id="2293" w:author="hanwha" w:date="2022-07-28T09:43:00Z">
              <w:r w:rsidRPr="007F2F94">
                <w:rPr>
                  <w:rFonts w:hint="eastAsia"/>
                  <w:sz w:val="18"/>
                  <w:szCs w:val="18"/>
                </w:rPr>
                <w:t>9,693,120</w:t>
              </w:r>
            </w:ins>
          </w:p>
        </w:tc>
        <w:tc>
          <w:tcPr>
            <w:tcW w:w="2075" w:type="dxa"/>
            <w:noWrap/>
            <w:hideMark/>
          </w:tcPr>
          <w:p w14:paraId="0614A924"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94" w:author="hanwha" w:date="2022-07-28T09:43:00Z"/>
                <w:sz w:val="18"/>
                <w:szCs w:val="18"/>
              </w:rPr>
            </w:pPr>
            <w:ins w:id="2295" w:author="hanwha" w:date="2022-07-28T09:43:00Z">
              <w:r w:rsidRPr="007F2F94">
                <w:rPr>
                  <w:rFonts w:hint="eastAsia"/>
                  <w:sz w:val="18"/>
                  <w:szCs w:val="18"/>
                </w:rPr>
                <w:t>한화생명보험㈜</w:t>
              </w:r>
            </w:ins>
          </w:p>
        </w:tc>
      </w:tr>
      <w:tr w:rsidR="00906145" w:rsidRPr="007F2F94" w14:paraId="1F0E3684" w14:textId="77777777" w:rsidTr="00906145">
        <w:trPr>
          <w:trHeight w:val="371"/>
          <w:ins w:id="2296" w:author="hanwha" w:date="2022-07-28T09:43:00Z"/>
        </w:trPr>
        <w:tc>
          <w:tcPr>
            <w:cnfStyle w:val="001000000000" w:firstRow="0" w:lastRow="0" w:firstColumn="1" w:lastColumn="0" w:oddVBand="0" w:evenVBand="0" w:oddHBand="0" w:evenHBand="0" w:firstRowFirstColumn="0" w:firstRowLastColumn="0" w:lastRowFirstColumn="0" w:lastRowLastColumn="0"/>
            <w:tcW w:w="616" w:type="dxa"/>
            <w:noWrap/>
            <w:hideMark/>
          </w:tcPr>
          <w:p w14:paraId="3CE0F22A" w14:textId="77777777" w:rsidR="00906145" w:rsidRPr="007F2F94" w:rsidRDefault="00906145" w:rsidP="00906145">
            <w:pPr>
              <w:rPr>
                <w:ins w:id="2297" w:author="hanwha" w:date="2022-07-28T09:43:00Z"/>
                <w:sz w:val="18"/>
                <w:szCs w:val="18"/>
              </w:rPr>
            </w:pPr>
            <w:ins w:id="2298" w:author="hanwha" w:date="2022-07-28T09:43:00Z">
              <w:r w:rsidRPr="007F2F94">
                <w:rPr>
                  <w:rFonts w:hint="eastAsia"/>
                  <w:sz w:val="18"/>
                  <w:szCs w:val="18"/>
                </w:rPr>
                <w:t>10</w:t>
              </w:r>
            </w:ins>
          </w:p>
        </w:tc>
        <w:tc>
          <w:tcPr>
            <w:tcW w:w="2498" w:type="dxa"/>
            <w:noWrap/>
            <w:hideMark/>
          </w:tcPr>
          <w:p w14:paraId="1CB716D1"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299" w:author="hanwha" w:date="2022-07-28T09:43:00Z"/>
                <w:sz w:val="18"/>
                <w:szCs w:val="18"/>
              </w:rPr>
            </w:pPr>
            <w:proofErr w:type="spellStart"/>
            <w:ins w:id="2300" w:author="hanwha" w:date="2022-07-28T09:43:00Z">
              <w:r w:rsidRPr="007F2F94">
                <w:rPr>
                  <w:rFonts w:hint="eastAsia"/>
                  <w:sz w:val="18"/>
                  <w:szCs w:val="18"/>
                </w:rPr>
                <w:t>태평로사옥</w:t>
              </w:r>
              <w:proofErr w:type="spellEnd"/>
            </w:ins>
          </w:p>
          <w:p w14:paraId="36F3166F"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01" w:author="hanwha" w:date="2022-07-28T09:43:00Z"/>
                <w:sz w:val="18"/>
                <w:szCs w:val="18"/>
              </w:rPr>
            </w:pPr>
            <w:ins w:id="2302" w:author="hanwha" w:date="2022-07-28T09:43:00Z">
              <w:r w:rsidRPr="007F2F94">
                <w:rPr>
                  <w:rFonts w:hint="eastAsia"/>
                  <w:sz w:val="18"/>
                  <w:szCs w:val="18"/>
                </w:rPr>
                <w:t>(13층</w:t>
              </w:r>
              <w:proofErr w:type="gramStart"/>
              <w:r w:rsidRPr="007F2F94">
                <w:rPr>
                  <w:rFonts w:hint="eastAsia"/>
                  <w:sz w:val="18"/>
                  <w:szCs w:val="18"/>
                </w:rPr>
                <w:t>,15층포함</w:t>
              </w:r>
              <w:proofErr w:type="gramEnd"/>
              <w:r w:rsidRPr="007F2F94">
                <w:rPr>
                  <w:rFonts w:hint="eastAsia"/>
                  <w:sz w:val="18"/>
                  <w:szCs w:val="18"/>
                </w:rPr>
                <w:t>)</w:t>
              </w:r>
            </w:ins>
          </w:p>
        </w:tc>
        <w:tc>
          <w:tcPr>
            <w:tcW w:w="1984" w:type="dxa"/>
            <w:noWrap/>
            <w:hideMark/>
          </w:tcPr>
          <w:p w14:paraId="26B0773E"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03" w:author="hanwha" w:date="2022-07-28T09:43:00Z"/>
                <w:sz w:val="18"/>
                <w:szCs w:val="18"/>
              </w:rPr>
            </w:pPr>
            <w:ins w:id="2304" w:author="hanwha" w:date="2022-07-28T09:43:00Z">
              <w:r w:rsidRPr="007F2F94">
                <w:rPr>
                  <w:rFonts w:hint="eastAsia"/>
                  <w:sz w:val="18"/>
                  <w:szCs w:val="18"/>
                </w:rPr>
                <w:t>'22.7.1~'23.6.30</w:t>
              </w:r>
            </w:ins>
          </w:p>
        </w:tc>
        <w:tc>
          <w:tcPr>
            <w:tcW w:w="1843" w:type="dxa"/>
            <w:noWrap/>
            <w:hideMark/>
          </w:tcPr>
          <w:p w14:paraId="5ADB53F9" w14:textId="77777777" w:rsidR="00906145" w:rsidRPr="007F2F94" w:rsidRDefault="00906145" w:rsidP="00906145">
            <w:pPr>
              <w:jc w:val="right"/>
              <w:cnfStyle w:val="000000000000" w:firstRow="0" w:lastRow="0" w:firstColumn="0" w:lastColumn="0" w:oddVBand="0" w:evenVBand="0" w:oddHBand="0" w:evenHBand="0" w:firstRowFirstColumn="0" w:firstRowLastColumn="0" w:lastRowFirstColumn="0" w:lastRowLastColumn="0"/>
              <w:rPr>
                <w:ins w:id="2305" w:author="hanwha" w:date="2022-07-28T09:43:00Z"/>
                <w:sz w:val="18"/>
                <w:szCs w:val="18"/>
              </w:rPr>
            </w:pPr>
            <w:ins w:id="2306" w:author="hanwha" w:date="2022-07-28T09:43:00Z">
              <w:r w:rsidRPr="007F2F94">
                <w:rPr>
                  <w:rFonts w:hint="eastAsia"/>
                  <w:sz w:val="18"/>
                  <w:szCs w:val="18"/>
                </w:rPr>
                <w:t>14,800,500</w:t>
              </w:r>
            </w:ins>
          </w:p>
        </w:tc>
        <w:tc>
          <w:tcPr>
            <w:tcW w:w="2075" w:type="dxa"/>
            <w:noWrap/>
            <w:hideMark/>
          </w:tcPr>
          <w:p w14:paraId="2B31581E"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07" w:author="hanwha" w:date="2022-07-28T09:43:00Z"/>
                <w:sz w:val="18"/>
                <w:szCs w:val="18"/>
              </w:rPr>
            </w:pPr>
            <w:ins w:id="2308" w:author="hanwha" w:date="2022-07-28T09:43:00Z">
              <w:r w:rsidRPr="007F2F94">
                <w:rPr>
                  <w:rFonts w:hint="eastAsia"/>
                  <w:sz w:val="18"/>
                  <w:szCs w:val="18"/>
                </w:rPr>
                <w:t>한화생명보험㈜</w:t>
              </w:r>
            </w:ins>
          </w:p>
        </w:tc>
      </w:tr>
      <w:tr w:rsidR="00906145" w:rsidRPr="007F2F94" w14:paraId="0F377EBD" w14:textId="77777777" w:rsidTr="00906145">
        <w:trPr>
          <w:trHeight w:val="371"/>
          <w:ins w:id="2309" w:author="hanwha" w:date="2022-07-28T09:43:00Z"/>
        </w:trPr>
        <w:tc>
          <w:tcPr>
            <w:cnfStyle w:val="001000000000" w:firstRow="0" w:lastRow="0" w:firstColumn="1" w:lastColumn="0" w:oddVBand="0" w:evenVBand="0" w:oddHBand="0" w:evenHBand="0" w:firstRowFirstColumn="0" w:firstRowLastColumn="0" w:lastRowFirstColumn="0" w:lastRowLastColumn="0"/>
            <w:tcW w:w="616" w:type="dxa"/>
            <w:noWrap/>
            <w:hideMark/>
          </w:tcPr>
          <w:p w14:paraId="7F4E2198" w14:textId="77777777" w:rsidR="00906145" w:rsidRPr="007F2F94" w:rsidRDefault="00906145" w:rsidP="00906145">
            <w:pPr>
              <w:rPr>
                <w:ins w:id="2310" w:author="hanwha" w:date="2022-07-28T09:43:00Z"/>
                <w:sz w:val="18"/>
                <w:szCs w:val="18"/>
              </w:rPr>
            </w:pPr>
            <w:ins w:id="2311" w:author="hanwha" w:date="2022-07-28T09:43:00Z">
              <w:r w:rsidRPr="007F2F94">
                <w:rPr>
                  <w:rFonts w:hint="eastAsia"/>
                  <w:sz w:val="18"/>
                  <w:szCs w:val="18"/>
                </w:rPr>
                <w:t>11</w:t>
              </w:r>
            </w:ins>
          </w:p>
        </w:tc>
        <w:tc>
          <w:tcPr>
            <w:tcW w:w="2498" w:type="dxa"/>
            <w:noWrap/>
            <w:hideMark/>
          </w:tcPr>
          <w:p w14:paraId="736BB489"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12" w:author="hanwha" w:date="2022-07-28T09:43:00Z"/>
                <w:sz w:val="18"/>
                <w:szCs w:val="18"/>
              </w:rPr>
            </w:pPr>
            <w:proofErr w:type="spellStart"/>
            <w:ins w:id="2313" w:author="hanwha" w:date="2022-07-28T09:43:00Z">
              <w:r w:rsidRPr="007F2F94">
                <w:rPr>
                  <w:rFonts w:hint="eastAsia"/>
                  <w:sz w:val="18"/>
                  <w:szCs w:val="18"/>
                </w:rPr>
                <w:t>태평로사옥</w:t>
              </w:r>
              <w:proofErr w:type="spellEnd"/>
              <w:r w:rsidRPr="007F2F94">
                <w:rPr>
                  <w:rFonts w:hint="eastAsia"/>
                  <w:sz w:val="18"/>
                  <w:szCs w:val="18"/>
                </w:rPr>
                <w:t>(14층)</w:t>
              </w:r>
            </w:ins>
          </w:p>
        </w:tc>
        <w:tc>
          <w:tcPr>
            <w:tcW w:w="1984" w:type="dxa"/>
            <w:noWrap/>
            <w:hideMark/>
          </w:tcPr>
          <w:p w14:paraId="05F9D067"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14" w:author="hanwha" w:date="2022-07-28T09:43:00Z"/>
                <w:sz w:val="18"/>
                <w:szCs w:val="18"/>
              </w:rPr>
            </w:pPr>
            <w:ins w:id="2315" w:author="hanwha" w:date="2022-07-28T09:43:00Z">
              <w:r w:rsidRPr="007F2F94">
                <w:rPr>
                  <w:rFonts w:hint="eastAsia"/>
                  <w:sz w:val="18"/>
                  <w:szCs w:val="18"/>
                </w:rPr>
                <w:t>22.5.01~'23.4.30</w:t>
              </w:r>
            </w:ins>
          </w:p>
        </w:tc>
        <w:tc>
          <w:tcPr>
            <w:tcW w:w="1843" w:type="dxa"/>
            <w:noWrap/>
            <w:hideMark/>
          </w:tcPr>
          <w:p w14:paraId="5BBCB0CB" w14:textId="77777777" w:rsidR="00906145" w:rsidRPr="007F2F94" w:rsidRDefault="00906145" w:rsidP="00906145">
            <w:pPr>
              <w:jc w:val="right"/>
              <w:cnfStyle w:val="000000000000" w:firstRow="0" w:lastRow="0" w:firstColumn="0" w:lastColumn="0" w:oddVBand="0" w:evenVBand="0" w:oddHBand="0" w:evenHBand="0" w:firstRowFirstColumn="0" w:firstRowLastColumn="0" w:lastRowFirstColumn="0" w:lastRowLastColumn="0"/>
              <w:rPr>
                <w:ins w:id="2316" w:author="hanwha" w:date="2022-07-28T09:43:00Z"/>
                <w:sz w:val="18"/>
                <w:szCs w:val="18"/>
              </w:rPr>
            </w:pPr>
            <w:ins w:id="2317" w:author="hanwha" w:date="2022-07-28T09:43:00Z">
              <w:r w:rsidRPr="007F2F94">
                <w:rPr>
                  <w:rFonts w:hint="eastAsia"/>
                  <w:sz w:val="18"/>
                  <w:szCs w:val="18"/>
                </w:rPr>
                <w:t>28,454,400</w:t>
              </w:r>
            </w:ins>
          </w:p>
        </w:tc>
        <w:tc>
          <w:tcPr>
            <w:tcW w:w="2075" w:type="dxa"/>
            <w:noWrap/>
            <w:hideMark/>
          </w:tcPr>
          <w:p w14:paraId="70D7507B"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18" w:author="hanwha" w:date="2022-07-28T09:43:00Z"/>
                <w:sz w:val="18"/>
                <w:szCs w:val="18"/>
              </w:rPr>
            </w:pPr>
            <w:ins w:id="2319" w:author="hanwha" w:date="2022-07-28T09:43:00Z">
              <w:r w:rsidRPr="007F2F94">
                <w:rPr>
                  <w:rFonts w:hint="eastAsia"/>
                  <w:sz w:val="18"/>
                  <w:szCs w:val="18"/>
                </w:rPr>
                <w:t>한화생명보험㈜</w:t>
              </w:r>
            </w:ins>
          </w:p>
        </w:tc>
      </w:tr>
      <w:tr w:rsidR="00906145" w:rsidRPr="007F2F94" w14:paraId="4FC9090D" w14:textId="77777777" w:rsidTr="00906145">
        <w:trPr>
          <w:trHeight w:val="371"/>
          <w:ins w:id="2320" w:author="hanwha" w:date="2022-07-28T09:43:00Z"/>
        </w:trPr>
        <w:tc>
          <w:tcPr>
            <w:cnfStyle w:val="001000000000" w:firstRow="0" w:lastRow="0" w:firstColumn="1" w:lastColumn="0" w:oddVBand="0" w:evenVBand="0" w:oddHBand="0" w:evenHBand="0" w:firstRowFirstColumn="0" w:firstRowLastColumn="0" w:lastRowFirstColumn="0" w:lastRowLastColumn="0"/>
            <w:tcW w:w="616" w:type="dxa"/>
            <w:noWrap/>
            <w:hideMark/>
          </w:tcPr>
          <w:p w14:paraId="5F05DC78" w14:textId="77777777" w:rsidR="00906145" w:rsidRPr="007F2F94" w:rsidRDefault="00906145" w:rsidP="00906145">
            <w:pPr>
              <w:rPr>
                <w:ins w:id="2321" w:author="hanwha" w:date="2022-07-28T09:43:00Z"/>
                <w:sz w:val="18"/>
                <w:szCs w:val="18"/>
              </w:rPr>
            </w:pPr>
            <w:ins w:id="2322" w:author="hanwha" w:date="2022-07-28T09:43:00Z">
              <w:r w:rsidRPr="007F2F94">
                <w:rPr>
                  <w:rFonts w:hint="eastAsia"/>
                  <w:sz w:val="18"/>
                  <w:szCs w:val="18"/>
                </w:rPr>
                <w:t>12</w:t>
              </w:r>
            </w:ins>
          </w:p>
        </w:tc>
        <w:tc>
          <w:tcPr>
            <w:tcW w:w="2498" w:type="dxa"/>
            <w:noWrap/>
            <w:hideMark/>
          </w:tcPr>
          <w:p w14:paraId="7EE7D031"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23" w:author="hanwha" w:date="2022-07-28T09:43:00Z"/>
                <w:sz w:val="18"/>
                <w:szCs w:val="18"/>
              </w:rPr>
            </w:pPr>
            <w:ins w:id="2324" w:author="hanwha" w:date="2022-07-28T09:43:00Z">
              <w:r w:rsidRPr="007F2F94">
                <w:rPr>
                  <w:rFonts w:hint="eastAsia"/>
                  <w:sz w:val="18"/>
                  <w:szCs w:val="18"/>
                </w:rPr>
                <w:t>창원 TSA(토지)</w:t>
              </w:r>
            </w:ins>
          </w:p>
        </w:tc>
        <w:tc>
          <w:tcPr>
            <w:tcW w:w="1984" w:type="dxa"/>
            <w:noWrap/>
            <w:hideMark/>
          </w:tcPr>
          <w:p w14:paraId="1E2AD785"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25" w:author="hanwha" w:date="2022-07-28T09:43:00Z"/>
                <w:sz w:val="18"/>
                <w:szCs w:val="18"/>
              </w:rPr>
            </w:pPr>
            <w:ins w:id="2326" w:author="hanwha" w:date="2022-07-28T09:43:00Z">
              <w:r w:rsidRPr="007F2F94">
                <w:rPr>
                  <w:rFonts w:hint="eastAsia"/>
                  <w:sz w:val="18"/>
                  <w:szCs w:val="18"/>
                </w:rPr>
                <w:t>'18.3.16~'23.3.15</w:t>
              </w:r>
            </w:ins>
          </w:p>
        </w:tc>
        <w:tc>
          <w:tcPr>
            <w:tcW w:w="1843" w:type="dxa"/>
            <w:noWrap/>
            <w:hideMark/>
          </w:tcPr>
          <w:p w14:paraId="6C9ADC8F" w14:textId="77777777" w:rsidR="00906145" w:rsidRPr="007F2F94" w:rsidRDefault="00906145" w:rsidP="00906145">
            <w:pPr>
              <w:jc w:val="right"/>
              <w:cnfStyle w:val="000000000000" w:firstRow="0" w:lastRow="0" w:firstColumn="0" w:lastColumn="0" w:oddVBand="0" w:evenVBand="0" w:oddHBand="0" w:evenHBand="0" w:firstRowFirstColumn="0" w:firstRowLastColumn="0" w:lastRowFirstColumn="0" w:lastRowLastColumn="0"/>
              <w:rPr>
                <w:ins w:id="2327" w:author="hanwha" w:date="2022-07-28T09:43:00Z"/>
                <w:sz w:val="18"/>
                <w:szCs w:val="18"/>
              </w:rPr>
            </w:pPr>
            <w:ins w:id="2328" w:author="hanwha" w:date="2022-07-28T09:43:00Z">
              <w:r w:rsidRPr="007F2F94">
                <w:rPr>
                  <w:rFonts w:hint="eastAsia"/>
                  <w:sz w:val="18"/>
                  <w:szCs w:val="18"/>
                </w:rPr>
                <w:t>831,084,000</w:t>
              </w:r>
            </w:ins>
          </w:p>
        </w:tc>
        <w:tc>
          <w:tcPr>
            <w:tcW w:w="2075" w:type="dxa"/>
            <w:noWrap/>
            <w:hideMark/>
          </w:tcPr>
          <w:p w14:paraId="0C0C5296"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29" w:author="hanwha" w:date="2022-07-28T09:43:00Z"/>
                <w:sz w:val="18"/>
                <w:szCs w:val="18"/>
              </w:rPr>
            </w:pPr>
            <w:proofErr w:type="spellStart"/>
            <w:ins w:id="2330" w:author="hanwha" w:date="2022-07-28T09:43:00Z">
              <w:r w:rsidRPr="007F2F94">
                <w:rPr>
                  <w:rFonts w:hint="eastAsia"/>
                  <w:sz w:val="18"/>
                  <w:szCs w:val="18"/>
                </w:rPr>
                <w:t>한화디펜스</w:t>
              </w:r>
              <w:proofErr w:type="spellEnd"/>
              <w:r w:rsidRPr="007F2F94">
                <w:rPr>
                  <w:rFonts w:hint="eastAsia"/>
                  <w:sz w:val="18"/>
                  <w:szCs w:val="18"/>
                </w:rPr>
                <w:t>㈜</w:t>
              </w:r>
            </w:ins>
          </w:p>
        </w:tc>
      </w:tr>
      <w:tr w:rsidR="00906145" w:rsidRPr="007F2F94" w14:paraId="558C32E2" w14:textId="77777777" w:rsidTr="00906145">
        <w:trPr>
          <w:trHeight w:val="371"/>
          <w:ins w:id="2331" w:author="hanwha" w:date="2022-07-28T09:43:00Z"/>
        </w:trPr>
        <w:tc>
          <w:tcPr>
            <w:cnfStyle w:val="001000000000" w:firstRow="0" w:lastRow="0" w:firstColumn="1" w:lastColumn="0" w:oddVBand="0" w:evenVBand="0" w:oddHBand="0" w:evenHBand="0" w:firstRowFirstColumn="0" w:firstRowLastColumn="0" w:lastRowFirstColumn="0" w:lastRowLastColumn="0"/>
            <w:tcW w:w="616" w:type="dxa"/>
            <w:noWrap/>
            <w:hideMark/>
          </w:tcPr>
          <w:p w14:paraId="6E6D1947" w14:textId="77777777" w:rsidR="00906145" w:rsidRPr="007F2F94" w:rsidRDefault="00906145" w:rsidP="00906145">
            <w:pPr>
              <w:rPr>
                <w:ins w:id="2332" w:author="hanwha" w:date="2022-07-28T09:43:00Z"/>
                <w:sz w:val="18"/>
                <w:szCs w:val="18"/>
              </w:rPr>
            </w:pPr>
            <w:ins w:id="2333" w:author="hanwha" w:date="2022-07-28T09:43:00Z">
              <w:r w:rsidRPr="007F2F94">
                <w:rPr>
                  <w:rFonts w:hint="eastAsia"/>
                  <w:sz w:val="18"/>
                  <w:szCs w:val="18"/>
                </w:rPr>
                <w:t>13</w:t>
              </w:r>
            </w:ins>
          </w:p>
        </w:tc>
        <w:tc>
          <w:tcPr>
            <w:tcW w:w="2498" w:type="dxa"/>
            <w:noWrap/>
            <w:hideMark/>
          </w:tcPr>
          <w:p w14:paraId="6A6FA5A9"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34" w:author="hanwha" w:date="2022-07-28T09:43:00Z"/>
                <w:sz w:val="18"/>
                <w:szCs w:val="18"/>
              </w:rPr>
            </w:pPr>
            <w:ins w:id="2335" w:author="hanwha" w:date="2022-07-28T09:43:00Z">
              <w:r w:rsidRPr="007F2F94">
                <w:rPr>
                  <w:rFonts w:hint="eastAsia"/>
                  <w:sz w:val="18"/>
                  <w:szCs w:val="18"/>
                </w:rPr>
                <w:t>창원 TSA(건물)</w:t>
              </w:r>
            </w:ins>
          </w:p>
        </w:tc>
        <w:tc>
          <w:tcPr>
            <w:tcW w:w="1984" w:type="dxa"/>
            <w:noWrap/>
            <w:hideMark/>
          </w:tcPr>
          <w:p w14:paraId="583341C0"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36" w:author="hanwha" w:date="2022-07-28T09:43:00Z"/>
                <w:sz w:val="18"/>
                <w:szCs w:val="18"/>
              </w:rPr>
            </w:pPr>
            <w:ins w:id="2337" w:author="hanwha" w:date="2022-07-28T09:43:00Z">
              <w:r w:rsidRPr="007F2F94">
                <w:rPr>
                  <w:rFonts w:hint="eastAsia"/>
                  <w:sz w:val="18"/>
                  <w:szCs w:val="18"/>
                </w:rPr>
                <w:t>'18.3.16~'23.3.15</w:t>
              </w:r>
            </w:ins>
          </w:p>
        </w:tc>
        <w:tc>
          <w:tcPr>
            <w:tcW w:w="1843" w:type="dxa"/>
            <w:noWrap/>
            <w:hideMark/>
          </w:tcPr>
          <w:p w14:paraId="416E382B" w14:textId="77777777" w:rsidR="00906145" w:rsidRPr="007F2F94" w:rsidRDefault="00906145" w:rsidP="00906145">
            <w:pPr>
              <w:jc w:val="right"/>
              <w:cnfStyle w:val="000000000000" w:firstRow="0" w:lastRow="0" w:firstColumn="0" w:lastColumn="0" w:oddVBand="0" w:evenVBand="0" w:oddHBand="0" w:evenHBand="0" w:firstRowFirstColumn="0" w:firstRowLastColumn="0" w:lastRowFirstColumn="0" w:lastRowLastColumn="0"/>
              <w:rPr>
                <w:ins w:id="2338" w:author="hanwha" w:date="2022-07-28T09:43:00Z"/>
                <w:sz w:val="18"/>
                <w:szCs w:val="18"/>
              </w:rPr>
            </w:pPr>
            <w:ins w:id="2339" w:author="hanwha" w:date="2022-07-28T09:43:00Z">
              <w:r w:rsidRPr="007F2F94">
                <w:rPr>
                  <w:rFonts w:hint="eastAsia"/>
                  <w:sz w:val="18"/>
                  <w:szCs w:val="18"/>
                </w:rPr>
                <w:t>216,444,000</w:t>
              </w:r>
            </w:ins>
          </w:p>
        </w:tc>
        <w:tc>
          <w:tcPr>
            <w:tcW w:w="2075" w:type="dxa"/>
            <w:noWrap/>
            <w:hideMark/>
          </w:tcPr>
          <w:p w14:paraId="3C6DA628"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40" w:author="hanwha" w:date="2022-07-28T09:43:00Z"/>
                <w:sz w:val="18"/>
                <w:szCs w:val="18"/>
              </w:rPr>
            </w:pPr>
            <w:proofErr w:type="spellStart"/>
            <w:ins w:id="2341" w:author="hanwha" w:date="2022-07-28T09:43:00Z">
              <w:r w:rsidRPr="007F2F94">
                <w:rPr>
                  <w:rFonts w:hint="eastAsia"/>
                  <w:sz w:val="18"/>
                  <w:szCs w:val="18"/>
                </w:rPr>
                <w:t>한화디펜스</w:t>
              </w:r>
              <w:proofErr w:type="spellEnd"/>
              <w:r w:rsidRPr="007F2F94">
                <w:rPr>
                  <w:rFonts w:hint="eastAsia"/>
                  <w:sz w:val="18"/>
                  <w:szCs w:val="18"/>
                </w:rPr>
                <w:t>㈜</w:t>
              </w:r>
            </w:ins>
          </w:p>
        </w:tc>
      </w:tr>
      <w:tr w:rsidR="00906145" w:rsidRPr="007F2F94" w14:paraId="53945151" w14:textId="77777777" w:rsidTr="00906145">
        <w:trPr>
          <w:trHeight w:val="371"/>
          <w:ins w:id="2342" w:author="hanwha" w:date="2022-07-28T09:43:00Z"/>
        </w:trPr>
        <w:tc>
          <w:tcPr>
            <w:cnfStyle w:val="001000000000" w:firstRow="0" w:lastRow="0" w:firstColumn="1" w:lastColumn="0" w:oddVBand="0" w:evenVBand="0" w:oddHBand="0" w:evenHBand="0" w:firstRowFirstColumn="0" w:firstRowLastColumn="0" w:lastRowFirstColumn="0" w:lastRowLastColumn="0"/>
            <w:tcW w:w="616" w:type="dxa"/>
            <w:noWrap/>
            <w:hideMark/>
          </w:tcPr>
          <w:p w14:paraId="7E88E695" w14:textId="77777777" w:rsidR="00906145" w:rsidRPr="007F2F94" w:rsidRDefault="00906145" w:rsidP="00906145">
            <w:pPr>
              <w:rPr>
                <w:ins w:id="2343" w:author="hanwha" w:date="2022-07-28T09:43:00Z"/>
                <w:sz w:val="18"/>
                <w:szCs w:val="18"/>
              </w:rPr>
            </w:pPr>
            <w:ins w:id="2344" w:author="hanwha" w:date="2022-07-28T09:43:00Z">
              <w:r w:rsidRPr="007F2F94">
                <w:rPr>
                  <w:rFonts w:hint="eastAsia"/>
                  <w:sz w:val="18"/>
                  <w:szCs w:val="18"/>
                </w:rPr>
                <w:t>14</w:t>
              </w:r>
            </w:ins>
          </w:p>
        </w:tc>
        <w:tc>
          <w:tcPr>
            <w:tcW w:w="2498" w:type="dxa"/>
            <w:noWrap/>
            <w:hideMark/>
          </w:tcPr>
          <w:p w14:paraId="6502E434"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45" w:author="hanwha" w:date="2022-07-28T09:43:00Z"/>
                <w:sz w:val="18"/>
                <w:szCs w:val="18"/>
              </w:rPr>
            </w:pPr>
            <w:ins w:id="2346" w:author="hanwha" w:date="2022-07-28T09:43:00Z">
              <w:r w:rsidRPr="007F2F94">
                <w:rPr>
                  <w:rFonts w:hint="eastAsia"/>
                  <w:sz w:val="18"/>
                  <w:szCs w:val="18"/>
                </w:rPr>
                <w:t>창원 TSA(</w:t>
              </w:r>
              <w:proofErr w:type="spellStart"/>
              <w:r w:rsidRPr="007F2F94">
                <w:rPr>
                  <w:rFonts w:hint="eastAsia"/>
                  <w:sz w:val="18"/>
                  <w:szCs w:val="18"/>
                </w:rPr>
                <w:t>수도광열비</w:t>
              </w:r>
              <w:proofErr w:type="spellEnd"/>
              <w:r w:rsidRPr="007F2F94">
                <w:rPr>
                  <w:rFonts w:hint="eastAsia"/>
                  <w:sz w:val="18"/>
                  <w:szCs w:val="18"/>
                </w:rPr>
                <w:t xml:space="preserve"> 등)</w:t>
              </w:r>
            </w:ins>
          </w:p>
        </w:tc>
        <w:tc>
          <w:tcPr>
            <w:tcW w:w="1984" w:type="dxa"/>
            <w:noWrap/>
            <w:hideMark/>
          </w:tcPr>
          <w:p w14:paraId="3AF98551"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47" w:author="hanwha" w:date="2022-07-28T09:43:00Z"/>
                <w:sz w:val="18"/>
                <w:szCs w:val="18"/>
              </w:rPr>
            </w:pPr>
            <w:ins w:id="2348" w:author="hanwha" w:date="2022-07-28T09:43:00Z">
              <w:r w:rsidRPr="007F2F94">
                <w:rPr>
                  <w:rFonts w:hint="eastAsia"/>
                  <w:sz w:val="18"/>
                  <w:szCs w:val="18"/>
                </w:rPr>
                <w:t>'18.3.16~'23.3.15</w:t>
              </w:r>
            </w:ins>
          </w:p>
        </w:tc>
        <w:tc>
          <w:tcPr>
            <w:tcW w:w="1843" w:type="dxa"/>
            <w:noWrap/>
            <w:hideMark/>
          </w:tcPr>
          <w:p w14:paraId="117C59E2" w14:textId="77777777" w:rsidR="00906145" w:rsidRPr="007F2F94" w:rsidRDefault="00906145" w:rsidP="00906145">
            <w:pPr>
              <w:jc w:val="right"/>
              <w:cnfStyle w:val="000000000000" w:firstRow="0" w:lastRow="0" w:firstColumn="0" w:lastColumn="0" w:oddVBand="0" w:evenVBand="0" w:oddHBand="0" w:evenHBand="0" w:firstRowFirstColumn="0" w:firstRowLastColumn="0" w:lastRowFirstColumn="0" w:lastRowLastColumn="0"/>
              <w:rPr>
                <w:ins w:id="2349" w:author="hanwha" w:date="2022-07-28T09:43:00Z"/>
                <w:sz w:val="18"/>
                <w:szCs w:val="18"/>
              </w:rPr>
            </w:pPr>
            <w:ins w:id="2350" w:author="hanwha" w:date="2022-07-28T09:43:00Z">
              <w:r w:rsidRPr="007F2F94">
                <w:rPr>
                  <w:rFonts w:hint="eastAsia"/>
                  <w:sz w:val="18"/>
                  <w:szCs w:val="18"/>
                </w:rPr>
                <w:t>1,192,716,000</w:t>
              </w:r>
            </w:ins>
          </w:p>
        </w:tc>
        <w:tc>
          <w:tcPr>
            <w:tcW w:w="2075" w:type="dxa"/>
            <w:noWrap/>
            <w:hideMark/>
          </w:tcPr>
          <w:p w14:paraId="6A90E454"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51" w:author="hanwha" w:date="2022-07-28T09:43:00Z"/>
                <w:sz w:val="18"/>
                <w:szCs w:val="18"/>
              </w:rPr>
            </w:pPr>
            <w:proofErr w:type="spellStart"/>
            <w:ins w:id="2352" w:author="hanwha" w:date="2022-07-28T09:43:00Z">
              <w:r w:rsidRPr="007F2F94">
                <w:rPr>
                  <w:rFonts w:hint="eastAsia"/>
                  <w:sz w:val="18"/>
                  <w:szCs w:val="18"/>
                </w:rPr>
                <w:t>한화디펜스</w:t>
              </w:r>
              <w:proofErr w:type="spellEnd"/>
              <w:r w:rsidRPr="007F2F94">
                <w:rPr>
                  <w:rFonts w:hint="eastAsia"/>
                  <w:sz w:val="18"/>
                  <w:szCs w:val="18"/>
                </w:rPr>
                <w:t>㈜</w:t>
              </w:r>
            </w:ins>
          </w:p>
        </w:tc>
      </w:tr>
      <w:tr w:rsidR="00906145" w:rsidRPr="007F2F94" w14:paraId="07BD2043" w14:textId="77777777" w:rsidTr="00906145">
        <w:trPr>
          <w:trHeight w:val="371"/>
          <w:ins w:id="2353" w:author="hanwha" w:date="2022-07-28T09:43:00Z"/>
        </w:trPr>
        <w:tc>
          <w:tcPr>
            <w:cnfStyle w:val="001000000000" w:firstRow="0" w:lastRow="0" w:firstColumn="1" w:lastColumn="0" w:oddVBand="0" w:evenVBand="0" w:oddHBand="0" w:evenHBand="0" w:firstRowFirstColumn="0" w:firstRowLastColumn="0" w:lastRowFirstColumn="0" w:lastRowLastColumn="0"/>
            <w:tcW w:w="616" w:type="dxa"/>
            <w:noWrap/>
            <w:hideMark/>
          </w:tcPr>
          <w:p w14:paraId="7C00725B" w14:textId="77777777" w:rsidR="00906145" w:rsidRPr="007F2F94" w:rsidRDefault="00906145" w:rsidP="00906145">
            <w:pPr>
              <w:rPr>
                <w:ins w:id="2354" w:author="hanwha" w:date="2022-07-28T09:43:00Z"/>
                <w:sz w:val="18"/>
                <w:szCs w:val="18"/>
              </w:rPr>
            </w:pPr>
            <w:ins w:id="2355" w:author="hanwha" w:date="2022-07-28T09:43:00Z">
              <w:r w:rsidRPr="007F2F94">
                <w:rPr>
                  <w:rFonts w:hint="eastAsia"/>
                  <w:sz w:val="18"/>
                  <w:szCs w:val="18"/>
                </w:rPr>
                <w:t>15</w:t>
              </w:r>
            </w:ins>
          </w:p>
        </w:tc>
        <w:tc>
          <w:tcPr>
            <w:tcW w:w="2498" w:type="dxa"/>
            <w:noWrap/>
            <w:hideMark/>
          </w:tcPr>
          <w:p w14:paraId="382FF669"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56" w:author="hanwha" w:date="2022-07-28T09:43:00Z"/>
                <w:sz w:val="18"/>
                <w:szCs w:val="18"/>
              </w:rPr>
            </w:pPr>
            <w:proofErr w:type="spellStart"/>
            <w:ins w:id="2357" w:author="hanwha" w:date="2022-07-28T09:43:00Z">
              <w:r w:rsidRPr="007F2F94">
                <w:rPr>
                  <w:rFonts w:hint="eastAsia"/>
                  <w:sz w:val="18"/>
                  <w:szCs w:val="18"/>
                </w:rPr>
                <w:t>한화빌딩</w:t>
              </w:r>
              <w:proofErr w:type="spellEnd"/>
              <w:r w:rsidRPr="007F2F94">
                <w:rPr>
                  <w:rFonts w:hint="eastAsia"/>
                  <w:sz w:val="18"/>
                  <w:szCs w:val="18"/>
                </w:rPr>
                <w:t xml:space="preserve"> </w:t>
              </w:r>
              <w:proofErr w:type="spellStart"/>
              <w:r w:rsidRPr="007F2F94">
                <w:rPr>
                  <w:rFonts w:hint="eastAsia"/>
                  <w:sz w:val="18"/>
                  <w:szCs w:val="18"/>
                </w:rPr>
                <w:t>보안용역</w:t>
              </w:r>
              <w:proofErr w:type="spellEnd"/>
            </w:ins>
          </w:p>
        </w:tc>
        <w:tc>
          <w:tcPr>
            <w:tcW w:w="1984" w:type="dxa"/>
            <w:noWrap/>
            <w:hideMark/>
          </w:tcPr>
          <w:p w14:paraId="230CDC9C"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58" w:author="hanwha" w:date="2022-07-28T09:43:00Z"/>
                <w:sz w:val="18"/>
                <w:szCs w:val="18"/>
              </w:rPr>
            </w:pPr>
            <w:ins w:id="2359" w:author="hanwha" w:date="2022-07-28T09:43:00Z">
              <w:r w:rsidRPr="007F2F94">
                <w:rPr>
                  <w:rFonts w:hint="eastAsia"/>
                  <w:sz w:val="18"/>
                  <w:szCs w:val="18"/>
                </w:rPr>
                <w:t>22.1.1 ~ '22.12.31</w:t>
              </w:r>
            </w:ins>
          </w:p>
        </w:tc>
        <w:tc>
          <w:tcPr>
            <w:tcW w:w="1843" w:type="dxa"/>
            <w:noWrap/>
            <w:hideMark/>
          </w:tcPr>
          <w:p w14:paraId="3F780492" w14:textId="77777777" w:rsidR="00906145" w:rsidRPr="007F2F94" w:rsidRDefault="00906145" w:rsidP="00906145">
            <w:pPr>
              <w:jc w:val="right"/>
              <w:cnfStyle w:val="000000000000" w:firstRow="0" w:lastRow="0" w:firstColumn="0" w:lastColumn="0" w:oddVBand="0" w:evenVBand="0" w:oddHBand="0" w:evenHBand="0" w:firstRowFirstColumn="0" w:firstRowLastColumn="0" w:lastRowFirstColumn="0" w:lastRowLastColumn="0"/>
              <w:rPr>
                <w:ins w:id="2360" w:author="hanwha" w:date="2022-07-28T09:43:00Z"/>
                <w:sz w:val="18"/>
                <w:szCs w:val="18"/>
              </w:rPr>
            </w:pPr>
            <w:ins w:id="2361" w:author="hanwha" w:date="2022-07-28T09:43:00Z">
              <w:r w:rsidRPr="007F2F94">
                <w:rPr>
                  <w:rFonts w:hint="eastAsia"/>
                  <w:sz w:val="18"/>
                  <w:szCs w:val="18"/>
                </w:rPr>
                <w:t>202,781,880</w:t>
              </w:r>
            </w:ins>
          </w:p>
        </w:tc>
        <w:tc>
          <w:tcPr>
            <w:tcW w:w="2075" w:type="dxa"/>
            <w:noWrap/>
            <w:hideMark/>
          </w:tcPr>
          <w:p w14:paraId="7A541BD8"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62" w:author="hanwha" w:date="2022-07-28T09:43:00Z"/>
                <w:sz w:val="18"/>
                <w:szCs w:val="18"/>
              </w:rPr>
            </w:pPr>
            <w:proofErr w:type="spellStart"/>
            <w:ins w:id="2363" w:author="hanwha" w:date="2022-07-28T09:43:00Z">
              <w:r w:rsidRPr="007F2F94">
                <w:rPr>
                  <w:rFonts w:hint="eastAsia"/>
                  <w:sz w:val="18"/>
                  <w:szCs w:val="18"/>
                </w:rPr>
                <w:t>한화호텔앤드리조트</w:t>
              </w:r>
              <w:proofErr w:type="spellEnd"/>
              <w:r w:rsidRPr="007F2F94">
                <w:rPr>
                  <w:rFonts w:hint="eastAsia"/>
                  <w:sz w:val="18"/>
                  <w:szCs w:val="18"/>
                </w:rPr>
                <w:t>㈜</w:t>
              </w:r>
            </w:ins>
          </w:p>
        </w:tc>
      </w:tr>
      <w:tr w:rsidR="00906145" w:rsidRPr="007F2F94" w14:paraId="63DA82CC" w14:textId="77777777" w:rsidTr="00906145">
        <w:trPr>
          <w:trHeight w:val="371"/>
          <w:ins w:id="2364" w:author="hanwha" w:date="2022-07-28T09:43:00Z"/>
        </w:trPr>
        <w:tc>
          <w:tcPr>
            <w:cnfStyle w:val="001000000000" w:firstRow="0" w:lastRow="0" w:firstColumn="1" w:lastColumn="0" w:oddVBand="0" w:evenVBand="0" w:oddHBand="0" w:evenHBand="0" w:firstRowFirstColumn="0" w:firstRowLastColumn="0" w:lastRowFirstColumn="0" w:lastRowLastColumn="0"/>
            <w:tcW w:w="616" w:type="dxa"/>
            <w:noWrap/>
            <w:hideMark/>
          </w:tcPr>
          <w:p w14:paraId="7D8B684D" w14:textId="77777777" w:rsidR="00906145" w:rsidRPr="007F2F94" w:rsidRDefault="00906145" w:rsidP="00906145">
            <w:pPr>
              <w:rPr>
                <w:ins w:id="2365" w:author="hanwha" w:date="2022-07-28T09:43:00Z"/>
                <w:sz w:val="18"/>
                <w:szCs w:val="18"/>
              </w:rPr>
            </w:pPr>
            <w:ins w:id="2366" w:author="hanwha" w:date="2022-07-28T09:43:00Z">
              <w:r w:rsidRPr="007F2F94">
                <w:rPr>
                  <w:rFonts w:hint="eastAsia"/>
                  <w:sz w:val="18"/>
                  <w:szCs w:val="18"/>
                </w:rPr>
                <w:t>16</w:t>
              </w:r>
            </w:ins>
          </w:p>
        </w:tc>
        <w:tc>
          <w:tcPr>
            <w:tcW w:w="2498" w:type="dxa"/>
            <w:noWrap/>
            <w:hideMark/>
          </w:tcPr>
          <w:p w14:paraId="682D5A7D"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67" w:author="hanwha" w:date="2022-07-28T09:43:00Z"/>
                <w:sz w:val="18"/>
                <w:szCs w:val="18"/>
              </w:rPr>
            </w:pPr>
            <w:proofErr w:type="spellStart"/>
            <w:ins w:id="2368" w:author="hanwha" w:date="2022-07-28T09:43:00Z">
              <w:r w:rsidRPr="007F2F94">
                <w:rPr>
                  <w:rFonts w:hint="eastAsia"/>
                  <w:sz w:val="18"/>
                  <w:szCs w:val="18"/>
                </w:rPr>
                <w:t>보안인프라</w:t>
              </w:r>
              <w:proofErr w:type="spellEnd"/>
              <w:r w:rsidRPr="007F2F94">
                <w:rPr>
                  <w:rFonts w:hint="eastAsia"/>
                  <w:sz w:val="18"/>
                  <w:szCs w:val="18"/>
                </w:rPr>
                <w:t xml:space="preserve"> 용역</w:t>
              </w:r>
            </w:ins>
          </w:p>
        </w:tc>
        <w:tc>
          <w:tcPr>
            <w:tcW w:w="1984" w:type="dxa"/>
            <w:noWrap/>
            <w:hideMark/>
          </w:tcPr>
          <w:p w14:paraId="2EF56BD1"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69" w:author="hanwha" w:date="2022-07-28T09:43:00Z"/>
                <w:sz w:val="18"/>
                <w:szCs w:val="18"/>
              </w:rPr>
            </w:pPr>
            <w:ins w:id="2370" w:author="hanwha" w:date="2022-07-28T09:43:00Z">
              <w:r w:rsidRPr="007F2F94">
                <w:rPr>
                  <w:rFonts w:hint="eastAsia"/>
                  <w:sz w:val="18"/>
                  <w:szCs w:val="18"/>
                </w:rPr>
                <w:t>22.1.1 ~ 22.12.31</w:t>
              </w:r>
            </w:ins>
          </w:p>
        </w:tc>
        <w:tc>
          <w:tcPr>
            <w:tcW w:w="1843" w:type="dxa"/>
            <w:noWrap/>
            <w:hideMark/>
          </w:tcPr>
          <w:p w14:paraId="1835F4D0" w14:textId="77777777" w:rsidR="00906145" w:rsidRPr="007F2F94" w:rsidRDefault="00906145" w:rsidP="00906145">
            <w:pPr>
              <w:jc w:val="right"/>
              <w:cnfStyle w:val="000000000000" w:firstRow="0" w:lastRow="0" w:firstColumn="0" w:lastColumn="0" w:oddVBand="0" w:evenVBand="0" w:oddHBand="0" w:evenHBand="0" w:firstRowFirstColumn="0" w:firstRowLastColumn="0" w:lastRowFirstColumn="0" w:lastRowLastColumn="0"/>
              <w:rPr>
                <w:ins w:id="2371" w:author="hanwha" w:date="2022-07-28T09:43:00Z"/>
                <w:sz w:val="18"/>
                <w:szCs w:val="18"/>
              </w:rPr>
            </w:pPr>
            <w:ins w:id="2372" w:author="hanwha" w:date="2022-07-28T09:43:00Z">
              <w:r w:rsidRPr="007F2F94">
                <w:rPr>
                  <w:rFonts w:hint="eastAsia"/>
                  <w:sz w:val="18"/>
                  <w:szCs w:val="18"/>
                </w:rPr>
                <w:t>20,892,000</w:t>
              </w:r>
            </w:ins>
          </w:p>
        </w:tc>
        <w:tc>
          <w:tcPr>
            <w:tcW w:w="2075" w:type="dxa"/>
            <w:noWrap/>
            <w:hideMark/>
          </w:tcPr>
          <w:p w14:paraId="68FD98C4"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73" w:author="hanwha" w:date="2022-07-28T09:43:00Z"/>
                <w:sz w:val="18"/>
                <w:szCs w:val="18"/>
              </w:rPr>
            </w:pPr>
            <w:proofErr w:type="spellStart"/>
            <w:ins w:id="2374" w:author="hanwha" w:date="2022-07-28T09:43:00Z">
              <w:r w:rsidRPr="007F2F94">
                <w:rPr>
                  <w:rFonts w:hint="eastAsia"/>
                  <w:sz w:val="18"/>
                  <w:szCs w:val="18"/>
                </w:rPr>
                <w:t>한화호텔앤드리조트</w:t>
              </w:r>
              <w:proofErr w:type="spellEnd"/>
              <w:r w:rsidRPr="007F2F94">
                <w:rPr>
                  <w:rFonts w:hint="eastAsia"/>
                  <w:sz w:val="18"/>
                  <w:szCs w:val="18"/>
                </w:rPr>
                <w:t>㈜</w:t>
              </w:r>
            </w:ins>
          </w:p>
        </w:tc>
      </w:tr>
      <w:tr w:rsidR="00906145" w:rsidRPr="007F2F94" w14:paraId="58EDE6ED" w14:textId="77777777" w:rsidTr="00906145">
        <w:trPr>
          <w:trHeight w:val="371"/>
          <w:ins w:id="2375" w:author="hanwha" w:date="2022-07-28T09:43:00Z"/>
        </w:trPr>
        <w:tc>
          <w:tcPr>
            <w:cnfStyle w:val="001000000000" w:firstRow="0" w:lastRow="0" w:firstColumn="1" w:lastColumn="0" w:oddVBand="0" w:evenVBand="0" w:oddHBand="0" w:evenHBand="0" w:firstRowFirstColumn="0" w:firstRowLastColumn="0" w:lastRowFirstColumn="0" w:lastRowLastColumn="0"/>
            <w:tcW w:w="616" w:type="dxa"/>
            <w:noWrap/>
            <w:hideMark/>
          </w:tcPr>
          <w:p w14:paraId="50D8C604" w14:textId="77777777" w:rsidR="00906145" w:rsidRPr="007F2F94" w:rsidRDefault="00906145" w:rsidP="00906145">
            <w:pPr>
              <w:rPr>
                <w:ins w:id="2376" w:author="hanwha" w:date="2022-07-28T09:43:00Z"/>
                <w:sz w:val="18"/>
                <w:szCs w:val="18"/>
              </w:rPr>
            </w:pPr>
            <w:ins w:id="2377" w:author="hanwha" w:date="2022-07-28T09:43:00Z">
              <w:r w:rsidRPr="007F2F94">
                <w:rPr>
                  <w:rFonts w:hint="eastAsia"/>
                  <w:sz w:val="18"/>
                  <w:szCs w:val="18"/>
                </w:rPr>
                <w:t>17</w:t>
              </w:r>
            </w:ins>
          </w:p>
        </w:tc>
        <w:tc>
          <w:tcPr>
            <w:tcW w:w="2498" w:type="dxa"/>
            <w:noWrap/>
            <w:hideMark/>
          </w:tcPr>
          <w:p w14:paraId="27317599"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78" w:author="hanwha" w:date="2022-07-28T09:43:00Z"/>
                <w:sz w:val="18"/>
                <w:szCs w:val="18"/>
              </w:rPr>
            </w:pPr>
            <w:ins w:id="2379" w:author="hanwha" w:date="2022-07-28T09:43:00Z">
              <w:r w:rsidRPr="007F2F94">
                <w:rPr>
                  <w:rFonts w:hint="eastAsia"/>
                  <w:sz w:val="18"/>
                  <w:szCs w:val="18"/>
                </w:rPr>
                <w:t>미래기술연구소 임대</w:t>
              </w:r>
            </w:ins>
          </w:p>
        </w:tc>
        <w:tc>
          <w:tcPr>
            <w:tcW w:w="1984" w:type="dxa"/>
            <w:noWrap/>
            <w:hideMark/>
          </w:tcPr>
          <w:p w14:paraId="2F7948DF"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80" w:author="hanwha" w:date="2022-07-28T09:43:00Z"/>
                <w:sz w:val="18"/>
                <w:szCs w:val="18"/>
              </w:rPr>
            </w:pPr>
            <w:ins w:id="2381" w:author="hanwha" w:date="2022-07-28T09:43:00Z">
              <w:r w:rsidRPr="007F2F94">
                <w:rPr>
                  <w:rFonts w:hint="eastAsia"/>
                  <w:sz w:val="18"/>
                  <w:szCs w:val="18"/>
                </w:rPr>
                <w:t>21.8.1 ~ '22.7.31</w:t>
              </w:r>
            </w:ins>
          </w:p>
        </w:tc>
        <w:tc>
          <w:tcPr>
            <w:tcW w:w="1843" w:type="dxa"/>
            <w:noWrap/>
            <w:hideMark/>
          </w:tcPr>
          <w:p w14:paraId="5AED6821" w14:textId="77777777" w:rsidR="00906145" w:rsidRPr="007F2F94" w:rsidRDefault="00906145" w:rsidP="00906145">
            <w:pPr>
              <w:jc w:val="right"/>
              <w:cnfStyle w:val="000000000000" w:firstRow="0" w:lastRow="0" w:firstColumn="0" w:lastColumn="0" w:oddVBand="0" w:evenVBand="0" w:oddHBand="0" w:evenHBand="0" w:firstRowFirstColumn="0" w:firstRowLastColumn="0" w:lastRowFirstColumn="0" w:lastRowLastColumn="0"/>
              <w:rPr>
                <w:ins w:id="2382" w:author="hanwha" w:date="2022-07-28T09:43:00Z"/>
                <w:sz w:val="18"/>
                <w:szCs w:val="18"/>
              </w:rPr>
            </w:pPr>
            <w:ins w:id="2383" w:author="hanwha" w:date="2022-07-28T09:43:00Z">
              <w:r w:rsidRPr="007F2F94">
                <w:rPr>
                  <w:rFonts w:hint="eastAsia"/>
                  <w:sz w:val="18"/>
                  <w:szCs w:val="18"/>
                </w:rPr>
                <w:t>1,119,816,940</w:t>
              </w:r>
            </w:ins>
          </w:p>
        </w:tc>
        <w:tc>
          <w:tcPr>
            <w:tcW w:w="2075" w:type="dxa"/>
            <w:noWrap/>
            <w:hideMark/>
          </w:tcPr>
          <w:p w14:paraId="60C0A103"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84" w:author="hanwha" w:date="2022-07-28T09:43:00Z"/>
                <w:sz w:val="18"/>
                <w:szCs w:val="18"/>
              </w:rPr>
            </w:pPr>
            <w:proofErr w:type="spellStart"/>
            <w:ins w:id="2385" w:author="hanwha" w:date="2022-07-28T09:43:00Z">
              <w:r w:rsidRPr="007F2F94">
                <w:rPr>
                  <w:rFonts w:hint="eastAsia"/>
                  <w:sz w:val="18"/>
                  <w:szCs w:val="18"/>
                </w:rPr>
                <w:t>한화솔루션</w:t>
              </w:r>
              <w:proofErr w:type="spellEnd"/>
              <w:r w:rsidRPr="007F2F94">
                <w:rPr>
                  <w:rFonts w:hint="eastAsia"/>
                  <w:sz w:val="18"/>
                  <w:szCs w:val="18"/>
                </w:rPr>
                <w:t>㈜/</w:t>
              </w:r>
              <w:proofErr w:type="spellStart"/>
              <w:r w:rsidRPr="007F2F94">
                <w:rPr>
                  <w:rFonts w:hint="eastAsia"/>
                  <w:sz w:val="18"/>
                  <w:szCs w:val="18"/>
                </w:rPr>
                <w:t>케미칼</w:t>
              </w:r>
              <w:proofErr w:type="spellEnd"/>
            </w:ins>
          </w:p>
        </w:tc>
      </w:tr>
      <w:tr w:rsidR="00906145" w:rsidRPr="007F2F94" w14:paraId="30275C15" w14:textId="77777777" w:rsidTr="00906145">
        <w:trPr>
          <w:trHeight w:val="371"/>
          <w:ins w:id="2386" w:author="hanwha" w:date="2022-07-28T09:43:00Z"/>
        </w:trPr>
        <w:tc>
          <w:tcPr>
            <w:cnfStyle w:val="001000000000" w:firstRow="0" w:lastRow="0" w:firstColumn="1" w:lastColumn="0" w:oddVBand="0" w:evenVBand="0" w:oddHBand="0" w:evenHBand="0" w:firstRowFirstColumn="0" w:firstRowLastColumn="0" w:lastRowFirstColumn="0" w:lastRowLastColumn="0"/>
            <w:tcW w:w="616" w:type="dxa"/>
            <w:noWrap/>
            <w:hideMark/>
          </w:tcPr>
          <w:p w14:paraId="39C0EF16" w14:textId="77777777" w:rsidR="00906145" w:rsidRPr="007F2F94" w:rsidRDefault="00906145" w:rsidP="00906145">
            <w:pPr>
              <w:rPr>
                <w:ins w:id="2387" w:author="hanwha" w:date="2022-07-28T09:43:00Z"/>
                <w:sz w:val="18"/>
                <w:szCs w:val="18"/>
              </w:rPr>
            </w:pPr>
            <w:ins w:id="2388" w:author="hanwha" w:date="2022-07-28T09:43:00Z">
              <w:r w:rsidRPr="007F2F94">
                <w:rPr>
                  <w:rFonts w:hint="eastAsia"/>
                  <w:sz w:val="18"/>
                  <w:szCs w:val="18"/>
                </w:rPr>
                <w:t>18</w:t>
              </w:r>
            </w:ins>
          </w:p>
        </w:tc>
        <w:tc>
          <w:tcPr>
            <w:tcW w:w="2498" w:type="dxa"/>
            <w:noWrap/>
            <w:hideMark/>
          </w:tcPr>
          <w:p w14:paraId="39A0E26E"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89" w:author="hanwha" w:date="2022-07-28T09:43:00Z"/>
                <w:sz w:val="18"/>
                <w:szCs w:val="18"/>
              </w:rPr>
            </w:pPr>
            <w:ins w:id="2390" w:author="hanwha" w:date="2022-07-28T09:43:00Z">
              <w:r w:rsidRPr="007F2F94">
                <w:rPr>
                  <w:rFonts w:hint="eastAsia"/>
                  <w:sz w:val="18"/>
                  <w:szCs w:val="18"/>
                </w:rPr>
                <w:t>미래기술연구소 임대</w:t>
              </w:r>
            </w:ins>
          </w:p>
        </w:tc>
        <w:tc>
          <w:tcPr>
            <w:tcW w:w="1984" w:type="dxa"/>
            <w:noWrap/>
            <w:hideMark/>
          </w:tcPr>
          <w:p w14:paraId="6C1B5BB8"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91" w:author="hanwha" w:date="2022-07-28T09:43:00Z"/>
                <w:sz w:val="18"/>
                <w:szCs w:val="18"/>
              </w:rPr>
            </w:pPr>
            <w:ins w:id="2392" w:author="hanwha" w:date="2022-07-28T09:43:00Z">
              <w:r w:rsidRPr="007F2F94">
                <w:rPr>
                  <w:rFonts w:hint="eastAsia"/>
                  <w:sz w:val="18"/>
                  <w:szCs w:val="18"/>
                </w:rPr>
                <w:t>'21.8.1 ~ '22.7.31</w:t>
              </w:r>
            </w:ins>
          </w:p>
        </w:tc>
        <w:tc>
          <w:tcPr>
            <w:tcW w:w="1843" w:type="dxa"/>
            <w:noWrap/>
            <w:hideMark/>
          </w:tcPr>
          <w:p w14:paraId="709A7FCD" w14:textId="77777777" w:rsidR="00906145" w:rsidRPr="007F2F94" w:rsidRDefault="00906145" w:rsidP="00906145">
            <w:pPr>
              <w:jc w:val="right"/>
              <w:cnfStyle w:val="000000000000" w:firstRow="0" w:lastRow="0" w:firstColumn="0" w:lastColumn="0" w:oddVBand="0" w:evenVBand="0" w:oddHBand="0" w:evenHBand="0" w:firstRowFirstColumn="0" w:firstRowLastColumn="0" w:lastRowFirstColumn="0" w:lastRowLastColumn="0"/>
              <w:rPr>
                <w:ins w:id="2393" w:author="hanwha" w:date="2022-07-28T09:43:00Z"/>
                <w:sz w:val="18"/>
                <w:szCs w:val="18"/>
              </w:rPr>
            </w:pPr>
            <w:ins w:id="2394" w:author="hanwha" w:date="2022-07-28T09:43:00Z">
              <w:r w:rsidRPr="007F2F94">
                <w:rPr>
                  <w:rFonts w:hint="eastAsia"/>
                  <w:sz w:val="18"/>
                  <w:szCs w:val="18"/>
                </w:rPr>
                <w:t>1,095,095,100</w:t>
              </w:r>
            </w:ins>
          </w:p>
        </w:tc>
        <w:tc>
          <w:tcPr>
            <w:tcW w:w="2075" w:type="dxa"/>
            <w:noWrap/>
            <w:hideMark/>
          </w:tcPr>
          <w:p w14:paraId="7225D348"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395" w:author="hanwha" w:date="2022-07-28T09:43:00Z"/>
                <w:sz w:val="18"/>
                <w:szCs w:val="18"/>
              </w:rPr>
            </w:pPr>
            <w:proofErr w:type="spellStart"/>
            <w:ins w:id="2396" w:author="hanwha" w:date="2022-07-28T09:43:00Z">
              <w:r w:rsidRPr="007F2F94">
                <w:rPr>
                  <w:rFonts w:hint="eastAsia"/>
                  <w:sz w:val="18"/>
                  <w:szCs w:val="18"/>
                </w:rPr>
                <w:t>한화솔루션</w:t>
              </w:r>
              <w:proofErr w:type="spellEnd"/>
              <w:r w:rsidRPr="007F2F94">
                <w:rPr>
                  <w:rFonts w:hint="eastAsia"/>
                  <w:sz w:val="18"/>
                  <w:szCs w:val="18"/>
                </w:rPr>
                <w:t>㈜/</w:t>
              </w:r>
              <w:proofErr w:type="spellStart"/>
              <w:r w:rsidRPr="007F2F94">
                <w:rPr>
                  <w:rFonts w:hint="eastAsia"/>
                  <w:sz w:val="18"/>
                  <w:szCs w:val="18"/>
                </w:rPr>
                <w:t>큐셀</w:t>
              </w:r>
              <w:proofErr w:type="spellEnd"/>
            </w:ins>
          </w:p>
        </w:tc>
      </w:tr>
      <w:tr w:rsidR="00906145" w:rsidRPr="007F2F94" w14:paraId="648D91C0" w14:textId="77777777" w:rsidTr="00906145">
        <w:trPr>
          <w:trHeight w:val="371"/>
          <w:ins w:id="2397" w:author="hanwha" w:date="2022-07-28T09:43:00Z"/>
        </w:trPr>
        <w:tc>
          <w:tcPr>
            <w:cnfStyle w:val="001000000000" w:firstRow="0" w:lastRow="0" w:firstColumn="1" w:lastColumn="0" w:oddVBand="0" w:evenVBand="0" w:oddHBand="0" w:evenHBand="0" w:firstRowFirstColumn="0" w:firstRowLastColumn="0" w:lastRowFirstColumn="0" w:lastRowLastColumn="0"/>
            <w:tcW w:w="616" w:type="dxa"/>
            <w:noWrap/>
            <w:hideMark/>
          </w:tcPr>
          <w:p w14:paraId="71044CE5" w14:textId="77777777" w:rsidR="00906145" w:rsidRPr="007F2F94" w:rsidRDefault="00906145" w:rsidP="00906145">
            <w:pPr>
              <w:rPr>
                <w:ins w:id="2398" w:author="hanwha" w:date="2022-07-28T09:43:00Z"/>
                <w:sz w:val="18"/>
                <w:szCs w:val="18"/>
              </w:rPr>
            </w:pPr>
            <w:ins w:id="2399" w:author="hanwha" w:date="2022-07-28T09:43:00Z">
              <w:r w:rsidRPr="007F2F94">
                <w:rPr>
                  <w:rFonts w:hint="eastAsia"/>
                  <w:sz w:val="18"/>
                  <w:szCs w:val="18"/>
                </w:rPr>
                <w:t>19</w:t>
              </w:r>
            </w:ins>
          </w:p>
        </w:tc>
        <w:tc>
          <w:tcPr>
            <w:tcW w:w="2498" w:type="dxa"/>
            <w:noWrap/>
            <w:hideMark/>
          </w:tcPr>
          <w:p w14:paraId="4D06E108"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400" w:author="hanwha" w:date="2022-07-28T09:43:00Z"/>
                <w:sz w:val="18"/>
                <w:szCs w:val="18"/>
              </w:rPr>
            </w:pPr>
            <w:ins w:id="2401" w:author="hanwha" w:date="2022-07-28T09:43:00Z">
              <w:r w:rsidRPr="007F2F94">
                <w:rPr>
                  <w:rFonts w:hint="eastAsia"/>
                  <w:sz w:val="18"/>
                  <w:szCs w:val="18"/>
                </w:rPr>
                <w:t>임차</w:t>
              </w:r>
            </w:ins>
          </w:p>
        </w:tc>
        <w:tc>
          <w:tcPr>
            <w:tcW w:w="1984" w:type="dxa"/>
            <w:noWrap/>
            <w:hideMark/>
          </w:tcPr>
          <w:p w14:paraId="1BF3C2DB"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402" w:author="hanwha" w:date="2022-07-28T09:43:00Z"/>
                <w:sz w:val="18"/>
                <w:szCs w:val="18"/>
              </w:rPr>
            </w:pPr>
            <w:ins w:id="2403" w:author="hanwha" w:date="2022-07-28T09:43:00Z">
              <w:r w:rsidRPr="007F2F94">
                <w:rPr>
                  <w:rFonts w:hint="eastAsia"/>
                  <w:sz w:val="18"/>
                  <w:szCs w:val="18"/>
                </w:rPr>
                <w:t>21.4.1 ~ 26.3.31</w:t>
              </w:r>
            </w:ins>
          </w:p>
        </w:tc>
        <w:tc>
          <w:tcPr>
            <w:tcW w:w="1843" w:type="dxa"/>
            <w:noWrap/>
            <w:hideMark/>
          </w:tcPr>
          <w:p w14:paraId="718701F4" w14:textId="77777777" w:rsidR="00906145" w:rsidRPr="007F2F94" w:rsidRDefault="00906145" w:rsidP="00906145">
            <w:pPr>
              <w:jc w:val="right"/>
              <w:cnfStyle w:val="000000000000" w:firstRow="0" w:lastRow="0" w:firstColumn="0" w:lastColumn="0" w:oddVBand="0" w:evenVBand="0" w:oddHBand="0" w:evenHBand="0" w:firstRowFirstColumn="0" w:firstRowLastColumn="0" w:lastRowFirstColumn="0" w:lastRowLastColumn="0"/>
              <w:rPr>
                <w:ins w:id="2404" w:author="hanwha" w:date="2022-07-28T09:43:00Z"/>
                <w:sz w:val="18"/>
                <w:szCs w:val="18"/>
              </w:rPr>
            </w:pPr>
            <w:ins w:id="2405" w:author="hanwha" w:date="2022-07-28T09:43:00Z">
              <w:r w:rsidRPr="007F2F94">
                <w:rPr>
                  <w:rFonts w:hint="eastAsia"/>
                  <w:sz w:val="18"/>
                  <w:szCs w:val="18"/>
                </w:rPr>
                <w:t>29,748,000</w:t>
              </w:r>
            </w:ins>
          </w:p>
        </w:tc>
        <w:tc>
          <w:tcPr>
            <w:tcW w:w="2075" w:type="dxa"/>
            <w:noWrap/>
            <w:hideMark/>
          </w:tcPr>
          <w:p w14:paraId="6362E8E5"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406" w:author="hanwha" w:date="2022-07-28T09:43:00Z"/>
                <w:sz w:val="18"/>
                <w:szCs w:val="18"/>
              </w:rPr>
            </w:pPr>
            <w:proofErr w:type="spellStart"/>
            <w:ins w:id="2407" w:author="hanwha" w:date="2022-07-28T09:43:00Z">
              <w:r w:rsidRPr="007F2F94">
                <w:rPr>
                  <w:rFonts w:hint="eastAsia"/>
                  <w:sz w:val="18"/>
                  <w:szCs w:val="18"/>
                </w:rPr>
                <w:t>한화시스템</w:t>
              </w:r>
              <w:proofErr w:type="spellEnd"/>
              <w:r w:rsidRPr="007F2F94">
                <w:rPr>
                  <w:rFonts w:hint="eastAsia"/>
                  <w:sz w:val="18"/>
                  <w:szCs w:val="18"/>
                </w:rPr>
                <w:t>/ICT</w:t>
              </w:r>
            </w:ins>
          </w:p>
        </w:tc>
      </w:tr>
      <w:tr w:rsidR="00906145" w:rsidRPr="007F2F94" w14:paraId="2D7D835B" w14:textId="77777777" w:rsidTr="00906145">
        <w:trPr>
          <w:trHeight w:val="371"/>
          <w:ins w:id="2408" w:author="hanwha" w:date="2022-07-28T09:43:00Z"/>
        </w:trPr>
        <w:tc>
          <w:tcPr>
            <w:cnfStyle w:val="001000000000" w:firstRow="0" w:lastRow="0" w:firstColumn="1" w:lastColumn="0" w:oddVBand="0" w:evenVBand="0" w:oddHBand="0" w:evenHBand="0" w:firstRowFirstColumn="0" w:firstRowLastColumn="0" w:lastRowFirstColumn="0" w:lastRowLastColumn="0"/>
            <w:tcW w:w="616" w:type="dxa"/>
            <w:noWrap/>
            <w:hideMark/>
          </w:tcPr>
          <w:p w14:paraId="261D568E" w14:textId="77777777" w:rsidR="00906145" w:rsidRPr="007F2F94" w:rsidRDefault="00906145" w:rsidP="00906145">
            <w:pPr>
              <w:rPr>
                <w:ins w:id="2409" w:author="hanwha" w:date="2022-07-28T09:43:00Z"/>
                <w:sz w:val="18"/>
                <w:szCs w:val="18"/>
              </w:rPr>
            </w:pPr>
            <w:ins w:id="2410" w:author="hanwha" w:date="2022-07-28T09:43:00Z">
              <w:r w:rsidRPr="007F2F94">
                <w:rPr>
                  <w:rFonts w:hint="eastAsia"/>
                  <w:sz w:val="18"/>
                  <w:szCs w:val="18"/>
                </w:rPr>
                <w:t>20</w:t>
              </w:r>
            </w:ins>
          </w:p>
        </w:tc>
        <w:tc>
          <w:tcPr>
            <w:tcW w:w="2498" w:type="dxa"/>
            <w:noWrap/>
            <w:hideMark/>
          </w:tcPr>
          <w:p w14:paraId="4E8E5D54"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411" w:author="hanwha" w:date="2022-07-28T09:43:00Z"/>
                <w:sz w:val="18"/>
                <w:szCs w:val="18"/>
              </w:rPr>
            </w:pPr>
            <w:proofErr w:type="spellStart"/>
            <w:ins w:id="2412" w:author="hanwha" w:date="2022-07-28T09:43:00Z">
              <w:r w:rsidRPr="007F2F94">
                <w:rPr>
                  <w:rFonts w:hint="eastAsia"/>
                  <w:sz w:val="18"/>
                  <w:szCs w:val="18"/>
                </w:rPr>
                <w:t>위탁용역</w:t>
              </w:r>
              <w:proofErr w:type="spellEnd"/>
            </w:ins>
          </w:p>
        </w:tc>
        <w:tc>
          <w:tcPr>
            <w:tcW w:w="1984" w:type="dxa"/>
            <w:noWrap/>
            <w:hideMark/>
          </w:tcPr>
          <w:p w14:paraId="469F2DE4"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413" w:author="hanwha" w:date="2022-07-28T09:43:00Z"/>
                <w:sz w:val="18"/>
                <w:szCs w:val="18"/>
              </w:rPr>
            </w:pPr>
            <w:ins w:id="2414" w:author="hanwha" w:date="2022-07-28T09:43:00Z">
              <w:r w:rsidRPr="007F2F94">
                <w:rPr>
                  <w:rFonts w:hint="eastAsia"/>
                  <w:sz w:val="18"/>
                  <w:szCs w:val="18"/>
                </w:rPr>
                <w:t>22.1.1 ~ 22.12.31</w:t>
              </w:r>
            </w:ins>
          </w:p>
        </w:tc>
        <w:tc>
          <w:tcPr>
            <w:tcW w:w="1843" w:type="dxa"/>
            <w:noWrap/>
            <w:hideMark/>
          </w:tcPr>
          <w:p w14:paraId="63B05D84" w14:textId="77777777" w:rsidR="00906145" w:rsidRPr="007F2F94" w:rsidRDefault="00906145" w:rsidP="00906145">
            <w:pPr>
              <w:jc w:val="right"/>
              <w:cnfStyle w:val="000000000000" w:firstRow="0" w:lastRow="0" w:firstColumn="0" w:lastColumn="0" w:oddVBand="0" w:evenVBand="0" w:oddHBand="0" w:evenHBand="0" w:firstRowFirstColumn="0" w:firstRowLastColumn="0" w:lastRowFirstColumn="0" w:lastRowLastColumn="0"/>
              <w:rPr>
                <w:ins w:id="2415" w:author="hanwha" w:date="2022-07-28T09:43:00Z"/>
                <w:sz w:val="18"/>
                <w:szCs w:val="18"/>
              </w:rPr>
            </w:pPr>
            <w:ins w:id="2416" w:author="hanwha" w:date="2022-07-28T09:43:00Z">
              <w:r w:rsidRPr="007F2F94">
                <w:rPr>
                  <w:rFonts w:hint="eastAsia"/>
                  <w:sz w:val="18"/>
                  <w:szCs w:val="18"/>
                </w:rPr>
                <w:t>187,872,100</w:t>
              </w:r>
            </w:ins>
          </w:p>
        </w:tc>
        <w:tc>
          <w:tcPr>
            <w:tcW w:w="2075" w:type="dxa"/>
            <w:noWrap/>
            <w:hideMark/>
          </w:tcPr>
          <w:p w14:paraId="00007B0E"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417" w:author="hanwha" w:date="2022-07-28T09:43:00Z"/>
                <w:sz w:val="18"/>
                <w:szCs w:val="18"/>
              </w:rPr>
            </w:pPr>
            <w:proofErr w:type="spellStart"/>
            <w:ins w:id="2418" w:author="hanwha" w:date="2022-07-28T09:43:00Z">
              <w:r w:rsidRPr="007F2F94">
                <w:rPr>
                  <w:rFonts w:hint="eastAsia"/>
                  <w:sz w:val="18"/>
                  <w:szCs w:val="18"/>
                </w:rPr>
                <w:t>한화호텔앤드리조트</w:t>
              </w:r>
              <w:proofErr w:type="spellEnd"/>
              <w:r w:rsidRPr="007F2F94">
                <w:rPr>
                  <w:rFonts w:hint="eastAsia"/>
                  <w:sz w:val="18"/>
                  <w:szCs w:val="18"/>
                </w:rPr>
                <w:t>㈜</w:t>
              </w:r>
            </w:ins>
          </w:p>
        </w:tc>
      </w:tr>
      <w:tr w:rsidR="00906145" w:rsidRPr="007F2F94" w14:paraId="4751F56B" w14:textId="77777777" w:rsidTr="00906145">
        <w:trPr>
          <w:trHeight w:val="371"/>
          <w:ins w:id="2419" w:author="hanwha" w:date="2022-07-28T09:43:00Z"/>
        </w:trPr>
        <w:tc>
          <w:tcPr>
            <w:cnfStyle w:val="001000000000" w:firstRow="0" w:lastRow="0" w:firstColumn="1" w:lastColumn="0" w:oddVBand="0" w:evenVBand="0" w:oddHBand="0" w:evenHBand="0" w:firstRowFirstColumn="0" w:firstRowLastColumn="0" w:lastRowFirstColumn="0" w:lastRowLastColumn="0"/>
            <w:tcW w:w="616" w:type="dxa"/>
            <w:noWrap/>
            <w:hideMark/>
          </w:tcPr>
          <w:p w14:paraId="43250789" w14:textId="77777777" w:rsidR="00906145" w:rsidRPr="007F2F94" w:rsidRDefault="00906145" w:rsidP="00906145">
            <w:pPr>
              <w:rPr>
                <w:ins w:id="2420" w:author="hanwha" w:date="2022-07-28T09:43:00Z"/>
                <w:sz w:val="18"/>
                <w:szCs w:val="18"/>
              </w:rPr>
            </w:pPr>
            <w:ins w:id="2421" w:author="hanwha" w:date="2022-07-28T09:43:00Z">
              <w:r w:rsidRPr="007F2F94">
                <w:rPr>
                  <w:rFonts w:hint="eastAsia"/>
                  <w:sz w:val="18"/>
                  <w:szCs w:val="18"/>
                </w:rPr>
                <w:t>21</w:t>
              </w:r>
            </w:ins>
          </w:p>
        </w:tc>
        <w:tc>
          <w:tcPr>
            <w:tcW w:w="2498" w:type="dxa"/>
            <w:noWrap/>
            <w:hideMark/>
          </w:tcPr>
          <w:p w14:paraId="7E9EF359"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422" w:author="hanwha" w:date="2022-07-28T09:43:00Z"/>
                <w:sz w:val="18"/>
                <w:szCs w:val="18"/>
              </w:rPr>
            </w:pPr>
            <w:proofErr w:type="spellStart"/>
            <w:ins w:id="2423" w:author="hanwha" w:date="2022-07-28T09:43:00Z">
              <w:r w:rsidRPr="007F2F94">
                <w:rPr>
                  <w:rFonts w:hint="eastAsia"/>
                  <w:sz w:val="18"/>
                  <w:szCs w:val="18"/>
                </w:rPr>
                <w:t>한화빌딩</w:t>
              </w:r>
              <w:proofErr w:type="spellEnd"/>
              <w:r w:rsidRPr="007F2F94">
                <w:rPr>
                  <w:rFonts w:hint="eastAsia"/>
                  <w:sz w:val="18"/>
                  <w:szCs w:val="18"/>
                </w:rPr>
                <w:t xml:space="preserve"> 주차</w:t>
              </w:r>
            </w:ins>
          </w:p>
        </w:tc>
        <w:tc>
          <w:tcPr>
            <w:tcW w:w="1984" w:type="dxa"/>
            <w:noWrap/>
            <w:hideMark/>
          </w:tcPr>
          <w:p w14:paraId="32EAA2B5"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424" w:author="hanwha" w:date="2022-07-28T09:43:00Z"/>
                <w:sz w:val="18"/>
                <w:szCs w:val="18"/>
              </w:rPr>
            </w:pPr>
          </w:p>
        </w:tc>
        <w:tc>
          <w:tcPr>
            <w:tcW w:w="1843" w:type="dxa"/>
            <w:noWrap/>
            <w:hideMark/>
          </w:tcPr>
          <w:p w14:paraId="6E70B984" w14:textId="77777777" w:rsidR="00906145" w:rsidRPr="007F2F94" w:rsidRDefault="00906145" w:rsidP="00906145">
            <w:pPr>
              <w:jc w:val="right"/>
              <w:cnfStyle w:val="000000000000" w:firstRow="0" w:lastRow="0" w:firstColumn="0" w:lastColumn="0" w:oddVBand="0" w:evenVBand="0" w:oddHBand="0" w:evenHBand="0" w:firstRowFirstColumn="0" w:firstRowLastColumn="0" w:lastRowFirstColumn="0" w:lastRowLastColumn="0"/>
              <w:rPr>
                <w:ins w:id="2425" w:author="hanwha" w:date="2022-07-28T09:43:00Z"/>
                <w:sz w:val="18"/>
                <w:szCs w:val="18"/>
              </w:rPr>
            </w:pPr>
            <w:proofErr w:type="spellStart"/>
            <w:ins w:id="2426" w:author="hanwha" w:date="2022-07-28T09:43:00Z">
              <w:r w:rsidRPr="007F2F94">
                <w:rPr>
                  <w:rFonts w:hint="eastAsia"/>
                  <w:sz w:val="18"/>
                  <w:szCs w:val="18"/>
                </w:rPr>
                <w:t>월별정산</w:t>
              </w:r>
              <w:proofErr w:type="spellEnd"/>
            </w:ins>
          </w:p>
        </w:tc>
        <w:tc>
          <w:tcPr>
            <w:tcW w:w="2075" w:type="dxa"/>
            <w:noWrap/>
            <w:hideMark/>
          </w:tcPr>
          <w:p w14:paraId="7589ECE5"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427" w:author="hanwha" w:date="2022-07-28T09:43:00Z"/>
                <w:sz w:val="18"/>
                <w:szCs w:val="18"/>
              </w:rPr>
            </w:pPr>
            <w:proofErr w:type="spellStart"/>
            <w:ins w:id="2428" w:author="hanwha" w:date="2022-07-28T09:43:00Z">
              <w:r w:rsidRPr="007F2F94">
                <w:rPr>
                  <w:rFonts w:hint="eastAsia"/>
                  <w:sz w:val="18"/>
                  <w:szCs w:val="18"/>
                </w:rPr>
                <w:t>한화생명</w:t>
              </w:r>
              <w:proofErr w:type="spellEnd"/>
              <w:r w:rsidRPr="007F2F94">
                <w:rPr>
                  <w:rFonts w:hint="eastAsia"/>
                  <w:sz w:val="18"/>
                  <w:szCs w:val="18"/>
                </w:rPr>
                <w:t>㈜</w:t>
              </w:r>
            </w:ins>
          </w:p>
        </w:tc>
      </w:tr>
      <w:tr w:rsidR="00906145" w:rsidRPr="007F2F94" w14:paraId="2DA778AA" w14:textId="77777777" w:rsidTr="00906145">
        <w:trPr>
          <w:trHeight w:val="371"/>
          <w:ins w:id="2429" w:author="hanwha" w:date="2022-07-28T09:43:00Z"/>
        </w:trPr>
        <w:tc>
          <w:tcPr>
            <w:cnfStyle w:val="001000000000" w:firstRow="0" w:lastRow="0" w:firstColumn="1" w:lastColumn="0" w:oddVBand="0" w:evenVBand="0" w:oddHBand="0" w:evenHBand="0" w:firstRowFirstColumn="0" w:firstRowLastColumn="0" w:lastRowFirstColumn="0" w:lastRowLastColumn="0"/>
            <w:tcW w:w="616" w:type="dxa"/>
            <w:noWrap/>
            <w:hideMark/>
          </w:tcPr>
          <w:p w14:paraId="2E40D6D3" w14:textId="77777777" w:rsidR="00906145" w:rsidRPr="007F2F94" w:rsidRDefault="00906145" w:rsidP="00906145">
            <w:pPr>
              <w:rPr>
                <w:ins w:id="2430" w:author="hanwha" w:date="2022-07-28T09:43:00Z"/>
                <w:sz w:val="18"/>
                <w:szCs w:val="18"/>
              </w:rPr>
            </w:pPr>
            <w:ins w:id="2431" w:author="hanwha" w:date="2022-07-28T09:43:00Z">
              <w:r w:rsidRPr="007F2F94">
                <w:rPr>
                  <w:rFonts w:hint="eastAsia"/>
                  <w:sz w:val="18"/>
                  <w:szCs w:val="18"/>
                </w:rPr>
                <w:t>22</w:t>
              </w:r>
            </w:ins>
          </w:p>
        </w:tc>
        <w:tc>
          <w:tcPr>
            <w:tcW w:w="2498" w:type="dxa"/>
            <w:noWrap/>
            <w:hideMark/>
          </w:tcPr>
          <w:p w14:paraId="087E2509"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432" w:author="hanwha" w:date="2022-07-28T09:43:00Z"/>
                <w:sz w:val="18"/>
                <w:szCs w:val="18"/>
              </w:rPr>
            </w:pPr>
            <w:proofErr w:type="spellStart"/>
            <w:ins w:id="2433" w:author="hanwha" w:date="2022-07-28T09:43:00Z">
              <w:r w:rsidRPr="007F2F94">
                <w:rPr>
                  <w:rFonts w:hint="eastAsia"/>
                  <w:sz w:val="18"/>
                  <w:szCs w:val="18"/>
                </w:rPr>
                <w:t>위탁용역</w:t>
              </w:r>
              <w:proofErr w:type="spellEnd"/>
            </w:ins>
          </w:p>
        </w:tc>
        <w:tc>
          <w:tcPr>
            <w:tcW w:w="1984" w:type="dxa"/>
            <w:noWrap/>
            <w:hideMark/>
          </w:tcPr>
          <w:p w14:paraId="6A5F8F93"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434" w:author="hanwha" w:date="2022-07-28T09:43:00Z"/>
                <w:sz w:val="18"/>
                <w:szCs w:val="18"/>
              </w:rPr>
            </w:pPr>
            <w:ins w:id="2435" w:author="hanwha" w:date="2022-07-28T09:43:00Z">
              <w:r w:rsidRPr="007F2F94">
                <w:rPr>
                  <w:rFonts w:hint="eastAsia"/>
                  <w:sz w:val="18"/>
                  <w:szCs w:val="18"/>
                </w:rPr>
                <w:t>22.101 ~ 22.12.31</w:t>
              </w:r>
            </w:ins>
          </w:p>
        </w:tc>
        <w:tc>
          <w:tcPr>
            <w:tcW w:w="1843" w:type="dxa"/>
            <w:noWrap/>
            <w:hideMark/>
          </w:tcPr>
          <w:p w14:paraId="6F13FB47" w14:textId="77777777" w:rsidR="00906145" w:rsidRPr="007F2F94" w:rsidRDefault="00906145" w:rsidP="00906145">
            <w:pPr>
              <w:jc w:val="right"/>
              <w:cnfStyle w:val="000000000000" w:firstRow="0" w:lastRow="0" w:firstColumn="0" w:lastColumn="0" w:oddVBand="0" w:evenVBand="0" w:oddHBand="0" w:evenHBand="0" w:firstRowFirstColumn="0" w:firstRowLastColumn="0" w:lastRowFirstColumn="0" w:lastRowLastColumn="0"/>
              <w:rPr>
                <w:ins w:id="2436" w:author="hanwha" w:date="2022-07-28T09:43:00Z"/>
                <w:sz w:val="18"/>
                <w:szCs w:val="18"/>
              </w:rPr>
            </w:pPr>
            <w:ins w:id="2437" w:author="hanwha" w:date="2022-07-28T09:43:00Z">
              <w:r w:rsidRPr="007F2F94">
                <w:rPr>
                  <w:rFonts w:hint="eastAsia"/>
                  <w:sz w:val="18"/>
                  <w:szCs w:val="18"/>
                </w:rPr>
                <w:t>33,000,000</w:t>
              </w:r>
            </w:ins>
          </w:p>
        </w:tc>
        <w:tc>
          <w:tcPr>
            <w:tcW w:w="2075" w:type="dxa"/>
            <w:noWrap/>
            <w:hideMark/>
          </w:tcPr>
          <w:p w14:paraId="6C9BBCD0"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438" w:author="hanwha" w:date="2022-07-28T09:43:00Z"/>
                <w:sz w:val="18"/>
                <w:szCs w:val="18"/>
              </w:rPr>
            </w:pPr>
            <w:proofErr w:type="spellStart"/>
            <w:ins w:id="2439" w:author="hanwha" w:date="2022-07-28T09:43:00Z">
              <w:r w:rsidRPr="007F2F94">
                <w:rPr>
                  <w:rFonts w:hint="eastAsia"/>
                  <w:sz w:val="18"/>
                  <w:szCs w:val="18"/>
                </w:rPr>
                <w:t>빈스앤베리즈</w:t>
              </w:r>
              <w:proofErr w:type="spellEnd"/>
            </w:ins>
          </w:p>
        </w:tc>
      </w:tr>
      <w:tr w:rsidR="00906145" w:rsidRPr="007F2F94" w14:paraId="28B03F26" w14:textId="77777777" w:rsidTr="00906145">
        <w:trPr>
          <w:trHeight w:val="371"/>
          <w:ins w:id="2440" w:author="hanwha" w:date="2022-07-28T09:43:00Z"/>
        </w:trPr>
        <w:tc>
          <w:tcPr>
            <w:cnfStyle w:val="001000000000" w:firstRow="0" w:lastRow="0" w:firstColumn="1" w:lastColumn="0" w:oddVBand="0" w:evenVBand="0" w:oddHBand="0" w:evenHBand="0" w:firstRowFirstColumn="0" w:firstRowLastColumn="0" w:lastRowFirstColumn="0" w:lastRowLastColumn="0"/>
            <w:tcW w:w="616" w:type="dxa"/>
            <w:noWrap/>
          </w:tcPr>
          <w:p w14:paraId="0CCCEA67" w14:textId="77777777" w:rsidR="00906145" w:rsidRPr="007F2F94" w:rsidRDefault="00906145" w:rsidP="00906145">
            <w:pPr>
              <w:rPr>
                <w:ins w:id="2441" w:author="hanwha" w:date="2022-07-28T09:43:00Z"/>
                <w:sz w:val="18"/>
                <w:szCs w:val="18"/>
              </w:rPr>
            </w:pPr>
            <w:ins w:id="2442" w:author="hanwha" w:date="2022-07-28T09:43:00Z">
              <w:r w:rsidRPr="007F2F94">
                <w:rPr>
                  <w:rFonts w:hint="eastAsia"/>
                  <w:sz w:val="18"/>
                  <w:szCs w:val="18"/>
                </w:rPr>
                <w:t>23</w:t>
              </w:r>
            </w:ins>
          </w:p>
        </w:tc>
        <w:tc>
          <w:tcPr>
            <w:tcW w:w="2498" w:type="dxa"/>
            <w:noWrap/>
          </w:tcPr>
          <w:p w14:paraId="2C492053"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443" w:author="hanwha" w:date="2022-07-28T09:43:00Z"/>
                <w:sz w:val="18"/>
                <w:szCs w:val="18"/>
              </w:rPr>
            </w:pPr>
            <w:proofErr w:type="spellStart"/>
            <w:ins w:id="2444" w:author="hanwha" w:date="2022-07-28T09:43:00Z">
              <w:r w:rsidRPr="007F2F94">
                <w:rPr>
                  <w:rFonts w:hint="eastAsia"/>
                  <w:sz w:val="18"/>
                  <w:szCs w:val="18"/>
                </w:rPr>
                <w:t>복합기임차</w:t>
              </w:r>
              <w:proofErr w:type="spellEnd"/>
            </w:ins>
          </w:p>
        </w:tc>
        <w:tc>
          <w:tcPr>
            <w:tcW w:w="1984" w:type="dxa"/>
            <w:noWrap/>
          </w:tcPr>
          <w:p w14:paraId="0C69DEC1"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445" w:author="hanwha" w:date="2022-07-28T09:43:00Z"/>
                <w:sz w:val="18"/>
                <w:szCs w:val="18"/>
              </w:rPr>
            </w:pPr>
            <w:ins w:id="2446" w:author="hanwha" w:date="2022-07-28T09:43:00Z">
              <w:r w:rsidRPr="007F2F94">
                <w:rPr>
                  <w:rFonts w:hint="eastAsia"/>
                  <w:sz w:val="18"/>
                  <w:szCs w:val="18"/>
                </w:rPr>
                <w:t>21.4.1~</w:t>
              </w:r>
              <w:r w:rsidRPr="007F2F94">
                <w:rPr>
                  <w:sz w:val="18"/>
                  <w:szCs w:val="18"/>
                </w:rPr>
                <w:t>26.3.31</w:t>
              </w:r>
            </w:ins>
          </w:p>
        </w:tc>
        <w:tc>
          <w:tcPr>
            <w:tcW w:w="1843" w:type="dxa"/>
            <w:noWrap/>
          </w:tcPr>
          <w:p w14:paraId="54935A58" w14:textId="77777777" w:rsidR="00906145" w:rsidRPr="007F2F94" w:rsidRDefault="00906145" w:rsidP="00906145">
            <w:pPr>
              <w:jc w:val="right"/>
              <w:cnfStyle w:val="000000000000" w:firstRow="0" w:lastRow="0" w:firstColumn="0" w:lastColumn="0" w:oddVBand="0" w:evenVBand="0" w:oddHBand="0" w:evenHBand="0" w:firstRowFirstColumn="0" w:firstRowLastColumn="0" w:lastRowFirstColumn="0" w:lastRowLastColumn="0"/>
              <w:rPr>
                <w:ins w:id="2447" w:author="hanwha" w:date="2022-07-28T09:43:00Z"/>
                <w:sz w:val="18"/>
                <w:szCs w:val="18"/>
              </w:rPr>
            </w:pPr>
            <w:ins w:id="2448" w:author="hanwha" w:date="2022-07-28T09:43:00Z">
              <w:r w:rsidRPr="007F2F94">
                <w:rPr>
                  <w:rFonts w:hint="eastAsia"/>
                  <w:sz w:val="18"/>
                  <w:szCs w:val="18"/>
                </w:rPr>
                <w:t>연2</w:t>
              </w:r>
              <w:r w:rsidRPr="007F2F94">
                <w:rPr>
                  <w:sz w:val="18"/>
                  <w:szCs w:val="18"/>
                </w:rPr>
                <w:t>,</w:t>
              </w:r>
              <w:r w:rsidRPr="007F2F94">
                <w:rPr>
                  <w:rFonts w:hint="eastAsia"/>
                  <w:sz w:val="18"/>
                  <w:szCs w:val="18"/>
                </w:rPr>
                <w:t xml:space="preserve">970만원(예상) </w:t>
              </w:r>
            </w:ins>
          </w:p>
        </w:tc>
        <w:tc>
          <w:tcPr>
            <w:tcW w:w="2075" w:type="dxa"/>
            <w:noWrap/>
          </w:tcPr>
          <w:p w14:paraId="33FDBFB5"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449" w:author="hanwha" w:date="2022-07-28T09:43:00Z"/>
                <w:sz w:val="18"/>
                <w:szCs w:val="18"/>
              </w:rPr>
            </w:pPr>
            <w:proofErr w:type="spellStart"/>
            <w:ins w:id="2450" w:author="hanwha" w:date="2022-07-28T09:43:00Z">
              <w:r w:rsidRPr="007F2F94">
                <w:rPr>
                  <w:rFonts w:hint="eastAsia"/>
                  <w:sz w:val="18"/>
                  <w:szCs w:val="18"/>
                </w:rPr>
                <w:t>한화시스템</w:t>
              </w:r>
              <w:proofErr w:type="spellEnd"/>
              <w:r w:rsidRPr="007F2F94">
                <w:rPr>
                  <w:rFonts w:hint="eastAsia"/>
                  <w:sz w:val="18"/>
                  <w:szCs w:val="18"/>
                </w:rPr>
                <w:t>/ICT</w:t>
              </w:r>
            </w:ins>
          </w:p>
        </w:tc>
      </w:tr>
      <w:tr w:rsidR="00906145" w:rsidRPr="007F2F94" w14:paraId="38649663" w14:textId="77777777" w:rsidTr="00906145">
        <w:trPr>
          <w:trHeight w:val="371"/>
          <w:ins w:id="2451" w:author="hanwha" w:date="2022-07-28T09:43:00Z"/>
        </w:trPr>
        <w:tc>
          <w:tcPr>
            <w:cnfStyle w:val="001000000000" w:firstRow="0" w:lastRow="0" w:firstColumn="1" w:lastColumn="0" w:oddVBand="0" w:evenVBand="0" w:oddHBand="0" w:evenHBand="0" w:firstRowFirstColumn="0" w:firstRowLastColumn="0" w:lastRowFirstColumn="0" w:lastRowLastColumn="0"/>
            <w:tcW w:w="616" w:type="dxa"/>
            <w:noWrap/>
          </w:tcPr>
          <w:p w14:paraId="0C7357B8" w14:textId="77777777" w:rsidR="00906145" w:rsidRPr="007F2F94" w:rsidRDefault="00906145" w:rsidP="00906145">
            <w:pPr>
              <w:rPr>
                <w:ins w:id="2452" w:author="hanwha" w:date="2022-07-28T09:43:00Z"/>
                <w:sz w:val="18"/>
                <w:szCs w:val="18"/>
              </w:rPr>
            </w:pPr>
            <w:ins w:id="2453" w:author="hanwha" w:date="2022-07-28T09:43:00Z">
              <w:r w:rsidRPr="007F2F94">
                <w:rPr>
                  <w:rFonts w:hint="eastAsia"/>
                  <w:sz w:val="18"/>
                  <w:szCs w:val="18"/>
                </w:rPr>
                <w:t>24</w:t>
              </w:r>
            </w:ins>
          </w:p>
        </w:tc>
        <w:tc>
          <w:tcPr>
            <w:tcW w:w="2498" w:type="dxa"/>
            <w:noWrap/>
          </w:tcPr>
          <w:p w14:paraId="3FF8E930"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454" w:author="hanwha" w:date="2022-07-28T09:43:00Z"/>
                <w:sz w:val="18"/>
                <w:szCs w:val="18"/>
              </w:rPr>
            </w:pPr>
            <w:ins w:id="2455" w:author="hanwha" w:date="2022-07-28T09:43:00Z">
              <w:r w:rsidRPr="007F2F94">
                <w:rPr>
                  <w:rFonts w:hint="eastAsia"/>
                  <w:sz w:val="18"/>
                  <w:szCs w:val="18"/>
                </w:rPr>
                <w:t xml:space="preserve">미래기술연구소 </w:t>
              </w:r>
              <w:proofErr w:type="spellStart"/>
              <w:r w:rsidRPr="007F2F94">
                <w:rPr>
                  <w:rFonts w:hint="eastAsia"/>
                  <w:sz w:val="18"/>
                  <w:szCs w:val="18"/>
                </w:rPr>
                <w:t>관리위탁</w:t>
              </w:r>
              <w:proofErr w:type="spellEnd"/>
            </w:ins>
          </w:p>
        </w:tc>
        <w:tc>
          <w:tcPr>
            <w:tcW w:w="1984" w:type="dxa"/>
            <w:noWrap/>
          </w:tcPr>
          <w:p w14:paraId="4B16AAE2"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456" w:author="hanwha" w:date="2022-07-28T09:43:00Z"/>
                <w:sz w:val="18"/>
                <w:szCs w:val="18"/>
              </w:rPr>
            </w:pPr>
            <w:ins w:id="2457" w:author="hanwha" w:date="2022-07-28T09:43:00Z">
              <w:r w:rsidRPr="007F2F94">
                <w:rPr>
                  <w:rFonts w:hint="eastAsia"/>
                  <w:sz w:val="18"/>
                  <w:szCs w:val="18"/>
                </w:rPr>
                <w:t>22.1.1 ~ 22.12.31</w:t>
              </w:r>
            </w:ins>
          </w:p>
        </w:tc>
        <w:tc>
          <w:tcPr>
            <w:tcW w:w="1843" w:type="dxa"/>
            <w:noWrap/>
          </w:tcPr>
          <w:p w14:paraId="3FA66EC7" w14:textId="77777777" w:rsidR="00906145" w:rsidRPr="007F2F94" w:rsidRDefault="00906145" w:rsidP="00906145">
            <w:pPr>
              <w:jc w:val="right"/>
              <w:cnfStyle w:val="000000000000" w:firstRow="0" w:lastRow="0" w:firstColumn="0" w:lastColumn="0" w:oddVBand="0" w:evenVBand="0" w:oddHBand="0" w:evenHBand="0" w:firstRowFirstColumn="0" w:firstRowLastColumn="0" w:lastRowFirstColumn="0" w:lastRowLastColumn="0"/>
              <w:rPr>
                <w:ins w:id="2458" w:author="hanwha" w:date="2022-07-28T09:43:00Z"/>
                <w:sz w:val="18"/>
                <w:szCs w:val="18"/>
              </w:rPr>
            </w:pPr>
            <w:ins w:id="2459" w:author="hanwha" w:date="2022-07-28T09:43:00Z">
              <w:r w:rsidRPr="007F2F94">
                <w:rPr>
                  <w:rFonts w:hint="eastAsia"/>
                  <w:sz w:val="18"/>
                  <w:szCs w:val="18"/>
                </w:rPr>
                <w:t>월187</w:t>
              </w:r>
              <w:r w:rsidRPr="007F2F94">
                <w:rPr>
                  <w:sz w:val="18"/>
                  <w:szCs w:val="18"/>
                </w:rPr>
                <w:t>,</w:t>
              </w:r>
              <w:r w:rsidRPr="007F2F94">
                <w:rPr>
                  <w:rFonts w:hint="eastAsia"/>
                  <w:sz w:val="18"/>
                  <w:szCs w:val="18"/>
                </w:rPr>
                <w:t>872</w:t>
              </w:r>
              <w:r w:rsidRPr="007F2F94">
                <w:rPr>
                  <w:sz w:val="18"/>
                  <w:szCs w:val="18"/>
                </w:rPr>
                <w:t>,100</w:t>
              </w:r>
            </w:ins>
          </w:p>
        </w:tc>
        <w:tc>
          <w:tcPr>
            <w:tcW w:w="2075" w:type="dxa"/>
            <w:noWrap/>
          </w:tcPr>
          <w:p w14:paraId="6EF4977D"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460" w:author="hanwha" w:date="2022-07-28T09:43:00Z"/>
                <w:sz w:val="18"/>
                <w:szCs w:val="18"/>
              </w:rPr>
            </w:pPr>
            <w:proofErr w:type="spellStart"/>
            <w:ins w:id="2461" w:author="hanwha" w:date="2022-07-28T09:43:00Z">
              <w:r w:rsidRPr="007F2F94">
                <w:rPr>
                  <w:rFonts w:hint="eastAsia"/>
                  <w:sz w:val="18"/>
                  <w:szCs w:val="18"/>
                </w:rPr>
                <w:t>한화호텔앤드리조트</w:t>
              </w:r>
              <w:proofErr w:type="spellEnd"/>
              <w:r w:rsidRPr="007F2F94">
                <w:rPr>
                  <w:rFonts w:hint="eastAsia"/>
                  <w:sz w:val="18"/>
                  <w:szCs w:val="18"/>
                </w:rPr>
                <w:t>㈜</w:t>
              </w:r>
            </w:ins>
          </w:p>
        </w:tc>
      </w:tr>
      <w:tr w:rsidR="00906145" w:rsidRPr="007F2F94" w14:paraId="52580D1D" w14:textId="77777777" w:rsidTr="00906145">
        <w:trPr>
          <w:trHeight w:val="371"/>
          <w:ins w:id="2462" w:author="hanwha" w:date="2022-07-28T09:43:00Z"/>
        </w:trPr>
        <w:tc>
          <w:tcPr>
            <w:cnfStyle w:val="001000000000" w:firstRow="0" w:lastRow="0" w:firstColumn="1" w:lastColumn="0" w:oddVBand="0" w:evenVBand="0" w:oddHBand="0" w:evenHBand="0" w:firstRowFirstColumn="0" w:firstRowLastColumn="0" w:lastRowFirstColumn="0" w:lastRowLastColumn="0"/>
            <w:tcW w:w="616" w:type="dxa"/>
            <w:noWrap/>
          </w:tcPr>
          <w:p w14:paraId="05EA3719" w14:textId="77777777" w:rsidR="00906145" w:rsidRPr="007F2F94" w:rsidRDefault="00906145" w:rsidP="00906145">
            <w:pPr>
              <w:rPr>
                <w:ins w:id="2463" w:author="hanwha" w:date="2022-07-28T09:43:00Z"/>
                <w:sz w:val="18"/>
                <w:szCs w:val="18"/>
              </w:rPr>
            </w:pPr>
            <w:ins w:id="2464" w:author="hanwha" w:date="2022-07-28T09:43:00Z">
              <w:r w:rsidRPr="007F2F94">
                <w:rPr>
                  <w:rFonts w:hint="eastAsia"/>
                  <w:sz w:val="18"/>
                  <w:szCs w:val="18"/>
                </w:rPr>
                <w:t>25</w:t>
              </w:r>
            </w:ins>
          </w:p>
        </w:tc>
        <w:tc>
          <w:tcPr>
            <w:tcW w:w="2498" w:type="dxa"/>
            <w:noWrap/>
          </w:tcPr>
          <w:p w14:paraId="0550797A"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465" w:author="hanwha" w:date="2022-07-28T09:43:00Z"/>
                <w:sz w:val="18"/>
                <w:szCs w:val="18"/>
              </w:rPr>
            </w:pPr>
            <w:proofErr w:type="spellStart"/>
            <w:ins w:id="2466" w:author="hanwha" w:date="2022-07-28T09:43:00Z">
              <w:r w:rsidRPr="007F2F94">
                <w:rPr>
                  <w:rFonts w:hint="eastAsia"/>
                  <w:sz w:val="18"/>
                  <w:szCs w:val="18"/>
                </w:rPr>
                <w:t>전산운용업무위탁계약</w:t>
              </w:r>
              <w:proofErr w:type="spellEnd"/>
            </w:ins>
          </w:p>
        </w:tc>
        <w:tc>
          <w:tcPr>
            <w:tcW w:w="1984" w:type="dxa"/>
            <w:noWrap/>
          </w:tcPr>
          <w:p w14:paraId="7B50E40E"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467" w:author="hanwha" w:date="2022-07-28T09:43:00Z"/>
                <w:sz w:val="18"/>
                <w:szCs w:val="18"/>
              </w:rPr>
            </w:pPr>
            <w:ins w:id="2468" w:author="hanwha" w:date="2022-07-28T09:43:00Z">
              <w:r w:rsidRPr="007F2F94">
                <w:rPr>
                  <w:rFonts w:hint="eastAsia"/>
                  <w:sz w:val="18"/>
                  <w:szCs w:val="18"/>
                </w:rPr>
                <w:t>21.1.1-23.12.31</w:t>
              </w:r>
            </w:ins>
          </w:p>
        </w:tc>
        <w:tc>
          <w:tcPr>
            <w:tcW w:w="1843" w:type="dxa"/>
            <w:noWrap/>
          </w:tcPr>
          <w:p w14:paraId="6949E9C4" w14:textId="77777777" w:rsidR="00906145" w:rsidRPr="007F2F94" w:rsidRDefault="00906145" w:rsidP="00906145">
            <w:pPr>
              <w:jc w:val="right"/>
              <w:cnfStyle w:val="000000000000" w:firstRow="0" w:lastRow="0" w:firstColumn="0" w:lastColumn="0" w:oddVBand="0" w:evenVBand="0" w:oddHBand="0" w:evenHBand="0" w:firstRowFirstColumn="0" w:firstRowLastColumn="0" w:lastRowFirstColumn="0" w:lastRowLastColumn="0"/>
              <w:rPr>
                <w:ins w:id="2469" w:author="hanwha" w:date="2022-07-28T09:43:00Z"/>
                <w:sz w:val="18"/>
                <w:szCs w:val="18"/>
              </w:rPr>
            </w:pPr>
            <w:ins w:id="2470" w:author="hanwha" w:date="2022-07-28T09:43:00Z">
              <w:r w:rsidRPr="007F2F94">
                <w:rPr>
                  <w:rFonts w:hint="eastAsia"/>
                  <w:sz w:val="18"/>
                  <w:szCs w:val="18"/>
                </w:rPr>
                <w:t>월9,316,511,732</w:t>
              </w:r>
            </w:ins>
          </w:p>
        </w:tc>
        <w:tc>
          <w:tcPr>
            <w:tcW w:w="2075" w:type="dxa"/>
            <w:noWrap/>
          </w:tcPr>
          <w:p w14:paraId="5399E7A2" w14:textId="77777777" w:rsidR="00906145" w:rsidRPr="007F2F94" w:rsidRDefault="00906145" w:rsidP="00906145">
            <w:pPr>
              <w:jc w:val="center"/>
              <w:cnfStyle w:val="000000000000" w:firstRow="0" w:lastRow="0" w:firstColumn="0" w:lastColumn="0" w:oddVBand="0" w:evenVBand="0" w:oddHBand="0" w:evenHBand="0" w:firstRowFirstColumn="0" w:firstRowLastColumn="0" w:lastRowFirstColumn="0" w:lastRowLastColumn="0"/>
              <w:rPr>
                <w:ins w:id="2471" w:author="hanwha" w:date="2022-07-28T09:43:00Z"/>
                <w:sz w:val="18"/>
                <w:szCs w:val="18"/>
              </w:rPr>
            </w:pPr>
            <w:proofErr w:type="spellStart"/>
            <w:ins w:id="2472" w:author="hanwha" w:date="2022-07-28T09:43:00Z">
              <w:r w:rsidRPr="007F2F94">
                <w:rPr>
                  <w:rFonts w:hint="eastAsia"/>
                  <w:sz w:val="18"/>
                  <w:szCs w:val="18"/>
                </w:rPr>
                <w:t>한화시스템</w:t>
              </w:r>
              <w:proofErr w:type="spellEnd"/>
              <w:r w:rsidRPr="007F2F94">
                <w:rPr>
                  <w:rFonts w:hint="eastAsia"/>
                  <w:sz w:val="18"/>
                  <w:szCs w:val="18"/>
                </w:rPr>
                <w:t>/ICT</w:t>
              </w:r>
            </w:ins>
          </w:p>
        </w:tc>
      </w:tr>
    </w:tbl>
    <w:p w14:paraId="1CD54625" w14:textId="77777777" w:rsidR="0030556A" w:rsidRDefault="0030556A" w:rsidP="006E333E">
      <w:pPr>
        <w:rPr>
          <w:ins w:id="2473" w:author="Yulchon" w:date="2022-07-27T22:42:00Z"/>
          <w:rFonts w:hAnsi="바탕"/>
          <w:b/>
          <w:sz w:val="23"/>
          <w:szCs w:val="23"/>
        </w:rPr>
      </w:pPr>
    </w:p>
    <w:p w14:paraId="4FD7E53D" w14:textId="77777777" w:rsidR="006E333E" w:rsidRDefault="006E333E" w:rsidP="006E333E">
      <w:pPr>
        <w:jc w:val="right"/>
        <w:rPr>
          <w:ins w:id="2474" w:author="Yulchon" w:date="2022-07-27T22:42:00Z"/>
          <w:rFonts w:asciiTheme="minorHAnsi" w:eastAsiaTheme="minorEastAsia" w:hAnsiTheme="minorHAnsi" w:cstheme="minorBidi"/>
          <w:szCs w:val="22"/>
        </w:rPr>
      </w:pPr>
      <w:ins w:id="2475" w:author="Yulchon" w:date="2022-07-27T22:42:00Z">
        <w:r>
          <w:rPr>
            <w:rFonts w:hint="eastAsia"/>
          </w:rPr>
          <w:t>25건</w:t>
        </w:r>
      </w:ins>
    </w:p>
    <w:p w14:paraId="23EED5CF" w14:textId="77777777" w:rsidR="00545385" w:rsidRPr="006E333E" w:rsidRDefault="00545385" w:rsidP="00C66FC4"/>
    <w:sectPr w:rsidR="00545385" w:rsidRPr="006E333E" w:rsidSect="006B7B13">
      <w:pgSz w:w="11907" w:h="16840" w:code="9"/>
      <w:pgMar w:top="1701" w:right="1418" w:bottom="1418" w:left="1418" w:header="851" w:footer="992" w:gutter="0"/>
      <w:pgNumType w:start="1"/>
      <w:cols w:space="720"/>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5A6AEB" w14:textId="77777777" w:rsidR="00906145" w:rsidRDefault="00906145" w:rsidP="00C66FC4">
      <w:r>
        <w:separator/>
      </w:r>
    </w:p>
  </w:endnote>
  <w:endnote w:type="continuationSeparator" w:id="0">
    <w:p w14:paraId="57DDAC7B" w14:textId="77777777" w:rsidR="00906145" w:rsidRDefault="00906145" w:rsidP="00C66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가는안상수체">
    <w:charset w:val="81"/>
    <w:family w:val="auto"/>
    <w:pitch w:val="variable"/>
    <w:sig w:usb0="800002A7" w:usb1="19D77CFB" w:usb2="00000010" w:usb3="00000000" w:csb0="00080000" w:csb1="00000000"/>
  </w:font>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돋움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신명조">
    <w:altName w:val="바탕"/>
    <w:panose1 w:val="00000000000000000000"/>
    <w:charset w:val="81"/>
    <w:family w:val="roman"/>
    <w:notTrueType/>
    <w:pitch w:val="variable"/>
    <w:sig w:usb0="00000001" w:usb1="09060000" w:usb2="00000010" w:usb3="00000000" w:csb0="00080000" w:csb1="00000000"/>
  </w:font>
  <w:font w:name="Times">
    <w:panose1 w:val="02020603050405020304"/>
    <w:charset w:val="00"/>
    <w:family w:val="roman"/>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굴림">
    <w:altName w:val="Gulim"/>
    <w:panose1 w:val="020B0600000101010101"/>
    <w:charset w:val="81"/>
    <w:family w:val="modern"/>
    <w:pitch w:val="variable"/>
    <w:sig w:usb0="B00002AF" w:usb1="69D77CFB" w:usb2="00000030" w:usb3="00000000" w:csb0="0008009F" w:csb1="00000000"/>
  </w:font>
  <w:font w:name="가는둥근제목체">
    <w:altName w:val="돋움체"/>
    <w:charset w:val="81"/>
    <w:family w:val="roman"/>
    <w:pitch w:val="variable"/>
    <w:sig w:usb0="800002A7" w:usb1="29D77CFB" w:usb2="00000010" w:usb3="00000000" w:csb0="00080000" w:csb1="00000000"/>
  </w:font>
  <w:font w:name="PMingLiU">
    <w:altName w:val="新細明體"/>
    <w:panose1 w:val="02010601000101010101"/>
    <w:charset w:val="88"/>
    <w:family w:val="auto"/>
    <w:pitch w:val="variable"/>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LG스마트체 Light">
    <w:charset w:val="81"/>
    <w:family w:val="modern"/>
    <w:pitch w:val="variable"/>
    <w:sig w:usb0="00000203" w:usb1="29D72C10" w:usb2="00000010" w:usb3="00000000" w:csb0="00280005" w:csb1="00000000"/>
  </w:font>
  <w:font w:name="몫">
    <w:altName w:val="굴림"/>
    <w:panose1 w:val="00000000000000000000"/>
    <w:charset w:val="81"/>
    <w:family w:val="auto"/>
    <w:notTrueType/>
    <w:pitch w:val="default"/>
    <w:sig w:usb0="00000001" w:usb1="09060000" w:usb2="00000010" w:usb3="00000000" w:csb0="00080000" w:csb1="00000000"/>
  </w:font>
  <w:font w:name="MS Mincho">
    <w:altName w:val="ＭＳ 明朝"/>
    <w:panose1 w:val="02020609040205080304"/>
    <w:charset w:val="80"/>
    <w:family w:val="modern"/>
    <w:pitch w:val="fixed"/>
    <w:sig w:usb0="E00002FF" w:usb1="6AC7FDFB" w:usb2="08000012" w:usb3="00000000" w:csb0="0002009F" w:csb1="00000000"/>
  </w:font>
  <w:font w:name="한양신명조">
    <w:altName w:val="바탕"/>
    <w:panose1 w:val="00000000000000000000"/>
    <w:charset w:val="81"/>
    <w:family w:val="roman"/>
    <w:notTrueType/>
    <w:pitch w:val="default"/>
    <w:sig w:usb0="00000001" w:usb1="09060000" w:usb2="00000010" w:usb3="00000000" w:csb0="00080000" w:csb1="00000000"/>
  </w:font>
  <w:font w:name="Courier New">
    <w:panose1 w:val="02070309020205020404"/>
    <w:charset w:val="00"/>
    <w:family w:val="modern"/>
    <w:pitch w:val="fixed"/>
    <w:sig w:usb0="E0002EFF" w:usb1="C0007843" w:usb2="00000009" w:usb3="00000000" w:csb0="000001FF" w:csb1="00000000"/>
  </w:font>
  <w:font w:name="HY헤드라인M">
    <w:panose1 w:val="02030600000101010101"/>
    <w:charset w:val="81"/>
    <w:family w:val="roman"/>
    <w:pitch w:val="variable"/>
    <w:sig w:usb0="900002A7" w:usb1="0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18AC22" w14:textId="77777777" w:rsidR="00906145" w:rsidRDefault="00906145">
    <w:pPr>
      <w:pStyle w:val="ae"/>
      <w:framePr w:wrap="around" w:vAnchor="text" w:hAnchor="margin" w:xAlign="center" w:y="1"/>
      <w:rPr>
        <w:rStyle w:val="af4"/>
      </w:rPr>
    </w:pPr>
    <w:r>
      <w:rPr>
        <w:rStyle w:val="af4"/>
      </w:rPr>
      <w:fldChar w:fldCharType="begin"/>
    </w:r>
    <w:r>
      <w:rPr>
        <w:rStyle w:val="af4"/>
      </w:rPr>
      <w:instrText xml:space="preserve">PAGE  </w:instrText>
    </w:r>
    <w:r>
      <w:rPr>
        <w:rStyle w:val="af4"/>
      </w:rPr>
      <w:fldChar w:fldCharType="end"/>
    </w:r>
  </w:p>
  <w:p w14:paraId="08907AA2" w14:textId="77777777" w:rsidR="00906145" w:rsidRDefault="00906145">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CFC811" w14:textId="5A2DF28E" w:rsidR="00906145" w:rsidRPr="002B2B06" w:rsidRDefault="00906145" w:rsidP="00465633">
    <w:pPr>
      <w:pStyle w:val="ae"/>
      <w:spacing w:before="288"/>
      <w:jc w:val="center"/>
      <w:rPr>
        <w:sz w:val="22"/>
        <w:szCs w:val="22"/>
      </w:rPr>
    </w:pPr>
    <w:r w:rsidRPr="002B2B06">
      <w:rPr>
        <w:rFonts w:ascii="Times New Roman"/>
        <w:kern w:val="0"/>
        <w:sz w:val="22"/>
        <w:szCs w:val="22"/>
      </w:rPr>
      <w:t xml:space="preserve">- </w:t>
    </w:r>
    <w:r w:rsidRPr="002B2B06">
      <w:rPr>
        <w:rFonts w:ascii="Times New Roman"/>
        <w:kern w:val="0"/>
        <w:sz w:val="22"/>
        <w:szCs w:val="22"/>
      </w:rPr>
      <w:fldChar w:fldCharType="begin"/>
    </w:r>
    <w:r w:rsidRPr="002B2B06">
      <w:rPr>
        <w:rFonts w:ascii="Times New Roman"/>
        <w:kern w:val="0"/>
        <w:sz w:val="22"/>
        <w:szCs w:val="22"/>
      </w:rPr>
      <w:instrText xml:space="preserve"> PAGE </w:instrText>
    </w:r>
    <w:r w:rsidRPr="002B2B06">
      <w:rPr>
        <w:rFonts w:ascii="Times New Roman"/>
        <w:kern w:val="0"/>
        <w:sz w:val="22"/>
        <w:szCs w:val="22"/>
      </w:rPr>
      <w:fldChar w:fldCharType="separate"/>
    </w:r>
    <w:r w:rsidR="007E1E67">
      <w:rPr>
        <w:rFonts w:ascii="Times New Roman"/>
        <w:noProof/>
        <w:kern w:val="0"/>
        <w:sz w:val="22"/>
        <w:szCs w:val="22"/>
      </w:rPr>
      <w:t>1</w:t>
    </w:r>
    <w:r w:rsidRPr="002B2B06">
      <w:rPr>
        <w:rFonts w:ascii="Times New Roman"/>
        <w:kern w:val="0"/>
        <w:sz w:val="22"/>
        <w:szCs w:val="22"/>
      </w:rPr>
      <w:fldChar w:fldCharType="end"/>
    </w:r>
    <w:r w:rsidRPr="002B2B06">
      <w:rPr>
        <w:rFonts w:ascii="Times New Roman"/>
        <w:kern w:val="0"/>
        <w:sz w:val="22"/>
        <w:szCs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CBF329" w14:textId="5F613FE7" w:rsidR="00906145" w:rsidRPr="002B2B06" w:rsidRDefault="00906145" w:rsidP="00465633">
    <w:pPr>
      <w:pStyle w:val="ae"/>
      <w:spacing w:before="288"/>
      <w:jc w:val="center"/>
      <w:rPr>
        <w:sz w:val="22"/>
        <w:szCs w:val="22"/>
      </w:rPr>
    </w:pPr>
    <w:del w:id="1128" w:author="Yulchon" w:date="2022-07-27T23:03:00Z">
      <w:r w:rsidDel="006B7B13">
        <w:rPr>
          <w:rFonts w:ascii="Times New Roman"/>
          <w:kern w:val="0"/>
          <w:sz w:val="22"/>
          <w:szCs w:val="22"/>
        </w:rPr>
        <w:delText>[</w:delText>
      </w:r>
    </w:del>
    <w:del w:id="1129" w:author="Yulchon" w:date="2022-07-27T23:02:00Z">
      <w:r w:rsidDel="006B7B13">
        <w:rPr>
          <w:rFonts w:ascii="Times New Roman" w:hint="eastAsia"/>
          <w:kern w:val="0"/>
          <w:sz w:val="22"/>
          <w:szCs w:val="22"/>
        </w:rPr>
        <w:delText>서명페이지</w:delText>
      </w:r>
    </w:del>
    <w:del w:id="1130" w:author="Yulchon" w:date="2022-07-27T23:03:00Z">
      <w:r w:rsidDel="006B7B13">
        <w:rPr>
          <w:rFonts w:ascii="Times New Roman" w:hint="eastAsia"/>
          <w:kern w:val="0"/>
          <w:sz w:val="22"/>
          <w:szCs w:val="22"/>
        </w:rPr>
        <w:delText>]</w:delText>
      </w:r>
    </w:del>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3067FC" w14:textId="77777777" w:rsidR="00906145" w:rsidRDefault="00906145" w:rsidP="00C66FC4">
      <w:r>
        <w:separator/>
      </w:r>
    </w:p>
  </w:footnote>
  <w:footnote w:type="continuationSeparator" w:id="0">
    <w:p w14:paraId="0A96471B" w14:textId="77777777" w:rsidR="00906145" w:rsidRDefault="00906145" w:rsidP="00C66F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8BFF74" w14:textId="23EE9E46" w:rsidR="00906145" w:rsidRPr="00C32BE8" w:rsidRDefault="00906145" w:rsidP="00AF24A5">
    <w:pPr>
      <w:pStyle w:val="ad"/>
      <w:jc w:val="right"/>
      <w:rPr>
        <w:b/>
      </w:rPr>
    </w:pPr>
    <w:r>
      <w:rPr>
        <w:rFonts w:hint="eastAsia"/>
        <w:b/>
      </w:rPr>
      <w:t xml:space="preserve">매수인 </w:t>
    </w:r>
    <w:r>
      <w:rPr>
        <w:b/>
      </w:rPr>
      <w:t>7. 2</w:t>
    </w:r>
    <w:ins w:id="237" w:author="Yulchon" w:date="2022-07-27T22:34:00Z">
      <w:r>
        <w:rPr>
          <w:b/>
        </w:rPr>
        <w:t>7</w:t>
      </w:r>
    </w:ins>
    <w:del w:id="238" w:author="Yulchon" w:date="2022-07-27T22:34:00Z">
      <w:r w:rsidDel="00BD221E">
        <w:rPr>
          <w:b/>
        </w:rPr>
        <w:delText>5</w:delText>
      </w:r>
    </w:del>
    <w:r>
      <w:rPr>
        <w:b/>
      </w:rPr>
      <w:t>.</w:t>
    </w:r>
    <w:ins w:id="239" w:author="Yulchon" w:date="2022-07-27T23:06:00Z">
      <w:r>
        <w:rPr>
          <w:b/>
        </w:rPr>
        <w:t xml:space="preserve"> </w:t>
      </w:r>
      <w:proofErr w:type="spellStart"/>
      <w:r>
        <w:rPr>
          <w:rFonts w:hint="eastAsia"/>
          <w:b/>
        </w:rPr>
        <w:t>체결본</w:t>
      </w:r>
      <w:proofErr w:type="spellEnd"/>
      <w:r>
        <w:rPr>
          <w:rFonts w:hint="eastAsia"/>
          <w:b/>
        </w:rPr>
        <w:t xml:space="preserve"> 초안</w:t>
      </w:r>
    </w:ins>
    <w:del w:id="240" w:author="Yulchon" w:date="2022-07-27T23:06:00Z">
      <w:r w:rsidDel="00AD0638">
        <w:rPr>
          <w:b/>
        </w:rPr>
        <w:delText xml:space="preserve"> mark-up</w:delText>
      </w:r>
    </w:del>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EDC8B2EA"/>
    <w:lvl w:ilvl="0">
      <w:start w:val="1"/>
      <w:numFmt w:val="bullet"/>
      <w:pStyle w:val="3-2"/>
      <w:lvlText w:val="○"/>
      <w:lvlJc w:val="left"/>
      <w:pPr>
        <w:tabs>
          <w:tab w:val="num" w:pos="7653"/>
        </w:tabs>
        <w:ind w:left="7653" w:hanging="454"/>
      </w:pPr>
      <w:rPr>
        <w:rFonts w:ascii="가는안상수체" w:eastAsia="가는안상수체" w:hint="eastAsia"/>
        <w:b w:val="0"/>
        <w:i w:val="0"/>
        <w:w w:val="90"/>
        <w:sz w:val="24"/>
      </w:rPr>
    </w:lvl>
  </w:abstractNum>
  <w:abstractNum w:abstractNumId="1" w15:restartNumberingAfterBreak="0">
    <w:nsid w:val="00000009"/>
    <w:multiLevelType w:val="multilevel"/>
    <w:tmpl w:val="50FEA722"/>
    <w:lvl w:ilvl="0">
      <w:start w:val="10"/>
      <w:numFmt w:val="decimal"/>
      <w:lvlText w:val="%1"/>
      <w:lvlJc w:val="left"/>
      <w:pPr>
        <w:tabs>
          <w:tab w:val="num" w:pos="2355"/>
        </w:tabs>
        <w:ind w:left="2355" w:hanging="2355"/>
      </w:pPr>
      <w:rPr>
        <w:rFonts w:cs="Times New Roman"/>
      </w:rPr>
    </w:lvl>
    <w:lvl w:ilvl="1">
      <w:start w:val="1"/>
      <w:numFmt w:val="decimal"/>
      <w:lvlText w:val="10.%2"/>
      <w:lvlJc w:val="left"/>
      <w:pPr>
        <w:tabs>
          <w:tab w:val="num" w:pos="851"/>
        </w:tabs>
        <w:ind w:left="851" w:hanging="851"/>
      </w:pPr>
      <w:rPr>
        <w:rFonts w:cs="Times New Roman"/>
      </w:rPr>
    </w:lvl>
    <w:lvl w:ilvl="2">
      <w:start w:val="1"/>
      <w:numFmt w:val="decimal"/>
      <w:lvlText w:val="%1.%2.%3"/>
      <w:lvlJc w:val="left"/>
      <w:pPr>
        <w:tabs>
          <w:tab w:val="num" w:pos="2355"/>
        </w:tabs>
        <w:ind w:left="2355" w:hanging="2355"/>
      </w:pPr>
      <w:rPr>
        <w:rFonts w:cs="Times New Roman"/>
      </w:rPr>
    </w:lvl>
    <w:lvl w:ilvl="3">
      <w:start w:val="1"/>
      <w:numFmt w:val="decimal"/>
      <w:lvlText w:val="%1.%2.%3.%4"/>
      <w:lvlJc w:val="left"/>
      <w:pPr>
        <w:tabs>
          <w:tab w:val="num" w:pos="2355"/>
        </w:tabs>
        <w:ind w:left="2355" w:hanging="2355"/>
      </w:pPr>
      <w:rPr>
        <w:rFonts w:cs="Times New Roman"/>
      </w:rPr>
    </w:lvl>
    <w:lvl w:ilvl="4">
      <w:start w:val="1"/>
      <w:numFmt w:val="decimal"/>
      <w:lvlText w:val="%1.%2.%3.%4.%5"/>
      <w:lvlJc w:val="left"/>
      <w:pPr>
        <w:tabs>
          <w:tab w:val="num" w:pos="2355"/>
        </w:tabs>
        <w:ind w:left="2355" w:hanging="2355"/>
      </w:pPr>
      <w:rPr>
        <w:rFonts w:cs="Times New Roman"/>
      </w:rPr>
    </w:lvl>
    <w:lvl w:ilvl="5">
      <w:start w:val="1"/>
      <w:numFmt w:val="decimal"/>
      <w:lvlText w:val="%1.%2.%3.%4.%5.%6"/>
      <w:lvlJc w:val="left"/>
      <w:pPr>
        <w:tabs>
          <w:tab w:val="num" w:pos="2355"/>
        </w:tabs>
        <w:ind w:left="2355" w:hanging="2355"/>
      </w:pPr>
      <w:rPr>
        <w:rFonts w:cs="Times New Roman"/>
      </w:rPr>
    </w:lvl>
    <w:lvl w:ilvl="6">
      <w:start w:val="1"/>
      <w:numFmt w:val="decimal"/>
      <w:lvlText w:val="%1.%2.%3.%4.%5.%6.%7"/>
      <w:lvlJc w:val="left"/>
      <w:pPr>
        <w:tabs>
          <w:tab w:val="num" w:pos="2355"/>
        </w:tabs>
        <w:ind w:left="2355" w:hanging="2355"/>
      </w:pPr>
      <w:rPr>
        <w:rFonts w:cs="Times New Roman"/>
      </w:rPr>
    </w:lvl>
    <w:lvl w:ilvl="7">
      <w:start w:val="1"/>
      <w:numFmt w:val="decimal"/>
      <w:lvlText w:val="%1.%2.%3.%4.%5.%6.%7.%8"/>
      <w:lvlJc w:val="left"/>
      <w:pPr>
        <w:tabs>
          <w:tab w:val="num" w:pos="2355"/>
        </w:tabs>
        <w:ind w:left="2355" w:hanging="2355"/>
      </w:pPr>
      <w:rPr>
        <w:rFonts w:cs="Times New Roman"/>
      </w:rPr>
    </w:lvl>
    <w:lvl w:ilvl="8">
      <w:start w:val="1"/>
      <w:numFmt w:val="decimal"/>
      <w:lvlText w:val="%1.%2.%3.%4.%5.%6.%7.%8.%9"/>
      <w:lvlJc w:val="left"/>
      <w:pPr>
        <w:tabs>
          <w:tab w:val="num" w:pos="2355"/>
        </w:tabs>
        <w:ind w:left="2355" w:hanging="2355"/>
      </w:pPr>
      <w:rPr>
        <w:rFonts w:cs="Times New Roman"/>
      </w:rPr>
    </w:lvl>
  </w:abstractNum>
  <w:abstractNum w:abstractNumId="2" w15:restartNumberingAfterBreak="0">
    <w:nsid w:val="0000000C"/>
    <w:multiLevelType w:val="multilevel"/>
    <w:tmpl w:val="E72297D4"/>
    <w:lvl w:ilvl="0">
      <w:start w:val="1"/>
      <w:numFmt w:val="decimal"/>
      <w:lvlRestart w:val="0"/>
      <w:pStyle w:val="PHAgree2L1"/>
      <w:lvlText w:val="Section %1."/>
      <w:lvlJc w:val="left"/>
      <w:pPr>
        <w:tabs>
          <w:tab w:val="num" w:pos="1855"/>
        </w:tabs>
        <w:ind w:left="415" w:firstLine="720"/>
      </w:pPr>
      <w:rPr>
        <w:rFonts w:ascii="Times New Roman" w:hAnsi="Times New Roman" w:cs="Times New Roman" w:hint="eastAsia"/>
        <w:b w:val="0"/>
        <w:i w:val="0"/>
        <w:caps w:val="0"/>
        <w:smallCaps w:val="0"/>
        <w:strike w:val="0"/>
        <w:dstrike w:val="0"/>
        <w:vanish w:val="0"/>
        <w:color w:val="auto"/>
        <w:spacing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PHAgree2L2"/>
      <w:lvlText w:val="%1.%2"/>
      <w:lvlJc w:val="left"/>
      <w:pPr>
        <w:tabs>
          <w:tab w:val="num" w:pos="-249"/>
        </w:tabs>
        <w:ind w:left="-2409" w:firstLine="1440"/>
      </w:pPr>
      <w:rPr>
        <w:rFonts w:ascii="Times New Roman" w:hAnsi="Times New Roman" w:hint="eastAsia"/>
        <w:b w:val="0"/>
        <w:i w:val="0"/>
        <w:caps w:val="0"/>
        <w:smallCaps w:val="0"/>
        <w:strike w:val="0"/>
        <w:dstrike w:val="0"/>
        <w:vanish w:val="0"/>
        <w:color w:val="000000"/>
        <w:spacing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PHAgree2L3"/>
      <w:lvlText w:val="(%3)"/>
      <w:lvlJc w:val="left"/>
      <w:pPr>
        <w:tabs>
          <w:tab w:val="num" w:pos="567"/>
        </w:tabs>
        <w:ind w:left="567" w:hanging="567"/>
      </w:pPr>
      <w:rPr>
        <w:rFonts w:ascii="Times New Roman" w:hAnsi="Times New Roman" w:hint="default"/>
        <w:b w:val="0"/>
        <w:i w:val="0"/>
        <w:caps w:val="0"/>
        <w:smallCaps w:val="0"/>
        <w:strike w:val="0"/>
        <w:dstrike w:val="0"/>
        <w:vanish w:val="0"/>
        <w:color w:val="000000"/>
        <w:spacing w:val="0"/>
        <w:sz w:val="23"/>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PHAgree2L4"/>
      <w:lvlText w:val="(%4)"/>
      <w:lvlJc w:val="left"/>
      <w:pPr>
        <w:tabs>
          <w:tab w:val="num" w:pos="1701"/>
        </w:tabs>
        <w:ind w:left="1701" w:hanging="567"/>
      </w:pPr>
      <w:rPr>
        <w:rFonts w:ascii="Times New Roman" w:eastAsia="바탕체" w:hAnsi="Times New Roman" w:cs="Times New Roman" w:hint="eastAsia"/>
        <w:b w:val="0"/>
        <w:i w:val="0"/>
        <w:caps w:val="0"/>
        <w:smallCaps w:val="0"/>
        <w:strike w:val="0"/>
        <w:dstrike w:val="0"/>
        <w:vanish w:val="0"/>
        <w:color w:val="000000"/>
        <w:spacing w:val="0"/>
        <w:sz w:val="23"/>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PHAgree2L5"/>
      <w:lvlText w:val="(%5)"/>
      <w:lvlJc w:val="left"/>
      <w:pPr>
        <w:tabs>
          <w:tab w:val="num" w:pos="1191"/>
        </w:tabs>
        <w:ind w:left="-1689" w:firstLine="2160"/>
      </w:pPr>
      <w:rPr>
        <w:rFonts w:ascii="Times New Roman" w:hAnsi="Times New Roman" w:cs="Times New Roman" w:hint="eastAsia"/>
        <w:b w:val="0"/>
        <w:i w:val="0"/>
        <w:caps w:val="0"/>
        <w:smallCaps w:val="0"/>
        <w:strike w:val="0"/>
        <w:dstrike w:val="0"/>
        <w:vanish w:val="0"/>
        <w:color w:val="000000"/>
        <w:spacing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pStyle w:val="PHAgree2L6"/>
      <w:lvlText w:val="(%6)"/>
      <w:lvlJc w:val="left"/>
      <w:pPr>
        <w:tabs>
          <w:tab w:val="num" w:pos="2631"/>
        </w:tabs>
        <w:ind w:left="-1732" w:firstLine="4320"/>
      </w:pPr>
      <w:rPr>
        <w:rFonts w:ascii="Times New Roman" w:hAnsi="Times New Roman" w:hint="eastAsia"/>
        <w:b w:val="0"/>
        <w:i w:val="0"/>
        <w:caps w:val="0"/>
        <w:smallCaps w:val="0"/>
        <w:strike w:val="0"/>
        <w:dstrike w:val="0"/>
        <w:vanish w:val="0"/>
        <w:color w:val="000000"/>
        <w:spacing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upperLetter"/>
      <w:pStyle w:val="PHAgree2L7"/>
      <w:lvlText w:val="%7."/>
      <w:lvlJc w:val="left"/>
      <w:pPr>
        <w:tabs>
          <w:tab w:val="num" w:pos="-249"/>
        </w:tabs>
        <w:ind w:left="-1732" w:firstLine="1440"/>
      </w:pPr>
      <w:rPr>
        <w:rFonts w:ascii="Times New Roman" w:hAnsi="Times New Roman" w:hint="eastAsia"/>
        <w:b w:val="0"/>
        <w:i w:val="0"/>
        <w:caps w:val="0"/>
        <w:smallCaps w:val="0"/>
        <w:strike w:val="0"/>
        <w:dstrike w:val="0"/>
        <w:vanish w:val="0"/>
        <w:color w:val="000000"/>
        <w:spacing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471"/>
        </w:tabs>
        <w:ind w:left="471" w:hanging="360"/>
      </w:pPr>
      <w:rPr>
        <w:rFonts w:ascii="Times New Roman" w:hAnsi="Times New Roman" w:hint="eastAsia"/>
        <w:spacing w:val="0"/>
        <w:sz w:val="40"/>
      </w:rPr>
    </w:lvl>
    <w:lvl w:ilvl="8">
      <w:start w:val="1"/>
      <w:numFmt w:val="lowerRoman"/>
      <w:lvlText w:val="%9."/>
      <w:lvlJc w:val="right"/>
      <w:pPr>
        <w:tabs>
          <w:tab w:val="num" w:pos="831"/>
        </w:tabs>
        <w:ind w:left="831" w:hanging="216"/>
      </w:pPr>
      <w:rPr>
        <w:rFonts w:ascii="Times New Roman" w:hAnsi="Times New Roman" w:hint="eastAsia"/>
        <w:spacing w:val="0"/>
        <w:sz w:val="40"/>
      </w:rPr>
    </w:lvl>
  </w:abstractNum>
  <w:abstractNum w:abstractNumId="3" w15:restartNumberingAfterBreak="0">
    <w:nsid w:val="0000000F"/>
    <w:multiLevelType w:val="hybridMultilevel"/>
    <w:tmpl w:val="2A6253D6"/>
    <w:lvl w:ilvl="0" w:tplc="6B82D08C">
      <w:start w:val="1"/>
      <w:numFmt w:val="lowerLetter"/>
      <w:lvlText w:val="(%1)"/>
      <w:lvlJc w:val="left"/>
      <w:pPr>
        <w:tabs>
          <w:tab w:val="num" w:pos="1701"/>
        </w:tabs>
        <w:ind w:left="1701" w:hanging="850"/>
      </w:pPr>
      <w:rPr>
        <w:rFonts w:cs="Times New Roman"/>
      </w:rPr>
    </w:lvl>
    <w:lvl w:ilvl="1" w:tplc="04090019">
      <w:start w:val="1"/>
      <w:numFmt w:val="upperLetter"/>
      <w:lvlText w:val="%2."/>
      <w:lvlJc w:val="left"/>
      <w:pPr>
        <w:tabs>
          <w:tab w:val="num" w:pos="1200"/>
        </w:tabs>
        <w:ind w:left="1200" w:hanging="400"/>
      </w:pPr>
      <w:rPr>
        <w:rFonts w:cs="Times New Roman"/>
      </w:rPr>
    </w:lvl>
    <w:lvl w:ilvl="2" w:tplc="0409001B">
      <w:start w:val="1"/>
      <w:numFmt w:val="lowerRoman"/>
      <w:lvlText w:val="%3."/>
      <w:lvlJc w:val="right"/>
      <w:pPr>
        <w:tabs>
          <w:tab w:val="num" w:pos="1600"/>
        </w:tabs>
        <w:ind w:left="1600" w:hanging="400"/>
      </w:pPr>
      <w:rPr>
        <w:rFonts w:cs="Times New Roman"/>
      </w:rPr>
    </w:lvl>
    <w:lvl w:ilvl="3" w:tplc="0409000F">
      <w:start w:val="1"/>
      <w:numFmt w:val="decimal"/>
      <w:lvlText w:val="%4."/>
      <w:lvlJc w:val="left"/>
      <w:pPr>
        <w:tabs>
          <w:tab w:val="num" w:pos="2000"/>
        </w:tabs>
        <w:ind w:left="2000" w:hanging="400"/>
      </w:pPr>
      <w:rPr>
        <w:rFonts w:cs="Times New Roman"/>
      </w:rPr>
    </w:lvl>
    <w:lvl w:ilvl="4" w:tplc="04090019">
      <w:start w:val="1"/>
      <w:numFmt w:val="upperLetter"/>
      <w:lvlText w:val="%5."/>
      <w:lvlJc w:val="left"/>
      <w:pPr>
        <w:tabs>
          <w:tab w:val="num" w:pos="2400"/>
        </w:tabs>
        <w:ind w:left="2400" w:hanging="400"/>
      </w:pPr>
      <w:rPr>
        <w:rFonts w:cs="Times New Roman"/>
      </w:rPr>
    </w:lvl>
    <w:lvl w:ilvl="5" w:tplc="0409001B">
      <w:start w:val="1"/>
      <w:numFmt w:val="lowerRoman"/>
      <w:lvlText w:val="%6."/>
      <w:lvlJc w:val="right"/>
      <w:pPr>
        <w:tabs>
          <w:tab w:val="num" w:pos="2800"/>
        </w:tabs>
        <w:ind w:left="2800" w:hanging="400"/>
      </w:pPr>
      <w:rPr>
        <w:rFonts w:cs="Times New Roman"/>
      </w:rPr>
    </w:lvl>
    <w:lvl w:ilvl="6" w:tplc="0409000F">
      <w:start w:val="1"/>
      <w:numFmt w:val="decimal"/>
      <w:lvlText w:val="%7."/>
      <w:lvlJc w:val="left"/>
      <w:pPr>
        <w:tabs>
          <w:tab w:val="num" w:pos="3200"/>
        </w:tabs>
        <w:ind w:left="3200" w:hanging="400"/>
      </w:pPr>
      <w:rPr>
        <w:rFonts w:cs="Times New Roman"/>
      </w:rPr>
    </w:lvl>
    <w:lvl w:ilvl="7" w:tplc="04090019">
      <w:start w:val="1"/>
      <w:numFmt w:val="upperLetter"/>
      <w:lvlText w:val="%8."/>
      <w:lvlJc w:val="left"/>
      <w:pPr>
        <w:tabs>
          <w:tab w:val="num" w:pos="3600"/>
        </w:tabs>
        <w:ind w:left="3600" w:hanging="400"/>
      </w:pPr>
      <w:rPr>
        <w:rFonts w:cs="Times New Roman"/>
      </w:rPr>
    </w:lvl>
    <w:lvl w:ilvl="8" w:tplc="0409001B">
      <w:start w:val="1"/>
      <w:numFmt w:val="lowerRoman"/>
      <w:lvlText w:val="%9."/>
      <w:lvlJc w:val="right"/>
      <w:pPr>
        <w:tabs>
          <w:tab w:val="num" w:pos="4000"/>
        </w:tabs>
        <w:ind w:left="4000" w:hanging="400"/>
      </w:pPr>
      <w:rPr>
        <w:rFonts w:cs="Times New Roman"/>
      </w:rPr>
    </w:lvl>
  </w:abstractNum>
  <w:abstractNum w:abstractNumId="4" w15:restartNumberingAfterBreak="0">
    <w:nsid w:val="00000010"/>
    <w:multiLevelType w:val="multilevel"/>
    <w:tmpl w:val="1268A570"/>
    <w:lvl w:ilvl="0">
      <w:start w:val="1"/>
      <w:numFmt w:val="decimal"/>
      <w:lvlText w:val="제 %1 조"/>
      <w:lvlJc w:val="left"/>
      <w:pPr>
        <w:tabs>
          <w:tab w:val="num" w:pos="2722"/>
        </w:tabs>
        <w:ind w:left="2722" w:hanging="2722"/>
      </w:pPr>
      <w:rPr>
        <w:rFonts w:ascii="Times New Roman" w:eastAsia="바탕" w:hAnsi="Times New Roman" w:cs="Times New Roman" w:hint="eastAsia"/>
        <w:b/>
        <w:i w:val="0"/>
        <w:sz w:val="21"/>
        <w:szCs w:val="21"/>
      </w:rPr>
    </w:lvl>
    <w:lvl w:ilvl="1">
      <w:start w:val="1"/>
      <w:numFmt w:val="decimal"/>
      <w:lvlText w:val="(%2)"/>
      <w:lvlJc w:val="left"/>
      <w:pPr>
        <w:tabs>
          <w:tab w:val="num" w:pos="964"/>
        </w:tabs>
        <w:ind w:left="907" w:hanging="680"/>
      </w:pPr>
      <w:rPr>
        <w:rFonts w:ascii="Times New Roman" w:eastAsia="바탕" w:hAnsi="Times New Roman" w:cs="Times New Roman" w:hint="eastAsia"/>
        <w:b w:val="0"/>
        <w:i w:val="0"/>
        <w:sz w:val="21"/>
        <w:szCs w:val="21"/>
      </w:rPr>
    </w:lvl>
    <w:lvl w:ilvl="2">
      <w:start w:val="1"/>
      <w:numFmt w:val="decimal"/>
      <w:lvlText w:val="%3."/>
      <w:lvlJc w:val="left"/>
      <w:pPr>
        <w:tabs>
          <w:tab w:val="num" w:pos="1701"/>
        </w:tabs>
        <w:ind w:left="1701" w:hanging="737"/>
      </w:pPr>
      <w:rPr>
        <w:rFonts w:ascii="Times New Roman" w:eastAsia="바탕" w:hAnsi="Times New Roman" w:cs="Times New Roman" w:hint="eastAsia"/>
        <w:b w:val="0"/>
        <w:i w:val="0"/>
        <w:kern w:val="0"/>
        <w:sz w:val="23"/>
        <w:szCs w:val="23"/>
      </w:rPr>
    </w:lvl>
    <w:lvl w:ilvl="3">
      <w:start w:val="1"/>
      <w:numFmt w:val="bullet"/>
      <w:lvlText w:val="○"/>
      <w:lvlJc w:val="left"/>
      <w:pPr>
        <w:tabs>
          <w:tab w:val="num" w:pos="1474"/>
        </w:tabs>
        <w:ind w:left="1474" w:hanging="453"/>
      </w:pPr>
      <w:rPr>
        <w:rFonts w:ascii="Times New Roman" w:hAnsi="Times New Roman" w:cs="Times New Roman" w:hint="default"/>
      </w:rPr>
    </w:lvl>
    <w:lvl w:ilvl="4">
      <w:start w:val="1"/>
      <w:numFmt w:val="bullet"/>
      <w:lvlText w:val="•"/>
      <w:lvlJc w:val="left"/>
      <w:pPr>
        <w:tabs>
          <w:tab w:val="num" w:pos="2041"/>
        </w:tabs>
        <w:ind w:left="2041" w:hanging="340"/>
      </w:pPr>
      <w:rPr>
        <w:rFonts w:ascii="Times New Roman" w:hAnsi="Times New Roman" w:cs="Times New Roman" w:hint="default"/>
      </w:rPr>
    </w:lvl>
    <w:lvl w:ilvl="5">
      <w:start w:val="1"/>
      <w:numFmt w:val="bullet"/>
      <w:lvlText w:val="−"/>
      <w:lvlJc w:val="left"/>
      <w:pPr>
        <w:tabs>
          <w:tab w:val="num" w:pos="2608"/>
        </w:tabs>
        <w:ind w:left="2608" w:hanging="340"/>
      </w:pPr>
      <w:rPr>
        <w:rFonts w:ascii="바탕체" w:eastAsia="바탕체" w:hAnsi="바탕체" w:hint="eastAsia"/>
      </w:rPr>
    </w:lvl>
    <w:lvl w:ilvl="6">
      <w:start w:val="1"/>
      <w:numFmt w:val="decimal"/>
      <w:lvlText w:val="%1.%2.%3.%4.%5.%6.%7"/>
      <w:lvlJc w:val="left"/>
      <w:pPr>
        <w:tabs>
          <w:tab w:val="num" w:pos="4680"/>
        </w:tabs>
        <w:ind w:left="4680" w:hanging="1440"/>
      </w:pPr>
      <w:rPr>
        <w:rFonts w:cs="Times New Roman"/>
      </w:rPr>
    </w:lvl>
    <w:lvl w:ilvl="7">
      <w:start w:val="1"/>
      <w:numFmt w:val="decimal"/>
      <w:lvlText w:val="%1.%2.%3.%4.%5.%6.%7.%8"/>
      <w:lvlJc w:val="left"/>
      <w:pPr>
        <w:tabs>
          <w:tab w:val="num" w:pos="5220"/>
        </w:tabs>
        <w:ind w:left="5220" w:hanging="1440"/>
      </w:pPr>
      <w:rPr>
        <w:rFonts w:cs="Times New Roman"/>
      </w:rPr>
    </w:lvl>
    <w:lvl w:ilvl="8">
      <w:start w:val="1"/>
      <w:numFmt w:val="decimal"/>
      <w:lvlText w:val="%1.%2.%3.%4.%5.%6.%7.%8.%9"/>
      <w:lvlJc w:val="left"/>
      <w:pPr>
        <w:tabs>
          <w:tab w:val="num" w:pos="6120"/>
        </w:tabs>
        <w:ind w:left="6120" w:hanging="1800"/>
      </w:pPr>
      <w:rPr>
        <w:rFonts w:cs="Times New Roman"/>
      </w:rPr>
    </w:lvl>
  </w:abstractNum>
  <w:abstractNum w:abstractNumId="5" w15:restartNumberingAfterBreak="0">
    <w:nsid w:val="00000013"/>
    <w:multiLevelType w:val="multilevel"/>
    <w:tmpl w:val="4F98CB78"/>
    <w:lvl w:ilvl="0">
      <w:start w:val="9"/>
      <w:numFmt w:val="decimal"/>
      <w:lvlText w:val="%1"/>
      <w:lvlJc w:val="left"/>
      <w:pPr>
        <w:tabs>
          <w:tab w:val="num" w:pos="2355"/>
        </w:tabs>
        <w:ind w:left="2355" w:hanging="2355"/>
      </w:pPr>
      <w:rPr>
        <w:rFonts w:cs="Times New Roman"/>
      </w:rPr>
    </w:lvl>
    <w:lvl w:ilvl="1">
      <w:start w:val="1"/>
      <w:numFmt w:val="decimal"/>
      <w:lvlText w:val="9.%2"/>
      <w:lvlJc w:val="left"/>
      <w:pPr>
        <w:tabs>
          <w:tab w:val="num" w:pos="851"/>
        </w:tabs>
        <w:ind w:left="851" w:hanging="851"/>
      </w:pPr>
      <w:rPr>
        <w:rFonts w:cs="Times New Roman"/>
      </w:rPr>
    </w:lvl>
    <w:lvl w:ilvl="2">
      <w:start w:val="1"/>
      <w:numFmt w:val="decimal"/>
      <w:lvlText w:val="%1.%2.%3"/>
      <w:lvlJc w:val="left"/>
      <w:pPr>
        <w:tabs>
          <w:tab w:val="num" w:pos="2355"/>
        </w:tabs>
        <w:ind w:left="2355" w:hanging="2355"/>
      </w:pPr>
      <w:rPr>
        <w:rFonts w:cs="Times New Roman"/>
      </w:rPr>
    </w:lvl>
    <w:lvl w:ilvl="3">
      <w:start w:val="1"/>
      <w:numFmt w:val="decimal"/>
      <w:lvlText w:val="%1.%2.%3.%4"/>
      <w:lvlJc w:val="left"/>
      <w:pPr>
        <w:tabs>
          <w:tab w:val="num" w:pos="2355"/>
        </w:tabs>
        <w:ind w:left="2355" w:hanging="2355"/>
      </w:pPr>
      <w:rPr>
        <w:rFonts w:cs="Times New Roman"/>
      </w:rPr>
    </w:lvl>
    <w:lvl w:ilvl="4">
      <w:start w:val="1"/>
      <w:numFmt w:val="decimal"/>
      <w:lvlText w:val="%1.%2.%3.%4.%5"/>
      <w:lvlJc w:val="left"/>
      <w:pPr>
        <w:tabs>
          <w:tab w:val="num" w:pos="2355"/>
        </w:tabs>
        <w:ind w:left="2355" w:hanging="2355"/>
      </w:pPr>
      <w:rPr>
        <w:rFonts w:cs="Times New Roman"/>
      </w:rPr>
    </w:lvl>
    <w:lvl w:ilvl="5">
      <w:start w:val="1"/>
      <w:numFmt w:val="decimal"/>
      <w:lvlText w:val="%1.%2.%3.%4.%5.%6"/>
      <w:lvlJc w:val="left"/>
      <w:pPr>
        <w:tabs>
          <w:tab w:val="num" w:pos="2355"/>
        </w:tabs>
        <w:ind w:left="2355" w:hanging="2355"/>
      </w:pPr>
      <w:rPr>
        <w:rFonts w:cs="Times New Roman"/>
      </w:rPr>
    </w:lvl>
    <w:lvl w:ilvl="6">
      <w:start w:val="1"/>
      <w:numFmt w:val="decimal"/>
      <w:lvlText w:val="%1.%2.%3.%4.%5.%6.%7"/>
      <w:lvlJc w:val="left"/>
      <w:pPr>
        <w:tabs>
          <w:tab w:val="num" w:pos="2355"/>
        </w:tabs>
        <w:ind w:left="2355" w:hanging="2355"/>
      </w:pPr>
      <w:rPr>
        <w:rFonts w:cs="Times New Roman"/>
      </w:rPr>
    </w:lvl>
    <w:lvl w:ilvl="7">
      <w:start w:val="1"/>
      <w:numFmt w:val="decimal"/>
      <w:lvlText w:val="%1.%2.%3.%4.%5.%6.%7.%8"/>
      <w:lvlJc w:val="left"/>
      <w:pPr>
        <w:tabs>
          <w:tab w:val="num" w:pos="2355"/>
        </w:tabs>
        <w:ind w:left="2355" w:hanging="2355"/>
      </w:pPr>
      <w:rPr>
        <w:rFonts w:cs="Times New Roman"/>
      </w:rPr>
    </w:lvl>
    <w:lvl w:ilvl="8">
      <w:start w:val="1"/>
      <w:numFmt w:val="decimal"/>
      <w:lvlText w:val="%1.%2.%3.%4.%5.%6.%7.%8.%9"/>
      <w:lvlJc w:val="left"/>
      <w:pPr>
        <w:tabs>
          <w:tab w:val="num" w:pos="2355"/>
        </w:tabs>
        <w:ind w:left="2355" w:hanging="2355"/>
      </w:pPr>
      <w:rPr>
        <w:rFonts w:cs="Times New Roman"/>
      </w:rPr>
    </w:lvl>
  </w:abstractNum>
  <w:abstractNum w:abstractNumId="6" w15:restartNumberingAfterBreak="0">
    <w:nsid w:val="00000015"/>
    <w:multiLevelType w:val="multilevel"/>
    <w:tmpl w:val="BF04B538"/>
    <w:lvl w:ilvl="0">
      <w:start w:val="11"/>
      <w:numFmt w:val="decimal"/>
      <w:lvlText w:val="%1"/>
      <w:lvlJc w:val="left"/>
      <w:pPr>
        <w:tabs>
          <w:tab w:val="num" w:pos="795"/>
        </w:tabs>
        <w:ind w:left="795" w:hanging="795"/>
      </w:pPr>
      <w:rPr>
        <w:rFonts w:cs="Times New Roman"/>
      </w:rPr>
    </w:lvl>
    <w:lvl w:ilvl="1">
      <w:start w:val="1"/>
      <w:numFmt w:val="decimal"/>
      <w:lvlText w:val="11.%2"/>
      <w:lvlJc w:val="left"/>
      <w:pPr>
        <w:tabs>
          <w:tab w:val="num" w:pos="851"/>
        </w:tabs>
        <w:ind w:left="851" w:hanging="851"/>
      </w:pPr>
      <w:rPr>
        <w:rFonts w:cs="Times New Roman"/>
      </w:rPr>
    </w:lvl>
    <w:lvl w:ilvl="2">
      <w:start w:val="1"/>
      <w:numFmt w:val="decimal"/>
      <w:lvlText w:val="%1.%2.%3"/>
      <w:lvlJc w:val="left"/>
      <w:pPr>
        <w:tabs>
          <w:tab w:val="num" w:pos="795"/>
        </w:tabs>
        <w:ind w:left="795" w:hanging="795"/>
      </w:pPr>
      <w:rPr>
        <w:rFonts w:cs="Times New Roman"/>
      </w:rPr>
    </w:lvl>
    <w:lvl w:ilvl="3">
      <w:start w:val="1"/>
      <w:numFmt w:val="decimal"/>
      <w:lvlText w:val="%1.%2.%3.%4"/>
      <w:lvlJc w:val="left"/>
      <w:pPr>
        <w:tabs>
          <w:tab w:val="num" w:pos="795"/>
        </w:tabs>
        <w:ind w:left="795" w:hanging="795"/>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7" w15:restartNumberingAfterBreak="0">
    <w:nsid w:val="0000001E"/>
    <w:multiLevelType w:val="multilevel"/>
    <w:tmpl w:val="DF8EFD18"/>
    <w:lvl w:ilvl="0">
      <w:start w:val="7"/>
      <w:numFmt w:val="decimal"/>
      <w:lvlText w:val="%1"/>
      <w:lvlJc w:val="left"/>
      <w:pPr>
        <w:tabs>
          <w:tab w:val="num" w:pos="795"/>
        </w:tabs>
        <w:ind w:left="795" w:hanging="795"/>
      </w:pPr>
      <w:rPr>
        <w:rFonts w:cs="Times New Roman"/>
      </w:rPr>
    </w:lvl>
    <w:lvl w:ilvl="1">
      <w:start w:val="1"/>
      <w:numFmt w:val="decimal"/>
      <w:lvlText w:val="7.%2"/>
      <w:lvlJc w:val="left"/>
      <w:pPr>
        <w:tabs>
          <w:tab w:val="num" w:pos="851"/>
        </w:tabs>
        <w:ind w:left="851" w:hanging="851"/>
      </w:pPr>
      <w:rPr>
        <w:rFonts w:ascii="Times New Roman" w:hAnsi="Times New Roman" w:cs="Times New Roman" w:hint="default"/>
        <w:sz w:val="23"/>
        <w:szCs w:val="23"/>
      </w:rPr>
    </w:lvl>
    <w:lvl w:ilvl="2">
      <w:start w:val="1"/>
      <w:numFmt w:val="decimal"/>
      <w:lvlText w:val="%1.%2.%3"/>
      <w:lvlJc w:val="left"/>
      <w:pPr>
        <w:tabs>
          <w:tab w:val="num" w:pos="795"/>
        </w:tabs>
        <w:ind w:left="795" w:hanging="795"/>
      </w:pPr>
      <w:rPr>
        <w:rFonts w:cs="Times New Roman"/>
      </w:rPr>
    </w:lvl>
    <w:lvl w:ilvl="3">
      <w:start w:val="1"/>
      <w:numFmt w:val="decimal"/>
      <w:lvlText w:val="%1.%2.%3.%4"/>
      <w:lvlJc w:val="left"/>
      <w:pPr>
        <w:tabs>
          <w:tab w:val="num" w:pos="795"/>
        </w:tabs>
        <w:ind w:left="795" w:hanging="795"/>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8" w15:restartNumberingAfterBreak="0">
    <w:nsid w:val="00000020"/>
    <w:multiLevelType w:val="hybridMultilevel"/>
    <w:tmpl w:val="B2C6E46E"/>
    <w:lvl w:ilvl="0" w:tplc="04848DE8">
      <w:start w:val="1"/>
      <w:numFmt w:val="lowerLetter"/>
      <w:lvlText w:val="(%1)"/>
      <w:lvlJc w:val="left"/>
      <w:pPr>
        <w:tabs>
          <w:tab w:val="num" w:pos="1701"/>
        </w:tabs>
        <w:ind w:left="1701" w:hanging="850"/>
      </w:pPr>
      <w:rPr>
        <w:rFonts w:cs="Times New Roman"/>
      </w:rPr>
    </w:lvl>
    <w:lvl w:ilvl="1" w:tplc="04090019">
      <w:start w:val="1"/>
      <w:numFmt w:val="upperLetter"/>
      <w:lvlText w:val="%2."/>
      <w:lvlJc w:val="left"/>
      <w:pPr>
        <w:tabs>
          <w:tab w:val="num" w:pos="1200"/>
        </w:tabs>
        <w:ind w:left="1200" w:hanging="400"/>
      </w:pPr>
      <w:rPr>
        <w:rFonts w:cs="Times New Roman"/>
      </w:rPr>
    </w:lvl>
    <w:lvl w:ilvl="2" w:tplc="D91A3D0E">
      <w:start w:val="1"/>
      <w:numFmt w:val="lowerRoman"/>
      <w:lvlText w:val="(%3)"/>
      <w:lvlJc w:val="right"/>
      <w:pPr>
        <w:tabs>
          <w:tab w:val="num" w:pos="2552"/>
        </w:tabs>
        <w:ind w:left="2552" w:hanging="851"/>
      </w:pPr>
      <w:rPr>
        <w:rFonts w:cs="Times New Roman"/>
      </w:rPr>
    </w:lvl>
    <w:lvl w:ilvl="3" w:tplc="0409000F">
      <w:start w:val="1"/>
      <w:numFmt w:val="decimal"/>
      <w:lvlText w:val="%4."/>
      <w:lvlJc w:val="left"/>
      <w:pPr>
        <w:tabs>
          <w:tab w:val="num" w:pos="2000"/>
        </w:tabs>
        <w:ind w:left="2000" w:hanging="400"/>
      </w:pPr>
      <w:rPr>
        <w:rFonts w:cs="Times New Roman"/>
      </w:rPr>
    </w:lvl>
    <w:lvl w:ilvl="4" w:tplc="04090019">
      <w:start w:val="1"/>
      <w:numFmt w:val="upperLetter"/>
      <w:lvlText w:val="%5."/>
      <w:lvlJc w:val="left"/>
      <w:pPr>
        <w:tabs>
          <w:tab w:val="num" w:pos="2400"/>
        </w:tabs>
        <w:ind w:left="2400" w:hanging="400"/>
      </w:pPr>
      <w:rPr>
        <w:rFonts w:cs="Times New Roman"/>
      </w:rPr>
    </w:lvl>
    <w:lvl w:ilvl="5" w:tplc="0409001B">
      <w:start w:val="1"/>
      <w:numFmt w:val="lowerRoman"/>
      <w:lvlText w:val="%6."/>
      <w:lvlJc w:val="right"/>
      <w:pPr>
        <w:tabs>
          <w:tab w:val="num" w:pos="2800"/>
        </w:tabs>
        <w:ind w:left="2800" w:hanging="400"/>
      </w:pPr>
      <w:rPr>
        <w:rFonts w:cs="Times New Roman"/>
      </w:rPr>
    </w:lvl>
    <w:lvl w:ilvl="6" w:tplc="0409000F">
      <w:start w:val="1"/>
      <w:numFmt w:val="decimal"/>
      <w:lvlText w:val="%7."/>
      <w:lvlJc w:val="left"/>
      <w:pPr>
        <w:tabs>
          <w:tab w:val="num" w:pos="3200"/>
        </w:tabs>
        <w:ind w:left="3200" w:hanging="400"/>
      </w:pPr>
      <w:rPr>
        <w:rFonts w:cs="Times New Roman"/>
      </w:rPr>
    </w:lvl>
    <w:lvl w:ilvl="7" w:tplc="04090019">
      <w:start w:val="1"/>
      <w:numFmt w:val="upperLetter"/>
      <w:lvlText w:val="%8."/>
      <w:lvlJc w:val="left"/>
      <w:pPr>
        <w:tabs>
          <w:tab w:val="num" w:pos="3600"/>
        </w:tabs>
        <w:ind w:left="3600" w:hanging="400"/>
      </w:pPr>
      <w:rPr>
        <w:rFonts w:cs="Times New Roman"/>
      </w:rPr>
    </w:lvl>
    <w:lvl w:ilvl="8" w:tplc="0409001B">
      <w:start w:val="1"/>
      <w:numFmt w:val="lowerRoman"/>
      <w:lvlText w:val="%9."/>
      <w:lvlJc w:val="right"/>
      <w:pPr>
        <w:tabs>
          <w:tab w:val="num" w:pos="4000"/>
        </w:tabs>
        <w:ind w:left="4000" w:hanging="400"/>
      </w:pPr>
      <w:rPr>
        <w:rFonts w:cs="Times New Roman"/>
      </w:rPr>
    </w:lvl>
  </w:abstractNum>
  <w:abstractNum w:abstractNumId="9" w15:restartNumberingAfterBreak="0">
    <w:nsid w:val="00000022"/>
    <w:multiLevelType w:val="hybridMultilevel"/>
    <w:tmpl w:val="2CA2936E"/>
    <w:lvl w:ilvl="0" w:tplc="34EA532A">
      <w:start w:val="1"/>
      <w:numFmt w:val="lowerRoman"/>
      <w:lvlText w:val="(%1)"/>
      <w:lvlJc w:val="left"/>
      <w:pPr>
        <w:tabs>
          <w:tab w:val="num" w:pos="2552"/>
        </w:tabs>
        <w:ind w:left="2552" w:hanging="851"/>
      </w:pPr>
      <w:rPr>
        <w:rFonts w:cs="Times New Roman"/>
      </w:rPr>
    </w:lvl>
    <w:lvl w:ilvl="1" w:tplc="3168D200">
      <w:start w:val="1"/>
      <w:numFmt w:val="lowerLetter"/>
      <w:lvlText w:val="(%2)"/>
      <w:lvlJc w:val="left"/>
      <w:pPr>
        <w:tabs>
          <w:tab w:val="num" w:pos="1701"/>
        </w:tabs>
        <w:ind w:left="1701" w:hanging="850"/>
      </w:pPr>
      <w:rPr>
        <w:rFonts w:cs="Times New Roman"/>
      </w:rPr>
    </w:lvl>
    <w:lvl w:ilvl="2" w:tplc="0409001B">
      <w:start w:val="1"/>
      <w:numFmt w:val="lowerRoman"/>
      <w:lvlText w:val="%3."/>
      <w:lvlJc w:val="right"/>
      <w:pPr>
        <w:tabs>
          <w:tab w:val="num" w:pos="2800"/>
        </w:tabs>
        <w:ind w:left="2800" w:hanging="400"/>
      </w:pPr>
      <w:rPr>
        <w:rFonts w:cs="Times New Roman"/>
      </w:rPr>
    </w:lvl>
    <w:lvl w:ilvl="3" w:tplc="0409000F">
      <w:start w:val="1"/>
      <w:numFmt w:val="decimal"/>
      <w:lvlText w:val="%4."/>
      <w:lvlJc w:val="left"/>
      <w:pPr>
        <w:tabs>
          <w:tab w:val="num" w:pos="3200"/>
        </w:tabs>
        <w:ind w:left="3200" w:hanging="400"/>
      </w:pPr>
      <w:rPr>
        <w:rFonts w:cs="Times New Roman"/>
      </w:rPr>
    </w:lvl>
    <w:lvl w:ilvl="4" w:tplc="04090019">
      <w:start w:val="1"/>
      <w:numFmt w:val="upperLetter"/>
      <w:lvlText w:val="%5."/>
      <w:lvlJc w:val="left"/>
      <w:pPr>
        <w:tabs>
          <w:tab w:val="num" w:pos="3600"/>
        </w:tabs>
        <w:ind w:left="3600" w:hanging="400"/>
      </w:pPr>
      <w:rPr>
        <w:rFonts w:cs="Times New Roman"/>
      </w:rPr>
    </w:lvl>
    <w:lvl w:ilvl="5" w:tplc="0409001B">
      <w:start w:val="1"/>
      <w:numFmt w:val="lowerRoman"/>
      <w:lvlText w:val="%6."/>
      <w:lvlJc w:val="right"/>
      <w:pPr>
        <w:tabs>
          <w:tab w:val="num" w:pos="4000"/>
        </w:tabs>
        <w:ind w:left="4000" w:hanging="400"/>
      </w:pPr>
      <w:rPr>
        <w:rFonts w:cs="Times New Roman"/>
      </w:rPr>
    </w:lvl>
    <w:lvl w:ilvl="6" w:tplc="0409000F">
      <w:start w:val="1"/>
      <w:numFmt w:val="decimal"/>
      <w:lvlText w:val="%7."/>
      <w:lvlJc w:val="left"/>
      <w:pPr>
        <w:tabs>
          <w:tab w:val="num" w:pos="4400"/>
        </w:tabs>
        <w:ind w:left="4400" w:hanging="400"/>
      </w:pPr>
      <w:rPr>
        <w:rFonts w:cs="Times New Roman"/>
      </w:rPr>
    </w:lvl>
    <w:lvl w:ilvl="7" w:tplc="04090019">
      <w:start w:val="1"/>
      <w:numFmt w:val="upperLetter"/>
      <w:lvlText w:val="%8."/>
      <w:lvlJc w:val="left"/>
      <w:pPr>
        <w:tabs>
          <w:tab w:val="num" w:pos="4800"/>
        </w:tabs>
        <w:ind w:left="4800" w:hanging="400"/>
      </w:pPr>
      <w:rPr>
        <w:rFonts w:cs="Times New Roman"/>
      </w:rPr>
    </w:lvl>
    <w:lvl w:ilvl="8" w:tplc="0409001B">
      <w:start w:val="1"/>
      <w:numFmt w:val="lowerRoman"/>
      <w:lvlText w:val="%9."/>
      <w:lvlJc w:val="right"/>
      <w:pPr>
        <w:tabs>
          <w:tab w:val="num" w:pos="5200"/>
        </w:tabs>
        <w:ind w:left="5200" w:hanging="400"/>
      </w:pPr>
      <w:rPr>
        <w:rFonts w:cs="Times New Roman"/>
      </w:rPr>
    </w:lvl>
  </w:abstractNum>
  <w:abstractNum w:abstractNumId="10" w15:restartNumberingAfterBreak="0">
    <w:nsid w:val="02E122D1"/>
    <w:multiLevelType w:val="hybridMultilevel"/>
    <w:tmpl w:val="F4DA18A8"/>
    <w:lvl w:ilvl="0" w:tplc="50C03F2A">
      <w:start w:val="1"/>
      <w:numFmt w:val="lowerLetter"/>
      <w:lvlText w:val="(%1)"/>
      <w:lvlJc w:val="left"/>
      <w:pPr>
        <w:tabs>
          <w:tab w:val="num" w:pos="1701"/>
        </w:tabs>
        <w:ind w:left="1701" w:hanging="85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 w15:restartNumberingAfterBreak="0">
    <w:nsid w:val="061A4684"/>
    <w:multiLevelType w:val="multilevel"/>
    <w:tmpl w:val="0409001D"/>
    <w:styleLink w:val="AgreementL2"/>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062A2183"/>
    <w:multiLevelType w:val="multilevel"/>
    <w:tmpl w:val="00A2865C"/>
    <w:name w:val="Legal Numbering (4 Levels)"/>
    <w:lvl w:ilvl="0">
      <w:start w:val="1"/>
      <w:numFmt w:val="decimal"/>
      <w:lvlText w:val="제%1조"/>
      <w:lvlJc w:val="left"/>
      <w:pPr>
        <w:ind w:left="737" w:hanging="737"/>
      </w:pPr>
      <w:rPr>
        <w:rFonts w:ascii="Times New Roman" w:hAnsi="Times New Roman" w:hint="eastAsia"/>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37" w:hanging="737"/>
      </w:pPr>
      <w:rPr>
        <w:rFonts w:hint="eastAsia"/>
        <w:b w:val="0"/>
        <w:vanish w:val="0"/>
        <w:color w:val="010000"/>
        <w:u w:val="none"/>
      </w:rPr>
    </w:lvl>
    <w:lvl w:ilvl="2">
      <w:start w:val="1"/>
      <w:numFmt w:val="decimal"/>
      <w:lvlText w:val="(%3)"/>
      <w:lvlJc w:val="left"/>
      <w:pPr>
        <w:ind w:left="1474" w:hanging="737"/>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lvlText w:val="(%4)"/>
      <w:lvlJc w:val="left"/>
      <w:pPr>
        <w:ind w:left="2211" w:hanging="737"/>
      </w:pPr>
      <w:rPr>
        <w:rFonts w:hint="eastAsia"/>
        <w:vanish w:val="0"/>
        <w:color w:val="010000"/>
        <w:u w:val="none"/>
      </w:rPr>
    </w:lvl>
    <w:lvl w:ilvl="4">
      <w:start w:val="1"/>
      <w:numFmt w:val="lowerLetter"/>
      <w:lvlText w:val="(%5)"/>
      <w:lvlJc w:val="left"/>
      <w:pPr>
        <w:tabs>
          <w:tab w:val="num" w:pos="3960"/>
        </w:tabs>
        <w:ind w:left="3960" w:hanging="720"/>
      </w:pPr>
      <w:rPr>
        <w:rFonts w:hint="eastAsia"/>
        <w:vanish w:val="0"/>
        <w:color w:val="010000"/>
        <w:u w:val="none"/>
      </w:rPr>
    </w:lvl>
    <w:lvl w:ilvl="5">
      <w:start w:val="1"/>
      <w:numFmt w:val="lowerRoman"/>
      <w:lvlText w:val="(%6)"/>
      <w:lvlJc w:val="left"/>
      <w:pPr>
        <w:tabs>
          <w:tab w:val="num" w:pos="4680"/>
        </w:tabs>
        <w:ind w:left="4680" w:hanging="720"/>
      </w:pPr>
      <w:rPr>
        <w:rFonts w:hint="eastAsia"/>
        <w:vanish w:val="0"/>
        <w:color w:val="010000"/>
        <w:u w:val="none"/>
      </w:rPr>
    </w:lvl>
    <w:lvl w:ilvl="6">
      <w:start w:val="1"/>
      <w:numFmt w:val="decimal"/>
      <w:lvlText w:val="%7."/>
      <w:lvlJc w:val="left"/>
      <w:pPr>
        <w:tabs>
          <w:tab w:val="num" w:pos="5400"/>
        </w:tabs>
        <w:ind w:left="5400" w:hanging="720"/>
      </w:pPr>
      <w:rPr>
        <w:rFonts w:hint="eastAsia"/>
        <w:vanish w:val="0"/>
        <w:color w:val="010000"/>
        <w:u w:val="none"/>
      </w:rPr>
    </w:lvl>
    <w:lvl w:ilvl="7">
      <w:start w:val="1"/>
      <w:numFmt w:val="lowerLetter"/>
      <w:lvlText w:val="%8."/>
      <w:lvlJc w:val="left"/>
      <w:pPr>
        <w:tabs>
          <w:tab w:val="num" w:pos="6120"/>
        </w:tabs>
        <w:ind w:left="6120" w:hanging="720"/>
      </w:pPr>
      <w:rPr>
        <w:rFonts w:hint="eastAsia"/>
        <w:vanish w:val="0"/>
        <w:color w:val="010000"/>
        <w:u w:val="none"/>
      </w:rPr>
    </w:lvl>
    <w:lvl w:ilvl="8">
      <w:start w:val="1"/>
      <w:numFmt w:val="lowerRoman"/>
      <w:lvlText w:val="%9)"/>
      <w:lvlJc w:val="left"/>
      <w:pPr>
        <w:tabs>
          <w:tab w:val="num" w:pos="6840"/>
        </w:tabs>
        <w:ind w:left="6840" w:hanging="720"/>
      </w:pPr>
      <w:rPr>
        <w:rFonts w:hint="eastAsia"/>
        <w:vanish w:val="0"/>
        <w:color w:val="010000"/>
        <w:u w:val="none"/>
      </w:rPr>
    </w:lvl>
  </w:abstractNum>
  <w:abstractNum w:abstractNumId="13" w15:restartNumberingAfterBreak="0">
    <w:nsid w:val="06367B9A"/>
    <w:multiLevelType w:val="multilevel"/>
    <w:tmpl w:val="61DEEA02"/>
    <w:lvl w:ilvl="0">
      <w:start w:val="4"/>
      <w:numFmt w:val="decimal"/>
      <w:lvlText w:val="%1"/>
      <w:lvlJc w:val="left"/>
      <w:pPr>
        <w:tabs>
          <w:tab w:val="num" w:pos="795"/>
        </w:tabs>
        <w:ind w:left="795" w:hanging="795"/>
      </w:pPr>
      <w:rPr>
        <w:rFonts w:hint="eastAsia"/>
      </w:rPr>
    </w:lvl>
    <w:lvl w:ilvl="1">
      <w:start w:val="1"/>
      <w:numFmt w:val="decimal"/>
      <w:lvlText w:val="4.%2"/>
      <w:lvlJc w:val="left"/>
      <w:pPr>
        <w:tabs>
          <w:tab w:val="num" w:pos="851"/>
        </w:tabs>
        <w:ind w:left="851" w:hanging="851"/>
      </w:pPr>
      <w:rPr>
        <w:rFonts w:hint="default"/>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14" w15:restartNumberingAfterBreak="0">
    <w:nsid w:val="06884F8C"/>
    <w:multiLevelType w:val="hybridMultilevel"/>
    <w:tmpl w:val="A438A122"/>
    <w:lvl w:ilvl="0" w:tplc="366667A0">
      <w:start w:val="1"/>
      <w:numFmt w:val="decimal"/>
      <w:lvlText w:val="%1."/>
      <w:lvlJc w:val="left"/>
      <w:pPr>
        <w:tabs>
          <w:tab w:val="num" w:pos="3195"/>
        </w:tabs>
        <w:ind w:left="3195" w:hanging="795"/>
      </w:pPr>
      <w:rPr>
        <w:rFonts w:ascii="Times New Roman" w:eastAsia="바탕" w:hAnsi="Times New Roman" w:cs="Times New Roman"/>
      </w:rPr>
    </w:lvl>
    <w:lvl w:ilvl="1" w:tplc="1D58FC08">
      <w:start w:val="1"/>
      <w:numFmt w:val="lowerLetter"/>
      <w:lvlText w:val="(%2)"/>
      <w:lvlJc w:val="left"/>
      <w:pPr>
        <w:tabs>
          <w:tab w:val="num" w:pos="1701"/>
        </w:tabs>
        <w:ind w:left="1701" w:hanging="850"/>
      </w:pPr>
      <w:rPr>
        <w:rFonts w:hint="eastAsia"/>
      </w:rPr>
    </w:lvl>
    <w:lvl w:ilvl="2" w:tplc="046E39E6">
      <w:start w:val="2"/>
      <w:numFmt w:val="bullet"/>
      <w:lvlText w:val="-"/>
      <w:lvlJc w:val="left"/>
      <w:pPr>
        <w:ind w:left="3560" w:hanging="360"/>
      </w:pPr>
      <w:rPr>
        <w:rFonts w:ascii="바탕" w:eastAsia="바탕" w:hAnsi="바탕" w:cs="Times New Roman" w:hint="eastAsia"/>
      </w:rPr>
    </w:lvl>
    <w:lvl w:ilvl="3" w:tplc="65387534">
      <w:start w:val="1"/>
      <w:numFmt w:val="decimal"/>
      <w:lvlText w:val="%4."/>
      <w:lvlJc w:val="left"/>
      <w:pPr>
        <w:ind w:left="360" w:hanging="360"/>
      </w:pPr>
      <w:rPr>
        <w:rFonts w:hint="eastAsia"/>
      </w:rPr>
    </w:lvl>
    <w:lvl w:ilvl="4" w:tplc="04090019" w:tentative="1">
      <w:start w:val="1"/>
      <w:numFmt w:val="upperLetter"/>
      <w:lvlText w:val="%5."/>
      <w:lvlJc w:val="left"/>
      <w:pPr>
        <w:tabs>
          <w:tab w:val="num" w:pos="4400"/>
        </w:tabs>
        <w:ind w:left="4400" w:hanging="400"/>
      </w:pPr>
    </w:lvl>
    <w:lvl w:ilvl="5" w:tplc="0409001B" w:tentative="1">
      <w:start w:val="1"/>
      <w:numFmt w:val="lowerRoman"/>
      <w:lvlText w:val="%6."/>
      <w:lvlJc w:val="right"/>
      <w:pPr>
        <w:tabs>
          <w:tab w:val="num" w:pos="4800"/>
        </w:tabs>
        <w:ind w:left="4800" w:hanging="400"/>
      </w:pPr>
    </w:lvl>
    <w:lvl w:ilvl="6" w:tplc="0409000F" w:tentative="1">
      <w:start w:val="1"/>
      <w:numFmt w:val="decimal"/>
      <w:lvlText w:val="%7."/>
      <w:lvlJc w:val="left"/>
      <w:pPr>
        <w:tabs>
          <w:tab w:val="num" w:pos="5200"/>
        </w:tabs>
        <w:ind w:left="5200" w:hanging="400"/>
      </w:pPr>
    </w:lvl>
    <w:lvl w:ilvl="7" w:tplc="04090019" w:tentative="1">
      <w:start w:val="1"/>
      <w:numFmt w:val="upperLetter"/>
      <w:lvlText w:val="%8."/>
      <w:lvlJc w:val="left"/>
      <w:pPr>
        <w:tabs>
          <w:tab w:val="num" w:pos="5600"/>
        </w:tabs>
        <w:ind w:left="5600" w:hanging="400"/>
      </w:pPr>
    </w:lvl>
    <w:lvl w:ilvl="8" w:tplc="0409001B" w:tentative="1">
      <w:start w:val="1"/>
      <w:numFmt w:val="lowerRoman"/>
      <w:lvlText w:val="%9."/>
      <w:lvlJc w:val="right"/>
      <w:pPr>
        <w:tabs>
          <w:tab w:val="num" w:pos="6000"/>
        </w:tabs>
        <w:ind w:left="6000" w:hanging="400"/>
      </w:pPr>
    </w:lvl>
  </w:abstractNum>
  <w:abstractNum w:abstractNumId="15" w15:restartNumberingAfterBreak="0">
    <w:nsid w:val="071322A6"/>
    <w:multiLevelType w:val="multilevel"/>
    <w:tmpl w:val="1D28ED6C"/>
    <w:lvl w:ilvl="0">
      <w:start w:val="4"/>
      <w:numFmt w:val="decimal"/>
      <w:lvlText w:val="%1"/>
      <w:lvlJc w:val="left"/>
      <w:pPr>
        <w:tabs>
          <w:tab w:val="num" w:pos="795"/>
        </w:tabs>
        <w:ind w:left="795" w:hanging="795"/>
      </w:pPr>
      <w:rPr>
        <w:rFonts w:hint="eastAsia"/>
      </w:rPr>
    </w:lvl>
    <w:lvl w:ilvl="1">
      <w:start w:val="1"/>
      <w:numFmt w:val="decimal"/>
      <w:lvlText w:val="4.%2"/>
      <w:lvlJc w:val="left"/>
      <w:pPr>
        <w:tabs>
          <w:tab w:val="num" w:pos="851"/>
        </w:tabs>
        <w:ind w:left="851" w:hanging="851"/>
      </w:pPr>
      <w:rPr>
        <w:rFonts w:hint="default"/>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16" w15:restartNumberingAfterBreak="0">
    <w:nsid w:val="0CBF284A"/>
    <w:multiLevelType w:val="hybridMultilevel"/>
    <w:tmpl w:val="A412E0DA"/>
    <w:lvl w:ilvl="0" w:tplc="A3BA84B0">
      <w:start w:val="1"/>
      <w:numFmt w:val="ganada"/>
      <w:pStyle w:val="a"/>
      <w:lvlText w:val="%1."/>
      <w:lvlJc w:val="left"/>
      <w:pPr>
        <w:tabs>
          <w:tab w:val="num" w:pos="821"/>
        </w:tabs>
        <w:ind w:left="821" w:hanging="681"/>
      </w:pPr>
      <w:rPr>
        <w:rFonts w:ascii="굴림체" w:eastAsia="굴림체" w:cs="Times New Roman" w:hint="eastAsia"/>
        <w:b/>
        <w:i w:val="0"/>
        <w:sz w:val="28"/>
      </w:rPr>
    </w:lvl>
    <w:lvl w:ilvl="1" w:tplc="C180F30A">
      <w:start w:val="1"/>
      <w:numFmt w:val="ganada"/>
      <w:pStyle w:val="a0"/>
      <w:lvlText w:val="%2."/>
      <w:lvlJc w:val="left"/>
      <w:pPr>
        <w:tabs>
          <w:tab w:val="num" w:pos="1481"/>
        </w:tabs>
        <w:ind w:left="1481" w:hanging="681"/>
      </w:pPr>
      <w:rPr>
        <w:rFonts w:ascii="굴림체" w:eastAsia="굴림체" w:cs="Times New Roman" w:hint="eastAsia"/>
        <w:b/>
        <w:i w:val="0"/>
        <w:sz w:val="28"/>
      </w:rPr>
    </w:lvl>
    <w:lvl w:ilvl="2" w:tplc="63EE2B22" w:tentative="1">
      <w:start w:val="1"/>
      <w:numFmt w:val="bullet"/>
      <w:lvlText w:val=""/>
      <w:lvlJc w:val="left"/>
      <w:pPr>
        <w:tabs>
          <w:tab w:val="num" w:pos="1600"/>
        </w:tabs>
        <w:ind w:left="1600" w:hanging="400"/>
      </w:pPr>
      <w:rPr>
        <w:rFonts w:ascii="Wingdings" w:hAnsi="Wingdings" w:hint="default"/>
      </w:rPr>
    </w:lvl>
    <w:lvl w:ilvl="3" w:tplc="353CC39E" w:tentative="1">
      <w:start w:val="1"/>
      <w:numFmt w:val="bullet"/>
      <w:lvlText w:val=""/>
      <w:lvlJc w:val="left"/>
      <w:pPr>
        <w:tabs>
          <w:tab w:val="num" w:pos="2000"/>
        </w:tabs>
        <w:ind w:left="2000" w:hanging="400"/>
      </w:pPr>
      <w:rPr>
        <w:rFonts w:ascii="Wingdings" w:hAnsi="Wingdings" w:hint="default"/>
      </w:rPr>
    </w:lvl>
    <w:lvl w:ilvl="4" w:tplc="08E80676" w:tentative="1">
      <w:start w:val="1"/>
      <w:numFmt w:val="bullet"/>
      <w:lvlText w:val=""/>
      <w:lvlJc w:val="left"/>
      <w:pPr>
        <w:tabs>
          <w:tab w:val="num" w:pos="2400"/>
        </w:tabs>
        <w:ind w:left="2400" w:hanging="400"/>
      </w:pPr>
      <w:rPr>
        <w:rFonts w:ascii="Wingdings" w:hAnsi="Wingdings" w:hint="default"/>
      </w:rPr>
    </w:lvl>
    <w:lvl w:ilvl="5" w:tplc="19AADD16" w:tentative="1">
      <w:start w:val="1"/>
      <w:numFmt w:val="bullet"/>
      <w:lvlText w:val=""/>
      <w:lvlJc w:val="left"/>
      <w:pPr>
        <w:tabs>
          <w:tab w:val="num" w:pos="2800"/>
        </w:tabs>
        <w:ind w:left="2800" w:hanging="400"/>
      </w:pPr>
      <w:rPr>
        <w:rFonts w:ascii="Wingdings" w:hAnsi="Wingdings" w:hint="default"/>
      </w:rPr>
    </w:lvl>
    <w:lvl w:ilvl="6" w:tplc="18F27648" w:tentative="1">
      <w:start w:val="1"/>
      <w:numFmt w:val="bullet"/>
      <w:lvlText w:val=""/>
      <w:lvlJc w:val="left"/>
      <w:pPr>
        <w:tabs>
          <w:tab w:val="num" w:pos="3200"/>
        </w:tabs>
        <w:ind w:left="3200" w:hanging="400"/>
      </w:pPr>
      <w:rPr>
        <w:rFonts w:ascii="Wingdings" w:hAnsi="Wingdings" w:hint="default"/>
      </w:rPr>
    </w:lvl>
    <w:lvl w:ilvl="7" w:tplc="12046902" w:tentative="1">
      <w:start w:val="1"/>
      <w:numFmt w:val="bullet"/>
      <w:lvlText w:val=""/>
      <w:lvlJc w:val="left"/>
      <w:pPr>
        <w:tabs>
          <w:tab w:val="num" w:pos="3600"/>
        </w:tabs>
        <w:ind w:left="3600" w:hanging="400"/>
      </w:pPr>
      <w:rPr>
        <w:rFonts w:ascii="Wingdings" w:hAnsi="Wingdings" w:hint="default"/>
      </w:rPr>
    </w:lvl>
    <w:lvl w:ilvl="8" w:tplc="DB504380" w:tentative="1">
      <w:start w:val="1"/>
      <w:numFmt w:val="bullet"/>
      <w:lvlText w:val=""/>
      <w:lvlJc w:val="left"/>
      <w:pPr>
        <w:tabs>
          <w:tab w:val="num" w:pos="4000"/>
        </w:tabs>
        <w:ind w:left="4000" w:hanging="400"/>
      </w:pPr>
      <w:rPr>
        <w:rFonts w:ascii="Wingdings" w:hAnsi="Wingdings" w:hint="default"/>
      </w:rPr>
    </w:lvl>
  </w:abstractNum>
  <w:abstractNum w:abstractNumId="17" w15:restartNumberingAfterBreak="0">
    <w:nsid w:val="0D4D6B01"/>
    <w:multiLevelType w:val="hybridMultilevel"/>
    <w:tmpl w:val="8E84D7C6"/>
    <w:lvl w:ilvl="0" w:tplc="1D58FC08">
      <w:start w:val="1"/>
      <w:numFmt w:val="lowerLetter"/>
      <w:lvlText w:val="(%1)"/>
      <w:lvlJc w:val="left"/>
      <w:pPr>
        <w:tabs>
          <w:tab w:val="num" w:pos="1701"/>
        </w:tabs>
        <w:ind w:left="1701" w:hanging="85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0D761587"/>
    <w:multiLevelType w:val="multilevel"/>
    <w:tmpl w:val="25D6CAC8"/>
    <w:lvl w:ilvl="0">
      <w:start w:val="1"/>
      <w:numFmt w:val="upperRoman"/>
      <w:lvlText w:val="%1."/>
      <w:lvlJc w:val="left"/>
      <w:pPr>
        <w:tabs>
          <w:tab w:val="num" w:pos="360"/>
        </w:tabs>
        <w:ind w:left="0" w:firstLine="0"/>
      </w:pPr>
    </w:lvl>
    <w:lvl w:ilvl="1">
      <w:start w:val="1"/>
      <w:numFmt w:val="upperLetter"/>
      <w:lvlText w:val="%2."/>
      <w:lvlJc w:val="left"/>
      <w:pPr>
        <w:tabs>
          <w:tab w:val="num" w:pos="1080"/>
        </w:tabs>
        <w:ind w:left="720" w:firstLine="0"/>
      </w:pPr>
    </w:lvl>
    <w:lvl w:ilvl="2">
      <w:start w:val="1"/>
      <w:numFmt w:val="decimal"/>
      <w:lvlText w:val="%3."/>
      <w:lvlJc w:val="left"/>
      <w:pPr>
        <w:tabs>
          <w:tab w:val="num" w:pos="1800"/>
        </w:tabs>
        <w:ind w:left="1440" w:firstLine="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pStyle w:val="6"/>
      <w:lvlText w:val="(%6)"/>
      <w:lvlJc w:val="left"/>
      <w:pPr>
        <w:tabs>
          <w:tab w:val="num" w:pos="3960"/>
        </w:tabs>
        <w:ind w:left="3600" w:firstLine="0"/>
      </w:pPr>
    </w:lvl>
    <w:lvl w:ilvl="6">
      <w:start w:val="1"/>
      <w:numFmt w:val="lowerRoman"/>
      <w:pStyle w:val="7"/>
      <w:lvlText w:val="(%7)"/>
      <w:lvlJc w:val="left"/>
      <w:pPr>
        <w:tabs>
          <w:tab w:val="num" w:pos="4680"/>
        </w:tabs>
        <w:ind w:left="4320" w:firstLine="0"/>
      </w:pPr>
    </w:lvl>
    <w:lvl w:ilvl="7">
      <w:start w:val="1"/>
      <w:numFmt w:val="lowerLetter"/>
      <w:pStyle w:val="8"/>
      <w:lvlText w:val="(%8)"/>
      <w:lvlJc w:val="left"/>
      <w:pPr>
        <w:tabs>
          <w:tab w:val="num" w:pos="5400"/>
        </w:tabs>
        <w:ind w:left="5040" w:firstLine="0"/>
      </w:pPr>
    </w:lvl>
    <w:lvl w:ilvl="8">
      <w:start w:val="1"/>
      <w:numFmt w:val="lowerRoman"/>
      <w:pStyle w:val="9"/>
      <w:lvlText w:val="(%9)"/>
      <w:lvlJc w:val="left"/>
      <w:pPr>
        <w:tabs>
          <w:tab w:val="num" w:pos="6120"/>
        </w:tabs>
        <w:ind w:left="5760" w:firstLine="0"/>
      </w:pPr>
    </w:lvl>
  </w:abstractNum>
  <w:abstractNum w:abstractNumId="19" w15:restartNumberingAfterBreak="0">
    <w:nsid w:val="0E7C675B"/>
    <w:multiLevelType w:val="singleLevel"/>
    <w:tmpl w:val="BB704E14"/>
    <w:lvl w:ilvl="0">
      <w:start w:val="1"/>
      <w:numFmt w:val="bullet"/>
      <w:pStyle w:val="1-3"/>
      <w:lvlText w:val="­"/>
      <w:lvlJc w:val="left"/>
      <w:pPr>
        <w:tabs>
          <w:tab w:val="num" w:pos="1040"/>
        </w:tabs>
        <w:ind w:left="1021" w:hanging="341"/>
      </w:pPr>
      <w:rPr>
        <w:rFonts w:ascii="돋움체" w:eastAsia="돋움체" w:hAnsi="Wingdings" w:hint="eastAsia"/>
      </w:rPr>
    </w:lvl>
  </w:abstractNum>
  <w:abstractNum w:abstractNumId="20" w15:restartNumberingAfterBreak="0">
    <w:nsid w:val="0E8D6D65"/>
    <w:multiLevelType w:val="hybridMultilevel"/>
    <w:tmpl w:val="A438A122"/>
    <w:lvl w:ilvl="0" w:tplc="366667A0">
      <w:start w:val="1"/>
      <w:numFmt w:val="decimal"/>
      <w:lvlText w:val="%1."/>
      <w:lvlJc w:val="left"/>
      <w:pPr>
        <w:tabs>
          <w:tab w:val="num" w:pos="3195"/>
        </w:tabs>
        <w:ind w:left="3195" w:hanging="795"/>
      </w:pPr>
      <w:rPr>
        <w:rFonts w:ascii="Times New Roman" w:eastAsia="바탕" w:hAnsi="Times New Roman" w:cs="Times New Roman"/>
      </w:rPr>
    </w:lvl>
    <w:lvl w:ilvl="1" w:tplc="1D58FC08">
      <w:start w:val="1"/>
      <w:numFmt w:val="lowerLetter"/>
      <w:lvlText w:val="(%2)"/>
      <w:lvlJc w:val="left"/>
      <w:pPr>
        <w:tabs>
          <w:tab w:val="num" w:pos="1701"/>
        </w:tabs>
        <w:ind w:left="1701" w:hanging="850"/>
      </w:pPr>
      <w:rPr>
        <w:rFonts w:hint="eastAsia"/>
      </w:rPr>
    </w:lvl>
    <w:lvl w:ilvl="2" w:tplc="046E39E6">
      <w:start w:val="2"/>
      <w:numFmt w:val="bullet"/>
      <w:lvlText w:val="-"/>
      <w:lvlJc w:val="left"/>
      <w:pPr>
        <w:ind w:left="3560" w:hanging="360"/>
      </w:pPr>
      <w:rPr>
        <w:rFonts w:ascii="바탕" w:eastAsia="바탕" w:hAnsi="바탕" w:cs="Times New Roman" w:hint="eastAsia"/>
      </w:rPr>
    </w:lvl>
    <w:lvl w:ilvl="3" w:tplc="65387534">
      <w:start w:val="1"/>
      <w:numFmt w:val="decimal"/>
      <w:lvlText w:val="%4."/>
      <w:lvlJc w:val="left"/>
      <w:pPr>
        <w:ind w:left="3960" w:hanging="360"/>
      </w:pPr>
      <w:rPr>
        <w:rFonts w:hint="eastAsia"/>
      </w:rPr>
    </w:lvl>
    <w:lvl w:ilvl="4" w:tplc="04090019" w:tentative="1">
      <w:start w:val="1"/>
      <w:numFmt w:val="upperLetter"/>
      <w:lvlText w:val="%5."/>
      <w:lvlJc w:val="left"/>
      <w:pPr>
        <w:tabs>
          <w:tab w:val="num" w:pos="4400"/>
        </w:tabs>
        <w:ind w:left="4400" w:hanging="400"/>
      </w:pPr>
    </w:lvl>
    <w:lvl w:ilvl="5" w:tplc="0409001B" w:tentative="1">
      <w:start w:val="1"/>
      <w:numFmt w:val="lowerRoman"/>
      <w:lvlText w:val="%6."/>
      <w:lvlJc w:val="right"/>
      <w:pPr>
        <w:tabs>
          <w:tab w:val="num" w:pos="4800"/>
        </w:tabs>
        <w:ind w:left="4800" w:hanging="400"/>
      </w:pPr>
    </w:lvl>
    <w:lvl w:ilvl="6" w:tplc="0409000F" w:tentative="1">
      <w:start w:val="1"/>
      <w:numFmt w:val="decimal"/>
      <w:lvlText w:val="%7."/>
      <w:lvlJc w:val="left"/>
      <w:pPr>
        <w:tabs>
          <w:tab w:val="num" w:pos="5200"/>
        </w:tabs>
        <w:ind w:left="5200" w:hanging="400"/>
      </w:pPr>
    </w:lvl>
    <w:lvl w:ilvl="7" w:tplc="04090019" w:tentative="1">
      <w:start w:val="1"/>
      <w:numFmt w:val="upperLetter"/>
      <w:lvlText w:val="%8."/>
      <w:lvlJc w:val="left"/>
      <w:pPr>
        <w:tabs>
          <w:tab w:val="num" w:pos="5600"/>
        </w:tabs>
        <w:ind w:left="5600" w:hanging="400"/>
      </w:pPr>
    </w:lvl>
    <w:lvl w:ilvl="8" w:tplc="0409001B" w:tentative="1">
      <w:start w:val="1"/>
      <w:numFmt w:val="lowerRoman"/>
      <w:lvlText w:val="%9."/>
      <w:lvlJc w:val="right"/>
      <w:pPr>
        <w:tabs>
          <w:tab w:val="num" w:pos="6000"/>
        </w:tabs>
        <w:ind w:left="6000" w:hanging="400"/>
      </w:pPr>
    </w:lvl>
  </w:abstractNum>
  <w:abstractNum w:abstractNumId="21" w15:restartNumberingAfterBreak="0">
    <w:nsid w:val="0E92330B"/>
    <w:multiLevelType w:val="hybridMultilevel"/>
    <w:tmpl w:val="52DE6BC0"/>
    <w:lvl w:ilvl="0" w:tplc="08F28ADA">
      <w:start w:val="1"/>
      <w:numFmt w:val="ganada"/>
      <w:pStyle w:val="2"/>
      <w:lvlText w:val="%1."/>
      <w:lvlJc w:val="left"/>
      <w:pPr>
        <w:ind w:left="824" w:hanging="400"/>
      </w:pPr>
      <w:rPr>
        <w:rFonts w:hint="eastAsia"/>
      </w:rPr>
    </w:lvl>
    <w:lvl w:ilvl="1" w:tplc="04090019">
      <w:start w:val="1"/>
      <w:numFmt w:val="upperLetter"/>
      <w:lvlText w:val="%2."/>
      <w:lvlJc w:val="left"/>
      <w:pPr>
        <w:ind w:left="1224" w:hanging="400"/>
      </w:pPr>
    </w:lvl>
    <w:lvl w:ilvl="2" w:tplc="0409001B" w:tentative="1">
      <w:start w:val="1"/>
      <w:numFmt w:val="lowerRoman"/>
      <w:lvlText w:val="%3."/>
      <w:lvlJc w:val="right"/>
      <w:pPr>
        <w:ind w:left="1624" w:hanging="400"/>
      </w:pPr>
    </w:lvl>
    <w:lvl w:ilvl="3" w:tplc="0409000F" w:tentative="1">
      <w:start w:val="1"/>
      <w:numFmt w:val="decimal"/>
      <w:lvlText w:val="%4."/>
      <w:lvlJc w:val="left"/>
      <w:pPr>
        <w:ind w:left="2024" w:hanging="400"/>
      </w:pPr>
    </w:lvl>
    <w:lvl w:ilvl="4" w:tplc="04090019" w:tentative="1">
      <w:start w:val="1"/>
      <w:numFmt w:val="upperLetter"/>
      <w:lvlText w:val="%5."/>
      <w:lvlJc w:val="left"/>
      <w:pPr>
        <w:ind w:left="2424" w:hanging="400"/>
      </w:pPr>
    </w:lvl>
    <w:lvl w:ilvl="5" w:tplc="0409001B" w:tentative="1">
      <w:start w:val="1"/>
      <w:numFmt w:val="lowerRoman"/>
      <w:lvlText w:val="%6."/>
      <w:lvlJc w:val="right"/>
      <w:pPr>
        <w:ind w:left="2824" w:hanging="400"/>
      </w:pPr>
    </w:lvl>
    <w:lvl w:ilvl="6" w:tplc="0409000F" w:tentative="1">
      <w:start w:val="1"/>
      <w:numFmt w:val="decimal"/>
      <w:lvlText w:val="%7."/>
      <w:lvlJc w:val="left"/>
      <w:pPr>
        <w:ind w:left="3224" w:hanging="400"/>
      </w:pPr>
    </w:lvl>
    <w:lvl w:ilvl="7" w:tplc="04090019" w:tentative="1">
      <w:start w:val="1"/>
      <w:numFmt w:val="upperLetter"/>
      <w:lvlText w:val="%8."/>
      <w:lvlJc w:val="left"/>
      <w:pPr>
        <w:ind w:left="3624" w:hanging="400"/>
      </w:pPr>
    </w:lvl>
    <w:lvl w:ilvl="8" w:tplc="0409001B" w:tentative="1">
      <w:start w:val="1"/>
      <w:numFmt w:val="lowerRoman"/>
      <w:lvlText w:val="%9."/>
      <w:lvlJc w:val="right"/>
      <w:pPr>
        <w:ind w:left="4024" w:hanging="400"/>
      </w:pPr>
    </w:lvl>
  </w:abstractNum>
  <w:abstractNum w:abstractNumId="22" w15:restartNumberingAfterBreak="0">
    <w:nsid w:val="0EFC7C41"/>
    <w:multiLevelType w:val="multilevel"/>
    <w:tmpl w:val="4F42317C"/>
    <w:lvl w:ilvl="0">
      <w:start w:val="10"/>
      <w:numFmt w:val="decimal"/>
      <w:lvlText w:val="%1"/>
      <w:lvlJc w:val="left"/>
      <w:pPr>
        <w:tabs>
          <w:tab w:val="num" w:pos="2355"/>
        </w:tabs>
        <w:ind w:left="2355" w:hanging="2355"/>
      </w:pPr>
      <w:rPr>
        <w:rFonts w:hint="eastAsia"/>
      </w:rPr>
    </w:lvl>
    <w:lvl w:ilvl="1">
      <w:start w:val="1"/>
      <w:numFmt w:val="decimal"/>
      <w:lvlText w:val="10.%2"/>
      <w:lvlJc w:val="left"/>
      <w:pPr>
        <w:tabs>
          <w:tab w:val="num" w:pos="851"/>
        </w:tabs>
        <w:ind w:left="851" w:hanging="851"/>
      </w:pPr>
      <w:rPr>
        <w:rFonts w:cs="Arial" w:hint="default"/>
        <w:b w:val="0"/>
        <w:i w:val="0"/>
        <w:spacing w:val="0"/>
      </w:rPr>
    </w:lvl>
    <w:lvl w:ilvl="2">
      <w:start w:val="1"/>
      <w:numFmt w:val="decimal"/>
      <w:lvlText w:val="%1.%2.%3"/>
      <w:lvlJc w:val="left"/>
      <w:pPr>
        <w:tabs>
          <w:tab w:val="num" w:pos="2355"/>
        </w:tabs>
        <w:ind w:left="2355" w:hanging="2355"/>
      </w:pPr>
      <w:rPr>
        <w:rFonts w:hint="eastAsia"/>
      </w:rPr>
    </w:lvl>
    <w:lvl w:ilvl="3">
      <w:start w:val="1"/>
      <w:numFmt w:val="decimal"/>
      <w:lvlText w:val="%1.%2.%3.%4"/>
      <w:lvlJc w:val="left"/>
      <w:pPr>
        <w:tabs>
          <w:tab w:val="num" w:pos="2355"/>
        </w:tabs>
        <w:ind w:left="2355" w:hanging="2355"/>
      </w:pPr>
      <w:rPr>
        <w:rFonts w:hint="eastAsia"/>
      </w:rPr>
    </w:lvl>
    <w:lvl w:ilvl="4">
      <w:start w:val="1"/>
      <w:numFmt w:val="decimal"/>
      <w:lvlText w:val="%1.%2.%3.%4.%5"/>
      <w:lvlJc w:val="left"/>
      <w:pPr>
        <w:tabs>
          <w:tab w:val="num" w:pos="2355"/>
        </w:tabs>
        <w:ind w:left="2355" w:hanging="2355"/>
      </w:pPr>
      <w:rPr>
        <w:rFonts w:hint="eastAsia"/>
      </w:rPr>
    </w:lvl>
    <w:lvl w:ilvl="5">
      <w:start w:val="1"/>
      <w:numFmt w:val="decimal"/>
      <w:lvlText w:val="%1.%2.%3.%4.%5.%6"/>
      <w:lvlJc w:val="left"/>
      <w:pPr>
        <w:tabs>
          <w:tab w:val="num" w:pos="2355"/>
        </w:tabs>
        <w:ind w:left="2355" w:hanging="2355"/>
      </w:pPr>
      <w:rPr>
        <w:rFonts w:hint="eastAsia"/>
      </w:rPr>
    </w:lvl>
    <w:lvl w:ilvl="6">
      <w:start w:val="1"/>
      <w:numFmt w:val="decimal"/>
      <w:lvlText w:val="%1.%2.%3.%4.%5.%6.%7"/>
      <w:lvlJc w:val="left"/>
      <w:pPr>
        <w:tabs>
          <w:tab w:val="num" w:pos="2355"/>
        </w:tabs>
        <w:ind w:left="2355" w:hanging="2355"/>
      </w:pPr>
      <w:rPr>
        <w:rFonts w:hint="eastAsia"/>
      </w:rPr>
    </w:lvl>
    <w:lvl w:ilvl="7">
      <w:start w:val="1"/>
      <w:numFmt w:val="decimal"/>
      <w:lvlText w:val="%1.%2.%3.%4.%5.%6.%7.%8"/>
      <w:lvlJc w:val="left"/>
      <w:pPr>
        <w:tabs>
          <w:tab w:val="num" w:pos="2355"/>
        </w:tabs>
        <w:ind w:left="2355" w:hanging="2355"/>
      </w:pPr>
      <w:rPr>
        <w:rFonts w:hint="eastAsia"/>
      </w:rPr>
    </w:lvl>
    <w:lvl w:ilvl="8">
      <w:start w:val="1"/>
      <w:numFmt w:val="decimal"/>
      <w:lvlText w:val="%1.%2.%3.%4.%5.%6.%7.%8.%9"/>
      <w:lvlJc w:val="left"/>
      <w:pPr>
        <w:tabs>
          <w:tab w:val="num" w:pos="2355"/>
        </w:tabs>
        <w:ind w:left="2355" w:hanging="2355"/>
      </w:pPr>
      <w:rPr>
        <w:rFonts w:hint="eastAsia"/>
      </w:rPr>
    </w:lvl>
  </w:abstractNum>
  <w:abstractNum w:abstractNumId="23" w15:restartNumberingAfterBreak="0">
    <w:nsid w:val="13794BD9"/>
    <w:multiLevelType w:val="hybridMultilevel"/>
    <w:tmpl w:val="33222F50"/>
    <w:lvl w:ilvl="0" w:tplc="8E14F62E">
      <w:start w:val="1"/>
      <w:numFmt w:val="lowerRoman"/>
      <w:lvlText w:val="(%1)"/>
      <w:lvlJc w:val="left"/>
      <w:pPr>
        <w:tabs>
          <w:tab w:val="num" w:pos="2552"/>
        </w:tabs>
        <w:ind w:left="2552" w:hanging="851"/>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4" w15:restartNumberingAfterBreak="0">
    <w:nsid w:val="13C23610"/>
    <w:multiLevelType w:val="hybridMultilevel"/>
    <w:tmpl w:val="6AE659FE"/>
    <w:lvl w:ilvl="0" w:tplc="DCFE7B0E">
      <w:start w:val="1"/>
      <w:numFmt w:val="bullet"/>
      <w:pStyle w:val="a1"/>
      <w:lvlText w:val=""/>
      <w:lvlJc w:val="left"/>
      <w:pPr>
        <w:tabs>
          <w:tab w:val="num" w:pos="652"/>
        </w:tabs>
        <w:ind w:left="652" w:hanging="397"/>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13E02B44"/>
    <w:multiLevelType w:val="hybridMultilevel"/>
    <w:tmpl w:val="8E84D7C6"/>
    <w:lvl w:ilvl="0" w:tplc="1D58FC08">
      <w:start w:val="1"/>
      <w:numFmt w:val="lowerLetter"/>
      <w:lvlText w:val="(%1)"/>
      <w:lvlJc w:val="left"/>
      <w:pPr>
        <w:tabs>
          <w:tab w:val="num" w:pos="1701"/>
        </w:tabs>
        <w:ind w:left="1701" w:hanging="85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148563B5"/>
    <w:multiLevelType w:val="hybridMultilevel"/>
    <w:tmpl w:val="4FA6079E"/>
    <w:lvl w:ilvl="0" w:tplc="437C52D8">
      <w:start w:val="1"/>
      <w:numFmt w:val="upperLetter"/>
      <w:lvlText w:val="%1."/>
      <w:lvlJc w:val="left"/>
      <w:pPr>
        <w:tabs>
          <w:tab w:val="num" w:pos="567"/>
        </w:tabs>
        <w:ind w:left="567" w:hanging="567"/>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168E0659"/>
    <w:multiLevelType w:val="hybridMultilevel"/>
    <w:tmpl w:val="58D0AE9C"/>
    <w:lvl w:ilvl="0" w:tplc="DA441F8A">
      <w:start w:val="1"/>
      <w:numFmt w:val="bullet"/>
      <w:pStyle w:val="3"/>
      <w:lvlText w:val="‒"/>
      <w:lvlJc w:val="left"/>
      <w:pPr>
        <w:tabs>
          <w:tab w:val="num" w:pos="709"/>
        </w:tabs>
        <w:ind w:left="1276" w:hanging="567"/>
      </w:pPr>
      <w:rPr>
        <w:rFonts w:ascii="Arial" w:hAnsi="Arial" w:hint="default"/>
      </w:rPr>
    </w:lvl>
    <w:lvl w:ilvl="1" w:tplc="04090003">
      <w:start w:val="1"/>
      <w:numFmt w:val="bullet"/>
      <w:lvlText w:val=""/>
      <w:lvlJc w:val="left"/>
      <w:pPr>
        <w:ind w:left="1342" w:hanging="400"/>
      </w:pPr>
      <w:rPr>
        <w:rFonts w:ascii="Wingdings" w:hAnsi="Wingdings" w:hint="default"/>
      </w:rPr>
    </w:lvl>
    <w:lvl w:ilvl="2" w:tplc="04090005" w:tentative="1">
      <w:start w:val="1"/>
      <w:numFmt w:val="bullet"/>
      <w:lvlText w:val=""/>
      <w:lvlJc w:val="left"/>
      <w:pPr>
        <w:ind w:left="1742" w:hanging="400"/>
      </w:pPr>
      <w:rPr>
        <w:rFonts w:ascii="Wingdings" w:hAnsi="Wingdings" w:hint="default"/>
      </w:rPr>
    </w:lvl>
    <w:lvl w:ilvl="3" w:tplc="04090001" w:tentative="1">
      <w:start w:val="1"/>
      <w:numFmt w:val="bullet"/>
      <w:lvlText w:val=""/>
      <w:lvlJc w:val="left"/>
      <w:pPr>
        <w:ind w:left="2142" w:hanging="400"/>
      </w:pPr>
      <w:rPr>
        <w:rFonts w:ascii="Wingdings" w:hAnsi="Wingdings" w:hint="default"/>
      </w:rPr>
    </w:lvl>
    <w:lvl w:ilvl="4" w:tplc="04090003" w:tentative="1">
      <w:start w:val="1"/>
      <w:numFmt w:val="bullet"/>
      <w:lvlText w:val=""/>
      <w:lvlJc w:val="left"/>
      <w:pPr>
        <w:ind w:left="2542" w:hanging="400"/>
      </w:pPr>
      <w:rPr>
        <w:rFonts w:ascii="Wingdings" w:hAnsi="Wingdings" w:hint="default"/>
      </w:rPr>
    </w:lvl>
    <w:lvl w:ilvl="5" w:tplc="04090005" w:tentative="1">
      <w:start w:val="1"/>
      <w:numFmt w:val="bullet"/>
      <w:lvlText w:val=""/>
      <w:lvlJc w:val="left"/>
      <w:pPr>
        <w:ind w:left="2942" w:hanging="400"/>
      </w:pPr>
      <w:rPr>
        <w:rFonts w:ascii="Wingdings" w:hAnsi="Wingdings" w:hint="default"/>
      </w:rPr>
    </w:lvl>
    <w:lvl w:ilvl="6" w:tplc="04090001" w:tentative="1">
      <w:start w:val="1"/>
      <w:numFmt w:val="bullet"/>
      <w:lvlText w:val=""/>
      <w:lvlJc w:val="left"/>
      <w:pPr>
        <w:ind w:left="3342" w:hanging="400"/>
      </w:pPr>
      <w:rPr>
        <w:rFonts w:ascii="Wingdings" w:hAnsi="Wingdings" w:hint="default"/>
      </w:rPr>
    </w:lvl>
    <w:lvl w:ilvl="7" w:tplc="04090003" w:tentative="1">
      <w:start w:val="1"/>
      <w:numFmt w:val="bullet"/>
      <w:lvlText w:val=""/>
      <w:lvlJc w:val="left"/>
      <w:pPr>
        <w:ind w:left="3742" w:hanging="400"/>
      </w:pPr>
      <w:rPr>
        <w:rFonts w:ascii="Wingdings" w:hAnsi="Wingdings" w:hint="default"/>
      </w:rPr>
    </w:lvl>
    <w:lvl w:ilvl="8" w:tplc="04090005" w:tentative="1">
      <w:start w:val="1"/>
      <w:numFmt w:val="bullet"/>
      <w:lvlText w:val=""/>
      <w:lvlJc w:val="left"/>
      <w:pPr>
        <w:ind w:left="4142" w:hanging="400"/>
      </w:pPr>
      <w:rPr>
        <w:rFonts w:ascii="Wingdings" w:hAnsi="Wingdings" w:hint="default"/>
      </w:rPr>
    </w:lvl>
  </w:abstractNum>
  <w:abstractNum w:abstractNumId="28" w15:restartNumberingAfterBreak="0">
    <w:nsid w:val="170E17F6"/>
    <w:multiLevelType w:val="hybridMultilevel"/>
    <w:tmpl w:val="77CE7F36"/>
    <w:lvl w:ilvl="0" w:tplc="756057BE">
      <w:start w:val="1"/>
      <w:numFmt w:val="decimalEnclosedCircle"/>
      <w:pStyle w:val="a2"/>
      <w:lvlText w:val="%1"/>
      <w:lvlJc w:val="left"/>
      <w:pPr>
        <w:tabs>
          <w:tab w:val="num" w:pos="1533"/>
        </w:tabs>
        <w:ind w:left="1534" w:hanging="400"/>
      </w:pPr>
      <w:rPr>
        <w:rFonts w:hint="eastAsia"/>
      </w:rPr>
    </w:lvl>
    <w:lvl w:ilvl="1" w:tplc="04090019" w:tentative="1">
      <w:start w:val="1"/>
      <w:numFmt w:val="upperLetter"/>
      <w:lvlText w:val="%2."/>
      <w:lvlJc w:val="left"/>
      <w:pPr>
        <w:ind w:left="1934" w:hanging="400"/>
      </w:pPr>
    </w:lvl>
    <w:lvl w:ilvl="2" w:tplc="0409001B" w:tentative="1">
      <w:start w:val="1"/>
      <w:numFmt w:val="lowerRoman"/>
      <w:lvlText w:val="%3."/>
      <w:lvlJc w:val="right"/>
      <w:pPr>
        <w:ind w:left="2334" w:hanging="400"/>
      </w:pPr>
    </w:lvl>
    <w:lvl w:ilvl="3" w:tplc="0409000F" w:tentative="1">
      <w:start w:val="1"/>
      <w:numFmt w:val="decimal"/>
      <w:lvlText w:val="%4."/>
      <w:lvlJc w:val="left"/>
      <w:pPr>
        <w:ind w:left="2734" w:hanging="400"/>
      </w:pPr>
    </w:lvl>
    <w:lvl w:ilvl="4" w:tplc="04090019" w:tentative="1">
      <w:start w:val="1"/>
      <w:numFmt w:val="upperLetter"/>
      <w:lvlText w:val="%5."/>
      <w:lvlJc w:val="left"/>
      <w:pPr>
        <w:ind w:left="3134" w:hanging="400"/>
      </w:pPr>
    </w:lvl>
    <w:lvl w:ilvl="5" w:tplc="0409001B" w:tentative="1">
      <w:start w:val="1"/>
      <w:numFmt w:val="lowerRoman"/>
      <w:lvlText w:val="%6."/>
      <w:lvlJc w:val="right"/>
      <w:pPr>
        <w:ind w:left="3534" w:hanging="400"/>
      </w:pPr>
    </w:lvl>
    <w:lvl w:ilvl="6" w:tplc="0409000F" w:tentative="1">
      <w:start w:val="1"/>
      <w:numFmt w:val="decimal"/>
      <w:lvlText w:val="%7."/>
      <w:lvlJc w:val="left"/>
      <w:pPr>
        <w:ind w:left="3934" w:hanging="400"/>
      </w:pPr>
    </w:lvl>
    <w:lvl w:ilvl="7" w:tplc="04090019" w:tentative="1">
      <w:start w:val="1"/>
      <w:numFmt w:val="upperLetter"/>
      <w:lvlText w:val="%8."/>
      <w:lvlJc w:val="left"/>
      <w:pPr>
        <w:ind w:left="4334" w:hanging="400"/>
      </w:pPr>
    </w:lvl>
    <w:lvl w:ilvl="8" w:tplc="0409001B" w:tentative="1">
      <w:start w:val="1"/>
      <w:numFmt w:val="lowerRoman"/>
      <w:lvlText w:val="%9."/>
      <w:lvlJc w:val="right"/>
      <w:pPr>
        <w:ind w:left="4734" w:hanging="400"/>
      </w:pPr>
    </w:lvl>
  </w:abstractNum>
  <w:abstractNum w:abstractNumId="29" w15:restartNumberingAfterBreak="0">
    <w:nsid w:val="176651C4"/>
    <w:multiLevelType w:val="multilevel"/>
    <w:tmpl w:val="58E48740"/>
    <w:lvl w:ilvl="0">
      <w:start w:val="8"/>
      <w:numFmt w:val="decimal"/>
      <w:lvlText w:val="%1"/>
      <w:lvlJc w:val="left"/>
      <w:pPr>
        <w:tabs>
          <w:tab w:val="num" w:pos="795"/>
        </w:tabs>
        <w:ind w:left="795" w:hanging="795"/>
      </w:pPr>
      <w:rPr>
        <w:rFonts w:hint="eastAsia"/>
      </w:rPr>
    </w:lvl>
    <w:lvl w:ilvl="1">
      <w:start w:val="1"/>
      <w:numFmt w:val="decimal"/>
      <w:lvlText w:val="8.%2"/>
      <w:lvlJc w:val="left"/>
      <w:pPr>
        <w:tabs>
          <w:tab w:val="num" w:pos="851"/>
        </w:tabs>
        <w:ind w:left="851" w:hanging="851"/>
      </w:pPr>
      <w:rPr>
        <w:rFonts w:cs="Arial" w:hint="default"/>
        <w:b w:val="0"/>
        <w:i w:val="0"/>
        <w:spacing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30" w15:restartNumberingAfterBreak="0">
    <w:nsid w:val="17BD6DAC"/>
    <w:multiLevelType w:val="hybridMultilevel"/>
    <w:tmpl w:val="42E26EB8"/>
    <w:name w:val="Legal Numbering (4 Levels)32"/>
    <w:lvl w:ilvl="0" w:tplc="F44A74AC">
      <w:start w:val="1"/>
      <w:numFmt w:val="lowerRoman"/>
      <w:pStyle w:val="bullet1"/>
      <w:lvlText w:val="(%1)"/>
      <w:lvlJc w:val="left"/>
      <w:pPr>
        <w:ind w:left="6120"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31" w15:restartNumberingAfterBreak="0">
    <w:nsid w:val="1CF528F0"/>
    <w:multiLevelType w:val="hybridMultilevel"/>
    <w:tmpl w:val="882A531E"/>
    <w:lvl w:ilvl="0" w:tplc="7CA4FB8A">
      <w:start w:val="1"/>
      <w:numFmt w:val="ganada"/>
      <w:pStyle w:val="a3"/>
      <w:lvlText w:val="%1."/>
      <w:lvlJc w:val="left"/>
      <w:pPr>
        <w:tabs>
          <w:tab w:val="num" w:pos="851"/>
        </w:tabs>
        <w:ind w:left="851" w:hanging="681"/>
      </w:pPr>
      <w:rPr>
        <w:rFonts w:ascii="굴림체" w:eastAsia="굴림체" w:cs="Times New Roman" w:hint="eastAsia"/>
        <w:b/>
        <w:i w:val="0"/>
        <w:sz w:val="28"/>
      </w:rPr>
    </w:lvl>
    <w:lvl w:ilvl="1" w:tplc="04090019">
      <w:start w:val="1"/>
      <w:numFmt w:val="decimalEnclosedCircle"/>
      <w:lvlText w:val="%2"/>
      <w:lvlJc w:val="left"/>
      <w:pPr>
        <w:tabs>
          <w:tab w:val="num" w:pos="1197"/>
        </w:tabs>
        <w:ind w:left="1197" w:hanging="397"/>
      </w:pPr>
      <w:rPr>
        <w:rFonts w:hAnsi="바탕" w:cs="Times New Roman" w:hint="eastAsia"/>
      </w:rPr>
    </w:lvl>
    <w:lvl w:ilvl="2" w:tplc="0409001B" w:tentative="1">
      <w:start w:val="1"/>
      <w:numFmt w:val="lowerRoman"/>
      <w:lvlText w:val="%3."/>
      <w:lvlJc w:val="right"/>
      <w:pPr>
        <w:tabs>
          <w:tab w:val="num" w:pos="1600"/>
        </w:tabs>
        <w:ind w:left="1600" w:hanging="400"/>
      </w:pPr>
      <w:rPr>
        <w:rFonts w:cs="Times New Roman"/>
      </w:rPr>
    </w:lvl>
    <w:lvl w:ilvl="3" w:tplc="0409000F" w:tentative="1">
      <w:start w:val="1"/>
      <w:numFmt w:val="decimal"/>
      <w:lvlText w:val="%4."/>
      <w:lvlJc w:val="left"/>
      <w:pPr>
        <w:tabs>
          <w:tab w:val="num" w:pos="2000"/>
        </w:tabs>
        <w:ind w:left="2000" w:hanging="400"/>
      </w:pPr>
      <w:rPr>
        <w:rFonts w:cs="Times New Roman"/>
      </w:rPr>
    </w:lvl>
    <w:lvl w:ilvl="4" w:tplc="04090019" w:tentative="1">
      <w:start w:val="1"/>
      <w:numFmt w:val="upperLetter"/>
      <w:lvlText w:val="%5."/>
      <w:lvlJc w:val="left"/>
      <w:pPr>
        <w:tabs>
          <w:tab w:val="num" w:pos="2400"/>
        </w:tabs>
        <w:ind w:left="2400" w:hanging="400"/>
      </w:pPr>
      <w:rPr>
        <w:rFonts w:cs="Times New Roman"/>
      </w:rPr>
    </w:lvl>
    <w:lvl w:ilvl="5" w:tplc="0409001B" w:tentative="1">
      <w:start w:val="1"/>
      <w:numFmt w:val="lowerRoman"/>
      <w:lvlText w:val="%6."/>
      <w:lvlJc w:val="right"/>
      <w:pPr>
        <w:tabs>
          <w:tab w:val="num" w:pos="2800"/>
        </w:tabs>
        <w:ind w:left="2800" w:hanging="400"/>
      </w:pPr>
      <w:rPr>
        <w:rFonts w:cs="Times New Roman"/>
      </w:rPr>
    </w:lvl>
    <w:lvl w:ilvl="6" w:tplc="0409000F" w:tentative="1">
      <w:start w:val="1"/>
      <w:numFmt w:val="decimal"/>
      <w:lvlText w:val="%7."/>
      <w:lvlJc w:val="left"/>
      <w:pPr>
        <w:tabs>
          <w:tab w:val="num" w:pos="3200"/>
        </w:tabs>
        <w:ind w:left="3200" w:hanging="400"/>
      </w:pPr>
      <w:rPr>
        <w:rFonts w:cs="Times New Roman"/>
      </w:rPr>
    </w:lvl>
    <w:lvl w:ilvl="7" w:tplc="04090019" w:tentative="1">
      <w:start w:val="1"/>
      <w:numFmt w:val="upperLetter"/>
      <w:lvlText w:val="%8."/>
      <w:lvlJc w:val="left"/>
      <w:pPr>
        <w:tabs>
          <w:tab w:val="num" w:pos="3600"/>
        </w:tabs>
        <w:ind w:left="3600" w:hanging="400"/>
      </w:pPr>
      <w:rPr>
        <w:rFonts w:cs="Times New Roman"/>
      </w:rPr>
    </w:lvl>
    <w:lvl w:ilvl="8" w:tplc="0409001B" w:tentative="1">
      <w:start w:val="1"/>
      <w:numFmt w:val="lowerRoman"/>
      <w:lvlText w:val="%9."/>
      <w:lvlJc w:val="right"/>
      <w:pPr>
        <w:tabs>
          <w:tab w:val="num" w:pos="4000"/>
        </w:tabs>
        <w:ind w:left="4000" w:hanging="400"/>
      </w:pPr>
      <w:rPr>
        <w:rFonts w:cs="Times New Roman"/>
      </w:rPr>
    </w:lvl>
  </w:abstractNum>
  <w:abstractNum w:abstractNumId="32" w15:restartNumberingAfterBreak="0">
    <w:nsid w:val="1D993760"/>
    <w:multiLevelType w:val="hybridMultilevel"/>
    <w:tmpl w:val="FED24EBE"/>
    <w:lvl w:ilvl="0" w:tplc="D62E5F1C">
      <w:start w:val="1"/>
      <w:numFmt w:val="lowerLetter"/>
      <w:lvlText w:val="(%1)"/>
      <w:lvlJc w:val="left"/>
      <w:pPr>
        <w:tabs>
          <w:tab w:val="num" w:pos="1701"/>
        </w:tabs>
        <w:ind w:left="1701" w:hanging="850"/>
      </w:pPr>
      <w:rPr>
        <w:rFonts w:hint="eastAsia"/>
      </w:rPr>
    </w:lvl>
    <w:lvl w:ilvl="1" w:tplc="40FC56DA">
      <w:start w:val="1"/>
      <w:numFmt w:val="decimalEnclosedCircle"/>
      <w:lvlText w:val="%2"/>
      <w:lvlJc w:val="left"/>
      <w:pPr>
        <w:ind w:left="1160" w:hanging="360"/>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3" w15:restartNumberingAfterBreak="0">
    <w:nsid w:val="1DAB5ED2"/>
    <w:multiLevelType w:val="hybridMultilevel"/>
    <w:tmpl w:val="CAE09774"/>
    <w:lvl w:ilvl="0" w:tplc="EBE8BE0E">
      <w:start w:val="1"/>
      <w:numFmt w:val="decimal"/>
      <w:pStyle w:val="a4"/>
      <w:lvlText w:val="%1."/>
      <w:lvlJc w:val="left"/>
      <w:pPr>
        <w:ind w:left="400" w:hanging="400"/>
      </w:pPr>
      <w:rPr>
        <w:rFonts w:hint="eastAsia"/>
      </w:rPr>
    </w:lvl>
    <w:lvl w:ilvl="1" w:tplc="04090019" w:tentative="1">
      <w:start w:val="1"/>
      <w:numFmt w:val="upperLetter"/>
      <w:lvlText w:val="%2."/>
      <w:lvlJc w:val="left"/>
      <w:pPr>
        <w:ind w:left="400" w:hanging="400"/>
      </w:pPr>
    </w:lvl>
    <w:lvl w:ilvl="2" w:tplc="0409001B" w:tentative="1">
      <w:start w:val="1"/>
      <w:numFmt w:val="lowerRoman"/>
      <w:lvlText w:val="%3."/>
      <w:lvlJc w:val="right"/>
      <w:pPr>
        <w:ind w:left="800" w:hanging="400"/>
      </w:pPr>
    </w:lvl>
    <w:lvl w:ilvl="3" w:tplc="0409000F" w:tentative="1">
      <w:start w:val="1"/>
      <w:numFmt w:val="decimal"/>
      <w:lvlText w:val="%4."/>
      <w:lvlJc w:val="left"/>
      <w:pPr>
        <w:ind w:left="1200" w:hanging="400"/>
      </w:pPr>
    </w:lvl>
    <w:lvl w:ilvl="4" w:tplc="04090019" w:tentative="1">
      <w:start w:val="1"/>
      <w:numFmt w:val="upperLetter"/>
      <w:lvlText w:val="%5."/>
      <w:lvlJc w:val="left"/>
      <w:pPr>
        <w:ind w:left="1600" w:hanging="400"/>
      </w:pPr>
    </w:lvl>
    <w:lvl w:ilvl="5" w:tplc="0409001B" w:tentative="1">
      <w:start w:val="1"/>
      <w:numFmt w:val="lowerRoman"/>
      <w:lvlText w:val="%6."/>
      <w:lvlJc w:val="right"/>
      <w:pPr>
        <w:ind w:left="2000" w:hanging="400"/>
      </w:pPr>
    </w:lvl>
    <w:lvl w:ilvl="6" w:tplc="0409000F" w:tentative="1">
      <w:start w:val="1"/>
      <w:numFmt w:val="decimal"/>
      <w:lvlText w:val="%7."/>
      <w:lvlJc w:val="left"/>
      <w:pPr>
        <w:ind w:left="2400" w:hanging="400"/>
      </w:pPr>
    </w:lvl>
    <w:lvl w:ilvl="7" w:tplc="04090019" w:tentative="1">
      <w:start w:val="1"/>
      <w:numFmt w:val="upperLetter"/>
      <w:lvlText w:val="%8."/>
      <w:lvlJc w:val="left"/>
      <w:pPr>
        <w:ind w:left="2800" w:hanging="400"/>
      </w:pPr>
    </w:lvl>
    <w:lvl w:ilvl="8" w:tplc="0409001B" w:tentative="1">
      <w:start w:val="1"/>
      <w:numFmt w:val="lowerRoman"/>
      <w:lvlText w:val="%9."/>
      <w:lvlJc w:val="right"/>
      <w:pPr>
        <w:ind w:left="3200" w:hanging="400"/>
      </w:pPr>
    </w:lvl>
  </w:abstractNum>
  <w:abstractNum w:abstractNumId="34" w15:restartNumberingAfterBreak="0">
    <w:nsid w:val="1EB24C69"/>
    <w:multiLevelType w:val="hybridMultilevel"/>
    <w:tmpl w:val="8DB2608C"/>
    <w:lvl w:ilvl="0" w:tplc="892E43C6">
      <w:start w:val="1"/>
      <w:numFmt w:val="lowerRoman"/>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15:restartNumberingAfterBreak="0">
    <w:nsid w:val="1F3C7F5F"/>
    <w:multiLevelType w:val="hybridMultilevel"/>
    <w:tmpl w:val="7FA2F9C0"/>
    <w:lvl w:ilvl="0" w:tplc="50C03F2A">
      <w:start w:val="1"/>
      <w:numFmt w:val="lowerLetter"/>
      <w:lvlText w:val="(%1)"/>
      <w:lvlJc w:val="left"/>
      <w:pPr>
        <w:tabs>
          <w:tab w:val="num" w:pos="1701"/>
        </w:tabs>
        <w:ind w:left="1701" w:hanging="85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6" w15:restartNumberingAfterBreak="0">
    <w:nsid w:val="201A4562"/>
    <w:multiLevelType w:val="hybridMultilevel"/>
    <w:tmpl w:val="1A00BB20"/>
    <w:lvl w:ilvl="0" w:tplc="6B82D08C">
      <w:start w:val="1"/>
      <w:numFmt w:val="lowerLetter"/>
      <w:lvlText w:val="(%1)"/>
      <w:lvlJc w:val="left"/>
      <w:pPr>
        <w:tabs>
          <w:tab w:val="num" w:pos="1701"/>
        </w:tabs>
        <w:ind w:left="1701" w:hanging="85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7" w15:restartNumberingAfterBreak="0">
    <w:nsid w:val="223B5E9A"/>
    <w:multiLevelType w:val="hybridMultilevel"/>
    <w:tmpl w:val="2A3A53F8"/>
    <w:lvl w:ilvl="0" w:tplc="D62E5F1C">
      <w:start w:val="1"/>
      <w:numFmt w:val="lowerLetter"/>
      <w:lvlText w:val="(%1)"/>
      <w:lvlJc w:val="left"/>
      <w:pPr>
        <w:tabs>
          <w:tab w:val="num" w:pos="1701"/>
        </w:tabs>
        <w:ind w:left="1701" w:hanging="850"/>
      </w:pPr>
      <w:rPr>
        <w:rFonts w:cs="Times New Roman"/>
      </w:rPr>
    </w:lvl>
    <w:lvl w:ilvl="1" w:tplc="04090019">
      <w:start w:val="1"/>
      <w:numFmt w:val="upperLetter"/>
      <w:lvlText w:val="%2."/>
      <w:lvlJc w:val="left"/>
      <w:pPr>
        <w:tabs>
          <w:tab w:val="num" w:pos="1200"/>
        </w:tabs>
        <w:ind w:left="1200" w:hanging="400"/>
      </w:pPr>
      <w:rPr>
        <w:rFonts w:cs="Times New Roman"/>
      </w:rPr>
    </w:lvl>
    <w:lvl w:ilvl="2" w:tplc="0409001B">
      <w:start w:val="1"/>
      <w:numFmt w:val="lowerRoman"/>
      <w:lvlText w:val="%3."/>
      <w:lvlJc w:val="right"/>
      <w:pPr>
        <w:tabs>
          <w:tab w:val="num" w:pos="1600"/>
        </w:tabs>
        <w:ind w:left="1600" w:hanging="400"/>
      </w:pPr>
      <w:rPr>
        <w:rFonts w:cs="Times New Roman"/>
      </w:rPr>
    </w:lvl>
    <w:lvl w:ilvl="3" w:tplc="0409000F">
      <w:start w:val="1"/>
      <w:numFmt w:val="decimal"/>
      <w:lvlText w:val="%4."/>
      <w:lvlJc w:val="left"/>
      <w:pPr>
        <w:tabs>
          <w:tab w:val="num" w:pos="2000"/>
        </w:tabs>
        <w:ind w:left="2000" w:hanging="400"/>
      </w:pPr>
      <w:rPr>
        <w:rFonts w:cs="Times New Roman"/>
      </w:rPr>
    </w:lvl>
    <w:lvl w:ilvl="4" w:tplc="04090019">
      <w:start w:val="1"/>
      <w:numFmt w:val="upperLetter"/>
      <w:lvlText w:val="%5."/>
      <w:lvlJc w:val="left"/>
      <w:pPr>
        <w:tabs>
          <w:tab w:val="num" w:pos="2400"/>
        </w:tabs>
        <w:ind w:left="2400" w:hanging="400"/>
      </w:pPr>
      <w:rPr>
        <w:rFonts w:cs="Times New Roman"/>
      </w:rPr>
    </w:lvl>
    <w:lvl w:ilvl="5" w:tplc="0409001B">
      <w:start w:val="1"/>
      <w:numFmt w:val="lowerRoman"/>
      <w:lvlText w:val="%6."/>
      <w:lvlJc w:val="right"/>
      <w:pPr>
        <w:tabs>
          <w:tab w:val="num" w:pos="2800"/>
        </w:tabs>
        <w:ind w:left="2800" w:hanging="400"/>
      </w:pPr>
      <w:rPr>
        <w:rFonts w:cs="Times New Roman"/>
      </w:rPr>
    </w:lvl>
    <w:lvl w:ilvl="6" w:tplc="0409000F">
      <w:start w:val="1"/>
      <w:numFmt w:val="decimal"/>
      <w:lvlText w:val="%7."/>
      <w:lvlJc w:val="left"/>
      <w:pPr>
        <w:tabs>
          <w:tab w:val="num" w:pos="3200"/>
        </w:tabs>
        <w:ind w:left="3200" w:hanging="400"/>
      </w:pPr>
      <w:rPr>
        <w:rFonts w:cs="Times New Roman"/>
      </w:rPr>
    </w:lvl>
    <w:lvl w:ilvl="7" w:tplc="04090019">
      <w:start w:val="1"/>
      <w:numFmt w:val="upperLetter"/>
      <w:lvlText w:val="%8."/>
      <w:lvlJc w:val="left"/>
      <w:pPr>
        <w:tabs>
          <w:tab w:val="num" w:pos="3600"/>
        </w:tabs>
        <w:ind w:left="3600" w:hanging="400"/>
      </w:pPr>
      <w:rPr>
        <w:rFonts w:cs="Times New Roman"/>
      </w:rPr>
    </w:lvl>
    <w:lvl w:ilvl="8" w:tplc="0409001B">
      <w:start w:val="1"/>
      <w:numFmt w:val="lowerRoman"/>
      <w:lvlText w:val="%9."/>
      <w:lvlJc w:val="right"/>
      <w:pPr>
        <w:tabs>
          <w:tab w:val="num" w:pos="4000"/>
        </w:tabs>
        <w:ind w:left="4000" w:hanging="400"/>
      </w:pPr>
      <w:rPr>
        <w:rFonts w:cs="Times New Roman"/>
      </w:rPr>
    </w:lvl>
  </w:abstractNum>
  <w:abstractNum w:abstractNumId="38" w15:restartNumberingAfterBreak="0">
    <w:nsid w:val="23CA4558"/>
    <w:multiLevelType w:val="multilevel"/>
    <w:tmpl w:val="1268A570"/>
    <w:lvl w:ilvl="0">
      <w:start w:val="1"/>
      <w:numFmt w:val="decimal"/>
      <w:lvlText w:val="제 %1 조"/>
      <w:lvlJc w:val="left"/>
      <w:pPr>
        <w:tabs>
          <w:tab w:val="num" w:pos="2722"/>
        </w:tabs>
        <w:ind w:left="2722" w:hanging="2722"/>
      </w:pPr>
      <w:rPr>
        <w:rFonts w:ascii="Times New Roman" w:eastAsia="바탕" w:hAnsi="Times New Roman" w:hint="default"/>
        <w:b/>
        <w:i w:val="0"/>
        <w:sz w:val="21"/>
        <w:szCs w:val="21"/>
        <w:lang w:val="en-US"/>
      </w:rPr>
    </w:lvl>
    <w:lvl w:ilvl="1">
      <w:start w:val="1"/>
      <w:numFmt w:val="decimal"/>
      <w:lvlText w:val="(%2)"/>
      <w:lvlJc w:val="left"/>
      <w:pPr>
        <w:tabs>
          <w:tab w:val="num" w:pos="964"/>
        </w:tabs>
        <w:ind w:left="907" w:hanging="680"/>
      </w:pPr>
      <w:rPr>
        <w:rFonts w:ascii="Times New Roman" w:eastAsia="바탕" w:hAnsi="Times New Roman" w:hint="default"/>
        <w:b w:val="0"/>
        <w:i w:val="0"/>
        <w:sz w:val="21"/>
        <w:szCs w:val="21"/>
      </w:rPr>
    </w:lvl>
    <w:lvl w:ilvl="2">
      <w:start w:val="1"/>
      <w:numFmt w:val="decimal"/>
      <w:lvlText w:val="%3."/>
      <w:lvlJc w:val="left"/>
      <w:pPr>
        <w:tabs>
          <w:tab w:val="num" w:pos="1701"/>
        </w:tabs>
        <w:ind w:left="1701" w:hanging="737"/>
      </w:pPr>
      <w:rPr>
        <w:rFonts w:ascii="Times New Roman" w:eastAsia="바탕" w:hAnsi="Times New Roman" w:cs="Times New Roman" w:hint="default"/>
        <w:b w:val="0"/>
        <w:i w:val="0"/>
        <w:snapToGrid w:val="0"/>
        <w:kern w:val="0"/>
        <w:sz w:val="23"/>
        <w:szCs w:val="23"/>
        <w:lang w:val="en-US"/>
      </w:rPr>
    </w:lvl>
    <w:lvl w:ilvl="3">
      <w:start w:val="1"/>
      <w:numFmt w:val="bullet"/>
      <w:lvlText w:val="○"/>
      <w:lvlJc w:val="left"/>
      <w:pPr>
        <w:tabs>
          <w:tab w:val="num" w:pos="1474"/>
        </w:tabs>
        <w:ind w:left="1474" w:hanging="453"/>
      </w:pPr>
      <w:rPr>
        <w:rFonts w:ascii="Times New Roman" w:hAnsi="Times New Roman" w:cs="Times New Roman" w:hint="default"/>
      </w:rPr>
    </w:lvl>
    <w:lvl w:ilvl="4">
      <w:start w:val="1"/>
      <w:numFmt w:val="bullet"/>
      <w:lvlText w:val="•"/>
      <w:lvlJc w:val="left"/>
      <w:pPr>
        <w:tabs>
          <w:tab w:val="num" w:pos="2041"/>
        </w:tabs>
        <w:ind w:left="2041" w:hanging="340"/>
      </w:pPr>
      <w:rPr>
        <w:rFonts w:ascii="Times New Roman" w:hAnsi="Times New Roman" w:cs="Times New Roman" w:hint="default"/>
      </w:rPr>
    </w:lvl>
    <w:lvl w:ilvl="5">
      <w:start w:val="1"/>
      <w:numFmt w:val="bullet"/>
      <w:lvlText w:val="−"/>
      <w:lvlJc w:val="left"/>
      <w:pPr>
        <w:tabs>
          <w:tab w:val="num" w:pos="2608"/>
        </w:tabs>
        <w:ind w:left="2608" w:hanging="340"/>
      </w:pPr>
      <w:rPr>
        <w:rFonts w:ascii="바탕체" w:eastAsia="바탕체" w:hAnsi="바탕체" w:hint="eastAsia"/>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220"/>
        </w:tabs>
        <w:ind w:left="5220" w:hanging="1440"/>
      </w:pPr>
      <w:rPr>
        <w:rFonts w:hint="default"/>
      </w:rPr>
    </w:lvl>
    <w:lvl w:ilvl="8">
      <w:start w:val="1"/>
      <w:numFmt w:val="decimal"/>
      <w:lvlText w:val="%1.%2.%3.%4.%5.%6.%7.%8.%9"/>
      <w:lvlJc w:val="left"/>
      <w:pPr>
        <w:tabs>
          <w:tab w:val="num" w:pos="6120"/>
        </w:tabs>
        <w:ind w:left="6120" w:hanging="1800"/>
      </w:pPr>
      <w:rPr>
        <w:rFonts w:hint="default"/>
      </w:rPr>
    </w:lvl>
  </w:abstractNum>
  <w:abstractNum w:abstractNumId="39" w15:restartNumberingAfterBreak="0">
    <w:nsid w:val="249C3007"/>
    <w:multiLevelType w:val="multilevel"/>
    <w:tmpl w:val="A9C69BFA"/>
    <w:styleLink w:val="071cm42"/>
    <w:lvl w:ilvl="0">
      <w:start w:val="1"/>
      <w:numFmt w:val="decimal"/>
      <w:lvlText w:val="(%1)"/>
      <w:lvlJc w:val="left"/>
      <w:pPr>
        <w:ind w:left="800" w:hanging="400"/>
      </w:pPr>
      <w:rPr>
        <w:rFonts w:eastAsiaTheme="minorEastAsia"/>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0" w15:restartNumberingAfterBreak="0">
    <w:nsid w:val="24AD3459"/>
    <w:multiLevelType w:val="multilevel"/>
    <w:tmpl w:val="C8CA91E8"/>
    <w:styleLink w:val="0cm36"/>
    <w:lvl w:ilvl="0">
      <w:start w:val="1"/>
      <w:numFmt w:val="decimal"/>
      <w:lvlText w:val="(%1)"/>
      <w:lvlJc w:val="left"/>
      <w:pPr>
        <w:ind w:left="360" w:hanging="360"/>
      </w:pPr>
      <w:rPr>
        <w:rFonts w:ascii="맑은 고딕" w:eastAsia="맑은 고딕" w:hAnsi="맑은 고딕"/>
        <w:kern w:val="2"/>
      </w:r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41" w15:restartNumberingAfterBreak="0">
    <w:nsid w:val="24E80294"/>
    <w:multiLevelType w:val="singleLevel"/>
    <w:tmpl w:val="4F585076"/>
    <w:lvl w:ilvl="0">
      <w:start w:val="1"/>
      <w:numFmt w:val="bullet"/>
      <w:pStyle w:val="14-3"/>
      <w:lvlText w:val="-"/>
      <w:lvlJc w:val="left"/>
      <w:pPr>
        <w:tabs>
          <w:tab w:val="num" w:pos="1134"/>
        </w:tabs>
        <w:ind w:left="1134" w:hanging="397"/>
      </w:pPr>
      <w:rPr>
        <w:rFonts w:ascii="바탕체" w:eastAsia="바탕체" w:hAnsi="Wingdings" w:hint="eastAsia"/>
        <w:sz w:val="24"/>
      </w:rPr>
    </w:lvl>
  </w:abstractNum>
  <w:abstractNum w:abstractNumId="42" w15:restartNumberingAfterBreak="0">
    <w:nsid w:val="255B3B55"/>
    <w:multiLevelType w:val="hybridMultilevel"/>
    <w:tmpl w:val="8DB2608C"/>
    <w:lvl w:ilvl="0" w:tplc="892E43C6">
      <w:start w:val="1"/>
      <w:numFmt w:val="lowerRoman"/>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15:restartNumberingAfterBreak="0">
    <w:nsid w:val="25781E29"/>
    <w:multiLevelType w:val="singleLevel"/>
    <w:tmpl w:val="6010D7F6"/>
    <w:lvl w:ilvl="0">
      <w:start w:val="1"/>
      <w:numFmt w:val="bullet"/>
      <w:pStyle w:val="12-4"/>
      <w:lvlText w:val="·"/>
      <w:lvlJc w:val="left"/>
      <w:pPr>
        <w:tabs>
          <w:tab w:val="num" w:pos="1191"/>
        </w:tabs>
        <w:ind w:left="1191" w:hanging="454"/>
      </w:pPr>
      <w:rPr>
        <w:rFonts w:ascii="바탕체" w:eastAsia="바탕체" w:hint="eastAsia"/>
        <w:b/>
        <w:i w:val="0"/>
        <w:sz w:val="20"/>
      </w:rPr>
    </w:lvl>
  </w:abstractNum>
  <w:abstractNum w:abstractNumId="44" w15:restartNumberingAfterBreak="0">
    <w:nsid w:val="259869A9"/>
    <w:multiLevelType w:val="hybridMultilevel"/>
    <w:tmpl w:val="06BA7548"/>
    <w:lvl w:ilvl="0" w:tplc="7CA4FB8A">
      <w:start w:val="1"/>
      <w:numFmt w:val="bullet"/>
      <w:pStyle w:val="14-2"/>
      <w:lvlText w:val=""/>
      <w:lvlJc w:val="left"/>
      <w:pPr>
        <w:tabs>
          <w:tab w:val="num" w:pos="851"/>
        </w:tabs>
        <w:ind w:left="851" w:hanging="397"/>
      </w:pPr>
      <w:rPr>
        <w:rFonts w:ascii="Wingdings" w:hAnsi="Wingdings" w:hint="default"/>
        <w:b w:val="0"/>
        <w:i w:val="0"/>
        <w:sz w:val="20"/>
      </w:rPr>
    </w:lvl>
    <w:lvl w:ilvl="1" w:tplc="50FA1E54">
      <w:numFmt w:val="bullet"/>
      <w:lvlText w:val="-"/>
      <w:lvlJc w:val="left"/>
      <w:pPr>
        <w:tabs>
          <w:tab w:val="num" w:pos="1444"/>
        </w:tabs>
        <w:ind w:left="1444" w:hanging="360"/>
      </w:pPr>
      <w:rPr>
        <w:rFonts w:ascii="Times New Roman" w:eastAsia="바탕" w:hAnsi="Times New Roman" w:hint="default"/>
      </w:rPr>
    </w:lvl>
    <w:lvl w:ilvl="2" w:tplc="0409001B" w:tentative="1">
      <w:start w:val="1"/>
      <w:numFmt w:val="bullet"/>
      <w:lvlText w:val=""/>
      <w:lvlJc w:val="left"/>
      <w:pPr>
        <w:tabs>
          <w:tab w:val="num" w:pos="1884"/>
        </w:tabs>
        <w:ind w:left="1884" w:hanging="400"/>
      </w:pPr>
      <w:rPr>
        <w:rFonts w:ascii="Wingdings" w:hAnsi="Wingdings" w:hint="default"/>
      </w:rPr>
    </w:lvl>
    <w:lvl w:ilvl="3" w:tplc="0409000F" w:tentative="1">
      <w:start w:val="1"/>
      <w:numFmt w:val="bullet"/>
      <w:lvlText w:val=""/>
      <w:lvlJc w:val="left"/>
      <w:pPr>
        <w:tabs>
          <w:tab w:val="num" w:pos="2284"/>
        </w:tabs>
        <w:ind w:left="2284" w:hanging="400"/>
      </w:pPr>
      <w:rPr>
        <w:rFonts w:ascii="Wingdings" w:hAnsi="Wingdings" w:hint="default"/>
      </w:rPr>
    </w:lvl>
    <w:lvl w:ilvl="4" w:tplc="04090019" w:tentative="1">
      <w:start w:val="1"/>
      <w:numFmt w:val="bullet"/>
      <w:lvlText w:val=""/>
      <w:lvlJc w:val="left"/>
      <w:pPr>
        <w:tabs>
          <w:tab w:val="num" w:pos="2684"/>
        </w:tabs>
        <w:ind w:left="2684" w:hanging="400"/>
      </w:pPr>
      <w:rPr>
        <w:rFonts w:ascii="Wingdings" w:hAnsi="Wingdings" w:hint="default"/>
      </w:rPr>
    </w:lvl>
    <w:lvl w:ilvl="5" w:tplc="0409001B" w:tentative="1">
      <w:start w:val="1"/>
      <w:numFmt w:val="bullet"/>
      <w:lvlText w:val=""/>
      <w:lvlJc w:val="left"/>
      <w:pPr>
        <w:tabs>
          <w:tab w:val="num" w:pos="3084"/>
        </w:tabs>
        <w:ind w:left="3084" w:hanging="400"/>
      </w:pPr>
      <w:rPr>
        <w:rFonts w:ascii="Wingdings" w:hAnsi="Wingdings" w:hint="default"/>
      </w:rPr>
    </w:lvl>
    <w:lvl w:ilvl="6" w:tplc="0409000F" w:tentative="1">
      <w:start w:val="1"/>
      <w:numFmt w:val="bullet"/>
      <w:lvlText w:val=""/>
      <w:lvlJc w:val="left"/>
      <w:pPr>
        <w:tabs>
          <w:tab w:val="num" w:pos="3484"/>
        </w:tabs>
        <w:ind w:left="3484" w:hanging="400"/>
      </w:pPr>
      <w:rPr>
        <w:rFonts w:ascii="Wingdings" w:hAnsi="Wingdings" w:hint="default"/>
      </w:rPr>
    </w:lvl>
    <w:lvl w:ilvl="7" w:tplc="04090019" w:tentative="1">
      <w:start w:val="1"/>
      <w:numFmt w:val="bullet"/>
      <w:lvlText w:val=""/>
      <w:lvlJc w:val="left"/>
      <w:pPr>
        <w:tabs>
          <w:tab w:val="num" w:pos="3884"/>
        </w:tabs>
        <w:ind w:left="3884" w:hanging="400"/>
      </w:pPr>
      <w:rPr>
        <w:rFonts w:ascii="Wingdings" w:hAnsi="Wingdings" w:hint="default"/>
      </w:rPr>
    </w:lvl>
    <w:lvl w:ilvl="8" w:tplc="0409001B" w:tentative="1">
      <w:start w:val="1"/>
      <w:numFmt w:val="bullet"/>
      <w:lvlText w:val=""/>
      <w:lvlJc w:val="left"/>
      <w:pPr>
        <w:tabs>
          <w:tab w:val="num" w:pos="4284"/>
        </w:tabs>
        <w:ind w:left="4284" w:hanging="400"/>
      </w:pPr>
      <w:rPr>
        <w:rFonts w:ascii="Wingdings" w:hAnsi="Wingdings" w:hint="default"/>
      </w:rPr>
    </w:lvl>
  </w:abstractNum>
  <w:abstractNum w:abstractNumId="45" w15:restartNumberingAfterBreak="0">
    <w:nsid w:val="29D4623C"/>
    <w:multiLevelType w:val="multilevel"/>
    <w:tmpl w:val="D9D8C020"/>
    <w:lvl w:ilvl="0">
      <w:start w:val="9"/>
      <w:numFmt w:val="decimal"/>
      <w:lvlText w:val="%1"/>
      <w:lvlJc w:val="left"/>
      <w:pPr>
        <w:tabs>
          <w:tab w:val="num" w:pos="2355"/>
        </w:tabs>
        <w:ind w:left="2355" w:hanging="2355"/>
      </w:pPr>
      <w:rPr>
        <w:rFonts w:hint="eastAsia"/>
      </w:rPr>
    </w:lvl>
    <w:lvl w:ilvl="1">
      <w:start w:val="1"/>
      <w:numFmt w:val="decimal"/>
      <w:lvlText w:val="9.%2"/>
      <w:lvlJc w:val="left"/>
      <w:pPr>
        <w:tabs>
          <w:tab w:val="num" w:pos="851"/>
        </w:tabs>
        <w:ind w:left="851" w:hanging="851"/>
      </w:pPr>
      <w:rPr>
        <w:rFonts w:cs="Arial" w:hint="default"/>
        <w:b w:val="0"/>
        <w:i w:val="0"/>
        <w:spacing w:val="0"/>
      </w:rPr>
    </w:lvl>
    <w:lvl w:ilvl="2">
      <w:start w:val="1"/>
      <w:numFmt w:val="decimal"/>
      <w:lvlText w:val="%1.%2.%3"/>
      <w:lvlJc w:val="left"/>
      <w:pPr>
        <w:tabs>
          <w:tab w:val="num" w:pos="2355"/>
        </w:tabs>
        <w:ind w:left="2355" w:hanging="2355"/>
      </w:pPr>
      <w:rPr>
        <w:rFonts w:hint="eastAsia"/>
      </w:rPr>
    </w:lvl>
    <w:lvl w:ilvl="3">
      <w:start w:val="1"/>
      <w:numFmt w:val="decimal"/>
      <w:lvlText w:val="%1.%2.%3.%4"/>
      <w:lvlJc w:val="left"/>
      <w:pPr>
        <w:tabs>
          <w:tab w:val="num" w:pos="2355"/>
        </w:tabs>
        <w:ind w:left="2355" w:hanging="2355"/>
      </w:pPr>
      <w:rPr>
        <w:rFonts w:hint="eastAsia"/>
      </w:rPr>
    </w:lvl>
    <w:lvl w:ilvl="4">
      <w:start w:val="1"/>
      <w:numFmt w:val="decimal"/>
      <w:lvlText w:val="%1.%2.%3.%4.%5"/>
      <w:lvlJc w:val="left"/>
      <w:pPr>
        <w:tabs>
          <w:tab w:val="num" w:pos="2355"/>
        </w:tabs>
        <w:ind w:left="2355" w:hanging="2355"/>
      </w:pPr>
      <w:rPr>
        <w:rFonts w:hint="eastAsia"/>
      </w:rPr>
    </w:lvl>
    <w:lvl w:ilvl="5">
      <w:start w:val="1"/>
      <w:numFmt w:val="decimal"/>
      <w:lvlText w:val="%1.%2.%3.%4.%5.%6"/>
      <w:lvlJc w:val="left"/>
      <w:pPr>
        <w:tabs>
          <w:tab w:val="num" w:pos="2355"/>
        </w:tabs>
        <w:ind w:left="2355" w:hanging="2355"/>
      </w:pPr>
      <w:rPr>
        <w:rFonts w:hint="eastAsia"/>
      </w:rPr>
    </w:lvl>
    <w:lvl w:ilvl="6">
      <w:start w:val="1"/>
      <w:numFmt w:val="decimal"/>
      <w:lvlText w:val="%1.%2.%3.%4.%5.%6.%7"/>
      <w:lvlJc w:val="left"/>
      <w:pPr>
        <w:tabs>
          <w:tab w:val="num" w:pos="2355"/>
        </w:tabs>
        <w:ind w:left="2355" w:hanging="2355"/>
      </w:pPr>
      <w:rPr>
        <w:rFonts w:hint="eastAsia"/>
      </w:rPr>
    </w:lvl>
    <w:lvl w:ilvl="7">
      <w:start w:val="1"/>
      <w:numFmt w:val="decimal"/>
      <w:lvlText w:val="%1.%2.%3.%4.%5.%6.%7.%8"/>
      <w:lvlJc w:val="left"/>
      <w:pPr>
        <w:tabs>
          <w:tab w:val="num" w:pos="2355"/>
        </w:tabs>
        <w:ind w:left="2355" w:hanging="2355"/>
      </w:pPr>
      <w:rPr>
        <w:rFonts w:hint="eastAsia"/>
      </w:rPr>
    </w:lvl>
    <w:lvl w:ilvl="8">
      <w:start w:val="1"/>
      <w:numFmt w:val="decimal"/>
      <w:lvlText w:val="%1.%2.%3.%4.%5.%6.%7.%8.%9"/>
      <w:lvlJc w:val="left"/>
      <w:pPr>
        <w:tabs>
          <w:tab w:val="num" w:pos="2355"/>
        </w:tabs>
        <w:ind w:left="2355" w:hanging="2355"/>
      </w:pPr>
      <w:rPr>
        <w:rFonts w:hint="eastAsia"/>
      </w:rPr>
    </w:lvl>
  </w:abstractNum>
  <w:abstractNum w:abstractNumId="46" w15:restartNumberingAfterBreak="0">
    <w:nsid w:val="2AAD6539"/>
    <w:multiLevelType w:val="hybridMultilevel"/>
    <w:tmpl w:val="48820BD6"/>
    <w:lvl w:ilvl="0" w:tplc="6B620FF8">
      <w:start w:val="1"/>
      <w:numFmt w:val="lowerLetter"/>
      <w:lvlText w:val="(%1)"/>
      <w:lvlJc w:val="left"/>
      <w:pPr>
        <w:tabs>
          <w:tab w:val="num" w:pos="1701"/>
        </w:tabs>
        <w:ind w:left="1701" w:hanging="850"/>
      </w:pPr>
      <w:rPr>
        <w:rFonts w:ascii="Times New Roman" w:hAnsi="Times New Roman" w:cs="Times New Roman"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7" w15:restartNumberingAfterBreak="0">
    <w:nsid w:val="2C9F1C61"/>
    <w:multiLevelType w:val="multilevel"/>
    <w:tmpl w:val="E4A65C24"/>
    <w:styleLink w:val="071cm44"/>
    <w:lvl w:ilvl="0">
      <w:start w:val="1"/>
      <w:numFmt w:val="decimal"/>
      <w:lvlText w:val="%1."/>
      <w:lvlJc w:val="left"/>
      <w:pPr>
        <w:ind w:left="800" w:hanging="400"/>
      </w:pPr>
      <w:rPr>
        <w:rFonts w:eastAsiaTheme="minorEastAsia"/>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8" w15:restartNumberingAfterBreak="0">
    <w:nsid w:val="2DBF41D7"/>
    <w:multiLevelType w:val="hybridMultilevel"/>
    <w:tmpl w:val="2A6253D6"/>
    <w:lvl w:ilvl="0" w:tplc="6B82D08C">
      <w:start w:val="1"/>
      <w:numFmt w:val="lowerLetter"/>
      <w:lvlText w:val="(%1)"/>
      <w:lvlJc w:val="left"/>
      <w:pPr>
        <w:tabs>
          <w:tab w:val="num" w:pos="1701"/>
        </w:tabs>
        <w:ind w:left="1701" w:hanging="85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9" w15:restartNumberingAfterBreak="0">
    <w:nsid w:val="2E7C7B69"/>
    <w:multiLevelType w:val="hybridMultilevel"/>
    <w:tmpl w:val="570E4C46"/>
    <w:lvl w:ilvl="0" w:tplc="57527B9E">
      <w:start w:val="1"/>
      <w:numFmt w:val="decimalEnclosedCircle"/>
      <w:pStyle w:val="a5"/>
      <w:lvlText w:val="%1"/>
      <w:lvlJc w:val="left"/>
      <w:pPr>
        <w:ind w:left="400" w:hanging="400"/>
      </w:pPr>
      <w:rPr>
        <w:rFonts w:hint="eastAsia"/>
        <w:sz w:val="22"/>
        <w:szCs w:val="22"/>
        <w:lang w:val="en-US"/>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0" w15:restartNumberingAfterBreak="0">
    <w:nsid w:val="2F935DE7"/>
    <w:multiLevelType w:val="multilevel"/>
    <w:tmpl w:val="CC4E832C"/>
    <w:styleLink w:val="071cm43"/>
    <w:lvl w:ilvl="0">
      <w:start w:val="1"/>
      <w:numFmt w:val="decimal"/>
      <w:lvlText w:val="(%1)"/>
      <w:lvlJc w:val="left"/>
      <w:pPr>
        <w:ind w:left="737" w:hanging="737"/>
      </w:pPr>
      <w:rPr>
        <w:rFonts w:eastAsia="바탕" w:hint="eastAsia"/>
      </w:rPr>
    </w:lvl>
    <w:lvl w:ilvl="1">
      <w:start w:val="1"/>
      <w:numFmt w:val="upperLetter"/>
      <w:lvlText w:val="%2."/>
      <w:lvlJc w:val="left"/>
      <w:pPr>
        <w:ind w:left="1200" w:hanging="400"/>
      </w:pPr>
      <w:rPr>
        <w:rFonts w:hint="eastAsia"/>
      </w:rPr>
    </w:lvl>
    <w:lvl w:ilvl="2">
      <w:start w:val="1"/>
      <w:numFmt w:val="lowerRoman"/>
      <w:lvlText w:val="%3."/>
      <w:lvlJc w:val="right"/>
      <w:pPr>
        <w:ind w:left="1600" w:hanging="400"/>
      </w:pPr>
      <w:rPr>
        <w:rFonts w:hint="eastAsia"/>
      </w:rPr>
    </w:lvl>
    <w:lvl w:ilvl="3">
      <w:start w:val="1"/>
      <w:numFmt w:val="decimal"/>
      <w:lvlText w:val="%4."/>
      <w:lvlJc w:val="left"/>
      <w:pPr>
        <w:ind w:left="2000" w:hanging="400"/>
      </w:pPr>
      <w:rPr>
        <w:rFonts w:hint="eastAsia"/>
      </w:rPr>
    </w:lvl>
    <w:lvl w:ilvl="4">
      <w:start w:val="1"/>
      <w:numFmt w:val="upperLetter"/>
      <w:lvlText w:val="%5."/>
      <w:lvlJc w:val="left"/>
      <w:pPr>
        <w:ind w:left="2400" w:hanging="400"/>
      </w:pPr>
      <w:rPr>
        <w:rFonts w:hint="eastAsia"/>
      </w:rPr>
    </w:lvl>
    <w:lvl w:ilvl="5">
      <w:start w:val="1"/>
      <w:numFmt w:val="lowerRoman"/>
      <w:lvlText w:val="%6."/>
      <w:lvlJc w:val="right"/>
      <w:pPr>
        <w:ind w:left="2800" w:hanging="400"/>
      </w:pPr>
      <w:rPr>
        <w:rFonts w:hint="eastAsia"/>
      </w:rPr>
    </w:lvl>
    <w:lvl w:ilvl="6">
      <w:start w:val="1"/>
      <w:numFmt w:val="decimal"/>
      <w:lvlText w:val="%7."/>
      <w:lvlJc w:val="left"/>
      <w:pPr>
        <w:ind w:left="3200" w:hanging="400"/>
      </w:pPr>
      <w:rPr>
        <w:rFonts w:hint="eastAsia"/>
      </w:rPr>
    </w:lvl>
    <w:lvl w:ilvl="7">
      <w:start w:val="1"/>
      <w:numFmt w:val="upperLetter"/>
      <w:lvlText w:val="%8."/>
      <w:lvlJc w:val="left"/>
      <w:pPr>
        <w:ind w:left="3600" w:hanging="400"/>
      </w:pPr>
      <w:rPr>
        <w:rFonts w:hint="eastAsia"/>
      </w:rPr>
    </w:lvl>
    <w:lvl w:ilvl="8">
      <w:start w:val="1"/>
      <w:numFmt w:val="lowerRoman"/>
      <w:lvlText w:val="%9."/>
      <w:lvlJc w:val="right"/>
      <w:pPr>
        <w:ind w:left="4000" w:hanging="400"/>
      </w:pPr>
      <w:rPr>
        <w:rFonts w:hint="eastAsia"/>
      </w:rPr>
    </w:lvl>
  </w:abstractNum>
  <w:abstractNum w:abstractNumId="51" w15:restartNumberingAfterBreak="0">
    <w:nsid w:val="2FB73303"/>
    <w:multiLevelType w:val="hybridMultilevel"/>
    <w:tmpl w:val="6DB8A79C"/>
    <w:lvl w:ilvl="0" w:tplc="04090011">
      <w:start w:val="1"/>
      <w:numFmt w:val="decimalEnclosedCircle"/>
      <w:lvlText w:val="%1"/>
      <w:lvlJc w:val="left"/>
      <w:pPr>
        <w:ind w:left="968" w:hanging="400"/>
      </w:pPr>
    </w:lvl>
    <w:lvl w:ilvl="1" w:tplc="04090019" w:tentative="1">
      <w:start w:val="1"/>
      <w:numFmt w:val="upperLetter"/>
      <w:lvlText w:val="%2."/>
      <w:lvlJc w:val="left"/>
      <w:pPr>
        <w:ind w:left="1368" w:hanging="400"/>
      </w:pPr>
    </w:lvl>
    <w:lvl w:ilvl="2" w:tplc="0409001B" w:tentative="1">
      <w:start w:val="1"/>
      <w:numFmt w:val="lowerRoman"/>
      <w:lvlText w:val="%3."/>
      <w:lvlJc w:val="right"/>
      <w:pPr>
        <w:ind w:left="1768" w:hanging="400"/>
      </w:pPr>
    </w:lvl>
    <w:lvl w:ilvl="3" w:tplc="0409000F" w:tentative="1">
      <w:start w:val="1"/>
      <w:numFmt w:val="decimal"/>
      <w:lvlText w:val="%4."/>
      <w:lvlJc w:val="left"/>
      <w:pPr>
        <w:ind w:left="2168" w:hanging="400"/>
      </w:pPr>
    </w:lvl>
    <w:lvl w:ilvl="4" w:tplc="04090019" w:tentative="1">
      <w:start w:val="1"/>
      <w:numFmt w:val="upperLetter"/>
      <w:lvlText w:val="%5."/>
      <w:lvlJc w:val="left"/>
      <w:pPr>
        <w:ind w:left="2568" w:hanging="400"/>
      </w:pPr>
    </w:lvl>
    <w:lvl w:ilvl="5" w:tplc="0409001B" w:tentative="1">
      <w:start w:val="1"/>
      <w:numFmt w:val="lowerRoman"/>
      <w:lvlText w:val="%6."/>
      <w:lvlJc w:val="right"/>
      <w:pPr>
        <w:ind w:left="2968" w:hanging="400"/>
      </w:pPr>
    </w:lvl>
    <w:lvl w:ilvl="6" w:tplc="0409000F" w:tentative="1">
      <w:start w:val="1"/>
      <w:numFmt w:val="decimal"/>
      <w:lvlText w:val="%7."/>
      <w:lvlJc w:val="left"/>
      <w:pPr>
        <w:ind w:left="3368" w:hanging="400"/>
      </w:pPr>
    </w:lvl>
    <w:lvl w:ilvl="7" w:tplc="04090019" w:tentative="1">
      <w:start w:val="1"/>
      <w:numFmt w:val="upperLetter"/>
      <w:lvlText w:val="%8."/>
      <w:lvlJc w:val="left"/>
      <w:pPr>
        <w:ind w:left="3768" w:hanging="400"/>
      </w:pPr>
    </w:lvl>
    <w:lvl w:ilvl="8" w:tplc="0409001B" w:tentative="1">
      <w:start w:val="1"/>
      <w:numFmt w:val="lowerRoman"/>
      <w:lvlText w:val="%9."/>
      <w:lvlJc w:val="right"/>
      <w:pPr>
        <w:ind w:left="4168" w:hanging="400"/>
      </w:pPr>
    </w:lvl>
  </w:abstractNum>
  <w:abstractNum w:abstractNumId="52" w15:restartNumberingAfterBreak="0">
    <w:nsid w:val="32D018F3"/>
    <w:multiLevelType w:val="singleLevel"/>
    <w:tmpl w:val="66FC5AD6"/>
    <w:lvl w:ilvl="0">
      <w:start w:val="1"/>
      <w:numFmt w:val="bullet"/>
      <w:pStyle w:val="3-3"/>
      <w:lvlText w:val="­"/>
      <w:lvlJc w:val="left"/>
      <w:pPr>
        <w:tabs>
          <w:tab w:val="num" w:pos="1040"/>
        </w:tabs>
        <w:ind w:left="1021" w:hanging="341"/>
      </w:pPr>
      <w:rPr>
        <w:rFonts w:ascii="바탕체" w:eastAsia="바탕체" w:hint="eastAsia"/>
        <w:sz w:val="24"/>
      </w:rPr>
    </w:lvl>
  </w:abstractNum>
  <w:abstractNum w:abstractNumId="53" w15:restartNumberingAfterBreak="0">
    <w:nsid w:val="37E1004F"/>
    <w:multiLevelType w:val="hybridMultilevel"/>
    <w:tmpl w:val="A842A05E"/>
    <w:lvl w:ilvl="0" w:tplc="BEEE363E">
      <w:start w:val="1"/>
      <w:numFmt w:val="decimal"/>
      <w:lvlText w:val="(%1)"/>
      <w:lvlJc w:val="left"/>
      <w:pPr>
        <w:ind w:left="644" w:hanging="360"/>
      </w:pPr>
      <w:rPr>
        <w:rFonts w:hint="default"/>
        <w:color w:val="000000" w:themeColor="text1"/>
      </w:rPr>
    </w:lvl>
    <w:lvl w:ilvl="1" w:tplc="04090019" w:tentative="1">
      <w:start w:val="1"/>
      <w:numFmt w:val="upperLetter"/>
      <w:lvlText w:val="%2."/>
      <w:lvlJc w:val="left"/>
      <w:pPr>
        <w:ind w:left="1084" w:hanging="400"/>
      </w:pPr>
    </w:lvl>
    <w:lvl w:ilvl="2" w:tplc="0409001B" w:tentative="1">
      <w:start w:val="1"/>
      <w:numFmt w:val="lowerRoman"/>
      <w:lvlText w:val="%3."/>
      <w:lvlJc w:val="right"/>
      <w:pPr>
        <w:ind w:left="1484" w:hanging="400"/>
      </w:pPr>
    </w:lvl>
    <w:lvl w:ilvl="3" w:tplc="0409000F" w:tentative="1">
      <w:start w:val="1"/>
      <w:numFmt w:val="decimal"/>
      <w:lvlText w:val="%4."/>
      <w:lvlJc w:val="left"/>
      <w:pPr>
        <w:ind w:left="1884" w:hanging="400"/>
      </w:pPr>
    </w:lvl>
    <w:lvl w:ilvl="4" w:tplc="04090019" w:tentative="1">
      <w:start w:val="1"/>
      <w:numFmt w:val="upperLetter"/>
      <w:lvlText w:val="%5."/>
      <w:lvlJc w:val="left"/>
      <w:pPr>
        <w:ind w:left="2284" w:hanging="400"/>
      </w:pPr>
    </w:lvl>
    <w:lvl w:ilvl="5" w:tplc="0409001B" w:tentative="1">
      <w:start w:val="1"/>
      <w:numFmt w:val="lowerRoman"/>
      <w:lvlText w:val="%6."/>
      <w:lvlJc w:val="right"/>
      <w:pPr>
        <w:ind w:left="2684" w:hanging="400"/>
      </w:pPr>
    </w:lvl>
    <w:lvl w:ilvl="6" w:tplc="0409000F" w:tentative="1">
      <w:start w:val="1"/>
      <w:numFmt w:val="decimal"/>
      <w:lvlText w:val="%7."/>
      <w:lvlJc w:val="left"/>
      <w:pPr>
        <w:ind w:left="3084" w:hanging="400"/>
      </w:pPr>
    </w:lvl>
    <w:lvl w:ilvl="7" w:tplc="04090019" w:tentative="1">
      <w:start w:val="1"/>
      <w:numFmt w:val="upperLetter"/>
      <w:lvlText w:val="%8."/>
      <w:lvlJc w:val="left"/>
      <w:pPr>
        <w:ind w:left="3484" w:hanging="400"/>
      </w:pPr>
    </w:lvl>
    <w:lvl w:ilvl="8" w:tplc="0409001B" w:tentative="1">
      <w:start w:val="1"/>
      <w:numFmt w:val="lowerRoman"/>
      <w:lvlText w:val="%9."/>
      <w:lvlJc w:val="right"/>
      <w:pPr>
        <w:ind w:left="3884" w:hanging="400"/>
      </w:pPr>
    </w:lvl>
  </w:abstractNum>
  <w:abstractNum w:abstractNumId="54" w15:restartNumberingAfterBreak="0">
    <w:nsid w:val="383A41A6"/>
    <w:multiLevelType w:val="multilevel"/>
    <w:tmpl w:val="6B82EEEA"/>
    <w:lvl w:ilvl="0">
      <w:start w:val="11"/>
      <w:numFmt w:val="decimal"/>
      <w:lvlText w:val="%1"/>
      <w:lvlJc w:val="left"/>
      <w:pPr>
        <w:tabs>
          <w:tab w:val="num" w:pos="795"/>
        </w:tabs>
        <w:ind w:left="795" w:hanging="795"/>
      </w:pPr>
      <w:rPr>
        <w:rFonts w:hint="eastAsia"/>
      </w:rPr>
    </w:lvl>
    <w:lvl w:ilvl="1">
      <w:start w:val="1"/>
      <w:numFmt w:val="decimal"/>
      <w:lvlText w:val="12.%2"/>
      <w:lvlJc w:val="left"/>
      <w:pPr>
        <w:tabs>
          <w:tab w:val="num" w:pos="851"/>
        </w:tabs>
        <w:ind w:left="851" w:hanging="851"/>
      </w:pPr>
      <w:rPr>
        <w:rFonts w:cs="Arial" w:hint="default"/>
        <w:b w:val="0"/>
        <w:i w:val="0"/>
        <w:spacing w:val="0"/>
        <w:lang w:eastAsia="ko-KR"/>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55" w15:restartNumberingAfterBreak="0">
    <w:nsid w:val="396941FA"/>
    <w:multiLevelType w:val="hybridMultilevel"/>
    <w:tmpl w:val="ECAC4446"/>
    <w:lvl w:ilvl="0" w:tplc="892E43C6">
      <w:start w:val="1"/>
      <w:numFmt w:val="lowerRoman"/>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 w15:restartNumberingAfterBreak="0">
    <w:nsid w:val="397F075E"/>
    <w:multiLevelType w:val="hybridMultilevel"/>
    <w:tmpl w:val="B9FA507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 w15:restartNumberingAfterBreak="0">
    <w:nsid w:val="3A4A7A24"/>
    <w:multiLevelType w:val="singleLevel"/>
    <w:tmpl w:val="02028486"/>
    <w:lvl w:ilvl="0">
      <w:start w:val="1"/>
      <w:numFmt w:val="bullet"/>
      <w:pStyle w:val="12-1"/>
      <w:lvlText w:val=""/>
      <w:lvlJc w:val="left"/>
      <w:pPr>
        <w:tabs>
          <w:tab w:val="num" w:pos="624"/>
        </w:tabs>
        <w:ind w:left="624" w:hanging="454"/>
      </w:pPr>
      <w:rPr>
        <w:rFonts w:ascii="Verdana" w:hAnsi="Verdana" w:hint="default"/>
        <w:b w:val="0"/>
        <w:i w:val="0"/>
        <w:sz w:val="22"/>
      </w:rPr>
    </w:lvl>
  </w:abstractNum>
  <w:abstractNum w:abstractNumId="58" w15:restartNumberingAfterBreak="0">
    <w:nsid w:val="3ACC574D"/>
    <w:multiLevelType w:val="hybridMultilevel"/>
    <w:tmpl w:val="A842A05E"/>
    <w:lvl w:ilvl="0" w:tplc="BEEE363E">
      <w:start w:val="1"/>
      <w:numFmt w:val="decimal"/>
      <w:lvlText w:val="(%1)"/>
      <w:lvlJc w:val="left"/>
      <w:pPr>
        <w:ind w:left="644" w:hanging="360"/>
      </w:pPr>
      <w:rPr>
        <w:rFonts w:hint="default"/>
        <w:color w:val="000000" w:themeColor="text1"/>
      </w:rPr>
    </w:lvl>
    <w:lvl w:ilvl="1" w:tplc="04090019" w:tentative="1">
      <w:start w:val="1"/>
      <w:numFmt w:val="upperLetter"/>
      <w:lvlText w:val="%2."/>
      <w:lvlJc w:val="left"/>
      <w:pPr>
        <w:ind w:left="1084" w:hanging="400"/>
      </w:pPr>
    </w:lvl>
    <w:lvl w:ilvl="2" w:tplc="0409001B" w:tentative="1">
      <w:start w:val="1"/>
      <w:numFmt w:val="lowerRoman"/>
      <w:lvlText w:val="%3."/>
      <w:lvlJc w:val="right"/>
      <w:pPr>
        <w:ind w:left="1484" w:hanging="400"/>
      </w:pPr>
    </w:lvl>
    <w:lvl w:ilvl="3" w:tplc="0409000F" w:tentative="1">
      <w:start w:val="1"/>
      <w:numFmt w:val="decimal"/>
      <w:lvlText w:val="%4."/>
      <w:lvlJc w:val="left"/>
      <w:pPr>
        <w:ind w:left="1884" w:hanging="400"/>
      </w:pPr>
    </w:lvl>
    <w:lvl w:ilvl="4" w:tplc="04090019" w:tentative="1">
      <w:start w:val="1"/>
      <w:numFmt w:val="upperLetter"/>
      <w:lvlText w:val="%5."/>
      <w:lvlJc w:val="left"/>
      <w:pPr>
        <w:ind w:left="2284" w:hanging="400"/>
      </w:pPr>
    </w:lvl>
    <w:lvl w:ilvl="5" w:tplc="0409001B" w:tentative="1">
      <w:start w:val="1"/>
      <w:numFmt w:val="lowerRoman"/>
      <w:lvlText w:val="%6."/>
      <w:lvlJc w:val="right"/>
      <w:pPr>
        <w:ind w:left="2684" w:hanging="400"/>
      </w:pPr>
    </w:lvl>
    <w:lvl w:ilvl="6" w:tplc="0409000F" w:tentative="1">
      <w:start w:val="1"/>
      <w:numFmt w:val="decimal"/>
      <w:lvlText w:val="%7."/>
      <w:lvlJc w:val="left"/>
      <w:pPr>
        <w:ind w:left="3084" w:hanging="400"/>
      </w:pPr>
    </w:lvl>
    <w:lvl w:ilvl="7" w:tplc="04090019" w:tentative="1">
      <w:start w:val="1"/>
      <w:numFmt w:val="upperLetter"/>
      <w:lvlText w:val="%8."/>
      <w:lvlJc w:val="left"/>
      <w:pPr>
        <w:ind w:left="3484" w:hanging="400"/>
      </w:pPr>
    </w:lvl>
    <w:lvl w:ilvl="8" w:tplc="0409001B" w:tentative="1">
      <w:start w:val="1"/>
      <w:numFmt w:val="lowerRoman"/>
      <w:lvlText w:val="%9."/>
      <w:lvlJc w:val="right"/>
      <w:pPr>
        <w:ind w:left="3884" w:hanging="400"/>
      </w:pPr>
    </w:lvl>
  </w:abstractNum>
  <w:abstractNum w:abstractNumId="59" w15:restartNumberingAfterBreak="0">
    <w:nsid w:val="3B9C0406"/>
    <w:multiLevelType w:val="hybridMultilevel"/>
    <w:tmpl w:val="D1FE8D9A"/>
    <w:lvl w:ilvl="0" w:tplc="E71CC3CE">
      <w:start w:val="1"/>
      <w:numFmt w:val="decimal"/>
      <w:lvlText w:val="(%1)"/>
      <w:lvlJc w:val="left"/>
      <w:pPr>
        <w:ind w:left="502" w:hanging="360"/>
      </w:pPr>
      <w:rPr>
        <w:rFonts w:hint="default"/>
        <w:color w:val="000000" w:themeColor="text1"/>
        <w:sz w:val="20"/>
      </w:rPr>
    </w:lvl>
    <w:lvl w:ilvl="1" w:tplc="04090019" w:tentative="1">
      <w:start w:val="1"/>
      <w:numFmt w:val="upperLetter"/>
      <w:lvlText w:val="%2."/>
      <w:lvlJc w:val="left"/>
      <w:pPr>
        <w:ind w:left="942" w:hanging="400"/>
      </w:p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60" w15:restartNumberingAfterBreak="0">
    <w:nsid w:val="3CB357A9"/>
    <w:multiLevelType w:val="hybridMultilevel"/>
    <w:tmpl w:val="2A3A53F8"/>
    <w:lvl w:ilvl="0" w:tplc="D62E5F1C">
      <w:start w:val="1"/>
      <w:numFmt w:val="lowerLetter"/>
      <w:lvlText w:val="(%1)"/>
      <w:lvlJc w:val="left"/>
      <w:pPr>
        <w:tabs>
          <w:tab w:val="num" w:pos="1701"/>
        </w:tabs>
        <w:ind w:left="1701" w:hanging="85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61" w15:restartNumberingAfterBreak="0">
    <w:nsid w:val="40B34F51"/>
    <w:multiLevelType w:val="multilevel"/>
    <w:tmpl w:val="3DC29FB6"/>
    <w:lvl w:ilvl="0">
      <w:start w:val="1"/>
      <w:numFmt w:val="decimal"/>
      <w:pStyle w:val="1"/>
      <w:lvlText w:val="제 %1 조"/>
      <w:lvlJc w:val="left"/>
      <w:pPr>
        <w:tabs>
          <w:tab w:val="num" w:pos="0"/>
        </w:tabs>
      </w:pPr>
      <w:rPr>
        <w:rFonts w:cs="Times New Roman" w:hint="eastAsia"/>
      </w:rPr>
    </w:lvl>
    <w:lvl w:ilvl="1">
      <w:start w:val="1"/>
      <w:numFmt w:val="decimalEnclosedCircle"/>
      <w:pStyle w:val="10"/>
      <w:lvlText w:val="%2"/>
      <w:lvlJc w:val="left"/>
      <w:pPr>
        <w:tabs>
          <w:tab w:val="num" w:pos="425"/>
        </w:tabs>
        <w:ind w:left="425" w:hanging="425"/>
      </w:pPr>
      <w:rPr>
        <w:rFonts w:cs="Times New Roman" w:hint="eastAsia"/>
      </w:rPr>
    </w:lvl>
    <w:lvl w:ilvl="2">
      <w:start w:val="1"/>
      <w:numFmt w:val="decimal"/>
      <w:pStyle w:val="11"/>
      <w:lvlText w:val="%3."/>
      <w:lvlJc w:val="left"/>
      <w:pPr>
        <w:tabs>
          <w:tab w:val="num" w:pos="851"/>
        </w:tabs>
        <w:ind w:left="851" w:hanging="426"/>
      </w:pPr>
      <w:rPr>
        <w:rFonts w:cs="Times New Roman" w:hint="eastAsia"/>
      </w:rPr>
    </w:lvl>
    <w:lvl w:ilvl="3">
      <w:start w:val="1"/>
      <w:numFmt w:val="none"/>
      <w:lvlText w:val=""/>
      <w:lvlJc w:val="left"/>
      <w:pPr>
        <w:tabs>
          <w:tab w:val="num" w:pos="1559"/>
        </w:tabs>
        <w:ind w:left="1559" w:hanging="283"/>
      </w:pPr>
      <w:rPr>
        <w:rFonts w:cs="Times New Roman" w:hint="eastAsia"/>
      </w:rPr>
    </w:lvl>
    <w:lvl w:ilvl="4">
      <w:start w:val="1"/>
      <w:numFmt w:val="none"/>
      <w:lvlText w:val=""/>
      <w:lvlJc w:val="left"/>
      <w:pPr>
        <w:tabs>
          <w:tab w:val="num" w:pos="1984"/>
        </w:tabs>
        <w:ind w:left="1984" w:hanging="425"/>
      </w:pPr>
      <w:rPr>
        <w:rFonts w:cs="Times New Roman" w:hint="eastAsia"/>
      </w:rPr>
    </w:lvl>
    <w:lvl w:ilvl="5">
      <w:start w:val="1"/>
      <w:numFmt w:val="none"/>
      <w:lvlText w:val=""/>
      <w:lvlJc w:val="left"/>
      <w:pPr>
        <w:tabs>
          <w:tab w:val="num" w:pos="2409"/>
        </w:tabs>
        <w:ind w:left="2409" w:hanging="425"/>
      </w:pPr>
      <w:rPr>
        <w:rFonts w:cs="Times New Roman" w:hint="eastAsia"/>
      </w:rPr>
    </w:lvl>
    <w:lvl w:ilvl="6">
      <w:start w:val="1"/>
      <w:numFmt w:val="none"/>
      <w:lvlText w:val=""/>
      <w:lvlJc w:val="left"/>
      <w:pPr>
        <w:tabs>
          <w:tab w:val="num" w:pos="2835"/>
        </w:tabs>
        <w:ind w:left="2835" w:hanging="426"/>
      </w:pPr>
      <w:rPr>
        <w:rFonts w:cs="Times New Roman" w:hint="eastAsia"/>
      </w:rPr>
    </w:lvl>
    <w:lvl w:ilvl="7">
      <w:start w:val="1"/>
      <w:numFmt w:val="none"/>
      <w:lvlText w:val=""/>
      <w:lvlJc w:val="left"/>
      <w:pPr>
        <w:tabs>
          <w:tab w:val="num" w:pos="3260"/>
        </w:tabs>
        <w:ind w:left="3260" w:hanging="425"/>
      </w:pPr>
      <w:rPr>
        <w:rFonts w:cs="Times New Roman" w:hint="eastAsia"/>
      </w:rPr>
    </w:lvl>
    <w:lvl w:ilvl="8">
      <w:start w:val="1"/>
      <w:numFmt w:val="none"/>
      <w:lvlText w:val=""/>
      <w:lvlJc w:val="left"/>
      <w:pPr>
        <w:tabs>
          <w:tab w:val="num" w:pos="3685"/>
        </w:tabs>
        <w:ind w:left="3685" w:hanging="425"/>
      </w:pPr>
      <w:rPr>
        <w:rFonts w:cs="Times New Roman" w:hint="eastAsia"/>
      </w:rPr>
    </w:lvl>
  </w:abstractNum>
  <w:abstractNum w:abstractNumId="62" w15:restartNumberingAfterBreak="0">
    <w:nsid w:val="40DF6C01"/>
    <w:multiLevelType w:val="hybridMultilevel"/>
    <w:tmpl w:val="2CA2936E"/>
    <w:lvl w:ilvl="0" w:tplc="34EA532A">
      <w:start w:val="1"/>
      <w:numFmt w:val="lowerRoman"/>
      <w:lvlText w:val="(%1)"/>
      <w:lvlJc w:val="left"/>
      <w:pPr>
        <w:tabs>
          <w:tab w:val="num" w:pos="2552"/>
        </w:tabs>
        <w:ind w:left="2552" w:hanging="851"/>
      </w:pPr>
      <w:rPr>
        <w:rFonts w:hint="eastAsia"/>
      </w:rPr>
    </w:lvl>
    <w:lvl w:ilvl="1" w:tplc="3168D200">
      <w:start w:val="1"/>
      <w:numFmt w:val="lowerLetter"/>
      <w:lvlText w:val="(%2)"/>
      <w:lvlJc w:val="left"/>
      <w:pPr>
        <w:tabs>
          <w:tab w:val="num" w:pos="1701"/>
        </w:tabs>
        <w:ind w:left="1701" w:hanging="850"/>
      </w:pPr>
      <w:rPr>
        <w:rFonts w:hint="eastAsia"/>
      </w:rPr>
    </w:lvl>
    <w:lvl w:ilvl="2" w:tplc="0409001B" w:tentative="1">
      <w:start w:val="1"/>
      <w:numFmt w:val="lowerRoman"/>
      <w:lvlText w:val="%3."/>
      <w:lvlJc w:val="right"/>
      <w:pPr>
        <w:tabs>
          <w:tab w:val="num" w:pos="2800"/>
        </w:tabs>
        <w:ind w:left="2800" w:hanging="400"/>
      </w:pPr>
    </w:lvl>
    <w:lvl w:ilvl="3" w:tplc="0409000F" w:tentative="1">
      <w:start w:val="1"/>
      <w:numFmt w:val="decimal"/>
      <w:lvlText w:val="%4."/>
      <w:lvlJc w:val="left"/>
      <w:pPr>
        <w:tabs>
          <w:tab w:val="num" w:pos="3200"/>
        </w:tabs>
        <w:ind w:left="3200" w:hanging="400"/>
      </w:pPr>
    </w:lvl>
    <w:lvl w:ilvl="4" w:tplc="04090019" w:tentative="1">
      <w:start w:val="1"/>
      <w:numFmt w:val="upperLetter"/>
      <w:lvlText w:val="%5."/>
      <w:lvlJc w:val="left"/>
      <w:pPr>
        <w:tabs>
          <w:tab w:val="num" w:pos="3600"/>
        </w:tabs>
        <w:ind w:left="3600" w:hanging="400"/>
      </w:pPr>
    </w:lvl>
    <w:lvl w:ilvl="5" w:tplc="0409001B" w:tentative="1">
      <w:start w:val="1"/>
      <w:numFmt w:val="lowerRoman"/>
      <w:lvlText w:val="%6."/>
      <w:lvlJc w:val="right"/>
      <w:pPr>
        <w:tabs>
          <w:tab w:val="num" w:pos="4000"/>
        </w:tabs>
        <w:ind w:left="4000" w:hanging="400"/>
      </w:pPr>
    </w:lvl>
    <w:lvl w:ilvl="6" w:tplc="0409000F" w:tentative="1">
      <w:start w:val="1"/>
      <w:numFmt w:val="decimal"/>
      <w:lvlText w:val="%7."/>
      <w:lvlJc w:val="left"/>
      <w:pPr>
        <w:tabs>
          <w:tab w:val="num" w:pos="4400"/>
        </w:tabs>
        <w:ind w:left="4400" w:hanging="400"/>
      </w:pPr>
    </w:lvl>
    <w:lvl w:ilvl="7" w:tplc="04090019" w:tentative="1">
      <w:start w:val="1"/>
      <w:numFmt w:val="upperLetter"/>
      <w:lvlText w:val="%8."/>
      <w:lvlJc w:val="left"/>
      <w:pPr>
        <w:tabs>
          <w:tab w:val="num" w:pos="4800"/>
        </w:tabs>
        <w:ind w:left="4800" w:hanging="400"/>
      </w:pPr>
    </w:lvl>
    <w:lvl w:ilvl="8" w:tplc="0409001B" w:tentative="1">
      <w:start w:val="1"/>
      <w:numFmt w:val="lowerRoman"/>
      <w:lvlText w:val="%9."/>
      <w:lvlJc w:val="right"/>
      <w:pPr>
        <w:tabs>
          <w:tab w:val="num" w:pos="5200"/>
        </w:tabs>
        <w:ind w:left="5200" w:hanging="400"/>
      </w:pPr>
    </w:lvl>
  </w:abstractNum>
  <w:abstractNum w:abstractNumId="63" w15:restartNumberingAfterBreak="0">
    <w:nsid w:val="42DA59D6"/>
    <w:multiLevelType w:val="hybridMultilevel"/>
    <w:tmpl w:val="F30E2236"/>
    <w:lvl w:ilvl="0" w:tplc="C0CA77B6">
      <w:start w:val="1"/>
      <w:numFmt w:val="decimal"/>
      <w:lvlText w:val="%1."/>
      <w:lvlJc w:val="left"/>
      <w:pPr>
        <w:ind w:left="360" w:hanging="360"/>
      </w:pPr>
      <w:rPr>
        <w:rFonts w:ascii="Times New Roman" w:hAnsi="Times New Roman" w:cs="Times New Roman" w:hint="default"/>
        <w:b/>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4" w15:restartNumberingAfterBreak="0">
    <w:nsid w:val="42DC365F"/>
    <w:multiLevelType w:val="hybridMultilevel"/>
    <w:tmpl w:val="4CB8B6F4"/>
    <w:lvl w:ilvl="0" w:tplc="50C03F2A">
      <w:start w:val="1"/>
      <w:numFmt w:val="lowerLetter"/>
      <w:lvlText w:val="(%1)"/>
      <w:lvlJc w:val="left"/>
      <w:pPr>
        <w:tabs>
          <w:tab w:val="num" w:pos="1701"/>
        </w:tabs>
        <w:ind w:left="1701" w:hanging="850"/>
      </w:pPr>
      <w:rPr>
        <w:rFonts w:hint="eastAsia"/>
      </w:rPr>
    </w:lvl>
    <w:lvl w:ilvl="1" w:tplc="04090019">
      <w:start w:val="1"/>
      <w:numFmt w:val="upperLetter"/>
      <w:lvlText w:val="%2."/>
      <w:lvlJc w:val="left"/>
      <w:pPr>
        <w:tabs>
          <w:tab w:val="num" w:pos="1200"/>
        </w:tabs>
        <w:ind w:left="1200" w:hanging="400"/>
      </w:pPr>
    </w:lvl>
    <w:lvl w:ilvl="2" w:tplc="0409001B">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65" w15:restartNumberingAfterBreak="0">
    <w:nsid w:val="43B07EC8"/>
    <w:multiLevelType w:val="multilevel"/>
    <w:tmpl w:val="D7E63784"/>
    <w:lvl w:ilvl="0">
      <w:start w:val="5"/>
      <w:numFmt w:val="decimal"/>
      <w:lvlText w:val="%1"/>
      <w:lvlJc w:val="left"/>
      <w:pPr>
        <w:tabs>
          <w:tab w:val="num" w:pos="795"/>
        </w:tabs>
        <w:ind w:left="795" w:hanging="795"/>
      </w:pPr>
      <w:rPr>
        <w:rFonts w:hint="eastAsia"/>
      </w:rPr>
    </w:lvl>
    <w:lvl w:ilvl="1">
      <w:start w:val="1"/>
      <w:numFmt w:val="decimal"/>
      <w:lvlText w:val="5.%2"/>
      <w:lvlJc w:val="left"/>
      <w:pPr>
        <w:tabs>
          <w:tab w:val="num" w:pos="851"/>
        </w:tabs>
        <w:ind w:left="851" w:hanging="851"/>
      </w:pPr>
      <w:rPr>
        <w:rFonts w:cs="Arial" w:hint="default"/>
        <w:b w:val="0"/>
        <w:i w:val="0"/>
        <w:spacing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66" w15:restartNumberingAfterBreak="0">
    <w:nsid w:val="43F729E7"/>
    <w:multiLevelType w:val="multilevel"/>
    <w:tmpl w:val="8074536E"/>
    <w:lvl w:ilvl="0">
      <w:start w:val="6"/>
      <w:numFmt w:val="decimal"/>
      <w:lvlText w:val="%1"/>
      <w:lvlJc w:val="left"/>
      <w:pPr>
        <w:tabs>
          <w:tab w:val="num" w:pos="795"/>
        </w:tabs>
        <w:ind w:left="795" w:hanging="795"/>
      </w:pPr>
      <w:rPr>
        <w:rFonts w:hint="eastAsia"/>
      </w:rPr>
    </w:lvl>
    <w:lvl w:ilvl="1">
      <w:start w:val="1"/>
      <w:numFmt w:val="decimal"/>
      <w:lvlText w:val="6.%2"/>
      <w:lvlJc w:val="left"/>
      <w:pPr>
        <w:tabs>
          <w:tab w:val="num" w:pos="851"/>
        </w:tabs>
        <w:ind w:left="851" w:hanging="851"/>
      </w:pPr>
      <w:rPr>
        <w:rFonts w:cs="Arial" w:hint="default"/>
        <w:b w:val="0"/>
        <w:i w:val="0"/>
        <w:spacing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67" w15:restartNumberingAfterBreak="0">
    <w:nsid w:val="46493451"/>
    <w:multiLevelType w:val="singleLevel"/>
    <w:tmpl w:val="EACC1E2A"/>
    <w:lvl w:ilvl="0">
      <w:start w:val="1"/>
      <w:numFmt w:val="bullet"/>
      <w:pStyle w:val="14-4"/>
      <w:lvlText w:val=""/>
      <w:lvlJc w:val="left"/>
      <w:pPr>
        <w:tabs>
          <w:tab w:val="num" w:pos="1211"/>
        </w:tabs>
        <w:ind w:left="1191" w:hanging="340"/>
      </w:pPr>
      <w:rPr>
        <w:rFonts w:ascii="Wingdings" w:hAnsi="Wingdings" w:hint="default"/>
      </w:rPr>
    </w:lvl>
  </w:abstractNum>
  <w:abstractNum w:abstractNumId="68" w15:restartNumberingAfterBreak="0">
    <w:nsid w:val="471536C8"/>
    <w:multiLevelType w:val="singleLevel"/>
    <w:tmpl w:val="40BC01E8"/>
    <w:lvl w:ilvl="0">
      <w:start w:val="1"/>
      <w:numFmt w:val="bullet"/>
      <w:pStyle w:val="3-4"/>
      <w:lvlText w:val="·"/>
      <w:lvlJc w:val="left"/>
      <w:pPr>
        <w:tabs>
          <w:tab w:val="num" w:pos="1191"/>
        </w:tabs>
        <w:ind w:left="1191" w:hanging="454"/>
      </w:pPr>
      <w:rPr>
        <w:rFonts w:ascii="바탕체" w:eastAsia="바탕체" w:hint="eastAsia"/>
        <w:sz w:val="20"/>
      </w:rPr>
    </w:lvl>
  </w:abstractNum>
  <w:abstractNum w:abstractNumId="69" w15:restartNumberingAfterBreak="0">
    <w:nsid w:val="475D6C92"/>
    <w:multiLevelType w:val="hybridMultilevel"/>
    <w:tmpl w:val="3BEE8F86"/>
    <w:lvl w:ilvl="0" w:tplc="892E43C6">
      <w:start w:val="1"/>
      <w:numFmt w:val="lowerRoman"/>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48651D01"/>
    <w:multiLevelType w:val="singleLevel"/>
    <w:tmpl w:val="F3768E32"/>
    <w:lvl w:ilvl="0">
      <w:start w:val="1"/>
      <w:numFmt w:val="bullet"/>
      <w:pStyle w:val="3-1"/>
      <w:lvlText w:val=""/>
      <w:lvlJc w:val="left"/>
      <w:pPr>
        <w:tabs>
          <w:tab w:val="num" w:pos="851"/>
        </w:tabs>
        <w:ind w:left="851" w:hanging="454"/>
      </w:pPr>
      <w:rPr>
        <w:rFonts w:ascii="Verdana" w:hAnsi="Verdana" w:hint="default"/>
        <w:sz w:val="28"/>
      </w:rPr>
    </w:lvl>
  </w:abstractNum>
  <w:abstractNum w:abstractNumId="71" w15:restartNumberingAfterBreak="0">
    <w:nsid w:val="490C274E"/>
    <w:multiLevelType w:val="singleLevel"/>
    <w:tmpl w:val="CD0858C2"/>
    <w:lvl w:ilvl="0">
      <w:start w:val="1"/>
      <w:numFmt w:val="lowerRoman"/>
      <w:pStyle w:val="Article2L2"/>
      <w:lvlText w:val="(%1)"/>
      <w:lvlJc w:val="right"/>
      <w:pPr>
        <w:tabs>
          <w:tab w:val="num" w:pos="504"/>
        </w:tabs>
        <w:ind w:left="504" w:hanging="216"/>
      </w:pPr>
      <w:rPr>
        <w:rFonts w:cs="Times New Roman"/>
      </w:rPr>
    </w:lvl>
  </w:abstractNum>
  <w:abstractNum w:abstractNumId="72" w15:restartNumberingAfterBreak="0">
    <w:nsid w:val="4A365062"/>
    <w:multiLevelType w:val="multilevel"/>
    <w:tmpl w:val="8C78604E"/>
    <w:styleLink w:val="071cm41"/>
    <w:lvl w:ilvl="0">
      <w:start w:val="1"/>
      <w:numFmt w:val="decimalEnclosedCircle"/>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73" w15:restartNumberingAfterBreak="0">
    <w:nsid w:val="4D487D2D"/>
    <w:multiLevelType w:val="hybridMultilevel"/>
    <w:tmpl w:val="2A3A53F8"/>
    <w:lvl w:ilvl="0" w:tplc="D62E5F1C">
      <w:start w:val="1"/>
      <w:numFmt w:val="lowerLetter"/>
      <w:lvlText w:val="(%1)"/>
      <w:lvlJc w:val="left"/>
      <w:pPr>
        <w:tabs>
          <w:tab w:val="num" w:pos="1701"/>
        </w:tabs>
        <w:ind w:left="1701" w:hanging="85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4" w15:restartNumberingAfterBreak="0">
    <w:nsid w:val="4D7C662E"/>
    <w:multiLevelType w:val="singleLevel"/>
    <w:tmpl w:val="8476258A"/>
    <w:lvl w:ilvl="0">
      <w:start w:val="1"/>
      <w:numFmt w:val="bullet"/>
      <w:pStyle w:val="14-1"/>
      <w:lvlText w:val=""/>
      <w:lvlJc w:val="left"/>
      <w:pPr>
        <w:tabs>
          <w:tab w:val="num" w:pos="737"/>
        </w:tabs>
        <w:ind w:left="737" w:hanging="397"/>
      </w:pPr>
      <w:rPr>
        <w:rFonts w:ascii="Webdings" w:hAnsi="Webdings" w:hint="default"/>
        <w:b w:val="0"/>
        <w:i w:val="0"/>
        <w:sz w:val="24"/>
      </w:rPr>
    </w:lvl>
  </w:abstractNum>
  <w:abstractNum w:abstractNumId="75" w15:restartNumberingAfterBreak="0">
    <w:nsid w:val="4DCD7BF5"/>
    <w:multiLevelType w:val="hybridMultilevel"/>
    <w:tmpl w:val="713C8240"/>
    <w:lvl w:ilvl="0" w:tplc="AE162E96">
      <w:start w:val="1"/>
      <w:numFmt w:val="lowerLetter"/>
      <w:lvlText w:val="(%1)"/>
      <w:lvlJc w:val="left"/>
      <w:pPr>
        <w:tabs>
          <w:tab w:val="num" w:pos="1701"/>
        </w:tabs>
        <w:ind w:left="1701" w:hanging="85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6" w15:restartNumberingAfterBreak="0">
    <w:nsid w:val="4F182056"/>
    <w:multiLevelType w:val="multilevel"/>
    <w:tmpl w:val="596CFB3E"/>
    <w:lvl w:ilvl="0">
      <w:start w:val="7"/>
      <w:numFmt w:val="decimal"/>
      <w:lvlText w:val="%1"/>
      <w:lvlJc w:val="left"/>
      <w:pPr>
        <w:ind w:left="360" w:hanging="360"/>
      </w:pPr>
      <w:rPr>
        <w:rFonts w:hint="default"/>
      </w:rPr>
    </w:lvl>
    <w:lvl w:ilvl="1">
      <w:start w:val="8"/>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77" w15:restartNumberingAfterBreak="0">
    <w:nsid w:val="52585169"/>
    <w:multiLevelType w:val="multilevel"/>
    <w:tmpl w:val="CCCC63D2"/>
    <w:lvl w:ilvl="0">
      <w:start w:val="7"/>
      <w:numFmt w:val="decimal"/>
      <w:lvlText w:val="%1"/>
      <w:lvlJc w:val="left"/>
      <w:pPr>
        <w:tabs>
          <w:tab w:val="num" w:pos="795"/>
        </w:tabs>
        <w:ind w:left="795" w:hanging="795"/>
      </w:pPr>
      <w:rPr>
        <w:rFonts w:hint="eastAsia"/>
      </w:rPr>
    </w:lvl>
    <w:lvl w:ilvl="1">
      <w:start w:val="1"/>
      <w:numFmt w:val="decimal"/>
      <w:lvlText w:val="7.%2"/>
      <w:lvlJc w:val="left"/>
      <w:pPr>
        <w:tabs>
          <w:tab w:val="num" w:pos="851"/>
        </w:tabs>
        <w:ind w:left="851" w:hanging="851"/>
      </w:pPr>
      <w:rPr>
        <w:rFonts w:ascii="Times New Roman" w:hAnsi="Times New Roman" w:cs="Times New Roman" w:hint="default"/>
        <w:b w:val="0"/>
        <w:i w:val="0"/>
        <w:spacing w:val="0"/>
        <w:sz w:val="23"/>
        <w:szCs w:val="23"/>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78" w15:restartNumberingAfterBreak="0">
    <w:nsid w:val="554865CD"/>
    <w:multiLevelType w:val="multilevel"/>
    <w:tmpl w:val="FFA4EADE"/>
    <w:styleLink w:val="Arial005cm4"/>
    <w:lvl w:ilvl="0">
      <w:start w:val="1"/>
      <w:numFmt w:val="bullet"/>
      <w:lvlText w:val="‒"/>
      <w:lvlJc w:val="left"/>
      <w:pPr>
        <w:ind w:left="800" w:hanging="400"/>
      </w:pPr>
      <w:rPr>
        <w:rFonts w:ascii="Arial" w:eastAsia="맑은 고딕" w:hAnsi="Arial"/>
        <w:kern w:val="2"/>
      </w:rPr>
    </w:lvl>
    <w:lvl w:ilvl="1">
      <w:start w:val="1"/>
      <w:numFmt w:val="bullet"/>
      <w:lvlText w:val=""/>
      <w:lvlJc w:val="left"/>
      <w:pPr>
        <w:ind w:left="1200" w:hanging="400"/>
      </w:pPr>
      <w:rPr>
        <w:rFonts w:ascii="Wingdings" w:hAnsi="Wingding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79" w15:restartNumberingAfterBreak="0">
    <w:nsid w:val="58661224"/>
    <w:multiLevelType w:val="hybridMultilevel"/>
    <w:tmpl w:val="856ACFAC"/>
    <w:lvl w:ilvl="0" w:tplc="BEEE363E">
      <w:start w:val="1"/>
      <w:numFmt w:val="decimal"/>
      <w:lvlText w:val="(%1)"/>
      <w:lvlJc w:val="left"/>
      <w:pPr>
        <w:ind w:left="502" w:hanging="360"/>
      </w:pPr>
      <w:rPr>
        <w:rFonts w:hint="default"/>
        <w:color w:val="000000" w:themeColor="text1"/>
      </w:rPr>
    </w:lvl>
    <w:lvl w:ilvl="1" w:tplc="04090019" w:tentative="1">
      <w:start w:val="1"/>
      <w:numFmt w:val="upperLetter"/>
      <w:lvlText w:val="%2."/>
      <w:lvlJc w:val="left"/>
      <w:pPr>
        <w:ind w:left="942" w:hanging="400"/>
      </w:p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80" w15:restartNumberingAfterBreak="0">
    <w:nsid w:val="5C346EC1"/>
    <w:multiLevelType w:val="hybridMultilevel"/>
    <w:tmpl w:val="C950BEF0"/>
    <w:lvl w:ilvl="0" w:tplc="BEEE363E">
      <w:start w:val="1"/>
      <w:numFmt w:val="decimal"/>
      <w:lvlText w:val="(%1)"/>
      <w:lvlJc w:val="left"/>
      <w:pPr>
        <w:ind w:left="542" w:hanging="400"/>
      </w:pPr>
      <w:rPr>
        <w:rFonts w:hint="default"/>
        <w:color w:val="000000" w:themeColor="text1"/>
      </w:rPr>
    </w:lvl>
    <w:lvl w:ilvl="1" w:tplc="04090019" w:tentative="1">
      <w:start w:val="1"/>
      <w:numFmt w:val="upperLetter"/>
      <w:lvlText w:val="%2."/>
      <w:lvlJc w:val="left"/>
      <w:pPr>
        <w:ind w:left="942" w:hanging="400"/>
      </w:p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81" w15:restartNumberingAfterBreak="0">
    <w:nsid w:val="5E024FA8"/>
    <w:multiLevelType w:val="hybridMultilevel"/>
    <w:tmpl w:val="2A3A53F8"/>
    <w:lvl w:ilvl="0" w:tplc="D62E5F1C">
      <w:start w:val="1"/>
      <w:numFmt w:val="lowerLetter"/>
      <w:lvlText w:val="(%1)"/>
      <w:lvlJc w:val="left"/>
      <w:pPr>
        <w:tabs>
          <w:tab w:val="num" w:pos="1701"/>
        </w:tabs>
        <w:ind w:left="1701" w:hanging="85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2" w15:restartNumberingAfterBreak="0">
    <w:nsid w:val="5FF340D6"/>
    <w:multiLevelType w:val="hybridMultilevel"/>
    <w:tmpl w:val="435478D6"/>
    <w:lvl w:ilvl="0" w:tplc="04090011">
      <w:start w:val="1"/>
      <w:numFmt w:val="decimalEnclosedCircle"/>
      <w:lvlText w:val="%1"/>
      <w:lvlJc w:val="left"/>
      <w:pPr>
        <w:ind w:left="1120" w:hanging="400"/>
      </w:p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83" w15:restartNumberingAfterBreak="0">
    <w:nsid w:val="602E133A"/>
    <w:multiLevelType w:val="multilevel"/>
    <w:tmpl w:val="EEBC4AF0"/>
    <w:styleLink w:val="071cm4"/>
    <w:lvl w:ilvl="0">
      <w:start w:val="1"/>
      <w:numFmt w:val="decimal"/>
      <w:lvlText w:val="%1."/>
      <w:lvlJc w:val="left"/>
      <w:pPr>
        <w:ind w:left="800" w:hanging="800"/>
      </w:pPr>
      <w:rPr>
        <w:rFonts w:asciiTheme="minorEastAsia" w:eastAsia="바탕" w:hAnsiTheme="minorEastAsia" w:hint="eastAsia"/>
      </w:rPr>
    </w:lvl>
    <w:lvl w:ilvl="1">
      <w:start w:val="1"/>
      <w:numFmt w:val="upperLetter"/>
      <w:lvlText w:val="%2."/>
      <w:lvlJc w:val="left"/>
      <w:pPr>
        <w:ind w:left="1200" w:hanging="400"/>
      </w:pPr>
      <w:rPr>
        <w:rFonts w:hint="eastAsia"/>
      </w:rPr>
    </w:lvl>
    <w:lvl w:ilvl="2">
      <w:start w:val="1"/>
      <w:numFmt w:val="lowerRoman"/>
      <w:lvlText w:val="%3."/>
      <w:lvlJc w:val="right"/>
      <w:pPr>
        <w:ind w:left="1600" w:hanging="400"/>
      </w:pPr>
      <w:rPr>
        <w:rFonts w:hint="eastAsia"/>
      </w:rPr>
    </w:lvl>
    <w:lvl w:ilvl="3">
      <w:start w:val="1"/>
      <w:numFmt w:val="decimal"/>
      <w:lvlText w:val="%4."/>
      <w:lvlJc w:val="left"/>
      <w:pPr>
        <w:ind w:left="2000" w:hanging="400"/>
      </w:pPr>
      <w:rPr>
        <w:rFonts w:hint="eastAsia"/>
      </w:rPr>
    </w:lvl>
    <w:lvl w:ilvl="4">
      <w:start w:val="1"/>
      <w:numFmt w:val="upperLetter"/>
      <w:lvlText w:val="%5."/>
      <w:lvlJc w:val="left"/>
      <w:pPr>
        <w:ind w:left="2400" w:hanging="400"/>
      </w:pPr>
      <w:rPr>
        <w:rFonts w:hint="eastAsia"/>
      </w:rPr>
    </w:lvl>
    <w:lvl w:ilvl="5">
      <w:start w:val="1"/>
      <w:numFmt w:val="lowerRoman"/>
      <w:lvlText w:val="%6."/>
      <w:lvlJc w:val="right"/>
      <w:pPr>
        <w:ind w:left="2800" w:hanging="400"/>
      </w:pPr>
      <w:rPr>
        <w:rFonts w:hint="eastAsia"/>
      </w:rPr>
    </w:lvl>
    <w:lvl w:ilvl="6">
      <w:start w:val="1"/>
      <w:numFmt w:val="decimal"/>
      <w:lvlText w:val="%7."/>
      <w:lvlJc w:val="left"/>
      <w:pPr>
        <w:ind w:left="3200" w:hanging="400"/>
      </w:pPr>
      <w:rPr>
        <w:rFonts w:hint="eastAsia"/>
      </w:rPr>
    </w:lvl>
    <w:lvl w:ilvl="7">
      <w:start w:val="1"/>
      <w:numFmt w:val="upperLetter"/>
      <w:lvlText w:val="%8."/>
      <w:lvlJc w:val="left"/>
      <w:pPr>
        <w:ind w:left="3600" w:hanging="400"/>
      </w:pPr>
      <w:rPr>
        <w:rFonts w:hint="eastAsia"/>
      </w:rPr>
    </w:lvl>
    <w:lvl w:ilvl="8">
      <w:start w:val="1"/>
      <w:numFmt w:val="lowerRoman"/>
      <w:lvlText w:val="%9."/>
      <w:lvlJc w:val="right"/>
      <w:pPr>
        <w:ind w:left="4000" w:hanging="400"/>
      </w:pPr>
      <w:rPr>
        <w:rFonts w:hint="eastAsia"/>
      </w:rPr>
    </w:lvl>
  </w:abstractNum>
  <w:abstractNum w:abstractNumId="84" w15:restartNumberingAfterBreak="0">
    <w:nsid w:val="60AB5610"/>
    <w:multiLevelType w:val="hybridMultilevel"/>
    <w:tmpl w:val="12FE2194"/>
    <w:lvl w:ilvl="0" w:tplc="829AEC44">
      <w:start w:val="1"/>
      <w:numFmt w:val="decimal"/>
      <w:lvlText w:val="제   %1   조"/>
      <w:lvlJc w:val="left"/>
      <w:pPr>
        <w:ind w:left="800" w:hanging="400"/>
      </w:pPr>
      <w:rPr>
        <w:rFonts w:hint="eastAsia"/>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5" w15:restartNumberingAfterBreak="0">
    <w:nsid w:val="6147239D"/>
    <w:multiLevelType w:val="singleLevel"/>
    <w:tmpl w:val="EC78764E"/>
    <w:lvl w:ilvl="0">
      <w:start w:val="1"/>
      <w:numFmt w:val="bullet"/>
      <w:pStyle w:val="2-2"/>
      <w:lvlText w:val="ㅇ"/>
      <w:lvlJc w:val="left"/>
      <w:pPr>
        <w:tabs>
          <w:tab w:val="num" w:pos="870"/>
        </w:tabs>
        <w:ind w:left="851" w:hanging="341"/>
      </w:pPr>
      <w:rPr>
        <w:rFonts w:ascii="돋움체" w:eastAsia="돋움체" w:hint="eastAsia"/>
      </w:rPr>
    </w:lvl>
  </w:abstractNum>
  <w:abstractNum w:abstractNumId="86" w15:restartNumberingAfterBreak="0">
    <w:nsid w:val="619979D4"/>
    <w:multiLevelType w:val="hybridMultilevel"/>
    <w:tmpl w:val="D08ACA88"/>
    <w:lvl w:ilvl="0" w:tplc="536CE252">
      <w:start w:val="1"/>
      <w:numFmt w:val="bullet"/>
      <w:pStyle w:val="a6"/>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7" w15:restartNumberingAfterBreak="0">
    <w:nsid w:val="61F703A5"/>
    <w:multiLevelType w:val="hybridMultilevel"/>
    <w:tmpl w:val="B2C6E46E"/>
    <w:lvl w:ilvl="0" w:tplc="04848DE8">
      <w:start w:val="1"/>
      <w:numFmt w:val="lowerLetter"/>
      <w:lvlText w:val="(%1)"/>
      <w:lvlJc w:val="left"/>
      <w:pPr>
        <w:tabs>
          <w:tab w:val="num" w:pos="1701"/>
        </w:tabs>
        <w:ind w:left="1701" w:hanging="850"/>
      </w:pPr>
      <w:rPr>
        <w:rFonts w:hint="eastAsia"/>
      </w:rPr>
    </w:lvl>
    <w:lvl w:ilvl="1" w:tplc="04090019">
      <w:start w:val="1"/>
      <w:numFmt w:val="upperLetter"/>
      <w:lvlText w:val="%2."/>
      <w:lvlJc w:val="left"/>
      <w:pPr>
        <w:tabs>
          <w:tab w:val="num" w:pos="1200"/>
        </w:tabs>
        <w:ind w:left="1200" w:hanging="400"/>
      </w:pPr>
    </w:lvl>
    <w:lvl w:ilvl="2" w:tplc="D91A3D0E">
      <w:start w:val="1"/>
      <w:numFmt w:val="lowerRoman"/>
      <w:lvlText w:val="(%3)"/>
      <w:lvlJc w:val="right"/>
      <w:pPr>
        <w:tabs>
          <w:tab w:val="num" w:pos="2552"/>
        </w:tabs>
        <w:ind w:left="2552" w:hanging="851"/>
      </w:pPr>
      <w:rPr>
        <w:rFonts w:hint="eastAsia"/>
      </w:r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8" w15:restartNumberingAfterBreak="0">
    <w:nsid w:val="6458482C"/>
    <w:multiLevelType w:val="hybridMultilevel"/>
    <w:tmpl w:val="431CEA8E"/>
    <w:lvl w:ilvl="0" w:tplc="A1D4BA9A">
      <w:start w:val="1"/>
      <w:numFmt w:val="decimal"/>
      <w:pStyle w:val="12"/>
      <w:lvlText w:val="(%1)"/>
      <w:lvlJc w:val="left"/>
      <w:pPr>
        <w:tabs>
          <w:tab w:val="num" w:pos="567"/>
        </w:tabs>
        <w:ind w:left="1134" w:hanging="567"/>
      </w:pPr>
      <w:rPr>
        <w:rFonts w:hint="eastAsia"/>
      </w:rPr>
    </w:lvl>
    <w:lvl w:ilvl="1" w:tplc="04090019" w:tentative="1">
      <w:start w:val="1"/>
      <w:numFmt w:val="upperLetter"/>
      <w:lvlText w:val="%2."/>
      <w:lvlJc w:val="left"/>
      <w:pPr>
        <w:ind w:left="826" w:hanging="400"/>
      </w:pPr>
    </w:lvl>
    <w:lvl w:ilvl="2" w:tplc="0409001B" w:tentative="1">
      <w:start w:val="1"/>
      <w:numFmt w:val="lowerRoman"/>
      <w:lvlText w:val="%3."/>
      <w:lvlJc w:val="right"/>
      <w:pPr>
        <w:ind w:left="1226" w:hanging="400"/>
      </w:pPr>
    </w:lvl>
    <w:lvl w:ilvl="3" w:tplc="0409000F" w:tentative="1">
      <w:start w:val="1"/>
      <w:numFmt w:val="decimal"/>
      <w:lvlText w:val="%4."/>
      <w:lvlJc w:val="left"/>
      <w:pPr>
        <w:ind w:left="1626" w:hanging="400"/>
      </w:pPr>
    </w:lvl>
    <w:lvl w:ilvl="4" w:tplc="04090019" w:tentative="1">
      <w:start w:val="1"/>
      <w:numFmt w:val="upperLetter"/>
      <w:lvlText w:val="%5."/>
      <w:lvlJc w:val="left"/>
      <w:pPr>
        <w:ind w:left="2026" w:hanging="400"/>
      </w:pPr>
    </w:lvl>
    <w:lvl w:ilvl="5" w:tplc="0409001B" w:tentative="1">
      <w:start w:val="1"/>
      <w:numFmt w:val="lowerRoman"/>
      <w:lvlText w:val="%6."/>
      <w:lvlJc w:val="right"/>
      <w:pPr>
        <w:ind w:left="2426" w:hanging="400"/>
      </w:pPr>
    </w:lvl>
    <w:lvl w:ilvl="6" w:tplc="0409000F" w:tentative="1">
      <w:start w:val="1"/>
      <w:numFmt w:val="decimal"/>
      <w:lvlText w:val="%7."/>
      <w:lvlJc w:val="left"/>
      <w:pPr>
        <w:ind w:left="2826" w:hanging="400"/>
      </w:pPr>
    </w:lvl>
    <w:lvl w:ilvl="7" w:tplc="04090019" w:tentative="1">
      <w:start w:val="1"/>
      <w:numFmt w:val="upperLetter"/>
      <w:lvlText w:val="%8."/>
      <w:lvlJc w:val="left"/>
      <w:pPr>
        <w:ind w:left="3226" w:hanging="400"/>
      </w:pPr>
    </w:lvl>
    <w:lvl w:ilvl="8" w:tplc="0409001B" w:tentative="1">
      <w:start w:val="1"/>
      <w:numFmt w:val="lowerRoman"/>
      <w:lvlText w:val="%9."/>
      <w:lvlJc w:val="right"/>
      <w:pPr>
        <w:ind w:left="3626" w:hanging="400"/>
      </w:pPr>
    </w:lvl>
  </w:abstractNum>
  <w:abstractNum w:abstractNumId="89" w15:restartNumberingAfterBreak="0">
    <w:nsid w:val="657F78A1"/>
    <w:multiLevelType w:val="hybridMultilevel"/>
    <w:tmpl w:val="3AAEB03E"/>
    <w:lvl w:ilvl="0" w:tplc="D62E5F1C">
      <w:start w:val="1"/>
      <w:numFmt w:val="lowerLetter"/>
      <w:lvlText w:val="(%1)"/>
      <w:lvlJc w:val="left"/>
      <w:pPr>
        <w:tabs>
          <w:tab w:val="num" w:pos="1701"/>
        </w:tabs>
        <w:ind w:left="1701" w:hanging="85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0" w15:restartNumberingAfterBreak="0">
    <w:nsid w:val="69A64F4C"/>
    <w:multiLevelType w:val="hybridMultilevel"/>
    <w:tmpl w:val="2CA2936E"/>
    <w:lvl w:ilvl="0" w:tplc="34EA532A">
      <w:start w:val="1"/>
      <w:numFmt w:val="lowerRoman"/>
      <w:lvlText w:val="(%1)"/>
      <w:lvlJc w:val="left"/>
      <w:pPr>
        <w:tabs>
          <w:tab w:val="num" w:pos="2552"/>
        </w:tabs>
        <w:ind w:left="2552" w:hanging="851"/>
      </w:pPr>
      <w:rPr>
        <w:rFonts w:hint="eastAsia"/>
      </w:rPr>
    </w:lvl>
    <w:lvl w:ilvl="1" w:tplc="3168D200">
      <w:start w:val="1"/>
      <w:numFmt w:val="lowerLetter"/>
      <w:lvlText w:val="(%2)"/>
      <w:lvlJc w:val="left"/>
      <w:pPr>
        <w:tabs>
          <w:tab w:val="num" w:pos="1701"/>
        </w:tabs>
        <w:ind w:left="1701" w:hanging="850"/>
      </w:pPr>
      <w:rPr>
        <w:rFonts w:hint="eastAsia"/>
      </w:rPr>
    </w:lvl>
    <w:lvl w:ilvl="2" w:tplc="0409001B" w:tentative="1">
      <w:start w:val="1"/>
      <w:numFmt w:val="lowerRoman"/>
      <w:lvlText w:val="%3."/>
      <w:lvlJc w:val="right"/>
      <w:pPr>
        <w:tabs>
          <w:tab w:val="num" w:pos="2800"/>
        </w:tabs>
        <w:ind w:left="2800" w:hanging="400"/>
      </w:pPr>
    </w:lvl>
    <w:lvl w:ilvl="3" w:tplc="0409000F" w:tentative="1">
      <w:start w:val="1"/>
      <w:numFmt w:val="decimal"/>
      <w:lvlText w:val="%4."/>
      <w:lvlJc w:val="left"/>
      <w:pPr>
        <w:tabs>
          <w:tab w:val="num" w:pos="3200"/>
        </w:tabs>
        <w:ind w:left="3200" w:hanging="400"/>
      </w:pPr>
    </w:lvl>
    <w:lvl w:ilvl="4" w:tplc="04090019" w:tentative="1">
      <w:start w:val="1"/>
      <w:numFmt w:val="upperLetter"/>
      <w:lvlText w:val="%5."/>
      <w:lvlJc w:val="left"/>
      <w:pPr>
        <w:tabs>
          <w:tab w:val="num" w:pos="3600"/>
        </w:tabs>
        <w:ind w:left="3600" w:hanging="400"/>
      </w:pPr>
    </w:lvl>
    <w:lvl w:ilvl="5" w:tplc="0409001B" w:tentative="1">
      <w:start w:val="1"/>
      <w:numFmt w:val="lowerRoman"/>
      <w:lvlText w:val="%6."/>
      <w:lvlJc w:val="right"/>
      <w:pPr>
        <w:tabs>
          <w:tab w:val="num" w:pos="4000"/>
        </w:tabs>
        <w:ind w:left="4000" w:hanging="400"/>
      </w:pPr>
    </w:lvl>
    <w:lvl w:ilvl="6" w:tplc="0409000F" w:tentative="1">
      <w:start w:val="1"/>
      <w:numFmt w:val="decimal"/>
      <w:lvlText w:val="%7."/>
      <w:lvlJc w:val="left"/>
      <w:pPr>
        <w:tabs>
          <w:tab w:val="num" w:pos="4400"/>
        </w:tabs>
        <w:ind w:left="4400" w:hanging="400"/>
      </w:pPr>
    </w:lvl>
    <w:lvl w:ilvl="7" w:tplc="04090019" w:tentative="1">
      <w:start w:val="1"/>
      <w:numFmt w:val="upperLetter"/>
      <w:lvlText w:val="%8."/>
      <w:lvlJc w:val="left"/>
      <w:pPr>
        <w:tabs>
          <w:tab w:val="num" w:pos="4800"/>
        </w:tabs>
        <w:ind w:left="4800" w:hanging="400"/>
      </w:pPr>
    </w:lvl>
    <w:lvl w:ilvl="8" w:tplc="0409001B" w:tentative="1">
      <w:start w:val="1"/>
      <w:numFmt w:val="lowerRoman"/>
      <w:lvlText w:val="%9."/>
      <w:lvlJc w:val="right"/>
      <w:pPr>
        <w:tabs>
          <w:tab w:val="num" w:pos="5200"/>
        </w:tabs>
        <w:ind w:left="5200" w:hanging="400"/>
      </w:pPr>
    </w:lvl>
  </w:abstractNum>
  <w:abstractNum w:abstractNumId="91" w15:restartNumberingAfterBreak="0">
    <w:nsid w:val="6A9A65A2"/>
    <w:multiLevelType w:val="singleLevel"/>
    <w:tmpl w:val="3D6E2BC6"/>
    <w:lvl w:ilvl="0">
      <w:start w:val="1"/>
      <w:numFmt w:val="bullet"/>
      <w:pStyle w:val="12-2"/>
      <w:lvlText w:val="Ｏ"/>
      <w:lvlJc w:val="left"/>
      <w:pPr>
        <w:tabs>
          <w:tab w:val="num" w:pos="737"/>
        </w:tabs>
        <w:ind w:left="737" w:hanging="397"/>
      </w:pPr>
      <w:rPr>
        <w:rFonts w:ascii="바탕체" w:eastAsia="바탕체" w:hint="eastAsia"/>
        <w:b w:val="0"/>
        <w:i w:val="0"/>
        <w:sz w:val="20"/>
      </w:rPr>
    </w:lvl>
  </w:abstractNum>
  <w:abstractNum w:abstractNumId="92" w15:restartNumberingAfterBreak="0">
    <w:nsid w:val="6B94569E"/>
    <w:multiLevelType w:val="multilevel"/>
    <w:tmpl w:val="E450836E"/>
    <w:styleLink w:val="071cm40"/>
    <w:lvl w:ilvl="0">
      <w:start w:val="1"/>
      <w:numFmt w:val="decimal"/>
      <w:lvlText w:val="(%1)"/>
      <w:lvlJc w:val="left"/>
      <w:pPr>
        <w:ind w:left="800" w:hanging="400"/>
      </w:pPr>
      <w:rPr>
        <w:rFonts w:ascii="맑은 고딕" w:eastAsia="맑은 고딕" w:hAnsi="맑은 고딕"/>
        <w:kern w:val="2"/>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93" w15:restartNumberingAfterBreak="0">
    <w:nsid w:val="6DC873A4"/>
    <w:multiLevelType w:val="singleLevel"/>
    <w:tmpl w:val="B5005EBA"/>
    <w:lvl w:ilvl="0">
      <w:start w:val="1"/>
      <w:numFmt w:val="bullet"/>
      <w:pStyle w:val="1-1"/>
      <w:lvlText w:val=""/>
      <w:lvlJc w:val="left"/>
      <w:pPr>
        <w:tabs>
          <w:tab w:val="num" w:pos="907"/>
        </w:tabs>
        <w:ind w:left="907" w:hanging="453"/>
      </w:pPr>
      <w:rPr>
        <w:rFonts w:ascii="Webdings" w:eastAsia="바탕체" w:hAnsi="Webdings" w:hint="default"/>
        <w:sz w:val="24"/>
      </w:rPr>
    </w:lvl>
  </w:abstractNum>
  <w:abstractNum w:abstractNumId="94" w15:restartNumberingAfterBreak="0">
    <w:nsid w:val="70716FAE"/>
    <w:multiLevelType w:val="multilevel"/>
    <w:tmpl w:val="E4A65C24"/>
    <w:styleLink w:val="071cm410"/>
    <w:lvl w:ilvl="0">
      <w:start w:val="1"/>
      <w:numFmt w:val="decimal"/>
      <w:lvlText w:val="%1."/>
      <w:lvlJc w:val="left"/>
      <w:pPr>
        <w:ind w:left="800" w:hanging="400"/>
      </w:pPr>
      <w:rPr>
        <w:rFonts w:asciiTheme="minorEastAsia" w:eastAsiaTheme="minorEastAsia" w:hAnsiTheme="minorEastAsia"/>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95" w15:restartNumberingAfterBreak="0">
    <w:nsid w:val="720614EB"/>
    <w:multiLevelType w:val="singleLevel"/>
    <w:tmpl w:val="7F6013F6"/>
    <w:lvl w:ilvl="0">
      <w:start w:val="1"/>
      <w:numFmt w:val="bullet"/>
      <w:pStyle w:val="12-3"/>
      <w:lvlText w:val="-"/>
      <w:lvlJc w:val="left"/>
      <w:pPr>
        <w:tabs>
          <w:tab w:val="num" w:pos="907"/>
        </w:tabs>
        <w:ind w:left="907" w:hanging="397"/>
      </w:pPr>
      <w:rPr>
        <w:rFonts w:ascii="바탕체" w:eastAsia="바탕체" w:hint="eastAsia"/>
        <w:sz w:val="20"/>
      </w:rPr>
    </w:lvl>
  </w:abstractNum>
  <w:abstractNum w:abstractNumId="96" w15:restartNumberingAfterBreak="0">
    <w:nsid w:val="743D2B09"/>
    <w:multiLevelType w:val="multilevel"/>
    <w:tmpl w:val="91FC0E50"/>
    <w:lvl w:ilvl="0">
      <w:start w:val="1"/>
      <w:numFmt w:val="decimal"/>
      <w:lvlText w:val="제%1조"/>
      <w:lvlJc w:val="left"/>
      <w:pPr>
        <w:ind w:left="340" w:hanging="340"/>
      </w:pPr>
      <w:rPr>
        <w:rFonts w:cs="Arial" w:hint="default"/>
        <w:b/>
        <w:i w:val="0"/>
        <w:spacing w:val="0"/>
        <w:sz w:val="22"/>
        <w:szCs w:val="22"/>
      </w:rPr>
    </w:lvl>
    <w:lvl w:ilvl="1">
      <w:start w:val="9"/>
      <w:numFmt w:val="bullet"/>
      <w:lvlText w:val="-"/>
      <w:lvlJc w:val="left"/>
      <w:pPr>
        <w:ind w:left="360" w:hanging="360"/>
      </w:pPr>
      <w:rPr>
        <w:rFonts w:ascii="Times New Roman" w:eastAsia="바탕" w:hAnsi="Times New Roman" w:cs="Times New Roman" w:hint="default"/>
      </w:rPr>
    </w:lvl>
    <w:lvl w:ilvl="2">
      <w:start w:val="1"/>
      <w:numFmt w:val="decimal"/>
      <w:pStyle w:val="WYCArticleLv3"/>
      <w:lvlText w:val="%3."/>
      <w:lvlJc w:val="left"/>
      <w:pPr>
        <w:ind w:left="1154" w:hanging="360"/>
      </w:pPr>
      <w:rPr>
        <w:rFonts w:hint="default"/>
      </w:rPr>
    </w:lvl>
    <w:lvl w:ilvl="3">
      <w:start w:val="1"/>
      <w:numFmt w:val="lowerRoman"/>
      <w:pStyle w:val="WYCArticleLv4"/>
      <w:lvlText w:val="(%4)"/>
      <w:lvlJc w:val="left"/>
      <w:pPr>
        <w:ind w:left="2211" w:hanging="623"/>
      </w:pPr>
      <w:rPr>
        <w:rFonts w:ascii="Times New Roman" w:hAnsi="Times New Roman" w:cs="Times New Roman" w:hint="default"/>
        <w:sz w:val="24"/>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97" w15:restartNumberingAfterBreak="0">
    <w:nsid w:val="754F2E2A"/>
    <w:multiLevelType w:val="hybridMultilevel"/>
    <w:tmpl w:val="979CCECE"/>
    <w:lvl w:ilvl="0" w:tplc="1D58FC08">
      <w:start w:val="1"/>
      <w:numFmt w:val="lowerLetter"/>
      <w:lvlText w:val="(%1)"/>
      <w:lvlJc w:val="left"/>
      <w:pPr>
        <w:tabs>
          <w:tab w:val="num" w:pos="1701"/>
        </w:tabs>
        <w:ind w:left="1701" w:hanging="85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8" w15:restartNumberingAfterBreak="0">
    <w:nsid w:val="77DF75D4"/>
    <w:multiLevelType w:val="hybridMultilevel"/>
    <w:tmpl w:val="49D04206"/>
    <w:lvl w:ilvl="0" w:tplc="04090011">
      <w:start w:val="1"/>
      <w:numFmt w:val="decimalEnclosedCircle"/>
      <w:lvlText w:val="%1"/>
      <w:lvlJc w:val="left"/>
      <w:pPr>
        <w:ind w:left="968" w:hanging="400"/>
      </w:pPr>
    </w:lvl>
    <w:lvl w:ilvl="1" w:tplc="04090019" w:tentative="1">
      <w:start w:val="1"/>
      <w:numFmt w:val="upperLetter"/>
      <w:lvlText w:val="%2."/>
      <w:lvlJc w:val="left"/>
      <w:pPr>
        <w:ind w:left="1368" w:hanging="400"/>
      </w:pPr>
    </w:lvl>
    <w:lvl w:ilvl="2" w:tplc="0409001B" w:tentative="1">
      <w:start w:val="1"/>
      <w:numFmt w:val="lowerRoman"/>
      <w:lvlText w:val="%3."/>
      <w:lvlJc w:val="right"/>
      <w:pPr>
        <w:ind w:left="1768" w:hanging="400"/>
      </w:pPr>
    </w:lvl>
    <w:lvl w:ilvl="3" w:tplc="0409000F" w:tentative="1">
      <w:start w:val="1"/>
      <w:numFmt w:val="decimal"/>
      <w:lvlText w:val="%4."/>
      <w:lvlJc w:val="left"/>
      <w:pPr>
        <w:ind w:left="2168" w:hanging="400"/>
      </w:pPr>
    </w:lvl>
    <w:lvl w:ilvl="4" w:tplc="04090019" w:tentative="1">
      <w:start w:val="1"/>
      <w:numFmt w:val="upperLetter"/>
      <w:lvlText w:val="%5."/>
      <w:lvlJc w:val="left"/>
      <w:pPr>
        <w:ind w:left="2568" w:hanging="400"/>
      </w:pPr>
    </w:lvl>
    <w:lvl w:ilvl="5" w:tplc="0409001B" w:tentative="1">
      <w:start w:val="1"/>
      <w:numFmt w:val="lowerRoman"/>
      <w:lvlText w:val="%6."/>
      <w:lvlJc w:val="right"/>
      <w:pPr>
        <w:ind w:left="2968" w:hanging="400"/>
      </w:pPr>
    </w:lvl>
    <w:lvl w:ilvl="6" w:tplc="0409000F" w:tentative="1">
      <w:start w:val="1"/>
      <w:numFmt w:val="decimal"/>
      <w:lvlText w:val="%7."/>
      <w:lvlJc w:val="left"/>
      <w:pPr>
        <w:ind w:left="3368" w:hanging="400"/>
      </w:pPr>
    </w:lvl>
    <w:lvl w:ilvl="7" w:tplc="04090019" w:tentative="1">
      <w:start w:val="1"/>
      <w:numFmt w:val="upperLetter"/>
      <w:lvlText w:val="%8."/>
      <w:lvlJc w:val="left"/>
      <w:pPr>
        <w:ind w:left="3768" w:hanging="400"/>
      </w:pPr>
    </w:lvl>
    <w:lvl w:ilvl="8" w:tplc="0409001B" w:tentative="1">
      <w:start w:val="1"/>
      <w:numFmt w:val="lowerRoman"/>
      <w:lvlText w:val="%9."/>
      <w:lvlJc w:val="right"/>
      <w:pPr>
        <w:ind w:left="4168" w:hanging="400"/>
      </w:pPr>
    </w:lvl>
  </w:abstractNum>
  <w:abstractNum w:abstractNumId="99" w15:restartNumberingAfterBreak="0">
    <w:nsid w:val="78AD4C0A"/>
    <w:multiLevelType w:val="hybridMultilevel"/>
    <w:tmpl w:val="B4825002"/>
    <w:lvl w:ilvl="0" w:tplc="6B82D08C">
      <w:start w:val="1"/>
      <w:numFmt w:val="lowerLetter"/>
      <w:lvlText w:val="(%1)"/>
      <w:lvlJc w:val="left"/>
      <w:pPr>
        <w:tabs>
          <w:tab w:val="num" w:pos="1701"/>
        </w:tabs>
        <w:ind w:left="1701" w:hanging="850"/>
      </w:pPr>
      <w:rPr>
        <w:rFonts w:hint="eastAsia"/>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0" w15:restartNumberingAfterBreak="0">
    <w:nsid w:val="7A5C7ED0"/>
    <w:multiLevelType w:val="multilevel"/>
    <w:tmpl w:val="5254DE68"/>
    <w:lvl w:ilvl="0">
      <w:start w:val="10"/>
      <w:numFmt w:val="decimal"/>
      <w:lvlText w:val="%1"/>
      <w:lvlJc w:val="left"/>
      <w:pPr>
        <w:tabs>
          <w:tab w:val="num" w:pos="2355"/>
        </w:tabs>
        <w:ind w:left="2355" w:hanging="2355"/>
      </w:pPr>
      <w:rPr>
        <w:rFonts w:hint="eastAsia"/>
      </w:rPr>
    </w:lvl>
    <w:lvl w:ilvl="1">
      <w:start w:val="1"/>
      <w:numFmt w:val="decimal"/>
      <w:lvlText w:val="11.%2"/>
      <w:lvlJc w:val="left"/>
      <w:pPr>
        <w:tabs>
          <w:tab w:val="num" w:pos="851"/>
        </w:tabs>
        <w:ind w:left="851" w:hanging="851"/>
      </w:pPr>
      <w:rPr>
        <w:rFonts w:cs="Arial" w:hint="default"/>
        <w:b w:val="0"/>
        <w:i w:val="0"/>
        <w:spacing w:val="0"/>
      </w:rPr>
    </w:lvl>
    <w:lvl w:ilvl="2">
      <w:start w:val="1"/>
      <w:numFmt w:val="decimal"/>
      <w:lvlText w:val="%1.%2.%3"/>
      <w:lvlJc w:val="left"/>
      <w:pPr>
        <w:tabs>
          <w:tab w:val="num" w:pos="2355"/>
        </w:tabs>
        <w:ind w:left="2355" w:hanging="2355"/>
      </w:pPr>
      <w:rPr>
        <w:rFonts w:hint="eastAsia"/>
      </w:rPr>
    </w:lvl>
    <w:lvl w:ilvl="3">
      <w:start w:val="1"/>
      <w:numFmt w:val="decimal"/>
      <w:lvlText w:val="%1.%2.%3.%4"/>
      <w:lvlJc w:val="left"/>
      <w:pPr>
        <w:tabs>
          <w:tab w:val="num" w:pos="2355"/>
        </w:tabs>
        <w:ind w:left="2355" w:hanging="2355"/>
      </w:pPr>
      <w:rPr>
        <w:rFonts w:hint="eastAsia"/>
      </w:rPr>
    </w:lvl>
    <w:lvl w:ilvl="4">
      <w:start w:val="1"/>
      <w:numFmt w:val="decimal"/>
      <w:lvlText w:val="%1.%2.%3.%4.%5"/>
      <w:lvlJc w:val="left"/>
      <w:pPr>
        <w:tabs>
          <w:tab w:val="num" w:pos="2355"/>
        </w:tabs>
        <w:ind w:left="2355" w:hanging="2355"/>
      </w:pPr>
      <w:rPr>
        <w:rFonts w:hint="eastAsia"/>
      </w:rPr>
    </w:lvl>
    <w:lvl w:ilvl="5">
      <w:start w:val="1"/>
      <w:numFmt w:val="decimal"/>
      <w:lvlText w:val="%1.%2.%3.%4.%5.%6"/>
      <w:lvlJc w:val="left"/>
      <w:pPr>
        <w:tabs>
          <w:tab w:val="num" w:pos="2355"/>
        </w:tabs>
        <w:ind w:left="2355" w:hanging="2355"/>
      </w:pPr>
      <w:rPr>
        <w:rFonts w:hint="eastAsia"/>
      </w:rPr>
    </w:lvl>
    <w:lvl w:ilvl="6">
      <w:start w:val="1"/>
      <w:numFmt w:val="decimal"/>
      <w:lvlText w:val="%1.%2.%3.%4.%5.%6.%7"/>
      <w:lvlJc w:val="left"/>
      <w:pPr>
        <w:tabs>
          <w:tab w:val="num" w:pos="2355"/>
        </w:tabs>
        <w:ind w:left="2355" w:hanging="2355"/>
      </w:pPr>
      <w:rPr>
        <w:rFonts w:hint="eastAsia"/>
      </w:rPr>
    </w:lvl>
    <w:lvl w:ilvl="7">
      <w:start w:val="1"/>
      <w:numFmt w:val="decimal"/>
      <w:lvlText w:val="%1.%2.%3.%4.%5.%6.%7.%8"/>
      <w:lvlJc w:val="left"/>
      <w:pPr>
        <w:tabs>
          <w:tab w:val="num" w:pos="2355"/>
        </w:tabs>
        <w:ind w:left="2355" w:hanging="2355"/>
      </w:pPr>
      <w:rPr>
        <w:rFonts w:hint="eastAsia"/>
      </w:rPr>
    </w:lvl>
    <w:lvl w:ilvl="8">
      <w:start w:val="1"/>
      <w:numFmt w:val="decimal"/>
      <w:lvlText w:val="%1.%2.%3.%4.%5.%6.%7.%8.%9"/>
      <w:lvlJc w:val="left"/>
      <w:pPr>
        <w:tabs>
          <w:tab w:val="num" w:pos="2355"/>
        </w:tabs>
        <w:ind w:left="2355" w:hanging="2355"/>
      </w:pPr>
      <w:rPr>
        <w:rFonts w:hint="eastAsia"/>
      </w:rPr>
    </w:lvl>
  </w:abstractNum>
  <w:abstractNum w:abstractNumId="101" w15:restartNumberingAfterBreak="0">
    <w:nsid w:val="7B106A97"/>
    <w:multiLevelType w:val="multilevel"/>
    <w:tmpl w:val="CBA64230"/>
    <w:lvl w:ilvl="0">
      <w:start w:val="3"/>
      <w:numFmt w:val="decimal"/>
      <w:lvlText w:val="%1"/>
      <w:lvlJc w:val="left"/>
      <w:pPr>
        <w:tabs>
          <w:tab w:val="num" w:pos="795"/>
        </w:tabs>
        <w:ind w:left="795" w:hanging="795"/>
      </w:pPr>
      <w:rPr>
        <w:rFonts w:hint="eastAsia"/>
      </w:rPr>
    </w:lvl>
    <w:lvl w:ilvl="1">
      <w:start w:val="1"/>
      <w:numFmt w:val="decimal"/>
      <w:lvlText w:val="3.%2"/>
      <w:lvlJc w:val="left"/>
      <w:pPr>
        <w:tabs>
          <w:tab w:val="num" w:pos="851"/>
        </w:tabs>
        <w:ind w:left="851" w:hanging="851"/>
      </w:pPr>
      <w:rPr>
        <w:rFonts w:hint="default"/>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102" w15:restartNumberingAfterBreak="0">
    <w:nsid w:val="7E0029B9"/>
    <w:multiLevelType w:val="hybridMultilevel"/>
    <w:tmpl w:val="E52EC676"/>
    <w:lvl w:ilvl="0" w:tplc="FFFFFFFF">
      <w:start w:val="1"/>
      <w:numFmt w:val="decimal"/>
      <w:pStyle w:val="Chapter"/>
      <w:lvlText w:val="제%1장"/>
      <w:lvlJc w:val="left"/>
      <w:pPr>
        <w:tabs>
          <w:tab w:val="num" w:pos="1571"/>
        </w:tabs>
        <w:ind w:left="1259" w:hanging="408"/>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3" w15:restartNumberingAfterBreak="0">
    <w:nsid w:val="7F0D706A"/>
    <w:multiLevelType w:val="hybridMultilevel"/>
    <w:tmpl w:val="B4825002"/>
    <w:lvl w:ilvl="0" w:tplc="6B82D08C">
      <w:start w:val="1"/>
      <w:numFmt w:val="lowerLetter"/>
      <w:lvlText w:val="(%1)"/>
      <w:lvlJc w:val="left"/>
      <w:pPr>
        <w:tabs>
          <w:tab w:val="num" w:pos="1701"/>
        </w:tabs>
        <w:ind w:left="1701" w:hanging="850"/>
      </w:pPr>
      <w:rPr>
        <w:rFonts w:hint="eastAsia"/>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4" w15:restartNumberingAfterBreak="0">
    <w:nsid w:val="7F6E6E9B"/>
    <w:multiLevelType w:val="hybridMultilevel"/>
    <w:tmpl w:val="F85A26DA"/>
    <w:lvl w:ilvl="0" w:tplc="CBD8D57A">
      <w:start w:val="1"/>
      <w:numFmt w:val="lowerLetter"/>
      <w:lvlText w:val="(%1)"/>
      <w:lvlJc w:val="left"/>
      <w:pPr>
        <w:tabs>
          <w:tab w:val="num" w:pos="1701"/>
        </w:tabs>
        <w:ind w:left="1701" w:hanging="850"/>
      </w:pPr>
      <w:rPr>
        <w:rFonts w:hint="eastAsia"/>
        <w:b w:val="0"/>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5" w15:restartNumberingAfterBreak="0">
    <w:nsid w:val="7F7E5DC4"/>
    <w:multiLevelType w:val="hybridMultilevel"/>
    <w:tmpl w:val="15E677DC"/>
    <w:lvl w:ilvl="0" w:tplc="E028FA82">
      <w:start w:val="1"/>
      <w:numFmt w:val="decimal"/>
      <w:lvlText w:val="(%1)"/>
      <w:lvlJc w:val="left"/>
      <w:pPr>
        <w:tabs>
          <w:tab w:val="num" w:pos="567"/>
        </w:tabs>
        <w:ind w:left="567" w:hanging="567"/>
      </w:pPr>
      <w:rPr>
        <w:rFonts w:hint="eastAsia"/>
      </w:rPr>
    </w:lvl>
    <w:lvl w:ilvl="1" w:tplc="06C8A658">
      <w:start w:val="1"/>
      <w:numFmt w:val="lowerRoman"/>
      <w:lvlText w:val="(%2)"/>
      <w:lvlJc w:val="left"/>
      <w:pPr>
        <w:tabs>
          <w:tab w:val="num" w:pos="2552"/>
        </w:tabs>
        <w:ind w:left="2552" w:hanging="851"/>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num w:numId="1">
    <w:abstractNumId w:val="18"/>
  </w:num>
  <w:num w:numId="2">
    <w:abstractNumId w:val="105"/>
  </w:num>
  <w:num w:numId="3">
    <w:abstractNumId w:val="101"/>
  </w:num>
  <w:num w:numId="4">
    <w:abstractNumId w:val="15"/>
  </w:num>
  <w:num w:numId="5">
    <w:abstractNumId w:val="65"/>
  </w:num>
  <w:num w:numId="6">
    <w:abstractNumId w:val="90"/>
  </w:num>
  <w:num w:numId="7">
    <w:abstractNumId w:val="14"/>
  </w:num>
  <w:num w:numId="8">
    <w:abstractNumId w:val="66"/>
  </w:num>
  <w:num w:numId="9">
    <w:abstractNumId w:val="77"/>
  </w:num>
  <w:num w:numId="10">
    <w:abstractNumId w:val="29"/>
  </w:num>
  <w:num w:numId="11">
    <w:abstractNumId w:val="45"/>
  </w:num>
  <w:num w:numId="12">
    <w:abstractNumId w:val="22"/>
  </w:num>
  <w:num w:numId="13">
    <w:abstractNumId w:val="54"/>
  </w:num>
  <w:num w:numId="14">
    <w:abstractNumId w:val="73"/>
  </w:num>
  <w:num w:numId="15">
    <w:abstractNumId w:val="36"/>
  </w:num>
  <w:num w:numId="16">
    <w:abstractNumId w:val="75"/>
  </w:num>
  <w:num w:numId="17">
    <w:abstractNumId w:val="87"/>
  </w:num>
  <w:num w:numId="18">
    <w:abstractNumId w:val="89"/>
  </w:num>
  <w:num w:numId="19">
    <w:abstractNumId w:val="64"/>
  </w:num>
  <w:num w:numId="20">
    <w:abstractNumId w:val="35"/>
  </w:num>
  <w:num w:numId="21">
    <w:abstractNumId w:val="23"/>
  </w:num>
  <w:num w:numId="22">
    <w:abstractNumId w:val="38"/>
  </w:num>
  <w:num w:numId="23">
    <w:abstractNumId w:val="26"/>
  </w:num>
  <w:num w:numId="24">
    <w:abstractNumId w:val="10"/>
  </w:num>
  <w:num w:numId="25">
    <w:abstractNumId w:val="95"/>
  </w:num>
  <w:num w:numId="26">
    <w:abstractNumId w:val="43"/>
  </w:num>
  <w:num w:numId="27">
    <w:abstractNumId w:val="91"/>
  </w:num>
  <w:num w:numId="28">
    <w:abstractNumId w:val="70"/>
  </w:num>
  <w:num w:numId="29">
    <w:abstractNumId w:val="0"/>
  </w:num>
  <w:num w:numId="30">
    <w:abstractNumId w:val="52"/>
  </w:num>
  <w:num w:numId="31">
    <w:abstractNumId w:val="68"/>
  </w:num>
  <w:num w:numId="32">
    <w:abstractNumId w:val="57"/>
  </w:num>
  <w:num w:numId="33">
    <w:abstractNumId w:val="85"/>
  </w:num>
  <w:num w:numId="34">
    <w:abstractNumId w:val="93"/>
  </w:num>
  <w:num w:numId="35">
    <w:abstractNumId w:val="19"/>
  </w:num>
  <w:num w:numId="36">
    <w:abstractNumId w:val="74"/>
  </w:num>
  <w:num w:numId="37">
    <w:abstractNumId w:val="41"/>
  </w:num>
  <w:num w:numId="38">
    <w:abstractNumId w:val="67"/>
  </w:num>
  <w:num w:numId="39">
    <w:abstractNumId w:val="16"/>
  </w:num>
  <w:num w:numId="40">
    <w:abstractNumId w:val="44"/>
  </w:num>
  <w:num w:numId="41">
    <w:abstractNumId w:val="31"/>
  </w:num>
  <w:num w:numId="42">
    <w:abstractNumId w:val="61"/>
  </w:num>
  <w:num w:numId="43">
    <w:abstractNumId w:val="11"/>
  </w:num>
  <w:num w:numId="44">
    <w:abstractNumId w:val="24"/>
  </w:num>
  <w:num w:numId="45">
    <w:abstractNumId w:val="96"/>
  </w:num>
  <w:num w:numId="46">
    <w:abstractNumId w:val="71"/>
  </w:num>
  <w:num w:numId="47">
    <w:abstractNumId w:val="102"/>
  </w:num>
  <w:num w:numId="48">
    <w:abstractNumId w:val="2"/>
  </w:num>
  <w:num w:numId="49">
    <w:abstractNumId w:val="104"/>
  </w:num>
  <w:num w:numId="50">
    <w:abstractNumId w:val="13"/>
  </w:num>
  <w:num w:numId="51">
    <w:abstractNumId w:val="100"/>
  </w:num>
  <w:num w:numId="52">
    <w:abstractNumId w:val="32"/>
  </w:num>
  <w:num w:numId="53">
    <w:abstractNumId w:val="84"/>
  </w:num>
  <w:num w:numId="54">
    <w:abstractNumId w:val="46"/>
  </w:num>
  <w:num w:numId="55">
    <w:abstractNumId w:val="17"/>
  </w:num>
  <w:num w:numId="56">
    <w:abstractNumId w:val="99"/>
  </w:num>
  <w:num w:numId="57">
    <w:abstractNumId w:val="25"/>
  </w:num>
  <w:num w:numId="58">
    <w:abstractNumId w:val="103"/>
  </w:num>
  <w:num w:numId="59">
    <w:abstractNumId w:val="4"/>
    <w:lvlOverride w:ilvl="0">
      <w:lvl w:ilvl="0">
        <w:start w:val="1"/>
        <w:numFmt w:val="decimal"/>
        <w:lvlText w:val="제 %1 조"/>
        <w:lvlJc w:val="left"/>
        <w:pPr>
          <w:tabs>
            <w:tab w:val="num" w:pos="2722"/>
          </w:tabs>
          <w:ind w:left="2722" w:hanging="2722"/>
        </w:pPr>
        <w:rPr>
          <w:rFonts w:ascii="Times New Roman" w:eastAsia="바탕" w:hAnsi="Times New Roman" w:cs="Times New Roman" w:hint="eastAsia"/>
          <w:b/>
          <w:i w:val="0"/>
          <w:color w:val="0000FF"/>
          <w:sz w:val="21"/>
          <w:szCs w:val="21"/>
          <w:u w:val="double"/>
        </w:rPr>
      </w:lvl>
    </w:lvlOverride>
    <w:lvlOverride w:ilvl="1">
      <w:lvl w:ilvl="1">
        <w:start w:val="1"/>
        <w:numFmt w:val="decimal"/>
        <w:lvlText w:val="(%2)"/>
        <w:lvlJc w:val="left"/>
        <w:pPr>
          <w:tabs>
            <w:tab w:val="num" w:pos="964"/>
          </w:tabs>
          <w:ind w:left="907" w:hanging="680"/>
        </w:pPr>
        <w:rPr>
          <w:rFonts w:ascii="Times New Roman" w:eastAsia="바탕" w:hAnsi="Times New Roman" w:cs="Times New Roman" w:hint="eastAsia"/>
          <w:b w:val="0"/>
          <w:i w:val="0"/>
          <w:color w:val="0000FF"/>
          <w:sz w:val="21"/>
          <w:szCs w:val="21"/>
          <w:u w:val="double"/>
        </w:rPr>
      </w:lvl>
    </w:lvlOverride>
    <w:lvlOverride w:ilvl="2">
      <w:lvl w:ilvl="2">
        <w:start w:val="1"/>
        <w:numFmt w:val="decimal"/>
        <w:lvlText w:val="%3."/>
        <w:lvlJc w:val="left"/>
        <w:pPr>
          <w:tabs>
            <w:tab w:val="num" w:pos="1701"/>
          </w:tabs>
          <w:ind w:left="1701" w:hanging="737"/>
        </w:pPr>
        <w:rPr>
          <w:rFonts w:ascii="Times New Roman" w:eastAsia="바탕" w:hAnsi="Times New Roman" w:cs="Times New Roman" w:hint="eastAsia"/>
          <w:b w:val="0"/>
          <w:i w:val="0"/>
          <w:color w:val="0000FF"/>
          <w:kern w:val="0"/>
          <w:sz w:val="23"/>
          <w:szCs w:val="23"/>
          <w:u w:val="double"/>
        </w:rPr>
      </w:lvl>
    </w:lvlOverride>
    <w:lvlOverride w:ilvl="3">
      <w:lvl w:ilvl="3">
        <w:start w:val="1"/>
        <w:numFmt w:val="bullet"/>
        <w:lvlText w:val="○"/>
        <w:lvlJc w:val="left"/>
        <w:pPr>
          <w:tabs>
            <w:tab w:val="num" w:pos="1474"/>
          </w:tabs>
          <w:ind w:left="1474" w:hanging="453"/>
        </w:pPr>
        <w:rPr>
          <w:rFonts w:ascii="Times New Roman" w:hAnsi="Times New Roman" w:cs="Times New Roman" w:hint="default"/>
          <w:color w:val="0000FF"/>
          <w:u w:val="double"/>
        </w:rPr>
      </w:lvl>
    </w:lvlOverride>
    <w:lvlOverride w:ilvl="4">
      <w:lvl w:ilvl="4">
        <w:start w:val="1"/>
        <w:numFmt w:val="bullet"/>
        <w:lvlText w:val="•"/>
        <w:lvlJc w:val="left"/>
        <w:pPr>
          <w:tabs>
            <w:tab w:val="num" w:pos="2041"/>
          </w:tabs>
          <w:ind w:left="2041" w:hanging="340"/>
        </w:pPr>
        <w:rPr>
          <w:rFonts w:ascii="Times New Roman" w:hAnsi="Times New Roman" w:cs="Times New Roman" w:hint="default"/>
          <w:color w:val="0000FF"/>
          <w:u w:val="double"/>
        </w:rPr>
      </w:lvl>
    </w:lvlOverride>
    <w:lvlOverride w:ilvl="5">
      <w:lvl w:ilvl="5">
        <w:start w:val="1"/>
        <w:numFmt w:val="bullet"/>
        <w:lvlText w:val="−"/>
        <w:lvlJc w:val="left"/>
        <w:pPr>
          <w:tabs>
            <w:tab w:val="num" w:pos="2608"/>
          </w:tabs>
          <w:ind w:left="2608" w:hanging="340"/>
        </w:pPr>
        <w:rPr>
          <w:rFonts w:ascii="바탕체" w:eastAsia="바탕체" w:hAnsi="바탕체" w:hint="eastAsia"/>
          <w:color w:val="0000FF"/>
          <w:u w:val="double"/>
        </w:rPr>
      </w:lvl>
    </w:lvlOverride>
    <w:lvlOverride w:ilvl="6">
      <w:lvl w:ilvl="6">
        <w:start w:val="1"/>
        <w:numFmt w:val="decimal"/>
        <w:lvlText w:val="%1.%2.%3.%4.%5.%6.%7"/>
        <w:lvlJc w:val="left"/>
        <w:pPr>
          <w:tabs>
            <w:tab w:val="num" w:pos="4680"/>
          </w:tabs>
          <w:ind w:left="4680" w:hanging="1440"/>
        </w:pPr>
        <w:rPr>
          <w:rFonts w:cs="Times New Roman"/>
          <w:color w:val="0000FF"/>
          <w:u w:val="double"/>
        </w:rPr>
      </w:lvl>
    </w:lvlOverride>
    <w:lvlOverride w:ilvl="7">
      <w:lvl w:ilvl="7">
        <w:start w:val="1"/>
        <w:numFmt w:val="decimal"/>
        <w:lvlText w:val="%1.%2.%3.%4.%5.%6.%7.%8"/>
        <w:lvlJc w:val="left"/>
        <w:pPr>
          <w:tabs>
            <w:tab w:val="num" w:pos="5220"/>
          </w:tabs>
          <w:ind w:left="5220" w:hanging="1440"/>
        </w:pPr>
        <w:rPr>
          <w:rFonts w:cs="Times New Roman"/>
          <w:color w:val="0000FF"/>
          <w:u w:val="double"/>
        </w:rPr>
      </w:lvl>
    </w:lvlOverride>
    <w:lvlOverride w:ilvl="8">
      <w:lvl w:ilvl="8">
        <w:start w:val="1"/>
        <w:numFmt w:val="decimal"/>
        <w:lvlText w:val="%1.%2.%3.%4.%5.%6.%7.%8.%9"/>
        <w:lvlJc w:val="left"/>
        <w:pPr>
          <w:tabs>
            <w:tab w:val="num" w:pos="6120"/>
          </w:tabs>
          <w:ind w:left="6120" w:hanging="1800"/>
        </w:pPr>
        <w:rPr>
          <w:rFonts w:cs="Times New Roman"/>
          <w:color w:val="0000FF"/>
          <w:u w:val="double"/>
        </w:rPr>
      </w:lvl>
    </w:lvlOverride>
  </w:num>
  <w:num w:numId="60">
    <w:abstractNumId w:val="3"/>
    <w:lvlOverride w:ilvl="0">
      <w:lvl w:ilvl="0" w:tplc="6B82D08C">
        <w:start w:val="1"/>
        <w:numFmt w:val="lowerLetter"/>
        <w:lvlText w:val="(%1)"/>
        <w:lvlJc w:val="left"/>
        <w:pPr>
          <w:tabs>
            <w:tab w:val="num" w:pos="1701"/>
          </w:tabs>
          <w:ind w:left="1701" w:hanging="850"/>
        </w:pPr>
        <w:rPr>
          <w:rFonts w:cs="Times New Roman"/>
          <w:color w:val="0000FF"/>
          <w:u w:val="double"/>
        </w:rPr>
      </w:lvl>
    </w:lvlOverride>
    <w:lvlOverride w:ilvl="1">
      <w:lvl w:ilvl="1" w:tplc="04090019">
        <w:start w:val="1"/>
        <w:numFmt w:val="upperLetter"/>
        <w:lvlText w:val="%2."/>
        <w:lvlJc w:val="left"/>
        <w:pPr>
          <w:tabs>
            <w:tab w:val="num" w:pos="1200"/>
          </w:tabs>
          <w:ind w:left="1200" w:hanging="400"/>
        </w:pPr>
        <w:rPr>
          <w:rFonts w:cs="Times New Roman"/>
          <w:color w:val="0000FF"/>
          <w:u w:val="double"/>
        </w:rPr>
      </w:lvl>
    </w:lvlOverride>
    <w:lvlOverride w:ilvl="2">
      <w:lvl w:ilvl="2" w:tplc="0409001B">
        <w:start w:val="1"/>
        <w:numFmt w:val="lowerRoman"/>
        <w:lvlText w:val="%3."/>
        <w:lvlJc w:val="right"/>
        <w:pPr>
          <w:tabs>
            <w:tab w:val="num" w:pos="1600"/>
          </w:tabs>
          <w:ind w:left="1600" w:hanging="400"/>
        </w:pPr>
        <w:rPr>
          <w:rFonts w:cs="Times New Roman"/>
          <w:color w:val="0000FF"/>
          <w:u w:val="double"/>
        </w:rPr>
      </w:lvl>
    </w:lvlOverride>
    <w:lvlOverride w:ilvl="3">
      <w:lvl w:ilvl="3" w:tplc="0409000F">
        <w:start w:val="1"/>
        <w:numFmt w:val="decimal"/>
        <w:lvlText w:val="%4."/>
        <w:lvlJc w:val="left"/>
        <w:pPr>
          <w:tabs>
            <w:tab w:val="num" w:pos="2000"/>
          </w:tabs>
          <w:ind w:left="2000" w:hanging="400"/>
        </w:pPr>
        <w:rPr>
          <w:rFonts w:cs="Times New Roman"/>
          <w:color w:val="0000FF"/>
          <w:u w:val="double"/>
        </w:rPr>
      </w:lvl>
    </w:lvlOverride>
    <w:lvlOverride w:ilvl="4">
      <w:lvl w:ilvl="4" w:tplc="04090019">
        <w:start w:val="1"/>
        <w:numFmt w:val="upperLetter"/>
        <w:lvlText w:val="%5."/>
        <w:lvlJc w:val="left"/>
        <w:pPr>
          <w:tabs>
            <w:tab w:val="num" w:pos="2400"/>
          </w:tabs>
          <w:ind w:left="2400" w:hanging="400"/>
        </w:pPr>
        <w:rPr>
          <w:rFonts w:cs="Times New Roman"/>
          <w:color w:val="0000FF"/>
          <w:u w:val="double"/>
        </w:rPr>
      </w:lvl>
    </w:lvlOverride>
    <w:lvlOverride w:ilvl="5">
      <w:lvl w:ilvl="5" w:tplc="0409001B">
        <w:start w:val="1"/>
        <w:numFmt w:val="lowerRoman"/>
        <w:lvlText w:val="%6."/>
        <w:lvlJc w:val="right"/>
        <w:pPr>
          <w:tabs>
            <w:tab w:val="num" w:pos="2800"/>
          </w:tabs>
          <w:ind w:left="2800" w:hanging="400"/>
        </w:pPr>
        <w:rPr>
          <w:rFonts w:cs="Times New Roman"/>
          <w:color w:val="0000FF"/>
          <w:u w:val="double"/>
        </w:rPr>
      </w:lvl>
    </w:lvlOverride>
    <w:lvlOverride w:ilvl="6">
      <w:lvl w:ilvl="6" w:tplc="0409000F">
        <w:start w:val="1"/>
        <w:numFmt w:val="decimal"/>
        <w:lvlText w:val="%7."/>
        <w:lvlJc w:val="left"/>
        <w:pPr>
          <w:tabs>
            <w:tab w:val="num" w:pos="3200"/>
          </w:tabs>
          <w:ind w:left="3200" w:hanging="400"/>
        </w:pPr>
        <w:rPr>
          <w:rFonts w:cs="Times New Roman"/>
          <w:color w:val="0000FF"/>
          <w:u w:val="double"/>
        </w:rPr>
      </w:lvl>
    </w:lvlOverride>
    <w:lvlOverride w:ilvl="7">
      <w:lvl w:ilvl="7" w:tplc="04090019">
        <w:start w:val="1"/>
        <w:numFmt w:val="upperLetter"/>
        <w:lvlText w:val="%8."/>
        <w:lvlJc w:val="left"/>
        <w:pPr>
          <w:tabs>
            <w:tab w:val="num" w:pos="3600"/>
          </w:tabs>
          <w:ind w:left="3600" w:hanging="400"/>
        </w:pPr>
        <w:rPr>
          <w:rFonts w:cs="Times New Roman"/>
          <w:color w:val="0000FF"/>
          <w:u w:val="double"/>
        </w:rPr>
      </w:lvl>
    </w:lvlOverride>
    <w:lvlOverride w:ilvl="8">
      <w:lvl w:ilvl="8" w:tplc="0409001B">
        <w:start w:val="1"/>
        <w:numFmt w:val="lowerRoman"/>
        <w:lvlText w:val="%9."/>
        <w:lvlJc w:val="right"/>
        <w:pPr>
          <w:tabs>
            <w:tab w:val="num" w:pos="4000"/>
          </w:tabs>
          <w:ind w:left="4000" w:hanging="400"/>
        </w:pPr>
        <w:rPr>
          <w:rFonts w:cs="Times New Roman"/>
          <w:color w:val="0000FF"/>
          <w:u w:val="double"/>
        </w:rPr>
      </w:lvl>
    </w:lvlOverride>
  </w:num>
  <w:num w:numId="61">
    <w:abstractNumId w:val="9"/>
    <w:lvlOverride w:ilvl="0">
      <w:lvl w:ilvl="0" w:tplc="34EA532A">
        <w:start w:val="1"/>
        <w:numFmt w:val="lowerRoman"/>
        <w:lvlText w:val="(%1)"/>
        <w:lvlJc w:val="left"/>
        <w:pPr>
          <w:tabs>
            <w:tab w:val="num" w:pos="2552"/>
          </w:tabs>
          <w:ind w:left="2552" w:hanging="851"/>
        </w:pPr>
        <w:rPr>
          <w:rFonts w:cs="Times New Roman"/>
          <w:color w:val="0000FF"/>
          <w:u w:val="double"/>
        </w:rPr>
      </w:lvl>
    </w:lvlOverride>
    <w:lvlOverride w:ilvl="1">
      <w:lvl w:ilvl="1" w:tplc="3168D200">
        <w:start w:val="1"/>
        <w:numFmt w:val="lowerLetter"/>
        <w:lvlText w:val="(%2)"/>
        <w:lvlJc w:val="left"/>
        <w:pPr>
          <w:tabs>
            <w:tab w:val="num" w:pos="1701"/>
          </w:tabs>
          <w:ind w:left="1701" w:hanging="850"/>
        </w:pPr>
        <w:rPr>
          <w:rFonts w:cs="Times New Roman"/>
          <w:color w:val="0000FF"/>
          <w:u w:val="double"/>
        </w:rPr>
      </w:lvl>
    </w:lvlOverride>
    <w:lvlOverride w:ilvl="2">
      <w:lvl w:ilvl="2" w:tplc="0409001B">
        <w:start w:val="1"/>
        <w:numFmt w:val="lowerRoman"/>
        <w:lvlText w:val="%3."/>
        <w:lvlJc w:val="right"/>
        <w:pPr>
          <w:tabs>
            <w:tab w:val="num" w:pos="2800"/>
          </w:tabs>
          <w:ind w:left="2800" w:hanging="400"/>
        </w:pPr>
        <w:rPr>
          <w:rFonts w:cs="Times New Roman"/>
          <w:color w:val="0000FF"/>
          <w:u w:val="double"/>
        </w:rPr>
      </w:lvl>
    </w:lvlOverride>
    <w:lvlOverride w:ilvl="3">
      <w:lvl w:ilvl="3" w:tplc="0409000F">
        <w:start w:val="1"/>
        <w:numFmt w:val="decimal"/>
        <w:lvlText w:val="%4."/>
        <w:lvlJc w:val="left"/>
        <w:pPr>
          <w:tabs>
            <w:tab w:val="num" w:pos="3200"/>
          </w:tabs>
          <w:ind w:left="3200" w:hanging="400"/>
        </w:pPr>
        <w:rPr>
          <w:rFonts w:cs="Times New Roman"/>
          <w:color w:val="0000FF"/>
          <w:u w:val="double"/>
        </w:rPr>
      </w:lvl>
    </w:lvlOverride>
    <w:lvlOverride w:ilvl="4">
      <w:lvl w:ilvl="4" w:tplc="04090019">
        <w:start w:val="1"/>
        <w:numFmt w:val="upperLetter"/>
        <w:lvlText w:val="%5."/>
        <w:lvlJc w:val="left"/>
        <w:pPr>
          <w:tabs>
            <w:tab w:val="num" w:pos="3600"/>
          </w:tabs>
          <w:ind w:left="3600" w:hanging="400"/>
        </w:pPr>
        <w:rPr>
          <w:rFonts w:cs="Times New Roman"/>
          <w:color w:val="0000FF"/>
          <w:u w:val="double"/>
        </w:rPr>
      </w:lvl>
    </w:lvlOverride>
    <w:lvlOverride w:ilvl="5">
      <w:lvl w:ilvl="5" w:tplc="0409001B">
        <w:start w:val="1"/>
        <w:numFmt w:val="lowerRoman"/>
        <w:lvlText w:val="%6."/>
        <w:lvlJc w:val="right"/>
        <w:pPr>
          <w:tabs>
            <w:tab w:val="num" w:pos="4000"/>
          </w:tabs>
          <w:ind w:left="4000" w:hanging="400"/>
        </w:pPr>
        <w:rPr>
          <w:rFonts w:cs="Times New Roman"/>
          <w:color w:val="0000FF"/>
          <w:u w:val="double"/>
        </w:rPr>
      </w:lvl>
    </w:lvlOverride>
    <w:lvlOverride w:ilvl="6">
      <w:lvl w:ilvl="6" w:tplc="0409000F">
        <w:start w:val="1"/>
        <w:numFmt w:val="decimal"/>
        <w:lvlText w:val="%7."/>
        <w:lvlJc w:val="left"/>
        <w:pPr>
          <w:tabs>
            <w:tab w:val="num" w:pos="4400"/>
          </w:tabs>
          <w:ind w:left="4400" w:hanging="400"/>
        </w:pPr>
        <w:rPr>
          <w:rFonts w:cs="Times New Roman"/>
          <w:color w:val="0000FF"/>
          <w:u w:val="double"/>
        </w:rPr>
      </w:lvl>
    </w:lvlOverride>
    <w:lvlOverride w:ilvl="7">
      <w:lvl w:ilvl="7" w:tplc="04090019">
        <w:start w:val="1"/>
        <w:numFmt w:val="upperLetter"/>
        <w:lvlText w:val="%8."/>
        <w:lvlJc w:val="left"/>
        <w:pPr>
          <w:tabs>
            <w:tab w:val="num" w:pos="4800"/>
          </w:tabs>
          <w:ind w:left="4800" w:hanging="400"/>
        </w:pPr>
        <w:rPr>
          <w:rFonts w:cs="Times New Roman"/>
          <w:color w:val="0000FF"/>
          <w:u w:val="double"/>
        </w:rPr>
      </w:lvl>
    </w:lvlOverride>
    <w:lvlOverride w:ilvl="8">
      <w:lvl w:ilvl="8" w:tplc="0409001B">
        <w:start w:val="1"/>
        <w:numFmt w:val="lowerRoman"/>
        <w:lvlText w:val="%9."/>
        <w:lvlJc w:val="right"/>
        <w:pPr>
          <w:tabs>
            <w:tab w:val="num" w:pos="5200"/>
          </w:tabs>
          <w:ind w:left="5200" w:hanging="400"/>
        </w:pPr>
        <w:rPr>
          <w:rFonts w:cs="Times New Roman"/>
          <w:color w:val="0000FF"/>
          <w:u w:val="double"/>
        </w:rPr>
      </w:lvl>
    </w:lvlOverride>
  </w:num>
  <w:num w:numId="62">
    <w:abstractNumId w:val="7"/>
  </w:num>
  <w:num w:numId="63">
    <w:abstractNumId w:val="17"/>
    <w:lvlOverride w:ilvl="0">
      <w:lvl w:ilvl="0" w:tplc="1D58FC08">
        <w:start w:val="1"/>
        <w:numFmt w:val="lowerLetter"/>
        <w:lvlText w:val="(%1)"/>
        <w:lvlJc w:val="left"/>
        <w:pPr>
          <w:tabs>
            <w:tab w:val="num" w:pos="1701"/>
          </w:tabs>
          <w:ind w:left="1701" w:hanging="850"/>
        </w:pPr>
        <w:rPr>
          <w:rFonts w:cs="Times New Roman"/>
          <w:color w:val="0000FF"/>
          <w:u w:val="double"/>
        </w:rPr>
      </w:lvl>
    </w:lvlOverride>
    <w:lvlOverride w:ilvl="1">
      <w:lvl w:ilvl="1" w:tplc="04090019">
        <w:start w:val="1"/>
        <w:numFmt w:val="upperLetter"/>
        <w:lvlText w:val="%2."/>
        <w:lvlJc w:val="left"/>
        <w:pPr>
          <w:ind w:left="1200" w:hanging="400"/>
        </w:pPr>
        <w:rPr>
          <w:rFonts w:cs="Times New Roman"/>
          <w:color w:val="0000FF"/>
          <w:u w:val="double"/>
        </w:rPr>
      </w:lvl>
    </w:lvlOverride>
    <w:lvlOverride w:ilvl="2">
      <w:lvl w:ilvl="2" w:tplc="0409001B">
        <w:start w:val="1"/>
        <w:numFmt w:val="lowerRoman"/>
        <w:lvlText w:val="%3."/>
        <w:lvlJc w:val="right"/>
        <w:pPr>
          <w:ind w:left="1600" w:hanging="400"/>
        </w:pPr>
        <w:rPr>
          <w:rFonts w:cs="Times New Roman"/>
          <w:color w:val="0000FF"/>
          <w:u w:val="double"/>
        </w:rPr>
      </w:lvl>
    </w:lvlOverride>
    <w:lvlOverride w:ilvl="3">
      <w:lvl w:ilvl="3" w:tplc="0409000F">
        <w:start w:val="1"/>
        <w:numFmt w:val="decimal"/>
        <w:lvlText w:val="%4."/>
        <w:lvlJc w:val="left"/>
        <w:pPr>
          <w:ind w:left="2000" w:hanging="400"/>
        </w:pPr>
        <w:rPr>
          <w:rFonts w:cs="Times New Roman"/>
          <w:color w:val="0000FF"/>
          <w:u w:val="double"/>
        </w:rPr>
      </w:lvl>
    </w:lvlOverride>
    <w:lvlOverride w:ilvl="4">
      <w:lvl w:ilvl="4" w:tplc="04090019">
        <w:start w:val="1"/>
        <w:numFmt w:val="upperLetter"/>
        <w:lvlText w:val="%5."/>
        <w:lvlJc w:val="left"/>
        <w:pPr>
          <w:ind w:left="2400" w:hanging="400"/>
        </w:pPr>
        <w:rPr>
          <w:rFonts w:cs="Times New Roman"/>
          <w:color w:val="0000FF"/>
          <w:u w:val="double"/>
        </w:rPr>
      </w:lvl>
    </w:lvlOverride>
    <w:lvlOverride w:ilvl="5">
      <w:lvl w:ilvl="5" w:tplc="0409001B">
        <w:start w:val="1"/>
        <w:numFmt w:val="lowerRoman"/>
        <w:lvlText w:val="%6."/>
        <w:lvlJc w:val="right"/>
        <w:pPr>
          <w:ind w:left="2800" w:hanging="400"/>
        </w:pPr>
        <w:rPr>
          <w:rFonts w:cs="Times New Roman"/>
          <w:color w:val="0000FF"/>
          <w:u w:val="double"/>
        </w:rPr>
      </w:lvl>
    </w:lvlOverride>
    <w:lvlOverride w:ilvl="6">
      <w:lvl w:ilvl="6" w:tplc="0409000F">
        <w:start w:val="1"/>
        <w:numFmt w:val="decimal"/>
        <w:lvlText w:val="%7."/>
        <w:lvlJc w:val="left"/>
        <w:pPr>
          <w:ind w:left="3200" w:hanging="400"/>
        </w:pPr>
        <w:rPr>
          <w:rFonts w:cs="Times New Roman"/>
          <w:color w:val="0000FF"/>
          <w:u w:val="double"/>
        </w:rPr>
      </w:lvl>
    </w:lvlOverride>
    <w:lvlOverride w:ilvl="7">
      <w:lvl w:ilvl="7" w:tplc="04090019">
        <w:start w:val="1"/>
        <w:numFmt w:val="upperLetter"/>
        <w:lvlText w:val="%8."/>
        <w:lvlJc w:val="left"/>
        <w:pPr>
          <w:ind w:left="3600" w:hanging="400"/>
        </w:pPr>
        <w:rPr>
          <w:rFonts w:cs="Times New Roman"/>
          <w:color w:val="0000FF"/>
          <w:u w:val="double"/>
        </w:rPr>
      </w:lvl>
    </w:lvlOverride>
    <w:lvlOverride w:ilvl="8">
      <w:lvl w:ilvl="8" w:tplc="0409001B">
        <w:start w:val="1"/>
        <w:numFmt w:val="lowerRoman"/>
        <w:lvlText w:val="%9."/>
        <w:lvlJc w:val="right"/>
        <w:pPr>
          <w:ind w:left="4000" w:hanging="400"/>
        </w:pPr>
        <w:rPr>
          <w:rFonts w:cs="Times New Roman"/>
          <w:color w:val="0000FF"/>
          <w:u w:val="double"/>
        </w:rPr>
      </w:lvl>
    </w:lvlOverride>
  </w:num>
  <w:num w:numId="64">
    <w:abstractNumId w:val="3"/>
  </w:num>
  <w:num w:numId="65">
    <w:abstractNumId w:val="97"/>
  </w:num>
  <w:num w:numId="66">
    <w:abstractNumId w:val="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
    <w:lvlOverride w:ilvl="0">
      <w:lvl w:ilvl="0">
        <w:start w:val="10"/>
        <w:numFmt w:val="decimal"/>
        <w:lvlText w:val="%1"/>
        <w:lvlJc w:val="left"/>
        <w:pPr>
          <w:tabs>
            <w:tab w:val="num" w:pos="2355"/>
          </w:tabs>
          <w:ind w:left="2355" w:hanging="2355"/>
        </w:pPr>
        <w:rPr>
          <w:rFonts w:cs="Times New Roman"/>
          <w:color w:val="0000FF"/>
          <w:u w:val="double"/>
        </w:rPr>
      </w:lvl>
    </w:lvlOverride>
    <w:lvlOverride w:ilvl="1">
      <w:lvl w:ilvl="1">
        <w:start w:val="1"/>
        <w:numFmt w:val="decimal"/>
        <w:lvlText w:val="10.%2"/>
        <w:lvlJc w:val="left"/>
        <w:pPr>
          <w:tabs>
            <w:tab w:val="num" w:pos="851"/>
          </w:tabs>
          <w:ind w:left="851" w:hanging="851"/>
        </w:pPr>
        <w:rPr>
          <w:rFonts w:cs="Times New Roman"/>
          <w:color w:val="0000FF"/>
          <w:u w:val="double"/>
        </w:rPr>
      </w:lvl>
    </w:lvlOverride>
    <w:lvlOverride w:ilvl="2">
      <w:lvl w:ilvl="2">
        <w:start w:val="1"/>
        <w:numFmt w:val="decimal"/>
        <w:lvlText w:val="%1.%2.%3"/>
        <w:lvlJc w:val="left"/>
        <w:pPr>
          <w:tabs>
            <w:tab w:val="num" w:pos="2355"/>
          </w:tabs>
          <w:ind w:left="2355" w:hanging="2355"/>
        </w:pPr>
        <w:rPr>
          <w:rFonts w:cs="Times New Roman"/>
          <w:color w:val="0000FF"/>
          <w:u w:val="double"/>
        </w:rPr>
      </w:lvl>
    </w:lvlOverride>
    <w:lvlOverride w:ilvl="3">
      <w:lvl w:ilvl="3">
        <w:start w:val="1"/>
        <w:numFmt w:val="decimal"/>
        <w:lvlText w:val="%1.%2.%3.%4"/>
        <w:lvlJc w:val="left"/>
        <w:pPr>
          <w:tabs>
            <w:tab w:val="num" w:pos="2355"/>
          </w:tabs>
          <w:ind w:left="2355" w:hanging="2355"/>
        </w:pPr>
        <w:rPr>
          <w:rFonts w:cs="Times New Roman"/>
          <w:color w:val="0000FF"/>
          <w:u w:val="double"/>
        </w:rPr>
      </w:lvl>
    </w:lvlOverride>
    <w:lvlOverride w:ilvl="4">
      <w:lvl w:ilvl="4">
        <w:start w:val="1"/>
        <w:numFmt w:val="decimal"/>
        <w:lvlText w:val="%1.%2.%3.%4.%5"/>
        <w:lvlJc w:val="left"/>
        <w:pPr>
          <w:tabs>
            <w:tab w:val="num" w:pos="2355"/>
          </w:tabs>
          <w:ind w:left="2355" w:hanging="2355"/>
        </w:pPr>
        <w:rPr>
          <w:rFonts w:cs="Times New Roman"/>
          <w:color w:val="0000FF"/>
          <w:u w:val="double"/>
        </w:rPr>
      </w:lvl>
    </w:lvlOverride>
    <w:lvlOverride w:ilvl="5">
      <w:lvl w:ilvl="5">
        <w:start w:val="1"/>
        <w:numFmt w:val="decimal"/>
        <w:lvlText w:val="%1.%2.%3.%4.%5.%6"/>
        <w:lvlJc w:val="left"/>
        <w:pPr>
          <w:tabs>
            <w:tab w:val="num" w:pos="2355"/>
          </w:tabs>
          <w:ind w:left="2355" w:hanging="2355"/>
        </w:pPr>
        <w:rPr>
          <w:rFonts w:cs="Times New Roman"/>
          <w:color w:val="0000FF"/>
          <w:u w:val="double"/>
        </w:rPr>
      </w:lvl>
    </w:lvlOverride>
    <w:lvlOverride w:ilvl="6">
      <w:lvl w:ilvl="6">
        <w:start w:val="1"/>
        <w:numFmt w:val="decimal"/>
        <w:lvlText w:val="%1.%2.%3.%4.%5.%6.%7"/>
        <w:lvlJc w:val="left"/>
        <w:pPr>
          <w:tabs>
            <w:tab w:val="num" w:pos="2355"/>
          </w:tabs>
          <w:ind w:left="2355" w:hanging="2355"/>
        </w:pPr>
        <w:rPr>
          <w:rFonts w:cs="Times New Roman"/>
          <w:color w:val="0000FF"/>
          <w:u w:val="double"/>
        </w:rPr>
      </w:lvl>
    </w:lvlOverride>
    <w:lvlOverride w:ilvl="7">
      <w:lvl w:ilvl="7">
        <w:start w:val="1"/>
        <w:numFmt w:val="decimal"/>
        <w:lvlText w:val="%1.%2.%3.%4.%5.%6.%7.%8"/>
        <w:lvlJc w:val="left"/>
        <w:pPr>
          <w:tabs>
            <w:tab w:val="num" w:pos="2355"/>
          </w:tabs>
          <w:ind w:left="2355" w:hanging="2355"/>
        </w:pPr>
        <w:rPr>
          <w:rFonts w:cs="Times New Roman"/>
          <w:color w:val="0000FF"/>
          <w:u w:val="double"/>
        </w:rPr>
      </w:lvl>
    </w:lvlOverride>
    <w:lvlOverride w:ilvl="8">
      <w:lvl w:ilvl="8">
        <w:start w:val="1"/>
        <w:numFmt w:val="decimal"/>
        <w:lvlText w:val="%1.%2.%3.%4.%5.%6.%7.%8.%9"/>
        <w:lvlJc w:val="left"/>
        <w:pPr>
          <w:tabs>
            <w:tab w:val="num" w:pos="2355"/>
          </w:tabs>
          <w:ind w:left="2355" w:hanging="2355"/>
        </w:pPr>
        <w:rPr>
          <w:rFonts w:cs="Times New Roman"/>
          <w:color w:val="0000FF"/>
          <w:u w:val="double"/>
        </w:rPr>
      </w:lvl>
    </w:lvlOverride>
  </w:num>
  <w:num w:numId="68">
    <w:abstractNumId w:val="37"/>
    <w:lvlOverride w:ilvl="0">
      <w:lvl w:ilvl="0" w:tplc="D62E5F1C">
        <w:start w:val="1"/>
        <w:numFmt w:val="lowerLetter"/>
        <w:lvlText w:val="(%1)"/>
        <w:lvlJc w:val="left"/>
        <w:pPr>
          <w:tabs>
            <w:tab w:val="num" w:pos="1701"/>
          </w:tabs>
          <w:ind w:left="1701" w:hanging="850"/>
        </w:pPr>
        <w:rPr>
          <w:rFonts w:cs="Times New Roman"/>
          <w:color w:val="0000FF"/>
          <w:u w:val="double"/>
        </w:rPr>
      </w:lvl>
    </w:lvlOverride>
    <w:lvlOverride w:ilvl="1">
      <w:lvl w:ilvl="1" w:tplc="04090019">
        <w:start w:val="1"/>
        <w:numFmt w:val="upperLetter"/>
        <w:lvlText w:val="%2."/>
        <w:lvlJc w:val="left"/>
        <w:pPr>
          <w:tabs>
            <w:tab w:val="num" w:pos="1200"/>
          </w:tabs>
          <w:ind w:left="1200" w:hanging="400"/>
        </w:pPr>
        <w:rPr>
          <w:rFonts w:cs="Times New Roman"/>
          <w:color w:val="0000FF"/>
          <w:u w:val="double"/>
        </w:rPr>
      </w:lvl>
    </w:lvlOverride>
    <w:lvlOverride w:ilvl="2">
      <w:lvl w:ilvl="2" w:tplc="0409001B">
        <w:start w:val="1"/>
        <w:numFmt w:val="lowerRoman"/>
        <w:lvlText w:val="%3."/>
        <w:lvlJc w:val="right"/>
        <w:pPr>
          <w:tabs>
            <w:tab w:val="num" w:pos="1600"/>
          </w:tabs>
          <w:ind w:left="1600" w:hanging="400"/>
        </w:pPr>
        <w:rPr>
          <w:rFonts w:cs="Times New Roman"/>
          <w:color w:val="0000FF"/>
          <w:u w:val="double"/>
        </w:rPr>
      </w:lvl>
    </w:lvlOverride>
    <w:lvlOverride w:ilvl="3">
      <w:lvl w:ilvl="3" w:tplc="0409000F">
        <w:start w:val="1"/>
        <w:numFmt w:val="decimal"/>
        <w:lvlText w:val="%4."/>
        <w:lvlJc w:val="left"/>
        <w:pPr>
          <w:tabs>
            <w:tab w:val="num" w:pos="2000"/>
          </w:tabs>
          <w:ind w:left="2000" w:hanging="400"/>
        </w:pPr>
        <w:rPr>
          <w:rFonts w:cs="Times New Roman"/>
          <w:color w:val="0000FF"/>
          <w:u w:val="double"/>
        </w:rPr>
      </w:lvl>
    </w:lvlOverride>
    <w:lvlOverride w:ilvl="4">
      <w:lvl w:ilvl="4" w:tplc="04090019">
        <w:start w:val="1"/>
        <w:numFmt w:val="upperLetter"/>
        <w:lvlText w:val="%5."/>
        <w:lvlJc w:val="left"/>
        <w:pPr>
          <w:tabs>
            <w:tab w:val="num" w:pos="2400"/>
          </w:tabs>
          <w:ind w:left="2400" w:hanging="400"/>
        </w:pPr>
        <w:rPr>
          <w:rFonts w:cs="Times New Roman"/>
          <w:color w:val="0000FF"/>
          <w:u w:val="double"/>
        </w:rPr>
      </w:lvl>
    </w:lvlOverride>
    <w:lvlOverride w:ilvl="5">
      <w:lvl w:ilvl="5" w:tplc="0409001B">
        <w:start w:val="1"/>
        <w:numFmt w:val="lowerRoman"/>
        <w:lvlText w:val="%6."/>
        <w:lvlJc w:val="right"/>
        <w:pPr>
          <w:tabs>
            <w:tab w:val="num" w:pos="2800"/>
          </w:tabs>
          <w:ind w:left="2800" w:hanging="400"/>
        </w:pPr>
        <w:rPr>
          <w:rFonts w:cs="Times New Roman"/>
          <w:color w:val="0000FF"/>
          <w:u w:val="double"/>
        </w:rPr>
      </w:lvl>
    </w:lvlOverride>
    <w:lvlOverride w:ilvl="6">
      <w:lvl w:ilvl="6" w:tplc="0409000F">
        <w:start w:val="1"/>
        <w:numFmt w:val="decimal"/>
        <w:lvlText w:val="%7."/>
        <w:lvlJc w:val="left"/>
        <w:pPr>
          <w:tabs>
            <w:tab w:val="num" w:pos="3200"/>
          </w:tabs>
          <w:ind w:left="3200" w:hanging="400"/>
        </w:pPr>
        <w:rPr>
          <w:rFonts w:cs="Times New Roman"/>
          <w:color w:val="0000FF"/>
          <w:u w:val="double"/>
        </w:rPr>
      </w:lvl>
    </w:lvlOverride>
    <w:lvlOverride w:ilvl="7">
      <w:lvl w:ilvl="7" w:tplc="04090019">
        <w:start w:val="1"/>
        <w:numFmt w:val="upperLetter"/>
        <w:lvlText w:val="%8."/>
        <w:lvlJc w:val="left"/>
        <w:pPr>
          <w:tabs>
            <w:tab w:val="num" w:pos="3600"/>
          </w:tabs>
          <w:ind w:left="3600" w:hanging="400"/>
        </w:pPr>
        <w:rPr>
          <w:rFonts w:cs="Times New Roman"/>
          <w:color w:val="0000FF"/>
          <w:u w:val="double"/>
        </w:rPr>
      </w:lvl>
    </w:lvlOverride>
    <w:lvlOverride w:ilvl="8">
      <w:lvl w:ilvl="8" w:tplc="0409001B">
        <w:start w:val="1"/>
        <w:numFmt w:val="lowerRoman"/>
        <w:lvlText w:val="%9."/>
        <w:lvlJc w:val="right"/>
        <w:pPr>
          <w:tabs>
            <w:tab w:val="num" w:pos="4000"/>
          </w:tabs>
          <w:ind w:left="4000" w:hanging="400"/>
        </w:pPr>
        <w:rPr>
          <w:rFonts w:cs="Times New Roman"/>
          <w:color w:val="0000FF"/>
          <w:u w:val="double"/>
        </w:rPr>
      </w:lvl>
    </w:lvlOverride>
  </w:num>
  <w:num w:numId="69">
    <w:abstractNumId w:val="8"/>
    <w:lvlOverride w:ilvl="0">
      <w:lvl w:ilvl="0" w:tplc="04848DE8">
        <w:start w:val="1"/>
        <w:numFmt w:val="lowerLetter"/>
        <w:lvlText w:val="(%1)"/>
        <w:lvlJc w:val="left"/>
        <w:pPr>
          <w:tabs>
            <w:tab w:val="num" w:pos="1701"/>
          </w:tabs>
          <w:ind w:left="1701" w:hanging="850"/>
        </w:pPr>
        <w:rPr>
          <w:rFonts w:cs="Times New Roman"/>
          <w:color w:val="0000FF"/>
          <w:u w:val="double"/>
        </w:rPr>
      </w:lvl>
    </w:lvlOverride>
    <w:lvlOverride w:ilvl="1">
      <w:lvl w:ilvl="1" w:tplc="04090019">
        <w:start w:val="1"/>
        <w:numFmt w:val="upperLetter"/>
        <w:lvlText w:val="%2."/>
        <w:lvlJc w:val="left"/>
        <w:pPr>
          <w:tabs>
            <w:tab w:val="num" w:pos="1200"/>
          </w:tabs>
          <w:ind w:left="1200" w:hanging="400"/>
        </w:pPr>
        <w:rPr>
          <w:rFonts w:cs="Times New Roman"/>
          <w:color w:val="0000FF"/>
          <w:u w:val="double"/>
        </w:rPr>
      </w:lvl>
    </w:lvlOverride>
    <w:lvlOverride w:ilvl="2">
      <w:lvl w:ilvl="2" w:tplc="D91A3D0E">
        <w:start w:val="1"/>
        <w:numFmt w:val="lowerRoman"/>
        <w:lvlText w:val="(%3)"/>
        <w:lvlJc w:val="right"/>
        <w:pPr>
          <w:tabs>
            <w:tab w:val="num" w:pos="2552"/>
          </w:tabs>
          <w:ind w:left="2552" w:hanging="851"/>
        </w:pPr>
        <w:rPr>
          <w:rFonts w:cs="Times New Roman"/>
          <w:color w:val="0000FF"/>
          <w:u w:val="double"/>
        </w:rPr>
      </w:lvl>
    </w:lvlOverride>
    <w:lvlOverride w:ilvl="3">
      <w:lvl w:ilvl="3" w:tplc="0409000F">
        <w:start w:val="1"/>
        <w:numFmt w:val="decimal"/>
        <w:lvlText w:val="%4."/>
        <w:lvlJc w:val="left"/>
        <w:pPr>
          <w:tabs>
            <w:tab w:val="num" w:pos="2000"/>
          </w:tabs>
          <w:ind w:left="2000" w:hanging="400"/>
        </w:pPr>
        <w:rPr>
          <w:rFonts w:cs="Times New Roman"/>
          <w:color w:val="0000FF"/>
          <w:u w:val="double"/>
        </w:rPr>
      </w:lvl>
    </w:lvlOverride>
    <w:lvlOverride w:ilvl="4">
      <w:lvl w:ilvl="4" w:tplc="04090019">
        <w:start w:val="1"/>
        <w:numFmt w:val="upperLetter"/>
        <w:lvlText w:val="%5."/>
        <w:lvlJc w:val="left"/>
        <w:pPr>
          <w:tabs>
            <w:tab w:val="num" w:pos="2400"/>
          </w:tabs>
          <w:ind w:left="2400" w:hanging="400"/>
        </w:pPr>
        <w:rPr>
          <w:rFonts w:cs="Times New Roman"/>
          <w:color w:val="0000FF"/>
          <w:u w:val="double"/>
        </w:rPr>
      </w:lvl>
    </w:lvlOverride>
    <w:lvlOverride w:ilvl="5">
      <w:lvl w:ilvl="5" w:tplc="0409001B">
        <w:start w:val="1"/>
        <w:numFmt w:val="lowerRoman"/>
        <w:lvlText w:val="%6."/>
        <w:lvlJc w:val="right"/>
        <w:pPr>
          <w:tabs>
            <w:tab w:val="num" w:pos="2800"/>
          </w:tabs>
          <w:ind w:left="2800" w:hanging="400"/>
        </w:pPr>
        <w:rPr>
          <w:rFonts w:cs="Times New Roman"/>
          <w:color w:val="0000FF"/>
          <w:u w:val="double"/>
        </w:rPr>
      </w:lvl>
    </w:lvlOverride>
    <w:lvlOverride w:ilvl="6">
      <w:lvl w:ilvl="6" w:tplc="0409000F">
        <w:start w:val="1"/>
        <w:numFmt w:val="decimal"/>
        <w:lvlText w:val="%7."/>
        <w:lvlJc w:val="left"/>
        <w:pPr>
          <w:tabs>
            <w:tab w:val="num" w:pos="3200"/>
          </w:tabs>
          <w:ind w:left="3200" w:hanging="400"/>
        </w:pPr>
        <w:rPr>
          <w:rFonts w:cs="Times New Roman"/>
          <w:color w:val="0000FF"/>
          <w:u w:val="double"/>
        </w:rPr>
      </w:lvl>
    </w:lvlOverride>
    <w:lvlOverride w:ilvl="7">
      <w:lvl w:ilvl="7" w:tplc="04090019">
        <w:start w:val="1"/>
        <w:numFmt w:val="upperLetter"/>
        <w:lvlText w:val="%8."/>
        <w:lvlJc w:val="left"/>
        <w:pPr>
          <w:tabs>
            <w:tab w:val="num" w:pos="3600"/>
          </w:tabs>
          <w:ind w:left="3600" w:hanging="400"/>
        </w:pPr>
        <w:rPr>
          <w:rFonts w:cs="Times New Roman"/>
          <w:color w:val="0000FF"/>
          <w:u w:val="double"/>
        </w:rPr>
      </w:lvl>
    </w:lvlOverride>
    <w:lvlOverride w:ilvl="8">
      <w:lvl w:ilvl="8" w:tplc="0409001B">
        <w:start w:val="1"/>
        <w:numFmt w:val="lowerRoman"/>
        <w:lvlText w:val="%9."/>
        <w:lvlJc w:val="right"/>
        <w:pPr>
          <w:tabs>
            <w:tab w:val="num" w:pos="4000"/>
          </w:tabs>
          <w:ind w:left="4000" w:hanging="400"/>
        </w:pPr>
        <w:rPr>
          <w:rFonts w:cs="Times New Roman"/>
          <w:color w:val="0000FF"/>
          <w:u w:val="double"/>
        </w:rPr>
      </w:lvl>
    </w:lvlOverride>
  </w:num>
  <w:num w:numId="70">
    <w:abstractNumId w:val="60"/>
  </w:num>
  <w:num w:numId="71">
    <w:abstractNumId w:val="81"/>
  </w:num>
  <w:num w:numId="72">
    <w:abstractNumId w:val="9"/>
  </w:num>
  <w:num w:numId="73">
    <w:abstractNumId w:val="62"/>
  </w:num>
  <w:num w:numId="74">
    <w:abstractNumId w:val="6"/>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30"/>
  </w:num>
  <w:num w:numId="76">
    <w:abstractNumId w:val="12"/>
  </w:num>
  <w:num w:numId="77">
    <w:abstractNumId w:val="48"/>
  </w:num>
  <w:num w:numId="78">
    <w:abstractNumId w:val="76"/>
  </w:num>
  <w:num w:numId="79">
    <w:abstractNumId w:val="42"/>
  </w:num>
  <w:num w:numId="80">
    <w:abstractNumId w:val="55"/>
  </w:num>
  <w:num w:numId="81">
    <w:abstractNumId w:val="69"/>
  </w:num>
  <w:num w:numId="82">
    <w:abstractNumId w:val="63"/>
  </w:num>
  <w:num w:numId="83">
    <w:abstractNumId w:val="34"/>
  </w:num>
  <w:num w:numId="84">
    <w:abstractNumId w:val="20"/>
  </w:num>
  <w:num w:numId="85">
    <w:abstractNumId w:val="53"/>
  </w:num>
  <w:num w:numId="86">
    <w:abstractNumId w:val="98"/>
  </w:num>
  <w:num w:numId="87">
    <w:abstractNumId w:val="79"/>
  </w:num>
  <w:num w:numId="88">
    <w:abstractNumId w:val="59"/>
  </w:num>
  <w:num w:numId="89">
    <w:abstractNumId w:val="51"/>
  </w:num>
  <w:num w:numId="90">
    <w:abstractNumId w:val="58"/>
  </w:num>
  <w:num w:numId="91">
    <w:abstractNumId w:val="80"/>
  </w:num>
  <w:num w:numId="92">
    <w:abstractNumId w:val="56"/>
  </w:num>
  <w:num w:numId="93">
    <w:abstractNumId w:val="40"/>
  </w:num>
  <w:num w:numId="94">
    <w:abstractNumId w:val="92"/>
  </w:num>
  <w:num w:numId="95">
    <w:abstractNumId w:val="78"/>
  </w:num>
  <w:num w:numId="96">
    <w:abstractNumId w:val="27"/>
  </w:num>
  <w:num w:numId="97">
    <w:abstractNumId w:val="72"/>
  </w:num>
  <w:num w:numId="98">
    <w:abstractNumId w:val="86"/>
  </w:num>
  <w:num w:numId="99">
    <w:abstractNumId w:val="49"/>
  </w:num>
  <w:num w:numId="100">
    <w:abstractNumId w:val="39"/>
  </w:num>
  <w:num w:numId="101">
    <w:abstractNumId w:val="50"/>
  </w:num>
  <w:num w:numId="102">
    <w:abstractNumId w:val="88"/>
  </w:num>
  <w:num w:numId="103">
    <w:abstractNumId w:val="83"/>
  </w:num>
  <w:num w:numId="104">
    <w:abstractNumId w:val="47"/>
  </w:num>
  <w:num w:numId="105">
    <w:abstractNumId w:val="94"/>
  </w:num>
  <w:num w:numId="106">
    <w:abstractNumId w:val="33"/>
  </w:num>
  <w:num w:numId="107">
    <w:abstractNumId w:val="21"/>
  </w:num>
  <w:num w:numId="108">
    <w:abstractNumId w:val="28"/>
  </w:num>
  <w:num w:numId="109">
    <w:abstractNumId w:val="82"/>
  </w:num>
  <w:numIdMacAtCleanup w:val="109"/>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Yulchon">
    <w15:presenceInfo w15:providerId="None" w15:userId="Yulchon"/>
  </w15:person>
  <w15:person w15:author="hanwha">
    <w15:presenceInfo w15:providerId="None" w15:userId="hanwh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bordersDoNotSurroundHeader/>
  <w:bordersDoNotSurroundFooter/>
  <w:proofState w:spelling="clean" w:grammar="clean"/>
  <w:trackRevisions/>
  <w:defaultTabStop w:val="800"/>
  <w:drawingGridHorizontalSpacing w:val="100"/>
  <w:displayHorizontalDrawingGridEvery w:val="0"/>
  <w:displayVerticalDrawingGridEvery w:val="2"/>
  <w:noPunctuationKerning/>
  <w:characterSpacingControl w:val="doNotCompress"/>
  <w:hdrShapeDefaults>
    <o:shapedefaults v:ext="edit" spidmax="1075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425"/>
    <w:rsid w:val="00005AD7"/>
    <w:rsid w:val="00006BBA"/>
    <w:rsid w:val="00007C0D"/>
    <w:rsid w:val="000419AA"/>
    <w:rsid w:val="00045849"/>
    <w:rsid w:val="00047BA8"/>
    <w:rsid w:val="000506A0"/>
    <w:rsid w:val="00053588"/>
    <w:rsid w:val="00057074"/>
    <w:rsid w:val="000575B1"/>
    <w:rsid w:val="0007497D"/>
    <w:rsid w:val="000808BB"/>
    <w:rsid w:val="00087FB0"/>
    <w:rsid w:val="000900B5"/>
    <w:rsid w:val="00090ABD"/>
    <w:rsid w:val="000962C7"/>
    <w:rsid w:val="000A2F2C"/>
    <w:rsid w:val="000B44EA"/>
    <w:rsid w:val="000B6D4C"/>
    <w:rsid w:val="000C5256"/>
    <w:rsid w:val="000D48CB"/>
    <w:rsid w:val="000E0DB4"/>
    <w:rsid w:val="00101FB1"/>
    <w:rsid w:val="0010204C"/>
    <w:rsid w:val="00115315"/>
    <w:rsid w:val="0011550E"/>
    <w:rsid w:val="001279EF"/>
    <w:rsid w:val="00131C64"/>
    <w:rsid w:val="00131F7F"/>
    <w:rsid w:val="00143982"/>
    <w:rsid w:val="001455BA"/>
    <w:rsid w:val="00146BA8"/>
    <w:rsid w:val="0015267E"/>
    <w:rsid w:val="00155B68"/>
    <w:rsid w:val="001708D6"/>
    <w:rsid w:val="00175FB1"/>
    <w:rsid w:val="00176532"/>
    <w:rsid w:val="0017708A"/>
    <w:rsid w:val="00181384"/>
    <w:rsid w:val="00184795"/>
    <w:rsid w:val="0019364C"/>
    <w:rsid w:val="0019397B"/>
    <w:rsid w:val="001A2EC1"/>
    <w:rsid w:val="001B0F23"/>
    <w:rsid w:val="001B5663"/>
    <w:rsid w:val="001C3177"/>
    <w:rsid w:val="001C3F26"/>
    <w:rsid w:val="001C43AE"/>
    <w:rsid w:val="001D0ED1"/>
    <w:rsid w:val="001E68B3"/>
    <w:rsid w:val="001F55BB"/>
    <w:rsid w:val="00202180"/>
    <w:rsid w:val="00207661"/>
    <w:rsid w:val="002207E3"/>
    <w:rsid w:val="00224D3E"/>
    <w:rsid w:val="002502E7"/>
    <w:rsid w:val="002503D2"/>
    <w:rsid w:val="00261638"/>
    <w:rsid w:val="00265D5C"/>
    <w:rsid w:val="00285335"/>
    <w:rsid w:val="002B3ACD"/>
    <w:rsid w:val="002B6098"/>
    <w:rsid w:val="002C410B"/>
    <w:rsid w:val="002D5C84"/>
    <w:rsid w:val="0030556A"/>
    <w:rsid w:val="003059A2"/>
    <w:rsid w:val="0031052D"/>
    <w:rsid w:val="00312764"/>
    <w:rsid w:val="00320199"/>
    <w:rsid w:val="003331CC"/>
    <w:rsid w:val="00341FED"/>
    <w:rsid w:val="00346412"/>
    <w:rsid w:val="0035229A"/>
    <w:rsid w:val="00352E12"/>
    <w:rsid w:val="00354AE2"/>
    <w:rsid w:val="00355BF5"/>
    <w:rsid w:val="003671E4"/>
    <w:rsid w:val="00370FD7"/>
    <w:rsid w:val="00372471"/>
    <w:rsid w:val="00377852"/>
    <w:rsid w:val="003A095F"/>
    <w:rsid w:val="003A634C"/>
    <w:rsid w:val="003B5134"/>
    <w:rsid w:val="003C0E29"/>
    <w:rsid w:val="003C6577"/>
    <w:rsid w:val="003D3507"/>
    <w:rsid w:val="003F3A3C"/>
    <w:rsid w:val="00410393"/>
    <w:rsid w:val="00415412"/>
    <w:rsid w:val="00416460"/>
    <w:rsid w:val="0042352E"/>
    <w:rsid w:val="004247C6"/>
    <w:rsid w:val="00427D1A"/>
    <w:rsid w:val="00431FD7"/>
    <w:rsid w:val="004359DB"/>
    <w:rsid w:val="00442C3B"/>
    <w:rsid w:val="00442E17"/>
    <w:rsid w:val="00444B90"/>
    <w:rsid w:val="00465633"/>
    <w:rsid w:val="00465B6E"/>
    <w:rsid w:val="004669DF"/>
    <w:rsid w:val="00473914"/>
    <w:rsid w:val="00474A6D"/>
    <w:rsid w:val="0047643A"/>
    <w:rsid w:val="00477A40"/>
    <w:rsid w:val="0048188D"/>
    <w:rsid w:val="004828DB"/>
    <w:rsid w:val="00486E81"/>
    <w:rsid w:val="004A20CD"/>
    <w:rsid w:val="004A2A32"/>
    <w:rsid w:val="004B0492"/>
    <w:rsid w:val="004B3A3A"/>
    <w:rsid w:val="004C0171"/>
    <w:rsid w:val="004C1D2B"/>
    <w:rsid w:val="004C575C"/>
    <w:rsid w:val="004D2D3F"/>
    <w:rsid w:val="004D7A4A"/>
    <w:rsid w:val="004E1FEE"/>
    <w:rsid w:val="004E3FBD"/>
    <w:rsid w:val="004E4244"/>
    <w:rsid w:val="004F24A3"/>
    <w:rsid w:val="004F5B0A"/>
    <w:rsid w:val="00501725"/>
    <w:rsid w:val="005138AE"/>
    <w:rsid w:val="00522B89"/>
    <w:rsid w:val="00537AFB"/>
    <w:rsid w:val="00541BAF"/>
    <w:rsid w:val="00545385"/>
    <w:rsid w:val="00546C52"/>
    <w:rsid w:val="00551578"/>
    <w:rsid w:val="005616FF"/>
    <w:rsid w:val="005725BE"/>
    <w:rsid w:val="0058494E"/>
    <w:rsid w:val="005931F6"/>
    <w:rsid w:val="00597CA3"/>
    <w:rsid w:val="005A001F"/>
    <w:rsid w:val="005A0660"/>
    <w:rsid w:val="005A2DDE"/>
    <w:rsid w:val="005A2E25"/>
    <w:rsid w:val="005A5643"/>
    <w:rsid w:val="005B30CF"/>
    <w:rsid w:val="005C1A32"/>
    <w:rsid w:val="005E4DD1"/>
    <w:rsid w:val="00600362"/>
    <w:rsid w:val="0060138B"/>
    <w:rsid w:val="00611E9E"/>
    <w:rsid w:val="00625601"/>
    <w:rsid w:val="0063355B"/>
    <w:rsid w:val="0063768E"/>
    <w:rsid w:val="00643C27"/>
    <w:rsid w:val="00650291"/>
    <w:rsid w:val="0065089C"/>
    <w:rsid w:val="00662CFD"/>
    <w:rsid w:val="00686DF6"/>
    <w:rsid w:val="006A48CE"/>
    <w:rsid w:val="006B272D"/>
    <w:rsid w:val="006B5412"/>
    <w:rsid w:val="006B7B13"/>
    <w:rsid w:val="006C11CE"/>
    <w:rsid w:val="006C2EF3"/>
    <w:rsid w:val="006D09FF"/>
    <w:rsid w:val="006E333E"/>
    <w:rsid w:val="006E77C6"/>
    <w:rsid w:val="006E7823"/>
    <w:rsid w:val="006F15B9"/>
    <w:rsid w:val="006F1BCB"/>
    <w:rsid w:val="006F52F0"/>
    <w:rsid w:val="007005B5"/>
    <w:rsid w:val="00725811"/>
    <w:rsid w:val="00726562"/>
    <w:rsid w:val="007278D4"/>
    <w:rsid w:val="007511D8"/>
    <w:rsid w:val="00760096"/>
    <w:rsid w:val="00762685"/>
    <w:rsid w:val="007626CB"/>
    <w:rsid w:val="00764EF1"/>
    <w:rsid w:val="007664B5"/>
    <w:rsid w:val="00770EFB"/>
    <w:rsid w:val="007745ED"/>
    <w:rsid w:val="00780172"/>
    <w:rsid w:val="00786425"/>
    <w:rsid w:val="0079076C"/>
    <w:rsid w:val="00796570"/>
    <w:rsid w:val="007A3B08"/>
    <w:rsid w:val="007B24AB"/>
    <w:rsid w:val="007C100F"/>
    <w:rsid w:val="007C753F"/>
    <w:rsid w:val="007D3F4B"/>
    <w:rsid w:val="007D74E0"/>
    <w:rsid w:val="007E1E67"/>
    <w:rsid w:val="007E524E"/>
    <w:rsid w:val="007F6FEB"/>
    <w:rsid w:val="008100B6"/>
    <w:rsid w:val="00827302"/>
    <w:rsid w:val="00830A20"/>
    <w:rsid w:val="00831F3E"/>
    <w:rsid w:val="00833B29"/>
    <w:rsid w:val="00834A84"/>
    <w:rsid w:val="008475FF"/>
    <w:rsid w:val="0085653E"/>
    <w:rsid w:val="00860DFA"/>
    <w:rsid w:val="008656B4"/>
    <w:rsid w:val="008710A8"/>
    <w:rsid w:val="008809E1"/>
    <w:rsid w:val="00883718"/>
    <w:rsid w:val="0088401A"/>
    <w:rsid w:val="008863A4"/>
    <w:rsid w:val="008A35E0"/>
    <w:rsid w:val="008A469B"/>
    <w:rsid w:val="008B6883"/>
    <w:rsid w:val="008B6C82"/>
    <w:rsid w:val="008C2729"/>
    <w:rsid w:val="008E613B"/>
    <w:rsid w:val="008F029D"/>
    <w:rsid w:val="00906145"/>
    <w:rsid w:val="00907189"/>
    <w:rsid w:val="009077E0"/>
    <w:rsid w:val="00922B4F"/>
    <w:rsid w:val="00923052"/>
    <w:rsid w:val="009271D1"/>
    <w:rsid w:val="009326F3"/>
    <w:rsid w:val="00940824"/>
    <w:rsid w:val="009416F3"/>
    <w:rsid w:val="0094607B"/>
    <w:rsid w:val="009505CA"/>
    <w:rsid w:val="00955D47"/>
    <w:rsid w:val="0096157A"/>
    <w:rsid w:val="00966BE3"/>
    <w:rsid w:val="00980342"/>
    <w:rsid w:val="009A7F59"/>
    <w:rsid w:val="009B7A2A"/>
    <w:rsid w:val="009C007F"/>
    <w:rsid w:val="009C0AC9"/>
    <w:rsid w:val="009C3DC5"/>
    <w:rsid w:val="009C4F06"/>
    <w:rsid w:val="009C575B"/>
    <w:rsid w:val="009C64C9"/>
    <w:rsid w:val="009D1770"/>
    <w:rsid w:val="009D5901"/>
    <w:rsid w:val="009D6801"/>
    <w:rsid w:val="009E0682"/>
    <w:rsid w:val="009E22D7"/>
    <w:rsid w:val="009F4702"/>
    <w:rsid w:val="00A123A1"/>
    <w:rsid w:val="00A1749D"/>
    <w:rsid w:val="00A214F2"/>
    <w:rsid w:val="00A333B4"/>
    <w:rsid w:val="00A3416E"/>
    <w:rsid w:val="00A4035C"/>
    <w:rsid w:val="00A47CCB"/>
    <w:rsid w:val="00A63732"/>
    <w:rsid w:val="00A641CD"/>
    <w:rsid w:val="00A66D8C"/>
    <w:rsid w:val="00A7177F"/>
    <w:rsid w:val="00A76B17"/>
    <w:rsid w:val="00A831C1"/>
    <w:rsid w:val="00A92244"/>
    <w:rsid w:val="00A95B3C"/>
    <w:rsid w:val="00A9766A"/>
    <w:rsid w:val="00AA09D5"/>
    <w:rsid w:val="00AB08E2"/>
    <w:rsid w:val="00AB16AB"/>
    <w:rsid w:val="00AC558B"/>
    <w:rsid w:val="00AD0638"/>
    <w:rsid w:val="00AD333E"/>
    <w:rsid w:val="00AD5900"/>
    <w:rsid w:val="00AD71D2"/>
    <w:rsid w:val="00AF24A5"/>
    <w:rsid w:val="00AF472C"/>
    <w:rsid w:val="00AF682F"/>
    <w:rsid w:val="00B0217A"/>
    <w:rsid w:val="00B038B7"/>
    <w:rsid w:val="00B160F5"/>
    <w:rsid w:val="00B219F6"/>
    <w:rsid w:val="00B21CEF"/>
    <w:rsid w:val="00B24CD5"/>
    <w:rsid w:val="00B255F3"/>
    <w:rsid w:val="00B25DEE"/>
    <w:rsid w:val="00B323AB"/>
    <w:rsid w:val="00B37C1B"/>
    <w:rsid w:val="00B37E96"/>
    <w:rsid w:val="00B51FA5"/>
    <w:rsid w:val="00B65527"/>
    <w:rsid w:val="00B65A1D"/>
    <w:rsid w:val="00B66B53"/>
    <w:rsid w:val="00B749E8"/>
    <w:rsid w:val="00B74A67"/>
    <w:rsid w:val="00B811B0"/>
    <w:rsid w:val="00B8706A"/>
    <w:rsid w:val="00B92FB8"/>
    <w:rsid w:val="00B95581"/>
    <w:rsid w:val="00BB3ED8"/>
    <w:rsid w:val="00BC6978"/>
    <w:rsid w:val="00BD221E"/>
    <w:rsid w:val="00BE2987"/>
    <w:rsid w:val="00C06163"/>
    <w:rsid w:val="00C07989"/>
    <w:rsid w:val="00C1161C"/>
    <w:rsid w:val="00C11B9F"/>
    <w:rsid w:val="00C11DEB"/>
    <w:rsid w:val="00C1245A"/>
    <w:rsid w:val="00C12A32"/>
    <w:rsid w:val="00C142A4"/>
    <w:rsid w:val="00C20F40"/>
    <w:rsid w:val="00C2376B"/>
    <w:rsid w:val="00C37C6A"/>
    <w:rsid w:val="00C54346"/>
    <w:rsid w:val="00C54593"/>
    <w:rsid w:val="00C61E8A"/>
    <w:rsid w:val="00C627E0"/>
    <w:rsid w:val="00C66326"/>
    <w:rsid w:val="00C66FC4"/>
    <w:rsid w:val="00C70A1A"/>
    <w:rsid w:val="00C76DF7"/>
    <w:rsid w:val="00C81626"/>
    <w:rsid w:val="00C91760"/>
    <w:rsid w:val="00CA6F81"/>
    <w:rsid w:val="00CB251B"/>
    <w:rsid w:val="00CB6595"/>
    <w:rsid w:val="00CC3993"/>
    <w:rsid w:val="00CC43E8"/>
    <w:rsid w:val="00CC4B6E"/>
    <w:rsid w:val="00CD5782"/>
    <w:rsid w:val="00CF14F4"/>
    <w:rsid w:val="00CF6FC7"/>
    <w:rsid w:val="00D1593F"/>
    <w:rsid w:val="00D161D7"/>
    <w:rsid w:val="00D1653A"/>
    <w:rsid w:val="00D26371"/>
    <w:rsid w:val="00D271CA"/>
    <w:rsid w:val="00D3526E"/>
    <w:rsid w:val="00D513DA"/>
    <w:rsid w:val="00D82C2D"/>
    <w:rsid w:val="00D84FB2"/>
    <w:rsid w:val="00D85744"/>
    <w:rsid w:val="00D85BD7"/>
    <w:rsid w:val="00D878D6"/>
    <w:rsid w:val="00D94510"/>
    <w:rsid w:val="00D9754B"/>
    <w:rsid w:val="00DA3119"/>
    <w:rsid w:val="00DA3B56"/>
    <w:rsid w:val="00DA6875"/>
    <w:rsid w:val="00DC10D3"/>
    <w:rsid w:val="00DC6A16"/>
    <w:rsid w:val="00DD17DF"/>
    <w:rsid w:val="00DD29AE"/>
    <w:rsid w:val="00DD5D83"/>
    <w:rsid w:val="00DE55A4"/>
    <w:rsid w:val="00DE6347"/>
    <w:rsid w:val="00E0139D"/>
    <w:rsid w:val="00E0633E"/>
    <w:rsid w:val="00E13A61"/>
    <w:rsid w:val="00E40BBF"/>
    <w:rsid w:val="00E426FA"/>
    <w:rsid w:val="00E56437"/>
    <w:rsid w:val="00E6306B"/>
    <w:rsid w:val="00E713C4"/>
    <w:rsid w:val="00E75D70"/>
    <w:rsid w:val="00E80CD8"/>
    <w:rsid w:val="00EA476C"/>
    <w:rsid w:val="00EC37C2"/>
    <w:rsid w:val="00ED2F25"/>
    <w:rsid w:val="00ED3E47"/>
    <w:rsid w:val="00ED4266"/>
    <w:rsid w:val="00ED53FF"/>
    <w:rsid w:val="00EE31D7"/>
    <w:rsid w:val="00EE4006"/>
    <w:rsid w:val="00EE41F7"/>
    <w:rsid w:val="00EF2080"/>
    <w:rsid w:val="00EF789E"/>
    <w:rsid w:val="00EF7969"/>
    <w:rsid w:val="00F222CF"/>
    <w:rsid w:val="00F23FA8"/>
    <w:rsid w:val="00F2608C"/>
    <w:rsid w:val="00F32380"/>
    <w:rsid w:val="00F3783A"/>
    <w:rsid w:val="00F45C73"/>
    <w:rsid w:val="00F47FC6"/>
    <w:rsid w:val="00F569A7"/>
    <w:rsid w:val="00F6487A"/>
    <w:rsid w:val="00F77097"/>
    <w:rsid w:val="00FA107D"/>
    <w:rsid w:val="00FD5F1A"/>
    <w:rsid w:val="00FD7681"/>
    <w:rsid w:val="00FE41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7521"/>
    <o:shapelayout v:ext="edit">
      <o:idmap v:ext="edit" data="1"/>
    </o:shapelayout>
  </w:shapeDefaults>
  <w:decimalSymbol w:val="."/>
  <w:listSeparator w:val=","/>
  <w14:docId w14:val="6D1DCF7F"/>
  <w15:chartTrackingRefBased/>
  <w15:docId w15:val="{23C8BA35-1DE0-4245-8506-6444EC965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맑은 고딕" w:eastAsia="맑은 고딕" w:hAnsi="맑은 고딕" w:cs="Times New Roman"/>
        <w:lang w:val="en-US" w:eastAsia="ko-KR" w:bidi="ar-SA"/>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7">
    <w:name w:val="Normal"/>
    <w:qFormat/>
    <w:rsid w:val="00786425"/>
    <w:pPr>
      <w:widowControl w:val="0"/>
      <w:wordWrap w:val="0"/>
      <w:autoSpaceDE w:val="0"/>
      <w:autoSpaceDN w:val="0"/>
      <w:spacing w:line="240" w:lineRule="auto"/>
    </w:pPr>
    <w:rPr>
      <w:rFonts w:ascii="바탕" w:eastAsia="바탕" w:hAnsi="Times New Roman"/>
      <w:kern w:val="2"/>
      <w:szCs w:val="24"/>
    </w:rPr>
  </w:style>
  <w:style w:type="paragraph" w:styleId="13">
    <w:name w:val="heading 1"/>
    <w:aliases w:val="계약제목1,조문제목"/>
    <w:basedOn w:val="a7"/>
    <w:next w:val="a7"/>
    <w:link w:val="1Char"/>
    <w:qFormat/>
    <w:rsid w:val="0042352E"/>
    <w:pPr>
      <w:outlineLvl w:val="0"/>
    </w:pPr>
  </w:style>
  <w:style w:type="paragraph" w:styleId="20">
    <w:name w:val="heading 2"/>
    <w:aliases w:val="계약제목2"/>
    <w:basedOn w:val="13"/>
    <w:next w:val="a7"/>
    <w:link w:val="2Char"/>
    <w:unhideWhenUsed/>
    <w:qFormat/>
    <w:rsid w:val="0042352E"/>
    <w:pPr>
      <w:outlineLvl w:val="1"/>
    </w:pPr>
  </w:style>
  <w:style w:type="paragraph" w:styleId="30">
    <w:name w:val="heading 3"/>
    <w:basedOn w:val="20"/>
    <w:next w:val="a7"/>
    <w:link w:val="3Char"/>
    <w:unhideWhenUsed/>
    <w:qFormat/>
    <w:rsid w:val="0042352E"/>
    <w:pPr>
      <w:outlineLvl w:val="2"/>
    </w:pPr>
  </w:style>
  <w:style w:type="paragraph" w:styleId="4">
    <w:name w:val="heading 4"/>
    <w:basedOn w:val="BodyText"/>
    <w:link w:val="4Char"/>
    <w:uiPriority w:val="9"/>
    <w:qFormat/>
    <w:rsid w:val="00786425"/>
    <w:pPr>
      <w:tabs>
        <w:tab w:val="num" w:pos="2880"/>
      </w:tabs>
      <w:spacing w:after="240"/>
      <w:ind w:left="1440" w:firstLine="720"/>
      <w:jc w:val="both"/>
      <w:outlineLvl w:val="3"/>
    </w:pPr>
  </w:style>
  <w:style w:type="paragraph" w:styleId="5">
    <w:name w:val="heading 5"/>
    <w:basedOn w:val="BodyText"/>
    <w:link w:val="5Char"/>
    <w:uiPriority w:val="9"/>
    <w:qFormat/>
    <w:rsid w:val="00786425"/>
    <w:pPr>
      <w:tabs>
        <w:tab w:val="num" w:pos="3600"/>
      </w:tabs>
      <w:spacing w:after="240"/>
      <w:ind w:left="2160" w:firstLine="720"/>
      <w:jc w:val="both"/>
      <w:outlineLvl w:val="4"/>
    </w:pPr>
  </w:style>
  <w:style w:type="paragraph" w:styleId="6">
    <w:name w:val="heading 6"/>
    <w:basedOn w:val="BodyText"/>
    <w:link w:val="6Char"/>
    <w:uiPriority w:val="9"/>
    <w:qFormat/>
    <w:rsid w:val="00786425"/>
    <w:pPr>
      <w:keepNext/>
      <w:numPr>
        <w:ilvl w:val="5"/>
        <w:numId w:val="1"/>
      </w:numPr>
      <w:tabs>
        <w:tab w:val="clear" w:pos="3960"/>
      </w:tabs>
      <w:spacing w:after="240"/>
      <w:ind w:left="0"/>
      <w:outlineLvl w:val="5"/>
    </w:pPr>
  </w:style>
  <w:style w:type="paragraph" w:styleId="7">
    <w:name w:val="heading 7"/>
    <w:basedOn w:val="BodyText"/>
    <w:link w:val="7Char"/>
    <w:uiPriority w:val="9"/>
    <w:qFormat/>
    <w:rsid w:val="00786425"/>
    <w:pPr>
      <w:keepNext/>
      <w:numPr>
        <w:ilvl w:val="6"/>
        <w:numId w:val="1"/>
      </w:numPr>
      <w:tabs>
        <w:tab w:val="clear" w:pos="4680"/>
      </w:tabs>
      <w:spacing w:after="240"/>
      <w:ind w:left="0"/>
      <w:outlineLvl w:val="6"/>
    </w:pPr>
  </w:style>
  <w:style w:type="paragraph" w:styleId="8">
    <w:name w:val="heading 8"/>
    <w:basedOn w:val="BodyText"/>
    <w:link w:val="8Char"/>
    <w:qFormat/>
    <w:rsid w:val="00786425"/>
    <w:pPr>
      <w:keepNext/>
      <w:numPr>
        <w:ilvl w:val="7"/>
        <w:numId w:val="1"/>
      </w:numPr>
      <w:tabs>
        <w:tab w:val="clear" w:pos="5400"/>
      </w:tabs>
      <w:spacing w:after="240"/>
      <w:ind w:left="0"/>
      <w:outlineLvl w:val="7"/>
    </w:pPr>
  </w:style>
  <w:style w:type="paragraph" w:styleId="9">
    <w:name w:val="heading 9"/>
    <w:basedOn w:val="BodyText"/>
    <w:link w:val="9Char"/>
    <w:qFormat/>
    <w:rsid w:val="00786425"/>
    <w:pPr>
      <w:keepNext/>
      <w:numPr>
        <w:ilvl w:val="8"/>
        <w:numId w:val="1"/>
      </w:numPr>
      <w:tabs>
        <w:tab w:val="clear" w:pos="6120"/>
      </w:tabs>
      <w:spacing w:after="240"/>
      <w:ind w:left="0"/>
      <w:outlineLvl w:val="8"/>
    </w:p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b">
    <w:name w:val="No Spacing"/>
    <w:link w:val="Char"/>
    <w:uiPriority w:val="1"/>
    <w:qFormat/>
    <w:rsid w:val="0042352E"/>
    <w:pPr>
      <w:widowControl w:val="0"/>
      <w:wordWrap w:val="0"/>
      <w:autoSpaceDE w:val="0"/>
      <w:autoSpaceDN w:val="0"/>
      <w:spacing w:line="240" w:lineRule="auto"/>
    </w:pPr>
  </w:style>
  <w:style w:type="character" w:customStyle="1" w:styleId="1Char">
    <w:name w:val="제목 1 Char"/>
    <w:aliases w:val="계약제목1 Char,조문제목 Char"/>
    <w:basedOn w:val="a8"/>
    <w:link w:val="13"/>
    <w:rsid w:val="0042352E"/>
  </w:style>
  <w:style w:type="character" w:customStyle="1" w:styleId="2Char">
    <w:name w:val="제목 2 Char"/>
    <w:aliases w:val="계약제목2 Char"/>
    <w:basedOn w:val="a8"/>
    <w:link w:val="20"/>
    <w:rsid w:val="0042352E"/>
  </w:style>
  <w:style w:type="character" w:customStyle="1" w:styleId="3Char">
    <w:name w:val="제목 3 Char"/>
    <w:basedOn w:val="a8"/>
    <w:link w:val="30"/>
    <w:rsid w:val="0042352E"/>
  </w:style>
  <w:style w:type="paragraph" w:styleId="ac">
    <w:name w:val="List Paragraph"/>
    <w:basedOn w:val="a7"/>
    <w:link w:val="Char0"/>
    <w:uiPriority w:val="34"/>
    <w:qFormat/>
    <w:rsid w:val="0042352E"/>
    <w:pPr>
      <w:ind w:leftChars="400" w:left="800"/>
    </w:pPr>
  </w:style>
  <w:style w:type="paragraph" w:styleId="ad">
    <w:name w:val="header"/>
    <w:basedOn w:val="a7"/>
    <w:link w:val="Char1"/>
    <w:unhideWhenUsed/>
    <w:rsid w:val="00C66FC4"/>
    <w:pPr>
      <w:tabs>
        <w:tab w:val="center" w:pos="4513"/>
        <w:tab w:val="right" w:pos="9026"/>
      </w:tabs>
      <w:snapToGrid w:val="0"/>
    </w:pPr>
  </w:style>
  <w:style w:type="character" w:customStyle="1" w:styleId="Char1">
    <w:name w:val="머리글 Char"/>
    <w:basedOn w:val="a8"/>
    <w:link w:val="ad"/>
    <w:rsid w:val="00C66FC4"/>
  </w:style>
  <w:style w:type="paragraph" w:styleId="ae">
    <w:name w:val="footer"/>
    <w:basedOn w:val="a7"/>
    <w:link w:val="Char2"/>
    <w:unhideWhenUsed/>
    <w:qFormat/>
    <w:rsid w:val="00C66FC4"/>
    <w:pPr>
      <w:tabs>
        <w:tab w:val="center" w:pos="4513"/>
        <w:tab w:val="right" w:pos="9026"/>
      </w:tabs>
      <w:snapToGrid w:val="0"/>
    </w:pPr>
  </w:style>
  <w:style w:type="character" w:customStyle="1" w:styleId="Char2">
    <w:name w:val="바닥글 Char"/>
    <w:basedOn w:val="a8"/>
    <w:link w:val="ae"/>
    <w:rsid w:val="00C66FC4"/>
  </w:style>
  <w:style w:type="table" w:styleId="af">
    <w:name w:val="Table Grid"/>
    <w:basedOn w:val="a9"/>
    <w:uiPriority w:val="39"/>
    <w:rsid w:val="00C70A1A"/>
    <w:pPr>
      <w:spacing w:line="280" w:lineRule="atLeast"/>
    </w:pPr>
    <w:rPr>
      <w:rFonts w:ascii="Times New Roman" w:eastAsia="Times New Roman" w:hAnsi="Times New Roman"/>
      <w:sz w:val="22"/>
      <w:szCs w:val="22"/>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auto"/>
      <w:vAlign w:val="center"/>
    </w:tcPr>
    <w:tblStylePr w:type="firstRow">
      <w:pPr>
        <w:jc w:val="center"/>
      </w:pPr>
      <w:tblPr/>
      <w:trPr>
        <w:tblHeader/>
      </w:trPr>
      <w:tcPr>
        <w:shd w:val="clear" w:color="auto" w:fill="D9D9D9" w:themeFill="background1" w:themeFillShade="D9"/>
      </w:tcPr>
    </w:tblStylePr>
    <w:tblStylePr w:type="firstCol">
      <w:pPr>
        <w:jc w:val="center"/>
      </w:pPr>
    </w:tblStylePr>
  </w:style>
  <w:style w:type="character" w:customStyle="1" w:styleId="4Char">
    <w:name w:val="제목 4 Char"/>
    <w:basedOn w:val="a8"/>
    <w:link w:val="4"/>
    <w:uiPriority w:val="9"/>
    <w:rsid w:val="00786425"/>
    <w:rPr>
      <w:rFonts w:ascii="Times New Roman" w:eastAsia="바탕체" w:hAnsi="Times New Roman"/>
      <w:sz w:val="24"/>
      <w:lang w:eastAsia="en-US"/>
    </w:rPr>
  </w:style>
  <w:style w:type="character" w:customStyle="1" w:styleId="5Char">
    <w:name w:val="제목 5 Char"/>
    <w:basedOn w:val="a8"/>
    <w:link w:val="5"/>
    <w:uiPriority w:val="9"/>
    <w:rsid w:val="00786425"/>
    <w:rPr>
      <w:rFonts w:ascii="Times New Roman" w:eastAsia="바탕체" w:hAnsi="Times New Roman"/>
      <w:sz w:val="24"/>
      <w:lang w:eastAsia="en-US"/>
    </w:rPr>
  </w:style>
  <w:style w:type="character" w:customStyle="1" w:styleId="6Char">
    <w:name w:val="제목 6 Char"/>
    <w:basedOn w:val="a8"/>
    <w:link w:val="6"/>
    <w:uiPriority w:val="9"/>
    <w:rsid w:val="00786425"/>
    <w:rPr>
      <w:rFonts w:ascii="Times New Roman" w:eastAsia="바탕체" w:hAnsi="Times New Roman"/>
      <w:sz w:val="24"/>
      <w:lang w:eastAsia="en-US"/>
    </w:rPr>
  </w:style>
  <w:style w:type="character" w:customStyle="1" w:styleId="7Char">
    <w:name w:val="제목 7 Char"/>
    <w:basedOn w:val="a8"/>
    <w:link w:val="7"/>
    <w:uiPriority w:val="9"/>
    <w:rsid w:val="00786425"/>
    <w:rPr>
      <w:rFonts w:ascii="Times New Roman" w:eastAsia="바탕체" w:hAnsi="Times New Roman"/>
      <w:sz w:val="24"/>
      <w:lang w:eastAsia="en-US"/>
    </w:rPr>
  </w:style>
  <w:style w:type="character" w:customStyle="1" w:styleId="8Char">
    <w:name w:val="제목 8 Char"/>
    <w:basedOn w:val="a8"/>
    <w:link w:val="8"/>
    <w:rsid w:val="00786425"/>
    <w:rPr>
      <w:rFonts w:ascii="Times New Roman" w:eastAsia="바탕체" w:hAnsi="Times New Roman"/>
      <w:sz w:val="24"/>
      <w:lang w:eastAsia="en-US"/>
    </w:rPr>
  </w:style>
  <w:style w:type="character" w:customStyle="1" w:styleId="9Char">
    <w:name w:val="제목 9 Char"/>
    <w:basedOn w:val="a8"/>
    <w:link w:val="9"/>
    <w:rsid w:val="00786425"/>
    <w:rPr>
      <w:rFonts w:ascii="Times New Roman" w:eastAsia="바탕체" w:hAnsi="Times New Roman"/>
      <w:sz w:val="24"/>
      <w:lang w:eastAsia="en-US"/>
    </w:rPr>
  </w:style>
  <w:style w:type="paragraph" w:customStyle="1" w:styleId="BodyText">
    <w:name w:val="BodyText"/>
    <w:aliases w:val="BT"/>
    <w:rsid w:val="00786425"/>
    <w:pPr>
      <w:spacing w:line="240" w:lineRule="auto"/>
      <w:jc w:val="left"/>
    </w:pPr>
    <w:rPr>
      <w:rFonts w:ascii="Times New Roman" w:eastAsia="바탕체" w:hAnsi="Times New Roman"/>
      <w:sz w:val="24"/>
      <w:lang w:eastAsia="en-US"/>
    </w:rPr>
  </w:style>
  <w:style w:type="paragraph" w:styleId="af0">
    <w:name w:val="Body Text Indent"/>
    <w:basedOn w:val="a7"/>
    <w:link w:val="Char3"/>
    <w:rsid w:val="00786425"/>
    <w:pPr>
      <w:widowControl/>
      <w:tabs>
        <w:tab w:val="left" w:pos="-1440"/>
        <w:tab w:val="left" w:pos="-720"/>
        <w:tab w:val="left" w:pos="0"/>
        <w:tab w:val="left" w:pos="709"/>
        <w:tab w:val="left" w:pos="1800"/>
        <w:tab w:val="left" w:pos="2880"/>
        <w:tab w:val="left" w:pos="3600"/>
        <w:tab w:val="left" w:pos="4320"/>
        <w:tab w:val="left" w:pos="5040"/>
        <w:tab w:val="left" w:pos="5760"/>
        <w:tab w:val="left" w:pos="6480"/>
        <w:tab w:val="left" w:pos="7200"/>
        <w:tab w:val="left" w:pos="7920"/>
        <w:tab w:val="left" w:pos="8640"/>
      </w:tabs>
      <w:wordWrap/>
      <w:autoSpaceDE/>
      <w:autoSpaceDN/>
      <w:ind w:left="701" w:hanging="701"/>
      <w:jc w:val="left"/>
    </w:pPr>
    <w:rPr>
      <w:rFonts w:ascii="Times New Roman" w:eastAsia="바탕체"/>
      <w:snapToGrid w:val="0"/>
      <w:kern w:val="0"/>
      <w:sz w:val="24"/>
      <w:szCs w:val="20"/>
    </w:rPr>
  </w:style>
  <w:style w:type="character" w:customStyle="1" w:styleId="Char3">
    <w:name w:val="본문 들여쓰기 Char"/>
    <w:basedOn w:val="a8"/>
    <w:link w:val="af0"/>
    <w:rsid w:val="00786425"/>
    <w:rPr>
      <w:rFonts w:ascii="Times New Roman" w:eastAsia="바탕체" w:hAnsi="Times New Roman"/>
      <w:snapToGrid w:val="0"/>
      <w:sz w:val="24"/>
    </w:rPr>
  </w:style>
  <w:style w:type="paragraph" w:styleId="af1">
    <w:name w:val="Date"/>
    <w:aliases w:val="d"/>
    <w:basedOn w:val="a7"/>
    <w:next w:val="a7"/>
    <w:link w:val="Char4"/>
    <w:uiPriority w:val="99"/>
    <w:rsid w:val="00786425"/>
    <w:pPr>
      <w:wordWrap/>
      <w:autoSpaceDE/>
      <w:autoSpaceDN/>
    </w:pPr>
    <w:rPr>
      <w:rFonts w:ascii="Courier" w:eastAsia="바탕체" w:hAnsi="Courier"/>
      <w:snapToGrid w:val="0"/>
      <w:kern w:val="0"/>
      <w:sz w:val="24"/>
      <w:szCs w:val="20"/>
      <w:lang w:eastAsia="en-US"/>
    </w:rPr>
  </w:style>
  <w:style w:type="character" w:customStyle="1" w:styleId="Char4">
    <w:name w:val="날짜 Char"/>
    <w:aliases w:val="d Char"/>
    <w:basedOn w:val="a8"/>
    <w:link w:val="af1"/>
    <w:uiPriority w:val="99"/>
    <w:rsid w:val="00786425"/>
    <w:rPr>
      <w:rFonts w:ascii="Courier" w:eastAsia="바탕체" w:hAnsi="Courier"/>
      <w:snapToGrid w:val="0"/>
      <w:sz w:val="24"/>
      <w:lang w:eastAsia="en-US"/>
    </w:rPr>
  </w:style>
  <w:style w:type="paragraph" w:customStyle="1" w:styleId="s0">
    <w:name w:val="s0"/>
    <w:rsid w:val="00786425"/>
    <w:pPr>
      <w:widowControl w:val="0"/>
      <w:autoSpaceDE w:val="0"/>
      <w:autoSpaceDN w:val="0"/>
      <w:adjustRightInd w:val="0"/>
      <w:spacing w:line="240" w:lineRule="auto"/>
      <w:jc w:val="left"/>
    </w:pPr>
    <w:rPr>
      <w:rFonts w:ascii="신명조" w:eastAsia="신명조" w:hAnsi="Times New Roman"/>
      <w:sz w:val="24"/>
    </w:rPr>
  </w:style>
  <w:style w:type="paragraph" w:styleId="af2">
    <w:name w:val="footnote text"/>
    <w:aliases w:val="FT"/>
    <w:basedOn w:val="a7"/>
    <w:link w:val="Char5"/>
    <w:rsid w:val="00786425"/>
    <w:pPr>
      <w:snapToGrid w:val="0"/>
      <w:jc w:val="left"/>
    </w:pPr>
  </w:style>
  <w:style w:type="character" w:customStyle="1" w:styleId="Char5">
    <w:name w:val="각주 텍스트 Char"/>
    <w:aliases w:val="FT Char"/>
    <w:basedOn w:val="a8"/>
    <w:link w:val="af2"/>
    <w:rsid w:val="00786425"/>
    <w:rPr>
      <w:rFonts w:ascii="바탕" w:eastAsia="바탕" w:hAnsi="Times New Roman"/>
      <w:kern w:val="2"/>
      <w:szCs w:val="24"/>
    </w:rPr>
  </w:style>
  <w:style w:type="character" w:styleId="af3">
    <w:name w:val="footnote reference"/>
    <w:basedOn w:val="a8"/>
    <w:rsid w:val="00786425"/>
    <w:rPr>
      <w:vertAlign w:val="superscript"/>
    </w:rPr>
  </w:style>
  <w:style w:type="character" w:styleId="af4">
    <w:name w:val="page number"/>
    <w:basedOn w:val="a8"/>
    <w:rsid w:val="00786425"/>
  </w:style>
  <w:style w:type="paragraph" w:styleId="af5">
    <w:name w:val="Body Text"/>
    <w:basedOn w:val="a7"/>
    <w:link w:val="Char6"/>
    <w:uiPriority w:val="99"/>
    <w:rsid w:val="00786425"/>
    <w:pPr>
      <w:spacing w:after="180"/>
    </w:pPr>
  </w:style>
  <w:style w:type="character" w:customStyle="1" w:styleId="Char6">
    <w:name w:val="본문 Char"/>
    <w:basedOn w:val="a8"/>
    <w:link w:val="af5"/>
    <w:uiPriority w:val="99"/>
    <w:rsid w:val="00786425"/>
    <w:rPr>
      <w:rFonts w:ascii="바탕" w:eastAsia="바탕" w:hAnsi="Times New Roman"/>
      <w:kern w:val="2"/>
      <w:szCs w:val="24"/>
    </w:rPr>
  </w:style>
  <w:style w:type="paragraph" w:customStyle="1" w:styleId="regular">
    <w:name w:val="regular"/>
    <w:basedOn w:val="a7"/>
    <w:rsid w:val="00786425"/>
    <w:pPr>
      <w:widowControl/>
      <w:wordWrap/>
      <w:overflowPunct w:val="0"/>
      <w:adjustRightInd w:val="0"/>
      <w:textAlignment w:val="baseline"/>
    </w:pPr>
    <w:rPr>
      <w:rFonts w:ascii="Times" w:hAnsi="Times"/>
      <w:kern w:val="0"/>
      <w:sz w:val="24"/>
      <w:szCs w:val="20"/>
      <w:lang w:val="en-AU"/>
    </w:rPr>
  </w:style>
  <w:style w:type="paragraph" w:customStyle="1" w:styleId="ArticleL1">
    <w:name w:val="Article_L1"/>
    <w:basedOn w:val="a7"/>
    <w:next w:val="a7"/>
    <w:autoRedefine/>
    <w:rsid w:val="00786425"/>
    <w:pPr>
      <w:widowControl/>
      <w:wordWrap/>
      <w:autoSpaceDE/>
      <w:autoSpaceDN/>
      <w:jc w:val="center"/>
    </w:pPr>
    <w:rPr>
      <w:rFonts w:ascii="Times New Roman"/>
      <w:snapToGrid w:val="0"/>
      <w:kern w:val="0"/>
      <w:sz w:val="24"/>
      <w:szCs w:val="20"/>
    </w:rPr>
  </w:style>
  <w:style w:type="paragraph" w:styleId="af6">
    <w:name w:val="Balloon Text"/>
    <w:basedOn w:val="a7"/>
    <w:link w:val="Char7"/>
    <w:rsid w:val="00786425"/>
    <w:rPr>
      <w:rFonts w:ascii="Arial" w:eastAsia="돋움" w:hAnsi="Arial"/>
      <w:sz w:val="18"/>
      <w:szCs w:val="18"/>
    </w:rPr>
  </w:style>
  <w:style w:type="character" w:customStyle="1" w:styleId="Char7">
    <w:name w:val="풍선 도움말 텍스트 Char"/>
    <w:basedOn w:val="a8"/>
    <w:link w:val="af6"/>
    <w:rsid w:val="00786425"/>
    <w:rPr>
      <w:rFonts w:ascii="Arial" w:eastAsia="돋움" w:hAnsi="Arial"/>
      <w:kern w:val="2"/>
      <w:sz w:val="18"/>
      <w:szCs w:val="18"/>
    </w:rPr>
  </w:style>
  <w:style w:type="paragraph" w:customStyle="1" w:styleId="af7">
    <w:name w:val="바탕글"/>
    <w:link w:val="Char8"/>
    <w:rsid w:val="00786425"/>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70" w:lineRule="auto"/>
    </w:pPr>
    <w:rPr>
      <w:rFonts w:ascii="바탕체" w:eastAsia="바탕체" w:hAnsi="Times New Roman"/>
      <w:color w:val="000000"/>
      <w:sz w:val="23"/>
    </w:rPr>
  </w:style>
  <w:style w:type="paragraph" w:customStyle="1" w:styleId="CharCharCharCharCharCharCharCharChar">
    <w:name w:val="Char Char Char Char Char Char Char Char Char"/>
    <w:basedOn w:val="a7"/>
    <w:rsid w:val="00786425"/>
    <w:pPr>
      <w:widowControl/>
      <w:tabs>
        <w:tab w:val="left" w:pos="540"/>
        <w:tab w:val="left" w:pos="1260"/>
        <w:tab w:val="left" w:pos="1800"/>
      </w:tabs>
      <w:wordWrap/>
      <w:autoSpaceDE/>
      <w:autoSpaceDN/>
      <w:spacing w:before="240" w:after="160" w:line="240" w:lineRule="exact"/>
      <w:jc w:val="left"/>
    </w:pPr>
    <w:rPr>
      <w:rFonts w:ascii="Verdana" w:eastAsia="SimSun" w:hAnsi="Verdana"/>
      <w:kern w:val="0"/>
      <w:sz w:val="24"/>
      <w:szCs w:val="20"/>
      <w:lang w:eastAsia="zh-CN"/>
    </w:rPr>
  </w:style>
  <w:style w:type="paragraph" w:customStyle="1" w:styleId="CharCharCharCharCharCharCharCharChar1">
    <w:name w:val="Char Char Char Char Char Char Char Char Char1"/>
    <w:basedOn w:val="a7"/>
    <w:rsid w:val="00786425"/>
    <w:pPr>
      <w:widowControl/>
      <w:tabs>
        <w:tab w:val="left" w:pos="540"/>
        <w:tab w:val="left" w:pos="1260"/>
        <w:tab w:val="left" w:pos="1800"/>
      </w:tabs>
      <w:wordWrap/>
      <w:autoSpaceDE/>
      <w:autoSpaceDN/>
      <w:spacing w:before="240" w:after="160" w:line="240" w:lineRule="exact"/>
      <w:jc w:val="left"/>
    </w:pPr>
    <w:rPr>
      <w:rFonts w:ascii="Verdana" w:eastAsia="SimSun" w:hAnsi="Verdana"/>
      <w:kern w:val="0"/>
      <w:sz w:val="24"/>
      <w:szCs w:val="20"/>
      <w:lang w:eastAsia="zh-CN"/>
    </w:rPr>
  </w:style>
  <w:style w:type="paragraph" w:customStyle="1" w:styleId="CharChar">
    <w:name w:val="Char Char"/>
    <w:basedOn w:val="a7"/>
    <w:rsid w:val="00786425"/>
    <w:pPr>
      <w:widowControl/>
      <w:tabs>
        <w:tab w:val="left" w:pos="540"/>
        <w:tab w:val="left" w:pos="1260"/>
        <w:tab w:val="left" w:pos="1800"/>
      </w:tabs>
      <w:wordWrap/>
      <w:autoSpaceDE/>
      <w:autoSpaceDN/>
      <w:spacing w:before="240" w:after="160" w:line="240" w:lineRule="exact"/>
      <w:jc w:val="left"/>
    </w:pPr>
    <w:rPr>
      <w:rFonts w:ascii="Verdana" w:eastAsia="Times New Roman" w:hAnsi="Verdana"/>
      <w:kern w:val="0"/>
      <w:sz w:val="24"/>
      <w:szCs w:val="20"/>
      <w:lang w:eastAsia="en-US"/>
    </w:rPr>
  </w:style>
  <w:style w:type="character" w:styleId="af8">
    <w:name w:val="Strong"/>
    <w:basedOn w:val="a8"/>
    <w:uiPriority w:val="22"/>
    <w:qFormat/>
    <w:rsid w:val="00786425"/>
    <w:rPr>
      <w:b/>
      <w:bCs/>
    </w:rPr>
  </w:style>
  <w:style w:type="paragraph" w:styleId="af9">
    <w:name w:val="Normal (Web)"/>
    <w:aliases w:val="일반 (웹) Char,표준 (웹) Char,표준 (웹),일반 (웹) Char1 Char,일반 (웹) Char Char Char,일반 (웹) Char1 Char1 Char Char,표준 (웹) Char1 Char1 Char Char,일반 (웹) Char Char Char1 Char Char,표준 (웹) Char Char Char1 Char Char,일반 (웹) Char1 Char Char Char Char"/>
    <w:basedOn w:val="a7"/>
    <w:link w:val="Char10"/>
    <w:uiPriority w:val="99"/>
    <w:unhideWhenUsed/>
    <w:qFormat/>
    <w:rsid w:val="00786425"/>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level2">
    <w:name w:val="level 2"/>
    <w:basedOn w:val="a7"/>
    <w:rsid w:val="00786425"/>
    <w:pPr>
      <w:widowControl/>
      <w:wordWrap/>
      <w:autoSpaceDE/>
      <w:autoSpaceDN/>
    </w:pPr>
    <w:rPr>
      <w:rFonts w:ascii="Times New Roman"/>
      <w:kern w:val="28"/>
      <w:sz w:val="24"/>
      <w:szCs w:val="20"/>
    </w:rPr>
  </w:style>
  <w:style w:type="table" w:customStyle="1" w:styleId="14">
    <w:name w:val="표 구분선1"/>
    <w:basedOn w:val="a9"/>
    <w:next w:val="af"/>
    <w:uiPriority w:val="39"/>
    <w:rsid w:val="00786425"/>
    <w:pPr>
      <w:spacing w:line="240" w:lineRule="auto"/>
    </w:pPr>
    <w:rPr>
      <w:rFonts w:ascii="Times New Roman" w:eastAsia="바탕체"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Normal Indent"/>
    <w:basedOn w:val="a7"/>
    <w:rsid w:val="00786425"/>
    <w:pPr>
      <w:autoSpaceDE/>
      <w:autoSpaceDN/>
      <w:adjustRightInd w:val="0"/>
      <w:spacing w:before="60" w:after="60" w:line="440" w:lineRule="atLeast"/>
      <w:ind w:left="851"/>
      <w:textAlignment w:val="baseline"/>
    </w:pPr>
    <w:rPr>
      <w:kern w:val="0"/>
      <w:sz w:val="32"/>
      <w:szCs w:val="20"/>
    </w:rPr>
  </w:style>
  <w:style w:type="paragraph" w:customStyle="1" w:styleId="3-1">
    <w:name w:val="맞춤3-1"/>
    <w:basedOn w:val="a7"/>
    <w:rsid w:val="00786425"/>
    <w:pPr>
      <w:numPr>
        <w:numId w:val="28"/>
      </w:numPr>
      <w:autoSpaceDE/>
      <w:autoSpaceDN/>
      <w:adjustRightInd w:val="0"/>
      <w:spacing w:before="240" w:after="120" w:line="480" w:lineRule="atLeast"/>
      <w:jc w:val="left"/>
      <w:textAlignment w:val="baseline"/>
    </w:pPr>
    <w:rPr>
      <w:kern w:val="0"/>
      <w:sz w:val="32"/>
      <w:szCs w:val="20"/>
    </w:rPr>
  </w:style>
  <w:style w:type="paragraph" w:customStyle="1" w:styleId="afb">
    <w:name w:val="큰제목"/>
    <w:basedOn w:val="a7"/>
    <w:rsid w:val="00786425"/>
    <w:pPr>
      <w:keepNext/>
      <w:pBdr>
        <w:top w:val="single" w:sz="6" w:space="8" w:color="auto" w:shadow="1"/>
        <w:left w:val="single" w:sz="6" w:space="8" w:color="auto" w:shadow="1"/>
        <w:bottom w:val="single" w:sz="6" w:space="8" w:color="auto" w:shadow="1"/>
        <w:right w:val="single" w:sz="6" w:space="8" w:color="auto" w:shadow="1"/>
      </w:pBdr>
      <w:autoSpaceDE/>
      <w:autoSpaceDN/>
      <w:adjustRightInd w:val="0"/>
      <w:snapToGrid w:val="0"/>
      <w:spacing w:before="60" w:after="60" w:line="360" w:lineRule="atLeast"/>
      <w:ind w:left="1134" w:right="1134"/>
      <w:jc w:val="center"/>
      <w:textAlignment w:val="baseline"/>
    </w:pPr>
    <w:rPr>
      <w:rFonts w:ascii="바탕체" w:eastAsia="가는둥근제목체"/>
      <w:b/>
      <w:spacing w:val="60"/>
      <w:kern w:val="0"/>
      <w:sz w:val="40"/>
      <w:szCs w:val="20"/>
    </w:rPr>
  </w:style>
  <w:style w:type="paragraph" w:customStyle="1" w:styleId="14-1">
    <w:name w:val="표준14-1"/>
    <w:basedOn w:val="a7"/>
    <w:next w:val="14-2"/>
    <w:rsid w:val="00786425"/>
    <w:pPr>
      <w:numPr>
        <w:numId w:val="36"/>
      </w:numPr>
      <w:autoSpaceDE/>
      <w:autoSpaceDN/>
      <w:adjustRightInd w:val="0"/>
      <w:snapToGrid w:val="0"/>
      <w:spacing w:before="240" w:after="120" w:line="440" w:lineRule="atLeast"/>
      <w:textAlignment w:val="baseline"/>
    </w:pPr>
    <w:rPr>
      <w:kern w:val="0"/>
      <w:sz w:val="28"/>
      <w:szCs w:val="20"/>
    </w:rPr>
  </w:style>
  <w:style w:type="paragraph" w:customStyle="1" w:styleId="14-2">
    <w:name w:val="표준14-2"/>
    <w:basedOn w:val="a7"/>
    <w:rsid w:val="00786425"/>
    <w:pPr>
      <w:numPr>
        <w:numId w:val="40"/>
      </w:numPr>
      <w:autoSpaceDE/>
      <w:autoSpaceDN/>
      <w:adjustRightInd w:val="0"/>
      <w:snapToGrid w:val="0"/>
      <w:spacing w:before="120" w:after="120" w:line="440" w:lineRule="atLeast"/>
      <w:textAlignment w:val="baseline"/>
    </w:pPr>
    <w:rPr>
      <w:kern w:val="0"/>
      <w:sz w:val="28"/>
      <w:szCs w:val="20"/>
    </w:rPr>
  </w:style>
  <w:style w:type="paragraph" w:customStyle="1" w:styleId="14-3">
    <w:name w:val="표준14-3"/>
    <w:basedOn w:val="a7"/>
    <w:rsid w:val="00786425"/>
    <w:pPr>
      <w:numPr>
        <w:numId w:val="37"/>
      </w:numPr>
      <w:autoSpaceDE/>
      <w:autoSpaceDN/>
      <w:adjustRightInd w:val="0"/>
      <w:snapToGrid w:val="0"/>
      <w:spacing w:before="80" w:after="60" w:line="440" w:lineRule="atLeast"/>
      <w:textAlignment w:val="baseline"/>
    </w:pPr>
    <w:rPr>
      <w:kern w:val="0"/>
      <w:sz w:val="28"/>
      <w:szCs w:val="20"/>
    </w:rPr>
  </w:style>
  <w:style w:type="paragraph" w:customStyle="1" w:styleId="14-4">
    <w:name w:val="표준14-4"/>
    <w:basedOn w:val="a7"/>
    <w:rsid w:val="00786425"/>
    <w:pPr>
      <w:numPr>
        <w:numId w:val="38"/>
      </w:numPr>
      <w:autoSpaceDE/>
      <w:autoSpaceDN/>
      <w:adjustRightInd w:val="0"/>
      <w:snapToGrid w:val="0"/>
      <w:spacing w:before="60" w:after="60" w:line="440" w:lineRule="atLeast"/>
      <w:textAlignment w:val="baseline"/>
    </w:pPr>
    <w:rPr>
      <w:kern w:val="0"/>
      <w:sz w:val="28"/>
      <w:szCs w:val="20"/>
      <w:shd w:val="clear" w:color="auto" w:fill="FFFFFF"/>
    </w:rPr>
  </w:style>
  <w:style w:type="paragraph" w:customStyle="1" w:styleId="12-1">
    <w:name w:val="표준12-1"/>
    <w:basedOn w:val="14-1"/>
    <w:rsid w:val="00786425"/>
    <w:pPr>
      <w:numPr>
        <w:numId w:val="32"/>
      </w:numPr>
    </w:pPr>
    <w:rPr>
      <w:sz w:val="24"/>
    </w:rPr>
  </w:style>
  <w:style w:type="paragraph" w:customStyle="1" w:styleId="12-2">
    <w:name w:val="표준12-2"/>
    <w:basedOn w:val="14-2"/>
    <w:rsid w:val="00786425"/>
    <w:pPr>
      <w:numPr>
        <w:numId w:val="27"/>
      </w:numPr>
    </w:pPr>
    <w:rPr>
      <w:sz w:val="24"/>
    </w:rPr>
  </w:style>
  <w:style w:type="paragraph" w:customStyle="1" w:styleId="12-3">
    <w:name w:val="표준12-3"/>
    <w:basedOn w:val="14-3"/>
    <w:rsid w:val="00786425"/>
    <w:pPr>
      <w:numPr>
        <w:numId w:val="25"/>
      </w:numPr>
      <w:spacing w:line="400" w:lineRule="atLeast"/>
    </w:pPr>
    <w:rPr>
      <w:sz w:val="24"/>
    </w:rPr>
  </w:style>
  <w:style w:type="paragraph" w:customStyle="1" w:styleId="12-4">
    <w:name w:val="표준12-4"/>
    <w:basedOn w:val="14-4"/>
    <w:rsid w:val="00786425"/>
    <w:pPr>
      <w:numPr>
        <w:numId w:val="26"/>
      </w:numPr>
      <w:adjustRightInd/>
      <w:ind w:left="1077"/>
    </w:pPr>
    <w:rPr>
      <w:sz w:val="24"/>
    </w:rPr>
  </w:style>
  <w:style w:type="paragraph" w:customStyle="1" w:styleId="3-2">
    <w:name w:val="맞춤3-2"/>
    <w:basedOn w:val="a7"/>
    <w:rsid w:val="00786425"/>
    <w:pPr>
      <w:numPr>
        <w:numId w:val="29"/>
      </w:numPr>
      <w:autoSpaceDE/>
      <w:autoSpaceDN/>
      <w:adjustRightInd w:val="0"/>
      <w:spacing w:before="180" w:after="120" w:line="480" w:lineRule="atLeast"/>
      <w:textAlignment w:val="baseline"/>
    </w:pPr>
    <w:rPr>
      <w:kern w:val="0"/>
      <w:sz w:val="32"/>
      <w:szCs w:val="20"/>
    </w:rPr>
  </w:style>
  <w:style w:type="paragraph" w:customStyle="1" w:styleId="3-3">
    <w:name w:val="맞춤3-3"/>
    <w:basedOn w:val="a7"/>
    <w:rsid w:val="00786425"/>
    <w:pPr>
      <w:numPr>
        <w:numId w:val="30"/>
      </w:numPr>
      <w:autoSpaceDE/>
      <w:autoSpaceDN/>
      <w:adjustRightInd w:val="0"/>
      <w:spacing w:before="120" w:after="120" w:line="460" w:lineRule="atLeast"/>
      <w:jc w:val="left"/>
      <w:textAlignment w:val="baseline"/>
    </w:pPr>
    <w:rPr>
      <w:kern w:val="0"/>
      <w:sz w:val="32"/>
      <w:szCs w:val="20"/>
    </w:rPr>
  </w:style>
  <w:style w:type="paragraph" w:customStyle="1" w:styleId="3-4">
    <w:name w:val="맞춤3-4"/>
    <w:basedOn w:val="a7"/>
    <w:rsid w:val="00786425"/>
    <w:pPr>
      <w:numPr>
        <w:numId w:val="31"/>
      </w:numPr>
      <w:autoSpaceDE/>
      <w:autoSpaceDN/>
      <w:adjustRightInd w:val="0"/>
      <w:spacing w:before="120" w:after="120" w:line="400" w:lineRule="atLeast"/>
      <w:jc w:val="left"/>
      <w:textAlignment w:val="baseline"/>
    </w:pPr>
    <w:rPr>
      <w:kern w:val="0"/>
      <w:sz w:val="32"/>
      <w:szCs w:val="20"/>
    </w:rPr>
  </w:style>
  <w:style w:type="paragraph" w:customStyle="1" w:styleId="14-5">
    <w:name w:val="표준14-5"/>
    <w:basedOn w:val="a7"/>
    <w:rsid w:val="00786425"/>
    <w:pPr>
      <w:autoSpaceDE/>
      <w:autoSpaceDN/>
      <w:adjustRightInd w:val="0"/>
      <w:snapToGrid w:val="0"/>
      <w:spacing w:before="60" w:after="60" w:line="440" w:lineRule="atLeast"/>
      <w:textAlignment w:val="baseline"/>
    </w:pPr>
    <w:rPr>
      <w:kern w:val="0"/>
      <w:sz w:val="28"/>
      <w:szCs w:val="20"/>
      <w:shd w:val="clear" w:color="auto" w:fill="FFFFFF"/>
    </w:rPr>
  </w:style>
  <w:style w:type="paragraph" w:customStyle="1" w:styleId="2-2">
    <w:name w:val="맞춤2-2"/>
    <w:basedOn w:val="afa"/>
    <w:rsid w:val="00786425"/>
    <w:pPr>
      <w:numPr>
        <w:numId w:val="33"/>
      </w:numPr>
      <w:spacing w:before="180" w:after="120" w:line="480" w:lineRule="atLeast"/>
      <w:jc w:val="left"/>
    </w:pPr>
  </w:style>
  <w:style w:type="paragraph" w:customStyle="1" w:styleId="1-1">
    <w:name w:val="맞춤1-1"/>
    <w:basedOn w:val="afa"/>
    <w:rsid w:val="00786425"/>
    <w:pPr>
      <w:numPr>
        <w:numId w:val="34"/>
      </w:numPr>
      <w:spacing w:before="240" w:after="120" w:line="480" w:lineRule="atLeast"/>
    </w:pPr>
  </w:style>
  <w:style w:type="paragraph" w:customStyle="1" w:styleId="1-3">
    <w:name w:val="맞춤1-3"/>
    <w:basedOn w:val="afa"/>
    <w:rsid w:val="00786425"/>
    <w:pPr>
      <w:numPr>
        <w:numId w:val="35"/>
      </w:numPr>
      <w:spacing w:before="120" w:after="120" w:line="460" w:lineRule="atLeast"/>
      <w:jc w:val="left"/>
    </w:pPr>
  </w:style>
  <w:style w:type="paragraph" w:customStyle="1" w:styleId="a3">
    <w:name w:val="가나다"/>
    <w:basedOn w:val="a7"/>
    <w:next w:val="a7"/>
    <w:rsid w:val="00786425"/>
    <w:pPr>
      <w:numPr>
        <w:numId w:val="41"/>
      </w:numPr>
      <w:autoSpaceDE/>
      <w:autoSpaceDN/>
      <w:adjustRightInd w:val="0"/>
      <w:snapToGrid w:val="0"/>
      <w:spacing w:before="240" w:after="120" w:line="460" w:lineRule="atLeast"/>
      <w:textAlignment w:val="baseline"/>
    </w:pPr>
    <w:rPr>
      <w:rFonts w:ascii="굴림체" w:eastAsia="굴림체"/>
      <w:b/>
      <w:kern w:val="0"/>
      <w:sz w:val="28"/>
      <w:szCs w:val="20"/>
      <w:shd w:val="clear" w:color="auto" w:fill="FFFFFF"/>
    </w:rPr>
  </w:style>
  <w:style w:type="paragraph" w:customStyle="1" w:styleId="21">
    <w:name w:val="스타일2"/>
    <w:basedOn w:val="a3"/>
    <w:qFormat/>
    <w:rsid w:val="00786425"/>
    <w:pPr>
      <w:numPr>
        <w:numId w:val="0"/>
      </w:numPr>
    </w:pPr>
  </w:style>
  <w:style w:type="paragraph" w:customStyle="1" w:styleId="a0">
    <w:name w:val="스타일가"/>
    <w:basedOn w:val="21"/>
    <w:autoRedefine/>
    <w:rsid w:val="00786425"/>
    <w:pPr>
      <w:numPr>
        <w:ilvl w:val="1"/>
        <w:numId w:val="39"/>
      </w:numPr>
    </w:pPr>
  </w:style>
  <w:style w:type="paragraph" w:customStyle="1" w:styleId="a">
    <w:name w:val="가나"/>
    <w:basedOn w:val="a0"/>
    <w:autoRedefine/>
    <w:rsid w:val="00786425"/>
    <w:pPr>
      <w:numPr>
        <w:ilvl w:val="0"/>
      </w:numPr>
    </w:pPr>
  </w:style>
  <w:style w:type="paragraph" w:customStyle="1" w:styleId="15">
    <w:name w:val="풍선 도움말 텍스트1"/>
    <w:basedOn w:val="a7"/>
    <w:rsid w:val="00786425"/>
    <w:pPr>
      <w:autoSpaceDE/>
      <w:autoSpaceDN/>
      <w:adjustRightInd w:val="0"/>
      <w:snapToGrid w:val="0"/>
      <w:spacing w:before="60" w:after="60" w:line="440" w:lineRule="atLeast"/>
      <w:textAlignment w:val="baseline"/>
    </w:pPr>
    <w:rPr>
      <w:rFonts w:ascii="Arial" w:eastAsia="돋움" w:hAnsi="Arial"/>
      <w:kern w:val="0"/>
      <w:sz w:val="18"/>
      <w:szCs w:val="18"/>
    </w:rPr>
  </w:style>
  <w:style w:type="paragraph" w:styleId="afc">
    <w:name w:val="Note Heading"/>
    <w:basedOn w:val="a7"/>
    <w:next w:val="a7"/>
    <w:link w:val="Char9"/>
    <w:rsid w:val="00786425"/>
    <w:pPr>
      <w:autoSpaceDE/>
      <w:autoSpaceDN/>
      <w:adjustRightInd w:val="0"/>
      <w:snapToGrid w:val="0"/>
      <w:spacing w:before="60" w:after="60" w:line="440" w:lineRule="atLeast"/>
      <w:jc w:val="center"/>
      <w:textAlignment w:val="baseline"/>
    </w:pPr>
    <w:rPr>
      <w:rFonts w:ascii="Times New Roman"/>
      <w:b/>
      <w:kern w:val="0"/>
      <w:sz w:val="28"/>
      <w:szCs w:val="28"/>
    </w:rPr>
  </w:style>
  <w:style w:type="character" w:customStyle="1" w:styleId="Char9">
    <w:name w:val="각주/미주 머리글 Char"/>
    <w:basedOn w:val="a8"/>
    <w:link w:val="afc"/>
    <w:rsid w:val="00786425"/>
    <w:rPr>
      <w:rFonts w:ascii="Times New Roman" w:eastAsia="바탕" w:hAnsi="Times New Roman"/>
      <w:b/>
      <w:sz w:val="28"/>
      <w:szCs w:val="28"/>
    </w:rPr>
  </w:style>
  <w:style w:type="paragraph" w:styleId="afd">
    <w:name w:val="Closing"/>
    <w:basedOn w:val="a7"/>
    <w:link w:val="Chara"/>
    <w:rsid w:val="00786425"/>
    <w:pPr>
      <w:autoSpaceDE/>
      <w:autoSpaceDN/>
      <w:adjustRightInd w:val="0"/>
      <w:snapToGrid w:val="0"/>
      <w:spacing w:before="60" w:after="60" w:line="440" w:lineRule="atLeast"/>
      <w:ind w:leftChars="2100" w:left="100"/>
      <w:textAlignment w:val="baseline"/>
    </w:pPr>
    <w:rPr>
      <w:rFonts w:ascii="Times New Roman"/>
      <w:b/>
      <w:kern w:val="0"/>
      <w:sz w:val="28"/>
      <w:szCs w:val="28"/>
    </w:rPr>
  </w:style>
  <w:style w:type="character" w:customStyle="1" w:styleId="Chara">
    <w:name w:val="맺음말 Char"/>
    <w:basedOn w:val="a8"/>
    <w:link w:val="afd"/>
    <w:rsid w:val="00786425"/>
    <w:rPr>
      <w:rFonts w:ascii="Times New Roman" w:eastAsia="바탕" w:hAnsi="Times New Roman"/>
      <w:b/>
      <w:sz w:val="28"/>
      <w:szCs w:val="28"/>
    </w:rPr>
  </w:style>
  <w:style w:type="paragraph" w:customStyle="1" w:styleId="Header1">
    <w:name w:val="Header1"/>
    <w:basedOn w:val="a7"/>
    <w:next w:val="a7"/>
    <w:rsid w:val="00786425"/>
    <w:pPr>
      <w:tabs>
        <w:tab w:val="center" w:pos="4320"/>
        <w:tab w:val="right" w:pos="8640"/>
      </w:tabs>
      <w:wordWrap/>
      <w:adjustRightInd w:val="0"/>
      <w:jc w:val="left"/>
    </w:pPr>
    <w:rPr>
      <w:rFonts w:ascii="Times New Roman"/>
      <w:kern w:val="0"/>
      <w:sz w:val="24"/>
    </w:rPr>
  </w:style>
  <w:style w:type="paragraph" w:customStyle="1" w:styleId="Footer1">
    <w:name w:val="Footer1"/>
    <w:basedOn w:val="a7"/>
    <w:rsid w:val="00786425"/>
    <w:pPr>
      <w:tabs>
        <w:tab w:val="center" w:pos="4252"/>
        <w:tab w:val="right" w:pos="8504"/>
      </w:tabs>
      <w:wordWrap/>
      <w:adjustRightInd w:val="0"/>
    </w:pPr>
    <w:rPr>
      <w:rFonts w:cs="바탕"/>
      <w:szCs w:val="20"/>
    </w:rPr>
  </w:style>
  <w:style w:type="character" w:customStyle="1" w:styleId="DeltaViewInsertion">
    <w:name w:val="DeltaView Insertion"/>
    <w:uiPriority w:val="99"/>
    <w:rsid w:val="00786425"/>
    <w:rPr>
      <w:color w:val="0000FF"/>
      <w:spacing w:val="0"/>
      <w:u w:val="double"/>
    </w:rPr>
  </w:style>
  <w:style w:type="paragraph" w:customStyle="1" w:styleId="1">
    <w:name w:val="제1조"/>
    <w:basedOn w:val="a7"/>
    <w:rsid w:val="00786425"/>
    <w:pPr>
      <w:widowControl/>
      <w:numPr>
        <w:numId w:val="42"/>
      </w:numPr>
      <w:spacing w:after="300"/>
    </w:pPr>
    <w:rPr>
      <w:rFonts w:ascii="Times New Roman"/>
      <w:b/>
      <w:sz w:val="24"/>
    </w:rPr>
  </w:style>
  <w:style w:type="paragraph" w:customStyle="1" w:styleId="10">
    <w:name w:val="1항"/>
    <w:basedOn w:val="a7"/>
    <w:rsid w:val="00786425"/>
    <w:pPr>
      <w:widowControl/>
      <w:numPr>
        <w:ilvl w:val="1"/>
        <w:numId w:val="42"/>
      </w:numPr>
      <w:spacing w:after="300"/>
    </w:pPr>
    <w:rPr>
      <w:rFonts w:ascii="Times New Roman"/>
      <w:sz w:val="24"/>
    </w:rPr>
  </w:style>
  <w:style w:type="paragraph" w:customStyle="1" w:styleId="11">
    <w:name w:val="1호"/>
    <w:basedOn w:val="a7"/>
    <w:rsid w:val="00786425"/>
    <w:pPr>
      <w:widowControl/>
      <w:numPr>
        <w:ilvl w:val="2"/>
        <w:numId w:val="42"/>
      </w:numPr>
      <w:spacing w:after="300"/>
    </w:pPr>
    <w:rPr>
      <w:rFonts w:ascii="Times New Roman"/>
      <w:sz w:val="24"/>
    </w:rPr>
  </w:style>
  <w:style w:type="paragraph" w:customStyle="1" w:styleId="CellHead">
    <w:name w:val="CellHead"/>
    <w:basedOn w:val="a7"/>
    <w:uiPriority w:val="99"/>
    <w:rsid w:val="00786425"/>
    <w:pPr>
      <w:keepNext/>
      <w:widowControl/>
      <w:wordWrap/>
      <w:autoSpaceDE/>
      <w:autoSpaceDN/>
      <w:spacing w:before="60" w:after="60" w:line="259" w:lineRule="auto"/>
      <w:jc w:val="left"/>
    </w:pPr>
    <w:rPr>
      <w:rFonts w:ascii="Times New Roman"/>
      <w:b/>
      <w:kern w:val="20"/>
      <w:sz w:val="22"/>
      <w:lang w:val="en-GB" w:eastAsia="en-US"/>
    </w:rPr>
  </w:style>
  <w:style w:type="paragraph" w:customStyle="1" w:styleId="CellBody">
    <w:name w:val="CellBody"/>
    <w:basedOn w:val="a7"/>
    <w:uiPriority w:val="99"/>
    <w:rsid w:val="00786425"/>
    <w:pPr>
      <w:widowControl/>
      <w:wordWrap/>
      <w:autoSpaceDE/>
      <w:autoSpaceDN/>
      <w:spacing w:before="60" w:after="60" w:line="290" w:lineRule="auto"/>
      <w:jc w:val="left"/>
    </w:pPr>
    <w:rPr>
      <w:rFonts w:ascii="Times New Roman"/>
      <w:kern w:val="20"/>
      <w:sz w:val="22"/>
      <w:szCs w:val="20"/>
      <w:lang w:val="en-GB" w:eastAsia="en-US"/>
    </w:rPr>
  </w:style>
  <w:style w:type="numbering" w:customStyle="1" w:styleId="AgreementL2">
    <w:name w:val="Agreement_L2"/>
    <w:uiPriority w:val="99"/>
    <w:rsid w:val="00786425"/>
    <w:pPr>
      <w:numPr>
        <w:numId w:val="43"/>
      </w:numPr>
    </w:pPr>
  </w:style>
  <w:style w:type="character" w:styleId="afe">
    <w:name w:val="annotation reference"/>
    <w:uiPriority w:val="99"/>
    <w:rsid w:val="00786425"/>
    <w:rPr>
      <w:sz w:val="18"/>
      <w:szCs w:val="18"/>
    </w:rPr>
  </w:style>
  <w:style w:type="paragraph" w:styleId="aff">
    <w:name w:val="annotation text"/>
    <w:basedOn w:val="a7"/>
    <w:link w:val="Charb"/>
    <w:uiPriority w:val="99"/>
    <w:rsid w:val="00786425"/>
    <w:pPr>
      <w:autoSpaceDE/>
      <w:autoSpaceDN/>
      <w:adjustRightInd w:val="0"/>
      <w:snapToGrid w:val="0"/>
      <w:spacing w:before="60" w:after="60" w:line="440" w:lineRule="atLeast"/>
      <w:jc w:val="left"/>
      <w:textAlignment w:val="baseline"/>
    </w:pPr>
    <w:rPr>
      <w:kern w:val="0"/>
      <w:sz w:val="28"/>
      <w:szCs w:val="20"/>
    </w:rPr>
  </w:style>
  <w:style w:type="character" w:customStyle="1" w:styleId="Charb">
    <w:name w:val="메모 텍스트 Char"/>
    <w:basedOn w:val="a8"/>
    <w:link w:val="aff"/>
    <w:uiPriority w:val="99"/>
    <w:rsid w:val="00786425"/>
    <w:rPr>
      <w:rFonts w:ascii="바탕" w:eastAsia="바탕" w:hAnsi="Times New Roman"/>
      <w:sz w:val="28"/>
    </w:rPr>
  </w:style>
  <w:style w:type="paragraph" w:styleId="aff0">
    <w:name w:val="annotation subject"/>
    <w:basedOn w:val="aff"/>
    <w:next w:val="aff"/>
    <w:link w:val="Charc"/>
    <w:uiPriority w:val="99"/>
    <w:rsid w:val="00786425"/>
    <w:rPr>
      <w:b/>
      <w:bCs/>
    </w:rPr>
  </w:style>
  <w:style w:type="character" w:customStyle="1" w:styleId="Charc">
    <w:name w:val="메모 주제 Char"/>
    <w:basedOn w:val="Charb"/>
    <w:link w:val="aff0"/>
    <w:uiPriority w:val="99"/>
    <w:rsid w:val="00786425"/>
    <w:rPr>
      <w:rFonts w:ascii="바탕" w:eastAsia="바탕" w:hAnsi="Times New Roman"/>
      <w:b/>
      <w:bCs/>
      <w:sz w:val="28"/>
    </w:rPr>
  </w:style>
  <w:style w:type="paragraph" w:styleId="aff1">
    <w:name w:val="Revision"/>
    <w:hidden/>
    <w:uiPriority w:val="99"/>
    <w:semiHidden/>
    <w:rsid w:val="00786425"/>
    <w:pPr>
      <w:spacing w:line="240" w:lineRule="auto"/>
      <w:jc w:val="left"/>
    </w:pPr>
    <w:rPr>
      <w:rFonts w:ascii="바탕" w:eastAsia="바탕" w:hAnsi="Times New Roman"/>
      <w:sz w:val="28"/>
    </w:rPr>
  </w:style>
  <w:style w:type="paragraph" w:customStyle="1" w:styleId="a1">
    <w:name w:val="글머리표(원)"/>
    <w:basedOn w:val="a7"/>
    <w:rsid w:val="00786425"/>
    <w:pPr>
      <w:widowControl/>
      <w:numPr>
        <w:numId w:val="44"/>
      </w:numPr>
      <w:spacing w:line="300" w:lineRule="auto"/>
    </w:pPr>
    <w:rPr>
      <w:rFonts w:ascii="Times New Roman" w:eastAsia="바탕체"/>
      <w:kern w:val="0"/>
      <w:sz w:val="24"/>
    </w:rPr>
  </w:style>
  <w:style w:type="paragraph" w:customStyle="1" w:styleId="WYBody">
    <w:name w:val="WY_Body"/>
    <w:basedOn w:val="a7"/>
    <w:link w:val="WYBodyChar"/>
    <w:rsid w:val="00786425"/>
    <w:pPr>
      <w:widowControl/>
      <w:autoSpaceDE/>
      <w:autoSpaceDN/>
      <w:adjustRightInd w:val="0"/>
      <w:spacing w:after="240"/>
    </w:pPr>
    <w:rPr>
      <w:rFonts w:ascii="Times New Roman" w:eastAsia="바탕체"/>
      <w:kern w:val="0"/>
      <w:sz w:val="24"/>
      <w:szCs w:val="20"/>
    </w:rPr>
  </w:style>
  <w:style w:type="paragraph" w:styleId="16">
    <w:name w:val="toc 1"/>
    <w:basedOn w:val="a7"/>
    <w:next w:val="a7"/>
    <w:uiPriority w:val="39"/>
    <w:rsid w:val="00786425"/>
    <w:pPr>
      <w:widowControl/>
      <w:wordWrap/>
      <w:autoSpaceDE/>
      <w:autoSpaceDN/>
      <w:spacing w:before="280" w:after="140" w:line="290" w:lineRule="auto"/>
      <w:jc w:val="left"/>
    </w:pPr>
    <w:rPr>
      <w:rFonts w:ascii="Arial" w:hAnsi="Arial"/>
      <w:kern w:val="20"/>
      <w:sz w:val="22"/>
      <w:lang w:val="en-GB" w:eastAsia="en-US"/>
    </w:rPr>
  </w:style>
  <w:style w:type="character" w:customStyle="1" w:styleId="WYBodyChar">
    <w:name w:val="WY_Body Char"/>
    <w:link w:val="WYBody"/>
    <w:locked/>
    <w:rsid w:val="00786425"/>
    <w:rPr>
      <w:rFonts w:ascii="Times New Roman" w:eastAsia="바탕체" w:hAnsi="Times New Roman"/>
      <w:sz w:val="24"/>
    </w:rPr>
  </w:style>
  <w:style w:type="paragraph" w:customStyle="1" w:styleId="WYStandard">
    <w:name w:val="WY_Standard"/>
    <w:basedOn w:val="a7"/>
    <w:link w:val="WYStandardChar"/>
    <w:rsid w:val="00786425"/>
    <w:pPr>
      <w:widowControl/>
      <w:autoSpaceDE/>
      <w:autoSpaceDN/>
      <w:adjustRightInd w:val="0"/>
    </w:pPr>
    <w:rPr>
      <w:rFonts w:ascii="Times New Roman" w:eastAsia="바탕체"/>
      <w:kern w:val="0"/>
      <w:sz w:val="24"/>
      <w:szCs w:val="20"/>
    </w:rPr>
  </w:style>
  <w:style w:type="character" w:customStyle="1" w:styleId="WYStandardChar">
    <w:name w:val="WY_Standard Char"/>
    <w:link w:val="WYStandard"/>
    <w:locked/>
    <w:rsid w:val="00786425"/>
    <w:rPr>
      <w:rFonts w:ascii="Times New Roman" w:eastAsia="바탕체" w:hAnsi="Times New Roman"/>
      <w:sz w:val="24"/>
    </w:rPr>
  </w:style>
  <w:style w:type="paragraph" w:customStyle="1" w:styleId="Article2L1">
    <w:name w:val="Article2_L1"/>
    <w:basedOn w:val="a7"/>
    <w:next w:val="a7"/>
    <w:rsid w:val="00786425"/>
    <w:pPr>
      <w:keepNext/>
      <w:widowControl/>
      <w:tabs>
        <w:tab w:val="num" w:pos="504"/>
      </w:tabs>
      <w:wordWrap/>
      <w:autoSpaceDE/>
      <w:autoSpaceDN/>
      <w:spacing w:before="480" w:after="240"/>
      <w:ind w:left="504" w:hanging="216"/>
      <w:jc w:val="center"/>
      <w:outlineLvl w:val="0"/>
    </w:pPr>
    <w:rPr>
      <w:rFonts w:ascii="Times New Roman" w:eastAsia="PMingLiU"/>
      <w:kern w:val="0"/>
      <w:sz w:val="24"/>
      <w:szCs w:val="20"/>
      <w:lang w:eastAsia="en-US"/>
    </w:rPr>
  </w:style>
  <w:style w:type="paragraph" w:customStyle="1" w:styleId="WYCArticleLv1">
    <w:name w:val="WY C_Article Lv1"/>
    <w:basedOn w:val="a7"/>
    <w:link w:val="WYCArticleLv1Char"/>
    <w:uiPriority w:val="99"/>
    <w:rsid w:val="00786425"/>
    <w:pPr>
      <w:widowControl/>
      <w:tabs>
        <w:tab w:val="left" w:pos="1560"/>
      </w:tabs>
      <w:wordWrap/>
      <w:autoSpaceDE/>
      <w:autoSpaceDN/>
      <w:adjustRightInd w:val="0"/>
      <w:spacing w:before="480" w:after="160" w:line="340" w:lineRule="exact"/>
    </w:pPr>
    <w:rPr>
      <w:rFonts w:ascii="Times New Roman" w:eastAsia="Times New Roman"/>
      <w:b/>
      <w:kern w:val="0"/>
      <w:sz w:val="24"/>
      <w:szCs w:val="20"/>
    </w:rPr>
  </w:style>
  <w:style w:type="character" w:customStyle="1" w:styleId="WYCArticleLv1Char">
    <w:name w:val="WY C_Article Lv1 Char"/>
    <w:link w:val="WYCArticleLv1"/>
    <w:uiPriority w:val="99"/>
    <w:locked/>
    <w:rsid w:val="00786425"/>
    <w:rPr>
      <w:rFonts w:ascii="Times New Roman" w:eastAsia="Times New Roman" w:hAnsi="Times New Roman"/>
      <w:b/>
      <w:sz w:val="24"/>
    </w:rPr>
  </w:style>
  <w:style w:type="paragraph" w:customStyle="1" w:styleId="WYCArticleLv2">
    <w:name w:val="WY C_Article Lv2"/>
    <w:basedOn w:val="a7"/>
    <w:link w:val="WYCArticleLv2Char"/>
    <w:uiPriority w:val="99"/>
    <w:rsid w:val="00786425"/>
    <w:pPr>
      <w:widowControl/>
      <w:tabs>
        <w:tab w:val="left" w:pos="1560"/>
      </w:tabs>
      <w:wordWrap/>
      <w:autoSpaceDE/>
      <w:autoSpaceDN/>
      <w:adjustRightInd w:val="0"/>
      <w:spacing w:before="240" w:after="120" w:line="340" w:lineRule="exact"/>
    </w:pPr>
    <w:rPr>
      <w:rFonts w:ascii="Times New Roman" w:eastAsia="바탕체"/>
      <w:b/>
      <w:kern w:val="0"/>
      <w:sz w:val="24"/>
      <w:szCs w:val="20"/>
      <w:lang w:eastAsia="en-US"/>
    </w:rPr>
  </w:style>
  <w:style w:type="paragraph" w:customStyle="1" w:styleId="WYCArticleLv3">
    <w:name w:val="WY C_Article Lv3"/>
    <w:basedOn w:val="a7"/>
    <w:link w:val="WYCArticleLv3Char"/>
    <w:uiPriority w:val="99"/>
    <w:rsid w:val="00786425"/>
    <w:pPr>
      <w:widowControl/>
      <w:numPr>
        <w:ilvl w:val="2"/>
        <w:numId w:val="45"/>
      </w:numPr>
      <w:wordWrap/>
      <w:autoSpaceDE/>
      <w:autoSpaceDN/>
      <w:adjustRightInd w:val="0"/>
      <w:spacing w:before="180" w:after="120" w:line="340" w:lineRule="exact"/>
    </w:pPr>
    <w:rPr>
      <w:rFonts w:ascii="Times New Roman" w:eastAsia="맑은 고딕"/>
      <w:kern w:val="0"/>
      <w:sz w:val="24"/>
      <w:szCs w:val="20"/>
    </w:rPr>
  </w:style>
  <w:style w:type="paragraph" w:customStyle="1" w:styleId="WYCArticleLv4">
    <w:name w:val="WY C_Article Lv4"/>
    <w:basedOn w:val="a7"/>
    <w:uiPriority w:val="99"/>
    <w:rsid w:val="00786425"/>
    <w:pPr>
      <w:widowControl/>
      <w:numPr>
        <w:ilvl w:val="3"/>
        <w:numId w:val="45"/>
      </w:numPr>
      <w:wordWrap/>
      <w:autoSpaceDE/>
      <w:autoSpaceDN/>
      <w:adjustRightInd w:val="0"/>
      <w:spacing w:before="180" w:after="120" w:line="340" w:lineRule="exact"/>
    </w:pPr>
    <w:rPr>
      <w:rFonts w:ascii="Times New Roman" w:eastAsia="바탕체"/>
      <w:kern w:val="0"/>
      <w:sz w:val="24"/>
      <w:szCs w:val="20"/>
    </w:rPr>
  </w:style>
  <w:style w:type="character" w:customStyle="1" w:styleId="WYCArticleLv2Char">
    <w:name w:val="WY C_Article Lv2 Char"/>
    <w:link w:val="WYCArticleLv2"/>
    <w:uiPriority w:val="99"/>
    <w:locked/>
    <w:rsid w:val="00786425"/>
    <w:rPr>
      <w:rFonts w:ascii="Times New Roman" w:eastAsia="바탕체" w:hAnsi="Times New Roman"/>
      <w:b/>
      <w:sz w:val="24"/>
      <w:lang w:eastAsia="en-US"/>
    </w:rPr>
  </w:style>
  <w:style w:type="paragraph" w:styleId="TOC">
    <w:name w:val="TOC Heading"/>
    <w:basedOn w:val="13"/>
    <w:next w:val="a7"/>
    <w:uiPriority w:val="39"/>
    <w:qFormat/>
    <w:rsid w:val="00786425"/>
    <w:pPr>
      <w:keepNext/>
      <w:keepLines/>
      <w:spacing w:before="480"/>
      <w:jc w:val="left"/>
      <w:outlineLvl w:val="9"/>
    </w:pPr>
    <w:rPr>
      <w:b/>
      <w:bCs/>
      <w:color w:val="365F91"/>
      <w:sz w:val="28"/>
      <w:szCs w:val="28"/>
    </w:rPr>
  </w:style>
  <w:style w:type="paragraph" w:customStyle="1" w:styleId="Article2L2">
    <w:name w:val="Article2_L2"/>
    <w:basedOn w:val="Article2L1"/>
    <w:next w:val="a7"/>
    <w:rsid w:val="00786425"/>
    <w:pPr>
      <w:numPr>
        <w:numId w:val="46"/>
      </w:numPr>
      <w:tabs>
        <w:tab w:val="left" w:pos="3240"/>
      </w:tabs>
      <w:spacing w:before="100" w:beforeAutospacing="1"/>
      <w:jc w:val="left"/>
      <w:outlineLvl w:val="1"/>
    </w:pPr>
  </w:style>
  <w:style w:type="paragraph" w:styleId="22">
    <w:name w:val="toc 2"/>
    <w:basedOn w:val="a7"/>
    <w:next w:val="a7"/>
    <w:autoRedefine/>
    <w:uiPriority w:val="39"/>
    <w:unhideWhenUsed/>
    <w:rsid w:val="00786425"/>
    <w:pPr>
      <w:autoSpaceDE/>
      <w:autoSpaceDN/>
      <w:adjustRightInd w:val="0"/>
      <w:snapToGrid w:val="0"/>
      <w:spacing w:before="60" w:after="60" w:line="440" w:lineRule="atLeast"/>
      <w:ind w:leftChars="200" w:left="425"/>
      <w:textAlignment w:val="baseline"/>
    </w:pPr>
    <w:rPr>
      <w:kern w:val="0"/>
      <w:sz w:val="28"/>
      <w:szCs w:val="20"/>
    </w:rPr>
  </w:style>
  <w:style w:type="paragraph" w:customStyle="1" w:styleId="WYCArticleBody">
    <w:name w:val="WY C_Article Body ."/>
    <w:basedOn w:val="a7"/>
    <w:uiPriority w:val="99"/>
    <w:rsid w:val="00786425"/>
    <w:pPr>
      <w:widowControl/>
      <w:wordWrap/>
      <w:autoSpaceDE/>
      <w:autoSpaceDN/>
      <w:adjustRightInd w:val="0"/>
      <w:spacing w:before="180" w:after="120" w:line="340" w:lineRule="exact"/>
      <w:ind w:leftChars="780" w:left="1560"/>
    </w:pPr>
    <w:rPr>
      <w:rFonts w:ascii="Times New Roman" w:eastAsia="맑은 고딕"/>
      <w:kern w:val="0"/>
      <w:sz w:val="24"/>
      <w:szCs w:val="20"/>
    </w:rPr>
  </w:style>
  <w:style w:type="character" w:customStyle="1" w:styleId="WYCArticleLv3Char">
    <w:name w:val="WY C_Article Lv3 Char"/>
    <w:link w:val="WYCArticleLv3"/>
    <w:uiPriority w:val="99"/>
    <w:locked/>
    <w:rsid w:val="00786425"/>
    <w:rPr>
      <w:rFonts w:ascii="Times New Roman" w:hAnsi="Times New Roman"/>
      <w:sz w:val="24"/>
    </w:rPr>
  </w:style>
  <w:style w:type="character" w:styleId="aff2">
    <w:name w:val="Hyperlink"/>
    <w:uiPriority w:val="99"/>
    <w:unhideWhenUsed/>
    <w:rsid w:val="00786425"/>
    <w:rPr>
      <w:color w:val="0000FF"/>
      <w:u w:val="single"/>
    </w:rPr>
  </w:style>
  <w:style w:type="character" w:styleId="aff3">
    <w:name w:val="FollowedHyperlink"/>
    <w:uiPriority w:val="99"/>
    <w:semiHidden/>
    <w:unhideWhenUsed/>
    <w:rsid w:val="00786425"/>
    <w:rPr>
      <w:color w:val="800080"/>
      <w:u w:val="single"/>
    </w:rPr>
  </w:style>
  <w:style w:type="paragraph" w:styleId="aff4">
    <w:name w:val="Title"/>
    <w:basedOn w:val="a7"/>
    <w:next w:val="a7"/>
    <w:link w:val="Chard"/>
    <w:uiPriority w:val="10"/>
    <w:qFormat/>
    <w:rsid w:val="00786425"/>
    <w:pPr>
      <w:spacing w:before="240" w:after="120"/>
      <w:jc w:val="center"/>
      <w:outlineLvl w:val="0"/>
    </w:pPr>
    <w:rPr>
      <w:rFonts w:ascii="맑은 고딕" w:eastAsia="맑은 고딕" w:hAnsi="맑은 고딕"/>
      <w:b/>
      <w:bCs/>
      <w:sz w:val="32"/>
      <w:szCs w:val="32"/>
    </w:rPr>
  </w:style>
  <w:style w:type="character" w:customStyle="1" w:styleId="Chard">
    <w:name w:val="제목 Char"/>
    <w:basedOn w:val="a8"/>
    <w:link w:val="aff4"/>
    <w:uiPriority w:val="10"/>
    <w:rsid w:val="00786425"/>
    <w:rPr>
      <w:b/>
      <w:bCs/>
      <w:kern w:val="2"/>
      <w:sz w:val="32"/>
      <w:szCs w:val="32"/>
    </w:rPr>
  </w:style>
  <w:style w:type="character" w:customStyle="1" w:styleId="Char11">
    <w:name w:val="날짜 Char1"/>
    <w:aliases w:val="d Char1"/>
    <w:semiHidden/>
    <w:rsid w:val="00786425"/>
    <w:rPr>
      <w:rFonts w:ascii="바탕" w:eastAsia="바탕" w:hAnsi="Times New Roman"/>
      <w:sz w:val="28"/>
    </w:rPr>
  </w:style>
  <w:style w:type="paragraph" w:customStyle="1" w:styleId="23">
    <w:name w:val="유형2"/>
    <w:basedOn w:val="af5"/>
    <w:rsid w:val="00786425"/>
    <w:pPr>
      <w:widowControl/>
      <w:wordWrap/>
      <w:overflowPunct w:val="0"/>
      <w:adjustRightInd w:val="0"/>
      <w:spacing w:before="120" w:after="120" w:line="240" w:lineRule="exact"/>
    </w:pPr>
    <w:rPr>
      <w:rFonts w:ascii="Times New Roman" w:eastAsia="돋움체"/>
      <w:kern w:val="0"/>
      <w:sz w:val="22"/>
      <w:szCs w:val="20"/>
      <w:lang w:val="x-none" w:eastAsia="x-none"/>
    </w:rPr>
  </w:style>
  <w:style w:type="paragraph" w:customStyle="1" w:styleId="Title1">
    <w:name w:val="Title 1"/>
    <w:basedOn w:val="WYCArticleLv1"/>
    <w:qFormat/>
    <w:rsid w:val="00786425"/>
    <w:pPr>
      <w:tabs>
        <w:tab w:val="clear" w:pos="1560"/>
        <w:tab w:val="num" w:pos="360"/>
      </w:tabs>
      <w:wordWrap w:val="0"/>
      <w:topLinePunct/>
      <w:autoSpaceDE w:val="0"/>
      <w:autoSpaceDN w:val="0"/>
      <w:spacing w:after="360" w:line="312" w:lineRule="auto"/>
    </w:pPr>
    <w:rPr>
      <w:rFonts w:eastAsia="바탕" w:cs="Arial"/>
      <w:sz w:val="22"/>
      <w:szCs w:val="22"/>
      <w:lang w:val="x-none" w:eastAsia="x-none"/>
    </w:rPr>
  </w:style>
  <w:style w:type="paragraph" w:customStyle="1" w:styleId="font5">
    <w:name w:val="font5"/>
    <w:basedOn w:val="a7"/>
    <w:rsid w:val="00786425"/>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xl70">
    <w:name w:val="xl70"/>
    <w:basedOn w:val="a7"/>
    <w:rsid w:val="00786425"/>
    <w:pPr>
      <w:widowControl/>
      <w:shd w:val="clear" w:color="auto" w:fill="FFFFFF"/>
      <w:wordWrap/>
      <w:autoSpaceDE/>
      <w:autoSpaceDN/>
      <w:spacing w:before="100" w:beforeAutospacing="1" w:after="100" w:afterAutospacing="1"/>
      <w:jc w:val="left"/>
    </w:pPr>
    <w:rPr>
      <w:rFonts w:ascii="굴림체" w:eastAsia="굴림체" w:hAnsi="굴림체" w:cs="굴림"/>
      <w:color w:val="000000"/>
      <w:kern w:val="0"/>
      <w:sz w:val="24"/>
    </w:rPr>
  </w:style>
  <w:style w:type="paragraph" w:customStyle="1" w:styleId="xl71">
    <w:name w:val="xl71"/>
    <w:basedOn w:val="a7"/>
    <w:rsid w:val="00786425"/>
    <w:pPr>
      <w:widowControl/>
      <w:shd w:val="clear" w:color="auto" w:fill="FFFFFF"/>
      <w:wordWrap/>
      <w:autoSpaceDE/>
      <w:autoSpaceDN/>
      <w:spacing w:before="100" w:beforeAutospacing="1" w:after="100" w:afterAutospacing="1"/>
      <w:jc w:val="left"/>
    </w:pPr>
    <w:rPr>
      <w:rFonts w:ascii="굴림체" w:eastAsia="굴림체" w:hAnsi="굴림체" w:cs="굴림"/>
      <w:color w:val="000000"/>
      <w:kern w:val="0"/>
      <w:sz w:val="24"/>
    </w:rPr>
  </w:style>
  <w:style w:type="paragraph" w:customStyle="1" w:styleId="xl72">
    <w:name w:val="xl72"/>
    <w:basedOn w:val="a7"/>
    <w:rsid w:val="00786425"/>
    <w:pPr>
      <w:widowControl/>
      <w:pBdr>
        <w:top w:val="single" w:sz="4" w:space="0" w:color="auto"/>
        <w:left w:val="single" w:sz="4" w:space="0" w:color="auto"/>
        <w:bottom w:val="double" w:sz="6" w:space="0" w:color="auto"/>
      </w:pBdr>
      <w:shd w:val="clear" w:color="auto" w:fill="DCE6F1"/>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73">
    <w:name w:val="xl73"/>
    <w:basedOn w:val="a7"/>
    <w:rsid w:val="00786425"/>
    <w:pPr>
      <w:widowControl/>
      <w:pBdr>
        <w:top w:val="single" w:sz="4" w:space="0" w:color="auto"/>
        <w:left w:val="single" w:sz="4" w:space="0" w:color="auto"/>
        <w:bottom w:val="double" w:sz="6" w:space="0" w:color="auto"/>
      </w:pBdr>
      <w:shd w:val="clear" w:color="auto" w:fill="DCE6F1"/>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74">
    <w:name w:val="xl74"/>
    <w:basedOn w:val="a7"/>
    <w:rsid w:val="00786425"/>
    <w:pPr>
      <w:widowControl/>
      <w:pBdr>
        <w:top w:val="single" w:sz="4" w:space="0" w:color="auto"/>
        <w:left w:val="single" w:sz="4" w:space="0" w:color="auto"/>
        <w:bottom w:val="double" w:sz="6" w:space="0" w:color="auto"/>
        <w:right w:val="single" w:sz="8" w:space="0" w:color="auto"/>
      </w:pBdr>
      <w:shd w:val="clear" w:color="auto" w:fill="DCE6F1"/>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75">
    <w:name w:val="xl75"/>
    <w:basedOn w:val="a7"/>
    <w:rsid w:val="00786425"/>
    <w:pPr>
      <w:widowControl/>
      <w:pBdr>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kern w:val="0"/>
      <w:sz w:val="24"/>
    </w:rPr>
  </w:style>
  <w:style w:type="paragraph" w:customStyle="1" w:styleId="xl76">
    <w:name w:val="xl76"/>
    <w:basedOn w:val="a7"/>
    <w:rsid w:val="00786425"/>
    <w:pPr>
      <w:widowControl/>
      <w:pBdr>
        <w:bottom w:val="single" w:sz="4" w:space="0" w:color="auto"/>
      </w:pBdr>
      <w:shd w:val="clear" w:color="auto" w:fill="FFFFFF"/>
      <w:wordWrap/>
      <w:autoSpaceDE/>
      <w:autoSpaceDN/>
      <w:spacing w:before="100" w:beforeAutospacing="1" w:after="100" w:afterAutospacing="1"/>
      <w:jc w:val="left"/>
    </w:pPr>
    <w:rPr>
      <w:rFonts w:ascii="굴림체" w:eastAsia="굴림체" w:hAnsi="굴림체" w:cs="굴림"/>
      <w:kern w:val="0"/>
      <w:sz w:val="24"/>
    </w:rPr>
  </w:style>
  <w:style w:type="paragraph" w:customStyle="1" w:styleId="xl77">
    <w:name w:val="xl77"/>
    <w:basedOn w:val="a7"/>
    <w:rsid w:val="00786425"/>
    <w:pPr>
      <w:widowControl/>
      <w:pBdr>
        <w:left w:val="single" w:sz="4" w:space="0" w:color="auto"/>
        <w:bottom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36"/>
      <w:szCs w:val="36"/>
    </w:rPr>
  </w:style>
  <w:style w:type="paragraph" w:customStyle="1" w:styleId="xl78">
    <w:name w:val="xl78"/>
    <w:basedOn w:val="a7"/>
    <w:rsid w:val="00786425"/>
    <w:pPr>
      <w:widowControl/>
      <w:pBdr>
        <w:left w:val="single" w:sz="4" w:space="0" w:color="auto"/>
        <w:bottom w:val="single" w:sz="4" w:space="0" w:color="auto"/>
        <w:right w:val="single" w:sz="8"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36"/>
      <w:szCs w:val="36"/>
    </w:rPr>
  </w:style>
  <w:style w:type="paragraph" w:customStyle="1" w:styleId="xl79">
    <w:name w:val="xl79"/>
    <w:basedOn w:val="a7"/>
    <w:rsid w:val="00786425"/>
    <w:pPr>
      <w:widowControl/>
      <w:shd w:val="clear" w:color="auto" w:fill="FFFFFF"/>
      <w:wordWrap/>
      <w:autoSpaceDE/>
      <w:autoSpaceDN/>
      <w:spacing w:before="100" w:beforeAutospacing="1" w:after="100" w:afterAutospacing="1"/>
      <w:jc w:val="left"/>
    </w:pPr>
    <w:rPr>
      <w:rFonts w:ascii="굴림체" w:eastAsia="굴림체" w:hAnsi="굴림체" w:cs="굴림"/>
      <w:kern w:val="0"/>
      <w:sz w:val="24"/>
    </w:rPr>
  </w:style>
  <w:style w:type="paragraph" w:customStyle="1" w:styleId="xl80">
    <w:name w:val="xl80"/>
    <w:basedOn w:val="a7"/>
    <w:rsid w:val="00786425"/>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kern w:val="0"/>
      <w:sz w:val="24"/>
    </w:rPr>
  </w:style>
  <w:style w:type="paragraph" w:customStyle="1" w:styleId="xl81">
    <w:name w:val="xl81"/>
    <w:basedOn w:val="a7"/>
    <w:rsid w:val="00786425"/>
    <w:pPr>
      <w:widowControl/>
      <w:pBdr>
        <w:top w:val="single" w:sz="4" w:space="0" w:color="auto"/>
        <w:bottom w:val="single" w:sz="4" w:space="0" w:color="auto"/>
      </w:pBdr>
      <w:shd w:val="clear" w:color="auto" w:fill="FFFFFF"/>
      <w:wordWrap/>
      <w:autoSpaceDE/>
      <w:autoSpaceDN/>
      <w:spacing w:before="100" w:beforeAutospacing="1" w:after="100" w:afterAutospacing="1"/>
      <w:jc w:val="left"/>
    </w:pPr>
    <w:rPr>
      <w:rFonts w:ascii="굴림체" w:eastAsia="굴림체" w:hAnsi="굴림체" w:cs="굴림"/>
      <w:kern w:val="0"/>
      <w:sz w:val="24"/>
    </w:rPr>
  </w:style>
  <w:style w:type="paragraph" w:customStyle="1" w:styleId="xl82">
    <w:name w:val="xl82"/>
    <w:basedOn w:val="a7"/>
    <w:rsid w:val="00786425"/>
    <w:pPr>
      <w:widowControl/>
      <w:pBdr>
        <w:top w:val="single" w:sz="4" w:space="0" w:color="auto"/>
        <w:left w:val="single" w:sz="4" w:space="0" w:color="auto"/>
        <w:bottom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36"/>
      <w:szCs w:val="36"/>
    </w:rPr>
  </w:style>
  <w:style w:type="paragraph" w:customStyle="1" w:styleId="xl83">
    <w:name w:val="xl83"/>
    <w:basedOn w:val="a7"/>
    <w:rsid w:val="00786425"/>
    <w:pPr>
      <w:widowControl/>
      <w:pBdr>
        <w:top w:val="single" w:sz="4" w:space="0" w:color="auto"/>
        <w:left w:val="single" w:sz="4" w:space="0" w:color="auto"/>
        <w:bottom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36"/>
      <w:szCs w:val="36"/>
    </w:rPr>
  </w:style>
  <w:style w:type="paragraph" w:customStyle="1" w:styleId="xl84">
    <w:name w:val="xl84"/>
    <w:basedOn w:val="a7"/>
    <w:rsid w:val="00786425"/>
    <w:pPr>
      <w:widowControl/>
      <w:pBdr>
        <w:top w:val="single" w:sz="4" w:space="0" w:color="auto"/>
        <w:left w:val="single" w:sz="4" w:space="0" w:color="auto"/>
        <w:bottom w:val="single" w:sz="4" w:space="0" w:color="auto"/>
        <w:right w:val="single" w:sz="8"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36"/>
      <w:szCs w:val="36"/>
    </w:rPr>
  </w:style>
  <w:style w:type="paragraph" w:customStyle="1" w:styleId="xl85">
    <w:name w:val="xl85"/>
    <w:basedOn w:val="a7"/>
    <w:rsid w:val="00786425"/>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kern w:val="0"/>
      <w:sz w:val="24"/>
    </w:rPr>
  </w:style>
  <w:style w:type="paragraph" w:customStyle="1" w:styleId="xl86">
    <w:name w:val="xl86"/>
    <w:basedOn w:val="a7"/>
    <w:rsid w:val="00786425"/>
    <w:pPr>
      <w:widowControl/>
      <w:pBdr>
        <w:top w:val="single" w:sz="4" w:space="0" w:color="auto"/>
        <w:left w:val="single" w:sz="4" w:space="0" w:color="auto"/>
        <w:bottom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36"/>
      <w:szCs w:val="36"/>
    </w:rPr>
  </w:style>
  <w:style w:type="paragraph" w:customStyle="1" w:styleId="xl87">
    <w:name w:val="xl87"/>
    <w:basedOn w:val="a7"/>
    <w:rsid w:val="00786425"/>
    <w:pPr>
      <w:widowControl/>
      <w:pBdr>
        <w:top w:val="single" w:sz="4" w:space="0" w:color="auto"/>
        <w:left w:val="single" w:sz="4" w:space="0" w:color="auto"/>
        <w:bottom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36"/>
      <w:szCs w:val="36"/>
    </w:rPr>
  </w:style>
  <w:style w:type="paragraph" w:customStyle="1" w:styleId="xl88">
    <w:name w:val="xl88"/>
    <w:basedOn w:val="a7"/>
    <w:rsid w:val="00786425"/>
    <w:pPr>
      <w:widowControl/>
      <w:pBdr>
        <w:top w:val="single" w:sz="4" w:space="0" w:color="auto"/>
        <w:left w:val="single" w:sz="4" w:space="0" w:color="auto"/>
        <w:bottom w:val="single" w:sz="4" w:space="0" w:color="auto"/>
        <w:right w:val="single" w:sz="8"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36"/>
      <w:szCs w:val="36"/>
    </w:rPr>
  </w:style>
  <w:style w:type="paragraph" w:customStyle="1" w:styleId="xl89">
    <w:name w:val="xl89"/>
    <w:basedOn w:val="a7"/>
    <w:rsid w:val="00786425"/>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36"/>
      <w:szCs w:val="36"/>
    </w:rPr>
  </w:style>
  <w:style w:type="paragraph" w:customStyle="1" w:styleId="xl90">
    <w:name w:val="xl90"/>
    <w:basedOn w:val="a7"/>
    <w:rsid w:val="00786425"/>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28"/>
      <w:szCs w:val="28"/>
    </w:rPr>
  </w:style>
  <w:style w:type="paragraph" w:customStyle="1" w:styleId="xl91">
    <w:name w:val="xl91"/>
    <w:basedOn w:val="a7"/>
    <w:rsid w:val="00786425"/>
    <w:pPr>
      <w:widowControl/>
      <w:pBdr>
        <w:top w:val="single" w:sz="4" w:space="0" w:color="auto"/>
        <w:left w:val="single" w:sz="4" w:space="0" w:color="auto"/>
        <w:bottom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28"/>
      <w:szCs w:val="28"/>
    </w:rPr>
  </w:style>
  <w:style w:type="paragraph" w:customStyle="1" w:styleId="xl92">
    <w:name w:val="xl92"/>
    <w:basedOn w:val="a7"/>
    <w:rsid w:val="00786425"/>
    <w:pPr>
      <w:widowControl/>
      <w:pBdr>
        <w:top w:val="single" w:sz="4" w:space="0" w:color="auto"/>
        <w:left w:val="single" w:sz="4" w:space="0" w:color="auto"/>
        <w:bottom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28"/>
      <w:szCs w:val="28"/>
    </w:rPr>
  </w:style>
  <w:style w:type="paragraph" w:customStyle="1" w:styleId="xl93">
    <w:name w:val="xl93"/>
    <w:basedOn w:val="a7"/>
    <w:rsid w:val="00786425"/>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28"/>
      <w:szCs w:val="28"/>
    </w:rPr>
  </w:style>
  <w:style w:type="paragraph" w:customStyle="1" w:styleId="xl94">
    <w:name w:val="xl94"/>
    <w:basedOn w:val="a7"/>
    <w:rsid w:val="00786425"/>
    <w:pPr>
      <w:widowControl/>
      <w:pBdr>
        <w:top w:val="single" w:sz="4" w:space="0" w:color="auto"/>
        <w:left w:val="single" w:sz="4" w:space="0" w:color="auto"/>
        <w:bottom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28"/>
      <w:szCs w:val="28"/>
    </w:rPr>
  </w:style>
  <w:style w:type="paragraph" w:customStyle="1" w:styleId="xl95">
    <w:name w:val="xl95"/>
    <w:basedOn w:val="a7"/>
    <w:rsid w:val="00786425"/>
    <w:pPr>
      <w:widowControl/>
      <w:pBdr>
        <w:top w:val="single" w:sz="4" w:space="0" w:color="auto"/>
        <w:left w:val="single" w:sz="4" w:space="0" w:color="auto"/>
        <w:bottom w:val="single" w:sz="4" w:space="0" w:color="auto"/>
        <w:right w:val="single" w:sz="8"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28"/>
      <w:szCs w:val="28"/>
    </w:rPr>
  </w:style>
  <w:style w:type="paragraph" w:customStyle="1" w:styleId="xl96">
    <w:name w:val="xl96"/>
    <w:basedOn w:val="a7"/>
    <w:rsid w:val="00786425"/>
    <w:pPr>
      <w:widowControl/>
      <w:shd w:val="clear" w:color="auto" w:fill="FFFFFF"/>
      <w:wordWrap/>
      <w:autoSpaceDE/>
      <w:autoSpaceDN/>
      <w:spacing w:before="100" w:beforeAutospacing="1" w:after="100" w:afterAutospacing="1"/>
      <w:jc w:val="left"/>
    </w:pPr>
    <w:rPr>
      <w:rFonts w:ascii="굴림체" w:eastAsia="굴림체" w:hAnsi="굴림체" w:cs="굴림"/>
      <w:color w:val="0000FF"/>
      <w:kern w:val="0"/>
      <w:sz w:val="24"/>
    </w:rPr>
  </w:style>
  <w:style w:type="paragraph" w:customStyle="1" w:styleId="xl97">
    <w:name w:val="xl97"/>
    <w:basedOn w:val="a7"/>
    <w:rsid w:val="00786425"/>
    <w:pPr>
      <w:widowControl/>
      <w:pBdr>
        <w:top w:val="single" w:sz="4" w:space="0" w:color="auto"/>
        <w:left w:val="single" w:sz="4" w:space="0" w:color="auto"/>
        <w:bottom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28"/>
      <w:szCs w:val="28"/>
    </w:rPr>
  </w:style>
  <w:style w:type="paragraph" w:customStyle="1" w:styleId="xl98">
    <w:name w:val="xl98"/>
    <w:basedOn w:val="a7"/>
    <w:rsid w:val="00786425"/>
    <w:pPr>
      <w:widowControl/>
      <w:pBdr>
        <w:top w:val="single" w:sz="4" w:space="0" w:color="auto"/>
        <w:left w:val="single" w:sz="4" w:space="0" w:color="auto"/>
        <w:bottom w:val="single" w:sz="4" w:space="0" w:color="auto"/>
        <w:right w:val="single" w:sz="8"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28"/>
      <w:szCs w:val="28"/>
    </w:rPr>
  </w:style>
  <w:style w:type="paragraph" w:customStyle="1" w:styleId="xl99">
    <w:name w:val="xl99"/>
    <w:basedOn w:val="a7"/>
    <w:rsid w:val="00786425"/>
    <w:pPr>
      <w:widowControl/>
      <w:shd w:val="clear" w:color="auto" w:fill="FFFFFF"/>
      <w:wordWrap/>
      <w:autoSpaceDE/>
      <w:autoSpaceDN/>
      <w:spacing w:before="100" w:beforeAutospacing="1" w:after="100" w:afterAutospacing="1"/>
      <w:jc w:val="left"/>
    </w:pPr>
    <w:rPr>
      <w:rFonts w:ascii="굴림체" w:eastAsia="굴림체" w:hAnsi="굴림체" w:cs="굴림"/>
      <w:color w:val="FF0000"/>
      <w:kern w:val="0"/>
      <w:sz w:val="24"/>
    </w:rPr>
  </w:style>
  <w:style w:type="paragraph" w:customStyle="1" w:styleId="xl100">
    <w:name w:val="xl100"/>
    <w:basedOn w:val="a7"/>
    <w:rsid w:val="00786425"/>
    <w:pPr>
      <w:widowControl/>
      <w:shd w:val="clear" w:color="auto" w:fill="FFFFFF"/>
      <w:wordWrap/>
      <w:autoSpaceDE/>
      <w:autoSpaceDN/>
      <w:spacing w:before="100" w:beforeAutospacing="1" w:after="100" w:afterAutospacing="1"/>
      <w:jc w:val="left"/>
    </w:pPr>
    <w:rPr>
      <w:rFonts w:ascii="굴림체" w:eastAsia="굴림체" w:hAnsi="굴림체" w:cs="굴림"/>
      <w:color w:val="0000FF"/>
      <w:kern w:val="0"/>
      <w:sz w:val="24"/>
    </w:rPr>
  </w:style>
  <w:style w:type="paragraph" w:customStyle="1" w:styleId="xl101">
    <w:name w:val="xl101"/>
    <w:basedOn w:val="a7"/>
    <w:rsid w:val="00786425"/>
    <w:pPr>
      <w:widowControl/>
      <w:shd w:val="clear" w:color="auto" w:fill="FFFFFF"/>
      <w:wordWrap/>
      <w:autoSpaceDE/>
      <w:autoSpaceDN/>
      <w:spacing w:before="100" w:beforeAutospacing="1" w:after="100" w:afterAutospacing="1"/>
      <w:jc w:val="left"/>
    </w:pPr>
    <w:rPr>
      <w:rFonts w:ascii="굴림체" w:eastAsia="굴림체" w:hAnsi="굴림체" w:cs="굴림"/>
      <w:color w:val="006600"/>
      <w:kern w:val="0"/>
      <w:sz w:val="24"/>
    </w:rPr>
  </w:style>
  <w:style w:type="paragraph" w:customStyle="1" w:styleId="xl102">
    <w:name w:val="xl102"/>
    <w:basedOn w:val="a7"/>
    <w:rsid w:val="00786425"/>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28"/>
      <w:szCs w:val="28"/>
    </w:rPr>
  </w:style>
  <w:style w:type="paragraph" w:customStyle="1" w:styleId="xl103">
    <w:name w:val="xl103"/>
    <w:basedOn w:val="a7"/>
    <w:rsid w:val="00786425"/>
    <w:pPr>
      <w:widowControl/>
      <w:pBdr>
        <w:top w:val="single" w:sz="4" w:space="0" w:color="auto"/>
        <w:bottom w:val="single" w:sz="4" w:space="0" w:color="auto"/>
        <w:right w:val="single" w:sz="8"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28"/>
      <w:szCs w:val="28"/>
    </w:rPr>
  </w:style>
  <w:style w:type="paragraph" w:customStyle="1" w:styleId="xl104">
    <w:name w:val="xl104"/>
    <w:basedOn w:val="a7"/>
    <w:rsid w:val="00786425"/>
    <w:pPr>
      <w:widowControl/>
      <w:pBdr>
        <w:top w:val="single" w:sz="4" w:space="0" w:color="auto"/>
        <w:bottom w:val="single" w:sz="4" w:space="0" w:color="auto"/>
        <w:right w:val="single" w:sz="4" w:space="0" w:color="auto"/>
      </w:pBdr>
      <w:shd w:val="clear" w:color="auto" w:fill="FFFFFF"/>
      <w:wordWrap/>
      <w:autoSpaceDE/>
      <w:autoSpaceDN/>
      <w:spacing w:before="100" w:beforeAutospacing="1" w:after="100" w:afterAutospacing="1"/>
      <w:jc w:val="left"/>
    </w:pPr>
    <w:rPr>
      <w:rFonts w:ascii="굴림체" w:eastAsia="굴림체" w:hAnsi="굴림체" w:cs="굴림"/>
      <w:kern w:val="0"/>
      <w:sz w:val="24"/>
    </w:rPr>
  </w:style>
  <w:style w:type="paragraph" w:customStyle="1" w:styleId="xl105">
    <w:name w:val="xl105"/>
    <w:basedOn w:val="a7"/>
    <w:rsid w:val="00786425"/>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36"/>
      <w:szCs w:val="36"/>
    </w:rPr>
  </w:style>
  <w:style w:type="paragraph" w:customStyle="1" w:styleId="xl106">
    <w:name w:val="xl106"/>
    <w:basedOn w:val="a7"/>
    <w:rsid w:val="00786425"/>
    <w:pPr>
      <w:widowControl/>
      <w:pBdr>
        <w:top w:val="single" w:sz="4" w:space="0" w:color="auto"/>
        <w:bottom w:val="single" w:sz="4" w:space="0" w:color="auto"/>
        <w:right w:val="single" w:sz="8"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36"/>
      <w:szCs w:val="36"/>
    </w:rPr>
  </w:style>
  <w:style w:type="paragraph" w:customStyle="1" w:styleId="xl107">
    <w:name w:val="xl107"/>
    <w:basedOn w:val="a7"/>
    <w:rsid w:val="00786425"/>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28"/>
      <w:szCs w:val="28"/>
    </w:rPr>
  </w:style>
  <w:style w:type="paragraph" w:customStyle="1" w:styleId="xl108">
    <w:name w:val="xl108"/>
    <w:basedOn w:val="a7"/>
    <w:rsid w:val="00786425"/>
    <w:pPr>
      <w:widowControl/>
      <w:pBdr>
        <w:top w:val="single" w:sz="4" w:space="0" w:color="auto"/>
        <w:bottom w:val="single" w:sz="4" w:space="0" w:color="auto"/>
        <w:right w:val="single" w:sz="8"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28"/>
      <w:szCs w:val="28"/>
    </w:rPr>
  </w:style>
  <w:style w:type="paragraph" w:customStyle="1" w:styleId="xl109">
    <w:name w:val="xl109"/>
    <w:basedOn w:val="a7"/>
    <w:rsid w:val="00786425"/>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36"/>
      <w:szCs w:val="36"/>
    </w:rPr>
  </w:style>
  <w:style w:type="paragraph" w:customStyle="1" w:styleId="xl110">
    <w:name w:val="xl110"/>
    <w:basedOn w:val="a7"/>
    <w:rsid w:val="00786425"/>
    <w:pPr>
      <w:widowControl/>
      <w:pBdr>
        <w:top w:val="single" w:sz="4" w:space="0" w:color="auto"/>
        <w:bottom w:val="single" w:sz="4" w:space="0" w:color="auto"/>
        <w:right w:val="single" w:sz="8"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36"/>
      <w:szCs w:val="36"/>
    </w:rPr>
  </w:style>
  <w:style w:type="paragraph" w:customStyle="1" w:styleId="xl111">
    <w:name w:val="xl111"/>
    <w:basedOn w:val="a7"/>
    <w:rsid w:val="00786425"/>
    <w:pPr>
      <w:widowControl/>
      <w:shd w:val="clear" w:color="auto" w:fill="FFFFFF"/>
      <w:wordWrap/>
      <w:autoSpaceDE/>
      <w:autoSpaceDN/>
      <w:spacing w:before="100" w:beforeAutospacing="1" w:after="100" w:afterAutospacing="1"/>
      <w:jc w:val="left"/>
    </w:pPr>
    <w:rPr>
      <w:rFonts w:ascii="굴림체" w:eastAsia="굴림체" w:hAnsi="굴림체" w:cs="굴림"/>
      <w:color w:val="FF0000"/>
      <w:kern w:val="0"/>
      <w:sz w:val="24"/>
    </w:rPr>
  </w:style>
  <w:style w:type="paragraph" w:customStyle="1" w:styleId="xl112">
    <w:name w:val="xl112"/>
    <w:basedOn w:val="a7"/>
    <w:rsid w:val="00786425"/>
    <w:pPr>
      <w:widowControl/>
      <w:pBdr>
        <w:top w:val="single" w:sz="4" w:space="0" w:color="auto"/>
        <w:left w:val="single" w:sz="8" w:space="0" w:color="auto"/>
        <w:bottom w:val="single" w:sz="8" w:space="0" w:color="auto"/>
      </w:pBdr>
      <w:shd w:val="clear" w:color="auto" w:fill="DCE6F1"/>
      <w:wordWrap/>
      <w:autoSpaceDE/>
      <w:autoSpaceDN/>
      <w:spacing w:before="100" w:beforeAutospacing="1" w:after="100" w:afterAutospacing="1"/>
      <w:jc w:val="left"/>
    </w:pPr>
    <w:rPr>
      <w:rFonts w:ascii="굴림체" w:eastAsia="굴림체" w:hAnsi="굴림체" w:cs="굴림"/>
      <w:color w:val="000000"/>
      <w:kern w:val="0"/>
      <w:sz w:val="24"/>
    </w:rPr>
  </w:style>
  <w:style w:type="paragraph" w:customStyle="1" w:styleId="xl113">
    <w:name w:val="xl113"/>
    <w:basedOn w:val="a7"/>
    <w:rsid w:val="00786425"/>
    <w:pPr>
      <w:widowControl/>
      <w:pBdr>
        <w:top w:val="single" w:sz="4" w:space="0" w:color="auto"/>
        <w:left w:val="single" w:sz="4" w:space="0" w:color="auto"/>
        <w:bottom w:val="single" w:sz="8" w:space="0" w:color="auto"/>
        <w:right w:val="single" w:sz="4" w:space="0" w:color="auto"/>
      </w:pBdr>
      <w:shd w:val="clear" w:color="auto" w:fill="DCE6F1"/>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14">
    <w:name w:val="xl114"/>
    <w:basedOn w:val="a7"/>
    <w:rsid w:val="00786425"/>
    <w:pPr>
      <w:widowControl/>
      <w:pBdr>
        <w:top w:val="single" w:sz="4" w:space="0" w:color="auto"/>
        <w:left w:val="single" w:sz="4" w:space="0" w:color="auto"/>
        <w:bottom w:val="single" w:sz="8" w:space="0" w:color="auto"/>
        <w:right w:val="single" w:sz="4" w:space="0" w:color="auto"/>
      </w:pBdr>
      <w:shd w:val="clear" w:color="auto" w:fill="DCE6F1"/>
      <w:wordWrap/>
      <w:autoSpaceDE/>
      <w:autoSpaceDN/>
      <w:spacing w:before="100" w:beforeAutospacing="1" w:after="100" w:afterAutospacing="1"/>
      <w:jc w:val="left"/>
    </w:pPr>
    <w:rPr>
      <w:rFonts w:ascii="굴림체" w:eastAsia="굴림체" w:hAnsi="굴림체" w:cs="굴림"/>
      <w:color w:val="000000"/>
      <w:kern w:val="0"/>
      <w:sz w:val="24"/>
    </w:rPr>
  </w:style>
  <w:style w:type="paragraph" w:customStyle="1" w:styleId="xl115">
    <w:name w:val="xl115"/>
    <w:basedOn w:val="a7"/>
    <w:rsid w:val="00786425"/>
    <w:pPr>
      <w:widowControl/>
      <w:pBdr>
        <w:top w:val="single" w:sz="4" w:space="0" w:color="auto"/>
        <w:left w:val="single" w:sz="4" w:space="0" w:color="auto"/>
        <w:bottom w:val="single" w:sz="8" w:space="0" w:color="auto"/>
      </w:pBdr>
      <w:shd w:val="clear" w:color="auto" w:fill="DCE6F1"/>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16">
    <w:name w:val="xl116"/>
    <w:basedOn w:val="a7"/>
    <w:rsid w:val="00786425"/>
    <w:pPr>
      <w:widowControl/>
      <w:pBdr>
        <w:top w:val="single" w:sz="4" w:space="0" w:color="auto"/>
        <w:left w:val="single" w:sz="4" w:space="0" w:color="auto"/>
        <w:bottom w:val="single" w:sz="8" w:space="0" w:color="auto"/>
        <w:right w:val="single" w:sz="4" w:space="0" w:color="auto"/>
      </w:pBdr>
      <w:shd w:val="clear" w:color="auto" w:fill="DCE6F1"/>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17">
    <w:name w:val="xl117"/>
    <w:basedOn w:val="a7"/>
    <w:rsid w:val="00786425"/>
    <w:pPr>
      <w:widowControl/>
      <w:pBdr>
        <w:top w:val="single" w:sz="4" w:space="0" w:color="auto"/>
        <w:bottom w:val="single" w:sz="8" w:space="0" w:color="auto"/>
        <w:right w:val="single" w:sz="8" w:space="0" w:color="auto"/>
      </w:pBdr>
      <w:shd w:val="clear" w:color="auto" w:fill="DCE6F1"/>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18">
    <w:name w:val="xl118"/>
    <w:basedOn w:val="a7"/>
    <w:rsid w:val="00786425"/>
    <w:pPr>
      <w:widowControl/>
      <w:shd w:val="clear" w:color="auto" w:fill="FFFFFF"/>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19">
    <w:name w:val="xl119"/>
    <w:basedOn w:val="a7"/>
    <w:rsid w:val="00786425"/>
    <w:pPr>
      <w:widowControl/>
      <w:shd w:val="clear" w:color="auto" w:fill="FFFFFF"/>
      <w:wordWrap/>
      <w:autoSpaceDE/>
      <w:autoSpaceDN/>
      <w:spacing w:before="100" w:beforeAutospacing="1" w:after="100" w:afterAutospacing="1"/>
      <w:jc w:val="left"/>
    </w:pPr>
    <w:rPr>
      <w:rFonts w:ascii="굴림체" w:eastAsia="굴림체" w:hAnsi="굴림체" w:cs="굴림"/>
      <w:color w:val="000000"/>
      <w:kern w:val="0"/>
      <w:sz w:val="24"/>
    </w:rPr>
  </w:style>
  <w:style w:type="paragraph" w:customStyle="1" w:styleId="xl120">
    <w:name w:val="xl120"/>
    <w:basedOn w:val="a7"/>
    <w:rsid w:val="00786425"/>
    <w:pPr>
      <w:widowControl/>
      <w:pBdr>
        <w:left w:val="single" w:sz="4" w:space="0" w:color="auto"/>
        <w:bottom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36"/>
      <w:szCs w:val="36"/>
    </w:rPr>
  </w:style>
  <w:style w:type="paragraph" w:customStyle="1" w:styleId="xl121">
    <w:name w:val="xl121"/>
    <w:basedOn w:val="a7"/>
    <w:rsid w:val="00786425"/>
    <w:pPr>
      <w:widowControl/>
      <w:pBdr>
        <w:left w:val="single" w:sz="4" w:space="0" w:color="auto"/>
        <w:bottom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28"/>
      <w:szCs w:val="28"/>
    </w:rPr>
  </w:style>
  <w:style w:type="paragraph" w:customStyle="1" w:styleId="xl122">
    <w:name w:val="xl122"/>
    <w:basedOn w:val="a7"/>
    <w:rsid w:val="00786425"/>
    <w:pPr>
      <w:widowControl/>
      <w:pBdr>
        <w:left w:val="single" w:sz="8" w:space="0" w:color="auto"/>
        <w:bottom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kern w:val="0"/>
      <w:sz w:val="24"/>
    </w:rPr>
  </w:style>
  <w:style w:type="paragraph" w:customStyle="1" w:styleId="xl123">
    <w:name w:val="xl123"/>
    <w:basedOn w:val="a7"/>
    <w:rsid w:val="00786425"/>
    <w:pPr>
      <w:widowControl/>
      <w:pBdr>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28"/>
      <w:szCs w:val="28"/>
    </w:rPr>
  </w:style>
  <w:style w:type="paragraph" w:customStyle="1" w:styleId="xl124">
    <w:name w:val="xl124"/>
    <w:basedOn w:val="a7"/>
    <w:rsid w:val="00786425"/>
    <w:pPr>
      <w:widowControl/>
      <w:pBdr>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36"/>
      <w:szCs w:val="36"/>
    </w:rPr>
  </w:style>
  <w:style w:type="paragraph" w:customStyle="1" w:styleId="xl125">
    <w:name w:val="xl125"/>
    <w:basedOn w:val="a7"/>
    <w:rsid w:val="00786425"/>
    <w:pPr>
      <w:widowControl/>
      <w:pBdr>
        <w:bottom w:val="single" w:sz="4" w:space="0" w:color="auto"/>
        <w:right w:val="single" w:sz="8"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36"/>
      <w:szCs w:val="36"/>
    </w:rPr>
  </w:style>
  <w:style w:type="paragraph" w:customStyle="1" w:styleId="xl126">
    <w:name w:val="xl126"/>
    <w:basedOn w:val="a7"/>
    <w:rsid w:val="00786425"/>
    <w:pPr>
      <w:widowControl/>
      <w:pBdr>
        <w:top w:val="single" w:sz="8" w:space="0" w:color="auto"/>
        <w:left w:val="single" w:sz="8" w:space="0" w:color="auto"/>
      </w:pBdr>
      <w:shd w:val="clear" w:color="auto" w:fill="DCE6F1"/>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27">
    <w:name w:val="xl127"/>
    <w:basedOn w:val="a7"/>
    <w:rsid w:val="00786425"/>
    <w:pPr>
      <w:widowControl/>
      <w:pBdr>
        <w:left w:val="single" w:sz="8" w:space="0" w:color="auto"/>
        <w:bottom w:val="double" w:sz="6" w:space="0" w:color="auto"/>
      </w:pBdr>
      <w:shd w:val="clear" w:color="auto" w:fill="DCE6F1"/>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28">
    <w:name w:val="xl128"/>
    <w:basedOn w:val="a7"/>
    <w:rsid w:val="00786425"/>
    <w:pPr>
      <w:widowControl/>
      <w:pBdr>
        <w:top w:val="single" w:sz="8" w:space="0" w:color="auto"/>
        <w:left w:val="single" w:sz="4" w:space="0" w:color="auto"/>
        <w:bottom w:val="single" w:sz="4" w:space="0" w:color="auto"/>
        <w:right w:val="single" w:sz="4" w:space="0" w:color="auto"/>
      </w:pBdr>
      <w:shd w:val="clear" w:color="auto" w:fill="DCE6F1"/>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29">
    <w:name w:val="xl129"/>
    <w:basedOn w:val="a7"/>
    <w:rsid w:val="00786425"/>
    <w:pPr>
      <w:widowControl/>
      <w:pBdr>
        <w:top w:val="single" w:sz="4" w:space="0" w:color="auto"/>
        <w:left w:val="single" w:sz="4" w:space="0" w:color="auto"/>
        <w:bottom w:val="double" w:sz="6" w:space="0" w:color="auto"/>
        <w:right w:val="single" w:sz="4" w:space="0" w:color="auto"/>
      </w:pBdr>
      <w:shd w:val="clear" w:color="auto" w:fill="DCE6F1"/>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30">
    <w:name w:val="xl130"/>
    <w:basedOn w:val="a7"/>
    <w:rsid w:val="00786425"/>
    <w:pPr>
      <w:widowControl/>
      <w:pBdr>
        <w:top w:val="single" w:sz="8" w:space="0" w:color="auto"/>
        <w:left w:val="single" w:sz="4" w:space="0" w:color="auto"/>
        <w:bottom w:val="single" w:sz="4" w:space="0" w:color="auto"/>
        <w:right w:val="single" w:sz="4" w:space="0" w:color="auto"/>
      </w:pBdr>
      <w:shd w:val="clear" w:color="auto" w:fill="DCE6F1"/>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31">
    <w:name w:val="xl131"/>
    <w:basedOn w:val="a7"/>
    <w:rsid w:val="00786425"/>
    <w:pPr>
      <w:widowControl/>
      <w:pBdr>
        <w:top w:val="single" w:sz="8" w:space="0" w:color="auto"/>
      </w:pBdr>
      <w:shd w:val="clear" w:color="auto" w:fill="DCE6F1"/>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32">
    <w:name w:val="xl132"/>
    <w:basedOn w:val="a7"/>
    <w:rsid w:val="00786425"/>
    <w:pPr>
      <w:widowControl/>
      <w:pBdr>
        <w:bottom w:val="double" w:sz="6" w:space="0" w:color="auto"/>
      </w:pBdr>
      <w:shd w:val="clear" w:color="auto" w:fill="DCE6F1"/>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33">
    <w:name w:val="xl133"/>
    <w:basedOn w:val="a7"/>
    <w:rsid w:val="00786425"/>
    <w:pPr>
      <w:widowControl/>
      <w:pBdr>
        <w:top w:val="single" w:sz="8" w:space="0" w:color="auto"/>
        <w:left w:val="single" w:sz="4" w:space="0" w:color="auto"/>
        <w:bottom w:val="single" w:sz="4" w:space="0" w:color="auto"/>
      </w:pBdr>
      <w:shd w:val="clear" w:color="auto" w:fill="DCE6F1"/>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34">
    <w:name w:val="xl134"/>
    <w:basedOn w:val="a7"/>
    <w:rsid w:val="00786425"/>
    <w:pPr>
      <w:widowControl/>
      <w:pBdr>
        <w:top w:val="single" w:sz="8" w:space="0" w:color="auto"/>
        <w:bottom w:val="single" w:sz="4" w:space="0" w:color="auto"/>
      </w:pBdr>
      <w:shd w:val="clear" w:color="auto" w:fill="DCE6F1"/>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35">
    <w:name w:val="xl135"/>
    <w:basedOn w:val="a7"/>
    <w:rsid w:val="00786425"/>
    <w:pPr>
      <w:widowControl/>
      <w:pBdr>
        <w:top w:val="single" w:sz="8" w:space="0" w:color="auto"/>
        <w:bottom w:val="single" w:sz="4" w:space="0" w:color="auto"/>
        <w:right w:val="single" w:sz="8" w:space="0" w:color="auto"/>
      </w:pBdr>
      <w:shd w:val="clear" w:color="auto" w:fill="DCE6F1"/>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CharChar1">
    <w:name w:val="Char Char1"/>
    <w:basedOn w:val="a7"/>
    <w:rsid w:val="00786425"/>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xl136">
    <w:name w:val="xl136"/>
    <w:basedOn w:val="a7"/>
    <w:rsid w:val="00786425"/>
    <w:pPr>
      <w:widowControl/>
      <w:pBdr>
        <w:top w:val="single" w:sz="8" w:space="0" w:color="auto"/>
        <w:left w:val="single" w:sz="4" w:space="0" w:color="auto"/>
        <w:bottom w:val="single" w:sz="4" w:space="0" w:color="auto"/>
      </w:pBdr>
      <w:shd w:val="clear" w:color="auto" w:fill="DBE5F1"/>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37">
    <w:name w:val="xl137"/>
    <w:basedOn w:val="a7"/>
    <w:rsid w:val="00786425"/>
    <w:pPr>
      <w:widowControl/>
      <w:pBdr>
        <w:top w:val="single" w:sz="8" w:space="0" w:color="auto"/>
        <w:bottom w:val="single" w:sz="4" w:space="0" w:color="auto"/>
      </w:pBdr>
      <w:shd w:val="clear" w:color="auto" w:fill="DBE5F1"/>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38">
    <w:name w:val="xl138"/>
    <w:basedOn w:val="a7"/>
    <w:rsid w:val="00786425"/>
    <w:pPr>
      <w:widowControl/>
      <w:pBdr>
        <w:top w:val="single" w:sz="8" w:space="0" w:color="auto"/>
        <w:bottom w:val="single" w:sz="4" w:space="0" w:color="auto"/>
        <w:right w:val="single" w:sz="8" w:space="0" w:color="auto"/>
      </w:pBdr>
      <w:shd w:val="clear" w:color="auto" w:fill="DBE5F1"/>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39">
    <w:name w:val="xl139"/>
    <w:basedOn w:val="a7"/>
    <w:rsid w:val="00786425"/>
    <w:pPr>
      <w:widowControl/>
      <w:pBdr>
        <w:top w:val="single" w:sz="8" w:space="0" w:color="auto"/>
        <w:left w:val="single" w:sz="4" w:space="0" w:color="auto"/>
        <w:right w:val="single" w:sz="4" w:space="0" w:color="auto"/>
      </w:pBdr>
      <w:shd w:val="clear" w:color="auto" w:fill="DBE5F1"/>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40">
    <w:name w:val="xl140"/>
    <w:basedOn w:val="a7"/>
    <w:rsid w:val="00786425"/>
    <w:pPr>
      <w:widowControl/>
      <w:pBdr>
        <w:left w:val="single" w:sz="4" w:space="0" w:color="auto"/>
        <w:bottom w:val="double" w:sz="6" w:space="0" w:color="auto"/>
        <w:right w:val="single" w:sz="4" w:space="0" w:color="auto"/>
      </w:pBdr>
      <w:shd w:val="clear" w:color="auto" w:fill="DBE5F1"/>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font6">
    <w:name w:val="font6"/>
    <w:basedOn w:val="a7"/>
    <w:rsid w:val="00786425"/>
    <w:pPr>
      <w:widowControl/>
      <w:wordWrap/>
      <w:autoSpaceDE/>
      <w:autoSpaceDN/>
      <w:spacing w:before="100" w:beforeAutospacing="1" w:after="100" w:afterAutospacing="1"/>
      <w:jc w:val="left"/>
    </w:pPr>
    <w:rPr>
      <w:rFonts w:ascii="굴림" w:eastAsia="굴림" w:hAnsi="굴림" w:cs="굴림"/>
      <w:color w:val="000000"/>
      <w:kern w:val="0"/>
      <w:sz w:val="18"/>
      <w:szCs w:val="18"/>
    </w:rPr>
  </w:style>
  <w:style w:type="paragraph" w:customStyle="1" w:styleId="font7">
    <w:name w:val="font7"/>
    <w:basedOn w:val="a7"/>
    <w:rsid w:val="00786425"/>
    <w:pPr>
      <w:widowControl/>
      <w:wordWrap/>
      <w:autoSpaceDE/>
      <w:autoSpaceDN/>
      <w:spacing w:before="100" w:beforeAutospacing="1" w:after="100" w:afterAutospacing="1"/>
      <w:jc w:val="left"/>
    </w:pPr>
    <w:rPr>
      <w:rFonts w:ascii="굴림" w:eastAsia="굴림" w:hAnsi="굴림" w:cs="굴림"/>
      <w:b/>
      <w:bCs/>
      <w:color w:val="000000"/>
      <w:kern w:val="0"/>
      <w:sz w:val="18"/>
      <w:szCs w:val="18"/>
    </w:rPr>
  </w:style>
  <w:style w:type="paragraph" w:customStyle="1" w:styleId="font8">
    <w:name w:val="font8"/>
    <w:basedOn w:val="a7"/>
    <w:rsid w:val="00786425"/>
    <w:pPr>
      <w:widowControl/>
      <w:wordWrap/>
      <w:autoSpaceDE/>
      <w:autoSpaceDN/>
      <w:spacing w:before="100" w:beforeAutospacing="1" w:after="100" w:afterAutospacing="1"/>
      <w:jc w:val="left"/>
    </w:pPr>
    <w:rPr>
      <w:rFonts w:ascii="Tahoma" w:eastAsia="굴림" w:hAnsi="Tahoma" w:cs="Tahoma"/>
      <w:b/>
      <w:bCs/>
      <w:color w:val="000000"/>
      <w:kern w:val="0"/>
      <w:sz w:val="18"/>
      <w:szCs w:val="18"/>
    </w:rPr>
  </w:style>
  <w:style w:type="paragraph" w:customStyle="1" w:styleId="font9">
    <w:name w:val="font9"/>
    <w:basedOn w:val="a7"/>
    <w:rsid w:val="00786425"/>
    <w:pPr>
      <w:widowControl/>
      <w:wordWrap/>
      <w:autoSpaceDE/>
      <w:autoSpaceDN/>
      <w:spacing w:before="100" w:beforeAutospacing="1" w:after="100" w:afterAutospacing="1"/>
      <w:jc w:val="left"/>
    </w:pPr>
    <w:rPr>
      <w:rFonts w:ascii="Tahoma" w:eastAsia="굴림" w:hAnsi="Tahoma" w:cs="Tahoma"/>
      <w:color w:val="000000"/>
      <w:kern w:val="0"/>
      <w:sz w:val="18"/>
      <w:szCs w:val="18"/>
    </w:rPr>
  </w:style>
  <w:style w:type="paragraph" w:customStyle="1" w:styleId="font10">
    <w:name w:val="font10"/>
    <w:basedOn w:val="a7"/>
    <w:rsid w:val="00786425"/>
    <w:pPr>
      <w:widowControl/>
      <w:wordWrap/>
      <w:autoSpaceDE/>
      <w:autoSpaceDN/>
      <w:spacing w:before="100" w:beforeAutospacing="1" w:after="100" w:afterAutospacing="1"/>
      <w:jc w:val="left"/>
    </w:pPr>
    <w:rPr>
      <w:rFonts w:ascii="돋움" w:eastAsia="돋움" w:hAnsi="돋움" w:cs="굴림"/>
      <w:color w:val="000000"/>
      <w:kern w:val="0"/>
      <w:sz w:val="18"/>
      <w:szCs w:val="18"/>
    </w:rPr>
  </w:style>
  <w:style w:type="paragraph" w:customStyle="1" w:styleId="font11">
    <w:name w:val="font11"/>
    <w:basedOn w:val="a7"/>
    <w:rsid w:val="00786425"/>
    <w:pPr>
      <w:widowControl/>
      <w:wordWrap/>
      <w:autoSpaceDE/>
      <w:autoSpaceDN/>
      <w:spacing w:before="100" w:beforeAutospacing="1" w:after="100" w:afterAutospacing="1"/>
      <w:jc w:val="left"/>
    </w:pPr>
    <w:rPr>
      <w:rFonts w:ascii="돋움" w:eastAsia="돋움" w:hAnsi="돋움" w:cs="굴림"/>
      <w:b/>
      <w:bCs/>
      <w:color w:val="000000"/>
      <w:kern w:val="0"/>
      <w:sz w:val="18"/>
      <w:szCs w:val="18"/>
    </w:rPr>
  </w:style>
  <w:style w:type="paragraph" w:customStyle="1" w:styleId="xl141">
    <w:name w:val="xl141"/>
    <w:basedOn w:val="a7"/>
    <w:rsid w:val="00786425"/>
    <w:pPr>
      <w:widowControl/>
      <w:pBdr>
        <w:top w:val="single" w:sz="4" w:space="0" w:color="auto"/>
        <w:left w:val="single" w:sz="4" w:space="0" w:color="auto"/>
        <w:bottom w:val="single" w:sz="4" w:space="0" w:color="auto"/>
        <w:right w:val="single" w:sz="8" w:space="0" w:color="auto"/>
      </w:pBdr>
      <w:shd w:val="clear" w:color="auto" w:fill="B8CCE4"/>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42">
    <w:name w:val="xl142"/>
    <w:basedOn w:val="a7"/>
    <w:rsid w:val="00786425"/>
    <w:pPr>
      <w:widowControl/>
      <w:pBdr>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kern w:val="0"/>
      <w:sz w:val="24"/>
    </w:rPr>
  </w:style>
  <w:style w:type="paragraph" w:customStyle="1" w:styleId="xl143">
    <w:name w:val="xl143"/>
    <w:basedOn w:val="a7"/>
    <w:rsid w:val="00786425"/>
    <w:pPr>
      <w:widowControl/>
      <w:pBdr>
        <w:bottom w:val="single" w:sz="4" w:space="0" w:color="auto"/>
      </w:pBdr>
      <w:shd w:val="clear" w:color="auto" w:fill="FFFFFF"/>
      <w:wordWrap/>
      <w:autoSpaceDE/>
      <w:autoSpaceDN/>
      <w:spacing w:before="100" w:beforeAutospacing="1" w:after="100" w:afterAutospacing="1"/>
      <w:jc w:val="left"/>
    </w:pPr>
    <w:rPr>
      <w:rFonts w:ascii="굴림체" w:eastAsia="굴림체" w:hAnsi="굴림체" w:cs="굴림"/>
      <w:kern w:val="0"/>
      <w:sz w:val="24"/>
    </w:rPr>
  </w:style>
  <w:style w:type="paragraph" w:customStyle="1" w:styleId="xl144">
    <w:name w:val="xl144"/>
    <w:basedOn w:val="a7"/>
    <w:rsid w:val="00786425"/>
    <w:pPr>
      <w:widowControl/>
      <w:pBdr>
        <w:bottom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kern w:val="0"/>
      <w:sz w:val="24"/>
    </w:rPr>
  </w:style>
  <w:style w:type="paragraph" w:customStyle="1" w:styleId="xl145">
    <w:name w:val="xl145"/>
    <w:basedOn w:val="a7"/>
    <w:rsid w:val="00786425"/>
    <w:pPr>
      <w:widowControl/>
      <w:pBdr>
        <w:left w:val="single" w:sz="4" w:space="0" w:color="auto"/>
        <w:bottom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28"/>
      <w:szCs w:val="28"/>
    </w:rPr>
  </w:style>
  <w:style w:type="paragraph" w:customStyle="1" w:styleId="xl146">
    <w:name w:val="xl146"/>
    <w:basedOn w:val="a7"/>
    <w:rsid w:val="00786425"/>
    <w:pPr>
      <w:widowControl/>
      <w:pBdr>
        <w:left w:val="single" w:sz="4" w:space="0" w:color="auto"/>
        <w:bottom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28"/>
      <w:szCs w:val="28"/>
    </w:rPr>
  </w:style>
  <w:style w:type="paragraph" w:customStyle="1" w:styleId="xl147">
    <w:name w:val="xl147"/>
    <w:basedOn w:val="a7"/>
    <w:rsid w:val="00786425"/>
    <w:pPr>
      <w:widowControl/>
      <w:shd w:val="clear" w:color="auto" w:fill="FFFFFF"/>
      <w:wordWrap/>
      <w:autoSpaceDE/>
      <w:autoSpaceDN/>
      <w:spacing w:before="100" w:beforeAutospacing="1" w:after="100" w:afterAutospacing="1"/>
      <w:jc w:val="center"/>
    </w:pPr>
    <w:rPr>
      <w:rFonts w:ascii="굴림체" w:eastAsia="굴림체" w:hAnsi="굴림체" w:cs="굴림"/>
      <w:b/>
      <w:bCs/>
      <w:kern w:val="0"/>
      <w:sz w:val="36"/>
      <w:szCs w:val="36"/>
    </w:rPr>
  </w:style>
  <w:style w:type="paragraph" w:customStyle="1" w:styleId="xl148">
    <w:name w:val="xl148"/>
    <w:basedOn w:val="a7"/>
    <w:rsid w:val="00786425"/>
    <w:pPr>
      <w:widowControl/>
      <w:pBdr>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28"/>
      <w:szCs w:val="28"/>
    </w:rPr>
  </w:style>
  <w:style w:type="paragraph" w:customStyle="1" w:styleId="xl149">
    <w:name w:val="xl149"/>
    <w:basedOn w:val="a7"/>
    <w:rsid w:val="00786425"/>
    <w:pPr>
      <w:widowControl/>
      <w:pBdr>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체" w:eastAsia="굴림체" w:hAnsi="굴림체" w:cs="굴림"/>
      <w:kern w:val="0"/>
      <w:sz w:val="24"/>
    </w:rPr>
  </w:style>
  <w:style w:type="paragraph" w:customStyle="1" w:styleId="xl150">
    <w:name w:val="xl150"/>
    <w:basedOn w:val="a7"/>
    <w:rsid w:val="00786425"/>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체" w:eastAsia="굴림체" w:hAnsi="굴림체" w:cs="굴림"/>
      <w:kern w:val="0"/>
      <w:sz w:val="24"/>
    </w:rPr>
  </w:style>
  <w:style w:type="paragraph" w:customStyle="1" w:styleId="xl151">
    <w:name w:val="xl151"/>
    <w:basedOn w:val="a7"/>
    <w:rsid w:val="00786425"/>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체" w:eastAsia="굴림체" w:hAnsi="굴림체" w:cs="굴림"/>
      <w:kern w:val="0"/>
      <w:sz w:val="24"/>
    </w:rPr>
  </w:style>
  <w:style w:type="paragraph" w:customStyle="1" w:styleId="xl152">
    <w:name w:val="xl152"/>
    <w:basedOn w:val="a7"/>
    <w:rsid w:val="00786425"/>
    <w:pPr>
      <w:widowControl/>
      <w:pBdr>
        <w:left w:val="single" w:sz="8" w:space="0" w:color="auto"/>
        <w:bottom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kern w:val="0"/>
      <w:sz w:val="24"/>
    </w:rPr>
  </w:style>
  <w:style w:type="paragraph" w:customStyle="1" w:styleId="xl153">
    <w:name w:val="xl153"/>
    <w:basedOn w:val="a7"/>
    <w:rsid w:val="00786425"/>
    <w:pPr>
      <w:widowControl/>
      <w:pBdr>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28"/>
      <w:szCs w:val="28"/>
    </w:rPr>
  </w:style>
  <w:style w:type="paragraph" w:customStyle="1" w:styleId="xl154">
    <w:name w:val="xl154"/>
    <w:basedOn w:val="a7"/>
    <w:rsid w:val="00786425"/>
    <w:pPr>
      <w:widowControl/>
      <w:pBdr>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kern w:val="0"/>
      <w:sz w:val="24"/>
    </w:rPr>
  </w:style>
  <w:style w:type="paragraph" w:customStyle="1" w:styleId="xl155">
    <w:name w:val="xl155"/>
    <w:basedOn w:val="a7"/>
    <w:rsid w:val="00786425"/>
    <w:pPr>
      <w:widowControl/>
      <w:pBdr>
        <w:top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kern w:val="0"/>
      <w:sz w:val="24"/>
    </w:rPr>
  </w:style>
  <w:style w:type="paragraph" w:customStyle="1" w:styleId="xl156">
    <w:name w:val="xl156"/>
    <w:basedOn w:val="a7"/>
    <w:rsid w:val="00786425"/>
    <w:pPr>
      <w:widowControl/>
      <w:pBdr>
        <w:top w:val="single" w:sz="4" w:space="0" w:color="auto"/>
        <w:bottom w:val="single" w:sz="4" w:space="0" w:color="auto"/>
        <w:right w:val="single" w:sz="4" w:space="0" w:color="auto"/>
      </w:pBdr>
      <w:shd w:val="clear" w:color="auto" w:fill="FFFFFF"/>
      <w:wordWrap/>
      <w:autoSpaceDE/>
      <w:autoSpaceDN/>
      <w:spacing w:before="100" w:beforeAutospacing="1" w:after="100" w:afterAutospacing="1"/>
      <w:jc w:val="right"/>
    </w:pPr>
    <w:rPr>
      <w:rFonts w:ascii="굴림체" w:eastAsia="굴림체" w:hAnsi="굴림체" w:cs="굴림"/>
      <w:kern w:val="0"/>
      <w:sz w:val="24"/>
    </w:rPr>
  </w:style>
  <w:style w:type="paragraph" w:customStyle="1" w:styleId="xl157">
    <w:name w:val="xl157"/>
    <w:basedOn w:val="a7"/>
    <w:rsid w:val="00786425"/>
    <w:pPr>
      <w:widowControl/>
      <w:pBdr>
        <w:top w:val="single" w:sz="4" w:space="0" w:color="auto"/>
        <w:bottom w:val="single" w:sz="4" w:space="0" w:color="auto"/>
        <w:right w:val="single" w:sz="4" w:space="0" w:color="auto"/>
      </w:pBdr>
      <w:shd w:val="clear" w:color="auto" w:fill="FFFFFF"/>
      <w:wordWrap/>
      <w:autoSpaceDE/>
      <w:autoSpaceDN/>
      <w:spacing w:before="100" w:beforeAutospacing="1" w:after="100" w:afterAutospacing="1"/>
      <w:jc w:val="right"/>
    </w:pPr>
    <w:rPr>
      <w:rFonts w:ascii="맑은 고딕" w:eastAsia="맑은 고딕" w:hAnsi="맑은 고딕" w:cs="굴림"/>
      <w:kern w:val="0"/>
      <w:sz w:val="24"/>
    </w:rPr>
  </w:style>
  <w:style w:type="paragraph" w:customStyle="1" w:styleId="xl158">
    <w:name w:val="xl158"/>
    <w:basedOn w:val="a7"/>
    <w:rsid w:val="00786425"/>
    <w:pPr>
      <w:widowControl/>
      <w:pBdr>
        <w:top w:val="single" w:sz="4" w:space="0" w:color="auto"/>
        <w:bottom w:val="single" w:sz="4" w:space="0" w:color="auto"/>
        <w:right w:val="single" w:sz="4" w:space="0" w:color="auto"/>
      </w:pBdr>
      <w:shd w:val="clear" w:color="auto" w:fill="FFFFFF"/>
      <w:wordWrap/>
      <w:autoSpaceDE/>
      <w:autoSpaceDN/>
      <w:spacing w:before="100" w:beforeAutospacing="1" w:after="100" w:afterAutospacing="1"/>
      <w:jc w:val="left"/>
    </w:pPr>
    <w:rPr>
      <w:rFonts w:ascii="굴림체" w:eastAsia="굴림체" w:hAnsi="굴림체" w:cs="굴림"/>
      <w:kern w:val="0"/>
      <w:sz w:val="24"/>
    </w:rPr>
  </w:style>
  <w:style w:type="paragraph" w:customStyle="1" w:styleId="xl159">
    <w:name w:val="xl159"/>
    <w:basedOn w:val="a7"/>
    <w:rsid w:val="00786425"/>
    <w:pPr>
      <w:widowControl/>
      <w:pBdr>
        <w:top w:val="single" w:sz="4" w:space="0" w:color="auto"/>
        <w:bottom w:val="single" w:sz="4" w:space="0" w:color="auto"/>
        <w:right w:val="single" w:sz="4" w:space="0" w:color="auto"/>
      </w:pBdr>
      <w:shd w:val="clear" w:color="auto" w:fill="FFFFFF"/>
      <w:wordWrap/>
      <w:autoSpaceDE/>
      <w:autoSpaceDN/>
      <w:spacing w:before="100" w:beforeAutospacing="1" w:after="100" w:afterAutospacing="1"/>
      <w:jc w:val="right"/>
    </w:pPr>
    <w:rPr>
      <w:rFonts w:ascii="맑은 고딕" w:eastAsia="맑은 고딕" w:hAnsi="맑은 고딕" w:cs="굴림"/>
      <w:kern w:val="0"/>
      <w:sz w:val="24"/>
    </w:rPr>
  </w:style>
  <w:style w:type="paragraph" w:customStyle="1" w:styleId="xl160">
    <w:name w:val="xl160"/>
    <w:basedOn w:val="a7"/>
    <w:rsid w:val="00786425"/>
    <w:pPr>
      <w:widowControl/>
      <w:pBdr>
        <w:top w:val="single" w:sz="4" w:space="0" w:color="auto"/>
        <w:right w:val="single" w:sz="4" w:space="0" w:color="auto"/>
      </w:pBdr>
      <w:shd w:val="clear" w:color="auto" w:fill="FFFFFF"/>
      <w:wordWrap/>
      <w:autoSpaceDE/>
      <w:autoSpaceDN/>
      <w:spacing w:before="100" w:beforeAutospacing="1" w:after="100" w:afterAutospacing="1"/>
      <w:jc w:val="right"/>
    </w:pPr>
    <w:rPr>
      <w:rFonts w:ascii="굴림체" w:eastAsia="굴림체" w:hAnsi="굴림체" w:cs="굴림"/>
      <w:kern w:val="0"/>
      <w:sz w:val="24"/>
    </w:rPr>
  </w:style>
  <w:style w:type="paragraph" w:customStyle="1" w:styleId="xl161">
    <w:name w:val="xl161"/>
    <w:basedOn w:val="a7"/>
    <w:rsid w:val="00786425"/>
    <w:pPr>
      <w:widowControl/>
      <w:pBdr>
        <w:bottom w:val="single" w:sz="4" w:space="0" w:color="auto"/>
        <w:right w:val="single" w:sz="4" w:space="0" w:color="auto"/>
      </w:pBdr>
      <w:shd w:val="clear" w:color="auto" w:fill="FFFFFF"/>
      <w:wordWrap/>
      <w:autoSpaceDE/>
      <w:autoSpaceDN/>
      <w:spacing w:before="100" w:beforeAutospacing="1" w:after="100" w:afterAutospacing="1"/>
      <w:jc w:val="right"/>
    </w:pPr>
    <w:rPr>
      <w:rFonts w:ascii="굴림체" w:eastAsia="굴림체" w:hAnsi="굴림체" w:cs="굴림"/>
      <w:kern w:val="0"/>
      <w:sz w:val="24"/>
    </w:rPr>
  </w:style>
  <w:style w:type="paragraph" w:customStyle="1" w:styleId="xl162">
    <w:name w:val="xl162"/>
    <w:basedOn w:val="a7"/>
    <w:rsid w:val="00786425"/>
    <w:pPr>
      <w:widowControl/>
      <w:pBdr>
        <w:top w:val="single" w:sz="4" w:space="0" w:color="auto"/>
        <w:bottom w:val="single" w:sz="4" w:space="0" w:color="auto"/>
        <w:right w:val="single" w:sz="4" w:space="0" w:color="auto"/>
      </w:pBdr>
      <w:shd w:val="clear" w:color="auto" w:fill="FFFFFF"/>
      <w:wordWrap/>
      <w:autoSpaceDE/>
      <w:autoSpaceDN/>
      <w:spacing w:before="100" w:beforeAutospacing="1" w:after="100" w:afterAutospacing="1"/>
      <w:jc w:val="right"/>
    </w:pPr>
    <w:rPr>
      <w:rFonts w:ascii="굴림" w:eastAsia="굴림" w:hAnsi="굴림" w:cs="굴림"/>
      <w:kern w:val="0"/>
      <w:sz w:val="24"/>
    </w:rPr>
  </w:style>
  <w:style w:type="paragraph" w:customStyle="1" w:styleId="xl163">
    <w:name w:val="xl163"/>
    <w:basedOn w:val="a7"/>
    <w:rsid w:val="00786425"/>
    <w:pPr>
      <w:widowControl/>
      <w:pBdr>
        <w:bottom w:val="single" w:sz="4" w:space="0" w:color="auto"/>
        <w:right w:val="single" w:sz="4" w:space="0" w:color="auto"/>
      </w:pBdr>
      <w:shd w:val="clear" w:color="auto" w:fill="FFFFFF"/>
      <w:wordWrap/>
      <w:autoSpaceDE/>
      <w:autoSpaceDN/>
      <w:spacing w:before="100" w:beforeAutospacing="1" w:after="100" w:afterAutospacing="1"/>
      <w:jc w:val="left"/>
    </w:pPr>
    <w:rPr>
      <w:rFonts w:ascii="굴림체" w:eastAsia="굴림체" w:hAnsi="굴림체" w:cs="굴림"/>
      <w:kern w:val="0"/>
      <w:sz w:val="24"/>
    </w:rPr>
  </w:style>
  <w:style w:type="paragraph" w:customStyle="1" w:styleId="xl164">
    <w:name w:val="xl164"/>
    <w:basedOn w:val="a7"/>
    <w:rsid w:val="00786425"/>
    <w:pPr>
      <w:widowControl/>
      <w:pBdr>
        <w:top w:val="single" w:sz="4" w:space="0" w:color="auto"/>
        <w:bottom w:val="single" w:sz="4" w:space="0" w:color="auto"/>
        <w:right w:val="single" w:sz="4" w:space="0" w:color="auto"/>
      </w:pBdr>
      <w:shd w:val="clear" w:color="auto" w:fill="FFFFFF"/>
      <w:wordWrap/>
      <w:autoSpaceDE/>
      <w:autoSpaceDN/>
      <w:spacing w:before="100" w:beforeAutospacing="1" w:after="100" w:afterAutospacing="1"/>
      <w:jc w:val="left"/>
    </w:pPr>
    <w:rPr>
      <w:rFonts w:ascii="굴림체" w:eastAsia="굴림체" w:hAnsi="굴림체" w:cs="굴림"/>
      <w:kern w:val="0"/>
      <w:sz w:val="24"/>
    </w:rPr>
  </w:style>
  <w:style w:type="paragraph" w:customStyle="1" w:styleId="xl165">
    <w:name w:val="xl165"/>
    <w:basedOn w:val="a7"/>
    <w:rsid w:val="00786425"/>
    <w:pPr>
      <w:widowControl/>
      <w:pBdr>
        <w:top w:val="single" w:sz="4" w:space="0" w:color="auto"/>
        <w:bottom w:val="single" w:sz="4" w:space="0" w:color="auto"/>
        <w:right w:val="single" w:sz="4" w:space="0" w:color="auto"/>
      </w:pBdr>
      <w:shd w:val="clear" w:color="auto" w:fill="FFFFFF"/>
      <w:wordWrap/>
      <w:autoSpaceDE/>
      <w:autoSpaceDN/>
      <w:spacing w:before="100" w:beforeAutospacing="1" w:after="100" w:afterAutospacing="1"/>
      <w:jc w:val="left"/>
    </w:pPr>
    <w:rPr>
      <w:rFonts w:ascii="돋움체" w:eastAsia="돋움체" w:hAnsi="돋움체" w:cs="굴림"/>
      <w:kern w:val="0"/>
      <w:szCs w:val="20"/>
    </w:rPr>
  </w:style>
  <w:style w:type="paragraph" w:customStyle="1" w:styleId="xl166">
    <w:name w:val="xl166"/>
    <w:basedOn w:val="a7"/>
    <w:rsid w:val="00786425"/>
    <w:pPr>
      <w:widowControl/>
      <w:pBdr>
        <w:top w:val="single" w:sz="4" w:space="0" w:color="auto"/>
        <w:right w:val="single" w:sz="4" w:space="0" w:color="auto"/>
      </w:pBdr>
      <w:shd w:val="clear" w:color="auto" w:fill="FFFFFF"/>
      <w:wordWrap/>
      <w:autoSpaceDE/>
      <w:autoSpaceDN/>
      <w:spacing w:before="100" w:beforeAutospacing="1" w:after="100" w:afterAutospacing="1"/>
      <w:jc w:val="left"/>
    </w:pPr>
    <w:rPr>
      <w:rFonts w:ascii="굴림체" w:eastAsia="굴림체" w:hAnsi="굴림체" w:cs="굴림"/>
      <w:kern w:val="0"/>
      <w:sz w:val="24"/>
    </w:rPr>
  </w:style>
  <w:style w:type="paragraph" w:customStyle="1" w:styleId="xl167">
    <w:name w:val="xl167"/>
    <w:basedOn w:val="a7"/>
    <w:rsid w:val="00786425"/>
    <w:pPr>
      <w:widowControl/>
      <w:pBdr>
        <w:top w:val="single" w:sz="4" w:space="0" w:color="auto"/>
        <w:bottom w:val="single" w:sz="4" w:space="0" w:color="auto"/>
        <w:right w:val="single" w:sz="4" w:space="0" w:color="auto"/>
      </w:pBdr>
      <w:shd w:val="clear" w:color="auto" w:fill="FFFFFF"/>
      <w:wordWrap/>
      <w:autoSpaceDE/>
      <w:autoSpaceDN/>
      <w:spacing w:before="100" w:beforeAutospacing="1" w:after="100" w:afterAutospacing="1"/>
      <w:jc w:val="left"/>
    </w:pPr>
    <w:rPr>
      <w:rFonts w:ascii="굴림" w:eastAsia="굴림" w:hAnsi="굴림" w:cs="굴림"/>
      <w:kern w:val="0"/>
      <w:sz w:val="24"/>
    </w:rPr>
  </w:style>
  <w:style w:type="paragraph" w:customStyle="1" w:styleId="xl168">
    <w:name w:val="xl168"/>
    <w:basedOn w:val="a7"/>
    <w:rsid w:val="00786425"/>
    <w:pPr>
      <w:widowControl/>
      <w:pBdr>
        <w:bottom w:val="single" w:sz="8" w:space="0" w:color="auto"/>
        <w:right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kern w:val="0"/>
      <w:sz w:val="24"/>
    </w:rPr>
  </w:style>
  <w:style w:type="paragraph" w:customStyle="1" w:styleId="xl169">
    <w:name w:val="xl169"/>
    <w:basedOn w:val="a7"/>
    <w:rsid w:val="00786425"/>
    <w:pPr>
      <w:widowControl/>
      <w:pBdr>
        <w:top w:val="single" w:sz="8" w:space="0" w:color="auto"/>
        <w:left w:val="single" w:sz="4" w:space="0" w:color="auto"/>
        <w:bottom w:val="single" w:sz="4" w:space="0" w:color="auto"/>
      </w:pBdr>
      <w:shd w:val="clear" w:color="auto" w:fill="B8CCE4"/>
      <w:wordWrap/>
      <w:autoSpaceDE/>
      <w:autoSpaceDN/>
      <w:spacing w:before="100" w:beforeAutospacing="1" w:after="100" w:afterAutospacing="1"/>
      <w:jc w:val="left"/>
    </w:pPr>
    <w:rPr>
      <w:rFonts w:ascii="굴림체" w:eastAsia="굴림체" w:hAnsi="굴림체" w:cs="굴림"/>
      <w:color w:val="000000"/>
      <w:kern w:val="0"/>
      <w:sz w:val="24"/>
    </w:rPr>
  </w:style>
  <w:style w:type="paragraph" w:customStyle="1" w:styleId="xl170">
    <w:name w:val="xl170"/>
    <w:basedOn w:val="a7"/>
    <w:rsid w:val="00786425"/>
    <w:pPr>
      <w:widowControl/>
      <w:pBdr>
        <w:left w:val="single" w:sz="4" w:space="0" w:color="auto"/>
      </w:pBdr>
      <w:shd w:val="clear" w:color="auto" w:fill="FFFFFF"/>
      <w:wordWrap/>
      <w:autoSpaceDE/>
      <w:autoSpaceDN/>
      <w:spacing w:before="100" w:beforeAutospacing="1" w:after="100" w:afterAutospacing="1"/>
      <w:jc w:val="left"/>
    </w:pPr>
    <w:rPr>
      <w:rFonts w:ascii="굴림체" w:eastAsia="굴림체" w:hAnsi="굴림체" w:cs="굴림"/>
      <w:kern w:val="0"/>
      <w:sz w:val="24"/>
    </w:rPr>
  </w:style>
  <w:style w:type="paragraph" w:customStyle="1" w:styleId="xl171">
    <w:name w:val="xl171"/>
    <w:basedOn w:val="a7"/>
    <w:rsid w:val="00786425"/>
    <w:pPr>
      <w:widowControl/>
      <w:pBdr>
        <w:top w:val="single" w:sz="4" w:space="0" w:color="auto"/>
        <w:left w:val="single" w:sz="4" w:space="0" w:color="auto"/>
        <w:bottom w:val="single" w:sz="4" w:space="0" w:color="auto"/>
      </w:pBdr>
      <w:shd w:val="clear" w:color="auto" w:fill="FFFFFF"/>
      <w:wordWrap/>
      <w:autoSpaceDE/>
      <w:autoSpaceDN/>
      <w:spacing w:before="100" w:beforeAutospacing="1" w:after="100" w:afterAutospacing="1"/>
      <w:jc w:val="left"/>
    </w:pPr>
    <w:rPr>
      <w:rFonts w:ascii="굴림체" w:eastAsia="굴림체" w:hAnsi="굴림체" w:cs="굴림"/>
      <w:kern w:val="0"/>
      <w:sz w:val="24"/>
    </w:rPr>
  </w:style>
  <w:style w:type="paragraph" w:customStyle="1" w:styleId="xl172">
    <w:name w:val="xl172"/>
    <w:basedOn w:val="a7"/>
    <w:rsid w:val="00786425"/>
    <w:pPr>
      <w:widowControl/>
      <w:pBdr>
        <w:left w:val="single" w:sz="4" w:space="0" w:color="auto"/>
        <w:bottom w:val="single" w:sz="8" w:space="0" w:color="auto"/>
      </w:pBdr>
      <w:shd w:val="clear" w:color="auto" w:fill="FFFFFF"/>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73">
    <w:name w:val="xl173"/>
    <w:basedOn w:val="a7"/>
    <w:rsid w:val="00786425"/>
    <w:pPr>
      <w:widowControl/>
      <w:pBdr>
        <w:left w:val="single" w:sz="4" w:space="0" w:color="auto"/>
        <w:bottom w:val="single" w:sz="4" w:space="0" w:color="auto"/>
        <w:right w:val="single" w:sz="8"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36"/>
      <w:szCs w:val="36"/>
    </w:rPr>
  </w:style>
  <w:style w:type="paragraph" w:customStyle="1" w:styleId="xl174">
    <w:name w:val="xl174"/>
    <w:basedOn w:val="a7"/>
    <w:rsid w:val="00786425"/>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36"/>
      <w:szCs w:val="36"/>
    </w:rPr>
  </w:style>
  <w:style w:type="paragraph" w:customStyle="1" w:styleId="xl175">
    <w:name w:val="xl175"/>
    <w:basedOn w:val="a7"/>
    <w:rsid w:val="00786425"/>
    <w:pPr>
      <w:widowControl/>
      <w:pBdr>
        <w:top w:val="single" w:sz="4" w:space="0" w:color="auto"/>
        <w:left w:val="single" w:sz="4" w:space="0" w:color="auto"/>
        <w:right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36"/>
      <w:szCs w:val="36"/>
    </w:rPr>
  </w:style>
  <w:style w:type="paragraph" w:customStyle="1" w:styleId="xl176">
    <w:name w:val="xl176"/>
    <w:basedOn w:val="a7"/>
    <w:rsid w:val="00786425"/>
    <w:pPr>
      <w:widowControl/>
      <w:pBdr>
        <w:top w:val="single" w:sz="4" w:space="0" w:color="auto"/>
        <w:right w:val="single" w:sz="8"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28"/>
      <w:szCs w:val="28"/>
    </w:rPr>
  </w:style>
  <w:style w:type="paragraph" w:customStyle="1" w:styleId="xl177">
    <w:name w:val="xl177"/>
    <w:basedOn w:val="a7"/>
    <w:rsid w:val="00786425"/>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left"/>
    </w:pPr>
    <w:rPr>
      <w:rFonts w:ascii="굴림체" w:eastAsia="굴림체" w:hAnsi="굴림체" w:cs="굴림"/>
      <w:kern w:val="0"/>
      <w:sz w:val="24"/>
    </w:rPr>
  </w:style>
  <w:style w:type="paragraph" w:customStyle="1" w:styleId="xl178">
    <w:name w:val="xl178"/>
    <w:basedOn w:val="a7"/>
    <w:rsid w:val="00786425"/>
    <w:pPr>
      <w:widowControl/>
      <w:pBdr>
        <w:bottom w:val="single" w:sz="4" w:space="0" w:color="auto"/>
        <w:right w:val="single" w:sz="8"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28"/>
      <w:szCs w:val="28"/>
    </w:rPr>
  </w:style>
  <w:style w:type="paragraph" w:customStyle="1" w:styleId="xl179">
    <w:name w:val="xl179"/>
    <w:basedOn w:val="a7"/>
    <w:rsid w:val="00786425"/>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 w:eastAsia="굴림" w:hAnsi="굴림" w:cs="굴림"/>
      <w:b/>
      <w:bCs/>
      <w:kern w:val="0"/>
      <w:sz w:val="28"/>
      <w:szCs w:val="28"/>
    </w:rPr>
  </w:style>
  <w:style w:type="paragraph" w:customStyle="1" w:styleId="xl180">
    <w:name w:val="xl180"/>
    <w:basedOn w:val="a7"/>
    <w:rsid w:val="00786425"/>
    <w:pPr>
      <w:widowControl/>
      <w:pBdr>
        <w:top w:val="single" w:sz="4" w:space="0" w:color="auto"/>
        <w:bottom w:val="single" w:sz="4" w:space="0" w:color="auto"/>
        <w:right w:val="single" w:sz="8" w:space="0" w:color="auto"/>
      </w:pBdr>
      <w:shd w:val="clear" w:color="auto" w:fill="FFFFFF"/>
      <w:wordWrap/>
      <w:autoSpaceDE/>
      <w:autoSpaceDN/>
      <w:spacing w:before="100" w:beforeAutospacing="1" w:after="100" w:afterAutospacing="1"/>
      <w:jc w:val="center"/>
    </w:pPr>
    <w:rPr>
      <w:rFonts w:ascii="굴림" w:eastAsia="굴림" w:hAnsi="굴림" w:cs="굴림"/>
      <w:b/>
      <w:bCs/>
      <w:kern w:val="0"/>
      <w:sz w:val="28"/>
      <w:szCs w:val="28"/>
    </w:rPr>
  </w:style>
  <w:style w:type="paragraph" w:customStyle="1" w:styleId="xl181">
    <w:name w:val="xl181"/>
    <w:basedOn w:val="a7"/>
    <w:rsid w:val="00786425"/>
    <w:pPr>
      <w:widowControl/>
      <w:pBdr>
        <w:bottom w:val="single" w:sz="4" w:space="0" w:color="auto"/>
        <w:right w:val="single" w:sz="8"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36"/>
      <w:szCs w:val="36"/>
    </w:rPr>
  </w:style>
  <w:style w:type="paragraph" w:customStyle="1" w:styleId="xl182">
    <w:name w:val="xl182"/>
    <w:basedOn w:val="a7"/>
    <w:rsid w:val="00786425"/>
    <w:pPr>
      <w:widowControl/>
      <w:pBdr>
        <w:left w:val="single" w:sz="4" w:space="0" w:color="auto"/>
        <w:bottom w:val="single" w:sz="8" w:space="0" w:color="auto"/>
        <w:right w:val="single" w:sz="8" w:space="0" w:color="auto"/>
      </w:pBdr>
      <w:shd w:val="clear" w:color="auto" w:fill="FFFFFF"/>
      <w:wordWrap/>
      <w:autoSpaceDE/>
      <w:autoSpaceDN/>
      <w:spacing w:before="100" w:beforeAutospacing="1" w:after="100" w:afterAutospacing="1"/>
      <w:jc w:val="center"/>
    </w:pPr>
    <w:rPr>
      <w:rFonts w:ascii="굴림체" w:eastAsia="굴림체" w:hAnsi="굴림체" w:cs="굴림"/>
      <w:kern w:val="0"/>
      <w:sz w:val="24"/>
    </w:rPr>
  </w:style>
  <w:style w:type="paragraph" w:customStyle="1" w:styleId="xl183">
    <w:name w:val="xl183"/>
    <w:basedOn w:val="a7"/>
    <w:rsid w:val="00786425"/>
    <w:pPr>
      <w:widowControl/>
      <w:pBdr>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kern w:val="0"/>
      <w:sz w:val="24"/>
    </w:rPr>
  </w:style>
  <w:style w:type="paragraph" w:customStyle="1" w:styleId="xl184">
    <w:name w:val="xl184"/>
    <w:basedOn w:val="a7"/>
    <w:rsid w:val="00786425"/>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kern w:val="0"/>
      <w:sz w:val="24"/>
    </w:rPr>
  </w:style>
  <w:style w:type="paragraph" w:customStyle="1" w:styleId="xl185">
    <w:name w:val="xl185"/>
    <w:basedOn w:val="a7"/>
    <w:rsid w:val="00786425"/>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 w:eastAsia="굴림" w:hAnsi="굴림" w:cs="굴림"/>
      <w:kern w:val="0"/>
      <w:sz w:val="24"/>
    </w:rPr>
  </w:style>
  <w:style w:type="paragraph" w:customStyle="1" w:styleId="xl186">
    <w:name w:val="xl186"/>
    <w:basedOn w:val="a7"/>
    <w:rsid w:val="00786425"/>
    <w:pPr>
      <w:widowControl/>
      <w:pBdr>
        <w:bottom w:val="single" w:sz="8" w:space="0" w:color="auto"/>
      </w:pBdr>
      <w:shd w:val="clear" w:color="auto" w:fill="FFFFFF"/>
      <w:wordWrap/>
      <w:autoSpaceDE/>
      <w:autoSpaceDN/>
      <w:spacing w:before="100" w:beforeAutospacing="1" w:after="100" w:afterAutospacing="1"/>
      <w:jc w:val="center"/>
    </w:pPr>
    <w:rPr>
      <w:rFonts w:ascii="굴림체" w:eastAsia="굴림체" w:hAnsi="굴림체" w:cs="굴림"/>
      <w:kern w:val="0"/>
      <w:sz w:val="24"/>
    </w:rPr>
  </w:style>
  <w:style w:type="paragraph" w:customStyle="1" w:styleId="xl187">
    <w:name w:val="xl187"/>
    <w:basedOn w:val="a7"/>
    <w:rsid w:val="00786425"/>
    <w:pPr>
      <w:widowControl/>
      <w:shd w:val="clear" w:color="auto" w:fill="FFFFFF"/>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88">
    <w:name w:val="xl188"/>
    <w:basedOn w:val="a7"/>
    <w:rsid w:val="00786425"/>
    <w:pPr>
      <w:widowControl/>
      <w:pBdr>
        <w:top w:val="single" w:sz="4" w:space="0" w:color="auto"/>
        <w:left w:val="single" w:sz="4" w:space="0" w:color="auto"/>
        <w:bottom w:val="single" w:sz="4" w:space="0" w:color="auto"/>
        <w:right w:val="single" w:sz="4" w:space="0" w:color="auto"/>
      </w:pBdr>
      <w:shd w:val="clear" w:color="auto" w:fill="B8CCE4"/>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89">
    <w:name w:val="xl189"/>
    <w:basedOn w:val="a7"/>
    <w:rsid w:val="00786425"/>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left"/>
    </w:pPr>
    <w:rPr>
      <w:rFonts w:ascii="굴림체" w:eastAsia="굴림체" w:hAnsi="굴림체" w:cs="굴림"/>
      <w:kern w:val="0"/>
      <w:sz w:val="24"/>
    </w:rPr>
  </w:style>
  <w:style w:type="paragraph" w:customStyle="1" w:styleId="xl190">
    <w:name w:val="xl190"/>
    <w:basedOn w:val="a7"/>
    <w:rsid w:val="00786425"/>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36"/>
      <w:szCs w:val="36"/>
    </w:rPr>
  </w:style>
  <w:style w:type="paragraph" w:customStyle="1" w:styleId="xl191">
    <w:name w:val="xl191"/>
    <w:basedOn w:val="a7"/>
    <w:rsid w:val="00786425"/>
    <w:pPr>
      <w:widowControl/>
      <w:pBdr>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left"/>
    </w:pPr>
    <w:rPr>
      <w:rFonts w:ascii="굴림체" w:eastAsia="굴림체" w:hAnsi="굴림체" w:cs="굴림"/>
      <w:kern w:val="0"/>
      <w:sz w:val="24"/>
    </w:rPr>
  </w:style>
  <w:style w:type="paragraph" w:customStyle="1" w:styleId="xl192">
    <w:name w:val="xl192"/>
    <w:basedOn w:val="a7"/>
    <w:rsid w:val="00786425"/>
    <w:pPr>
      <w:widowControl/>
      <w:pBdr>
        <w:left w:val="single" w:sz="4" w:space="0" w:color="auto"/>
        <w:bottom w:val="single" w:sz="8" w:space="0" w:color="auto"/>
        <w:right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93">
    <w:name w:val="xl193"/>
    <w:basedOn w:val="a7"/>
    <w:rsid w:val="00786425"/>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b/>
      <w:bCs/>
      <w:kern w:val="0"/>
      <w:sz w:val="36"/>
      <w:szCs w:val="36"/>
    </w:rPr>
  </w:style>
  <w:style w:type="paragraph" w:customStyle="1" w:styleId="xl194">
    <w:name w:val="xl194"/>
    <w:basedOn w:val="a7"/>
    <w:rsid w:val="00786425"/>
    <w:pPr>
      <w:widowControl/>
      <w:pBdr>
        <w:top w:val="single" w:sz="8" w:space="0" w:color="auto"/>
        <w:bottom w:val="single" w:sz="4" w:space="0" w:color="auto"/>
        <w:right w:val="single" w:sz="4" w:space="0" w:color="auto"/>
      </w:pBdr>
      <w:shd w:val="clear" w:color="auto" w:fill="B8CCE4"/>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95">
    <w:name w:val="xl195"/>
    <w:basedOn w:val="a7"/>
    <w:rsid w:val="00786425"/>
    <w:pPr>
      <w:widowControl/>
      <w:pBdr>
        <w:top w:val="single" w:sz="4" w:space="0" w:color="auto"/>
        <w:bottom w:val="single" w:sz="4" w:space="0" w:color="auto"/>
        <w:right w:val="single" w:sz="4" w:space="0" w:color="auto"/>
      </w:pBdr>
      <w:shd w:val="clear" w:color="auto" w:fill="B8CCE4"/>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96">
    <w:name w:val="xl196"/>
    <w:basedOn w:val="a7"/>
    <w:rsid w:val="00786425"/>
    <w:pPr>
      <w:widowControl/>
      <w:pBdr>
        <w:top w:val="single" w:sz="8" w:space="0" w:color="auto"/>
        <w:bottom w:val="single" w:sz="4" w:space="0" w:color="auto"/>
      </w:pBdr>
      <w:shd w:val="clear" w:color="auto" w:fill="B8CCE4"/>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97">
    <w:name w:val="xl197"/>
    <w:basedOn w:val="a7"/>
    <w:rsid w:val="00786425"/>
    <w:pPr>
      <w:widowControl/>
      <w:pBdr>
        <w:top w:val="single" w:sz="4" w:space="0" w:color="auto"/>
        <w:bottom w:val="single" w:sz="4" w:space="0" w:color="auto"/>
      </w:pBdr>
      <w:shd w:val="clear" w:color="auto" w:fill="B8CCE4"/>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98">
    <w:name w:val="xl198"/>
    <w:basedOn w:val="a7"/>
    <w:rsid w:val="00786425"/>
    <w:pPr>
      <w:widowControl/>
      <w:pBdr>
        <w:top w:val="single" w:sz="8" w:space="0" w:color="auto"/>
        <w:left w:val="single" w:sz="8" w:space="0" w:color="auto"/>
      </w:pBdr>
      <w:shd w:val="clear" w:color="auto" w:fill="B8CCE4"/>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199">
    <w:name w:val="xl199"/>
    <w:basedOn w:val="a7"/>
    <w:rsid w:val="00786425"/>
    <w:pPr>
      <w:widowControl/>
      <w:pBdr>
        <w:left w:val="single" w:sz="8" w:space="0" w:color="auto"/>
        <w:bottom w:val="single" w:sz="4" w:space="0" w:color="auto"/>
      </w:pBdr>
      <w:shd w:val="clear" w:color="auto" w:fill="B8CCE4"/>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200">
    <w:name w:val="xl200"/>
    <w:basedOn w:val="a7"/>
    <w:rsid w:val="00786425"/>
    <w:pPr>
      <w:widowControl/>
      <w:pBdr>
        <w:top w:val="single" w:sz="8" w:space="0" w:color="auto"/>
        <w:left w:val="single" w:sz="4" w:space="0" w:color="auto"/>
        <w:bottom w:val="single" w:sz="4" w:space="0" w:color="auto"/>
        <w:right w:val="single" w:sz="4" w:space="0" w:color="auto"/>
      </w:pBdr>
      <w:shd w:val="clear" w:color="auto" w:fill="B8CCE4"/>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201">
    <w:name w:val="xl201"/>
    <w:basedOn w:val="a7"/>
    <w:rsid w:val="00786425"/>
    <w:pPr>
      <w:widowControl/>
      <w:pBdr>
        <w:top w:val="single" w:sz="4" w:space="0" w:color="auto"/>
        <w:left w:val="single" w:sz="4" w:space="0" w:color="auto"/>
        <w:bottom w:val="single" w:sz="4" w:space="0" w:color="auto"/>
        <w:right w:val="single" w:sz="4" w:space="0" w:color="auto"/>
      </w:pBdr>
      <w:shd w:val="clear" w:color="auto" w:fill="B8CCE4"/>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202">
    <w:name w:val="xl202"/>
    <w:basedOn w:val="a7"/>
    <w:rsid w:val="00786425"/>
    <w:pPr>
      <w:widowControl/>
      <w:pBdr>
        <w:top w:val="single" w:sz="8" w:space="0" w:color="auto"/>
        <w:left w:val="single" w:sz="4" w:space="0" w:color="auto"/>
        <w:bottom w:val="single" w:sz="4" w:space="0" w:color="auto"/>
        <w:right w:val="single" w:sz="4" w:space="0" w:color="auto"/>
      </w:pBdr>
      <w:shd w:val="clear" w:color="auto" w:fill="B8CCE4"/>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203">
    <w:name w:val="xl203"/>
    <w:basedOn w:val="a7"/>
    <w:rsid w:val="00786425"/>
    <w:pPr>
      <w:widowControl/>
      <w:pBdr>
        <w:top w:val="single" w:sz="8" w:space="0" w:color="auto"/>
        <w:left w:val="single" w:sz="4" w:space="0" w:color="auto"/>
        <w:right w:val="single" w:sz="4" w:space="0" w:color="auto"/>
      </w:pBdr>
      <w:shd w:val="clear" w:color="auto" w:fill="B8CCE4"/>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204">
    <w:name w:val="xl204"/>
    <w:basedOn w:val="a7"/>
    <w:rsid w:val="00786425"/>
    <w:pPr>
      <w:widowControl/>
      <w:pBdr>
        <w:left w:val="single" w:sz="4" w:space="0" w:color="auto"/>
        <w:bottom w:val="single" w:sz="4" w:space="0" w:color="auto"/>
        <w:right w:val="single" w:sz="4" w:space="0" w:color="auto"/>
      </w:pBdr>
      <w:shd w:val="clear" w:color="auto" w:fill="B8CCE4"/>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205">
    <w:name w:val="xl205"/>
    <w:basedOn w:val="a7"/>
    <w:rsid w:val="00786425"/>
    <w:pPr>
      <w:widowControl/>
      <w:pBdr>
        <w:top w:val="single" w:sz="8" w:space="0" w:color="auto"/>
        <w:right w:val="single" w:sz="4" w:space="0" w:color="auto"/>
      </w:pBdr>
      <w:shd w:val="clear" w:color="auto" w:fill="B8CCE4"/>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206">
    <w:name w:val="xl206"/>
    <w:basedOn w:val="a7"/>
    <w:rsid w:val="00786425"/>
    <w:pPr>
      <w:widowControl/>
      <w:pBdr>
        <w:bottom w:val="single" w:sz="4" w:space="0" w:color="auto"/>
        <w:right w:val="single" w:sz="4" w:space="0" w:color="auto"/>
      </w:pBdr>
      <w:shd w:val="clear" w:color="auto" w:fill="B8CCE4"/>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207">
    <w:name w:val="xl207"/>
    <w:basedOn w:val="a7"/>
    <w:rsid w:val="00786425"/>
    <w:pPr>
      <w:widowControl/>
      <w:pBdr>
        <w:top w:val="single" w:sz="8" w:space="0" w:color="auto"/>
        <w:left w:val="single" w:sz="4" w:space="0" w:color="auto"/>
        <w:bottom w:val="single" w:sz="4" w:space="0" w:color="auto"/>
      </w:pBdr>
      <w:shd w:val="clear" w:color="auto" w:fill="B8CCE4"/>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208">
    <w:name w:val="xl208"/>
    <w:basedOn w:val="a7"/>
    <w:rsid w:val="00786425"/>
    <w:pPr>
      <w:widowControl/>
      <w:pBdr>
        <w:top w:val="single" w:sz="8" w:space="0" w:color="auto"/>
        <w:bottom w:val="single" w:sz="4" w:space="0" w:color="auto"/>
      </w:pBdr>
      <w:shd w:val="clear" w:color="auto" w:fill="B8CCE4"/>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209">
    <w:name w:val="xl209"/>
    <w:basedOn w:val="a7"/>
    <w:rsid w:val="00786425"/>
    <w:pPr>
      <w:widowControl/>
      <w:pBdr>
        <w:top w:val="single" w:sz="8" w:space="0" w:color="auto"/>
        <w:bottom w:val="single" w:sz="4" w:space="0" w:color="auto"/>
        <w:right w:val="single" w:sz="8" w:space="0" w:color="auto"/>
      </w:pBdr>
      <w:shd w:val="clear" w:color="auto" w:fill="B8CCE4"/>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210">
    <w:name w:val="xl210"/>
    <w:basedOn w:val="a7"/>
    <w:rsid w:val="00786425"/>
    <w:pPr>
      <w:widowControl/>
      <w:pBdr>
        <w:top w:val="single" w:sz="8" w:space="0" w:color="auto"/>
        <w:bottom w:val="single" w:sz="4" w:space="0" w:color="auto"/>
        <w:right w:val="single" w:sz="4" w:space="0" w:color="auto"/>
      </w:pBdr>
      <w:shd w:val="clear" w:color="auto" w:fill="B8CCE4"/>
      <w:wordWrap/>
      <w:autoSpaceDE/>
      <w:autoSpaceDN/>
      <w:spacing w:before="100" w:beforeAutospacing="1" w:after="100" w:afterAutospacing="1"/>
      <w:jc w:val="center"/>
    </w:pPr>
    <w:rPr>
      <w:rFonts w:ascii="굴림체" w:eastAsia="굴림체" w:hAnsi="굴림체" w:cs="굴림"/>
      <w:color w:val="000000"/>
      <w:kern w:val="0"/>
      <w:sz w:val="24"/>
    </w:rPr>
  </w:style>
  <w:style w:type="paragraph" w:customStyle="1" w:styleId="xl211">
    <w:name w:val="xl211"/>
    <w:basedOn w:val="a7"/>
    <w:rsid w:val="00786425"/>
    <w:pPr>
      <w:widowControl/>
      <w:pBdr>
        <w:top w:val="single" w:sz="4" w:space="0" w:color="auto"/>
        <w:left w:val="single" w:sz="4" w:space="0" w:color="auto"/>
        <w:bottom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color w:val="FF0000"/>
      <w:kern w:val="0"/>
      <w:sz w:val="24"/>
    </w:rPr>
  </w:style>
  <w:style w:type="paragraph" w:customStyle="1" w:styleId="xl212">
    <w:name w:val="xl212"/>
    <w:basedOn w:val="a7"/>
    <w:rsid w:val="00786425"/>
    <w:pPr>
      <w:widowControl/>
      <w:pBdr>
        <w:top w:val="single" w:sz="4" w:space="0" w:color="auto"/>
        <w:bottom w:val="single" w:sz="4" w:space="0" w:color="auto"/>
      </w:pBdr>
      <w:shd w:val="clear" w:color="auto" w:fill="FFFFFF"/>
      <w:wordWrap/>
      <w:autoSpaceDE/>
      <w:autoSpaceDN/>
      <w:spacing w:before="100" w:beforeAutospacing="1" w:after="100" w:afterAutospacing="1"/>
      <w:jc w:val="center"/>
    </w:pPr>
    <w:rPr>
      <w:rFonts w:ascii="굴림체" w:eastAsia="굴림체" w:hAnsi="굴림체" w:cs="굴림"/>
      <w:color w:val="FF0000"/>
      <w:kern w:val="0"/>
      <w:sz w:val="24"/>
    </w:rPr>
  </w:style>
  <w:style w:type="paragraph" w:customStyle="1" w:styleId="xl213">
    <w:name w:val="xl213"/>
    <w:basedOn w:val="a7"/>
    <w:rsid w:val="00786425"/>
    <w:pPr>
      <w:widowControl/>
      <w:pBdr>
        <w:top w:val="single" w:sz="4" w:space="0" w:color="auto"/>
        <w:bottom w:val="single" w:sz="4" w:space="0" w:color="auto"/>
        <w:right w:val="single" w:sz="8" w:space="0" w:color="auto"/>
      </w:pBdr>
      <w:shd w:val="clear" w:color="auto" w:fill="FFFFFF"/>
      <w:wordWrap/>
      <w:autoSpaceDE/>
      <w:autoSpaceDN/>
      <w:spacing w:before="100" w:beforeAutospacing="1" w:after="100" w:afterAutospacing="1"/>
      <w:jc w:val="center"/>
    </w:pPr>
    <w:rPr>
      <w:rFonts w:ascii="굴림체" w:eastAsia="굴림체" w:hAnsi="굴림체" w:cs="굴림"/>
      <w:color w:val="FF0000"/>
      <w:kern w:val="0"/>
      <w:sz w:val="24"/>
    </w:rPr>
  </w:style>
  <w:style w:type="paragraph" w:customStyle="1" w:styleId="xl65">
    <w:name w:val="xl65"/>
    <w:basedOn w:val="a7"/>
    <w:rsid w:val="00786425"/>
    <w:pPr>
      <w:widowControl/>
      <w:pBdr>
        <w:top w:val="single" w:sz="4" w:space="0" w:color="auto"/>
        <w:left w:val="single" w:sz="4" w:space="0" w:color="auto"/>
        <w:bottom w:val="single" w:sz="4" w:space="0" w:color="auto"/>
        <w:right w:val="single" w:sz="4" w:space="0" w:color="auto"/>
      </w:pBdr>
      <w:shd w:val="clear" w:color="auto" w:fill="BFBFBF"/>
      <w:wordWrap/>
      <w:autoSpaceDE/>
      <w:autoSpaceDN/>
      <w:spacing w:before="100" w:beforeAutospacing="1" w:after="100" w:afterAutospacing="1"/>
      <w:jc w:val="center"/>
    </w:pPr>
    <w:rPr>
      <w:rFonts w:ascii="굴림" w:eastAsia="굴림" w:hAnsi="굴림" w:cs="굴림"/>
      <w:kern w:val="0"/>
      <w:szCs w:val="20"/>
    </w:rPr>
  </w:style>
  <w:style w:type="paragraph" w:customStyle="1" w:styleId="xl66">
    <w:name w:val="xl66"/>
    <w:basedOn w:val="a7"/>
    <w:rsid w:val="00786425"/>
    <w:pPr>
      <w:widowControl/>
      <w:wordWrap/>
      <w:autoSpaceDE/>
      <w:autoSpaceDN/>
      <w:spacing w:before="100" w:beforeAutospacing="1" w:after="100" w:afterAutospacing="1"/>
      <w:jc w:val="left"/>
    </w:pPr>
    <w:rPr>
      <w:rFonts w:ascii="굴림" w:eastAsia="굴림" w:hAnsi="굴림" w:cs="굴림"/>
      <w:kern w:val="0"/>
      <w:szCs w:val="20"/>
    </w:rPr>
  </w:style>
  <w:style w:type="paragraph" w:customStyle="1" w:styleId="xl67">
    <w:name w:val="xl67"/>
    <w:basedOn w:val="a7"/>
    <w:rsid w:val="00786425"/>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68">
    <w:name w:val="xl68"/>
    <w:basedOn w:val="a7"/>
    <w:rsid w:val="00786425"/>
    <w:pPr>
      <w:widowControl/>
      <w:wordWrap/>
      <w:autoSpaceDE/>
      <w:autoSpaceDN/>
      <w:spacing w:before="100" w:beforeAutospacing="1" w:after="100" w:afterAutospacing="1"/>
      <w:jc w:val="left"/>
    </w:pPr>
    <w:rPr>
      <w:rFonts w:ascii="굴림" w:eastAsia="굴림" w:hAnsi="굴림" w:cs="굴림"/>
      <w:kern w:val="0"/>
      <w:sz w:val="18"/>
      <w:szCs w:val="18"/>
    </w:rPr>
  </w:style>
  <w:style w:type="paragraph" w:customStyle="1" w:styleId="xl69">
    <w:name w:val="xl69"/>
    <w:basedOn w:val="a7"/>
    <w:rsid w:val="00786425"/>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18"/>
      <w:szCs w:val="18"/>
    </w:rPr>
  </w:style>
  <w:style w:type="paragraph" w:customStyle="1" w:styleId="BKLContract211">
    <w:name w:val="BKL Contract 2 (1.1)"/>
    <w:basedOn w:val="a7"/>
    <w:rsid w:val="00786425"/>
    <w:pPr>
      <w:autoSpaceDE/>
      <w:autoSpaceDN/>
      <w:spacing w:line="240" w:lineRule="atLeast"/>
      <w:outlineLvl w:val="1"/>
    </w:pPr>
    <w:rPr>
      <w:rFonts w:ascii="Times New Roman" w:eastAsia="바탕체"/>
      <w:spacing w:val="6"/>
      <w:sz w:val="24"/>
      <w:u w:val="single"/>
    </w:rPr>
  </w:style>
  <w:style w:type="paragraph" w:customStyle="1" w:styleId="CharChar11">
    <w:name w:val="Char Char11"/>
    <w:basedOn w:val="a7"/>
    <w:rsid w:val="00786425"/>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Normal-Heading1">
    <w:name w:val="Normal - Heading 1"/>
    <w:basedOn w:val="a7"/>
    <w:rsid w:val="00786425"/>
    <w:pPr>
      <w:spacing w:after="240" w:line="400" w:lineRule="exact"/>
      <w:ind w:left="567"/>
    </w:pPr>
    <w:rPr>
      <w:rFonts w:ascii="Times New Roman"/>
      <w:color w:val="000000"/>
      <w:sz w:val="22"/>
      <w:szCs w:val="20"/>
    </w:rPr>
  </w:style>
  <w:style w:type="character" w:customStyle="1" w:styleId="Chare">
    <w:name w:val="조 Char"/>
    <w:link w:val="aff5"/>
    <w:locked/>
    <w:rsid w:val="00786425"/>
    <w:rPr>
      <w:b/>
      <w:kern w:val="2"/>
    </w:rPr>
  </w:style>
  <w:style w:type="paragraph" w:customStyle="1" w:styleId="aff5">
    <w:name w:val="조"/>
    <w:basedOn w:val="a7"/>
    <w:link w:val="Chare"/>
    <w:qFormat/>
    <w:rsid w:val="00786425"/>
    <w:rPr>
      <w:rFonts w:ascii="맑은 고딕" w:eastAsia="맑은 고딕" w:hAnsi="맑은 고딕"/>
      <w:b/>
      <w:szCs w:val="20"/>
    </w:rPr>
  </w:style>
  <w:style w:type="character" w:customStyle="1" w:styleId="Charf">
    <w:name w:val="본문１ Char"/>
    <w:link w:val="aff6"/>
    <w:locked/>
    <w:rsid w:val="00786425"/>
    <w:rPr>
      <w:kern w:val="2"/>
    </w:rPr>
  </w:style>
  <w:style w:type="paragraph" w:customStyle="1" w:styleId="aff6">
    <w:name w:val="본문１"/>
    <w:basedOn w:val="a7"/>
    <w:link w:val="Charf"/>
    <w:qFormat/>
    <w:rsid w:val="00786425"/>
    <w:pPr>
      <w:ind w:firstLineChars="71" w:firstLine="142"/>
    </w:pPr>
    <w:rPr>
      <w:rFonts w:ascii="맑은 고딕" w:eastAsia="맑은 고딕" w:hAnsi="맑은 고딕"/>
      <w:szCs w:val="20"/>
    </w:rPr>
  </w:style>
  <w:style w:type="character" w:customStyle="1" w:styleId="Charf0">
    <w:name w:val="（１） Char"/>
    <w:link w:val="aff7"/>
    <w:locked/>
    <w:rsid w:val="00786425"/>
    <w:rPr>
      <w:kern w:val="2"/>
    </w:rPr>
  </w:style>
  <w:style w:type="paragraph" w:customStyle="1" w:styleId="aff7">
    <w:name w:val="（１）"/>
    <w:basedOn w:val="aff6"/>
    <w:link w:val="Charf0"/>
    <w:qFormat/>
    <w:rsid w:val="00786425"/>
    <w:pPr>
      <w:ind w:leftChars="212" w:left="564" w:hangingChars="70" w:hanging="140"/>
    </w:pPr>
  </w:style>
  <w:style w:type="character" w:customStyle="1" w:styleId="Charf1">
    <w:name w:val="가 Char"/>
    <w:link w:val="aff8"/>
    <w:locked/>
    <w:rsid w:val="00786425"/>
    <w:rPr>
      <w:kern w:val="2"/>
    </w:rPr>
  </w:style>
  <w:style w:type="paragraph" w:customStyle="1" w:styleId="aff8">
    <w:name w:val="가"/>
    <w:basedOn w:val="a7"/>
    <w:link w:val="Charf1"/>
    <w:qFormat/>
    <w:rsid w:val="00786425"/>
    <w:pPr>
      <w:ind w:leftChars="71" w:left="284" w:hangingChars="71" w:hanging="142"/>
    </w:pPr>
    <w:rPr>
      <w:rFonts w:ascii="맑은 고딕" w:eastAsia="맑은 고딕" w:hAnsi="맑은 고딕"/>
      <w:szCs w:val="20"/>
    </w:rPr>
  </w:style>
  <w:style w:type="character" w:styleId="aff9">
    <w:name w:val="Placeholder Text"/>
    <w:uiPriority w:val="99"/>
    <w:semiHidden/>
    <w:rsid w:val="00786425"/>
    <w:rPr>
      <w:color w:val="808080"/>
    </w:rPr>
  </w:style>
  <w:style w:type="character" w:customStyle="1" w:styleId="DeltaViewDeletion">
    <w:name w:val="DeltaView Deletion"/>
    <w:uiPriority w:val="99"/>
    <w:rsid w:val="00786425"/>
    <w:rPr>
      <w:strike/>
      <w:color w:val="FF0000"/>
    </w:rPr>
  </w:style>
  <w:style w:type="table" w:styleId="-2">
    <w:name w:val="Light Shading Accent 2"/>
    <w:basedOn w:val="a9"/>
    <w:uiPriority w:val="60"/>
    <w:rsid w:val="00786425"/>
    <w:pPr>
      <w:spacing w:line="240" w:lineRule="auto"/>
      <w:jc w:val="left"/>
    </w:pPr>
    <w:rPr>
      <w:color w:val="943634"/>
    </w:rPr>
    <w:tblPr>
      <w:tblStyleRowBandSize w:val="1"/>
      <w:tblStyleColBandSize w:val="1"/>
      <w:tblBorders>
        <w:top w:val="single" w:sz="8" w:space="0" w:color="C0504D"/>
        <w:bottom w:val="single" w:sz="8" w:space="0" w:color="C0504D"/>
      </w:tblBorders>
    </w:tblPr>
    <w:tblStylePr w:type="firstRow">
      <w:pPr>
        <w:spacing w:beforeLines="0" w:before="0" w:beforeAutospacing="0" w:afterLines="0" w:after="0" w:afterAutospacing="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17">
    <w:name w:val="옅은 음영1"/>
    <w:basedOn w:val="a9"/>
    <w:uiPriority w:val="60"/>
    <w:rsid w:val="00786425"/>
    <w:pPr>
      <w:spacing w:line="240" w:lineRule="auto"/>
      <w:jc w:val="left"/>
    </w:pPr>
    <w:rPr>
      <w:color w:val="000000"/>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
    <w:name w:val="옅은 음영 - 강조색 11"/>
    <w:basedOn w:val="a9"/>
    <w:uiPriority w:val="60"/>
    <w:rsid w:val="00786425"/>
    <w:pPr>
      <w:spacing w:line="240" w:lineRule="auto"/>
      <w:jc w:val="left"/>
    </w:pPr>
    <w:rPr>
      <w:color w:val="365F91"/>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0">
    <w:name w:val="표 구분선4"/>
    <w:basedOn w:val="a9"/>
    <w:uiPriority w:val="39"/>
    <w:rsid w:val="00786425"/>
    <w:pPr>
      <w:widowControl w:val="0"/>
      <w:wordWrap w:val="0"/>
      <w:autoSpaceDE w:val="0"/>
      <w:autoSpaceDN w:val="0"/>
      <w:spacing w:line="240" w:lineRule="auto"/>
    </w:pPr>
    <w:rPr>
      <w:rFonts w:ascii="Times New Roman" w:eastAsia="바탕"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0">
    <w:name w:val="표 구분선5"/>
    <w:basedOn w:val="a9"/>
    <w:uiPriority w:val="59"/>
    <w:rsid w:val="00786425"/>
    <w:pPr>
      <w:widowControl w:val="0"/>
      <w:wordWrap w:val="0"/>
      <w:autoSpaceDE w:val="0"/>
      <w:autoSpaceDN w:val="0"/>
      <w:spacing w:line="240" w:lineRule="auto"/>
    </w:pPr>
    <w:rPr>
      <w:rFonts w:ascii="Times New Roman" w:eastAsia="바탕"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endnote text"/>
    <w:basedOn w:val="a7"/>
    <w:link w:val="Charf2"/>
    <w:uiPriority w:val="99"/>
    <w:semiHidden/>
    <w:unhideWhenUsed/>
    <w:rsid w:val="00786425"/>
    <w:pPr>
      <w:autoSpaceDE/>
      <w:autoSpaceDN/>
      <w:adjustRightInd w:val="0"/>
      <w:snapToGrid w:val="0"/>
      <w:spacing w:before="60" w:after="60" w:line="440" w:lineRule="atLeast"/>
      <w:jc w:val="left"/>
      <w:textAlignment w:val="baseline"/>
    </w:pPr>
    <w:rPr>
      <w:kern w:val="0"/>
      <w:sz w:val="28"/>
      <w:szCs w:val="20"/>
    </w:rPr>
  </w:style>
  <w:style w:type="character" w:customStyle="1" w:styleId="Charf2">
    <w:name w:val="미주 텍스트 Char"/>
    <w:basedOn w:val="a8"/>
    <w:link w:val="affa"/>
    <w:uiPriority w:val="99"/>
    <w:semiHidden/>
    <w:rsid w:val="00786425"/>
    <w:rPr>
      <w:rFonts w:ascii="바탕" w:eastAsia="바탕" w:hAnsi="Times New Roman"/>
      <w:sz w:val="28"/>
    </w:rPr>
  </w:style>
  <w:style w:type="character" w:styleId="affb">
    <w:name w:val="endnote reference"/>
    <w:uiPriority w:val="99"/>
    <w:semiHidden/>
    <w:unhideWhenUsed/>
    <w:rsid w:val="00786425"/>
    <w:rPr>
      <w:vertAlign w:val="superscript"/>
    </w:rPr>
  </w:style>
  <w:style w:type="paragraph" w:customStyle="1" w:styleId="CharChar2">
    <w:name w:val="Char Char2"/>
    <w:basedOn w:val="a7"/>
    <w:rsid w:val="00786425"/>
    <w:pPr>
      <w:widowControl/>
      <w:tabs>
        <w:tab w:val="left" w:pos="540"/>
        <w:tab w:val="left" w:pos="1260"/>
        <w:tab w:val="left" w:pos="1800"/>
      </w:tabs>
      <w:wordWrap/>
      <w:autoSpaceDE/>
      <w:autoSpaceDN/>
      <w:spacing w:before="240" w:after="160" w:line="240" w:lineRule="exact"/>
      <w:jc w:val="left"/>
    </w:pPr>
    <w:rPr>
      <w:rFonts w:ascii="Verdana" w:eastAsia="SimSun" w:hAnsi="Verdana"/>
      <w:kern w:val="0"/>
      <w:sz w:val="24"/>
      <w:szCs w:val="20"/>
      <w:lang w:eastAsia="zh-CN"/>
    </w:rPr>
  </w:style>
  <w:style w:type="table" w:customStyle="1" w:styleId="24">
    <w:name w:val="표 구분선2"/>
    <w:basedOn w:val="a9"/>
    <w:next w:val="af"/>
    <w:uiPriority w:val="59"/>
    <w:rsid w:val="00786425"/>
    <w:pPr>
      <w:spacing w:line="240" w:lineRule="auto"/>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표 구분선3"/>
    <w:basedOn w:val="a9"/>
    <w:next w:val="af"/>
    <w:uiPriority w:val="39"/>
    <w:rsid w:val="00786425"/>
    <w:pPr>
      <w:spacing w:line="240" w:lineRule="auto"/>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
    <w:name w:val="Chapter"/>
    <w:basedOn w:val="af7"/>
    <w:rsid w:val="00786425"/>
    <w:pPr>
      <w:numPr>
        <w:numId w:val="47"/>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pacing w:line="360" w:lineRule="atLeast"/>
      <w:jc w:val="center"/>
    </w:pPr>
    <w:rPr>
      <w:rFonts w:ascii="Times New Roman"/>
      <w:b/>
      <w:spacing w:val="6"/>
      <w:sz w:val="26"/>
      <w:szCs w:val="26"/>
    </w:rPr>
  </w:style>
  <w:style w:type="paragraph" w:customStyle="1" w:styleId="MainBody">
    <w:name w:val="MainBody"/>
    <w:basedOn w:val="af7"/>
    <w:next w:val="af7"/>
    <w:rsid w:val="00786425"/>
    <w:p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pacing w:line="360" w:lineRule="atLeast"/>
      <w:ind w:left="567"/>
    </w:pPr>
    <w:rPr>
      <w:rFonts w:ascii="Times New Roman"/>
      <w:spacing w:val="6"/>
    </w:rPr>
  </w:style>
  <w:style w:type="table" w:customStyle="1" w:styleId="60">
    <w:name w:val="표 구분선6"/>
    <w:basedOn w:val="a9"/>
    <w:next w:val="af"/>
    <w:uiPriority w:val="59"/>
    <w:rsid w:val="00786425"/>
    <w:pPr>
      <w:widowControl w:val="0"/>
      <w:wordWrap w:val="0"/>
      <w:autoSpaceDE w:val="0"/>
      <w:autoSpaceDN w:val="0"/>
      <w:spacing w:line="240" w:lineRule="auto"/>
    </w:pPr>
    <w:rPr>
      <w:rFonts w:ascii="Times New Roman" w:eastAsia="바탕"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0">
    <w:name w:val="목록 단락 Char"/>
    <w:link w:val="ac"/>
    <w:uiPriority w:val="34"/>
    <w:rsid w:val="00786425"/>
  </w:style>
  <w:style w:type="table" w:customStyle="1" w:styleId="210">
    <w:name w:val="표 구분선21"/>
    <w:basedOn w:val="a9"/>
    <w:next w:val="af"/>
    <w:uiPriority w:val="59"/>
    <w:rsid w:val="00786425"/>
    <w:pPr>
      <w:widowControl w:val="0"/>
      <w:wordWrap w:val="0"/>
      <w:autoSpaceDE w:val="0"/>
      <w:autoSpaceDN w:val="0"/>
      <w:spacing w:line="240" w:lineRule="auto"/>
    </w:pPr>
    <w:rPr>
      <w:rFonts w:ascii="Times New Roman" w:eastAsia="바탕"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HAgree2L1">
    <w:name w:val="PHAgree2_L1"/>
    <w:basedOn w:val="a7"/>
    <w:next w:val="af5"/>
    <w:rsid w:val="00786425"/>
    <w:pPr>
      <w:numPr>
        <w:numId w:val="48"/>
      </w:numPr>
      <w:autoSpaceDE/>
      <w:adjustRightInd w:val="0"/>
      <w:snapToGrid w:val="0"/>
      <w:spacing w:after="240" w:line="460" w:lineRule="atLeast"/>
      <w:outlineLvl w:val="0"/>
    </w:pPr>
    <w:rPr>
      <w:rFonts w:ascii="Times New Roman" w:eastAsia="바탕체"/>
      <w:spacing w:val="3"/>
      <w:kern w:val="0"/>
      <w:sz w:val="23"/>
      <w:szCs w:val="20"/>
      <w:lang w:eastAsia="en-US"/>
    </w:rPr>
  </w:style>
  <w:style w:type="paragraph" w:customStyle="1" w:styleId="PHAgree2L2">
    <w:name w:val="PHAgree2_L2"/>
    <w:basedOn w:val="PHAgree2L1"/>
    <w:next w:val="af5"/>
    <w:rsid w:val="00786425"/>
    <w:pPr>
      <w:numPr>
        <w:ilvl w:val="1"/>
      </w:numPr>
      <w:outlineLvl w:val="1"/>
    </w:pPr>
  </w:style>
  <w:style w:type="paragraph" w:customStyle="1" w:styleId="PHAgree2L3">
    <w:name w:val="PHAgree2_L3"/>
    <w:basedOn w:val="PHAgree2L2"/>
    <w:next w:val="af5"/>
    <w:rsid w:val="00786425"/>
    <w:pPr>
      <w:numPr>
        <w:ilvl w:val="2"/>
      </w:numPr>
      <w:outlineLvl w:val="2"/>
    </w:pPr>
  </w:style>
  <w:style w:type="paragraph" w:customStyle="1" w:styleId="PHAgree2L4">
    <w:name w:val="PHAgree2_L4"/>
    <w:basedOn w:val="PHAgree2L3"/>
    <w:next w:val="af5"/>
    <w:rsid w:val="00786425"/>
    <w:pPr>
      <w:numPr>
        <w:ilvl w:val="3"/>
      </w:numPr>
      <w:outlineLvl w:val="3"/>
    </w:pPr>
  </w:style>
  <w:style w:type="paragraph" w:customStyle="1" w:styleId="PHAgree2L5">
    <w:name w:val="PHAgree2_L5"/>
    <w:basedOn w:val="PHAgree2L4"/>
    <w:next w:val="af5"/>
    <w:rsid w:val="00786425"/>
    <w:pPr>
      <w:numPr>
        <w:ilvl w:val="4"/>
      </w:numPr>
      <w:outlineLvl w:val="4"/>
    </w:pPr>
  </w:style>
  <w:style w:type="paragraph" w:customStyle="1" w:styleId="PHAgree2L6">
    <w:name w:val="PHAgree2_L6"/>
    <w:basedOn w:val="PHAgree2L5"/>
    <w:next w:val="af5"/>
    <w:rsid w:val="00786425"/>
    <w:pPr>
      <w:numPr>
        <w:ilvl w:val="5"/>
      </w:numPr>
      <w:outlineLvl w:val="5"/>
    </w:pPr>
  </w:style>
  <w:style w:type="paragraph" w:customStyle="1" w:styleId="PHAgree2L7">
    <w:name w:val="PHAgree2_L7"/>
    <w:basedOn w:val="PHAgree2L6"/>
    <w:next w:val="af5"/>
    <w:rsid w:val="00786425"/>
    <w:pPr>
      <w:numPr>
        <w:ilvl w:val="6"/>
      </w:numPr>
      <w:outlineLvl w:val="6"/>
    </w:pPr>
  </w:style>
  <w:style w:type="character" w:styleId="affc">
    <w:name w:val="Emphasis"/>
    <w:basedOn w:val="a8"/>
    <w:uiPriority w:val="20"/>
    <w:qFormat/>
    <w:rsid w:val="00786425"/>
    <w:rPr>
      <w:i/>
      <w:iCs/>
    </w:rPr>
  </w:style>
  <w:style w:type="paragraph" w:customStyle="1" w:styleId="xl64">
    <w:name w:val="xl64"/>
    <w:basedOn w:val="a7"/>
    <w:rsid w:val="00786425"/>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LG스마트체 Light" w:eastAsia="LG스마트체 Light" w:hAnsi="LG스마트체 Light" w:cs="굴림"/>
      <w:kern w:val="0"/>
      <w:szCs w:val="20"/>
    </w:rPr>
  </w:style>
  <w:style w:type="character" w:customStyle="1" w:styleId="Char8">
    <w:name w:val="바탕글 Char"/>
    <w:link w:val="af7"/>
    <w:rsid w:val="00786425"/>
    <w:rPr>
      <w:rFonts w:ascii="바탕체" w:eastAsia="바탕체" w:hAnsi="Times New Roman"/>
      <w:color w:val="000000"/>
      <w:sz w:val="23"/>
    </w:rPr>
  </w:style>
  <w:style w:type="paragraph" w:customStyle="1" w:styleId="bullet1">
    <w:name w:val="계약bullet1"/>
    <w:basedOn w:val="af5"/>
    <w:link w:val="bullet1Char"/>
    <w:rsid w:val="00B74A67"/>
    <w:pPr>
      <w:widowControl/>
      <w:numPr>
        <w:numId w:val="75"/>
      </w:numPr>
      <w:wordWrap/>
      <w:autoSpaceDE/>
      <w:spacing w:after="240" w:line="312" w:lineRule="auto"/>
    </w:pPr>
    <w:rPr>
      <w:rFonts w:ascii="Times New Roman"/>
      <w:sz w:val="23"/>
    </w:rPr>
  </w:style>
  <w:style w:type="character" w:customStyle="1" w:styleId="bullet1Char">
    <w:name w:val="계약bullet1 Char"/>
    <w:basedOn w:val="Char6"/>
    <w:link w:val="bullet1"/>
    <w:rsid w:val="00B74A67"/>
    <w:rPr>
      <w:rFonts w:ascii="Times New Roman" w:eastAsia="바탕" w:hAnsi="Times New Roman"/>
      <w:kern w:val="2"/>
      <w:sz w:val="23"/>
      <w:szCs w:val="24"/>
    </w:rPr>
  </w:style>
  <w:style w:type="character" w:styleId="HTML">
    <w:name w:val="HTML Cite"/>
    <w:basedOn w:val="a8"/>
    <w:semiHidden/>
    <w:rsid w:val="00B74A67"/>
    <w:rPr>
      <w:i/>
      <w:iCs/>
    </w:rPr>
  </w:style>
  <w:style w:type="paragraph" w:customStyle="1" w:styleId="32">
    <w:name w:val="계약제목3"/>
    <w:basedOn w:val="30"/>
    <w:qFormat/>
    <w:rsid w:val="001C43AE"/>
    <w:pPr>
      <w:widowControl/>
      <w:wordWrap/>
      <w:autoSpaceDE/>
      <w:adjustRightInd w:val="0"/>
      <w:spacing w:after="240" w:line="312" w:lineRule="auto"/>
      <w:ind w:left="1474" w:hanging="737"/>
      <w:textAlignment w:val="baseline"/>
    </w:pPr>
    <w:rPr>
      <w:rFonts w:ascii="Times New Roman"/>
      <w:color w:val="000000"/>
      <w:kern w:val="0"/>
      <w:sz w:val="23"/>
      <w:szCs w:val="20"/>
    </w:rPr>
  </w:style>
  <w:style w:type="paragraph" w:customStyle="1" w:styleId="41">
    <w:name w:val="계약제목4"/>
    <w:basedOn w:val="af5"/>
    <w:link w:val="4Char0"/>
    <w:qFormat/>
    <w:rsid w:val="001C43AE"/>
    <w:pPr>
      <w:widowControl/>
      <w:wordWrap/>
      <w:autoSpaceDE/>
      <w:spacing w:after="240" w:line="312" w:lineRule="auto"/>
      <w:ind w:left="2211" w:hanging="737"/>
    </w:pPr>
    <w:rPr>
      <w:rFonts w:ascii="Times New Roman"/>
      <w:sz w:val="23"/>
    </w:rPr>
  </w:style>
  <w:style w:type="character" w:customStyle="1" w:styleId="4Char0">
    <w:name w:val="계약제목4 Char"/>
    <w:basedOn w:val="Char6"/>
    <w:link w:val="41"/>
    <w:rsid w:val="001C43AE"/>
    <w:rPr>
      <w:rFonts w:ascii="Times New Roman" w:eastAsia="바탕" w:hAnsi="Times New Roman"/>
      <w:kern w:val="2"/>
      <w:sz w:val="23"/>
      <w:szCs w:val="24"/>
    </w:rPr>
  </w:style>
  <w:style w:type="table" w:customStyle="1" w:styleId="70">
    <w:name w:val="표 구분선7"/>
    <w:basedOn w:val="a9"/>
    <w:next w:val="af"/>
    <w:uiPriority w:val="59"/>
    <w:rsid w:val="006E333E"/>
    <w:pPr>
      <w:spacing w:line="280" w:lineRule="atLeast"/>
    </w:pPr>
    <w:rPr>
      <w:rFonts w:ascii="Times New Roman" w:eastAsia="Times New Roman" w:hAnsi="Times New Roman"/>
      <w:sz w:val="22"/>
      <w:szCs w:val="22"/>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shd w:val="clear" w:color="auto" w:fill="auto"/>
      <w:vAlign w:val="center"/>
    </w:tcPr>
    <w:tblStylePr w:type="firstRow">
      <w:pPr>
        <w:jc w:val="center"/>
      </w:pPr>
      <w:tblPr/>
      <w:trPr>
        <w:tblHeader/>
      </w:trPr>
      <w:tcPr>
        <w:shd w:val="clear" w:color="auto" w:fill="D9D9D9"/>
      </w:tcPr>
    </w:tblStylePr>
    <w:tblStylePr w:type="firstCol">
      <w:pPr>
        <w:jc w:val="center"/>
      </w:pPr>
    </w:tblStylePr>
  </w:style>
  <w:style w:type="table" w:customStyle="1" w:styleId="80">
    <w:name w:val="표 구분선8"/>
    <w:basedOn w:val="a9"/>
    <w:next w:val="af"/>
    <w:uiPriority w:val="39"/>
    <w:rsid w:val="006E333E"/>
    <w:pPr>
      <w:spacing w:line="280" w:lineRule="atLeast"/>
    </w:pPr>
    <w:rPr>
      <w:rFonts w:ascii="Times New Roman" w:eastAsia="Times New Roman" w:hAnsi="Times New Roman"/>
      <w:sz w:val="22"/>
      <w:szCs w:val="22"/>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shd w:val="clear" w:color="auto" w:fill="auto"/>
      <w:vAlign w:val="center"/>
    </w:tcPr>
    <w:tblStylePr w:type="firstRow">
      <w:pPr>
        <w:jc w:val="center"/>
      </w:pPr>
      <w:tblPr/>
      <w:trPr>
        <w:tblHeader/>
      </w:trPr>
      <w:tcPr>
        <w:shd w:val="clear" w:color="auto" w:fill="D9D9D9"/>
      </w:tcPr>
    </w:tblStylePr>
    <w:tblStylePr w:type="firstCol">
      <w:pPr>
        <w:jc w:val="center"/>
      </w:pPr>
    </w:tblStylePr>
  </w:style>
  <w:style w:type="table" w:customStyle="1" w:styleId="71">
    <w:name w:val="표 구분선71"/>
    <w:basedOn w:val="a9"/>
    <w:next w:val="af"/>
    <w:uiPriority w:val="39"/>
    <w:rsid w:val="009271D1"/>
    <w:pPr>
      <w:spacing w:line="240" w:lineRule="auto"/>
    </w:pPr>
    <w:rPr>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표 구분선711"/>
    <w:basedOn w:val="a9"/>
    <w:next w:val="af"/>
    <w:uiPriority w:val="39"/>
    <w:rsid w:val="009271D1"/>
    <w:pPr>
      <w:spacing w:line="280" w:lineRule="atLeast"/>
    </w:pPr>
    <w:rPr>
      <w:rFonts w:ascii="Times New Roman" w:eastAsia="Times New Roman" w:hAnsi="Times New Roman"/>
      <w:sz w:val="22"/>
      <w:szCs w:val="22"/>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shd w:val="clear" w:color="auto" w:fill="auto"/>
      <w:vAlign w:val="center"/>
    </w:tcPr>
    <w:tblStylePr w:type="firstRow">
      <w:pPr>
        <w:jc w:val="center"/>
      </w:pPr>
      <w:tblPr/>
      <w:trPr>
        <w:tblHeader/>
      </w:trPr>
      <w:tcPr>
        <w:shd w:val="clear" w:color="auto" w:fill="D9D9D9"/>
      </w:tcPr>
    </w:tblStylePr>
    <w:tblStylePr w:type="firstCol">
      <w:pPr>
        <w:jc w:val="center"/>
      </w:pPr>
    </w:tblStylePr>
  </w:style>
  <w:style w:type="paragraph" w:customStyle="1" w:styleId="p-small">
    <w:name w:val="p-small"/>
    <w:basedOn w:val="a7"/>
    <w:rsid w:val="009271D1"/>
    <w:pPr>
      <w:widowControl/>
      <w:wordWrap/>
      <w:autoSpaceDE/>
      <w:autoSpaceDN/>
      <w:spacing w:before="100" w:beforeAutospacing="1" w:after="100" w:afterAutospacing="1" w:line="360" w:lineRule="atLeast"/>
      <w:jc w:val="left"/>
    </w:pPr>
    <w:rPr>
      <w:rFonts w:hAnsi="바탕" w:cs="돋움체" w:hint="eastAsia"/>
      <w:color w:val="000000"/>
      <w:kern w:val="0"/>
      <w:sz w:val="28"/>
      <w:szCs w:val="28"/>
      <w:lang w:eastAsia="en-US"/>
    </w:rPr>
  </w:style>
  <w:style w:type="paragraph" w:customStyle="1" w:styleId="affd">
    <w:name w:val="a"/>
    <w:basedOn w:val="a7"/>
    <w:rsid w:val="009271D1"/>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affe">
    <w:name w:val="유형"/>
    <w:rsid w:val="009271D1"/>
    <w:pPr>
      <w:widowControl w:val="0"/>
      <w:autoSpaceDE w:val="0"/>
      <w:autoSpaceDN w:val="0"/>
      <w:adjustRightInd w:val="0"/>
      <w:spacing w:line="240" w:lineRule="auto"/>
    </w:pPr>
    <w:rPr>
      <w:rFonts w:ascii="몫" w:eastAsia="몫" w:hAnsi="Times New Roman"/>
      <w:sz w:val="24"/>
    </w:rPr>
  </w:style>
  <w:style w:type="paragraph" w:customStyle="1" w:styleId="afff">
    <w:name w:val="표준 단락"/>
    <w:rsid w:val="009271D1"/>
    <w:pPr>
      <w:widowControl w:val="0"/>
      <w:autoSpaceDE w:val="0"/>
      <w:autoSpaceDN w:val="0"/>
      <w:adjustRightInd w:val="0"/>
      <w:spacing w:line="320" w:lineRule="atLeast"/>
      <w:jc w:val="left"/>
    </w:pPr>
    <w:rPr>
      <w:rFonts w:ascii="바탕" w:eastAsia="바탕" w:hAnsi="바탕" w:cs="바탕"/>
      <w:color w:val="000000"/>
    </w:rPr>
  </w:style>
  <w:style w:type="character" w:customStyle="1" w:styleId="18">
    <w:name w:val="확인되지 않은 멘션1"/>
    <w:uiPriority w:val="99"/>
    <w:semiHidden/>
    <w:rsid w:val="009271D1"/>
    <w:rPr>
      <w:color w:val="605E5C"/>
      <w:shd w:val="clear" w:color="auto" w:fill="E1DFDD"/>
    </w:rPr>
  </w:style>
  <w:style w:type="character" w:customStyle="1" w:styleId="apple-converted-space">
    <w:name w:val="apple-converted-space"/>
    <w:rsid w:val="009271D1"/>
  </w:style>
  <w:style w:type="character" w:customStyle="1" w:styleId="highlight">
    <w:name w:val="highlight"/>
    <w:rsid w:val="009271D1"/>
  </w:style>
  <w:style w:type="numbering" w:customStyle="1" w:styleId="0cm36">
    <w:name w:val="스타일 번호 매기기 맑은 고딕 왼쪽:  0 cm 내어쓰기:  3.6 글자"/>
    <w:basedOn w:val="aa"/>
    <w:rsid w:val="009271D1"/>
    <w:pPr>
      <w:numPr>
        <w:numId w:val="93"/>
      </w:numPr>
    </w:pPr>
  </w:style>
  <w:style w:type="numbering" w:customStyle="1" w:styleId="071cm40">
    <w:name w:val="스타일 번호 매기기 왼쪽:  0.71 cm 내어쓰기:  4 글자"/>
    <w:basedOn w:val="aa"/>
    <w:rsid w:val="009271D1"/>
    <w:pPr>
      <w:numPr>
        <w:numId w:val="94"/>
      </w:numPr>
    </w:pPr>
  </w:style>
  <w:style w:type="paragraph" w:customStyle="1" w:styleId="12">
    <w:name w:val="스타일1"/>
    <w:basedOn w:val="ac"/>
    <w:link w:val="1Char0"/>
    <w:qFormat/>
    <w:rsid w:val="009271D1"/>
    <w:pPr>
      <w:widowControl/>
      <w:numPr>
        <w:numId w:val="102"/>
      </w:numPr>
      <w:topLinePunct/>
      <w:ind w:leftChars="0" w:left="0"/>
    </w:pPr>
    <w:rPr>
      <w:rFonts w:ascii="맑은 고딕" w:eastAsia="맑은 고딕" w:hAnsi="맑은 고딕" w:cs="굴림"/>
      <w:snapToGrid w:val="0"/>
    </w:rPr>
  </w:style>
  <w:style w:type="character" w:customStyle="1" w:styleId="1Char0">
    <w:name w:val="스타일1 Char"/>
    <w:basedOn w:val="Char0"/>
    <w:link w:val="12"/>
    <w:rsid w:val="009271D1"/>
    <w:rPr>
      <w:rFonts w:cs="굴림"/>
      <w:snapToGrid w:val="0"/>
      <w:kern w:val="2"/>
      <w:szCs w:val="24"/>
    </w:rPr>
  </w:style>
  <w:style w:type="paragraph" w:customStyle="1" w:styleId="3">
    <w:name w:val="스타일3"/>
    <w:basedOn w:val="ac"/>
    <w:link w:val="3Char0"/>
    <w:rsid w:val="009271D1"/>
    <w:pPr>
      <w:widowControl/>
      <w:numPr>
        <w:numId w:val="96"/>
      </w:numPr>
      <w:ind w:leftChars="0" w:left="0"/>
    </w:pPr>
    <w:rPr>
      <w:rFonts w:ascii="맑은 고딕" w:eastAsia="맑은 고딕" w:hAnsi="맑은 고딕" w:cs="굴림"/>
      <w:snapToGrid w:val="0"/>
      <w:kern w:val="0"/>
    </w:rPr>
  </w:style>
  <w:style w:type="character" w:customStyle="1" w:styleId="3Char0">
    <w:name w:val="스타일3 Char"/>
    <w:link w:val="3"/>
    <w:rsid w:val="009271D1"/>
    <w:rPr>
      <w:rFonts w:cs="굴림"/>
      <w:snapToGrid w:val="0"/>
      <w:szCs w:val="24"/>
    </w:rPr>
  </w:style>
  <w:style w:type="paragraph" w:customStyle="1" w:styleId="a2">
    <w:name w:val="원번호"/>
    <w:basedOn w:val="ac"/>
    <w:rsid w:val="009271D1"/>
    <w:pPr>
      <w:widowControl/>
      <w:numPr>
        <w:numId w:val="108"/>
      </w:numPr>
      <w:ind w:leftChars="0" w:left="0"/>
    </w:pPr>
    <w:rPr>
      <w:rFonts w:ascii="맑은 고딕" w:eastAsia="맑은 고딕" w:hAnsi="맑은 고딕" w:cs="굴림"/>
      <w:snapToGrid w:val="0"/>
      <w:kern w:val="0"/>
    </w:rPr>
  </w:style>
  <w:style w:type="numbering" w:customStyle="1" w:styleId="Arial005cm4">
    <w:name w:val="스타일 글머리 기호 Arial 왼쪽:  0.05 cm 내어쓰기:  4 글자"/>
    <w:basedOn w:val="aa"/>
    <w:rsid w:val="009271D1"/>
    <w:pPr>
      <w:numPr>
        <w:numId w:val="95"/>
      </w:numPr>
    </w:pPr>
  </w:style>
  <w:style w:type="table" w:customStyle="1" w:styleId="211">
    <w:name w:val="일반 표 21"/>
    <w:basedOn w:val="a9"/>
    <w:uiPriority w:val="42"/>
    <w:rsid w:val="009271D1"/>
    <w:pPr>
      <w:spacing w:line="240" w:lineRule="auto"/>
      <w:jc w:val="left"/>
    </w:pPr>
    <w:rPr>
      <w:rFonts w:ascii="Times New Roman" w:eastAsia="MS Mincho" w:hAnsi="Times New Roman"/>
      <w:kern w:val="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9">
    <w:name w:val="표 눈금 밝게1"/>
    <w:basedOn w:val="a9"/>
    <w:uiPriority w:val="40"/>
    <w:rsid w:val="009271D1"/>
    <w:pPr>
      <w:spacing w:line="240" w:lineRule="auto"/>
      <w:jc w:val="center"/>
    </w:pPr>
    <w:rPr>
      <w:rFonts w:ascii="Times New Roman" w:eastAsiaTheme="minorEastAsia" w:hAnsi="Times New Roman"/>
      <w:kern w:val="2"/>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auto"/>
      <w:vAlign w:val="center"/>
    </w:tcPr>
    <w:tblStylePr w:type="firstRow">
      <w:pPr>
        <w:kinsoku/>
        <w:wordWrap w:val="0"/>
        <w:overflowPunct/>
        <w:topLinePunct w:val="0"/>
        <w:autoSpaceDE w:val="0"/>
        <w:autoSpaceDN w:val="0"/>
        <w:jc w:val="center"/>
      </w:pPr>
      <w:rPr>
        <w:rFonts w:ascii="맑은 고딕" w:eastAsia="맑은 고딕" w:hAnsi="맑은 고딕"/>
        <w:b w:val="0"/>
        <w:i w:val="0"/>
        <w:color w:val="auto"/>
        <w:sz w:val="20"/>
      </w:rPr>
    </w:tblStylePr>
    <w:tblStylePr w:type="lastCol">
      <w:pPr>
        <w:jc w:val="right"/>
      </w:pPr>
      <w:rPr>
        <w:rFonts w:asciiTheme="minorHAnsi" w:eastAsiaTheme="minorEastAsia" w:hAnsiTheme="minorHAnsi" w:cstheme="minorHAnsi"/>
        <w:sz w:val="18"/>
        <w:szCs w:val="18"/>
      </w:rPr>
    </w:tblStylePr>
  </w:style>
  <w:style w:type="numbering" w:customStyle="1" w:styleId="071cm41">
    <w:name w:val="스타일 번호 매기기 왼쪽:  0.71 cm 내어쓰기:  4 글자1"/>
    <w:basedOn w:val="aa"/>
    <w:rsid w:val="009271D1"/>
    <w:pPr>
      <w:numPr>
        <w:numId w:val="97"/>
      </w:numPr>
    </w:pPr>
  </w:style>
  <w:style w:type="paragraph" w:customStyle="1" w:styleId="a6">
    <w:name w:val="서술기호"/>
    <w:basedOn w:val="a7"/>
    <w:rsid w:val="009271D1"/>
    <w:pPr>
      <w:widowControl/>
      <w:numPr>
        <w:numId w:val="98"/>
      </w:numPr>
      <w:ind w:left="426"/>
    </w:pPr>
    <w:rPr>
      <w:rFonts w:ascii="맑은 고딕" w:eastAsia="맑은 고딕" w:hAnsi="맑은 고딕" w:cs="굴림"/>
      <w:color w:val="000000"/>
      <w:kern w:val="0"/>
    </w:rPr>
  </w:style>
  <w:style w:type="paragraph" w:customStyle="1" w:styleId="a5">
    <w:name w:val="조항"/>
    <w:basedOn w:val="a7"/>
    <w:rsid w:val="009271D1"/>
    <w:pPr>
      <w:widowControl/>
      <w:numPr>
        <w:numId w:val="99"/>
      </w:numPr>
      <w:spacing w:before="240"/>
    </w:pPr>
    <w:rPr>
      <w:rFonts w:ascii="맑은 고딕" w:eastAsia="맑은 고딕" w:hAnsi="맑은 고딕" w:cs="굴림"/>
      <w:kern w:val="0"/>
      <w:szCs w:val="22"/>
    </w:rPr>
  </w:style>
  <w:style w:type="paragraph" w:customStyle="1" w:styleId="afff0">
    <w:name w:val="표_숫자"/>
    <w:basedOn w:val="a7"/>
    <w:qFormat/>
    <w:rsid w:val="009271D1"/>
    <w:pPr>
      <w:widowControl/>
      <w:jc w:val="right"/>
    </w:pPr>
    <w:rPr>
      <w:rFonts w:ascii="맑은 고딕" w:eastAsia="맑은 고딕" w:hAnsi="맑은 고딕" w:cs="굴림"/>
      <w:snapToGrid w:val="0"/>
      <w:kern w:val="0"/>
      <w:sz w:val="18"/>
    </w:rPr>
  </w:style>
  <w:style w:type="numbering" w:customStyle="1" w:styleId="071cm42">
    <w:name w:val="스타일 번호 매기기 왼쪽:  0.71 cm 내어쓰기:  4 글자2"/>
    <w:basedOn w:val="aa"/>
    <w:rsid w:val="009271D1"/>
    <w:pPr>
      <w:numPr>
        <w:numId w:val="100"/>
      </w:numPr>
    </w:pPr>
  </w:style>
  <w:style w:type="numbering" w:customStyle="1" w:styleId="071cm43">
    <w:name w:val="스타일 번호 매기기 왼쪽:  0.71 cm 내어쓰기:  4 글자3"/>
    <w:basedOn w:val="aa"/>
    <w:rsid w:val="009271D1"/>
    <w:pPr>
      <w:numPr>
        <w:numId w:val="101"/>
      </w:numPr>
    </w:pPr>
  </w:style>
  <w:style w:type="numbering" w:customStyle="1" w:styleId="071cm4">
    <w:name w:val="스타일 번호 매기기 +본문 한글(맑은 고딕) 왼쪽:  0.71 cm 내어쓰기:  4 글자"/>
    <w:basedOn w:val="aa"/>
    <w:rsid w:val="009271D1"/>
    <w:pPr>
      <w:numPr>
        <w:numId w:val="103"/>
      </w:numPr>
    </w:pPr>
  </w:style>
  <w:style w:type="numbering" w:customStyle="1" w:styleId="071cm44">
    <w:name w:val="스타일 번호 매기기 왼쪽:  0.71 cm 내어쓰기:  4 글자4"/>
    <w:basedOn w:val="aa"/>
    <w:rsid w:val="009271D1"/>
    <w:pPr>
      <w:numPr>
        <w:numId w:val="104"/>
      </w:numPr>
    </w:pPr>
  </w:style>
  <w:style w:type="numbering" w:customStyle="1" w:styleId="071cm410">
    <w:name w:val="스타일 번호 매기기 +본문 한글(맑은 고딕) 왼쪽:  0.71 cm 내어쓰기:  4 글자1"/>
    <w:basedOn w:val="aa"/>
    <w:rsid w:val="009271D1"/>
    <w:pPr>
      <w:numPr>
        <w:numId w:val="105"/>
      </w:numPr>
    </w:pPr>
  </w:style>
  <w:style w:type="paragraph" w:customStyle="1" w:styleId="a4">
    <w:name w:val="정관"/>
    <w:basedOn w:val="ac"/>
    <w:qFormat/>
    <w:rsid w:val="009271D1"/>
    <w:pPr>
      <w:widowControl/>
      <w:numPr>
        <w:numId w:val="106"/>
      </w:numPr>
      <w:ind w:leftChars="13" w:left="426"/>
    </w:pPr>
    <w:rPr>
      <w:rFonts w:ascii="맑은 고딕" w:eastAsia="맑은 고딕" w:hAnsi="맑은 고딕" w:cs="굴림"/>
      <w:snapToGrid w:val="0"/>
      <w:kern w:val="0"/>
    </w:rPr>
  </w:style>
  <w:style w:type="paragraph" w:customStyle="1" w:styleId="2">
    <w:name w:val="정관2"/>
    <w:basedOn w:val="ac"/>
    <w:qFormat/>
    <w:rsid w:val="009271D1"/>
    <w:pPr>
      <w:widowControl/>
      <w:numPr>
        <w:numId w:val="107"/>
      </w:numPr>
      <w:ind w:leftChars="225" w:left="850"/>
    </w:pPr>
    <w:rPr>
      <w:rFonts w:ascii="맑은 고딕" w:eastAsia="맑은 고딕" w:hAnsi="맑은 고딕" w:cs="굴림"/>
      <w:snapToGrid w:val="0"/>
      <w:kern w:val="0"/>
    </w:rPr>
  </w:style>
  <w:style w:type="paragraph" w:customStyle="1" w:styleId="BS">
    <w:name w:val="BS"/>
    <w:basedOn w:val="a7"/>
    <w:qFormat/>
    <w:rsid w:val="009271D1"/>
    <w:pPr>
      <w:widowControl/>
      <w:ind w:leftChars="213" w:left="426"/>
    </w:pPr>
    <w:rPr>
      <w:rFonts w:ascii="맑은 고딕" w:eastAsia="맑은 고딕" w:hAnsi="맑은 고딕" w:cs="굴림"/>
      <w:snapToGrid w:val="0"/>
      <w:w w:val="90"/>
      <w:kern w:val="0"/>
    </w:rPr>
  </w:style>
  <w:style w:type="numbering" w:customStyle="1" w:styleId="1a">
    <w:name w:val="목록 없음1"/>
    <w:next w:val="aa"/>
    <w:uiPriority w:val="99"/>
    <w:semiHidden/>
    <w:unhideWhenUsed/>
    <w:rsid w:val="009271D1"/>
  </w:style>
  <w:style w:type="table" w:customStyle="1" w:styleId="TableNormal">
    <w:name w:val="Table Normal"/>
    <w:uiPriority w:val="2"/>
    <w:semiHidden/>
    <w:unhideWhenUsed/>
    <w:qFormat/>
    <w:rsid w:val="009271D1"/>
    <w:pPr>
      <w:widowControl w:val="0"/>
      <w:spacing w:line="240" w:lineRule="auto"/>
      <w:jc w:val="left"/>
    </w:pPr>
    <w:rPr>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7"/>
    <w:uiPriority w:val="1"/>
    <w:qFormat/>
    <w:rsid w:val="009271D1"/>
    <w:pPr>
      <w:wordWrap/>
      <w:autoSpaceDE/>
      <w:autoSpaceDN/>
      <w:jc w:val="left"/>
    </w:pPr>
    <w:rPr>
      <w:rFonts w:ascii="맑은 고딕" w:eastAsia="맑은 고딕" w:hAnsi="맑은 고딕"/>
      <w:kern w:val="0"/>
      <w:sz w:val="22"/>
      <w:szCs w:val="22"/>
      <w:lang w:eastAsia="en-US"/>
    </w:rPr>
  </w:style>
  <w:style w:type="numbering" w:customStyle="1" w:styleId="25">
    <w:name w:val="목록 없음2"/>
    <w:next w:val="aa"/>
    <w:uiPriority w:val="99"/>
    <w:semiHidden/>
    <w:unhideWhenUsed/>
    <w:rsid w:val="009271D1"/>
  </w:style>
  <w:style w:type="numbering" w:customStyle="1" w:styleId="33">
    <w:name w:val="목록 없음3"/>
    <w:next w:val="aa"/>
    <w:uiPriority w:val="99"/>
    <w:semiHidden/>
    <w:unhideWhenUsed/>
    <w:rsid w:val="009271D1"/>
  </w:style>
  <w:style w:type="character" w:customStyle="1" w:styleId="Char">
    <w:name w:val="간격 없음 Char"/>
    <w:basedOn w:val="a8"/>
    <w:link w:val="ab"/>
    <w:uiPriority w:val="1"/>
    <w:rsid w:val="009271D1"/>
  </w:style>
  <w:style w:type="paragraph" w:customStyle="1" w:styleId="afff1">
    <w:name w:val="제◎항"/>
    <w:basedOn w:val="a7"/>
    <w:rsid w:val="009271D1"/>
    <w:pPr>
      <w:widowControl/>
      <w:wordWrap/>
      <w:autoSpaceDE/>
      <w:autoSpaceDN/>
      <w:snapToGrid w:val="0"/>
      <w:spacing w:line="432" w:lineRule="auto"/>
      <w:ind w:left="432"/>
    </w:pPr>
    <w:rPr>
      <w:rFonts w:ascii="한양신명조" w:eastAsia="한양신명조" w:hAnsi="한양신명조" w:cs="굴림"/>
      <w:color w:val="000000"/>
      <w:kern w:val="0"/>
      <w:sz w:val="24"/>
    </w:rPr>
  </w:style>
  <w:style w:type="paragraph" w:customStyle="1" w:styleId="MS">
    <w:name w:val="MS바탕글"/>
    <w:basedOn w:val="a7"/>
    <w:rsid w:val="009271D1"/>
    <w:pPr>
      <w:widowControl/>
      <w:wordWrap/>
      <w:autoSpaceDE/>
      <w:autoSpaceDN/>
      <w:snapToGrid w:val="0"/>
      <w:spacing w:line="384" w:lineRule="auto"/>
    </w:pPr>
    <w:rPr>
      <w:rFonts w:cs="굴림"/>
      <w:color w:val="000000"/>
      <w:kern w:val="0"/>
      <w:szCs w:val="20"/>
    </w:rPr>
  </w:style>
  <w:style w:type="paragraph" w:customStyle="1" w:styleId="xl63">
    <w:name w:val="xl63"/>
    <w:basedOn w:val="a7"/>
    <w:rsid w:val="009271D1"/>
    <w:pPr>
      <w:widowControl/>
      <w:pBdr>
        <w:top w:val="single" w:sz="4" w:space="0" w:color="auto"/>
        <w:left w:val="single" w:sz="4" w:space="0" w:color="auto"/>
        <w:bottom w:val="single" w:sz="4" w:space="0" w:color="auto"/>
        <w:right w:val="single" w:sz="4" w:space="0" w:color="auto"/>
      </w:pBdr>
      <w:shd w:val="clear" w:color="000000" w:fill="FFFFFF"/>
      <w:wordWrap/>
      <w:autoSpaceDE/>
      <w:autoSpaceDN/>
      <w:spacing w:before="100" w:beforeAutospacing="1" w:after="100" w:afterAutospacing="1"/>
      <w:jc w:val="center"/>
      <w:textAlignment w:val="center"/>
    </w:pPr>
    <w:rPr>
      <w:rFonts w:ascii="맑은 고딕" w:eastAsia="맑은 고딕" w:hAnsi="맑은 고딕" w:cs="굴림"/>
      <w:kern w:val="0"/>
      <w:sz w:val="24"/>
    </w:rPr>
  </w:style>
  <w:style w:type="paragraph" w:styleId="afff2">
    <w:name w:val="Document Map"/>
    <w:basedOn w:val="a7"/>
    <w:link w:val="Charf3"/>
    <w:semiHidden/>
    <w:rsid w:val="009271D1"/>
    <w:pPr>
      <w:shd w:val="clear" w:color="auto" w:fill="000080"/>
      <w:autoSpaceDE/>
      <w:autoSpaceDN/>
    </w:pPr>
    <w:rPr>
      <w:rFonts w:ascii="Arial" w:eastAsia="돋움" w:hAnsi="Arial"/>
      <w:szCs w:val="20"/>
    </w:rPr>
  </w:style>
  <w:style w:type="character" w:customStyle="1" w:styleId="Charf3">
    <w:name w:val="문서 구조 Char"/>
    <w:basedOn w:val="a8"/>
    <w:link w:val="afff2"/>
    <w:semiHidden/>
    <w:rsid w:val="009271D1"/>
    <w:rPr>
      <w:rFonts w:ascii="Arial" w:eastAsia="돋움" w:hAnsi="Arial"/>
      <w:kern w:val="2"/>
      <w:shd w:val="clear" w:color="auto" w:fill="000080"/>
    </w:rPr>
  </w:style>
  <w:style w:type="character" w:customStyle="1" w:styleId="Char10">
    <w:name w:val="일반 (웹) Char1"/>
    <w:aliases w:val="일반 (웹) Char Char,표준 (웹) Char Char,표준 (웹) Char1,일반 (웹) Char1 Char Char,일반 (웹) Char Char Char Char,일반 (웹) Char1 Char1 Char Char Char,표준 (웹) Char1 Char1 Char Char Char,일반 (웹) Char Char Char1 Char Char Char,표준 (웹) Char Char Char1 Char Char Char"/>
    <w:link w:val="af9"/>
    <w:uiPriority w:val="99"/>
    <w:rsid w:val="009271D1"/>
    <w:rPr>
      <w:rFonts w:ascii="굴림" w:eastAsia="굴림" w:hAnsi="굴림" w:cs="굴림"/>
      <w:sz w:val="24"/>
      <w:szCs w:val="24"/>
    </w:rPr>
  </w:style>
  <w:style w:type="paragraph" w:customStyle="1" w:styleId="Default">
    <w:name w:val="Default"/>
    <w:rsid w:val="009271D1"/>
    <w:pPr>
      <w:widowControl w:val="0"/>
      <w:autoSpaceDE w:val="0"/>
      <w:autoSpaceDN w:val="0"/>
      <w:adjustRightInd w:val="0"/>
      <w:spacing w:line="240" w:lineRule="auto"/>
      <w:jc w:val="left"/>
    </w:pPr>
    <w:rPr>
      <w:rFonts w:cs="맑은 고딕"/>
      <w:color w:val="000000"/>
      <w:sz w:val="24"/>
      <w:szCs w:val="24"/>
    </w:rPr>
  </w:style>
  <w:style w:type="paragraph" w:customStyle="1" w:styleId="xl2727">
    <w:name w:val="xl2727"/>
    <w:basedOn w:val="a7"/>
    <w:rsid w:val="009271D1"/>
    <w:pPr>
      <w:widowControl/>
      <w:shd w:val="clear" w:color="000000" w:fill="auto"/>
      <w:wordWrap/>
      <w:autoSpaceDE/>
      <w:autoSpaceDN/>
      <w:spacing w:before="100" w:beforeAutospacing="1" w:after="100" w:afterAutospacing="1"/>
      <w:jc w:val="left"/>
    </w:pPr>
    <w:rPr>
      <w:rFonts w:ascii="굴림" w:eastAsia="굴림" w:hAnsi="굴림" w:cs="굴림"/>
      <w:kern w:val="0"/>
      <w:szCs w:val="20"/>
    </w:rPr>
  </w:style>
  <w:style w:type="paragraph" w:customStyle="1" w:styleId="xl2728">
    <w:name w:val="xl2728"/>
    <w:basedOn w:val="a7"/>
    <w:rsid w:val="009271D1"/>
    <w:pPr>
      <w:widowControl/>
      <w:pBdr>
        <w:top w:val="single" w:sz="8" w:space="0" w:color="auto"/>
        <w:left w:val="single" w:sz="8" w:space="0" w:color="auto"/>
        <w:bottom w:val="single" w:sz="8" w:space="0" w:color="auto"/>
      </w:pBdr>
      <w:shd w:val="clear" w:color="000000" w:fill="D8D8D8"/>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2729">
    <w:name w:val="xl2729"/>
    <w:basedOn w:val="a7"/>
    <w:rsid w:val="009271D1"/>
    <w:pPr>
      <w:widowControl/>
      <w:pBdr>
        <w:top w:val="single" w:sz="8" w:space="0" w:color="auto"/>
        <w:bottom w:val="single" w:sz="8" w:space="0" w:color="auto"/>
        <w:right w:val="single" w:sz="8" w:space="0" w:color="auto"/>
      </w:pBdr>
      <w:shd w:val="clear" w:color="000000" w:fill="D8D8D8"/>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2730">
    <w:name w:val="xl2730"/>
    <w:basedOn w:val="a7"/>
    <w:rsid w:val="009271D1"/>
    <w:pPr>
      <w:widowControl/>
      <w:pBdr>
        <w:bottom w:val="single" w:sz="8" w:space="0" w:color="auto"/>
        <w:right w:val="single" w:sz="8" w:space="0" w:color="auto"/>
      </w:pBdr>
      <w:shd w:val="clear" w:color="000000" w:fill="D8D8D8"/>
      <w:wordWrap/>
      <w:autoSpaceDE/>
      <w:autoSpaceDN/>
      <w:spacing w:before="100" w:beforeAutospacing="1" w:after="100" w:afterAutospacing="1"/>
      <w:jc w:val="center"/>
    </w:pPr>
    <w:rPr>
      <w:rFonts w:ascii="굴림" w:eastAsia="굴림" w:hAnsi="굴림" w:cs="굴림"/>
      <w:b/>
      <w:bCs/>
      <w:kern w:val="0"/>
      <w:szCs w:val="20"/>
    </w:rPr>
  </w:style>
  <w:style w:type="paragraph" w:customStyle="1" w:styleId="xl2731">
    <w:name w:val="xl2731"/>
    <w:basedOn w:val="a7"/>
    <w:rsid w:val="009271D1"/>
    <w:pPr>
      <w:widowControl/>
      <w:pBdr>
        <w:top w:val="single" w:sz="8" w:space="0" w:color="auto"/>
        <w:left w:val="single" w:sz="8" w:space="0" w:color="auto"/>
        <w:right w:val="single" w:sz="8" w:space="0" w:color="auto"/>
      </w:pBdr>
      <w:shd w:val="clear" w:color="000000" w:fill="FFFFFF"/>
      <w:wordWrap/>
      <w:autoSpaceDE/>
      <w:autoSpaceDN/>
      <w:spacing w:before="100" w:beforeAutospacing="1" w:after="100" w:afterAutospacing="1"/>
      <w:jc w:val="left"/>
    </w:pPr>
    <w:rPr>
      <w:rFonts w:ascii="굴림" w:eastAsia="굴림" w:hAnsi="굴림" w:cs="굴림"/>
      <w:kern w:val="0"/>
      <w:szCs w:val="20"/>
    </w:rPr>
  </w:style>
  <w:style w:type="paragraph" w:customStyle="1" w:styleId="xl2732">
    <w:name w:val="xl2732"/>
    <w:basedOn w:val="a7"/>
    <w:rsid w:val="009271D1"/>
    <w:pPr>
      <w:widowControl/>
      <w:pBdr>
        <w:top w:val="single" w:sz="8" w:space="0" w:color="auto"/>
        <w:bottom w:val="single" w:sz="8" w:space="0" w:color="auto"/>
        <w:right w:val="single" w:sz="8" w:space="0" w:color="auto"/>
      </w:pBdr>
      <w:wordWrap/>
      <w:autoSpaceDE/>
      <w:autoSpaceDN/>
      <w:spacing w:before="100" w:beforeAutospacing="1" w:after="100" w:afterAutospacing="1"/>
      <w:jc w:val="left"/>
    </w:pPr>
    <w:rPr>
      <w:rFonts w:ascii="굴림" w:eastAsia="굴림" w:hAnsi="굴림" w:cs="굴림"/>
      <w:kern w:val="0"/>
      <w:szCs w:val="20"/>
    </w:rPr>
  </w:style>
  <w:style w:type="paragraph" w:customStyle="1" w:styleId="xl2733">
    <w:name w:val="xl2733"/>
    <w:basedOn w:val="a7"/>
    <w:rsid w:val="009271D1"/>
    <w:pPr>
      <w:widowControl/>
      <w:pBdr>
        <w:top w:val="single" w:sz="8" w:space="0" w:color="auto"/>
        <w:left w:val="single" w:sz="8" w:space="0" w:color="auto"/>
        <w:bottom w:val="single" w:sz="8" w:space="0" w:color="auto"/>
      </w:pBdr>
      <w:wordWrap/>
      <w:autoSpaceDE/>
      <w:autoSpaceDN/>
      <w:spacing w:before="100" w:beforeAutospacing="1" w:after="100" w:afterAutospacing="1"/>
      <w:jc w:val="left"/>
    </w:pPr>
    <w:rPr>
      <w:rFonts w:ascii="굴림" w:eastAsia="굴림" w:hAnsi="굴림" w:cs="굴림"/>
      <w:kern w:val="0"/>
      <w:szCs w:val="20"/>
    </w:rPr>
  </w:style>
  <w:style w:type="paragraph" w:customStyle="1" w:styleId="xl2734">
    <w:name w:val="xl2734"/>
    <w:basedOn w:val="a7"/>
    <w:rsid w:val="009271D1"/>
    <w:pPr>
      <w:widowControl/>
      <w:pBdr>
        <w:top w:val="single" w:sz="8" w:space="0" w:color="auto"/>
        <w:bottom w:val="single" w:sz="8" w:space="0" w:color="auto"/>
        <w:right w:val="single" w:sz="8" w:space="0" w:color="auto"/>
      </w:pBdr>
      <w:wordWrap/>
      <w:autoSpaceDE/>
      <w:autoSpaceDN/>
      <w:spacing w:before="100" w:beforeAutospacing="1" w:after="100" w:afterAutospacing="1"/>
      <w:jc w:val="left"/>
    </w:pPr>
    <w:rPr>
      <w:rFonts w:ascii="굴림" w:eastAsia="굴림" w:hAnsi="굴림" w:cs="굴림"/>
      <w:kern w:val="0"/>
      <w:szCs w:val="20"/>
    </w:rPr>
  </w:style>
  <w:style w:type="paragraph" w:customStyle="1" w:styleId="xl2735">
    <w:name w:val="xl2735"/>
    <w:basedOn w:val="a7"/>
    <w:rsid w:val="009271D1"/>
    <w:pPr>
      <w:widowControl/>
      <w:pBdr>
        <w:top w:val="single" w:sz="8" w:space="0" w:color="auto"/>
        <w:bottom w:val="single" w:sz="8" w:space="0" w:color="auto"/>
        <w:right w:val="single" w:sz="8" w:space="0" w:color="auto"/>
      </w:pBdr>
      <w:shd w:val="clear" w:color="000000" w:fill="FFFFFF"/>
      <w:wordWrap/>
      <w:autoSpaceDE/>
      <w:autoSpaceDN/>
      <w:spacing w:before="100" w:beforeAutospacing="1" w:after="100" w:afterAutospacing="1"/>
      <w:jc w:val="left"/>
    </w:pPr>
    <w:rPr>
      <w:rFonts w:ascii="굴림" w:eastAsia="굴림" w:hAnsi="굴림" w:cs="굴림"/>
      <w:kern w:val="0"/>
      <w:szCs w:val="20"/>
    </w:rPr>
  </w:style>
  <w:style w:type="paragraph" w:customStyle="1" w:styleId="xl2736">
    <w:name w:val="xl2736"/>
    <w:basedOn w:val="a7"/>
    <w:rsid w:val="009271D1"/>
    <w:pPr>
      <w:widowControl/>
      <w:pBdr>
        <w:bottom w:val="single" w:sz="8" w:space="0" w:color="auto"/>
        <w:right w:val="single" w:sz="8" w:space="0" w:color="auto"/>
      </w:pBdr>
      <w:wordWrap/>
      <w:autoSpaceDE/>
      <w:autoSpaceDN/>
      <w:spacing w:before="100" w:beforeAutospacing="1" w:after="100" w:afterAutospacing="1"/>
      <w:jc w:val="left"/>
    </w:pPr>
    <w:rPr>
      <w:rFonts w:ascii="굴림" w:eastAsia="굴림" w:hAnsi="굴림" w:cs="굴림"/>
      <w:kern w:val="0"/>
      <w:szCs w:val="20"/>
    </w:rPr>
  </w:style>
  <w:style w:type="paragraph" w:customStyle="1" w:styleId="xl2737">
    <w:name w:val="xl2737"/>
    <w:basedOn w:val="a7"/>
    <w:rsid w:val="009271D1"/>
    <w:pPr>
      <w:widowControl/>
      <w:pBdr>
        <w:top w:val="single" w:sz="8" w:space="0" w:color="auto"/>
        <w:bottom w:val="single" w:sz="8" w:space="0" w:color="auto"/>
      </w:pBdr>
      <w:wordWrap/>
      <w:autoSpaceDE/>
      <w:autoSpaceDN/>
      <w:spacing w:before="100" w:beforeAutospacing="1" w:after="100" w:afterAutospacing="1"/>
      <w:jc w:val="left"/>
    </w:pPr>
    <w:rPr>
      <w:rFonts w:ascii="굴림" w:eastAsia="굴림" w:hAnsi="굴림" w:cs="굴림"/>
      <w:kern w:val="0"/>
      <w:szCs w:val="20"/>
    </w:rPr>
  </w:style>
  <w:style w:type="paragraph" w:customStyle="1" w:styleId="xl2738">
    <w:name w:val="xl2738"/>
    <w:basedOn w:val="a7"/>
    <w:rsid w:val="009271D1"/>
    <w:pPr>
      <w:widowControl/>
      <w:pBdr>
        <w:top w:val="single" w:sz="8" w:space="0" w:color="auto"/>
        <w:left w:val="single" w:sz="8" w:space="0" w:color="auto"/>
        <w:bottom w:val="single" w:sz="8" w:space="0" w:color="auto"/>
        <w:right w:val="single" w:sz="8"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2739">
    <w:name w:val="xl2739"/>
    <w:basedOn w:val="a7"/>
    <w:rsid w:val="009271D1"/>
    <w:pPr>
      <w:widowControl/>
      <w:pBdr>
        <w:top w:val="single" w:sz="8" w:space="0" w:color="auto"/>
        <w:left w:val="single" w:sz="8" w:space="0" w:color="auto"/>
        <w:bottom w:val="single" w:sz="8" w:space="0" w:color="auto"/>
        <w:right w:val="single" w:sz="8" w:space="0" w:color="auto"/>
      </w:pBdr>
      <w:wordWrap/>
      <w:autoSpaceDE/>
      <w:autoSpaceDN/>
      <w:spacing w:before="100" w:beforeAutospacing="1" w:after="100" w:afterAutospacing="1"/>
      <w:jc w:val="left"/>
    </w:pPr>
    <w:rPr>
      <w:rFonts w:ascii="굴림" w:eastAsia="굴림" w:hAnsi="굴림" w:cs="굴림"/>
      <w:kern w:val="0"/>
      <w:szCs w:val="20"/>
    </w:rPr>
  </w:style>
  <w:style w:type="paragraph" w:customStyle="1" w:styleId="xl2740">
    <w:name w:val="xl2740"/>
    <w:basedOn w:val="a7"/>
    <w:rsid w:val="009271D1"/>
    <w:pPr>
      <w:widowControl/>
      <w:pBdr>
        <w:top w:val="single" w:sz="8" w:space="0" w:color="auto"/>
        <w:left w:val="single" w:sz="8" w:space="0" w:color="auto"/>
        <w:bottom w:val="single" w:sz="8" w:space="0" w:color="auto"/>
        <w:right w:val="single" w:sz="8" w:space="0" w:color="auto"/>
      </w:pBdr>
      <w:shd w:val="clear" w:color="000000" w:fill="FFFFFF"/>
      <w:wordWrap/>
      <w:autoSpaceDE/>
      <w:autoSpaceDN/>
      <w:spacing w:before="100" w:beforeAutospacing="1" w:after="100" w:afterAutospacing="1"/>
      <w:jc w:val="left"/>
    </w:pPr>
    <w:rPr>
      <w:rFonts w:ascii="굴림" w:eastAsia="굴림" w:hAnsi="굴림" w:cs="굴림"/>
      <w:kern w:val="0"/>
      <w:szCs w:val="20"/>
    </w:rPr>
  </w:style>
  <w:style w:type="paragraph" w:customStyle="1" w:styleId="xl2741">
    <w:name w:val="xl2741"/>
    <w:basedOn w:val="a7"/>
    <w:rsid w:val="009271D1"/>
    <w:pPr>
      <w:widowControl/>
      <w:pBdr>
        <w:left w:val="single" w:sz="8" w:space="0" w:color="auto"/>
        <w:bottom w:val="single" w:sz="8" w:space="0" w:color="auto"/>
        <w:right w:val="single" w:sz="8" w:space="0" w:color="auto"/>
      </w:pBdr>
      <w:wordWrap/>
      <w:autoSpaceDE/>
      <w:autoSpaceDN/>
      <w:spacing w:before="100" w:beforeAutospacing="1" w:after="100" w:afterAutospacing="1"/>
      <w:jc w:val="left"/>
    </w:pPr>
    <w:rPr>
      <w:rFonts w:ascii="굴림" w:eastAsia="굴림" w:hAnsi="굴림" w:cs="굴림"/>
      <w:kern w:val="0"/>
      <w:szCs w:val="20"/>
    </w:rPr>
  </w:style>
  <w:style w:type="paragraph" w:customStyle="1" w:styleId="xl2742">
    <w:name w:val="xl2742"/>
    <w:basedOn w:val="a7"/>
    <w:rsid w:val="009271D1"/>
    <w:pPr>
      <w:widowControl/>
      <w:pBdr>
        <w:left w:val="single" w:sz="8" w:space="0" w:color="auto"/>
        <w:right w:val="single" w:sz="8" w:space="0" w:color="auto"/>
      </w:pBdr>
      <w:wordWrap/>
      <w:autoSpaceDE/>
      <w:autoSpaceDN/>
      <w:spacing w:before="100" w:beforeAutospacing="1" w:after="100" w:afterAutospacing="1"/>
      <w:jc w:val="left"/>
    </w:pPr>
    <w:rPr>
      <w:rFonts w:ascii="굴림" w:eastAsia="굴림" w:hAnsi="굴림" w:cs="굴림"/>
      <w:kern w:val="0"/>
      <w:szCs w:val="20"/>
    </w:rPr>
  </w:style>
  <w:style w:type="paragraph" w:customStyle="1" w:styleId="xl2743">
    <w:name w:val="xl2743"/>
    <w:basedOn w:val="a7"/>
    <w:rsid w:val="009271D1"/>
    <w:pPr>
      <w:widowControl/>
      <w:pBdr>
        <w:left w:val="single" w:sz="8" w:space="0" w:color="auto"/>
        <w:bottom w:val="single" w:sz="8" w:space="0" w:color="auto"/>
        <w:right w:val="single" w:sz="8" w:space="0" w:color="auto"/>
      </w:pBdr>
      <w:wordWrap/>
      <w:autoSpaceDE/>
      <w:autoSpaceDN/>
      <w:spacing w:before="100" w:beforeAutospacing="1" w:after="100" w:afterAutospacing="1"/>
      <w:jc w:val="left"/>
    </w:pPr>
    <w:rPr>
      <w:rFonts w:ascii="굴림" w:eastAsia="굴림" w:hAnsi="굴림" w:cs="굴림"/>
      <w:kern w:val="0"/>
      <w:szCs w:val="20"/>
    </w:rPr>
  </w:style>
  <w:style w:type="paragraph" w:customStyle="1" w:styleId="xl2744">
    <w:name w:val="xl2744"/>
    <w:basedOn w:val="a7"/>
    <w:rsid w:val="009271D1"/>
    <w:pPr>
      <w:widowControl/>
      <w:pBdr>
        <w:left w:val="single" w:sz="8" w:space="0" w:color="auto"/>
        <w:bottom w:val="single" w:sz="8" w:space="0" w:color="auto"/>
        <w:right w:val="single" w:sz="8" w:space="0" w:color="auto"/>
      </w:pBdr>
      <w:wordWrap/>
      <w:autoSpaceDE/>
      <w:autoSpaceDN/>
      <w:spacing w:before="100" w:beforeAutospacing="1" w:after="100" w:afterAutospacing="1"/>
      <w:jc w:val="left"/>
    </w:pPr>
    <w:rPr>
      <w:rFonts w:ascii="굴림" w:eastAsia="굴림" w:hAnsi="굴림" w:cs="굴림"/>
      <w:kern w:val="0"/>
      <w:szCs w:val="20"/>
    </w:rPr>
  </w:style>
  <w:style w:type="paragraph" w:customStyle="1" w:styleId="xl2745">
    <w:name w:val="xl2745"/>
    <w:basedOn w:val="a7"/>
    <w:rsid w:val="009271D1"/>
    <w:pPr>
      <w:widowControl/>
      <w:pBdr>
        <w:left w:val="single" w:sz="8" w:space="0" w:color="auto"/>
        <w:bottom w:val="single" w:sz="8" w:space="0" w:color="auto"/>
      </w:pBdr>
      <w:wordWrap/>
      <w:autoSpaceDE/>
      <w:autoSpaceDN/>
      <w:spacing w:before="100" w:beforeAutospacing="1" w:after="100" w:afterAutospacing="1"/>
      <w:jc w:val="left"/>
    </w:pPr>
    <w:rPr>
      <w:rFonts w:ascii="굴림" w:eastAsia="굴림" w:hAnsi="굴림" w:cs="굴림"/>
      <w:kern w:val="0"/>
      <w:szCs w:val="20"/>
    </w:rPr>
  </w:style>
  <w:style w:type="paragraph" w:customStyle="1" w:styleId="xl2746">
    <w:name w:val="xl2746"/>
    <w:basedOn w:val="a7"/>
    <w:rsid w:val="009271D1"/>
    <w:pPr>
      <w:widowControl/>
      <w:pBdr>
        <w:left w:val="single" w:sz="8" w:space="0" w:color="auto"/>
        <w:bottom w:val="single" w:sz="8" w:space="0" w:color="auto"/>
        <w:right w:val="single" w:sz="8"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2747">
    <w:name w:val="xl2747"/>
    <w:basedOn w:val="a7"/>
    <w:rsid w:val="009271D1"/>
    <w:pPr>
      <w:widowControl/>
      <w:pBdr>
        <w:left w:val="single" w:sz="8" w:space="0" w:color="auto"/>
        <w:bottom w:val="single" w:sz="8" w:space="0" w:color="auto"/>
        <w:right w:val="single" w:sz="8" w:space="0" w:color="auto"/>
      </w:pBdr>
      <w:wordWrap/>
      <w:autoSpaceDE/>
      <w:autoSpaceDN/>
      <w:spacing w:before="100" w:beforeAutospacing="1" w:after="100" w:afterAutospacing="1"/>
      <w:jc w:val="left"/>
    </w:pPr>
    <w:rPr>
      <w:rFonts w:ascii="굴림" w:eastAsia="굴림" w:hAnsi="굴림" w:cs="굴림"/>
      <w:kern w:val="0"/>
      <w:szCs w:val="20"/>
    </w:rPr>
  </w:style>
  <w:style w:type="paragraph" w:customStyle="1" w:styleId="xl2748">
    <w:name w:val="xl2748"/>
    <w:basedOn w:val="a7"/>
    <w:rsid w:val="009271D1"/>
    <w:pPr>
      <w:widowControl/>
      <w:pBdr>
        <w:top w:val="single" w:sz="8" w:space="0" w:color="auto"/>
        <w:left w:val="single" w:sz="8" w:space="0" w:color="auto"/>
        <w:bottom w:val="single" w:sz="8" w:space="0" w:color="auto"/>
        <w:right w:val="single" w:sz="8"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2749">
    <w:name w:val="xl2749"/>
    <w:basedOn w:val="a7"/>
    <w:rsid w:val="009271D1"/>
    <w:pPr>
      <w:widowControl/>
      <w:pBdr>
        <w:bottom w:val="single" w:sz="8" w:space="0" w:color="auto"/>
        <w:right w:val="single" w:sz="8" w:space="0" w:color="auto"/>
      </w:pBdr>
      <w:shd w:val="clear" w:color="000000" w:fill="D8D8D8"/>
      <w:wordWrap/>
      <w:autoSpaceDE/>
      <w:autoSpaceDN/>
      <w:spacing w:before="100" w:beforeAutospacing="1" w:after="100" w:afterAutospacing="1"/>
      <w:jc w:val="center"/>
    </w:pPr>
    <w:rPr>
      <w:rFonts w:ascii="굴림" w:eastAsia="굴림" w:hAnsi="굴림" w:cs="굴림"/>
      <w:b/>
      <w:bCs/>
      <w:kern w:val="0"/>
      <w:szCs w:val="20"/>
    </w:rPr>
  </w:style>
  <w:style w:type="paragraph" w:customStyle="1" w:styleId="xl2750">
    <w:name w:val="xl2750"/>
    <w:basedOn w:val="a7"/>
    <w:rsid w:val="009271D1"/>
    <w:pPr>
      <w:widowControl/>
      <w:pBdr>
        <w:bottom w:val="single" w:sz="8" w:space="0" w:color="auto"/>
        <w:right w:val="single" w:sz="8" w:space="0" w:color="auto"/>
      </w:pBdr>
      <w:wordWrap/>
      <w:autoSpaceDE/>
      <w:autoSpaceDN/>
      <w:spacing w:before="100" w:beforeAutospacing="1" w:after="100" w:afterAutospacing="1"/>
      <w:jc w:val="left"/>
    </w:pPr>
    <w:rPr>
      <w:rFonts w:ascii="굴림" w:eastAsia="굴림" w:hAnsi="굴림" w:cs="굴림"/>
      <w:kern w:val="0"/>
      <w:szCs w:val="20"/>
    </w:rPr>
  </w:style>
  <w:style w:type="paragraph" w:customStyle="1" w:styleId="xl2751">
    <w:name w:val="xl2751"/>
    <w:basedOn w:val="a7"/>
    <w:rsid w:val="009271D1"/>
    <w:pPr>
      <w:widowControl/>
      <w:pBdr>
        <w:top w:val="single" w:sz="8" w:space="0" w:color="auto"/>
        <w:bottom w:val="single" w:sz="8" w:space="0" w:color="auto"/>
        <w:right w:val="single" w:sz="8" w:space="0" w:color="auto"/>
      </w:pBdr>
      <w:wordWrap/>
      <w:autoSpaceDE/>
      <w:autoSpaceDN/>
      <w:spacing w:before="100" w:beforeAutospacing="1" w:after="100" w:afterAutospacing="1"/>
      <w:jc w:val="left"/>
    </w:pPr>
    <w:rPr>
      <w:rFonts w:ascii="굴림" w:eastAsia="굴림" w:hAnsi="굴림" w:cs="굴림"/>
      <w:kern w:val="0"/>
      <w:szCs w:val="20"/>
    </w:rPr>
  </w:style>
  <w:style w:type="paragraph" w:customStyle="1" w:styleId="xl2752">
    <w:name w:val="xl2752"/>
    <w:basedOn w:val="a7"/>
    <w:rsid w:val="009271D1"/>
    <w:pPr>
      <w:widowControl/>
      <w:pBdr>
        <w:top w:val="single" w:sz="8" w:space="0" w:color="auto"/>
        <w:left w:val="single" w:sz="8" w:space="0" w:color="auto"/>
        <w:right w:val="single" w:sz="8" w:space="0" w:color="auto"/>
      </w:pBdr>
      <w:shd w:val="clear" w:color="000000" w:fill="D8D8D8"/>
      <w:wordWrap/>
      <w:autoSpaceDE/>
      <w:autoSpaceDN/>
      <w:spacing w:before="100" w:beforeAutospacing="1" w:after="100" w:afterAutospacing="1"/>
      <w:jc w:val="center"/>
    </w:pPr>
    <w:rPr>
      <w:rFonts w:ascii="굴림" w:eastAsia="굴림" w:hAnsi="굴림" w:cs="굴림"/>
      <w:b/>
      <w:bCs/>
      <w:kern w:val="0"/>
      <w:szCs w:val="20"/>
    </w:rPr>
  </w:style>
  <w:style w:type="paragraph" w:customStyle="1" w:styleId="xl2753">
    <w:name w:val="xl2753"/>
    <w:basedOn w:val="a7"/>
    <w:rsid w:val="009271D1"/>
    <w:pPr>
      <w:widowControl/>
      <w:pBdr>
        <w:left w:val="single" w:sz="8" w:space="0" w:color="auto"/>
        <w:bottom w:val="single" w:sz="8" w:space="0" w:color="auto"/>
        <w:right w:val="single" w:sz="8" w:space="0" w:color="auto"/>
      </w:pBdr>
      <w:shd w:val="clear" w:color="000000" w:fill="D8D8D8"/>
      <w:wordWrap/>
      <w:autoSpaceDE/>
      <w:autoSpaceDN/>
      <w:spacing w:before="100" w:beforeAutospacing="1" w:after="100" w:afterAutospacing="1"/>
      <w:jc w:val="center"/>
    </w:pPr>
    <w:rPr>
      <w:rFonts w:ascii="굴림" w:eastAsia="굴림" w:hAnsi="굴림" w:cs="굴림"/>
      <w:b/>
      <w:bCs/>
      <w:kern w:val="0"/>
      <w:szCs w:val="20"/>
    </w:rPr>
  </w:style>
  <w:style w:type="paragraph" w:customStyle="1" w:styleId="xl2754">
    <w:name w:val="xl2754"/>
    <w:basedOn w:val="a7"/>
    <w:rsid w:val="009271D1"/>
    <w:pPr>
      <w:widowControl/>
      <w:pBdr>
        <w:top w:val="single" w:sz="8" w:space="0" w:color="auto"/>
        <w:left w:val="single" w:sz="8" w:space="0" w:color="auto"/>
        <w:right w:val="single" w:sz="8" w:space="0" w:color="auto"/>
      </w:pBdr>
      <w:wordWrap/>
      <w:autoSpaceDE/>
      <w:autoSpaceDN/>
      <w:spacing w:before="100" w:beforeAutospacing="1" w:after="100" w:afterAutospacing="1"/>
      <w:jc w:val="left"/>
    </w:pPr>
    <w:rPr>
      <w:rFonts w:ascii="굴림" w:eastAsia="굴림" w:hAnsi="굴림" w:cs="굴림"/>
      <w:kern w:val="0"/>
      <w:szCs w:val="20"/>
    </w:rPr>
  </w:style>
  <w:style w:type="paragraph" w:customStyle="1" w:styleId="xl2755">
    <w:name w:val="xl2755"/>
    <w:basedOn w:val="a7"/>
    <w:rsid w:val="009271D1"/>
    <w:pPr>
      <w:widowControl/>
      <w:pBdr>
        <w:top w:val="single" w:sz="8" w:space="0" w:color="auto"/>
        <w:left w:val="single" w:sz="8" w:space="0" w:color="auto"/>
        <w:right w:val="single" w:sz="8"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2756">
    <w:name w:val="xl2756"/>
    <w:basedOn w:val="a7"/>
    <w:rsid w:val="009271D1"/>
    <w:pPr>
      <w:widowControl/>
      <w:pBdr>
        <w:left w:val="single" w:sz="8" w:space="0" w:color="auto"/>
        <w:right w:val="single" w:sz="8"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2757">
    <w:name w:val="xl2757"/>
    <w:basedOn w:val="a7"/>
    <w:rsid w:val="009271D1"/>
    <w:pPr>
      <w:widowControl/>
      <w:pBdr>
        <w:top w:val="single" w:sz="8" w:space="0" w:color="auto"/>
        <w:left w:val="single" w:sz="8" w:space="0" w:color="auto"/>
        <w:right w:val="single" w:sz="8"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2758">
    <w:name w:val="xl2758"/>
    <w:basedOn w:val="a7"/>
    <w:rsid w:val="009271D1"/>
    <w:pPr>
      <w:widowControl/>
      <w:pBdr>
        <w:top w:val="single" w:sz="8" w:space="0" w:color="auto"/>
        <w:left w:val="single" w:sz="8" w:space="0" w:color="auto"/>
        <w:right w:val="single" w:sz="8" w:space="0" w:color="auto"/>
      </w:pBdr>
      <w:wordWrap/>
      <w:autoSpaceDE/>
      <w:autoSpaceDN/>
      <w:spacing w:before="100" w:beforeAutospacing="1" w:after="100" w:afterAutospacing="1"/>
      <w:jc w:val="left"/>
    </w:pPr>
    <w:rPr>
      <w:rFonts w:ascii="굴림" w:eastAsia="굴림" w:hAnsi="굴림" w:cs="굴림"/>
      <w:kern w:val="0"/>
      <w:szCs w:val="20"/>
    </w:rPr>
  </w:style>
  <w:style w:type="paragraph" w:customStyle="1" w:styleId="xl2759">
    <w:name w:val="xl2759"/>
    <w:basedOn w:val="a7"/>
    <w:rsid w:val="009271D1"/>
    <w:pPr>
      <w:widowControl/>
      <w:pBdr>
        <w:top w:val="single" w:sz="8" w:space="0" w:color="auto"/>
        <w:left w:val="single" w:sz="8" w:space="0" w:color="auto"/>
        <w:right w:val="single" w:sz="8" w:space="0" w:color="auto"/>
      </w:pBdr>
      <w:shd w:val="clear" w:color="000000" w:fill="auto"/>
      <w:wordWrap/>
      <w:autoSpaceDE/>
      <w:autoSpaceDN/>
      <w:spacing w:before="100" w:beforeAutospacing="1" w:after="100" w:afterAutospacing="1"/>
      <w:jc w:val="left"/>
    </w:pPr>
    <w:rPr>
      <w:rFonts w:ascii="굴림" w:eastAsia="굴림" w:hAnsi="굴림" w:cs="굴림"/>
      <w:kern w:val="0"/>
      <w:szCs w:val="20"/>
    </w:rPr>
  </w:style>
  <w:style w:type="paragraph" w:customStyle="1" w:styleId="xl2760">
    <w:name w:val="xl2760"/>
    <w:basedOn w:val="a7"/>
    <w:rsid w:val="009271D1"/>
    <w:pPr>
      <w:widowControl/>
      <w:pBdr>
        <w:left w:val="single" w:sz="8" w:space="0" w:color="auto"/>
        <w:right w:val="single" w:sz="8" w:space="0" w:color="auto"/>
      </w:pBdr>
      <w:shd w:val="clear" w:color="000000" w:fill="auto"/>
      <w:wordWrap/>
      <w:autoSpaceDE/>
      <w:autoSpaceDN/>
      <w:spacing w:before="100" w:beforeAutospacing="1" w:after="100" w:afterAutospacing="1"/>
      <w:jc w:val="left"/>
    </w:pPr>
    <w:rPr>
      <w:rFonts w:ascii="굴림" w:eastAsia="굴림" w:hAnsi="굴림" w:cs="굴림"/>
      <w:kern w:val="0"/>
      <w:szCs w:val="20"/>
    </w:rPr>
  </w:style>
  <w:style w:type="paragraph" w:customStyle="1" w:styleId="xl2761">
    <w:name w:val="xl2761"/>
    <w:basedOn w:val="a7"/>
    <w:rsid w:val="009271D1"/>
    <w:pPr>
      <w:widowControl/>
      <w:pBdr>
        <w:left w:val="single" w:sz="8" w:space="0" w:color="auto"/>
        <w:bottom w:val="single" w:sz="8" w:space="0" w:color="auto"/>
        <w:right w:val="single" w:sz="8" w:space="0" w:color="auto"/>
      </w:pBdr>
      <w:shd w:val="clear" w:color="000000" w:fill="auto"/>
      <w:wordWrap/>
      <w:autoSpaceDE/>
      <w:autoSpaceDN/>
      <w:spacing w:before="100" w:beforeAutospacing="1" w:after="100" w:afterAutospacing="1"/>
      <w:jc w:val="left"/>
    </w:pPr>
    <w:rPr>
      <w:rFonts w:ascii="굴림" w:eastAsia="굴림" w:hAnsi="굴림" w:cs="굴림"/>
      <w:kern w:val="0"/>
      <w:szCs w:val="20"/>
    </w:rPr>
  </w:style>
  <w:style w:type="paragraph" w:customStyle="1" w:styleId="xl2762">
    <w:name w:val="xl2762"/>
    <w:basedOn w:val="a7"/>
    <w:rsid w:val="009271D1"/>
    <w:pPr>
      <w:widowControl/>
      <w:pBdr>
        <w:left w:val="single" w:sz="8" w:space="0" w:color="auto"/>
        <w:bottom w:val="single" w:sz="8" w:space="0" w:color="000000"/>
        <w:right w:val="single" w:sz="8"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2763">
    <w:name w:val="xl2763"/>
    <w:basedOn w:val="a7"/>
    <w:rsid w:val="009271D1"/>
    <w:pPr>
      <w:widowControl/>
      <w:shd w:val="clear" w:color="000000" w:fill="auto"/>
      <w:wordWrap/>
      <w:autoSpaceDE/>
      <w:autoSpaceDN/>
      <w:spacing w:before="100" w:beforeAutospacing="1" w:after="100" w:afterAutospacing="1"/>
      <w:jc w:val="right"/>
    </w:pPr>
    <w:rPr>
      <w:rFonts w:ascii="굴림" w:eastAsia="굴림" w:hAnsi="굴림" w:cs="굴림"/>
      <w:kern w:val="0"/>
      <w:szCs w:val="20"/>
    </w:rPr>
  </w:style>
  <w:style w:type="paragraph" w:customStyle="1" w:styleId="xl2764">
    <w:name w:val="xl2764"/>
    <w:basedOn w:val="a7"/>
    <w:rsid w:val="009271D1"/>
    <w:pPr>
      <w:widowControl/>
      <w:pBdr>
        <w:top w:val="single" w:sz="8" w:space="0" w:color="auto"/>
        <w:left w:val="single" w:sz="8" w:space="0" w:color="auto"/>
      </w:pBdr>
      <w:shd w:val="clear" w:color="000000" w:fill="D8D8D8"/>
      <w:wordWrap/>
      <w:autoSpaceDE/>
      <w:autoSpaceDN/>
      <w:spacing w:before="100" w:beforeAutospacing="1" w:after="100" w:afterAutospacing="1"/>
      <w:jc w:val="center"/>
    </w:pPr>
    <w:rPr>
      <w:rFonts w:ascii="굴림" w:eastAsia="굴림" w:hAnsi="굴림" w:cs="굴림"/>
      <w:b/>
      <w:bCs/>
      <w:kern w:val="0"/>
      <w:szCs w:val="20"/>
    </w:rPr>
  </w:style>
  <w:style w:type="paragraph" w:customStyle="1" w:styleId="xl2765">
    <w:name w:val="xl2765"/>
    <w:basedOn w:val="a7"/>
    <w:rsid w:val="009271D1"/>
    <w:pPr>
      <w:widowControl/>
      <w:pBdr>
        <w:top w:val="single" w:sz="8" w:space="0" w:color="auto"/>
        <w:right w:val="single" w:sz="8" w:space="0" w:color="auto"/>
      </w:pBdr>
      <w:shd w:val="clear" w:color="000000" w:fill="D8D8D8"/>
      <w:wordWrap/>
      <w:autoSpaceDE/>
      <w:autoSpaceDN/>
      <w:spacing w:before="100" w:beforeAutospacing="1" w:after="100" w:afterAutospacing="1"/>
      <w:jc w:val="center"/>
    </w:pPr>
    <w:rPr>
      <w:rFonts w:ascii="굴림" w:eastAsia="굴림" w:hAnsi="굴림" w:cs="굴림"/>
      <w:b/>
      <w:bCs/>
      <w:kern w:val="0"/>
      <w:szCs w:val="20"/>
    </w:rPr>
  </w:style>
  <w:style w:type="paragraph" w:customStyle="1" w:styleId="xl2766">
    <w:name w:val="xl2766"/>
    <w:basedOn w:val="a7"/>
    <w:rsid w:val="009271D1"/>
    <w:pPr>
      <w:widowControl/>
      <w:pBdr>
        <w:left w:val="single" w:sz="8" w:space="0" w:color="auto"/>
        <w:bottom w:val="single" w:sz="8" w:space="0" w:color="auto"/>
      </w:pBdr>
      <w:wordWrap/>
      <w:autoSpaceDE/>
      <w:autoSpaceDN/>
      <w:spacing w:before="100" w:beforeAutospacing="1" w:after="100" w:afterAutospacing="1"/>
      <w:jc w:val="center"/>
    </w:pPr>
    <w:rPr>
      <w:rFonts w:ascii="굴림" w:eastAsia="굴림" w:hAnsi="굴림" w:cs="굴림"/>
      <w:kern w:val="0"/>
      <w:sz w:val="24"/>
    </w:rPr>
  </w:style>
  <w:style w:type="paragraph" w:customStyle="1" w:styleId="xl2767">
    <w:name w:val="xl2767"/>
    <w:basedOn w:val="a7"/>
    <w:rsid w:val="009271D1"/>
    <w:pPr>
      <w:widowControl/>
      <w:pBdr>
        <w:bottom w:val="single" w:sz="8" w:space="0" w:color="auto"/>
        <w:right w:val="single" w:sz="8" w:space="0" w:color="auto"/>
      </w:pBdr>
      <w:wordWrap/>
      <w:autoSpaceDE/>
      <w:autoSpaceDN/>
      <w:spacing w:before="100" w:beforeAutospacing="1" w:after="100" w:afterAutospacing="1"/>
      <w:jc w:val="center"/>
    </w:pPr>
    <w:rPr>
      <w:rFonts w:ascii="굴림" w:eastAsia="굴림" w:hAnsi="굴림" w:cs="굴림"/>
      <w:kern w:val="0"/>
      <w:sz w:val="24"/>
    </w:rPr>
  </w:style>
  <w:style w:type="paragraph" w:customStyle="1" w:styleId="xl2768">
    <w:name w:val="xl2768"/>
    <w:basedOn w:val="a7"/>
    <w:rsid w:val="009271D1"/>
    <w:pPr>
      <w:widowControl/>
      <w:pBdr>
        <w:left w:val="single" w:sz="8" w:space="0" w:color="auto"/>
        <w:bottom w:val="single" w:sz="8" w:space="0" w:color="auto"/>
      </w:pBdr>
      <w:wordWrap/>
      <w:autoSpaceDE/>
      <w:autoSpaceDN/>
      <w:spacing w:before="100" w:beforeAutospacing="1" w:after="100" w:afterAutospacing="1"/>
      <w:jc w:val="left"/>
    </w:pPr>
    <w:rPr>
      <w:rFonts w:ascii="굴림" w:eastAsia="굴림" w:hAnsi="굴림" w:cs="굴림"/>
      <w:kern w:val="0"/>
      <w:szCs w:val="20"/>
    </w:rPr>
  </w:style>
  <w:style w:type="paragraph" w:customStyle="1" w:styleId="xl2769">
    <w:name w:val="xl2769"/>
    <w:basedOn w:val="a7"/>
    <w:rsid w:val="009271D1"/>
    <w:pPr>
      <w:widowControl/>
      <w:pBdr>
        <w:bottom w:val="single" w:sz="8" w:space="0" w:color="auto"/>
        <w:right w:val="single" w:sz="8" w:space="0" w:color="auto"/>
      </w:pBdr>
      <w:wordWrap/>
      <w:autoSpaceDE/>
      <w:autoSpaceDN/>
      <w:spacing w:before="100" w:beforeAutospacing="1" w:after="100" w:afterAutospacing="1"/>
      <w:jc w:val="left"/>
    </w:pPr>
    <w:rPr>
      <w:rFonts w:ascii="굴림" w:eastAsia="굴림" w:hAnsi="굴림" w:cs="굴림"/>
      <w:kern w:val="0"/>
      <w:szCs w:val="20"/>
    </w:rPr>
  </w:style>
  <w:style w:type="paragraph" w:customStyle="1" w:styleId="xl2770">
    <w:name w:val="xl2770"/>
    <w:basedOn w:val="a7"/>
    <w:rsid w:val="009271D1"/>
    <w:pPr>
      <w:widowControl/>
      <w:pBdr>
        <w:left w:val="single" w:sz="8" w:space="0" w:color="auto"/>
        <w:bottom w:val="single" w:sz="8" w:space="0" w:color="auto"/>
      </w:pBdr>
      <w:shd w:val="clear" w:color="000000" w:fill="D8D8D8"/>
      <w:wordWrap/>
      <w:autoSpaceDE/>
      <w:autoSpaceDN/>
      <w:spacing w:before="100" w:beforeAutospacing="1" w:after="100" w:afterAutospacing="1"/>
      <w:jc w:val="center"/>
    </w:pPr>
    <w:rPr>
      <w:rFonts w:ascii="굴림" w:eastAsia="굴림" w:hAnsi="굴림" w:cs="굴림"/>
      <w:b/>
      <w:bCs/>
      <w:kern w:val="0"/>
      <w:szCs w:val="20"/>
    </w:rPr>
  </w:style>
  <w:style w:type="paragraph" w:customStyle="1" w:styleId="xl2771">
    <w:name w:val="xl2771"/>
    <w:basedOn w:val="a7"/>
    <w:rsid w:val="009271D1"/>
    <w:pPr>
      <w:widowControl/>
      <w:pBdr>
        <w:top w:val="single" w:sz="8" w:space="0" w:color="auto"/>
        <w:left w:val="single" w:sz="8" w:space="0" w:color="auto"/>
        <w:bottom w:val="single" w:sz="8" w:space="0" w:color="auto"/>
      </w:pBdr>
      <w:wordWrap/>
      <w:autoSpaceDE/>
      <w:autoSpaceDN/>
      <w:spacing w:before="100" w:beforeAutospacing="1" w:after="100" w:afterAutospacing="1"/>
      <w:jc w:val="left"/>
    </w:pPr>
    <w:rPr>
      <w:rFonts w:ascii="굴림" w:eastAsia="굴림" w:hAnsi="굴림" w:cs="굴림"/>
      <w:kern w:val="0"/>
      <w:szCs w:val="20"/>
    </w:rPr>
  </w:style>
  <w:style w:type="paragraph" w:customStyle="1" w:styleId="section-1">
    <w:name w:val="section-1"/>
    <w:basedOn w:val="a7"/>
    <w:rsid w:val="009271D1"/>
    <w:pPr>
      <w:widowControl/>
      <w:wordWrap/>
      <w:autoSpaceDE/>
      <w:autoSpaceDN/>
      <w:spacing w:line="384" w:lineRule="atLeast"/>
      <w:jc w:val="center"/>
    </w:pPr>
    <w:rPr>
      <w:rFonts w:hAnsi="바탕" w:cs="굴림"/>
      <w:b/>
      <w:bCs/>
      <w:color w:val="0000FF"/>
      <w:kern w:val="0"/>
      <w:sz w:val="36"/>
      <w:szCs w:val="36"/>
    </w:rPr>
  </w:style>
  <w:style w:type="paragraph" w:customStyle="1" w:styleId="0IPO">
    <w:name w:val="0.IPO_본문"/>
    <w:basedOn w:val="a7"/>
    <w:rsid w:val="009271D1"/>
    <w:pPr>
      <w:wordWrap/>
      <w:spacing w:line="276" w:lineRule="auto"/>
    </w:pPr>
    <w:rPr>
      <w:rFonts w:ascii="맑은 고딕" w:eastAsia="맑은 고딕" w:hAnsi="맑은 고딕"/>
      <w:szCs w:val="22"/>
    </w:rPr>
  </w:style>
  <w:style w:type="paragraph" w:customStyle="1" w:styleId="1b">
    <w:name w:val="개요 1"/>
    <w:basedOn w:val="a7"/>
    <w:rsid w:val="009271D1"/>
    <w:pPr>
      <w:shd w:val="clear" w:color="auto" w:fill="FFFFFF"/>
      <w:snapToGrid w:val="0"/>
      <w:spacing w:line="384" w:lineRule="auto"/>
      <w:ind w:left="200"/>
      <w:textAlignment w:val="baseline"/>
      <w:outlineLvl w:val="0"/>
    </w:pPr>
    <w:rPr>
      <w:rFonts w:ascii="굴림" w:eastAsia="굴림" w:hAnsi="굴림" w:cs="굴림"/>
      <w:color w:val="000000"/>
      <w:kern w:val="0"/>
      <w:szCs w:val="20"/>
    </w:rPr>
  </w:style>
  <w:style w:type="paragraph" w:customStyle="1" w:styleId="afff3">
    <w:name w:val="장제목"/>
    <w:basedOn w:val="a7"/>
    <w:rsid w:val="009271D1"/>
    <w:pPr>
      <w:shd w:val="clear" w:color="auto" w:fill="FFFFFF"/>
      <w:wordWrap/>
      <w:snapToGrid w:val="0"/>
      <w:spacing w:line="432" w:lineRule="auto"/>
      <w:ind w:left="200" w:hanging="200"/>
      <w:jc w:val="center"/>
      <w:textAlignment w:val="baseline"/>
    </w:pPr>
    <w:rPr>
      <w:rFonts w:ascii="굴림" w:eastAsia="굴림" w:hAnsi="굴림" w:cs="굴림"/>
      <w:color w:val="000000"/>
      <w:w w:val="90"/>
      <w:kern w:val="0"/>
      <w:sz w:val="28"/>
      <w:szCs w:val="28"/>
    </w:rPr>
  </w:style>
  <w:style w:type="paragraph" w:customStyle="1" w:styleId="td">
    <w:name w:val="td"/>
    <w:basedOn w:val="a7"/>
    <w:rsid w:val="009271D1"/>
    <w:pPr>
      <w:shd w:val="clear" w:color="auto" w:fill="FFFFFF"/>
      <w:snapToGrid w:val="0"/>
      <w:spacing w:line="384" w:lineRule="auto"/>
      <w:textAlignment w:val="baseline"/>
    </w:pPr>
    <w:rPr>
      <w:rFonts w:ascii="굴림" w:eastAsia="굴림" w:hAnsi="굴림" w:cs="굴림"/>
      <w:color w:val="000000"/>
      <w:kern w:val="0"/>
      <w:szCs w:val="20"/>
    </w:rPr>
  </w:style>
  <w:style w:type="numbering" w:customStyle="1" w:styleId="42">
    <w:name w:val="목록 없음4"/>
    <w:next w:val="aa"/>
    <w:uiPriority w:val="99"/>
    <w:semiHidden/>
    <w:unhideWhenUsed/>
    <w:rsid w:val="009271D1"/>
  </w:style>
  <w:style w:type="paragraph" w:customStyle="1" w:styleId="51">
    <w:name w:val="제목 51"/>
    <w:basedOn w:val="a7"/>
    <w:next w:val="a7"/>
    <w:uiPriority w:val="9"/>
    <w:unhideWhenUsed/>
    <w:qFormat/>
    <w:rsid w:val="009271D1"/>
    <w:pPr>
      <w:widowControl/>
      <w:wordWrap/>
      <w:autoSpaceDE/>
      <w:autoSpaceDN/>
      <w:jc w:val="left"/>
      <w:outlineLvl w:val="4"/>
    </w:pPr>
    <w:rPr>
      <w:rFonts w:ascii="맑은 고딕" w:eastAsia="맑은 고딕" w:hAnsi="맑은 고딕" w:cs="굴림"/>
      <w:b/>
      <w:kern w:val="0"/>
    </w:rPr>
  </w:style>
  <w:style w:type="character" w:customStyle="1" w:styleId="1c">
    <w:name w:val="하이퍼링크1"/>
    <w:basedOn w:val="a8"/>
    <w:rsid w:val="009271D1"/>
    <w:rPr>
      <w:color w:val="0563C1"/>
      <w:u w:val="single"/>
    </w:rPr>
  </w:style>
  <w:style w:type="paragraph" w:customStyle="1" w:styleId="1d">
    <w:name w:val="제목1"/>
    <w:basedOn w:val="a7"/>
    <w:next w:val="a7"/>
    <w:uiPriority w:val="10"/>
    <w:qFormat/>
    <w:rsid w:val="009271D1"/>
    <w:pPr>
      <w:widowControl/>
      <w:spacing w:before="240" w:after="120"/>
      <w:jc w:val="center"/>
      <w:outlineLvl w:val="0"/>
    </w:pPr>
    <w:rPr>
      <w:rFonts w:ascii="맑은 고딕" w:eastAsia="맑은 고딕" w:hAnsi="맑은 고딕"/>
      <w:b/>
      <w:bCs/>
      <w:snapToGrid w:val="0"/>
      <w:kern w:val="0"/>
      <w:sz w:val="36"/>
      <w:szCs w:val="36"/>
    </w:rPr>
  </w:style>
  <w:style w:type="table" w:customStyle="1" w:styleId="110">
    <w:name w:val="표 구분선11"/>
    <w:basedOn w:val="a9"/>
    <w:next w:val="af"/>
    <w:uiPriority w:val="59"/>
    <w:rsid w:val="009271D1"/>
    <w:pPr>
      <w:spacing w:line="240" w:lineRule="auto"/>
    </w:pPr>
    <w:rPr>
      <w:rFonts w:ascii="Times New Roman" w:eastAsia="바탕체"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Char1">
    <w:name w:val="제목 5 Char1"/>
    <w:basedOn w:val="a8"/>
    <w:uiPriority w:val="9"/>
    <w:semiHidden/>
    <w:rsid w:val="009271D1"/>
    <w:rPr>
      <w:rFonts w:asciiTheme="majorHAnsi" w:eastAsiaTheme="majorEastAsia" w:hAnsiTheme="majorHAnsi" w:cstheme="majorBidi"/>
    </w:rPr>
  </w:style>
  <w:style w:type="character" w:customStyle="1" w:styleId="Char12">
    <w:name w:val="풍선 도움말 텍스트 Char1"/>
    <w:basedOn w:val="a8"/>
    <w:uiPriority w:val="99"/>
    <w:semiHidden/>
    <w:rsid w:val="009271D1"/>
    <w:rPr>
      <w:rFonts w:asciiTheme="majorHAnsi" w:eastAsiaTheme="majorEastAsia" w:hAnsiTheme="majorHAnsi" w:cstheme="majorBidi"/>
      <w:sz w:val="18"/>
      <w:szCs w:val="18"/>
    </w:rPr>
  </w:style>
  <w:style w:type="character" w:customStyle="1" w:styleId="Char13">
    <w:name w:val="제목 Char1"/>
    <w:basedOn w:val="a8"/>
    <w:uiPriority w:val="10"/>
    <w:rsid w:val="009271D1"/>
    <w:rPr>
      <w:rFonts w:asciiTheme="majorHAnsi" w:eastAsiaTheme="majorEastAsia" w:hAnsiTheme="majorHAnsi" w:cstheme="majorBidi"/>
      <w:b/>
      <w:bCs/>
      <w:sz w:val="32"/>
      <w:szCs w:val="32"/>
    </w:rPr>
  </w:style>
  <w:style w:type="numbering" w:customStyle="1" w:styleId="52">
    <w:name w:val="목록 없음5"/>
    <w:next w:val="aa"/>
    <w:uiPriority w:val="99"/>
    <w:semiHidden/>
    <w:unhideWhenUsed/>
    <w:rsid w:val="009271D1"/>
  </w:style>
  <w:style w:type="numbering" w:customStyle="1" w:styleId="61">
    <w:name w:val="목록 없음6"/>
    <w:next w:val="aa"/>
    <w:uiPriority w:val="99"/>
    <w:semiHidden/>
    <w:unhideWhenUsed/>
    <w:rsid w:val="009271D1"/>
  </w:style>
  <w:style w:type="numbering" w:customStyle="1" w:styleId="72">
    <w:name w:val="목록 없음7"/>
    <w:next w:val="aa"/>
    <w:uiPriority w:val="99"/>
    <w:semiHidden/>
    <w:unhideWhenUsed/>
    <w:rsid w:val="009271D1"/>
  </w:style>
  <w:style w:type="paragraph" w:styleId="afff4">
    <w:name w:val="Plain Text"/>
    <w:basedOn w:val="a7"/>
    <w:link w:val="Charf4"/>
    <w:rsid w:val="009271D1"/>
    <w:pPr>
      <w:widowControl/>
      <w:wordWrap/>
      <w:autoSpaceDE/>
      <w:autoSpaceDN/>
      <w:jc w:val="left"/>
    </w:pPr>
    <w:rPr>
      <w:rFonts w:ascii="바탕체" w:eastAsia="바탕체" w:hAnsi="Courier New"/>
      <w:sz w:val="24"/>
      <w:szCs w:val="20"/>
    </w:rPr>
  </w:style>
  <w:style w:type="character" w:customStyle="1" w:styleId="Charf4">
    <w:name w:val="글자만 Char"/>
    <w:basedOn w:val="a8"/>
    <w:link w:val="afff4"/>
    <w:rsid w:val="009271D1"/>
    <w:rPr>
      <w:rFonts w:ascii="바탕체" w:eastAsia="바탕체" w:hAnsi="Courier New"/>
      <w:kern w:val="2"/>
      <w:sz w:val="24"/>
    </w:rPr>
  </w:style>
  <w:style w:type="table" w:customStyle="1" w:styleId="90">
    <w:name w:val="표 구분선9"/>
    <w:basedOn w:val="a9"/>
    <w:next w:val="af"/>
    <w:uiPriority w:val="39"/>
    <w:rsid w:val="009271D1"/>
    <w:pPr>
      <w:widowControl w:val="0"/>
      <w:wordWrap w:val="0"/>
      <w:autoSpaceDE w:val="0"/>
      <w:autoSpaceDN w:val="0"/>
      <w:spacing w:line="240" w:lineRule="auto"/>
    </w:pPr>
    <w:rPr>
      <w:rFonts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7"/>
    <w:rsid w:val="009271D1"/>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font12">
    <w:name w:val="font12"/>
    <w:basedOn w:val="a7"/>
    <w:rsid w:val="009271D1"/>
    <w:pPr>
      <w:widowControl/>
      <w:wordWrap/>
      <w:autoSpaceDE/>
      <w:autoSpaceDN/>
      <w:spacing w:before="100" w:beforeAutospacing="1" w:after="100" w:afterAutospacing="1"/>
      <w:jc w:val="left"/>
    </w:pPr>
    <w:rPr>
      <w:rFonts w:ascii="맑은 고딕" w:eastAsia="맑은 고딕" w:hAnsi="맑은 고딕" w:cs="굴림"/>
      <w:kern w:val="0"/>
      <w:sz w:val="18"/>
      <w:szCs w:val="18"/>
    </w:rPr>
  </w:style>
  <w:style w:type="paragraph" w:customStyle="1" w:styleId="font13">
    <w:name w:val="font13"/>
    <w:basedOn w:val="a7"/>
    <w:rsid w:val="009271D1"/>
    <w:pPr>
      <w:widowControl/>
      <w:wordWrap/>
      <w:autoSpaceDE/>
      <w:autoSpaceDN/>
      <w:spacing w:before="100" w:beforeAutospacing="1" w:after="100" w:afterAutospacing="1"/>
      <w:jc w:val="left"/>
    </w:pPr>
    <w:rPr>
      <w:rFonts w:ascii="맑은 고딕" w:eastAsia="맑은 고딕" w:hAnsi="맑은 고딕" w:cs="굴림"/>
      <w:kern w:val="0"/>
      <w:sz w:val="18"/>
      <w:szCs w:val="18"/>
    </w:rPr>
  </w:style>
  <w:style w:type="paragraph" w:customStyle="1" w:styleId="font14">
    <w:name w:val="font14"/>
    <w:basedOn w:val="a7"/>
    <w:rsid w:val="009271D1"/>
    <w:pPr>
      <w:widowControl/>
      <w:wordWrap/>
      <w:autoSpaceDE/>
      <w:autoSpaceDN/>
      <w:spacing w:before="100" w:beforeAutospacing="1" w:after="100" w:afterAutospacing="1"/>
      <w:jc w:val="left"/>
    </w:pPr>
    <w:rPr>
      <w:rFonts w:ascii="맑은 고딕" w:eastAsia="맑은 고딕" w:hAnsi="맑은 고딕" w:cs="굴림"/>
      <w:kern w:val="0"/>
      <w:sz w:val="18"/>
      <w:szCs w:val="18"/>
    </w:rPr>
  </w:style>
  <w:style w:type="paragraph" w:customStyle="1" w:styleId="font15">
    <w:name w:val="font15"/>
    <w:basedOn w:val="a7"/>
    <w:rsid w:val="009271D1"/>
    <w:pPr>
      <w:widowControl/>
      <w:wordWrap/>
      <w:autoSpaceDE/>
      <w:autoSpaceDN/>
      <w:spacing w:before="100" w:beforeAutospacing="1" w:after="100" w:afterAutospacing="1"/>
      <w:jc w:val="left"/>
    </w:pPr>
    <w:rPr>
      <w:rFonts w:ascii="맑은 고딕" w:eastAsia="맑은 고딕" w:hAnsi="맑은 고딕" w:cs="굴림"/>
      <w:kern w:val="0"/>
      <w:sz w:val="18"/>
      <w:szCs w:val="18"/>
    </w:rPr>
  </w:style>
  <w:style w:type="table" w:customStyle="1" w:styleId="100">
    <w:name w:val="표 구분선10"/>
    <w:basedOn w:val="a9"/>
    <w:next w:val="af"/>
    <w:uiPriority w:val="39"/>
    <w:rsid w:val="009271D1"/>
    <w:pPr>
      <w:widowControl w:val="0"/>
      <w:wordWrap w:val="0"/>
      <w:autoSpaceDE w:val="0"/>
      <w:autoSpaceDN w:val="0"/>
      <w:spacing w:line="240" w:lineRule="auto"/>
    </w:pPr>
    <w:rPr>
      <w:rFonts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
    <w:name w:val="목록 없음8"/>
    <w:next w:val="aa"/>
    <w:uiPriority w:val="99"/>
    <w:semiHidden/>
    <w:unhideWhenUsed/>
    <w:rsid w:val="009271D1"/>
  </w:style>
  <w:style w:type="table" w:customStyle="1" w:styleId="120">
    <w:name w:val="표 구분선12"/>
    <w:basedOn w:val="a9"/>
    <w:next w:val="af"/>
    <w:uiPriority w:val="39"/>
    <w:rsid w:val="009271D1"/>
    <w:pPr>
      <w:spacing w:line="240" w:lineRule="auto"/>
      <w:jc w:val="left"/>
    </w:pPr>
    <w:rPr>
      <w:rFonts w:ascii="Times New Roman" w:eastAsia="바탕"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일반 표 211"/>
    <w:basedOn w:val="a9"/>
    <w:uiPriority w:val="42"/>
    <w:rsid w:val="009271D1"/>
    <w:pPr>
      <w:spacing w:line="240" w:lineRule="auto"/>
      <w:jc w:val="left"/>
    </w:pPr>
    <w:rPr>
      <w:rFonts w:ascii="Times New Roman" w:eastAsia="MS Mincho" w:hAnsi="Times New Roman"/>
      <w:kern w:val="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1">
    <w:name w:val="표 눈금 밝게11"/>
    <w:basedOn w:val="a9"/>
    <w:uiPriority w:val="40"/>
    <w:rsid w:val="009271D1"/>
    <w:pPr>
      <w:spacing w:line="240" w:lineRule="auto"/>
      <w:jc w:val="center"/>
    </w:pPr>
    <w:rPr>
      <w:rFonts w:ascii="Times New Roman" w:eastAsiaTheme="minorEastAsia" w:hAnsi="Times New Roman"/>
      <w:kern w:val="2"/>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auto"/>
      <w:vAlign w:val="center"/>
    </w:tcPr>
    <w:tblStylePr w:type="firstRow">
      <w:pPr>
        <w:kinsoku/>
        <w:wordWrap w:val="0"/>
        <w:overflowPunct/>
        <w:topLinePunct w:val="0"/>
        <w:autoSpaceDE w:val="0"/>
        <w:autoSpaceDN w:val="0"/>
        <w:jc w:val="center"/>
      </w:pPr>
      <w:rPr>
        <w:rFonts w:ascii="맑은 고딕" w:eastAsia="맑은 고딕" w:hAnsi="맑은 고딕"/>
        <w:b w:val="0"/>
        <w:i w:val="0"/>
        <w:color w:val="auto"/>
        <w:sz w:val="20"/>
      </w:rPr>
    </w:tblStylePr>
    <w:tblStylePr w:type="lastCol">
      <w:pPr>
        <w:jc w:val="right"/>
      </w:pPr>
      <w:rPr>
        <w:rFonts w:asciiTheme="minorHAnsi" w:eastAsiaTheme="minorEastAsia" w:hAnsiTheme="minorHAnsi" w:cstheme="minorHAnsi"/>
        <w:sz w:val="18"/>
        <w:szCs w:val="18"/>
      </w:rPr>
    </w:tblStylePr>
  </w:style>
  <w:style w:type="table" w:customStyle="1" w:styleId="130">
    <w:name w:val="표 구분선13"/>
    <w:basedOn w:val="a9"/>
    <w:next w:val="af"/>
    <w:uiPriority w:val="39"/>
    <w:rsid w:val="009271D1"/>
    <w:pPr>
      <w:spacing w:line="240" w:lineRule="auto"/>
    </w:pPr>
    <w:rPr>
      <w:rFonts w:ascii="Times New Roman" w:eastAsia="바탕체"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
    <w:name w:val="목록 없음11"/>
    <w:next w:val="aa"/>
    <w:uiPriority w:val="99"/>
    <w:semiHidden/>
    <w:unhideWhenUsed/>
    <w:rsid w:val="009271D1"/>
  </w:style>
  <w:style w:type="table" w:customStyle="1" w:styleId="TableNormal1">
    <w:name w:val="Table Normal1"/>
    <w:uiPriority w:val="2"/>
    <w:semiHidden/>
    <w:unhideWhenUsed/>
    <w:qFormat/>
    <w:rsid w:val="009271D1"/>
    <w:pPr>
      <w:widowControl w:val="0"/>
      <w:spacing w:line="240" w:lineRule="auto"/>
      <w:jc w:val="left"/>
    </w:pPr>
    <w:rPr>
      <w:sz w:val="22"/>
      <w:szCs w:val="22"/>
      <w:lang w:eastAsia="en-US"/>
    </w:rPr>
    <w:tblPr>
      <w:tblInd w:w="0" w:type="dxa"/>
      <w:tblCellMar>
        <w:top w:w="0" w:type="dxa"/>
        <w:left w:w="0" w:type="dxa"/>
        <w:bottom w:w="0" w:type="dxa"/>
        <w:right w:w="0" w:type="dxa"/>
      </w:tblCellMar>
    </w:tblPr>
  </w:style>
  <w:style w:type="numbering" w:customStyle="1" w:styleId="212">
    <w:name w:val="목록 없음21"/>
    <w:next w:val="aa"/>
    <w:uiPriority w:val="99"/>
    <w:semiHidden/>
    <w:unhideWhenUsed/>
    <w:rsid w:val="009271D1"/>
  </w:style>
  <w:style w:type="numbering" w:customStyle="1" w:styleId="310">
    <w:name w:val="목록 없음31"/>
    <w:next w:val="aa"/>
    <w:uiPriority w:val="99"/>
    <w:semiHidden/>
    <w:unhideWhenUsed/>
    <w:rsid w:val="009271D1"/>
  </w:style>
  <w:style w:type="table" w:customStyle="1" w:styleId="311">
    <w:name w:val="표 구분선31"/>
    <w:basedOn w:val="a9"/>
    <w:next w:val="af"/>
    <w:uiPriority w:val="39"/>
    <w:rsid w:val="009271D1"/>
    <w:pPr>
      <w:spacing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0">
    <w:name w:val="목록 없음41"/>
    <w:next w:val="aa"/>
    <w:uiPriority w:val="99"/>
    <w:semiHidden/>
    <w:unhideWhenUsed/>
    <w:rsid w:val="009271D1"/>
  </w:style>
  <w:style w:type="table" w:customStyle="1" w:styleId="411">
    <w:name w:val="표 구분선41"/>
    <w:basedOn w:val="a9"/>
    <w:next w:val="af"/>
    <w:uiPriority w:val="39"/>
    <w:rsid w:val="009271D1"/>
    <w:pPr>
      <w:spacing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표 구분선111"/>
    <w:basedOn w:val="a9"/>
    <w:next w:val="af"/>
    <w:uiPriority w:val="59"/>
    <w:rsid w:val="009271D1"/>
    <w:pPr>
      <w:spacing w:line="240" w:lineRule="auto"/>
    </w:pPr>
    <w:rPr>
      <w:rFonts w:ascii="Times New Roman" w:eastAsia="바탕체"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0">
    <w:name w:val="목록 없음51"/>
    <w:next w:val="aa"/>
    <w:uiPriority w:val="99"/>
    <w:semiHidden/>
    <w:unhideWhenUsed/>
    <w:rsid w:val="009271D1"/>
  </w:style>
  <w:style w:type="numbering" w:customStyle="1" w:styleId="610">
    <w:name w:val="목록 없음61"/>
    <w:next w:val="aa"/>
    <w:uiPriority w:val="99"/>
    <w:semiHidden/>
    <w:unhideWhenUsed/>
    <w:rsid w:val="009271D1"/>
  </w:style>
  <w:style w:type="table" w:customStyle="1" w:styleId="511">
    <w:name w:val="표 구분선51"/>
    <w:basedOn w:val="a9"/>
    <w:next w:val="af"/>
    <w:uiPriority w:val="59"/>
    <w:rsid w:val="009271D1"/>
    <w:pPr>
      <w:spacing w:line="240" w:lineRule="auto"/>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0">
    <w:name w:val="목록 없음71"/>
    <w:next w:val="aa"/>
    <w:uiPriority w:val="99"/>
    <w:semiHidden/>
    <w:unhideWhenUsed/>
    <w:rsid w:val="009271D1"/>
  </w:style>
  <w:style w:type="table" w:customStyle="1" w:styleId="611">
    <w:name w:val="표 구분선61"/>
    <w:basedOn w:val="a9"/>
    <w:next w:val="af"/>
    <w:uiPriority w:val="59"/>
    <w:rsid w:val="009271D1"/>
    <w:pPr>
      <w:spacing w:line="240" w:lineRule="auto"/>
      <w:jc w:val="left"/>
    </w:pPr>
    <w:rPr>
      <w:rFonts w:ascii="Times New Roman" w:eastAsia="바탕"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표 구분선81"/>
    <w:basedOn w:val="a9"/>
    <w:next w:val="af"/>
    <w:uiPriority w:val="39"/>
    <w:rsid w:val="009271D1"/>
    <w:pPr>
      <w:widowControl w:val="0"/>
      <w:wordWrap w:val="0"/>
      <w:autoSpaceDE w:val="0"/>
      <w:autoSpaceDN w:val="0"/>
      <w:spacing w:line="240" w:lineRule="auto"/>
    </w:pPr>
    <w:rPr>
      <w:rFonts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
    <w:name w:val="표 구분선91"/>
    <w:basedOn w:val="a9"/>
    <w:next w:val="af"/>
    <w:uiPriority w:val="39"/>
    <w:rsid w:val="009271D1"/>
    <w:pPr>
      <w:widowControl w:val="0"/>
      <w:wordWrap w:val="0"/>
      <w:autoSpaceDE w:val="0"/>
      <w:autoSpaceDN w:val="0"/>
      <w:spacing w:line="240" w:lineRule="auto"/>
    </w:pPr>
    <w:rPr>
      <w:rFonts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06555">
      <w:bodyDiv w:val="1"/>
      <w:marLeft w:val="0"/>
      <w:marRight w:val="0"/>
      <w:marTop w:val="0"/>
      <w:marBottom w:val="0"/>
      <w:divBdr>
        <w:top w:val="none" w:sz="0" w:space="0" w:color="auto"/>
        <w:left w:val="none" w:sz="0" w:space="0" w:color="auto"/>
        <w:bottom w:val="none" w:sz="0" w:space="0" w:color="auto"/>
        <w:right w:val="none" w:sz="0" w:space="0" w:color="auto"/>
      </w:divBdr>
    </w:div>
    <w:div w:id="70321078">
      <w:bodyDiv w:val="1"/>
      <w:marLeft w:val="0"/>
      <w:marRight w:val="0"/>
      <w:marTop w:val="0"/>
      <w:marBottom w:val="0"/>
      <w:divBdr>
        <w:top w:val="none" w:sz="0" w:space="0" w:color="auto"/>
        <w:left w:val="none" w:sz="0" w:space="0" w:color="auto"/>
        <w:bottom w:val="none" w:sz="0" w:space="0" w:color="auto"/>
        <w:right w:val="none" w:sz="0" w:space="0" w:color="auto"/>
      </w:divBdr>
    </w:div>
    <w:div w:id="333843468">
      <w:bodyDiv w:val="1"/>
      <w:marLeft w:val="0"/>
      <w:marRight w:val="0"/>
      <w:marTop w:val="0"/>
      <w:marBottom w:val="0"/>
      <w:divBdr>
        <w:top w:val="none" w:sz="0" w:space="0" w:color="auto"/>
        <w:left w:val="none" w:sz="0" w:space="0" w:color="auto"/>
        <w:bottom w:val="none" w:sz="0" w:space="0" w:color="auto"/>
        <w:right w:val="none" w:sz="0" w:space="0" w:color="auto"/>
      </w:divBdr>
    </w:div>
    <w:div w:id="365519657">
      <w:bodyDiv w:val="1"/>
      <w:marLeft w:val="0"/>
      <w:marRight w:val="0"/>
      <w:marTop w:val="0"/>
      <w:marBottom w:val="0"/>
      <w:divBdr>
        <w:top w:val="none" w:sz="0" w:space="0" w:color="auto"/>
        <w:left w:val="none" w:sz="0" w:space="0" w:color="auto"/>
        <w:bottom w:val="none" w:sz="0" w:space="0" w:color="auto"/>
        <w:right w:val="none" w:sz="0" w:space="0" w:color="auto"/>
      </w:divBdr>
    </w:div>
    <w:div w:id="381557849">
      <w:bodyDiv w:val="1"/>
      <w:marLeft w:val="0"/>
      <w:marRight w:val="0"/>
      <w:marTop w:val="0"/>
      <w:marBottom w:val="0"/>
      <w:divBdr>
        <w:top w:val="none" w:sz="0" w:space="0" w:color="auto"/>
        <w:left w:val="none" w:sz="0" w:space="0" w:color="auto"/>
        <w:bottom w:val="none" w:sz="0" w:space="0" w:color="auto"/>
        <w:right w:val="none" w:sz="0" w:space="0" w:color="auto"/>
      </w:divBdr>
    </w:div>
    <w:div w:id="870529702">
      <w:bodyDiv w:val="1"/>
      <w:marLeft w:val="0"/>
      <w:marRight w:val="0"/>
      <w:marTop w:val="0"/>
      <w:marBottom w:val="0"/>
      <w:divBdr>
        <w:top w:val="none" w:sz="0" w:space="0" w:color="auto"/>
        <w:left w:val="none" w:sz="0" w:space="0" w:color="auto"/>
        <w:bottom w:val="none" w:sz="0" w:space="0" w:color="auto"/>
        <w:right w:val="none" w:sz="0" w:space="0" w:color="auto"/>
      </w:divBdr>
    </w:div>
    <w:div w:id="886916079">
      <w:bodyDiv w:val="1"/>
      <w:marLeft w:val="0"/>
      <w:marRight w:val="0"/>
      <w:marTop w:val="0"/>
      <w:marBottom w:val="0"/>
      <w:divBdr>
        <w:top w:val="none" w:sz="0" w:space="0" w:color="auto"/>
        <w:left w:val="none" w:sz="0" w:space="0" w:color="auto"/>
        <w:bottom w:val="none" w:sz="0" w:space="0" w:color="auto"/>
        <w:right w:val="none" w:sz="0" w:space="0" w:color="auto"/>
      </w:divBdr>
    </w:div>
    <w:div w:id="942222097">
      <w:bodyDiv w:val="1"/>
      <w:marLeft w:val="0"/>
      <w:marRight w:val="0"/>
      <w:marTop w:val="0"/>
      <w:marBottom w:val="0"/>
      <w:divBdr>
        <w:top w:val="none" w:sz="0" w:space="0" w:color="auto"/>
        <w:left w:val="none" w:sz="0" w:space="0" w:color="auto"/>
        <w:bottom w:val="none" w:sz="0" w:space="0" w:color="auto"/>
        <w:right w:val="none" w:sz="0" w:space="0" w:color="auto"/>
      </w:divBdr>
    </w:div>
    <w:div w:id="1122268662">
      <w:bodyDiv w:val="1"/>
      <w:marLeft w:val="0"/>
      <w:marRight w:val="0"/>
      <w:marTop w:val="0"/>
      <w:marBottom w:val="0"/>
      <w:divBdr>
        <w:top w:val="none" w:sz="0" w:space="0" w:color="auto"/>
        <w:left w:val="none" w:sz="0" w:space="0" w:color="auto"/>
        <w:bottom w:val="none" w:sz="0" w:space="0" w:color="auto"/>
        <w:right w:val="none" w:sz="0" w:space="0" w:color="auto"/>
      </w:divBdr>
    </w:div>
    <w:div w:id="1231425465">
      <w:bodyDiv w:val="1"/>
      <w:marLeft w:val="0"/>
      <w:marRight w:val="0"/>
      <w:marTop w:val="0"/>
      <w:marBottom w:val="0"/>
      <w:divBdr>
        <w:top w:val="none" w:sz="0" w:space="0" w:color="auto"/>
        <w:left w:val="none" w:sz="0" w:space="0" w:color="auto"/>
        <w:bottom w:val="none" w:sz="0" w:space="0" w:color="auto"/>
        <w:right w:val="none" w:sz="0" w:space="0" w:color="auto"/>
      </w:divBdr>
    </w:div>
    <w:div w:id="1546330023">
      <w:bodyDiv w:val="1"/>
      <w:marLeft w:val="0"/>
      <w:marRight w:val="0"/>
      <w:marTop w:val="0"/>
      <w:marBottom w:val="0"/>
      <w:divBdr>
        <w:top w:val="none" w:sz="0" w:space="0" w:color="auto"/>
        <w:left w:val="none" w:sz="0" w:space="0" w:color="auto"/>
        <w:bottom w:val="none" w:sz="0" w:space="0" w:color="auto"/>
        <w:right w:val="none" w:sz="0" w:space="0" w:color="auto"/>
      </w:divBdr>
    </w:div>
    <w:div w:id="1615090236">
      <w:bodyDiv w:val="1"/>
      <w:marLeft w:val="0"/>
      <w:marRight w:val="0"/>
      <w:marTop w:val="0"/>
      <w:marBottom w:val="0"/>
      <w:divBdr>
        <w:top w:val="none" w:sz="0" w:space="0" w:color="auto"/>
        <w:left w:val="none" w:sz="0" w:space="0" w:color="auto"/>
        <w:bottom w:val="none" w:sz="0" w:space="0" w:color="auto"/>
        <w:right w:val="none" w:sz="0" w:space="0" w:color="auto"/>
      </w:divBdr>
    </w:div>
    <w:div w:id="1697804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356B8-6D16-42C0-9AE0-89BA3DFB5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53</Pages>
  <Words>7593</Words>
  <Characters>43285</Characters>
  <Application>Microsoft Office Word</Application>
  <DocSecurity>0</DocSecurity>
  <Lines>360</Lines>
  <Paragraphs>101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gunwoo.kim</dc:creator>
  <cp:keywords/>
  <dc:description/>
  <cp:lastModifiedBy>hanwha</cp:lastModifiedBy>
  <cp:revision>3</cp:revision>
  <cp:lastPrinted>2022-07-06T23:36:00Z</cp:lastPrinted>
  <dcterms:created xsi:type="dcterms:W3CDTF">2022-07-28T00:48:00Z</dcterms:created>
  <dcterms:modified xsi:type="dcterms:W3CDTF">2022-07-28T00:58:00Z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YCSerialNumber">
    <vt:lpwstr>YC-_AM-8288831-5</vt:lpwstr>
  </property>
</Properties>
</file>