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8D6" w14:textId="58376B84" w:rsidR="005D2CDC" w:rsidRPr="009945AA" w:rsidRDefault="00C84756" w:rsidP="00375C1D">
      <w:pPr>
        <w:pStyle w:val="ad"/>
        <w:wordWrap w:val="0"/>
        <w:autoSpaceDE w:val="0"/>
        <w:spacing w:after="360"/>
        <w:jc w:val="center"/>
        <w:rPr>
          <w:rFonts w:eastAsia="바탕"/>
          <w:b/>
          <w:sz w:val="36"/>
          <w:lang w:val="en-GB"/>
        </w:rPr>
      </w:pPr>
      <w:r w:rsidRPr="00FA6062">
        <w:rPr>
          <w:rFonts w:eastAsia="바탕"/>
          <w:b/>
          <w:sz w:val="32"/>
          <w:lang w:val="en-GB"/>
        </w:rPr>
        <w:t>주식매매계약</w:t>
      </w:r>
      <w:r w:rsidR="008662FB" w:rsidRPr="00FA6062">
        <w:rPr>
          <w:rStyle w:val="afd"/>
          <w:rFonts w:eastAsia="바탕"/>
          <w:b/>
          <w:sz w:val="32"/>
          <w:lang w:val="en-GB"/>
        </w:rPr>
        <w:footnoteReference w:id="2"/>
      </w:r>
    </w:p>
    <w:p w14:paraId="2F05177B" w14:textId="13F937D0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주식매매계약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계약</w:t>
      </w:r>
      <w:r w:rsidRPr="00FA6062">
        <w:rPr>
          <w:rFonts w:cs="Times New Roman"/>
        </w:rPr>
        <w:t>”)</w:t>
      </w:r>
      <w:r w:rsidRPr="00FA6062">
        <w:rPr>
          <w:rFonts w:cs="Times New Roman"/>
        </w:rPr>
        <w:t>은</w:t>
      </w:r>
      <w:r w:rsidRPr="00FA6062">
        <w:rPr>
          <w:rFonts w:cs="Times New Roman"/>
        </w:rPr>
        <w:t xml:space="preserve"> 20</w:t>
      </w:r>
      <w:r w:rsidR="004E42DE" w:rsidRPr="00FA6062">
        <w:rPr>
          <w:rFonts w:cs="Times New Roman"/>
        </w:rPr>
        <w:t>2</w:t>
      </w:r>
      <w:r w:rsidR="008662FB" w:rsidRPr="00FA6062">
        <w:rPr>
          <w:rFonts w:cs="Times New Roman"/>
        </w:rPr>
        <w:t>5</w:t>
      </w:r>
      <w:r w:rsidRPr="00FA6062">
        <w:rPr>
          <w:rFonts w:cs="Times New Roman"/>
        </w:rPr>
        <w:t xml:space="preserve">. </w:t>
      </w:r>
      <w:r w:rsidR="00954D26" w:rsidRPr="00FA6062">
        <w:rPr>
          <w:rFonts w:cs="Times New Roman"/>
        </w:rPr>
        <w:t>[*]</w:t>
      </w:r>
      <w:r w:rsidRPr="00FA6062">
        <w:rPr>
          <w:rFonts w:cs="Times New Roman"/>
        </w:rPr>
        <w:t xml:space="preserve">. </w:t>
      </w:r>
      <w:r w:rsidR="004B7B90" w:rsidRPr="00FA6062">
        <w:rPr>
          <w:rFonts w:cs="Times New Roman"/>
        </w:rPr>
        <w:t>[*]</w:t>
      </w:r>
      <w:r w:rsidRPr="00FA6062">
        <w:rPr>
          <w:rFonts w:cs="Times New Roman"/>
        </w:rPr>
        <w:t>.(</w:t>
      </w:r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계약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체결일</w:t>
      </w:r>
      <w:r w:rsidRPr="00FA6062">
        <w:rPr>
          <w:rFonts w:cs="Times New Roman"/>
        </w:rPr>
        <w:t xml:space="preserve">”) </w:t>
      </w:r>
      <w:r w:rsidRPr="00FA6062">
        <w:rPr>
          <w:rFonts w:cs="Times New Roman"/>
        </w:rPr>
        <w:t>아래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당사자들</w:t>
      </w:r>
      <w:r w:rsidR="00A11A15" w:rsidRPr="001000FF">
        <w:t>(</w:t>
      </w:r>
      <w:r w:rsidR="00A11A15" w:rsidRPr="001000FF">
        <w:t>이하에서</w:t>
      </w:r>
      <w:r w:rsidR="00A11A15" w:rsidRPr="001000FF">
        <w:t xml:space="preserve"> </w:t>
      </w:r>
      <w:r w:rsidR="00A11A15" w:rsidRPr="001000FF">
        <w:t>정의됨</w:t>
      </w:r>
      <w:r w:rsidR="00A11A15" w:rsidRPr="001000FF">
        <w:t>)</w:t>
      </w:r>
      <w:r w:rsidR="002D7602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사이에서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체결되었다</w:t>
      </w:r>
      <w:r w:rsidRPr="00FA6062">
        <w:rPr>
          <w:rFonts w:cs="Times New Roman"/>
        </w:rPr>
        <w:t>.</w:t>
      </w:r>
    </w:p>
    <w:p w14:paraId="5846827D" w14:textId="2E2D8DAB" w:rsidR="00E2756C" w:rsidRPr="00FA6062" w:rsidRDefault="008662FB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  <w:u w:val="single"/>
        </w:rPr>
        <w:t>별지</w:t>
      </w:r>
      <w:r w:rsidRPr="00FA6062">
        <w:rPr>
          <w:rFonts w:eastAsia="바탕"/>
          <w:sz w:val="23"/>
          <w:szCs w:val="23"/>
          <w:u w:val="single"/>
        </w:rPr>
        <w:t xml:space="preserve"> 1</w:t>
      </w:r>
      <w:r w:rsidRPr="00FA6062">
        <w:rPr>
          <w:rFonts w:eastAsia="바탕"/>
          <w:sz w:val="23"/>
          <w:szCs w:val="23"/>
        </w:rPr>
        <w:t>에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기재된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개인</w:t>
      </w:r>
      <w:r w:rsidRPr="00FA6062">
        <w:rPr>
          <w:rFonts w:eastAsia="바탕"/>
          <w:sz w:val="23"/>
          <w:szCs w:val="23"/>
        </w:rPr>
        <w:t>(</w:t>
      </w:r>
      <w:r w:rsidRPr="00FA6062">
        <w:rPr>
          <w:rFonts w:eastAsia="바탕"/>
          <w:sz w:val="23"/>
          <w:szCs w:val="23"/>
        </w:rPr>
        <w:t>이하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총칭하여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매도인들</w:t>
      </w:r>
      <w:r w:rsidRPr="00FA6062">
        <w:rPr>
          <w:rFonts w:eastAsia="바탕"/>
          <w:sz w:val="23"/>
          <w:szCs w:val="23"/>
        </w:rPr>
        <w:t xml:space="preserve">”, </w:t>
      </w:r>
      <w:r w:rsidRPr="00FA6062">
        <w:rPr>
          <w:rFonts w:eastAsia="바탕"/>
          <w:sz w:val="23"/>
          <w:szCs w:val="23"/>
        </w:rPr>
        <w:t>개별적으로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</w:t>
      </w:r>
      <w:r w:rsidRPr="00FA6062">
        <w:rPr>
          <w:rFonts w:eastAsia="바탕"/>
          <w:sz w:val="23"/>
          <w:szCs w:val="23"/>
        </w:rPr>
        <w:t xml:space="preserve">”, </w:t>
      </w:r>
      <w:r w:rsidRPr="00FA6062">
        <w:rPr>
          <w:rFonts w:eastAsia="바탕"/>
          <w:sz w:val="23"/>
          <w:szCs w:val="23"/>
        </w:rPr>
        <w:t>매도인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박민규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및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매도인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박용진을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</w:t>
      </w:r>
      <w:r w:rsidRPr="00FA6062">
        <w:rPr>
          <w:rFonts w:eastAsia="바탕"/>
          <w:sz w:val="23"/>
          <w:szCs w:val="23"/>
          <w:u w:val="single"/>
        </w:rPr>
        <w:t xml:space="preserve"> </w:t>
      </w:r>
      <w:r w:rsidRPr="00FA6062">
        <w:rPr>
          <w:rFonts w:eastAsia="바탕"/>
          <w:sz w:val="23"/>
          <w:szCs w:val="23"/>
          <w:u w:val="single"/>
        </w:rPr>
        <w:t>대표</w:t>
      </w:r>
      <w:r w:rsidR="000F5928">
        <w:rPr>
          <w:rFonts w:eastAsia="바탕" w:hint="eastAsia"/>
          <w:sz w:val="23"/>
          <w:szCs w:val="23"/>
          <w:u w:val="single"/>
        </w:rPr>
        <w:t>(</w:t>
      </w:r>
      <w:r w:rsidR="000F5928">
        <w:rPr>
          <w:rFonts w:eastAsia="바탕" w:hint="eastAsia"/>
          <w:sz w:val="23"/>
          <w:szCs w:val="23"/>
          <w:u w:val="single"/>
        </w:rPr>
        <w:t>들</w:t>
      </w:r>
      <w:r w:rsidR="000F5928">
        <w:rPr>
          <w:rFonts w:eastAsia="바탕" w:hint="eastAsia"/>
          <w:sz w:val="23"/>
          <w:szCs w:val="23"/>
          <w:u w:val="single"/>
        </w:rPr>
        <w:t>)</w:t>
      </w:r>
      <w:r w:rsidRPr="00FA6062">
        <w:rPr>
          <w:rFonts w:eastAsia="바탕"/>
          <w:sz w:val="23"/>
          <w:szCs w:val="23"/>
        </w:rPr>
        <w:t>”</w:t>
      </w:r>
      <w:r w:rsidR="00A3232F" w:rsidRPr="00FA6062">
        <w:rPr>
          <w:rFonts w:eastAsia="바탕"/>
          <w:sz w:val="23"/>
          <w:szCs w:val="23"/>
        </w:rPr>
        <w:t>)</w:t>
      </w:r>
      <w:r w:rsidR="00AF11EA">
        <w:rPr>
          <w:rStyle w:val="afd"/>
          <w:rFonts w:eastAsia="바탕"/>
          <w:sz w:val="23"/>
          <w:szCs w:val="23"/>
        </w:rPr>
        <w:footnoteReference w:id="3"/>
      </w:r>
      <w:r w:rsidR="00067420">
        <w:rPr>
          <w:rFonts w:eastAsia="바탕" w:hint="eastAsia"/>
          <w:sz w:val="23"/>
          <w:szCs w:val="23"/>
        </w:rPr>
        <w:t xml:space="preserve"> </w:t>
      </w:r>
    </w:p>
    <w:p w14:paraId="74B4D53F" w14:textId="24A09E5B" w:rsidR="00E2756C" w:rsidRPr="00FA6062" w:rsidRDefault="00B17059" w:rsidP="00912670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8662FB" w:rsidRPr="00FA6062">
        <w:rPr>
          <w:rFonts w:eastAsia="바탕"/>
          <w:sz w:val="23"/>
          <w:szCs w:val="23"/>
        </w:rPr>
        <w:t>에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본점을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둔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BB23B1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="00BB23B1" w:rsidRPr="007C7776">
        <w:rPr>
          <w:rFonts w:eastAsia="바탕" w:hint="eastAsia"/>
          <w:color w:val="000000"/>
          <w:sz w:val="23"/>
          <w:szCs w:val="23"/>
        </w:rPr>
        <w:t>1</w:t>
      </w:r>
      <w:r w:rsidR="00BB23B1" w:rsidRPr="007C7776">
        <w:rPr>
          <w:rFonts w:eastAsia="바탕" w:hint="eastAsia"/>
          <w:color w:val="000000"/>
          <w:sz w:val="23"/>
          <w:szCs w:val="23"/>
        </w:rPr>
        <w:t>호</w:t>
      </w:r>
      <w:r w:rsidR="00BB23B1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BB23B1" w:rsidRPr="007C7776">
        <w:rPr>
          <w:rFonts w:eastAsia="바탕" w:hint="eastAsia"/>
          <w:color w:val="000000"/>
          <w:sz w:val="23"/>
          <w:szCs w:val="23"/>
        </w:rPr>
        <w:t>유한회사</w:t>
      </w:r>
      <w:r w:rsidR="00E2756C" w:rsidRPr="00FA6062">
        <w:rPr>
          <w:rFonts w:eastAsia="바탕"/>
          <w:sz w:val="23"/>
          <w:szCs w:val="23"/>
        </w:rPr>
        <w:t>(</w:t>
      </w:r>
      <w:r w:rsidR="00E2756C" w:rsidRPr="00FA6062">
        <w:rPr>
          <w:rFonts w:eastAsia="바탕"/>
          <w:sz w:val="23"/>
          <w:szCs w:val="23"/>
        </w:rPr>
        <w:t>이하</w:t>
      </w:r>
      <w:r w:rsidR="00E2756C" w:rsidRPr="00FA6062">
        <w:rPr>
          <w:rFonts w:eastAsia="바탕"/>
          <w:sz w:val="23"/>
          <w:szCs w:val="23"/>
        </w:rPr>
        <w:t xml:space="preserve"> “</w:t>
      </w:r>
      <w:r w:rsidR="00E2756C" w:rsidRPr="00FA6062">
        <w:rPr>
          <w:rFonts w:eastAsia="바탕"/>
          <w:sz w:val="23"/>
          <w:u w:val="single"/>
        </w:rPr>
        <w:t>매수인</w:t>
      </w:r>
      <w:r w:rsidR="00E2756C" w:rsidRPr="00FA6062">
        <w:rPr>
          <w:rFonts w:eastAsia="바탕"/>
          <w:sz w:val="23"/>
          <w:szCs w:val="23"/>
        </w:rPr>
        <w:t>”)</w:t>
      </w:r>
      <w:r w:rsidR="005662DB" w:rsidRPr="00FA6062">
        <w:rPr>
          <w:rFonts w:eastAsia="바탕"/>
          <w:sz w:val="23"/>
          <w:szCs w:val="23"/>
        </w:rPr>
        <w:t xml:space="preserve"> </w:t>
      </w:r>
    </w:p>
    <w:p w14:paraId="03E25022" w14:textId="77777777" w:rsidR="005D2CDC" w:rsidRPr="00FA6062" w:rsidRDefault="00C84756" w:rsidP="00375C1D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lang w:val="en-GB"/>
        </w:rPr>
      </w:pPr>
      <w:r w:rsidRPr="00FA6062">
        <w:rPr>
          <w:rFonts w:eastAsia="바탕"/>
          <w:b/>
          <w:sz w:val="23"/>
          <w:szCs w:val="23"/>
          <w:lang w:val="en-GB"/>
        </w:rPr>
        <w:t>전</w:t>
      </w:r>
      <w:r w:rsidRPr="00FA6062">
        <w:rPr>
          <w:rFonts w:eastAsia="바탕"/>
          <w:b/>
          <w:sz w:val="23"/>
          <w:szCs w:val="23"/>
          <w:lang w:val="en-GB"/>
        </w:rPr>
        <w:t xml:space="preserve"> </w:t>
      </w:r>
      <w:r w:rsidRPr="00FA6062">
        <w:rPr>
          <w:rFonts w:eastAsia="바탕"/>
          <w:b/>
          <w:sz w:val="23"/>
          <w:szCs w:val="23"/>
          <w:lang w:val="en-GB"/>
        </w:rPr>
        <w:t>문</w:t>
      </w:r>
    </w:p>
    <w:p w14:paraId="5D207EBF" w14:textId="244EB82D" w:rsidR="00E2756C" w:rsidRPr="00FA6062" w:rsidRDefault="00E2756C" w:rsidP="00E2756C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</w:rPr>
        <w:t>주식회사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새빗켐</w:t>
      </w:r>
      <w:r w:rsidRPr="00FA6062">
        <w:rPr>
          <w:rFonts w:eastAsia="바탕"/>
          <w:sz w:val="23"/>
          <w:szCs w:val="23"/>
        </w:rPr>
        <w:t>(</w:t>
      </w:r>
      <w:r w:rsidRPr="00FA6062">
        <w:rPr>
          <w:rFonts w:eastAsia="바탕"/>
          <w:sz w:val="23"/>
          <w:szCs w:val="23"/>
        </w:rPr>
        <w:t>이하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대상회사</w:t>
      </w:r>
      <w:r w:rsidRPr="00FA6062">
        <w:rPr>
          <w:rFonts w:eastAsia="바탕"/>
          <w:sz w:val="23"/>
          <w:szCs w:val="23"/>
        </w:rPr>
        <w:t>”)</w:t>
      </w:r>
      <w:r w:rsidR="008662FB" w:rsidRPr="00FA6062">
        <w:rPr>
          <w:rFonts w:eastAsia="바탕"/>
          <w:sz w:val="23"/>
          <w:szCs w:val="23"/>
        </w:rPr>
        <w:t>은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대한민국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법</w:t>
      </w:r>
      <w:r w:rsidR="004C7ADA" w:rsidRPr="00FA6062">
        <w:rPr>
          <w:rFonts w:eastAsia="바탕"/>
          <w:sz w:val="23"/>
          <w:szCs w:val="23"/>
        </w:rPr>
        <w:t>령</w:t>
      </w:r>
      <w:r w:rsidRPr="00FA6062">
        <w:rPr>
          <w:rFonts w:eastAsia="바탕"/>
          <w:sz w:val="23"/>
          <w:szCs w:val="23"/>
        </w:rPr>
        <w:t>에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따라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설립되어</w:t>
      </w:r>
      <w:r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경상북도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김천시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공단로</w:t>
      </w:r>
      <w:r w:rsidR="008662FB" w:rsidRPr="00FA6062">
        <w:rPr>
          <w:rFonts w:eastAsia="바탕"/>
          <w:sz w:val="23"/>
          <w:szCs w:val="23"/>
        </w:rPr>
        <w:t xml:space="preserve"> 98(</w:t>
      </w:r>
      <w:r w:rsidR="008662FB" w:rsidRPr="00FA6062">
        <w:rPr>
          <w:rFonts w:eastAsia="바탕"/>
          <w:sz w:val="23"/>
          <w:szCs w:val="23"/>
        </w:rPr>
        <w:t>대광동</w:t>
      </w:r>
      <w:r w:rsidR="008662FB" w:rsidRPr="00FA6062">
        <w:rPr>
          <w:rFonts w:eastAsia="바탕"/>
          <w:sz w:val="23"/>
          <w:szCs w:val="23"/>
        </w:rPr>
        <w:t>)</w:t>
      </w:r>
      <w:r w:rsidR="008662FB" w:rsidRPr="00FA6062">
        <w:rPr>
          <w:rFonts w:eastAsia="바탕"/>
          <w:sz w:val="23"/>
          <w:szCs w:val="23"/>
        </w:rPr>
        <w:t>에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본점을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두고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있</w:t>
      </w:r>
      <w:r w:rsidR="00AD08F1">
        <w:rPr>
          <w:rFonts w:eastAsia="바탕" w:hint="eastAsia"/>
          <w:sz w:val="23"/>
          <w:szCs w:val="23"/>
        </w:rPr>
        <w:t>는</w:t>
      </w:r>
      <w:r w:rsidR="00AD08F1">
        <w:rPr>
          <w:rFonts w:eastAsia="바탕" w:hint="eastAsia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회사이다</w:t>
      </w:r>
      <w:r w:rsidRPr="00FA6062">
        <w:rPr>
          <w:rFonts w:eastAsia="바탕"/>
          <w:sz w:val="23"/>
          <w:szCs w:val="23"/>
        </w:rPr>
        <w:t>.</w:t>
      </w:r>
    </w:p>
    <w:p w14:paraId="2A33CA79" w14:textId="7866DABA" w:rsidR="00AA4A67" w:rsidRPr="00FA6062" w:rsidRDefault="00540386" w:rsidP="00742EF0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sz w:val="23"/>
          <w:szCs w:val="23"/>
        </w:rPr>
      </w:pPr>
      <w:r w:rsidRPr="00FA6062">
        <w:rPr>
          <w:rFonts w:eastAsia="바탕"/>
          <w:sz w:val="23"/>
          <w:szCs w:val="23"/>
        </w:rPr>
        <w:t>매도인</w:t>
      </w:r>
      <w:r w:rsidR="008662FB" w:rsidRPr="00FA6062">
        <w:rPr>
          <w:rFonts w:eastAsia="바탕"/>
          <w:sz w:val="23"/>
          <w:szCs w:val="23"/>
        </w:rPr>
        <w:t>들</w:t>
      </w:r>
      <w:r w:rsidRPr="00FA6062">
        <w:rPr>
          <w:rFonts w:eastAsia="바탕"/>
          <w:sz w:val="23"/>
          <w:szCs w:val="23"/>
        </w:rPr>
        <w:t>은</w:t>
      </w:r>
      <w:r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본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계약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체결일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현재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대상회사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발행의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보통주식</w:t>
      </w:r>
      <w:r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2,482,704</w:t>
      </w:r>
      <w:r w:rsidR="00626270" w:rsidRPr="00FA6062">
        <w:rPr>
          <w:rFonts w:eastAsia="바탕"/>
          <w:sz w:val="23"/>
          <w:szCs w:val="23"/>
        </w:rPr>
        <w:t>주</w:t>
      </w:r>
      <w:r w:rsidRPr="00FA6062">
        <w:rPr>
          <w:rFonts w:eastAsia="바탕"/>
          <w:sz w:val="23"/>
          <w:szCs w:val="23"/>
        </w:rPr>
        <w:t>(</w:t>
      </w:r>
      <w:r w:rsidR="00A72955">
        <w:rPr>
          <w:rFonts w:eastAsia="바탕" w:hint="eastAsia"/>
          <w:sz w:val="23"/>
          <w:szCs w:val="23"/>
        </w:rPr>
        <w:t>완전희석기준</w:t>
      </w:r>
      <w:r w:rsidR="00A72955">
        <w:rPr>
          <w:rFonts w:eastAsia="바탕" w:hint="eastAsia"/>
          <w:sz w:val="23"/>
          <w:szCs w:val="23"/>
        </w:rPr>
        <w:t xml:space="preserve"> </w:t>
      </w:r>
      <w:r w:rsidR="00A72955">
        <w:rPr>
          <w:rFonts w:eastAsia="바탕" w:hint="eastAsia"/>
          <w:sz w:val="23"/>
          <w:szCs w:val="23"/>
        </w:rPr>
        <w:t>지분율</w:t>
      </w:r>
      <w:r w:rsidR="00A72955">
        <w:rPr>
          <w:rFonts w:eastAsia="바탕" w:hint="eastAsia"/>
          <w:sz w:val="23"/>
          <w:szCs w:val="23"/>
        </w:rPr>
        <w:t xml:space="preserve"> [*]%, </w:t>
      </w:r>
      <w:r w:rsidR="00E2756C" w:rsidRPr="00FA6062">
        <w:rPr>
          <w:rFonts w:eastAsia="바탕"/>
          <w:sz w:val="23"/>
          <w:szCs w:val="23"/>
        </w:rPr>
        <w:t>1</w:t>
      </w:r>
      <w:r w:rsidR="00E2756C" w:rsidRPr="00FA6062">
        <w:rPr>
          <w:rFonts w:eastAsia="바탕"/>
          <w:sz w:val="23"/>
          <w:szCs w:val="23"/>
        </w:rPr>
        <w:t>주당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액면가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금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9C57C4" w:rsidRPr="00FA6062">
        <w:rPr>
          <w:rFonts w:eastAsia="바탕"/>
          <w:sz w:val="23"/>
          <w:szCs w:val="23"/>
        </w:rPr>
        <w:t>5</w:t>
      </w:r>
      <w:r w:rsidR="00E2756C" w:rsidRPr="00FA6062">
        <w:rPr>
          <w:rFonts w:eastAsia="바탕"/>
          <w:sz w:val="23"/>
          <w:szCs w:val="23"/>
        </w:rPr>
        <w:t>00</w:t>
      </w:r>
      <w:r w:rsidR="00E2756C" w:rsidRPr="00FA6062">
        <w:rPr>
          <w:rFonts w:eastAsia="바탕"/>
          <w:sz w:val="23"/>
          <w:szCs w:val="23"/>
        </w:rPr>
        <w:t>원</w:t>
      </w:r>
      <w:r w:rsidR="004C3941" w:rsidRPr="00FA6062">
        <w:rPr>
          <w:rFonts w:eastAsia="바탕"/>
          <w:sz w:val="23"/>
          <w:szCs w:val="23"/>
        </w:rPr>
        <w:t xml:space="preserve">, </w:t>
      </w:r>
      <w:r w:rsidR="004C3941" w:rsidRPr="00FA6062">
        <w:rPr>
          <w:rFonts w:eastAsia="바탕"/>
          <w:sz w:val="23"/>
          <w:szCs w:val="23"/>
        </w:rPr>
        <w:t>이하</w:t>
      </w:r>
      <w:r w:rsidR="004C3941" w:rsidRPr="00FA6062">
        <w:rPr>
          <w:rFonts w:eastAsia="바탕"/>
          <w:sz w:val="23"/>
          <w:szCs w:val="23"/>
        </w:rPr>
        <w:t xml:space="preserve"> </w:t>
      </w:r>
      <w:r w:rsidR="004C3941" w:rsidRPr="00FA6062">
        <w:rPr>
          <w:rFonts w:eastAsia="바탕"/>
          <w:sz w:val="23"/>
          <w:szCs w:val="23"/>
        </w:rPr>
        <w:t>같음</w:t>
      </w:r>
      <w:r w:rsidRPr="00FA6062">
        <w:rPr>
          <w:rFonts w:eastAsia="바탕"/>
          <w:sz w:val="23"/>
          <w:szCs w:val="23"/>
        </w:rPr>
        <w:t>)</w:t>
      </w:r>
      <w:r w:rsidR="001A5A1A" w:rsidRPr="00FA6062">
        <w:rPr>
          <w:rFonts w:eastAsia="바탕"/>
          <w:sz w:val="23"/>
          <w:szCs w:val="23"/>
        </w:rPr>
        <w:t>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  <w:u w:val="single"/>
        </w:rPr>
        <w:t>별지</w:t>
      </w:r>
      <w:r w:rsidR="008662FB" w:rsidRPr="00FA6062">
        <w:rPr>
          <w:rFonts w:eastAsia="바탕"/>
          <w:sz w:val="23"/>
          <w:szCs w:val="23"/>
          <w:u w:val="single"/>
        </w:rPr>
        <w:t xml:space="preserve"> 1</w:t>
      </w:r>
      <w:r w:rsidR="008662FB" w:rsidRPr="00FA6062">
        <w:rPr>
          <w:rFonts w:eastAsia="바탕"/>
          <w:sz w:val="23"/>
          <w:szCs w:val="23"/>
        </w:rPr>
        <w:t>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같이</w:t>
      </w:r>
      <w:r w:rsidR="001A5A1A" w:rsidRPr="00FA6062">
        <w:rPr>
          <w:rFonts w:eastAsia="바탕"/>
          <w:sz w:val="23"/>
          <w:szCs w:val="23"/>
        </w:rPr>
        <w:t xml:space="preserve"> </w:t>
      </w:r>
      <w:r w:rsidR="001A5A1A" w:rsidRPr="00FA6062">
        <w:rPr>
          <w:rFonts w:eastAsia="바탕"/>
          <w:sz w:val="23"/>
          <w:szCs w:val="23"/>
        </w:rPr>
        <w:t>소유하고</w:t>
      </w:r>
      <w:r w:rsidR="001A5A1A" w:rsidRPr="00FA6062">
        <w:rPr>
          <w:rFonts w:eastAsia="바탕"/>
          <w:sz w:val="23"/>
          <w:szCs w:val="23"/>
        </w:rPr>
        <w:t xml:space="preserve"> </w:t>
      </w:r>
      <w:r w:rsidR="001A5A1A" w:rsidRPr="00FA6062">
        <w:rPr>
          <w:rFonts w:eastAsia="바탕"/>
          <w:sz w:val="23"/>
          <w:szCs w:val="23"/>
        </w:rPr>
        <w:t>있</w:t>
      </w:r>
      <w:r w:rsidR="008662FB" w:rsidRPr="00FA6062">
        <w:rPr>
          <w:rFonts w:eastAsia="바탕"/>
          <w:sz w:val="23"/>
          <w:szCs w:val="23"/>
        </w:rPr>
        <w:t>고</w:t>
      </w:r>
      <w:r w:rsidR="008662FB" w:rsidRPr="00FA6062">
        <w:rPr>
          <w:rFonts w:eastAsia="바탕"/>
          <w:sz w:val="23"/>
          <w:szCs w:val="23"/>
        </w:rPr>
        <w:t>,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FA6062" w:rsidRPr="00FA6062">
        <w:rPr>
          <w:rFonts w:eastAsia="바탕"/>
          <w:sz w:val="23"/>
          <w:szCs w:val="23"/>
        </w:rPr>
        <w:t>이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FA6062" w:rsidRPr="00FA6062">
        <w:rPr>
          <w:rFonts w:eastAsia="바탕"/>
          <w:sz w:val="23"/>
          <w:szCs w:val="23"/>
        </w:rPr>
        <w:t>중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AD08F1">
        <w:rPr>
          <w:rFonts w:eastAsia="바탕" w:hint="eastAsia"/>
          <w:sz w:val="23"/>
          <w:szCs w:val="23"/>
        </w:rPr>
        <w:t>[</w:t>
      </w:r>
      <w:r w:rsidR="00FA6062" w:rsidRPr="00FA6062">
        <w:rPr>
          <w:rFonts w:eastAsia="바탕"/>
          <w:sz w:val="23"/>
          <w:szCs w:val="23"/>
        </w:rPr>
        <w:t>1,489,573</w:t>
      </w:r>
      <w:r w:rsidR="00AD08F1">
        <w:rPr>
          <w:rFonts w:eastAsia="바탕" w:hint="eastAsia"/>
          <w:sz w:val="23"/>
          <w:szCs w:val="23"/>
        </w:rPr>
        <w:t>]</w:t>
      </w:r>
      <w:r w:rsidR="00FA6062" w:rsidRPr="00FA6062">
        <w:rPr>
          <w:rFonts w:eastAsia="바탕"/>
          <w:sz w:val="23"/>
          <w:szCs w:val="23"/>
        </w:rPr>
        <w:t>주</w:t>
      </w:r>
      <w:r w:rsidR="00FA6062">
        <w:rPr>
          <w:rFonts w:eastAsia="바탕" w:hint="eastAsia"/>
          <w:sz w:val="23"/>
          <w:szCs w:val="23"/>
        </w:rPr>
        <w:t>(</w:t>
      </w:r>
      <w:r w:rsidR="0049593C">
        <w:rPr>
          <w:rFonts w:eastAsia="바탕" w:hint="eastAsia"/>
          <w:sz w:val="23"/>
          <w:szCs w:val="23"/>
        </w:rPr>
        <w:t>완전희석기준</w:t>
      </w:r>
      <w:r w:rsidR="0049593C">
        <w:rPr>
          <w:rFonts w:eastAsia="바탕" w:hint="eastAsia"/>
          <w:sz w:val="23"/>
          <w:szCs w:val="23"/>
        </w:rPr>
        <w:t xml:space="preserve"> </w:t>
      </w:r>
      <w:r w:rsidR="0049593C">
        <w:rPr>
          <w:rFonts w:eastAsia="바탕" w:hint="eastAsia"/>
          <w:sz w:val="23"/>
          <w:szCs w:val="23"/>
        </w:rPr>
        <w:t>지분율</w:t>
      </w:r>
      <w:r w:rsidR="0049593C">
        <w:rPr>
          <w:rFonts w:eastAsia="바탕" w:hint="eastAsia"/>
          <w:sz w:val="23"/>
          <w:szCs w:val="23"/>
        </w:rPr>
        <w:t xml:space="preserve"> [*]%, </w:t>
      </w:r>
      <w:r w:rsidR="00FA6062">
        <w:rPr>
          <w:rFonts w:eastAsia="바탕" w:hint="eastAsia"/>
          <w:sz w:val="23"/>
          <w:szCs w:val="23"/>
        </w:rPr>
        <w:t>이하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/>
          <w:sz w:val="23"/>
          <w:szCs w:val="23"/>
        </w:rPr>
        <w:t>“</w:t>
      </w:r>
      <w:r w:rsidR="00FA6062" w:rsidRPr="00FA6062">
        <w:rPr>
          <w:rFonts w:eastAsia="바탕" w:hint="eastAsia"/>
          <w:sz w:val="23"/>
          <w:szCs w:val="23"/>
          <w:u w:val="single"/>
        </w:rPr>
        <w:t>대상주식</w:t>
      </w:r>
      <w:r w:rsidR="00FA6062">
        <w:rPr>
          <w:rFonts w:eastAsia="바탕"/>
          <w:sz w:val="23"/>
          <w:szCs w:val="23"/>
        </w:rPr>
        <w:t>”</w:t>
      </w:r>
      <w:r w:rsidR="00FA6062">
        <w:rPr>
          <w:rFonts w:eastAsia="바탕" w:hint="eastAsia"/>
          <w:sz w:val="23"/>
          <w:szCs w:val="23"/>
        </w:rPr>
        <w:t>)</w:t>
      </w:r>
      <w:r w:rsidR="00FA6062" w:rsidRPr="00FA6062">
        <w:rPr>
          <w:rFonts w:eastAsia="바탕"/>
          <w:sz w:val="23"/>
          <w:szCs w:val="23"/>
        </w:rPr>
        <w:t>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본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계약에서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정한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조건에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따라</w:t>
      </w:r>
      <w:r w:rsidR="001A5A1A" w:rsidRPr="00FA6062">
        <w:rPr>
          <w:sz w:val="23"/>
        </w:rPr>
        <w:t xml:space="preserve"> </w:t>
      </w:r>
      <w:r w:rsidR="00FA6062" w:rsidRPr="00FA6062">
        <w:rPr>
          <w:rFonts w:eastAsia="바탕"/>
          <w:sz w:val="23"/>
          <w:u w:val="single"/>
        </w:rPr>
        <w:t>별지</w:t>
      </w:r>
      <w:r w:rsidR="00FA6062" w:rsidRPr="00FA6062">
        <w:rPr>
          <w:rFonts w:eastAsia="바탕"/>
          <w:sz w:val="23"/>
          <w:u w:val="single"/>
        </w:rPr>
        <w:t xml:space="preserve"> 1</w:t>
      </w:r>
      <w:r w:rsidR="00FA6062" w:rsidRPr="00FA6062">
        <w:rPr>
          <w:rFonts w:eastAsia="바탕"/>
          <w:sz w:val="23"/>
        </w:rPr>
        <w:t>과</w:t>
      </w:r>
      <w:r w:rsidR="00FA6062" w:rsidRPr="00FA6062">
        <w:rPr>
          <w:rFonts w:eastAsia="바탕"/>
          <w:sz w:val="23"/>
        </w:rPr>
        <w:t xml:space="preserve"> </w:t>
      </w:r>
      <w:r w:rsidR="00FA6062" w:rsidRPr="00FA6062">
        <w:rPr>
          <w:rFonts w:eastAsia="바탕"/>
          <w:sz w:val="23"/>
        </w:rPr>
        <w:t>같이</w:t>
      </w:r>
      <w:r w:rsidR="00FA6062" w:rsidRPr="00FA6062">
        <w:rPr>
          <w:rFonts w:eastAsia="바탕"/>
          <w:sz w:val="23"/>
        </w:rPr>
        <w:t xml:space="preserve"> </w:t>
      </w:r>
      <w:r w:rsidR="00E74DCF" w:rsidRPr="00FA6062">
        <w:rPr>
          <w:rFonts w:ascii="바탕" w:eastAsia="바탕" w:hAnsi="바탕" w:cs="바탕" w:hint="eastAsia"/>
          <w:sz w:val="23"/>
        </w:rPr>
        <w:t>매수인에게</w:t>
      </w:r>
      <w:r w:rsidR="00FA6062">
        <w:rPr>
          <w:rFonts w:ascii="바탕" w:eastAsia="바탕" w:hAnsi="바탕" w:cs="바탕" w:hint="eastAsia"/>
          <w:sz w:val="23"/>
        </w:rPr>
        <w:t xml:space="preserve"> 매도하고자 하고, 매수인은 매도인들로부터 대상주식을 매수하고자 한다</w:t>
      </w:r>
      <w:r w:rsidR="001A5A1A" w:rsidRPr="00FA6062">
        <w:rPr>
          <w:sz w:val="23"/>
        </w:rPr>
        <w:t>(</w:t>
      </w:r>
      <w:r w:rsidR="001A5A1A" w:rsidRPr="00FA6062">
        <w:rPr>
          <w:rFonts w:ascii="바탕" w:eastAsia="바탕" w:hAnsi="바탕" w:cs="바탕" w:hint="eastAsia"/>
          <w:sz w:val="23"/>
        </w:rPr>
        <w:t>이하</w:t>
      </w:r>
      <w:r w:rsidR="009C57C4" w:rsidRPr="00FA6062">
        <w:rPr>
          <w:sz w:val="23"/>
          <w:szCs w:val="23"/>
        </w:rPr>
        <w:t xml:space="preserve"> “</w:t>
      </w:r>
      <w:r w:rsidR="009C57C4" w:rsidRPr="00FA6062">
        <w:rPr>
          <w:rFonts w:ascii="바탕" w:eastAsia="바탕" w:hAnsi="바탕" w:cs="바탕" w:hint="eastAsia"/>
          <w:sz w:val="23"/>
          <w:szCs w:val="23"/>
          <w:u w:val="single"/>
        </w:rPr>
        <w:t>본건</w:t>
      </w:r>
      <w:r w:rsidR="009C57C4" w:rsidRPr="00FA6062">
        <w:rPr>
          <w:sz w:val="23"/>
          <w:szCs w:val="23"/>
          <w:u w:val="single"/>
        </w:rPr>
        <w:t xml:space="preserve"> </w:t>
      </w:r>
      <w:r w:rsidR="009C57C4" w:rsidRPr="00FA6062">
        <w:rPr>
          <w:rFonts w:ascii="바탕" w:eastAsia="바탕" w:hAnsi="바탕" w:cs="바탕" w:hint="eastAsia"/>
          <w:sz w:val="23"/>
          <w:szCs w:val="23"/>
          <w:u w:val="single"/>
        </w:rPr>
        <w:t>거래</w:t>
      </w:r>
      <w:r w:rsidR="009C57C4" w:rsidRPr="00FA6062">
        <w:rPr>
          <w:sz w:val="23"/>
          <w:szCs w:val="23"/>
        </w:rPr>
        <w:t>”)</w:t>
      </w:r>
      <w:r w:rsidR="00563B34" w:rsidRPr="00FA6062">
        <w:rPr>
          <w:sz w:val="23"/>
          <w:szCs w:val="23"/>
        </w:rPr>
        <w:t>.</w:t>
      </w:r>
    </w:p>
    <w:p w14:paraId="6B4A6A75" w14:textId="56BD289D" w:rsidR="009C57C4" w:rsidRPr="00FA6062" w:rsidRDefault="009C57C4" w:rsidP="00BE114C">
      <w:pPr>
        <w:pStyle w:val="ad"/>
        <w:wordWrap w:val="0"/>
        <w:autoSpaceDE w:val="0"/>
        <w:spacing w:line="312" w:lineRule="auto"/>
        <w:ind w:left="737"/>
        <w:rPr>
          <w:sz w:val="23"/>
          <w:szCs w:val="23"/>
        </w:rPr>
      </w:pPr>
    </w:p>
    <w:p w14:paraId="37020B34" w14:textId="16B97F8B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이</w:t>
      </w:r>
      <w:r w:rsidR="00130A70" w:rsidRPr="00FA6062">
        <w:rPr>
          <w:rFonts w:cs="Times New Roman"/>
        </w:rPr>
        <w:t>러한</w:t>
      </w:r>
      <w:r w:rsidR="00130A70" w:rsidRPr="00FA6062">
        <w:rPr>
          <w:rFonts w:cs="Times New Roman"/>
        </w:rPr>
        <w:t xml:space="preserve"> </w:t>
      </w:r>
      <w:r w:rsidR="00130A70" w:rsidRPr="00FA6062">
        <w:rPr>
          <w:rFonts w:cs="Times New Roman"/>
        </w:rPr>
        <w:t>배경에서</w:t>
      </w:r>
      <w:r w:rsidRPr="00FA6062">
        <w:rPr>
          <w:rFonts w:cs="Times New Roman"/>
        </w:rPr>
        <w:t xml:space="preserve"> </w:t>
      </w:r>
      <w:r w:rsidR="003F6430" w:rsidRPr="00FA6062">
        <w:rPr>
          <w:rFonts w:cs="Times New Roman"/>
        </w:rPr>
        <w:t>매도인</w:t>
      </w:r>
      <w:r w:rsidR="00AA4A67" w:rsidRPr="00FA6062">
        <w:rPr>
          <w:rFonts w:cs="Times New Roman"/>
        </w:rPr>
        <w:t>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매수인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총칭하여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당사자들</w:t>
      </w:r>
      <w:r w:rsidRPr="00FA6062">
        <w:rPr>
          <w:rFonts w:cs="Times New Roman"/>
        </w:rPr>
        <w:t xml:space="preserve">”, </w:t>
      </w:r>
      <w:r w:rsidRPr="00FA6062">
        <w:rPr>
          <w:rFonts w:cs="Times New Roman"/>
        </w:rPr>
        <w:t>개별적으로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당사자</w:t>
      </w:r>
      <w:r w:rsidRPr="00FA6062">
        <w:rPr>
          <w:rFonts w:cs="Times New Roman"/>
        </w:rPr>
        <w:t>”</w:t>
      </w:r>
      <w:r w:rsidR="00E70549" w:rsidRPr="00FA6062">
        <w:rPr>
          <w:rFonts w:cs="Times New Roman"/>
        </w:rPr>
        <w:t>라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하며</w:t>
      </w:r>
      <w:r w:rsidR="00E70549" w:rsidRPr="00FA6062">
        <w:rPr>
          <w:rFonts w:cs="Times New Roman"/>
        </w:rPr>
        <w:t xml:space="preserve">, </w:t>
      </w:r>
      <w:r w:rsidR="00E70549" w:rsidRPr="00FA6062">
        <w:rPr>
          <w:rFonts w:cs="Times New Roman"/>
        </w:rPr>
        <w:t>매도인들은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하나의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당사자로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간주함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아래와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같이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합의하고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약정한다</w:t>
      </w:r>
      <w:r w:rsidRPr="00FA6062">
        <w:rPr>
          <w:rFonts w:cs="Times New Roman"/>
        </w:rPr>
        <w:t>.</w:t>
      </w:r>
    </w:p>
    <w:p w14:paraId="647494E4" w14:textId="77777777" w:rsidR="005D2CDC" w:rsidRPr="00FA6062" w:rsidRDefault="00C84756" w:rsidP="00375C1D">
      <w:pPr>
        <w:pStyle w:val="1"/>
        <w:wordWrap w:val="0"/>
        <w:autoSpaceDE w:val="0"/>
      </w:pPr>
      <w:bookmarkStart w:id="0" w:name="_Toc325125165"/>
      <w:bookmarkStart w:id="1" w:name="_Toc420674106"/>
      <w:bookmarkStart w:id="2" w:name="_Toc421816629"/>
      <w:bookmarkStart w:id="3" w:name="_Toc118882262"/>
      <w:r w:rsidRPr="00FA6062">
        <w:t>용어의</w:t>
      </w:r>
      <w:r w:rsidRPr="00FA6062">
        <w:t xml:space="preserve"> </w:t>
      </w:r>
      <w:r w:rsidRPr="00FA6062">
        <w:t>정의</w:t>
      </w:r>
      <w:bookmarkEnd w:id="0"/>
      <w:bookmarkEnd w:id="1"/>
      <w:bookmarkEnd w:id="2"/>
      <w:bookmarkEnd w:id="3"/>
    </w:p>
    <w:p w14:paraId="6780E836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용어는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달리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정의되지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아니하는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아래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규정된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가진다</w:t>
      </w:r>
      <w:r w:rsidRPr="00FA6062">
        <w:rPr>
          <w:rFonts w:cs="Times New Roman"/>
        </w:rPr>
        <w:t>.</w:t>
      </w:r>
    </w:p>
    <w:p w14:paraId="57594358" w14:textId="5EF61CE7" w:rsidR="003854B3" w:rsidRPr="00FA6062" w:rsidRDefault="003854B3" w:rsidP="00375C1D">
      <w:pPr>
        <w:pStyle w:val="1f"/>
        <w:wordWrap w:val="0"/>
        <w:autoSpaceDE w:val="0"/>
        <w:rPr>
          <w:rFonts w:cs="Times New Roman"/>
        </w:rPr>
      </w:pPr>
      <w:r w:rsidRPr="00A95E71">
        <w:rPr>
          <w:rFonts w:cs="Times New Roman"/>
        </w:rPr>
        <w:t>“</w:t>
      </w:r>
      <w:r w:rsidRPr="00A95E71">
        <w:rPr>
          <w:rFonts w:cs="Times New Roman"/>
          <w:u w:val="single"/>
        </w:rPr>
        <w:t>근본적</w:t>
      </w:r>
      <w:r w:rsidRPr="00A95E71">
        <w:rPr>
          <w:rFonts w:cs="Times New Roman"/>
          <w:u w:val="single"/>
        </w:rPr>
        <w:t xml:space="preserve"> </w:t>
      </w:r>
      <w:r w:rsidRPr="00A95E71">
        <w:rPr>
          <w:rFonts w:cs="Times New Roman"/>
          <w:u w:val="single"/>
        </w:rPr>
        <w:t>진술보장</w:t>
      </w:r>
      <w:r w:rsidRPr="00A95E71">
        <w:rPr>
          <w:rFonts w:cs="Times New Roman"/>
        </w:rPr>
        <w:t>”</w:t>
      </w:r>
      <w:r w:rsidRPr="00A95E71">
        <w:rPr>
          <w:rFonts w:cs="Times New Roman"/>
        </w:rPr>
        <w:t>이라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함은</w:t>
      </w:r>
      <w:r w:rsidRPr="00A95E71">
        <w:rPr>
          <w:rFonts w:cs="Times New Roman"/>
        </w:rPr>
        <w:t xml:space="preserve"> (i) </w:t>
      </w:r>
      <w:r w:rsidRPr="00A95E71">
        <w:rPr>
          <w:rFonts w:cs="Times New Roman"/>
        </w:rPr>
        <w:t>제</w:t>
      </w:r>
      <w:r w:rsidR="00A95E71" w:rsidRPr="00A95E71">
        <w:rPr>
          <w:rFonts w:cs="Times New Roman" w:hint="eastAsia"/>
        </w:rPr>
        <w:t>7</w:t>
      </w:r>
      <w:r w:rsidRPr="00A95E71">
        <w:rPr>
          <w:rFonts w:cs="Times New Roman"/>
        </w:rPr>
        <w:t>.1</w:t>
      </w:r>
      <w:r w:rsidRPr="00A95E71">
        <w:rPr>
          <w:rFonts w:cs="Times New Roman"/>
        </w:rPr>
        <w:t>조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</w:t>
      </w:r>
      <w:r w:rsidR="00997FF7" w:rsidRPr="00A95E71">
        <w:rPr>
          <w:rFonts w:cs="Times New Roman"/>
        </w:rPr>
        <w:t>도</w:t>
      </w:r>
      <w:r w:rsidRPr="00A95E71">
        <w:rPr>
          <w:rFonts w:cs="Times New Roman"/>
        </w:rPr>
        <w:t>인</w:t>
      </w:r>
      <w:r w:rsidR="007C36AE" w:rsidRPr="00A95E71">
        <w:rPr>
          <w:rFonts w:cs="Times New Roman"/>
        </w:rPr>
        <w:t>들</w:t>
      </w:r>
      <w:r w:rsidRPr="00A95E71">
        <w:rPr>
          <w:rFonts w:cs="Times New Roman"/>
        </w:rPr>
        <w:t>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중</w:t>
      </w:r>
      <w:r w:rsidRPr="00A95E71">
        <w:rPr>
          <w:rFonts w:cs="Times New Roman"/>
        </w:rPr>
        <w:t xml:space="preserve"> </w:t>
      </w:r>
      <w:r w:rsidR="00F1280E"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1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내지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8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, (ii) </w:t>
      </w:r>
      <w:r w:rsidRPr="00A95E71">
        <w:rPr>
          <w:rFonts w:cs="Times New Roman"/>
          <w:u w:val="single"/>
        </w:rPr>
        <w:t>별지</w:t>
      </w:r>
      <w:r w:rsidRPr="00A95E71">
        <w:rPr>
          <w:rFonts w:cs="Times New Roman"/>
          <w:u w:val="single"/>
        </w:rPr>
        <w:t xml:space="preserve"> </w:t>
      </w:r>
      <w:r w:rsidR="00A95E71" w:rsidRPr="00A95E71">
        <w:rPr>
          <w:rFonts w:cs="Times New Roman" w:hint="eastAsia"/>
          <w:u w:val="single"/>
        </w:rPr>
        <w:t>7</w:t>
      </w:r>
      <w:r w:rsidRPr="00A95E71">
        <w:rPr>
          <w:rFonts w:cs="Times New Roman"/>
          <w:u w:val="single"/>
        </w:rPr>
        <w:t>.1</w:t>
      </w:r>
      <w:r w:rsidR="000A1EE3" w:rsidRPr="00A95E71">
        <w:rPr>
          <w:rFonts w:cs="Times New Roman"/>
          <w:u w:val="single"/>
        </w:rPr>
        <w:t>(9)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</w:t>
      </w:r>
      <w:r w:rsidR="00997FF7" w:rsidRPr="00A95E71">
        <w:rPr>
          <w:rFonts w:cs="Times New Roman"/>
        </w:rPr>
        <w:t>도</w:t>
      </w:r>
      <w:r w:rsidRPr="00A95E71">
        <w:rPr>
          <w:rFonts w:cs="Times New Roman"/>
        </w:rPr>
        <w:t>인</w:t>
      </w:r>
      <w:r w:rsidR="007C36AE" w:rsidRPr="00A95E71">
        <w:rPr>
          <w:rFonts w:cs="Times New Roman"/>
        </w:rPr>
        <w:t>들</w:t>
      </w:r>
      <w:r w:rsidRPr="00A95E71">
        <w:rPr>
          <w:rFonts w:cs="Times New Roman"/>
        </w:rPr>
        <w:t>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대상회사에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대한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중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1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내지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lastRenderedPageBreak/>
        <w:t>(</w:t>
      </w:r>
      <w:r w:rsidR="00F1280E" w:rsidRPr="00A95E71">
        <w:rPr>
          <w:rFonts w:cs="Times New Roman"/>
        </w:rPr>
        <w:t>5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="00E23E4D" w:rsidRPr="00A95E71">
        <w:rPr>
          <w:rFonts w:cs="Times New Roman"/>
        </w:rPr>
        <w:t>(</w:t>
      </w:r>
      <w:r w:rsidR="00E23E4D"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E23E4D" w:rsidRPr="00A95E71">
        <w:rPr>
          <w:rFonts w:cs="Times New Roman"/>
        </w:rPr>
        <w:t>5</w:t>
      </w:r>
      <w:r w:rsidR="00A43C83">
        <w:rPr>
          <w:rFonts w:cs="Times New Roman" w:hint="eastAsia"/>
        </w:rPr>
        <w:t>)</w:t>
      </w:r>
      <w:r w:rsidR="00E23E4D" w:rsidRPr="00A95E71">
        <w:rPr>
          <w:rFonts w:cs="Times New Roman"/>
        </w:rPr>
        <w:t>항은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필요적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정부승인에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관한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</w:t>
      </w:r>
      <w:r w:rsidR="00E23E4D" w:rsidRPr="00A95E71">
        <w:rPr>
          <w:rFonts w:cs="Times New Roman"/>
        </w:rPr>
        <w:t>에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한정함</w:t>
      </w:r>
      <w:r w:rsidR="00E23E4D" w:rsidRPr="00A95E71">
        <w:rPr>
          <w:rFonts w:cs="Times New Roman"/>
        </w:rPr>
        <w:t>)</w:t>
      </w:r>
      <w:r w:rsidRPr="00A95E71">
        <w:rPr>
          <w:rFonts w:cs="Times New Roman"/>
        </w:rPr>
        <w:t xml:space="preserve">, (iii) </w:t>
      </w:r>
      <w:r w:rsidR="00512544" w:rsidRPr="00A95E71">
        <w:rPr>
          <w:rFonts w:cs="Times New Roman"/>
        </w:rPr>
        <w:t>제</w:t>
      </w:r>
      <w:r w:rsidR="00A95E71">
        <w:rPr>
          <w:rFonts w:cs="Times New Roman" w:hint="eastAsia"/>
        </w:rPr>
        <w:t>7</w:t>
      </w:r>
      <w:r w:rsidRPr="00A95E71">
        <w:rPr>
          <w:rFonts w:cs="Times New Roman"/>
        </w:rPr>
        <w:t>.2</w:t>
      </w:r>
      <w:r w:rsidRPr="00A95E71">
        <w:rPr>
          <w:rFonts w:cs="Times New Roman"/>
        </w:rPr>
        <w:t>조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매수인의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="00E8178F">
        <w:rPr>
          <w:rFonts w:cs="Times New Roman" w:hint="eastAsia"/>
        </w:rPr>
        <w:t>전부를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의미한다</w:t>
      </w:r>
      <w:r w:rsidRPr="00A95E71">
        <w:rPr>
          <w:rFonts w:cs="Times New Roman"/>
        </w:rPr>
        <w:t>.</w:t>
      </w:r>
    </w:p>
    <w:p w14:paraId="16797E1C" w14:textId="0D4DAA3E" w:rsidR="004A554F" w:rsidRPr="00FA6062" w:rsidRDefault="004A554F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기준재무제표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매도인들이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매수인에게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제공한</w:t>
      </w:r>
      <w:r w:rsidR="006C378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20</w:t>
      </w:r>
      <w:r w:rsidR="007B2C23" w:rsidRPr="00FA6062">
        <w:rPr>
          <w:rFonts w:cs="Times New Roman"/>
        </w:rPr>
        <w:t>2</w:t>
      </w:r>
      <w:r w:rsidR="00AA4A67" w:rsidRPr="00FA6062">
        <w:rPr>
          <w:rFonts w:cs="Times New Roman"/>
        </w:rPr>
        <w:t>4</w:t>
      </w:r>
      <w:r w:rsidRPr="00FA6062">
        <w:rPr>
          <w:rFonts w:cs="Times New Roman"/>
        </w:rPr>
        <w:t xml:space="preserve">. </w:t>
      </w:r>
      <w:r w:rsidR="00FA6062">
        <w:rPr>
          <w:rFonts w:cs="Times New Roman" w:hint="eastAsia"/>
        </w:rPr>
        <w:t>9</w:t>
      </w:r>
      <w:r w:rsidRPr="00FA6062">
        <w:rPr>
          <w:rFonts w:cs="Times New Roman"/>
        </w:rPr>
        <w:t xml:space="preserve">. </w:t>
      </w:r>
      <w:r w:rsidR="007D53BD" w:rsidRPr="00FA6062">
        <w:rPr>
          <w:rFonts w:cs="Times New Roman"/>
        </w:rPr>
        <w:t>3</w:t>
      </w:r>
      <w:r w:rsidR="00AA4A67" w:rsidRPr="00FA6062">
        <w:rPr>
          <w:rFonts w:cs="Times New Roman"/>
        </w:rPr>
        <w:t>0</w:t>
      </w:r>
      <w:r w:rsidRPr="00FA6062">
        <w:rPr>
          <w:rFonts w:cs="Times New Roman"/>
        </w:rPr>
        <w:t>.</w:t>
      </w:r>
      <w:r w:rsidR="00A92966" w:rsidRPr="00FA6062">
        <w:rPr>
          <w:rFonts w:cs="Times New Roman"/>
        </w:rPr>
        <w:t>(</w:t>
      </w:r>
      <w:r w:rsidR="00A92966" w:rsidRPr="00FA6062">
        <w:rPr>
          <w:rFonts w:cs="Times New Roman"/>
        </w:rPr>
        <w:t>이하</w:t>
      </w:r>
      <w:r w:rsidR="00A92966" w:rsidRPr="00FA6062">
        <w:rPr>
          <w:rFonts w:cs="Times New Roman"/>
        </w:rPr>
        <w:t xml:space="preserve"> “</w:t>
      </w:r>
      <w:r w:rsidR="00A92966" w:rsidRPr="00FA6062">
        <w:rPr>
          <w:rFonts w:cs="Times New Roman"/>
          <w:u w:val="single"/>
        </w:rPr>
        <w:t>실사기준일</w:t>
      </w:r>
      <w:r w:rsidR="00A92966" w:rsidRPr="00FA6062">
        <w:rPr>
          <w:rFonts w:cs="Times New Roman"/>
        </w:rPr>
        <w:t>”)</w:t>
      </w:r>
      <w:r w:rsidR="006C3788" w:rsidRPr="00FA6062">
        <w:rPr>
          <w:rFonts w:cs="Times New Roman"/>
        </w:rPr>
        <w:t>자</w:t>
      </w:r>
      <w:r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감사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받지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않은</w:t>
      </w:r>
      <w:r w:rsidR="006C3788" w:rsidRPr="00FA6062">
        <w:rPr>
          <w:rFonts w:cs="Times New Roman"/>
        </w:rPr>
        <w:t xml:space="preserve"> </w:t>
      </w:r>
      <w:r w:rsidR="00FA6062">
        <w:rPr>
          <w:rFonts w:cs="Times New Roman" w:hint="eastAsia"/>
        </w:rPr>
        <w:t>개별</w:t>
      </w:r>
      <w:r w:rsidR="00FA6062">
        <w:rPr>
          <w:rFonts w:cs="Times New Roman" w:hint="eastAsia"/>
        </w:rPr>
        <w:t xml:space="preserve"> </w:t>
      </w:r>
      <w:r w:rsidRPr="00FA6062">
        <w:rPr>
          <w:rFonts w:cs="Times New Roman"/>
        </w:rPr>
        <w:t>재무제표를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  <w:r w:rsidR="00FA6062">
        <w:rPr>
          <w:rFonts w:cs="Times New Roman" w:hint="eastAsia"/>
        </w:rPr>
        <w:t xml:space="preserve"> </w:t>
      </w:r>
    </w:p>
    <w:p w14:paraId="225956ED" w14:textId="13DD9129" w:rsidR="004A554F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계열회사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독점규제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및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공정거래에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관한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법률</w:t>
      </w:r>
      <w:r w:rsidRPr="00FA6062">
        <w:rPr>
          <w:rFonts w:cs="Times New Roman"/>
        </w:rPr>
        <w:t>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계열회사를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86891F8" w14:textId="0E6304FE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법</w:t>
      </w:r>
      <w:r w:rsidR="00823F4F" w:rsidRPr="00FA6062">
        <w:rPr>
          <w:rFonts w:cs="Times New Roman"/>
          <w:u w:val="single"/>
        </w:rPr>
        <w:t>령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해당시점에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유효하게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시행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</w:t>
      </w:r>
      <w:r w:rsidR="005E047F" w:rsidRPr="00FA6062">
        <w:rPr>
          <w:rFonts w:cs="Times New Roman"/>
        </w:rPr>
        <w:t>인</w:t>
      </w:r>
      <w:r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(i)</w:t>
      </w:r>
      <w:r w:rsidR="00122259" w:rsidRPr="00FA6062">
        <w:rPr>
          <w:rFonts w:cs="Times New Roman"/>
        </w:rPr>
        <w:t xml:space="preserve"> </w:t>
      </w:r>
      <w:r w:rsidR="00122259" w:rsidRPr="00FA6062">
        <w:rPr>
          <w:rFonts w:cs="Times New Roman"/>
        </w:rPr>
        <w:t>대한민국</w:t>
      </w:r>
      <w:r w:rsidR="00122259" w:rsidRPr="00FA6062">
        <w:rPr>
          <w:rFonts w:cs="Times New Roman"/>
        </w:rPr>
        <w:t xml:space="preserve"> </w:t>
      </w:r>
      <w:r w:rsidR="00122259" w:rsidRPr="00FA6062">
        <w:rPr>
          <w:rFonts w:cs="Times New Roman"/>
        </w:rPr>
        <w:t>또는</w:t>
      </w:r>
      <w:r w:rsidR="009D24A0" w:rsidRPr="00FA6062">
        <w:rPr>
          <w:rFonts w:cs="Times New Roman"/>
        </w:rPr>
        <w:t xml:space="preserve"> </w:t>
      </w:r>
      <w:r w:rsidR="005E047F" w:rsidRPr="00FA6062">
        <w:rPr>
          <w:rFonts w:cs="Times New Roman"/>
        </w:rPr>
        <w:t>외국의</w:t>
      </w:r>
      <w:r w:rsidR="00122259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헌법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법률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협약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명령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규칙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조례</w:t>
      </w:r>
      <w:r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행정규칙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의하여</w:t>
      </w:r>
      <w:r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시행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채택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공포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적용되는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이와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유사한</w:t>
      </w:r>
      <w:r w:rsidR="00702B1E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규정과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규칙이나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법규적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효력이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있는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규범</w:t>
      </w:r>
      <w:r w:rsidR="00702B1E" w:rsidRPr="00FA6062">
        <w:rPr>
          <w:rFonts w:cs="Times New Roman"/>
        </w:rPr>
        <w:t xml:space="preserve">, (ii) </w:t>
      </w:r>
      <w:r w:rsidR="00702B1E" w:rsidRPr="00FA6062">
        <w:rPr>
          <w:rFonts w:cs="Times New Roman"/>
        </w:rPr>
        <w:t>정부기관의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판결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결정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명령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처분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중재판정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구속력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있는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조치를</w:t>
      </w:r>
      <w:r w:rsidR="00702B1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1730EAD" w14:textId="0C10B265" w:rsidR="003E08B3" w:rsidRPr="00FA6062" w:rsidRDefault="003E08B3" w:rsidP="00375C1D">
      <w:pPr>
        <w:pStyle w:val="1f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 w:rsidRPr="003E08B3">
        <w:rPr>
          <w:rFonts w:cs="Times New Roman" w:hint="eastAsia"/>
          <w:u w:val="single"/>
        </w:rPr>
        <w:t>본건</w:t>
      </w:r>
      <w:r w:rsidRPr="003E08B3">
        <w:rPr>
          <w:rFonts w:cs="Times New Roman" w:hint="eastAsia"/>
          <w:u w:val="single"/>
        </w:rPr>
        <w:t xml:space="preserve"> </w:t>
      </w:r>
      <w:r w:rsidRPr="003E08B3">
        <w:rPr>
          <w:rFonts w:cs="Times New Roman" w:hint="eastAsia"/>
          <w:u w:val="single"/>
        </w:rPr>
        <w:t>실사</w:t>
      </w:r>
      <w:r>
        <w:rPr>
          <w:rFonts w:cs="Times New Roman"/>
        </w:rPr>
        <w:t>”</w:t>
      </w:r>
      <w:r>
        <w:rPr>
          <w:rFonts w:cs="Times New Roman" w:hint="eastAsia"/>
        </w:rPr>
        <w:t>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함은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매수인</w:t>
      </w:r>
      <w:r w:rsidR="00053F10">
        <w:rPr>
          <w:rFonts w:cs="Times New Roman" w:hint="eastAsia"/>
        </w:rPr>
        <w:t>측</w:t>
      </w:r>
      <w:r>
        <w:rPr>
          <w:rFonts w:cs="Times New Roman" w:hint="eastAsia"/>
        </w:rPr>
        <w:t>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대하여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수행하는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회계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재무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조세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법률</w:t>
      </w:r>
      <w:r>
        <w:rPr>
          <w:rFonts w:cs="Times New Roman" w:hint="eastAsia"/>
        </w:rPr>
        <w:t xml:space="preserve">, </w:t>
      </w:r>
      <w:r w:rsidR="004C6E59">
        <w:rPr>
          <w:rFonts w:cs="Times New Roman" w:hint="eastAsia"/>
        </w:rPr>
        <w:t>인사노무</w:t>
      </w:r>
      <w:r w:rsidR="004C6E59">
        <w:rPr>
          <w:rFonts w:cs="Times New Roman" w:hint="eastAsia"/>
        </w:rPr>
        <w:t xml:space="preserve">, </w:t>
      </w:r>
      <w:r w:rsidR="004C6E59">
        <w:rPr>
          <w:rFonts w:cs="Times New Roman" w:hint="eastAsia"/>
        </w:rPr>
        <w:t>환경</w:t>
      </w:r>
      <w:r w:rsidR="004C6E59">
        <w:rPr>
          <w:rFonts w:cs="Times New Roman" w:hint="eastAsia"/>
        </w:rPr>
        <w:t xml:space="preserve">, </w:t>
      </w:r>
      <w:r>
        <w:rPr>
          <w:rFonts w:cs="Times New Roman" w:hint="eastAsia"/>
        </w:rPr>
        <w:t>영업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등</w:t>
      </w:r>
      <w:r w:rsidR="004C6E59">
        <w:rPr>
          <w:rFonts w:cs="Times New Roman" w:hint="eastAsia"/>
        </w:rPr>
        <w:t>에</w:t>
      </w:r>
      <w:r w:rsidR="004C6E59">
        <w:rPr>
          <w:rFonts w:cs="Times New Roman" w:hint="eastAsia"/>
        </w:rPr>
        <w:t xml:space="preserve"> </w:t>
      </w:r>
      <w:r w:rsidR="004C6E59"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실사를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의미한다</w:t>
      </w:r>
      <w:r>
        <w:rPr>
          <w:rFonts w:cs="Times New Roman" w:hint="eastAsia"/>
        </w:rPr>
        <w:t>.</w:t>
      </w:r>
    </w:p>
    <w:p w14:paraId="389228DB" w14:textId="18EEC21F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사람</w:t>
      </w:r>
      <w:r w:rsidRPr="00FA6062">
        <w:rPr>
          <w:rFonts w:cs="Times New Roman"/>
        </w:rPr>
        <w:t>”</w:t>
      </w:r>
      <w:r w:rsidR="00FE2217" w:rsidRPr="00FA6062">
        <w:rPr>
          <w:rFonts w:cs="Times New Roman"/>
        </w:rPr>
        <w:t xml:space="preserve"> </w:t>
      </w:r>
      <w:r w:rsidR="00FE2217" w:rsidRPr="00FA6062">
        <w:rPr>
          <w:rFonts w:cs="Times New Roman"/>
        </w:rPr>
        <w:t>또는</w:t>
      </w:r>
      <w:r w:rsidR="00FE2217" w:rsidRPr="00FA6062">
        <w:rPr>
          <w:rFonts w:cs="Times New Roman"/>
        </w:rPr>
        <w:t xml:space="preserve"> “</w:t>
      </w:r>
      <w:r w:rsidR="00FE2217" w:rsidRPr="00FA6062">
        <w:rPr>
          <w:rFonts w:cs="Times New Roman"/>
          <w:u w:val="single"/>
        </w:rPr>
        <w:t>인</w:t>
      </w:r>
      <w:r w:rsidR="00FE2217" w:rsidRPr="00FA6062">
        <w:rPr>
          <w:rFonts w:cs="Times New Roman"/>
          <w:u w:val="single"/>
        </w:rPr>
        <w:t>(</w:t>
      </w:r>
      <w:r w:rsidR="00FE2217" w:rsidRPr="00FA6062">
        <w:rPr>
          <w:rFonts w:cs="Times New Roman"/>
          <w:u w:val="single"/>
        </w:rPr>
        <w:t>人</w:t>
      </w:r>
      <w:r w:rsidR="00FE2217" w:rsidRPr="00FA6062">
        <w:rPr>
          <w:rFonts w:cs="Times New Roman"/>
          <w:u w:val="single"/>
        </w:rPr>
        <w:t>)</w:t>
      </w:r>
      <w:r w:rsidR="00FE2217"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개인</w:t>
      </w:r>
      <w:r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회사</w:t>
      </w:r>
      <w:r w:rsidR="009D2AE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법인</w:t>
      </w:r>
      <w:r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조합</w:t>
      </w:r>
      <w:r w:rsidR="009D2AE6"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단체</w:t>
      </w:r>
      <w:r w:rsidR="009D2AE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비법인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사단이나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재단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A361C52" w14:textId="6677ECCE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소송</w:t>
      </w:r>
      <w:r w:rsidR="0096619E" w:rsidRPr="00FA6062">
        <w:rPr>
          <w:rFonts w:cs="Times New Roman"/>
          <w:u w:val="single"/>
        </w:rPr>
        <w:t>등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진행</w:t>
      </w:r>
      <w:r w:rsidR="00AE27B6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소송절차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신청절차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화해절차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중재절차</w:t>
      </w:r>
      <w:r w:rsidRPr="00FA6062">
        <w:rPr>
          <w:rFonts w:cs="Times New Roman"/>
        </w:rPr>
        <w:t>,</w:t>
      </w:r>
      <w:r w:rsidR="00AE27B6" w:rsidRPr="00FA6062">
        <w:rPr>
          <w:rFonts w:cs="Times New Roman"/>
        </w:rPr>
        <w:t xml:space="preserve"> </w:t>
      </w:r>
      <w:r w:rsidR="00AE27B6" w:rsidRPr="00FA6062">
        <w:rPr>
          <w:rFonts w:cs="Times New Roman"/>
        </w:rPr>
        <w:t>조정절차</w:t>
      </w:r>
      <w:r w:rsidR="00AE27B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행정심판절차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청문절차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수사절차</w:t>
      </w:r>
      <w:r w:rsidR="00A123A7" w:rsidRPr="00FA6062">
        <w:rPr>
          <w:rFonts w:cs="Times New Roman"/>
        </w:rPr>
        <w:t xml:space="preserve">, </w:t>
      </w:r>
      <w:r w:rsidR="00A123A7" w:rsidRPr="00FA6062">
        <w:rPr>
          <w:rFonts w:cs="Times New Roman"/>
        </w:rPr>
        <w:t>분쟁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유사한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절차를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8B7CFA2" w14:textId="0EC299D5" w:rsidR="00EC14DC" w:rsidRPr="00FA6062" w:rsidRDefault="00EC14DC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알고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있는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법인인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등기임원</w:t>
      </w:r>
      <w:r w:rsidR="00FA6062">
        <w:rPr>
          <w:rFonts w:cs="Times New Roman" w:hint="eastAsia"/>
        </w:rPr>
        <w:t xml:space="preserve"> </w:t>
      </w:r>
      <w:r w:rsidR="006E3FEF" w:rsidRPr="00FA6062">
        <w:rPr>
          <w:rFonts w:cs="Times New Roman"/>
        </w:rPr>
        <w:t>이상의</w:t>
      </w:r>
      <w:r w:rsidR="006E3FEF" w:rsidRPr="00FA6062">
        <w:rPr>
          <w:rFonts w:cs="Times New Roman"/>
        </w:rPr>
        <w:t xml:space="preserve"> </w:t>
      </w:r>
      <w:r w:rsidR="006E3FEF" w:rsidRPr="00FA6062">
        <w:rPr>
          <w:rFonts w:cs="Times New Roman"/>
        </w:rPr>
        <w:t>임직원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</w:t>
      </w:r>
      <w:r w:rsidR="00484A07" w:rsidRPr="00FA6062">
        <w:rPr>
          <w:rFonts w:cs="Times New Roman"/>
        </w:rPr>
        <w:t>함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실제로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알고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</w:t>
      </w:r>
      <w:r w:rsidR="00823F4F" w:rsidRPr="00FA6062">
        <w:rPr>
          <w:rFonts w:cs="Times New Roman"/>
        </w:rPr>
        <w:t>거나</w:t>
      </w:r>
      <w:r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업무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과정에서</w:t>
      </w:r>
      <w:r w:rsidR="00823F4F" w:rsidRPr="00FA6062">
        <w:rPr>
          <w:rFonts w:cs="Times New Roman"/>
        </w:rPr>
        <w:t xml:space="preserve"> </w:t>
      </w:r>
      <w:r w:rsidR="00F82860" w:rsidRPr="00FA6062">
        <w:rPr>
          <w:rFonts w:cs="Times New Roman"/>
        </w:rPr>
        <w:t>통상적인</w:t>
      </w:r>
      <w:r w:rsidR="000F12E8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주의의무를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다하였다면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알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있었던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경우를</w:t>
      </w:r>
      <w:r w:rsidR="00823F4F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의미하며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어떠한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="00082E8E">
        <w:rPr>
          <w:rFonts w:cs="Times New Roman" w:hint="eastAsia"/>
        </w:rPr>
        <w:t>어느</w:t>
      </w:r>
      <w:r w:rsidR="00082E8E">
        <w:rPr>
          <w:rFonts w:cs="Times New Roman" w:hint="eastAsia"/>
        </w:rPr>
        <w:t xml:space="preserve"> </w:t>
      </w:r>
      <w:r w:rsidR="00F82860" w:rsidRPr="00FA6062">
        <w:rPr>
          <w:rFonts w:cs="Times New Roman"/>
        </w:rPr>
        <w:t>매도인</w:t>
      </w:r>
      <w:r w:rsidR="00F82860" w:rsidRPr="00FA6062">
        <w:rPr>
          <w:rFonts w:cs="Times New Roman"/>
        </w:rPr>
        <w:t xml:space="preserve"> </w:t>
      </w:r>
      <w:r w:rsidR="00F82860" w:rsidRPr="00FA6062">
        <w:rPr>
          <w:rFonts w:cs="Times New Roman"/>
        </w:rPr>
        <w:t>또는</w:t>
      </w:r>
      <w:r w:rsidR="00F82860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대상회사의</w:t>
      </w:r>
      <w:r w:rsidRPr="00FA6062">
        <w:rPr>
          <w:rFonts w:cs="Times New Roman"/>
        </w:rPr>
        <w:t xml:space="preserve"> </w:t>
      </w:r>
      <w:ins w:id="4" w:author="SL Partners" w:date="2025-01-22T22:02:00Z" w16du:dateUtc="2025-01-22T13:02:00Z">
        <w:r w:rsidR="00934F77">
          <w:rPr>
            <w:rFonts w:hint="eastAsia"/>
            <w:szCs w:val="23"/>
          </w:rPr>
          <w:t>상무급</w:t>
        </w:r>
        <w:r w:rsidR="00934F77">
          <w:rPr>
            <w:rFonts w:hint="eastAsia"/>
            <w:szCs w:val="23"/>
          </w:rPr>
          <w:t xml:space="preserve"> </w:t>
        </w:r>
        <w:r w:rsidR="00934F77">
          <w:rPr>
            <w:rFonts w:hint="eastAsia"/>
            <w:szCs w:val="23"/>
          </w:rPr>
          <w:t>이상의</w:t>
        </w:r>
        <w:r w:rsidR="00934F77">
          <w:rPr>
            <w:rFonts w:hint="eastAsia"/>
            <w:szCs w:val="23"/>
          </w:rPr>
          <w:t xml:space="preserve"> </w:t>
        </w:r>
        <w:r w:rsidR="00934F77">
          <w:rPr>
            <w:rFonts w:hint="eastAsia"/>
            <w:szCs w:val="23"/>
          </w:rPr>
          <w:t>임원</w:t>
        </w:r>
        <w:r w:rsidR="00934F77" w:rsidRPr="00B51FA5">
          <w:rPr>
            <w:rFonts w:hAnsi="바탕"/>
            <w:szCs w:val="23"/>
          </w:rPr>
          <w:t>이</w:t>
        </w:r>
        <w:r w:rsidR="00934F77" w:rsidRPr="00B51FA5">
          <w:rPr>
            <w:szCs w:val="23"/>
          </w:rPr>
          <w:t xml:space="preserve"> </w:t>
        </w:r>
        <w:r w:rsidR="00934F77" w:rsidRPr="00B51FA5">
          <w:rPr>
            <w:rFonts w:hAnsi="바탕"/>
            <w:szCs w:val="23"/>
          </w:rPr>
          <w:t>실제로</w:t>
        </w:r>
        <w:r w:rsidR="00934F77" w:rsidRPr="00B51FA5">
          <w:rPr>
            <w:szCs w:val="23"/>
          </w:rPr>
          <w:t xml:space="preserve"> </w:t>
        </w:r>
        <w:r w:rsidR="00934F77" w:rsidRPr="00B51FA5">
          <w:rPr>
            <w:rFonts w:hAnsi="바탕"/>
            <w:szCs w:val="23"/>
          </w:rPr>
          <w:t>알고</w:t>
        </w:r>
        <w:r w:rsidR="00934F77" w:rsidRPr="00B51FA5">
          <w:rPr>
            <w:szCs w:val="23"/>
          </w:rPr>
          <w:t xml:space="preserve"> </w:t>
        </w:r>
        <w:r w:rsidR="00934F77" w:rsidRPr="00B51FA5">
          <w:rPr>
            <w:rFonts w:hAnsi="바탕"/>
            <w:szCs w:val="23"/>
          </w:rPr>
          <w:t>있</w:t>
        </w:r>
        <w:r w:rsidR="00934F77">
          <w:rPr>
            <w:rFonts w:hAnsi="바탕" w:hint="eastAsia"/>
            <w:szCs w:val="23"/>
          </w:rPr>
          <w:t>거나</w:t>
        </w:r>
        <w:r w:rsidR="00934F77">
          <w:rPr>
            <w:rFonts w:hAnsi="바탕" w:hint="eastAsia"/>
            <w:szCs w:val="23"/>
          </w:rPr>
          <w:t xml:space="preserve"> </w:t>
        </w:r>
        <w:r w:rsidR="00934F77" w:rsidRPr="005725BE">
          <w:rPr>
            <w:rFonts w:hAnsi="바탕" w:hint="eastAsia"/>
            <w:szCs w:val="23"/>
          </w:rPr>
          <w:t>그</w:t>
        </w:r>
        <w:r w:rsidR="00934F77" w:rsidRPr="005725BE">
          <w:rPr>
            <w:rFonts w:hAnsi="바탕" w:hint="eastAsia"/>
            <w:szCs w:val="23"/>
          </w:rPr>
          <w:t xml:space="preserve"> </w:t>
        </w:r>
        <w:r w:rsidR="00934F77" w:rsidRPr="005725BE">
          <w:rPr>
            <w:rFonts w:hAnsi="바탕" w:hint="eastAsia"/>
            <w:szCs w:val="23"/>
          </w:rPr>
          <w:t>직위에서</w:t>
        </w:r>
        <w:r w:rsidR="00934F77" w:rsidRPr="005725BE">
          <w:rPr>
            <w:rFonts w:hAnsi="바탕" w:hint="eastAsia"/>
            <w:szCs w:val="23"/>
          </w:rPr>
          <w:t xml:space="preserve"> </w:t>
        </w:r>
        <w:r w:rsidR="00934F77" w:rsidRPr="005725BE">
          <w:rPr>
            <w:rFonts w:hAnsi="바탕" w:hint="eastAsia"/>
            <w:szCs w:val="23"/>
          </w:rPr>
          <w:t>합리적인</w:t>
        </w:r>
        <w:r w:rsidR="00934F77" w:rsidRPr="005725BE">
          <w:rPr>
            <w:rFonts w:hAnsi="바탕" w:hint="eastAsia"/>
            <w:szCs w:val="23"/>
          </w:rPr>
          <w:t xml:space="preserve"> </w:t>
        </w:r>
        <w:r w:rsidR="00934F77" w:rsidRPr="005725BE">
          <w:rPr>
            <w:rFonts w:hAnsi="바탕" w:hint="eastAsia"/>
            <w:szCs w:val="23"/>
          </w:rPr>
          <w:t>주의를</w:t>
        </w:r>
        <w:r w:rsidR="00934F77" w:rsidRPr="005725BE">
          <w:rPr>
            <w:rFonts w:hAnsi="바탕" w:hint="eastAsia"/>
            <w:szCs w:val="23"/>
          </w:rPr>
          <w:t xml:space="preserve"> </w:t>
        </w:r>
        <w:r w:rsidR="00934F77" w:rsidRPr="005725BE">
          <w:rPr>
            <w:rFonts w:hAnsi="바탕" w:hint="eastAsia"/>
            <w:szCs w:val="23"/>
          </w:rPr>
          <w:t>기울였다면</w:t>
        </w:r>
        <w:r w:rsidR="00934F77" w:rsidRPr="00FA6062" w:rsidDel="00934F77">
          <w:rPr>
            <w:rFonts w:cs="Times New Roman"/>
          </w:rPr>
          <w:t xml:space="preserve"> </w:t>
        </w:r>
      </w:ins>
      <w:del w:id="5" w:author="SL Partners" w:date="2025-01-22T22:02:00Z" w16du:dateUtc="2025-01-22T13:02:00Z">
        <w:r w:rsidRPr="00FA6062" w:rsidDel="00934F77">
          <w:rPr>
            <w:rFonts w:cs="Times New Roman"/>
          </w:rPr>
          <w:delText>등기</w:delText>
        </w:r>
        <w:r w:rsidR="00484A07" w:rsidRPr="00FA6062" w:rsidDel="00934F77">
          <w:rPr>
            <w:rFonts w:cs="Times New Roman"/>
          </w:rPr>
          <w:delText xml:space="preserve"> </w:delText>
        </w:r>
        <w:r w:rsidR="00936093" w:rsidRPr="00FA6062" w:rsidDel="00934F77">
          <w:rPr>
            <w:rFonts w:cs="Times New Roman"/>
          </w:rPr>
          <w:delText>또는</w:delText>
        </w:r>
        <w:r w:rsidR="00484A07" w:rsidRPr="00FA6062" w:rsidDel="00934F77">
          <w:rPr>
            <w:rFonts w:cs="Times New Roman"/>
          </w:rPr>
          <w:delText xml:space="preserve"> </w:delText>
        </w:r>
        <w:r w:rsidRPr="00FA6062" w:rsidDel="00934F77">
          <w:rPr>
            <w:rFonts w:cs="Times New Roman"/>
          </w:rPr>
          <w:delText>미등기임원</w:delText>
        </w:r>
        <w:r w:rsidR="00082E8E" w:rsidDel="00934F77">
          <w:rPr>
            <w:rFonts w:cs="Times New Roman" w:hint="eastAsia"/>
          </w:rPr>
          <w:delText>이나</w:delText>
        </w:r>
        <w:r w:rsidRPr="00FA6062" w:rsidDel="00934F77">
          <w:rPr>
            <w:rFonts w:cs="Times New Roman"/>
          </w:rPr>
          <w:delText xml:space="preserve"> </w:delText>
        </w:r>
        <w:r w:rsidR="00082E8E" w:rsidRPr="00CB466F" w:rsidDel="00934F77">
          <w:rPr>
            <w:rFonts w:cs="Times New Roman" w:hint="eastAsia"/>
            <w:highlight w:val="yellow"/>
            <w:rPrChange w:id="6" w:author="SL Partners" w:date="2025-01-22T19:15:00Z" w16du:dateUtc="2025-01-22T10:15:00Z">
              <w:rPr>
                <w:rFonts w:cs="Times New Roman" w:hint="eastAsia"/>
              </w:rPr>
            </w:rPrChange>
          </w:rPr>
          <w:delText>팀</w:delText>
        </w:r>
        <w:r w:rsidR="00725644" w:rsidRPr="00CB466F" w:rsidDel="00934F77">
          <w:rPr>
            <w:rFonts w:cs="Times New Roman" w:hint="eastAsia"/>
            <w:highlight w:val="yellow"/>
            <w:rPrChange w:id="7" w:author="SL Partners" w:date="2025-01-22T19:15:00Z" w16du:dateUtc="2025-01-22T10:15:00Z">
              <w:rPr>
                <w:rFonts w:cs="Times New Roman" w:hint="eastAsia"/>
              </w:rPr>
            </w:rPrChange>
          </w:rPr>
          <w:delText>장</w:delText>
        </w:r>
        <w:r w:rsidR="006E3FEF" w:rsidRPr="00CB466F" w:rsidDel="00934F77">
          <w:rPr>
            <w:rFonts w:cs="Times New Roman"/>
            <w:highlight w:val="yellow"/>
            <w:rPrChange w:id="8" w:author="SL Partners" w:date="2025-01-22T19:15:00Z" w16du:dateUtc="2025-01-22T10:15:00Z">
              <w:rPr>
                <w:rFonts w:cs="Times New Roman"/>
              </w:rPr>
            </w:rPrChange>
          </w:rPr>
          <w:delText xml:space="preserve"> </w:delText>
        </w:r>
        <w:r w:rsidR="006E3FEF" w:rsidRPr="00CB466F" w:rsidDel="00934F77">
          <w:rPr>
            <w:rFonts w:cs="Times New Roman" w:hint="eastAsia"/>
            <w:highlight w:val="yellow"/>
            <w:rPrChange w:id="9" w:author="SL Partners" w:date="2025-01-22T19:15:00Z" w16du:dateUtc="2025-01-22T10:15:00Z">
              <w:rPr>
                <w:rFonts w:cs="Times New Roman" w:hint="eastAsia"/>
              </w:rPr>
            </w:rPrChange>
          </w:rPr>
          <w:delText>이상의</w:delText>
        </w:r>
        <w:r w:rsidR="006E3FEF" w:rsidRPr="00CB466F" w:rsidDel="00934F77">
          <w:rPr>
            <w:rFonts w:cs="Times New Roman"/>
            <w:highlight w:val="yellow"/>
            <w:rPrChange w:id="10" w:author="SL Partners" w:date="2025-01-22T19:15:00Z" w16du:dateUtc="2025-01-22T10:15:00Z">
              <w:rPr>
                <w:rFonts w:cs="Times New Roman"/>
              </w:rPr>
            </w:rPrChange>
          </w:rPr>
          <w:delText xml:space="preserve"> </w:delText>
        </w:r>
        <w:r w:rsidR="006E3FEF" w:rsidRPr="00CB466F" w:rsidDel="00934F77">
          <w:rPr>
            <w:rFonts w:cs="Times New Roman" w:hint="eastAsia"/>
            <w:highlight w:val="yellow"/>
            <w:rPrChange w:id="11" w:author="SL Partners" w:date="2025-01-22T19:15:00Z" w16du:dateUtc="2025-01-22T10:15:00Z">
              <w:rPr>
                <w:rFonts w:cs="Times New Roman" w:hint="eastAsia"/>
              </w:rPr>
            </w:rPrChange>
          </w:rPr>
          <w:delText>임직원</w:delText>
        </w:r>
        <w:r w:rsidR="006E3FEF" w:rsidRPr="00FA6062" w:rsidDel="00934F77">
          <w:rPr>
            <w:rFonts w:cs="Times New Roman"/>
          </w:rPr>
          <w:delText>이</w:delText>
        </w:r>
        <w:r w:rsidR="006E3FEF" w:rsidRPr="00FA6062" w:rsidDel="00934F77">
          <w:rPr>
            <w:rFonts w:cs="Times New Roman"/>
          </w:rPr>
          <w:delText xml:space="preserve"> </w:delText>
        </w:r>
        <w:r w:rsidR="006E3FEF" w:rsidRPr="00FA6062" w:rsidDel="00934F77">
          <w:rPr>
            <w:rFonts w:cs="Times New Roman"/>
          </w:rPr>
          <w:delText>실</w:delText>
        </w:r>
        <w:r w:rsidRPr="00FA6062" w:rsidDel="00934F77">
          <w:rPr>
            <w:rFonts w:cs="Times New Roman"/>
          </w:rPr>
          <w:delText>제로</w:delText>
        </w:r>
        <w:r w:rsidRPr="00FA6062" w:rsidDel="00934F77">
          <w:rPr>
            <w:rFonts w:cs="Times New Roman"/>
          </w:rPr>
          <w:delText xml:space="preserve"> </w:delText>
        </w:r>
        <w:r w:rsidRPr="00FA6062" w:rsidDel="00934F77">
          <w:rPr>
            <w:rFonts w:cs="Times New Roman"/>
          </w:rPr>
          <w:delText>알고</w:delText>
        </w:r>
        <w:r w:rsidRPr="00FA6062" w:rsidDel="00934F77">
          <w:rPr>
            <w:rFonts w:cs="Times New Roman"/>
          </w:rPr>
          <w:delText xml:space="preserve"> </w:delText>
        </w:r>
        <w:r w:rsidRPr="00FA6062" w:rsidDel="00934F77">
          <w:rPr>
            <w:rFonts w:cs="Times New Roman"/>
          </w:rPr>
          <w:delText>있거나</w:delText>
        </w:r>
        <w:r w:rsidRPr="00FA6062" w:rsidDel="00934F77">
          <w:rPr>
            <w:rFonts w:cs="Times New Roman"/>
          </w:rPr>
          <w:delText xml:space="preserve"> </w:delText>
        </w:r>
        <w:r w:rsidR="00823F4F" w:rsidRPr="00FA6062" w:rsidDel="00934F77">
          <w:rPr>
            <w:rFonts w:cs="Times New Roman"/>
          </w:rPr>
          <w:delText>업무</w:delText>
        </w:r>
        <w:r w:rsidR="00823F4F" w:rsidRPr="00FA6062" w:rsidDel="00934F77">
          <w:rPr>
            <w:rFonts w:cs="Times New Roman"/>
          </w:rPr>
          <w:delText xml:space="preserve"> </w:delText>
        </w:r>
        <w:r w:rsidR="00823F4F" w:rsidRPr="00FA6062" w:rsidDel="00934F77">
          <w:rPr>
            <w:rFonts w:cs="Times New Roman"/>
          </w:rPr>
          <w:delText>과정에서</w:delText>
        </w:r>
        <w:r w:rsidR="00823F4F" w:rsidRPr="00FA6062" w:rsidDel="00934F77">
          <w:rPr>
            <w:rFonts w:cs="Times New Roman"/>
          </w:rPr>
          <w:delText xml:space="preserve"> </w:delText>
        </w:r>
        <w:r w:rsidR="00F82860" w:rsidRPr="00FA6062" w:rsidDel="00934F77">
          <w:rPr>
            <w:rFonts w:cs="Times New Roman"/>
          </w:rPr>
          <w:delText>통상적인</w:delText>
        </w:r>
        <w:r w:rsidR="00823F4F" w:rsidRPr="00FA6062" w:rsidDel="00934F77">
          <w:rPr>
            <w:rFonts w:cs="Times New Roman"/>
          </w:rPr>
          <w:delText xml:space="preserve"> </w:delText>
        </w:r>
        <w:r w:rsidR="00823F4F" w:rsidRPr="00FA6062" w:rsidDel="00934F77">
          <w:rPr>
            <w:rFonts w:cs="Times New Roman"/>
          </w:rPr>
          <w:delText>주의의무를</w:delText>
        </w:r>
        <w:r w:rsidR="00823F4F" w:rsidRPr="00FA6062" w:rsidDel="00934F77">
          <w:rPr>
            <w:rFonts w:cs="Times New Roman"/>
          </w:rPr>
          <w:delText xml:space="preserve"> </w:delText>
        </w:r>
        <w:r w:rsidR="00823F4F" w:rsidRPr="00FA6062" w:rsidDel="00934F77">
          <w:rPr>
            <w:rFonts w:cs="Times New Roman"/>
          </w:rPr>
          <w:delText>다하였다면</w:delText>
        </w:r>
      </w:del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알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있었던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경우</w:t>
      </w:r>
      <w:r w:rsidRPr="00FA6062">
        <w:rPr>
          <w:rFonts w:cs="Times New Roman"/>
        </w:rPr>
        <w:t>에는</w:t>
      </w:r>
      <w:r w:rsidRPr="00FA6062">
        <w:rPr>
          <w:rFonts w:cs="Times New Roman"/>
        </w:rPr>
        <w:t xml:space="preserve"> </w:t>
      </w:r>
      <w:del w:id="12" w:author="SL Partners" w:date="2025-01-22T19:15:00Z" w16du:dateUtc="2025-01-22T10:15:00Z">
        <w:r w:rsidRPr="00FA6062" w:rsidDel="00CB466F">
          <w:rPr>
            <w:rFonts w:cs="Times New Roman"/>
          </w:rPr>
          <w:delText>매도인</w:delText>
        </w:r>
        <w:r w:rsidR="00F82860" w:rsidRPr="00FA6062" w:rsidDel="00CB466F">
          <w:rPr>
            <w:rFonts w:cs="Times New Roman"/>
          </w:rPr>
          <w:delText>들</w:delText>
        </w:r>
        <w:r w:rsidRPr="00FA6062" w:rsidDel="00CB466F">
          <w:rPr>
            <w:rFonts w:cs="Times New Roman"/>
          </w:rPr>
          <w:delText>이</w:delText>
        </w:r>
        <w:r w:rsidRPr="00FA6062" w:rsidDel="00CB466F">
          <w:rPr>
            <w:rFonts w:cs="Times New Roman"/>
          </w:rPr>
          <w:delText xml:space="preserve"> </w:delText>
        </w:r>
      </w:del>
      <w:r w:rsidRPr="00FA6062">
        <w:rPr>
          <w:rFonts w:cs="Times New Roman"/>
        </w:rPr>
        <w:t>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알고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  <w:r w:rsidR="00182A59" w:rsidRPr="00FA6062">
        <w:rPr>
          <w:rFonts w:cs="Times New Roman"/>
        </w:rPr>
        <w:t xml:space="preserve"> </w:t>
      </w:r>
      <w:ins w:id="13" w:author="SL Partners" w:date="2025-01-22T22:02:00Z" w16du:dateUtc="2025-01-22T13:02:00Z">
        <w:r w:rsidR="009024D1">
          <w:rPr>
            <w:rFonts w:cs="Times New Roman" w:hint="eastAsia"/>
          </w:rPr>
          <w:t>[</w:t>
        </w:r>
        <w:r w:rsidR="009024D1" w:rsidRPr="00F91835">
          <w:rPr>
            <w:rFonts w:cs="Times New Roman"/>
            <w:shd w:val="pct15" w:color="auto" w:fill="FFFFFF"/>
            <w:rPrChange w:id="14" w:author="SL Partners" w:date="2025-01-22T22:02:00Z" w16du:dateUtc="2025-01-22T13:02:00Z">
              <w:rPr>
                <w:rFonts w:cs="Times New Roman"/>
              </w:rPr>
            </w:rPrChange>
          </w:rPr>
          <w:t xml:space="preserve">Note </w:t>
        </w:r>
        <w:r w:rsidR="009024D1" w:rsidRPr="008B7ADA">
          <w:rPr>
            <w:rFonts w:cs="Times New Roman"/>
            <w:shd w:val="pct15" w:color="auto" w:fill="FFFFFF"/>
            <w:rPrChange w:id="15" w:author="SL Partners" w:date="2025-01-22T22:04:00Z" w16du:dateUtc="2025-01-22T13:04:00Z">
              <w:rPr>
                <w:rFonts w:cs="Times New Roman"/>
              </w:rPr>
            </w:rPrChange>
          </w:rPr>
          <w:t xml:space="preserve">to Buyer: </w:t>
        </w:r>
      </w:ins>
      <w:ins w:id="16" w:author="SL Partners" w:date="2025-01-22T22:03:00Z" w16du:dateUtc="2025-01-22T13:03:00Z">
        <w:r w:rsidR="003D7FAF" w:rsidRPr="008B7ADA">
          <w:rPr>
            <w:rFonts w:cs="Times New Roman" w:hint="eastAsia"/>
            <w:shd w:val="pct15" w:color="auto" w:fill="FFFFFF"/>
            <w:rPrChange w:id="17" w:author="SL Partners" w:date="2025-01-22T22:04:00Z" w16du:dateUtc="2025-01-22T13:04:00Z">
              <w:rPr>
                <w:rFonts w:cs="Times New Roman" w:hint="eastAsia"/>
              </w:rPr>
            </w:rPrChange>
          </w:rPr>
          <w:t>팀장급</w:t>
        </w:r>
        <w:r w:rsidR="003D7FAF" w:rsidRPr="008B7ADA">
          <w:rPr>
            <w:rFonts w:cs="Times New Roman"/>
            <w:shd w:val="pct15" w:color="auto" w:fill="FFFFFF"/>
            <w:rPrChange w:id="18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19" w:author="SL Partners" w:date="2025-01-22T22:04:00Z" w16du:dateUtc="2025-01-22T13:04:00Z">
              <w:rPr>
                <w:rFonts w:cs="Times New Roman" w:hint="eastAsia"/>
              </w:rPr>
            </w:rPrChange>
          </w:rPr>
          <w:t>이상의</w:t>
        </w:r>
        <w:r w:rsidR="003D7FAF" w:rsidRPr="008B7ADA">
          <w:rPr>
            <w:rFonts w:cs="Times New Roman"/>
            <w:shd w:val="pct15" w:color="auto" w:fill="FFFFFF"/>
            <w:rPrChange w:id="20" w:author="SL Partners" w:date="2025-01-22T22:04:00Z" w16du:dateUtc="2025-01-22T13:04:00Z">
              <w:rPr>
                <w:rFonts w:cs="Times New Roman"/>
              </w:rPr>
            </w:rPrChange>
          </w:rPr>
          <w:t xml:space="preserve"> ‘</w:t>
        </w:r>
        <w:r w:rsidR="003D7FAF" w:rsidRPr="008B7ADA">
          <w:rPr>
            <w:rFonts w:cs="Times New Roman" w:hint="eastAsia"/>
            <w:shd w:val="pct15" w:color="auto" w:fill="FFFFFF"/>
            <w:rPrChange w:id="21" w:author="SL Partners" w:date="2025-01-22T22:04:00Z" w16du:dateUtc="2025-01-22T13:04:00Z">
              <w:rPr>
                <w:rFonts w:cs="Times New Roman" w:hint="eastAsia"/>
              </w:rPr>
            </w:rPrChange>
          </w:rPr>
          <w:t>임직원</w:t>
        </w:r>
        <w:r w:rsidR="003D7FAF" w:rsidRPr="008B7ADA">
          <w:rPr>
            <w:rFonts w:cs="Times New Roman"/>
            <w:shd w:val="pct15" w:color="auto" w:fill="FFFFFF"/>
            <w:rPrChange w:id="22" w:author="SL Partners" w:date="2025-01-22T22:04:00Z" w16du:dateUtc="2025-01-22T13:04:00Z">
              <w:rPr>
                <w:rFonts w:cs="Times New Roman"/>
              </w:rPr>
            </w:rPrChange>
          </w:rPr>
          <w:t>’</w:t>
        </w:r>
        <w:r w:rsidR="003D7FAF" w:rsidRPr="008B7ADA">
          <w:rPr>
            <w:rFonts w:cs="Times New Roman" w:hint="eastAsia"/>
            <w:shd w:val="pct15" w:color="auto" w:fill="FFFFFF"/>
            <w:rPrChange w:id="23" w:author="SL Partners" w:date="2025-01-22T22:04:00Z" w16du:dateUtc="2025-01-22T13:04:00Z">
              <w:rPr>
                <w:rFonts w:cs="Times New Roman" w:hint="eastAsia"/>
              </w:rPr>
            </w:rPrChange>
          </w:rPr>
          <w:t>은</w:t>
        </w:r>
        <w:r w:rsidR="003D7FAF" w:rsidRPr="008B7ADA">
          <w:rPr>
            <w:rFonts w:cs="Times New Roman"/>
            <w:shd w:val="pct15" w:color="auto" w:fill="FFFFFF"/>
            <w:rPrChange w:id="24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25" w:author="SL Partners" w:date="2025-01-22T22:04:00Z" w16du:dateUtc="2025-01-22T13:04:00Z">
              <w:rPr>
                <w:rFonts w:cs="Times New Roman" w:hint="eastAsia"/>
              </w:rPr>
            </w:rPrChange>
          </w:rPr>
          <w:t>지나치게</w:t>
        </w:r>
        <w:r w:rsidR="003D7FAF" w:rsidRPr="008B7ADA">
          <w:rPr>
            <w:rFonts w:cs="Times New Roman"/>
            <w:shd w:val="pct15" w:color="auto" w:fill="FFFFFF"/>
            <w:rPrChange w:id="26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27" w:author="SL Partners" w:date="2025-01-22T22:04:00Z" w16du:dateUtc="2025-01-22T13:04:00Z">
              <w:rPr>
                <w:rFonts w:cs="Times New Roman" w:hint="eastAsia"/>
              </w:rPr>
            </w:rPrChange>
          </w:rPr>
          <w:t>범위가</w:t>
        </w:r>
        <w:r w:rsidR="003D7FAF" w:rsidRPr="008B7ADA">
          <w:rPr>
            <w:rFonts w:cs="Times New Roman"/>
            <w:shd w:val="pct15" w:color="auto" w:fill="FFFFFF"/>
            <w:rPrChange w:id="28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29" w:author="SL Partners" w:date="2025-01-22T22:04:00Z" w16du:dateUtc="2025-01-22T13:04:00Z">
              <w:rPr>
                <w:rFonts w:cs="Times New Roman" w:hint="eastAsia"/>
              </w:rPr>
            </w:rPrChange>
          </w:rPr>
          <w:t>넓은</w:t>
        </w:r>
        <w:r w:rsidR="003D7FAF" w:rsidRPr="008B7ADA">
          <w:rPr>
            <w:rFonts w:cs="Times New Roman"/>
            <w:shd w:val="pct15" w:color="auto" w:fill="FFFFFF"/>
            <w:rPrChange w:id="30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31" w:author="SL Partners" w:date="2025-01-22T22:04:00Z" w16du:dateUtc="2025-01-22T13:04:00Z">
              <w:rPr>
                <w:rFonts w:cs="Times New Roman" w:hint="eastAsia"/>
              </w:rPr>
            </w:rPrChange>
          </w:rPr>
          <w:t>것으로</w:t>
        </w:r>
        <w:r w:rsidR="003D7FAF" w:rsidRPr="008B7ADA">
          <w:rPr>
            <w:rFonts w:cs="Times New Roman"/>
            <w:shd w:val="pct15" w:color="auto" w:fill="FFFFFF"/>
            <w:rPrChange w:id="32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33" w:author="SL Partners" w:date="2025-01-22T22:04:00Z" w16du:dateUtc="2025-01-22T13:04:00Z">
              <w:rPr>
                <w:rFonts w:cs="Times New Roman" w:hint="eastAsia"/>
              </w:rPr>
            </w:rPrChange>
          </w:rPr>
          <w:t>보</w:t>
        </w:r>
      </w:ins>
      <w:ins w:id="34" w:author="SL Partners" w:date="2025-01-22T22:04:00Z" w16du:dateUtc="2025-01-22T13:04:00Z">
        <w:r w:rsidR="001B7486" w:rsidRPr="008B7ADA">
          <w:rPr>
            <w:rFonts w:cs="Times New Roman" w:hint="eastAsia"/>
            <w:shd w:val="pct15" w:color="auto" w:fill="FFFFFF"/>
            <w:rPrChange w:id="35" w:author="SL Partners" w:date="2025-01-22T22:04:00Z" w16du:dateUtc="2025-01-22T13:04:00Z">
              <w:rPr>
                <w:rFonts w:cs="Times New Roman" w:hint="eastAsia"/>
              </w:rPr>
            </w:rPrChange>
          </w:rPr>
          <w:t>입니다</w:t>
        </w:r>
        <w:r w:rsidR="001B7486" w:rsidRPr="008B7ADA">
          <w:rPr>
            <w:rFonts w:cs="Times New Roman"/>
            <w:shd w:val="pct15" w:color="auto" w:fill="FFFFFF"/>
            <w:rPrChange w:id="36" w:author="SL Partners" w:date="2025-01-22T22:04:00Z" w16du:dateUtc="2025-01-22T13:04:00Z">
              <w:rPr>
                <w:rFonts w:cs="Times New Roman"/>
              </w:rPr>
            </w:rPrChange>
          </w:rPr>
          <w:t>.</w:t>
        </w:r>
      </w:ins>
      <w:ins w:id="37" w:author="SL Partners" w:date="2025-01-22T22:03:00Z" w16du:dateUtc="2025-01-22T13:03:00Z">
        <w:r w:rsidR="003D7FAF" w:rsidRPr="008B7ADA">
          <w:rPr>
            <w:rFonts w:cs="Times New Roman"/>
            <w:shd w:val="pct15" w:color="auto" w:fill="FFFFFF"/>
            <w:rPrChange w:id="38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</w:ins>
      <w:ins w:id="39" w:author="SL Partners" w:date="2025-01-22T22:04:00Z" w16du:dateUtc="2025-01-22T13:04:00Z">
        <w:r w:rsidR="000E6C80" w:rsidRPr="008B7ADA">
          <w:rPr>
            <w:rFonts w:cs="Times New Roman" w:hint="eastAsia"/>
            <w:shd w:val="pct15" w:color="auto" w:fill="FFFFFF"/>
            <w:rPrChange w:id="40" w:author="SL Partners" w:date="2025-01-22T22:04:00Z" w16du:dateUtc="2025-01-22T13:04:00Z">
              <w:rPr>
                <w:rFonts w:cs="Times New Roman" w:hint="eastAsia"/>
              </w:rPr>
            </w:rPrChange>
          </w:rPr>
          <w:t>통상적인</w:t>
        </w:r>
        <w:r w:rsidR="000E6C80" w:rsidRPr="008B7ADA">
          <w:rPr>
            <w:rFonts w:cs="Times New Roman"/>
            <w:shd w:val="pct15" w:color="auto" w:fill="FFFFFF"/>
            <w:rPrChange w:id="41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0E6C80" w:rsidRPr="008B7ADA">
          <w:rPr>
            <w:rFonts w:cs="Times New Roman" w:hint="eastAsia"/>
            <w:shd w:val="pct15" w:color="auto" w:fill="FFFFFF"/>
            <w:rPrChange w:id="42" w:author="SL Partners" w:date="2025-01-22T22:04:00Z" w16du:dateUtc="2025-01-22T13:04:00Z">
              <w:rPr>
                <w:rFonts w:cs="Times New Roman" w:hint="eastAsia"/>
              </w:rPr>
            </w:rPrChange>
          </w:rPr>
          <w:t>수준에</w:t>
        </w:r>
        <w:r w:rsidR="000E6C80" w:rsidRPr="008B7ADA">
          <w:rPr>
            <w:rFonts w:cs="Times New Roman"/>
            <w:shd w:val="pct15" w:color="auto" w:fill="FFFFFF"/>
            <w:rPrChange w:id="43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0E6C80" w:rsidRPr="008B7ADA">
          <w:rPr>
            <w:rFonts w:cs="Times New Roman" w:hint="eastAsia"/>
            <w:shd w:val="pct15" w:color="auto" w:fill="FFFFFF"/>
            <w:rPrChange w:id="44" w:author="SL Partners" w:date="2025-01-22T22:04:00Z" w16du:dateUtc="2025-01-22T13:04:00Z">
              <w:rPr>
                <w:rFonts w:cs="Times New Roman" w:hint="eastAsia"/>
              </w:rPr>
            </w:rPrChange>
          </w:rPr>
          <w:t>따라</w:t>
        </w:r>
        <w:r w:rsidR="000E6C80" w:rsidRPr="008B7ADA">
          <w:rPr>
            <w:rFonts w:cs="Times New Roman"/>
            <w:shd w:val="pct15" w:color="auto" w:fill="FFFFFF"/>
            <w:rPrChange w:id="45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46" w:author="SL Partners" w:date="2025-01-22T22:04:00Z" w16du:dateUtc="2025-01-22T13:04:00Z">
              <w:rPr>
                <w:rFonts w:cs="Times New Roman" w:hint="eastAsia"/>
              </w:rPr>
            </w:rPrChange>
          </w:rPr>
          <w:t>등기</w:t>
        </w:r>
        <w:r w:rsidR="003D7FAF" w:rsidRPr="008B7ADA">
          <w:rPr>
            <w:rFonts w:cs="Times New Roman"/>
            <w:shd w:val="pct15" w:color="auto" w:fill="FFFFFF"/>
            <w:rPrChange w:id="47" w:author="SL Partners" w:date="2025-01-22T22:04:00Z" w16du:dateUtc="2025-01-22T13:04:00Z">
              <w:rPr>
                <w:rFonts w:cs="Times New Roman"/>
              </w:rPr>
            </w:rPrChange>
          </w:rPr>
          <w:t>/</w:t>
        </w:r>
        <w:r w:rsidR="003D7FAF" w:rsidRPr="008B7ADA">
          <w:rPr>
            <w:rFonts w:cs="Times New Roman" w:hint="eastAsia"/>
            <w:shd w:val="pct15" w:color="auto" w:fill="FFFFFF"/>
            <w:rPrChange w:id="48" w:author="SL Partners" w:date="2025-01-22T22:04:00Z" w16du:dateUtc="2025-01-22T13:04:00Z">
              <w:rPr>
                <w:rFonts w:cs="Times New Roman" w:hint="eastAsia"/>
              </w:rPr>
            </w:rPrChange>
          </w:rPr>
          <w:t>미등기임원을</w:t>
        </w:r>
        <w:r w:rsidR="003D7FAF" w:rsidRPr="008B7ADA">
          <w:rPr>
            <w:rFonts w:cs="Times New Roman"/>
            <w:shd w:val="pct15" w:color="auto" w:fill="FFFFFF"/>
            <w:rPrChange w:id="49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50" w:author="SL Partners" w:date="2025-01-22T22:04:00Z" w16du:dateUtc="2025-01-22T13:04:00Z">
              <w:rPr>
                <w:rFonts w:cs="Times New Roman" w:hint="eastAsia"/>
              </w:rPr>
            </w:rPrChange>
          </w:rPr>
          <w:t>포함하는</w:t>
        </w:r>
        <w:r w:rsidR="003D7FAF" w:rsidRPr="008B7ADA">
          <w:rPr>
            <w:rFonts w:cs="Times New Roman"/>
            <w:shd w:val="pct15" w:color="auto" w:fill="FFFFFF"/>
            <w:rPrChange w:id="51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52" w:author="SL Partners" w:date="2025-01-22T22:04:00Z" w16du:dateUtc="2025-01-22T13:04:00Z">
              <w:rPr>
                <w:rFonts w:cs="Times New Roman" w:hint="eastAsia"/>
              </w:rPr>
            </w:rPrChange>
          </w:rPr>
          <w:t>상무급</w:t>
        </w:r>
        <w:r w:rsidR="003D7FAF" w:rsidRPr="008B7ADA">
          <w:rPr>
            <w:rFonts w:cs="Times New Roman"/>
            <w:shd w:val="pct15" w:color="auto" w:fill="FFFFFF"/>
            <w:rPrChange w:id="53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54" w:author="SL Partners" w:date="2025-01-22T22:04:00Z" w16du:dateUtc="2025-01-22T13:04:00Z">
              <w:rPr>
                <w:rFonts w:cs="Times New Roman" w:hint="eastAsia"/>
              </w:rPr>
            </w:rPrChange>
          </w:rPr>
          <w:t>이상의</w:t>
        </w:r>
        <w:r w:rsidR="003D7FAF" w:rsidRPr="008B7ADA">
          <w:rPr>
            <w:rFonts w:cs="Times New Roman"/>
            <w:shd w:val="pct15" w:color="auto" w:fill="FFFFFF"/>
            <w:rPrChange w:id="55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56" w:author="SL Partners" w:date="2025-01-22T22:04:00Z" w16du:dateUtc="2025-01-22T13:04:00Z">
              <w:rPr>
                <w:rFonts w:cs="Times New Roman" w:hint="eastAsia"/>
              </w:rPr>
            </w:rPrChange>
          </w:rPr>
          <w:t>임원으로</w:t>
        </w:r>
        <w:r w:rsidR="003D7FAF" w:rsidRPr="008B7ADA">
          <w:rPr>
            <w:rFonts w:cs="Times New Roman"/>
            <w:shd w:val="pct15" w:color="auto" w:fill="FFFFFF"/>
            <w:rPrChange w:id="57" w:author="SL Partners" w:date="2025-01-22T22:04:00Z" w16du:dateUtc="2025-01-22T13:04:00Z">
              <w:rPr>
                <w:rFonts w:cs="Times New Roman"/>
              </w:rPr>
            </w:rPrChange>
          </w:rPr>
          <w:t xml:space="preserve"> </w:t>
        </w:r>
        <w:r w:rsidR="003D7FAF" w:rsidRPr="008B7ADA">
          <w:rPr>
            <w:rFonts w:cs="Times New Roman" w:hint="eastAsia"/>
            <w:shd w:val="pct15" w:color="auto" w:fill="FFFFFF"/>
            <w:rPrChange w:id="58" w:author="SL Partners" w:date="2025-01-22T22:04:00Z" w16du:dateUtc="2025-01-22T13:04:00Z">
              <w:rPr>
                <w:rFonts w:cs="Times New Roman" w:hint="eastAsia"/>
              </w:rPr>
            </w:rPrChange>
          </w:rPr>
          <w:t>설정하였습니다</w:t>
        </w:r>
        <w:r w:rsidR="003D7FAF" w:rsidRPr="008B7ADA">
          <w:rPr>
            <w:rFonts w:cs="Times New Roman"/>
            <w:shd w:val="pct15" w:color="auto" w:fill="FFFFFF"/>
            <w:rPrChange w:id="59" w:author="SL Partners" w:date="2025-01-22T22:04:00Z" w16du:dateUtc="2025-01-22T13:04:00Z">
              <w:rPr>
                <w:rFonts w:cs="Times New Roman"/>
              </w:rPr>
            </w:rPrChange>
          </w:rPr>
          <w:t>.</w:t>
        </w:r>
      </w:ins>
      <w:ins w:id="60" w:author="SL Partners" w:date="2025-01-22T22:02:00Z" w16du:dateUtc="2025-01-22T13:02:00Z">
        <w:r w:rsidR="00F91835">
          <w:rPr>
            <w:rFonts w:cs="Times New Roman" w:hint="eastAsia"/>
          </w:rPr>
          <w:t>]</w:t>
        </w:r>
      </w:ins>
    </w:p>
    <w:p w14:paraId="6BE7BDA2" w14:textId="2DE88630" w:rsidR="005D2CDC" w:rsidRDefault="00C84756" w:rsidP="006D452F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영업일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시중은행이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영업을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개점한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날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즉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토요일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일요일이나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공휴일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및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근로자의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날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제외한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날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3462D275" w14:textId="4C70984F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정부기관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대한민국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또는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외국의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입법기관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행정기관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사법기관</w:t>
      </w:r>
      <w:r w:rsidR="004A237D" w:rsidRPr="00FA6062">
        <w:rPr>
          <w:rFonts w:cs="Times New Roman"/>
        </w:rPr>
        <w:t xml:space="preserve">, </w:t>
      </w:r>
      <w:r w:rsidR="004A237D" w:rsidRPr="00FA6062">
        <w:rPr>
          <w:rFonts w:cs="Times New Roman"/>
        </w:rPr>
        <w:t>지방자치단체와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그</w:t>
      </w:r>
      <w:r w:rsidRPr="00FA6062">
        <w:rPr>
          <w:rFonts w:cs="Times New Roman"/>
        </w:rPr>
        <w:t>로부터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권한을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위임받은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준하는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권한을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행사하거나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기능을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</w:t>
      </w:r>
      <w:r w:rsidR="004A237D" w:rsidRPr="00FA6062">
        <w:rPr>
          <w:rFonts w:cs="Times New Roman"/>
        </w:rPr>
        <w:t>(</w:t>
      </w:r>
      <w:r w:rsidR="000E3D4E" w:rsidRPr="00FA6062">
        <w:rPr>
          <w:rFonts w:cs="Times New Roman"/>
        </w:rPr>
        <w:t>중재기관</w:t>
      </w:r>
      <w:r w:rsidR="004A237D" w:rsidRPr="00FA6062">
        <w:rPr>
          <w:rFonts w:cs="Times New Roman"/>
        </w:rPr>
        <w:t>,</w:t>
      </w:r>
      <w:r w:rsidR="000E3D4E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한국거래소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등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법령에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근거한</w:t>
      </w:r>
      <w:r w:rsidR="004A237D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자율규제기관을</w:t>
      </w:r>
      <w:r w:rsidR="000E3D4E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포함</w:t>
      </w:r>
      <w:r w:rsidR="004A237D" w:rsidRPr="00FA6062">
        <w:rPr>
          <w:rFonts w:cs="Times New Roman"/>
        </w:rPr>
        <w:t>)</w:t>
      </w:r>
      <w:r w:rsidR="004A237D" w:rsidRPr="00FA6062">
        <w:rPr>
          <w:rFonts w:cs="Times New Roman"/>
        </w:rPr>
        <w:t>을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의미</w:t>
      </w:r>
      <w:r w:rsidR="000E3D4E" w:rsidRPr="00FA6062">
        <w:rPr>
          <w:rFonts w:cs="Times New Roman"/>
        </w:rPr>
        <w:t>한다</w:t>
      </w:r>
      <w:r w:rsidR="000E3D4E" w:rsidRPr="00FA6062">
        <w:rPr>
          <w:rFonts w:cs="Times New Roman"/>
        </w:rPr>
        <w:t xml:space="preserve">. </w:t>
      </w:r>
    </w:p>
    <w:p w14:paraId="4E30ADD7" w14:textId="697338FD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lastRenderedPageBreak/>
        <w:t>“</w:t>
      </w:r>
      <w:r w:rsidR="00E54749" w:rsidRPr="00FA6062">
        <w:rPr>
          <w:rFonts w:cs="Times New Roman"/>
          <w:u w:val="single"/>
        </w:rPr>
        <w:t>정부승인</w:t>
      </w:r>
      <w:r w:rsidRPr="00FA6062">
        <w:rPr>
          <w:rFonts w:cs="Times New Roman"/>
        </w:rPr>
        <w:t>”</w:t>
      </w:r>
      <w:r w:rsidR="00FF57FC" w:rsidRPr="00FA6062">
        <w:rPr>
          <w:rFonts w:cs="Times New Roman"/>
        </w:rPr>
        <w:t>이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어떠한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행위와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관련하여</w:t>
      </w:r>
      <w:r w:rsidRPr="00FA6062">
        <w:rPr>
          <w:rFonts w:cs="Times New Roman"/>
        </w:rPr>
        <w:t xml:space="preserve"> </w:t>
      </w:r>
      <w:r w:rsidR="00F3566D" w:rsidRPr="00FA6062">
        <w:rPr>
          <w:rFonts w:cs="Times New Roman"/>
        </w:rPr>
        <w:t>승인</w:t>
      </w:r>
      <w:r w:rsidR="00F3566D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인가</w:t>
      </w:r>
      <w:r w:rsidRPr="00FA6062">
        <w:rPr>
          <w:rFonts w:cs="Times New Roman"/>
        </w:rPr>
        <w:t xml:space="preserve">, </w:t>
      </w:r>
      <w:r w:rsidR="007C22A6" w:rsidRPr="00FA6062">
        <w:rPr>
          <w:rFonts w:cs="Times New Roman"/>
        </w:rPr>
        <w:t>인증</w:t>
      </w:r>
      <w:r w:rsidR="007C22A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허가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동의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면제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등록</w:t>
      </w:r>
      <w:r w:rsidRPr="00FA6062">
        <w:rPr>
          <w:rFonts w:cs="Times New Roman"/>
        </w:rPr>
        <w:t>,</w:t>
      </w:r>
      <w:r w:rsidR="00F3566D" w:rsidRPr="00FA6062">
        <w:rPr>
          <w:rFonts w:cs="Times New Roman"/>
        </w:rPr>
        <w:t xml:space="preserve"> </w:t>
      </w:r>
      <w:r w:rsidR="00F3566D" w:rsidRPr="00FA6062">
        <w:rPr>
          <w:rFonts w:cs="Times New Roman"/>
        </w:rPr>
        <w:t>보고</w:t>
      </w:r>
      <w:r w:rsidR="00F3566D" w:rsidRPr="00FA6062">
        <w:rPr>
          <w:rFonts w:cs="Times New Roman"/>
        </w:rPr>
        <w:t>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신고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</w:t>
      </w:r>
      <w:r w:rsidR="00F3566D" w:rsidRPr="00FA6062">
        <w:rPr>
          <w:rFonts w:cs="Times New Roman"/>
        </w:rPr>
        <w:t>령</w:t>
      </w:r>
      <w:r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관계에서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요구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접수</w:t>
      </w:r>
      <w:r w:rsidR="000023F9" w:rsidRPr="00FA6062">
        <w:rPr>
          <w:rFonts w:cs="Times New Roman"/>
        </w:rPr>
        <w:t xml:space="preserve">, </w:t>
      </w:r>
      <w:r w:rsidR="000023F9" w:rsidRPr="00FA6062">
        <w:rPr>
          <w:rFonts w:cs="Times New Roman"/>
        </w:rPr>
        <w:t>취득</w:t>
      </w:r>
      <w:r w:rsidR="000023F9" w:rsidRPr="00FA6062">
        <w:rPr>
          <w:rFonts w:cs="Times New Roman"/>
        </w:rPr>
        <w:t xml:space="preserve"> </w:t>
      </w:r>
      <w:r w:rsidR="000023F9" w:rsidRPr="00FA6062">
        <w:rPr>
          <w:rFonts w:cs="Times New Roman"/>
        </w:rPr>
        <w:t>또는</w:t>
      </w:r>
      <w:r w:rsidR="000023F9" w:rsidRPr="00FA6062">
        <w:rPr>
          <w:rFonts w:cs="Times New Roman"/>
        </w:rPr>
        <w:t xml:space="preserve"> </w:t>
      </w:r>
      <w:r w:rsidR="000023F9" w:rsidRPr="00FA6062">
        <w:rPr>
          <w:rFonts w:cs="Times New Roman"/>
        </w:rPr>
        <w:t>완료</w:t>
      </w:r>
      <w:r w:rsidRPr="00FA6062">
        <w:rPr>
          <w:rFonts w:cs="Times New Roman"/>
        </w:rPr>
        <w:t>되어야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일체의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절차를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3C89FB0E" w14:textId="4ED82B9D" w:rsidR="00365903" w:rsidRPr="00FA6062" w:rsidRDefault="00365903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제한부담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(i) </w:t>
      </w:r>
      <w:r w:rsidRPr="00FA6062">
        <w:rPr>
          <w:rFonts w:cs="Times New Roman"/>
        </w:rPr>
        <w:t>유치권</w:t>
      </w:r>
      <w:r w:rsidRPr="00FA6062">
        <w:rPr>
          <w:rFonts w:cs="Times New Roman"/>
        </w:rPr>
        <w:t>, (</w:t>
      </w:r>
      <w:r w:rsidRPr="00FA6062">
        <w:rPr>
          <w:rFonts w:cs="Times New Roman"/>
        </w:rPr>
        <w:t>근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질권</w:t>
      </w:r>
      <w:r w:rsidRPr="00FA6062">
        <w:rPr>
          <w:rFonts w:cs="Times New Roman"/>
        </w:rPr>
        <w:t>, (</w:t>
      </w:r>
      <w:r w:rsidRPr="00FA6062">
        <w:rPr>
          <w:rFonts w:cs="Times New Roman"/>
        </w:rPr>
        <w:t>근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저당권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양도담보권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가등기담보권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담보권</w:t>
      </w:r>
      <w:r w:rsidRPr="00FA6062">
        <w:rPr>
          <w:rFonts w:cs="Times New Roman"/>
        </w:rPr>
        <w:t xml:space="preserve">, (ii) </w:t>
      </w:r>
      <w:r w:rsidRPr="00FA6062">
        <w:rPr>
          <w:rFonts w:cs="Times New Roman"/>
        </w:rPr>
        <w:t>임대차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전세권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지상권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지역권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수익권</w:t>
      </w:r>
      <w:r w:rsidRPr="00FA6062">
        <w:rPr>
          <w:rFonts w:cs="Times New Roman"/>
        </w:rPr>
        <w:t xml:space="preserve">, (iii) </w:t>
      </w:r>
      <w:r w:rsidRPr="00FA6062">
        <w:rPr>
          <w:rFonts w:cs="Times New Roman"/>
        </w:rPr>
        <w:t>압류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가압류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가처분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추심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전부명령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국세징수법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지방세징수법에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체납처분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집행보전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처분</w:t>
      </w:r>
      <w:r w:rsidRPr="00FA6062">
        <w:rPr>
          <w:rFonts w:cs="Times New Roman"/>
        </w:rPr>
        <w:t>,</w:t>
      </w:r>
      <w:r w:rsidR="00EE7A75">
        <w:rPr>
          <w:rFonts w:cs="Times New Roman" w:hint="eastAsia"/>
        </w:rPr>
        <w:t xml:space="preserve"> </w:t>
      </w:r>
      <w:r w:rsidR="00EE7A75">
        <w:rPr>
          <w:rFonts w:cs="Times New Roman" w:hint="eastAsia"/>
        </w:rPr>
        <w:t>공탁</w:t>
      </w:r>
      <w:r w:rsidR="00EE7A75">
        <w:rPr>
          <w:rFonts w:cs="Times New Roman" w:hint="eastAsia"/>
        </w:rPr>
        <w:t>,</w:t>
      </w:r>
      <w:r w:rsidRPr="00FA6062">
        <w:rPr>
          <w:rFonts w:cs="Times New Roman"/>
        </w:rPr>
        <w:t xml:space="preserve"> (iv) </w:t>
      </w:r>
      <w:r w:rsidRPr="00FA6062">
        <w:rPr>
          <w:rFonts w:cs="Times New Roman"/>
        </w:rPr>
        <w:t>취득시효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선의취득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부합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수용</w:t>
      </w:r>
      <w:r w:rsidR="00BF7E15" w:rsidRPr="00FA6062">
        <w:rPr>
          <w:rFonts w:cs="Times New Roman"/>
        </w:rPr>
        <w:t xml:space="preserve">, </w:t>
      </w:r>
      <w:r w:rsidR="00BF7E15" w:rsidRPr="00FA6062">
        <w:rPr>
          <w:rFonts w:cs="Times New Roman"/>
        </w:rPr>
        <w:t>몰수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="00BF7E15" w:rsidRPr="00FA6062">
        <w:rPr>
          <w:rFonts w:cs="Times New Roman"/>
        </w:rPr>
        <w:t>권리의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상실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사유</w:t>
      </w:r>
      <w:r w:rsidRPr="00FA6062">
        <w:rPr>
          <w:rFonts w:cs="Times New Roman"/>
        </w:rPr>
        <w:t xml:space="preserve">, (v) </w:t>
      </w:r>
      <w:r w:rsidR="00BF7E15" w:rsidRPr="00FA6062">
        <w:rPr>
          <w:rFonts w:cs="Times New Roman"/>
        </w:rPr>
        <w:t>재매매</w:t>
      </w:r>
      <w:r w:rsidR="00BF7E15" w:rsidRPr="00FA6062">
        <w:rPr>
          <w:rFonts w:cs="Times New Roman"/>
        </w:rPr>
        <w:t xml:space="preserve">, </w:t>
      </w:r>
      <w:r w:rsidR="00BF7E15" w:rsidRPr="00FA6062">
        <w:rPr>
          <w:rFonts w:cs="Times New Roman"/>
        </w:rPr>
        <w:t>환매특약</w:t>
      </w:r>
      <w:r w:rsidR="00BF7E15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소유권유보부매매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신탁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처분금지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의결권위임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우선매수권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동반매각요구권</w:t>
      </w:r>
      <w:r w:rsidRPr="00FA6062">
        <w:rPr>
          <w:rFonts w:cs="Times New Roman"/>
        </w:rPr>
        <w:t xml:space="preserve">(Drag Along Right)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동반매도청구권</w:t>
      </w:r>
      <w:r w:rsidRPr="00FA6062">
        <w:rPr>
          <w:rFonts w:cs="Times New Roman"/>
        </w:rPr>
        <w:t>(Tag Along Right)</w:t>
      </w:r>
      <w:r w:rsidRPr="00FA6062">
        <w:rPr>
          <w:rFonts w:cs="Times New Roman"/>
        </w:rPr>
        <w:t>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약정</w:t>
      </w:r>
      <w:r w:rsidRPr="00FA6062">
        <w:rPr>
          <w:rFonts w:cs="Times New Roman"/>
        </w:rPr>
        <w:t xml:space="preserve">, (vi)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행정처분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발생원인을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불문하고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물건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수익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처분권에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부담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14711BC9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조세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부과하거나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납부하는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국세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지방세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관세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모든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종류의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세금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공과금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부담금</w:t>
      </w:r>
      <w:r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과징금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과태료</w:t>
      </w:r>
      <w:r w:rsidR="002C5A47" w:rsidRPr="00FA6062">
        <w:rPr>
          <w:rFonts w:cs="Times New Roman"/>
        </w:rPr>
        <w:t xml:space="preserve">, </w:t>
      </w:r>
      <w:r w:rsidR="00352DE1" w:rsidRPr="00FA6062">
        <w:rPr>
          <w:rFonts w:cs="Times New Roman"/>
        </w:rPr>
        <w:t>수수료</w:t>
      </w:r>
      <w:r w:rsidR="00352DE1" w:rsidRPr="00FA6062">
        <w:rPr>
          <w:rFonts w:cs="Times New Roman"/>
        </w:rPr>
        <w:t xml:space="preserve">, </w:t>
      </w:r>
      <w:r w:rsidR="00A53DFC" w:rsidRPr="00FA6062">
        <w:rPr>
          <w:rFonts w:cs="Times New Roman"/>
        </w:rPr>
        <w:t>사회보장적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납부금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및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관련</w:t>
      </w:r>
      <w:r w:rsidR="00A53DFC" w:rsidRPr="00FA6062">
        <w:rPr>
          <w:rFonts w:cs="Times New Roman"/>
        </w:rPr>
        <w:t xml:space="preserve"> </w:t>
      </w:r>
      <w:r w:rsidR="00352DE1" w:rsidRPr="00FA6062">
        <w:rPr>
          <w:rFonts w:cs="Times New Roman"/>
        </w:rPr>
        <w:t>가산세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이자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벌금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과징금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부가금</w:t>
      </w:r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및</w:t>
      </w:r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관련</w:t>
      </w:r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부대</w:t>
      </w:r>
      <w:r w:rsidRPr="00FA6062">
        <w:rPr>
          <w:rFonts w:cs="Times New Roman"/>
        </w:rPr>
        <w:t>비용을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2439D60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조직서류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2F1B76" w:rsidRPr="00FA6062">
        <w:rPr>
          <w:rFonts w:cs="Times New Roman"/>
        </w:rPr>
        <w:t>등기사항전부증명서</w:t>
      </w:r>
      <w:r w:rsidR="00387A0E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정관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이사회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규정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기타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특정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사람의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설립과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존속에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관한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서류를</w:t>
      </w:r>
      <w:r w:rsidR="00387A0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6F93DED" w14:textId="39C439BC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중대하게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부정적인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영향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, </w:t>
      </w:r>
      <w:r w:rsidR="00237431" w:rsidRPr="00FA6062">
        <w:rPr>
          <w:rFonts w:cs="Times New Roman"/>
        </w:rPr>
        <w:t xml:space="preserve">(i) </w:t>
      </w:r>
      <w:r w:rsidRPr="00FA6062">
        <w:rPr>
          <w:rFonts w:cs="Times New Roman"/>
        </w:rPr>
        <w:t>개별적으로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사건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사유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사정과</w:t>
      </w:r>
      <w:r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종합하여</w:t>
      </w:r>
      <w:r w:rsidRPr="00FA6062">
        <w:rPr>
          <w:rFonts w:cs="Times New Roman"/>
        </w:rPr>
        <w:t xml:space="preserve">, </w:t>
      </w:r>
      <w:r w:rsidR="00E96C7E" w:rsidRPr="00FA6062">
        <w:rPr>
          <w:rFonts w:cs="Times New Roman"/>
        </w:rPr>
        <w:t>대상회사</w:t>
      </w:r>
      <w:r w:rsidR="001978A1" w:rsidRPr="00FA6062">
        <w:rPr>
          <w:rFonts w:cs="Times New Roman"/>
        </w:rPr>
        <w:t>의</w:t>
      </w:r>
      <w:r w:rsidR="002A67EB"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사업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자산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부채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재무상태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경영실적</w:t>
      </w:r>
      <w:r w:rsidR="00D13284" w:rsidRPr="00FA6062">
        <w:rPr>
          <w:rFonts w:cs="Times New Roman"/>
        </w:rPr>
        <w:t>,</w:t>
      </w:r>
      <w:r w:rsidR="002A67EB"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영업상태</w:t>
      </w:r>
      <w:r w:rsidR="00D13284" w:rsidRPr="00FA6062">
        <w:rPr>
          <w:rFonts w:cs="Times New Roman"/>
        </w:rPr>
        <w:t xml:space="preserve"> </w:t>
      </w:r>
      <w:r w:rsidR="00D13284" w:rsidRPr="00FA6062">
        <w:rPr>
          <w:rFonts w:cs="Times New Roman"/>
        </w:rPr>
        <w:t>또는</w:t>
      </w:r>
      <w:r w:rsidR="00D13284" w:rsidRPr="00FA6062">
        <w:rPr>
          <w:rFonts w:cs="Times New Roman"/>
        </w:rPr>
        <w:t xml:space="preserve"> </w:t>
      </w:r>
      <w:r w:rsidR="00C64372" w:rsidRPr="00FA6062">
        <w:rPr>
          <w:rFonts w:cs="Times New Roman"/>
        </w:rPr>
        <w:t>기업가치</w:t>
      </w:r>
      <w:r w:rsidR="002A67EB" w:rsidRPr="00FA6062">
        <w:rPr>
          <w:rFonts w:cs="Times New Roman"/>
        </w:rPr>
        <w:t>에</w:t>
      </w:r>
      <w:r w:rsidR="002A67EB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중대하게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부정적인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영향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변경을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가져오거나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가져올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합리적으로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예상되는</w:t>
      </w:r>
      <w:r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사건</w:t>
      </w:r>
      <w:r w:rsidR="008C4D0B" w:rsidRPr="00FA6062">
        <w:rPr>
          <w:rFonts w:cs="Times New Roman"/>
        </w:rPr>
        <w:t xml:space="preserve">, </w:t>
      </w:r>
      <w:r w:rsidR="008C4D0B" w:rsidRPr="00FA6062">
        <w:rPr>
          <w:rFonts w:cs="Times New Roman"/>
        </w:rPr>
        <w:t>사유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또는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사정</w:t>
      </w:r>
      <w:r w:rsidR="008C4D0B" w:rsidRPr="00FA6062">
        <w:rPr>
          <w:rFonts w:cs="Times New Roman"/>
        </w:rPr>
        <w:t>,</w:t>
      </w:r>
      <w:r w:rsidR="0026141A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 xml:space="preserve">(ii) </w:t>
      </w:r>
      <w:r w:rsidR="00B54BFB" w:rsidRPr="00FA6062">
        <w:rPr>
          <w:rFonts w:cs="Times New Roman"/>
        </w:rPr>
        <w:t>매도인</w:t>
      </w:r>
      <w:r w:rsidR="00F82860" w:rsidRPr="00FA6062">
        <w:rPr>
          <w:rFonts w:cs="Times New Roman"/>
        </w:rPr>
        <w:t>들</w:t>
      </w:r>
      <w:r w:rsidR="00C702A8" w:rsidRPr="00FA6062">
        <w:rPr>
          <w:rFonts w:cs="Times New Roman"/>
        </w:rPr>
        <w:t>에</w:t>
      </w:r>
      <w:r w:rsidR="00C702A8" w:rsidRPr="00FA6062">
        <w:rPr>
          <w:rFonts w:cs="Times New Roman"/>
        </w:rPr>
        <w:t xml:space="preserve"> </w:t>
      </w:r>
      <w:r w:rsidR="00C702A8" w:rsidRPr="00FA6062">
        <w:rPr>
          <w:rFonts w:cs="Times New Roman"/>
        </w:rPr>
        <w:t>의한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본건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거래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이행을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불가능하게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하거나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지연하</w:t>
      </w:r>
      <w:r w:rsidR="0026141A" w:rsidRPr="00FA6062">
        <w:rPr>
          <w:rFonts w:cs="Times New Roman"/>
        </w:rPr>
        <w:t>거나</w:t>
      </w:r>
      <w:r w:rsidR="0026141A" w:rsidRPr="00FA6062">
        <w:rPr>
          <w:rFonts w:cs="Times New Roman"/>
        </w:rPr>
        <w:t xml:space="preserve"> </w:t>
      </w:r>
      <w:r w:rsidR="0026141A" w:rsidRPr="00FA6062">
        <w:rPr>
          <w:rFonts w:cs="Times New Roman"/>
        </w:rPr>
        <w:t>제한하</w:t>
      </w:r>
      <w:r w:rsidR="00DB7227" w:rsidRPr="00FA6062">
        <w:rPr>
          <w:rFonts w:cs="Times New Roman"/>
        </w:rPr>
        <w:t>거나</w:t>
      </w:r>
      <w:r w:rsidR="00DB7227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그와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같이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합리적으로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예상되는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의미한다</w:t>
      </w:r>
      <w:r w:rsidR="00EB4AB7" w:rsidRPr="00FA6062">
        <w:rPr>
          <w:rFonts w:cs="Times New Roman"/>
        </w:rPr>
        <w:t>(</w:t>
      </w:r>
      <w:r w:rsidR="00CC08D3" w:rsidRPr="00FA6062">
        <w:rPr>
          <w:rFonts w:cs="Times New Roman"/>
        </w:rPr>
        <w:t>위</w:t>
      </w:r>
      <w:r w:rsidR="00CC08D3" w:rsidRPr="00FA6062">
        <w:rPr>
          <w:rFonts w:cs="Times New Roman"/>
        </w:rPr>
        <w:t xml:space="preserve"> (i)</w:t>
      </w:r>
      <w:r w:rsidR="00CC08D3" w:rsidRPr="00FA6062">
        <w:rPr>
          <w:rFonts w:cs="Times New Roman"/>
        </w:rPr>
        <w:t>의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어떠한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사건</w:t>
      </w:r>
      <w:r w:rsidR="00CC08D3" w:rsidRPr="00FA6062">
        <w:rPr>
          <w:rFonts w:cs="Times New Roman"/>
        </w:rPr>
        <w:t xml:space="preserve">, </w:t>
      </w:r>
      <w:r w:rsidR="00CC08D3" w:rsidRPr="00FA6062">
        <w:rPr>
          <w:rFonts w:cs="Times New Roman"/>
        </w:rPr>
        <w:t>사유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또는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사정이</w:t>
      </w:r>
      <w:r w:rsidR="00EB4AB7" w:rsidRPr="00FA6062">
        <w:rPr>
          <w:rFonts w:cs="Times New Roman"/>
        </w:rPr>
        <w:t xml:space="preserve"> </w:t>
      </w:r>
      <w:r w:rsidR="00830F47">
        <w:rPr>
          <w:rFonts w:cs="Times New Roman" w:hint="eastAsia"/>
        </w:rPr>
        <w:t>대상회사의</w:t>
      </w:r>
      <w:r w:rsidR="00830F47">
        <w:rPr>
          <w:rFonts w:cs="Times New Roman" w:hint="eastAsia"/>
        </w:rPr>
        <w:t xml:space="preserve"> </w:t>
      </w:r>
      <w:r w:rsidR="00A2350A">
        <w:rPr>
          <w:rFonts w:cs="Times New Roman" w:hint="eastAsia"/>
        </w:rPr>
        <w:t>기업가치</w:t>
      </w:r>
      <w:r w:rsidR="00CC08D3" w:rsidRPr="00FA6062">
        <w:rPr>
          <w:rFonts w:cs="Times New Roman"/>
        </w:rPr>
        <w:t>에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부정적인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영향을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미치는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금액이</w:t>
      </w:r>
      <w:r w:rsidR="00CC08D3" w:rsidRPr="00FA6062">
        <w:rPr>
          <w:rFonts w:cs="Times New Roman"/>
        </w:rPr>
        <w:t xml:space="preserve"> </w:t>
      </w:r>
      <w:r w:rsidR="000F3278">
        <w:rPr>
          <w:rFonts w:cs="Times New Roman" w:hint="eastAsia"/>
        </w:rPr>
        <w:t>금</w:t>
      </w:r>
      <w:r w:rsidR="000F3278">
        <w:rPr>
          <w:rFonts w:cs="Times New Roman" w:hint="eastAsia"/>
        </w:rPr>
        <w:t xml:space="preserve"> </w:t>
      </w:r>
      <w:r w:rsidR="00CF62AA">
        <w:rPr>
          <w:rFonts w:cs="Times New Roman" w:hint="eastAsia"/>
        </w:rPr>
        <w:t>50</w:t>
      </w:r>
      <w:r w:rsidR="00CF62AA">
        <w:rPr>
          <w:rFonts w:cs="Times New Roman" w:hint="eastAsia"/>
        </w:rPr>
        <w:t>억</w:t>
      </w:r>
      <w:r w:rsidR="000F3278">
        <w:rPr>
          <w:rFonts w:cs="Times New Roman" w:hint="eastAsia"/>
        </w:rPr>
        <w:t>원을</w:t>
      </w:r>
      <w:r w:rsidR="00830F47">
        <w:rPr>
          <w:rFonts w:cs="Times New Roman" w:hint="eastAsia"/>
        </w:rPr>
        <w:t xml:space="preserve"> </w:t>
      </w:r>
      <w:r w:rsidR="00830F47">
        <w:rPr>
          <w:rFonts w:cs="Times New Roman" w:hint="eastAsia"/>
        </w:rPr>
        <w:t>초과하는</w:t>
      </w:r>
      <w:r w:rsidR="00830F47">
        <w:rPr>
          <w:rFonts w:cs="Times New Roman" w:hint="eastAsia"/>
        </w:rPr>
        <w:t xml:space="preserve"> </w:t>
      </w:r>
      <w:r w:rsidR="00830F47">
        <w:rPr>
          <w:rFonts w:cs="Times New Roman" w:hint="eastAsia"/>
        </w:rPr>
        <w:t>경우</w:t>
      </w:r>
      <w:r w:rsidR="00CC08D3" w:rsidRPr="00FA6062">
        <w:rPr>
          <w:rFonts w:cs="Times New Roman"/>
        </w:rPr>
        <w:t>에는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중대하게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부정적인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영향이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있는</w:t>
      </w:r>
      <w:r w:rsidR="00CC08D3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경우</w:t>
      </w:r>
      <w:r w:rsidR="00CA23BC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중</w:t>
      </w:r>
      <w:r w:rsidR="00CA23BC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하나로</w:t>
      </w:r>
      <w:r w:rsidR="00CA23BC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본다</w:t>
      </w:r>
      <w:r w:rsidR="00CC08D3" w:rsidRPr="00FA6062">
        <w:rPr>
          <w:rFonts w:cs="Times New Roman"/>
        </w:rPr>
        <w:t>)</w:t>
      </w:r>
      <w:r w:rsidR="008C4D0B" w:rsidRPr="00FA6062">
        <w:rPr>
          <w:rFonts w:cs="Times New Roman"/>
        </w:rPr>
        <w:t>.</w:t>
      </w:r>
      <w:r w:rsidR="001D2E8C" w:rsidRPr="00FA6062">
        <w:rPr>
          <w:rFonts w:cs="Times New Roman"/>
        </w:rPr>
        <w:t xml:space="preserve"> </w:t>
      </w:r>
      <w:r w:rsidR="00213E9F" w:rsidRPr="00FA6062">
        <w:rPr>
          <w:rFonts w:cs="Times New Roman"/>
        </w:rPr>
        <w:t>다만</w:t>
      </w:r>
      <w:r w:rsidR="00213E9F" w:rsidRPr="00FA6062">
        <w:rPr>
          <w:rFonts w:cs="Times New Roman"/>
        </w:rPr>
        <w:t xml:space="preserve">, </w:t>
      </w:r>
      <w:r w:rsidR="008C4D0B" w:rsidRPr="00FA6062">
        <w:rPr>
          <w:rFonts w:cs="Times New Roman"/>
        </w:rPr>
        <w:t>다음의</w:t>
      </w:r>
      <w:r w:rsidR="008C4D0B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사건</w:t>
      </w:r>
      <w:r w:rsidR="00D30E18" w:rsidRPr="00FA6062">
        <w:rPr>
          <w:rFonts w:cs="Times New Roman"/>
        </w:rPr>
        <w:t xml:space="preserve">, </w:t>
      </w:r>
      <w:r w:rsidR="00D30E18" w:rsidRPr="00FA6062">
        <w:rPr>
          <w:rFonts w:cs="Times New Roman"/>
        </w:rPr>
        <w:t>사유</w:t>
      </w:r>
      <w:r w:rsidR="00D30E18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또는</w:t>
      </w:r>
      <w:r w:rsidR="00D30E18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사정은</w:t>
      </w:r>
      <w:r w:rsidR="003D2F92" w:rsidRPr="00FA6062">
        <w:rPr>
          <w:rFonts w:cs="Times New Roman"/>
        </w:rPr>
        <w:t>,</w:t>
      </w:r>
      <w:r w:rsidR="008C4D0B" w:rsidRPr="00FA6062">
        <w:rPr>
          <w:rFonts w:cs="Times New Roman"/>
        </w:rPr>
        <w:t xml:space="preserve"> </w:t>
      </w:r>
      <w:r w:rsidR="00E96C7E" w:rsidRPr="00FA6062">
        <w:rPr>
          <w:rFonts w:cs="Times New Roman"/>
        </w:rPr>
        <w:t>대상회사</w:t>
      </w:r>
      <w:r w:rsidR="008C4D0B" w:rsidRPr="00FA6062">
        <w:rPr>
          <w:rFonts w:cs="Times New Roman"/>
        </w:rPr>
        <w:t>에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불균형적으로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미치지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않는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한</w:t>
      </w:r>
      <w:r w:rsidR="00213E9F" w:rsidRPr="00FA6062">
        <w:rPr>
          <w:rFonts w:cs="Times New Roman"/>
        </w:rPr>
        <w:t>,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</w:t>
      </w:r>
      <w:r w:rsidR="00202E32" w:rsidRPr="00FA6062">
        <w:rPr>
          <w:rFonts w:cs="Times New Roman"/>
        </w:rPr>
        <w:t>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간주되거나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</w:t>
      </w:r>
      <w:r w:rsidR="00691DD2" w:rsidRPr="00FA6062">
        <w:rPr>
          <w:rFonts w:cs="Times New Roman"/>
        </w:rPr>
        <w:t>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발생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여부를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결정함에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있어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고려되지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아니한다</w:t>
      </w:r>
      <w:r w:rsidR="00F816E2" w:rsidRPr="00FA6062">
        <w:rPr>
          <w:rFonts w:cs="Times New Roman"/>
        </w:rPr>
        <w:t>:</w:t>
      </w:r>
      <w:r w:rsidR="00691DD2" w:rsidRPr="00FA6062">
        <w:rPr>
          <w:rFonts w:cs="Times New Roman"/>
        </w:rPr>
        <w:t xml:space="preserve"> </w:t>
      </w:r>
      <w:ins w:id="61" w:author="SL Partners" w:date="2025-01-22T19:22:00Z" w16du:dateUtc="2025-01-22T10:22:00Z">
        <w:r w:rsidR="007C6F45" w:rsidRPr="000326A8">
          <w:t xml:space="preserve">(a) </w:t>
        </w:r>
        <w:r w:rsidR="007C6F45" w:rsidRPr="000326A8">
          <w:t>대한민국</w:t>
        </w:r>
        <w:r w:rsidR="007C6F45" w:rsidRPr="000326A8">
          <w:t xml:space="preserve"> </w:t>
        </w:r>
        <w:r w:rsidR="007C6F45" w:rsidRPr="000326A8">
          <w:t>또는</w:t>
        </w:r>
        <w:r w:rsidR="007C6F45" w:rsidRPr="000326A8">
          <w:t xml:space="preserve"> </w:t>
        </w:r>
        <w:r w:rsidR="007C6F45" w:rsidRPr="000326A8">
          <w:t>국제적인</w:t>
        </w:r>
        <w:r w:rsidR="007C6F45" w:rsidRPr="000326A8">
          <w:t xml:space="preserve"> </w:t>
        </w:r>
        <w:r w:rsidR="007C6F45" w:rsidRPr="000326A8">
          <w:t>경제</w:t>
        </w:r>
        <w:r w:rsidR="007C6F45" w:rsidRPr="000326A8">
          <w:t xml:space="preserve">, </w:t>
        </w:r>
        <w:r w:rsidR="007C6F45" w:rsidRPr="000326A8">
          <w:t>정치</w:t>
        </w:r>
        <w:r w:rsidR="007C6F45" w:rsidRPr="000326A8">
          <w:t xml:space="preserve">, </w:t>
        </w:r>
        <w:r w:rsidR="007C6F45" w:rsidRPr="000326A8">
          <w:t>사회</w:t>
        </w:r>
        <w:r w:rsidR="007C6F45" w:rsidRPr="000326A8">
          <w:t xml:space="preserve"> </w:t>
        </w:r>
        <w:r w:rsidR="007C6F45" w:rsidRPr="000326A8">
          <w:t>환경의</w:t>
        </w:r>
        <w:r w:rsidR="007C6F45" w:rsidRPr="000326A8">
          <w:t xml:space="preserve"> </w:t>
        </w:r>
        <w:r w:rsidR="007C6F45" w:rsidRPr="000326A8">
          <w:t>변화</w:t>
        </w:r>
        <w:r w:rsidR="007C6F45" w:rsidRPr="000326A8">
          <w:t xml:space="preserve">, (b) </w:t>
        </w:r>
        <w:r w:rsidR="007C6F45" w:rsidRPr="000326A8">
          <w:t>대상회사가</w:t>
        </w:r>
        <w:r w:rsidR="007C6F45" w:rsidRPr="000326A8">
          <w:t xml:space="preserve"> </w:t>
        </w:r>
        <w:r w:rsidR="007C6F45" w:rsidRPr="000326A8">
          <w:t>속한</w:t>
        </w:r>
        <w:r w:rsidR="007C6F45" w:rsidRPr="000326A8">
          <w:t xml:space="preserve"> </w:t>
        </w:r>
        <w:r w:rsidR="007C6F45" w:rsidRPr="000326A8">
          <w:t>산업분야나</w:t>
        </w:r>
        <w:r w:rsidR="007C6F45" w:rsidRPr="000326A8">
          <w:t xml:space="preserve"> </w:t>
        </w:r>
        <w:r w:rsidR="007C6F45" w:rsidRPr="000326A8">
          <w:t>시장의</w:t>
        </w:r>
        <w:r w:rsidR="007C6F45" w:rsidRPr="000326A8">
          <w:t xml:space="preserve"> </w:t>
        </w:r>
        <w:r w:rsidR="007C6F45" w:rsidRPr="000326A8">
          <w:t>일반적인</w:t>
        </w:r>
        <w:r w:rsidR="007C6F45" w:rsidRPr="000326A8">
          <w:t xml:space="preserve"> </w:t>
        </w:r>
        <w:r w:rsidR="007C6F45" w:rsidRPr="000326A8">
          <w:t>변화</w:t>
        </w:r>
        <w:r w:rsidR="007C6F45" w:rsidRPr="000326A8">
          <w:t xml:space="preserve">, (c) </w:t>
        </w:r>
        <w:r w:rsidR="007C6F45" w:rsidRPr="000326A8">
          <w:t>전쟁</w:t>
        </w:r>
        <w:r w:rsidR="007C6F45" w:rsidRPr="000326A8">
          <w:t xml:space="preserve">, </w:t>
        </w:r>
        <w:r w:rsidR="007C6F45" w:rsidRPr="000326A8">
          <w:t>천재지변</w:t>
        </w:r>
        <w:r w:rsidR="007C6F45" w:rsidRPr="000326A8">
          <w:t xml:space="preserve">, </w:t>
        </w:r>
        <w:r w:rsidR="007C6F45" w:rsidRPr="000326A8">
          <w:t>테러</w:t>
        </w:r>
        <w:r w:rsidR="007C6F45" w:rsidRPr="000326A8">
          <w:t xml:space="preserve">, </w:t>
        </w:r>
        <w:r w:rsidR="007C6F45" w:rsidRPr="000326A8">
          <w:t>내전</w:t>
        </w:r>
        <w:r w:rsidR="007C6F45" w:rsidRPr="000326A8">
          <w:t xml:space="preserve">, </w:t>
        </w:r>
        <w:r w:rsidR="007C6F45">
          <w:rPr>
            <w:rFonts w:hint="eastAsia"/>
          </w:rPr>
          <w:t>자연재해</w:t>
        </w:r>
        <w:r w:rsidR="007C6F45">
          <w:rPr>
            <w:rFonts w:hint="eastAsia"/>
          </w:rPr>
          <w:t xml:space="preserve">, </w:t>
        </w:r>
        <w:r w:rsidR="007C6F45" w:rsidRPr="000326A8">
          <w:t>또는</w:t>
        </w:r>
        <w:r w:rsidR="007C6F45" w:rsidRPr="000326A8">
          <w:t xml:space="preserve"> </w:t>
        </w:r>
        <w:r w:rsidR="007C6F45" w:rsidRPr="000326A8">
          <w:t>코로나바이러스</w:t>
        </w:r>
        <w:r w:rsidR="007C6F45" w:rsidRPr="000326A8">
          <w:t xml:space="preserve"> </w:t>
        </w:r>
        <w:r w:rsidR="007C6F45" w:rsidRPr="000326A8">
          <w:t>감염증</w:t>
        </w:r>
        <w:r w:rsidR="007C6F45" w:rsidRPr="000326A8">
          <w:t xml:space="preserve">-19(COVID-19) </w:t>
        </w:r>
        <w:r w:rsidR="007C6F45" w:rsidRPr="000326A8">
          <w:t>등</w:t>
        </w:r>
        <w:r w:rsidR="007C6F45" w:rsidRPr="000326A8">
          <w:t xml:space="preserve"> </w:t>
        </w:r>
        <w:r w:rsidR="007C6F45" w:rsidRPr="000326A8">
          <w:t>전염병</w:t>
        </w:r>
        <w:r w:rsidR="007C6F45">
          <w:rPr>
            <w:rFonts w:hint="eastAsia"/>
          </w:rPr>
          <w:t xml:space="preserve">, </w:t>
        </w:r>
        <w:r w:rsidR="007C6F45">
          <w:rPr>
            <w:rFonts w:hint="eastAsia"/>
          </w:rPr>
          <w:t>감염병</w:t>
        </w:r>
        <w:r w:rsidR="007C6F45" w:rsidRPr="000326A8">
          <w:t xml:space="preserve"> </w:t>
        </w:r>
        <w:r w:rsidR="007C6F45" w:rsidRPr="000326A8">
          <w:t>또는</w:t>
        </w:r>
        <w:r w:rsidR="007C6F45" w:rsidRPr="000326A8">
          <w:t xml:space="preserve"> </w:t>
        </w:r>
        <w:r w:rsidR="007C6F45" w:rsidRPr="000326A8">
          <w:t>유행병</w:t>
        </w:r>
        <w:r w:rsidR="007C6F45">
          <w:rPr>
            <w:rFonts w:hint="eastAsia"/>
          </w:rPr>
          <w:t>의</w:t>
        </w:r>
        <w:r w:rsidR="007C6F45">
          <w:rPr>
            <w:rFonts w:hint="eastAsia"/>
          </w:rPr>
          <w:t xml:space="preserve"> </w:t>
        </w:r>
        <w:r w:rsidR="007C6F45">
          <w:rPr>
            <w:rFonts w:hint="eastAsia"/>
          </w:rPr>
          <w:t>발생</w:t>
        </w:r>
        <w:r w:rsidR="007C6F45">
          <w:rPr>
            <w:rFonts w:hint="eastAsia"/>
          </w:rPr>
          <w:t xml:space="preserve">, </w:t>
        </w:r>
        <w:r w:rsidR="007C6F45">
          <w:rPr>
            <w:rFonts w:hint="eastAsia"/>
          </w:rPr>
          <w:t>계속</w:t>
        </w:r>
        <w:r w:rsidR="007C6F45">
          <w:rPr>
            <w:rFonts w:hint="eastAsia"/>
          </w:rPr>
          <w:t xml:space="preserve"> </w:t>
        </w:r>
        <w:r w:rsidR="007C6F45">
          <w:rPr>
            <w:rFonts w:hint="eastAsia"/>
          </w:rPr>
          <w:t>및</w:t>
        </w:r>
        <w:r w:rsidR="007C6F45">
          <w:rPr>
            <w:rFonts w:hint="eastAsia"/>
          </w:rPr>
          <w:t xml:space="preserve"> </w:t>
        </w:r>
        <w:r w:rsidR="007C6F45">
          <w:rPr>
            <w:rFonts w:hint="eastAsia"/>
          </w:rPr>
          <w:t>악화</w:t>
        </w:r>
      </w:ins>
      <w:del w:id="62" w:author="SL Partners" w:date="2025-01-22T19:22:00Z" w16du:dateUtc="2025-01-22T10:22:00Z">
        <w:r w:rsidR="00691DD2" w:rsidRPr="00FA6062" w:rsidDel="007C6F45">
          <w:rPr>
            <w:rFonts w:cs="Times New Roman"/>
          </w:rPr>
          <w:delText>(</w:delText>
        </w:r>
        <w:r w:rsidR="00DA4312" w:rsidRPr="00FA6062" w:rsidDel="007C6F45">
          <w:rPr>
            <w:rFonts w:cs="Times New Roman"/>
          </w:rPr>
          <w:delText>a</w:delText>
        </w:r>
        <w:r w:rsidR="00691DD2" w:rsidRPr="00FA6062" w:rsidDel="007C6F45">
          <w:rPr>
            <w:rFonts w:cs="Times New Roman"/>
          </w:rPr>
          <w:delText xml:space="preserve">) </w:delText>
        </w:r>
        <w:r w:rsidR="00691DD2" w:rsidRPr="00FA6062" w:rsidDel="007C6F45">
          <w:rPr>
            <w:rFonts w:cs="Times New Roman"/>
          </w:rPr>
          <w:delText>대한민국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또는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국제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경제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환경이나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대상회사가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속한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산업의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일반적인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환경의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변화</w:delText>
        </w:r>
        <w:r w:rsidR="00691DD2" w:rsidRPr="00FA6062" w:rsidDel="007C6F45">
          <w:rPr>
            <w:rFonts w:cs="Times New Roman"/>
          </w:rPr>
          <w:delText>, (</w:delText>
        </w:r>
        <w:r w:rsidR="00DA4312" w:rsidRPr="00FA6062" w:rsidDel="007C6F45">
          <w:rPr>
            <w:rFonts w:cs="Times New Roman"/>
          </w:rPr>
          <w:delText>b</w:delText>
        </w:r>
        <w:r w:rsidR="00691DD2" w:rsidRPr="00FA6062" w:rsidDel="007C6F45">
          <w:rPr>
            <w:rFonts w:cs="Times New Roman"/>
          </w:rPr>
          <w:delText xml:space="preserve">) </w:delText>
        </w:r>
        <w:r w:rsidR="00691DD2" w:rsidRPr="00FA6062" w:rsidDel="007C6F45">
          <w:rPr>
            <w:rFonts w:cs="Times New Roman"/>
          </w:rPr>
          <w:delText>천재지변</w:delText>
        </w:r>
        <w:r w:rsidR="00691DD2" w:rsidRPr="00FA6062" w:rsidDel="007C6F45">
          <w:rPr>
            <w:rFonts w:cs="Times New Roman"/>
          </w:rPr>
          <w:delText xml:space="preserve">, </w:delText>
        </w:r>
        <w:r w:rsidR="00691DD2" w:rsidRPr="00FA6062" w:rsidDel="007C6F45">
          <w:rPr>
            <w:rFonts w:cs="Times New Roman"/>
          </w:rPr>
          <w:delText>대한민국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내의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정치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또는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사회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환경의</w:delText>
        </w:r>
        <w:r w:rsidR="00691DD2" w:rsidRPr="00FA6062" w:rsidDel="007C6F45">
          <w:rPr>
            <w:rFonts w:cs="Times New Roman"/>
          </w:rPr>
          <w:delText xml:space="preserve"> </w:delText>
        </w:r>
        <w:r w:rsidR="00691DD2" w:rsidRPr="00FA6062" w:rsidDel="007C6F45">
          <w:rPr>
            <w:rFonts w:cs="Times New Roman"/>
          </w:rPr>
          <w:delText>변화</w:delText>
        </w:r>
      </w:del>
      <w:r w:rsidR="00691DD2" w:rsidRPr="00FA6062">
        <w:rPr>
          <w:rFonts w:cs="Times New Roman"/>
        </w:rPr>
        <w:t>, (</w:t>
      </w:r>
      <w:r w:rsidR="00DA4312" w:rsidRPr="00FA6062">
        <w:rPr>
          <w:rFonts w:cs="Times New Roman"/>
        </w:rPr>
        <w:t>c</w:t>
      </w:r>
      <w:r w:rsidR="00691DD2" w:rsidRPr="00FA6062">
        <w:rPr>
          <w:rFonts w:cs="Times New Roman"/>
        </w:rPr>
        <w:t xml:space="preserve">) </w:t>
      </w:r>
      <w:r w:rsidR="00691DD2" w:rsidRPr="00FA6062">
        <w:rPr>
          <w:rFonts w:cs="Times New Roman"/>
        </w:rPr>
        <w:t>금융시장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또는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증권시장의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변화</w:t>
      </w:r>
      <w:ins w:id="63" w:author="SL Partners" w:date="2025-01-22T19:22:00Z" w16du:dateUtc="2025-01-22T10:22:00Z">
        <w:r w:rsidR="00A81292">
          <w:rPr>
            <w:rFonts w:hint="eastAsia"/>
          </w:rPr>
          <w:t>{</w:t>
        </w:r>
        <w:r w:rsidR="00A81292" w:rsidRPr="000326A8">
          <w:t>금리</w:t>
        </w:r>
        <w:r w:rsidR="00A81292" w:rsidRPr="000326A8">
          <w:t xml:space="preserve">, </w:t>
        </w:r>
        <w:r w:rsidR="00A81292" w:rsidRPr="000326A8">
          <w:t>환율</w:t>
        </w:r>
        <w:r w:rsidR="00A81292" w:rsidRPr="000326A8">
          <w:t xml:space="preserve">, </w:t>
        </w:r>
        <w:r w:rsidR="00A81292" w:rsidRPr="000326A8">
          <w:t>주가</w:t>
        </w:r>
        <w:r w:rsidR="00A81292">
          <w:rPr>
            <w:rFonts w:hint="eastAsia"/>
          </w:rPr>
          <w:t>(</w:t>
        </w:r>
        <w:r w:rsidR="00A81292">
          <w:rPr>
            <w:rFonts w:hint="eastAsia"/>
          </w:rPr>
          <w:t>명확히</w:t>
        </w:r>
        <w:r w:rsidR="00A81292">
          <w:rPr>
            <w:rFonts w:hint="eastAsia"/>
          </w:rPr>
          <w:t xml:space="preserve"> </w:t>
        </w:r>
        <w:r w:rsidR="00A81292">
          <w:rPr>
            <w:rFonts w:hint="eastAsia"/>
          </w:rPr>
          <w:t>하면</w:t>
        </w:r>
        <w:r w:rsidR="00A81292">
          <w:rPr>
            <w:rFonts w:hint="eastAsia"/>
          </w:rPr>
          <w:t xml:space="preserve">, </w:t>
        </w:r>
        <w:r w:rsidR="00A81292">
          <w:rPr>
            <w:rFonts w:hint="eastAsia"/>
          </w:rPr>
          <w:t>대상회사의</w:t>
        </w:r>
        <w:r w:rsidR="00A81292">
          <w:rPr>
            <w:rFonts w:hint="eastAsia"/>
          </w:rPr>
          <w:t xml:space="preserve"> </w:t>
        </w:r>
        <w:r w:rsidR="00A81292">
          <w:rPr>
            <w:rFonts w:hint="eastAsia"/>
          </w:rPr>
          <w:t>주가를</w:t>
        </w:r>
        <w:r w:rsidR="00A81292">
          <w:rPr>
            <w:rFonts w:hint="eastAsia"/>
          </w:rPr>
          <w:t xml:space="preserve"> </w:t>
        </w:r>
        <w:r w:rsidR="00A81292">
          <w:rPr>
            <w:rFonts w:hint="eastAsia"/>
          </w:rPr>
          <w:t>포함함</w:t>
        </w:r>
        <w:r w:rsidR="00A81292">
          <w:rPr>
            <w:rFonts w:hint="eastAsia"/>
          </w:rPr>
          <w:t>)</w:t>
        </w:r>
        <w:r w:rsidR="00A81292" w:rsidRPr="000326A8">
          <w:t xml:space="preserve">, </w:t>
        </w:r>
        <w:r w:rsidR="00A81292" w:rsidRPr="000326A8">
          <w:t>지수의</w:t>
        </w:r>
        <w:r w:rsidR="00A81292" w:rsidRPr="000326A8">
          <w:t xml:space="preserve"> </w:t>
        </w:r>
        <w:r w:rsidR="00A81292" w:rsidRPr="000326A8">
          <w:t>변경을</w:t>
        </w:r>
        <w:r w:rsidR="00A81292" w:rsidRPr="000326A8">
          <w:t xml:space="preserve"> </w:t>
        </w:r>
        <w:r w:rsidR="00A81292" w:rsidRPr="000326A8">
          <w:t>포함함</w:t>
        </w:r>
        <w:r w:rsidR="00A81292">
          <w:rPr>
            <w:rFonts w:hint="eastAsia"/>
          </w:rPr>
          <w:t>}</w:t>
        </w:r>
      </w:ins>
      <w:r w:rsidR="00691DD2" w:rsidRPr="00FA6062">
        <w:rPr>
          <w:rFonts w:cs="Times New Roman"/>
        </w:rPr>
        <w:t>, (</w:t>
      </w:r>
      <w:r w:rsidR="00DA4312" w:rsidRPr="00FA6062">
        <w:rPr>
          <w:rFonts w:cs="Times New Roman"/>
        </w:rPr>
        <w:t>d</w:t>
      </w:r>
      <w:r w:rsidR="00691DD2" w:rsidRPr="00FA6062">
        <w:rPr>
          <w:rFonts w:cs="Times New Roman"/>
        </w:rPr>
        <w:t xml:space="preserve">) </w:t>
      </w:r>
      <w:r w:rsidR="00F3566D" w:rsidRPr="00FA6062">
        <w:rPr>
          <w:rFonts w:cs="Times New Roman"/>
        </w:rPr>
        <w:t>법령</w:t>
      </w:r>
      <w:r w:rsidR="00691DD2" w:rsidRPr="00FA6062">
        <w:rPr>
          <w:rFonts w:cs="Times New Roman"/>
        </w:rPr>
        <w:t xml:space="preserve">, </w:t>
      </w:r>
      <w:r w:rsidR="00691DD2" w:rsidRPr="00FA6062">
        <w:rPr>
          <w:rFonts w:cs="Times New Roman"/>
        </w:rPr>
        <w:t>일반적으로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인정되는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회계원칙이나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회계기준의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변경</w:t>
      </w:r>
      <w:ins w:id="64" w:author="SL Partners" w:date="2025-01-22T19:21:00Z" w16du:dateUtc="2025-01-22T10:21:00Z">
        <w:r w:rsidR="00A81292">
          <w:rPr>
            <w:rFonts w:cs="Times New Roman" w:hint="eastAsia"/>
          </w:rPr>
          <w:t xml:space="preserve">, </w:t>
        </w:r>
      </w:ins>
      <w:ins w:id="65" w:author="SL Partners" w:date="2025-01-22T19:22:00Z" w16du:dateUtc="2025-01-22T10:22:00Z">
        <w:r w:rsidR="00710AED" w:rsidRPr="000326A8">
          <w:t xml:space="preserve">(e) </w:t>
        </w:r>
        <w:r w:rsidR="00710AED" w:rsidRPr="000326A8">
          <w:t>파업</w:t>
        </w:r>
        <w:r w:rsidR="00710AED">
          <w:rPr>
            <w:rFonts w:hint="eastAsia"/>
          </w:rPr>
          <w:t>,</w:t>
        </w:r>
        <w:r w:rsidR="00710AED" w:rsidRPr="000326A8">
          <w:t xml:space="preserve"> </w:t>
        </w:r>
        <w:r w:rsidR="00710AED" w:rsidRPr="000326A8">
          <w:t>조업중단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노동쟁의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기타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노사분쟁</w:t>
        </w:r>
        <w:r w:rsidR="00710AED" w:rsidRPr="000326A8">
          <w:t xml:space="preserve">, (f) </w:t>
        </w:r>
        <w:r w:rsidR="00710AED" w:rsidRPr="000326A8">
          <w:lastRenderedPageBreak/>
          <w:t>법령</w:t>
        </w:r>
        <w:r w:rsidR="00710AED" w:rsidRPr="000326A8">
          <w:t xml:space="preserve">, </w:t>
        </w:r>
        <w:r w:rsidR="00710AED" w:rsidRPr="000326A8">
          <w:t>일반적으로</w:t>
        </w:r>
        <w:r w:rsidR="00710AED" w:rsidRPr="000326A8">
          <w:t xml:space="preserve"> </w:t>
        </w:r>
        <w:r w:rsidR="00710AED" w:rsidRPr="000326A8">
          <w:t>인정되는</w:t>
        </w:r>
        <w:r w:rsidR="00710AED" w:rsidRPr="000326A8">
          <w:t xml:space="preserve"> </w:t>
        </w:r>
        <w:r w:rsidR="00710AED" w:rsidRPr="000326A8">
          <w:t>회계원칙이나</w:t>
        </w:r>
        <w:r w:rsidR="00710AED" w:rsidRPr="000326A8">
          <w:t xml:space="preserve"> </w:t>
        </w:r>
        <w:r w:rsidR="00710AED" w:rsidRPr="000326A8">
          <w:t>회계기준</w:t>
        </w:r>
        <w:r w:rsidR="00710AED" w:rsidRPr="000326A8">
          <w:t xml:space="preserve"> </w:t>
        </w:r>
        <w:r w:rsidR="00710AED" w:rsidRPr="000326A8">
          <w:t>또는</w:t>
        </w:r>
        <w:r w:rsidR="00710AED" w:rsidRPr="000326A8">
          <w:t xml:space="preserve"> </w:t>
        </w:r>
        <w:r w:rsidR="00710AED">
          <w:rPr>
            <w:rFonts w:hint="eastAsia"/>
          </w:rPr>
          <w:t>각</w:t>
        </w:r>
        <w:r w:rsidR="00710AED">
          <w:rPr>
            <w:rFonts w:hint="eastAsia"/>
          </w:rPr>
          <w:t xml:space="preserve"> </w:t>
        </w:r>
        <w:r w:rsidR="00710AED" w:rsidRPr="000326A8">
          <w:t>그</w:t>
        </w:r>
        <w:r w:rsidR="00710AED" w:rsidRPr="000326A8">
          <w:t xml:space="preserve"> </w:t>
        </w:r>
        <w:r w:rsidR="00710AED" w:rsidRPr="000326A8">
          <w:t>해석의</w:t>
        </w:r>
        <w:r w:rsidR="00710AED" w:rsidRPr="000326A8">
          <w:t xml:space="preserve"> </w:t>
        </w:r>
        <w:r w:rsidR="00710AED" w:rsidRPr="000326A8">
          <w:t>변경</w:t>
        </w:r>
        <w:r w:rsidR="00710AED" w:rsidRPr="000326A8">
          <w:t xml:space="preserve">,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회계정책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방법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추정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등의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적용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및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변경과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자산가치에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대한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평가</w:t>
        </w:r>
        <w:r w:rsidR="00710AED">
          <w:rPr>
            <w:rFonts w:hint="eastAsia"/>
          </w:rPr>
          <w:t>(</w:t>
        </w:r>
        <w:r w:rsidR="00710AED">
          <w:rPr>
            <w:rFonts w:hint="eastAsia"/>
          </w:rPr>
          <w:t>감정평가에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의한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자산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평가액의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변동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포함</w:t>
        </w:r>
        <w:r w:rsidR="00710AED">
          <w:rPr>
            <w:rFonts w:hint="eastAsia"/>
          </w:rPr>
          <w:t xml:space="preserve">), </w:t>
        </w:r>
        <w:r w:rsidR="00710AED">
          <w:rPr>
            <w:rFonts w:hint="eastAsia"/>
          </w:rPr>
          <w:t>채권의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회수가능성에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대한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판단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등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주관적인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판단을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요하는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사항</w:t>
        </w:r>
        <w:r w:rsidR="00710AED">
          <w:rPr>
            <w:rFonts w:hint="eastAsia"/>
          </w:rPr>
          <w:t xml:space="preserve">, </w:t>
        </w:r>
        <w:r w:rsidR="00710AED" w:rsidRPr="000326A8">
          <w:t xml:space="preserve">(g) </w:t>
        </w:r>
        <w:r w:rsidR="00710AED" w:rsidRPr="000326A8">
          <w:t>본</w:t>
        </w:r>
        <w:r w:rsidR="00710AED" w:rsidRPr="000326A8">
          <w:t xml:space="preserve"> </w:t>
        </w:r>
        <w:r w:rsidR="00710AED" w:rsidRPr="000326A8">
          <w:t>계약이나</w:t>
        </w:r>
        <w:r w:rsidR="00710AED" w:rsidRPr="000326A8">
          <w:t xml:space="preserve"> </w:t>
        </w:r>
        <w:r w:rsidR="00710AED" w:rsidRPr="000326A8">
          <w:t>본건</w:t>
        </w:r>
        <w:r w:rsidR="00710AED" w:rsidRPr="000326A8">
          <w:t xml:space="preserve"> </w:t>
        </w:r>
        <w:r w:rsidR="00710AED" w:rsidRPr="000326A8">
          <w:t>거래</w:t>
        </w:r>
        <w:r w:rsidR="00710AED">
          <w:rPr>
            <w:rFonts w:hint="eastAsia"/>
          </w:rPr>
          <w:t>에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관한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협상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체결</w:t>
        </w:r>
        <w:r w:rsidR="00710AED">
          <w:rPr>
            <w:rFonts w:hint="eastAsia"/>
          </w:rPr>
          <w:t>,</w:t>
        </w:r>
        <w:r w:rsidR="00710AED" w:rsidRPr="000326A8">
          <w:t xml:space="preserve"> </w:t>
        </w:r>
        <w:r w:rsidR="00710AED" w:rsidRPr="000326A8">
          <w:t>발표</w:t>
        </w:r>
        <w:r w:rsidR="00710AED" w:rsidRPr="000326A8">
          <w:t xml:space="preserve">, </w:t>
        </w:r>
        <w:r w:rsidR="00710AED" w:rsidRPr="000326A8">
          <w:t>보도나</w:t>
        </w:r>
        <w:r w:rsidR="00710AED" w:rsidRPr="000326A8">
          <w:t xml:space="preserve"> </w:t>
        </w:r>
        <w:r w:rsidR="00710AED" w:rsidRPr="000326A8">
          <w:t>공시</w:t>
        </w:r>
        <w:r w:rsidR="00710AED" w:rsidRPr="000326A8">
          <w:t xml:space="preserve"> </w:t>
        </w:r>
        <w:r w:rsidR="00710AED" w:rsidRPr="000326A8">
          <w:t>또는</w:t>
        </w:r>
        <w:r w:rsidR="00710AED" w:rsidRPr="000326A8">
          <w:t xml:space="preserve"> </w:t>
        </w:r>
        <w:r w:rsidR="00710AED">
          <w:rPr>
            <w:rFonts w:hint="eastAsia"/>
          </w:rPr>
          <w:t>거래종결</w:t>
        </w:r>
        <w:r w:rsidR="00710AED">
          <w:rPr>
            <w:rFonts w:hint="eastAsia"/>
          </w:rPr>
          <w:t>(</w:t>
        </w:r>
        <w:r w:rsidR="00710AED">
          <w:rPr>
            <w:rFonts w:hint="eastAsia"/>
          </w:rPr>
          <w:t>이하에서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정의함</w:t>
        </w:r>
        <w:r w:rsidR="00710AED">
          <w:rPr>
            <w:rFonts w:hint="eastAsia"/>
          </w:rPr>
          <w:t xml:space="preserve">) </w:t>
        </w:r>
        <w:r w:rsidR="00710AED">
          <w:rPr>
            <w:rFonts w:hint="eastAsia"/>
          </w:rPr>
          <w:t>기타</w:t>
        </w:r>
        <w:r w:rsidR="00710AED">
          <w:rPr>
            <w:rFonts w:hint="eastAsia"/>
          </w:rPr>
          <w:t xml:space="preserve"> </w:t>
        </w:r>
        <w:r w:rsidR="00710AED" w:rsidRPr="000326A8">
          <w:t>본</w:t>
        </w:r>
        <w:r w:rsidR="00710AED" w:rsidRPr="000326A8">
          <w:t xml:space="preserve"> </w:t>
        </w:r>
        <w:r w:rsidR="00710AED" w:rsidRPr="000326A8">
          <w:t>계약에서</w:t>
        </w:r>
        <w:r w:rsidR="00710AED" w:rsidRPr="000326A8">
          <w:t xml:space="preserve"> </w:t>
        </w:r>
        <w:r w:rsidR="00710AED" w:rsidRPr="000326A8">
          <w:t>예정한</w:t>
        </w:r>
        <w:r w:rsidR="00710AED" w:rsidRPr="000326A8">
          <w:t xml:space="preserve"> </w:t>
        </w:r>
        <w:r w:rsidR="00710AED" w:rsidRPr="000326A8">
          <w:t>조치나</w:t>
        </w:r>
        <w:r w:rsidR="00710AED" w:rsidRPr="000326A8">
          <w:t xml:space="preserve"> </w:t>
        </w:r>
        <w:r w:rsidR="00710AED" w:rsidRPr="000326A8">
          <w:t>의무의</w:t>
        </w:r>
        <w:r w:rsidR="00710AED" w:rsidRPr="000326A8">
          <w:t xml:space="preserve"> </w:t>
        </w:r>
        <w:r w:rsidR="00710AED" w:rsidRPr="000326A8">
          <w:t>이행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및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그로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인해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발생하는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영향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변화</w:t>
        </w:r>
        <w:r w:rsidR="00710AED" w:rsidRPr="000326A8">
          <w:t xml:space="preserve">, (h) </w:t>
        </w:r>
        <w:r w:rsidR="00710AED">
          <w:rPr>
            <w:rFonts w:hint="eastAsia"/>
          </w:rPr>
          <w:t>매수인의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조치</w:t>
        </w:r>
        <w:r w:rsidR="00710AED">
          <w:rPr>
            <w:rFonts w:hint="eastAsia"/>
          </w:rPr>
          <w:t xml:space="preserve">, </w:t>
        </w:r>
        <w:r w:rsidR="00710AED" w:rsidRPr="000326A8">
          <w:rPr>
            <w:szCs w:val="23"/>
          </w:rPr>
          <w:t>매수인의</w:t>
        </w:r>
        <w:r w:rsidR="00710AED" w:rsidRPr="000326A8">
          <w:t xml:space="preserve"> </w:t>
        </w:r>
        <w:r w:rsidR="00710AED" w:rsidRPr="000326A8">
          <w:t>동의를</w:t>
        </w:r>
        <w:r w:rsidR="00710AED" w:rsidRPr="000326A8">
          <w:t xml:space="preserve"> </w:t>
        </w:r>
        <w:r w:rsidR="00710AED" w:rsidRPr="000326A8">
          <w:t>받거나</w:t>
        </w:r>
        <w:r w:rsidR="00710AED" w:rsidRPr="000326A8">
          <w:t xml:space="preserve"> </w:t>
        </w:r>
        <w:r w:rsidR="00710AED" w:rsidRPr="000326A8">
          <w:t>매수인의</w:t>
        </w:r>
        <w:r w:rsidR="00710AED" w:rsidRPr="000326A8">
          <w:t xml:space="preserve"> </w:t>
        </w:r>
        <w:r w:rsidR="00710AED" w:rsidRPr="000326A8">
          <w:t>요청에</w:t>
        </w:r>
        <w:r w:rsidR="00710AED" w:rsidRPr="000326A8">
          <w:t xml:space="preserve"> </w:t>
        </w:r>
        <w:r w:rsidR="00710AED" w:rsidRPr="000326A8">
          <w:t>따른</w:t>
        </w:r>
        <w:r w:rsidR="00710AED" w:rsidRPr="000326A8">
          <w:t xml:space="preserve"> </w:t>
        </w:r>
        <w:r w:rsidR="00710AED" w:rsidRPr="000326A8">
          <w:t>행위</w:t>
        </w:r>
        <w:r w:rsidR="00710AED" w:rsidRPr="000326A8">
          <w:t>,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매수인의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부동의로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행해지지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못한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조치로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인해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발생하는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영향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변경</w:t>
        </w:r>
        <w:r w:rsidR="00710AED">
          <w:rPr>
            <w:rFonts w:hint="eastAsia"/>
          </w:rPr>
          <w:t>,</w:t>
        </w:r>
        <w:r w:rsidR="00710AED" w:rsidRPr="000326A8">
          <w:t xml:space="preserve"> (i) </w:t>
        </w:r>
        <w:r w:rsidR="00710AED" w:rsidRPr="000326A8">
          <w:t>본</w:t>
        </w:r>
        <w:r w:rsidR="00710AED" w:rsidRPr="000326A8">
          <w:t xml:space="preserve"> </w:t>
        </w:r>
        <w:r w:rsidR="00710AED" w:rsidRPr="000326A8">
          <w:t>계약</w:t>
        </w:r>
        <w:r w:rsidR="00710AED" w:rsidRPr="000326A8">
          <w:t xml:space="preserve"> </w:t>
        </w:r>
        <w:r w:rsidR="00710AED" w:rsidRPr="000326A8">
          <w:t>체결</w:t>
        </w:r>
        <w:r w:rsidR="00710AED" w:rsidRPr="000326A8">
          <w:t xml:space="preserve"> </w:t>
        </w:r>
        <w:r w:rsidR="00710AED" w:rsidRPr="000326A8">
          <w:t>시점에</w:t>
        </w:r>
        <w:r w:rsidR="00710AED" w:rsidRPr="000326A8">
          <w:t xml:space="preserve"> </w:t>
        </w:r>
        <w:r w:rsidR="00710AED" w:rsidRPr="000326A8">
          <w:rPr>
            <w:rFonts w:hint="eastAsia"/>
          </w:rPr>
          <w:t>매수인</w:t>
        </w:r>
        <w:r w:rsidR="00710AED">
          <w:rPr>
            <w:rFonts w:hint="eastAsia"/>
          </w:rPr>
          <w:t>이나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대리인</w:t>
        </w:r>
        <w:r w:rsidR="00710AED" w:rsidRPr="000326A8">
          <w:rPr>
            <w:rFonts w:hint="eastAsia"/>
          </w:rPr>
          <w:t>에게</w:t>
        </w:r>
        <w:r w:rsidR="00710AED" w:rsidRPr="000326A8">
          <w:rPr>
            <w:rFonts w:hint="eastAsia"/>
          </w:rPr>
          <w:t xml:space="preserve"> </w:t>
        </w:r>
        <w:r w:rsidR="00710AED" w:rsidRPr="000326A8">
          <w:rPr>
            <w:rFonts w:hint="eastAsia"/>
          </w:rPr>
          <w:t>적정하게</w:t>
        </w:r>
        <w:r w:rsidR="00710AED" w:rsidRPr="000326A8">
          <w:rPr>
            <w:rFonts w:hint="eastAsia"/>
          </w:rPr>
          <w:t xml:space="preserve"> </w:t>
        </w:r>
        <w:r w:rsidR="00710AED" w:rsidRPr="000326A8">
          <w:t>공개된</w:t>
        </w:r>
        <w:r w:rsidR="00710AED" w:rsidRPr="000326A8">
          <w:t xml:space="preserve"> </w:t>
        </w:r>
        <w:r w:rsidR="00710AED" w:rsidRPr="000326A8">
          <w:t>사항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매수인이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알고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있는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사항</w:t>
        </w:r>
        <w:r w:rsidR="00710AED" w:rsidRPr="000326A8">
          <w:t>, (</w:t>
        </w:r>
        <w:r w:rsidR="00710AED">
          <w:rPr>
            <w:rFonts w:hint="eastAsia"/>
          </w:rPr>
          <w:t>j</w:t>
        </w:r>
        <w:r w:rsidR="00710AED" w:rsidRPr="000326A8">
          <w:t xml:space="preserve">) </w:t>
        </w:r>
        <w:r w:rsidR="00710AED">
          <w:rPr>
            <w:rFonts w:hint="eastAsia"/>
          </w:rPr>
          <w:t>매도인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매수인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 w:rsidRPr="000326A8">
          <w:t>대상회사의</w:t>
        </w:r>
        <w:r w:rsidR="00710AED" w:rsidRPr="000326A8">
          <w:t xml:space="preserve"> </w:t>
        </w:r>
        <w:r w:rsidR="00710AED" w:rsidRPr="000326A8">
          <w:t>내부적</w:t>
        </w:r>
        <w:r w:rsidR="00710AED" w:rsidRPr="000326A8">
          <w:t xml:space="preserve"> </w:t>
        </w:r>
        <w:r w:rsidR="00710AED" w:rsidRPr="000326A8">
          <w:t>또는</w:t>
        </w:r>
        <w:r w:rsidR="00710AED" w:rsidRPr="000326A8">
          <w:t xml:space="preserve"> </w:t>
        </w:r>
        <w:r w:rsidR="00710AED" w:rsidRPr="000326A8">
          <w:t>공개된</w:t>
        </w:r>
        <w:r w:rsidR="00710AED" w:rsidRPr="000326A8">
          <w:t xml:space="preserve"> </w:t>
        </w:r>
        <w:r w:rsidR="00710AED" w:rsidRPr="000326A8">
          <w:t>전망</w:t>
        </w:r>
        <w:r w:rsidR="00710AED" w:rsidRPr="000326A8">
          <w:t xml:space="preserve">, </w:t>
        </w:r>
        <w:r w:rsidR="00710AED" w:rsidRPr="000326A8">
          <w:t>예산</w:t>
        </w:r>
        <w:r w:rsidR="00710AED" w:rsidRPr="000326A8">
          <w:t xml:space="preserve">, </w:t>
        </w:r>
        <w:r w:rsidR="00710AED" w:rsidRPr="000326A8">
          <w:t>계획</w:t>
        </w:r>
        <w:r w:rsidR="00710AED" w:rsidRPr="000326A8">
          <w:t xml:space="preserve">, </w:t>
        </w:r>
        <w:r w:rsidR="00710AED" w:rsidRPr="000326A8">
          <w:t>매출</w:t>
        </w:r>
        <w:r w:rsidR="00710AED" w:rsidRPr="000326A8">
          <w:t xml:space="preserve">, </w:t>
        </w:r>
        <w:r w:rsidR="00710AED" w:rsidRPr="000326A8">
          <w:t>이익</w:t>
        </w:r>
        <w:r w:rsidR="00710AED" w:rsidRPr="000326A8">
          <w:t xml:space="preserve"> </w:t>
        </w:r>
        <w:r w:rsidR="00710AED" w:rsidRPr="000326A8">
          <w:t>또는</w:t>
        </w:r>
        <w:r w:rsidR="00710AED" w:rsidRPr="000326A8">
          <w:t xml:space="preserve"> </w:t>
        </w:r>
        <w:r w:rsidR="00710AED" w:rsidRPr="000326A8">
          <w:t>기타</w:t>
        </w:r>
        <w:r w:rsidR="00710AED" w:rsidRPr="000326A8">
          <w:t xml:space="preserve"> </w:t>
        </w:r>
        <w:r w:rsidR="00710AED" w:rsidRPr="000326A8">
          <w:t>재무</w:t>
        </w:r>
        <w:r w:rsidR="00710AED" w:rsidRPr="000326A8">
          <w:t xml:space="preserve"> </w:t>
        </w:r>
        <w:r w:rsidR="00710AED" w:rsidRPr="000326A8">
          <w:t>성과나</w:t>
        </w:r>
        <w:r w:rsidR="00710AED" w:rsidRPr="000326A8">
          <w:t xml:space="preserve"> </w:t>
        </w:r>
        <w:r w:rsidR="00710AED" w:rsidRPr="000326A8">
          <w:t>경영성과에</w:t>
        </w:r>
        <w:r w:rsidR="00710AED" w:rsidRPr="000326A8">
          <w:t xml:space="preserve"> </w:t>
        </w:r>
        <w:r w:rsidR="00710AED" w:rsidRPr="000326A8">
          <w:t>대한</w:t>
        </w:r>
        <w:r w:rsidR="00710AED" w:rsidRPr="000326A8">
          <w:t xml:space="preserve"> </w:t>
        </w:r>
        <w:r w:rsidR="00710AED" w:rsidRPr="000326A8">
          <w:t>예상의</w:t>
        </w:r>
        <w:r w:rsidR="00710AED" w:rsidRPr="000326A8">
          <w:t xml:space="preserve"> </w:t>
        </w:r>
        <w:r w:rsidR="00710AED" w:rsidRPr="000326A8">
          <w:t>불충족</w:t>
        </w:r>
        <w:r w:rsidR="00710AED">
          <w:rPr>
            <w:rFonts w:hint="eastAsia"/>
          </w:rPr>
          <w:t xml:space="preserve">, (k) </w:t>
        </w:r>
        <w:r w:rsidR="00710AED">
          <w:rPr>
            <w:rFonts w:hint="eastAsia"/>
          </w:rPr>
          <w:t>통상적인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사업과정에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따른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영향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통상적인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사업과정에서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발생하는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대상회사의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매출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이익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등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영업실적의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악화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영업권의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손상이나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영업권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평가액의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감소</w:t>
        </w:r>
        <w:r w:rsidR="00710AED">
          <w:rPr>
            <w:rFonts w:hint="eastAsia"/>
          </w:rPr>
          <w:t xml:space="preserve">, </w:t>
        </w:r>
        <w:r w:rsidR="00710AED">
          <w:rPr>
            <w:rFonts w:hint="eastAsia"/>
          </w:rPr>
          <w:t>및</w:t>
        </w:r>
        <w:r w:rsidR="00710AED" w:rsidRPr="000326A8">
          <w:t xml:space="preserve"> (l) </w:t>
        </w:r>
        <w:r w:rsidR="00710AED" w:rsidRPr="000326A8">
          <w:t>매도인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또는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대상회사가</w:t>
        </w:r>
        <w:r w:rsidR="00710AED" w:rsidRPr="000326A8">
          <w:t xml:space="preserve"> </w:t>
        </w:r>
        <w:r w:rsidR="00710AED" w:rsidRPr="000326A8">
          <w:t>거래종결일</w:t>
        </w:r>
        <w:r w:rsidR="00710AED">
          <w:rPr>
            <w:rFonts w:hint="eastAsia"/>
          </w:rPr>
          <w:t>(</w:t>
        </w:r>
        <w:r w:rsidR="00710AED">
          <w:rPr>
            <w:rFonts w:hint="eastAsia"/>
          </w:rPr>
          <w:t>이하에서</w:t>
        </w:r>
        <w:r w:rsidR="00710AED">
          <w:rPr>
            <w:rFonts w:hint="eastAsia"/>
          </w:rPr>
          <w:t xml:space="preserve"> </w:t>
        </w:r>
        <w:r w:rsidR="00710AED">
          <w:rPr>
            <w:rFonts w:hint="eastAsia"/>
          </w:rPr>
          <w:t>정의함</w:t>
        </w:r>
        <w:r w:rsidR="00710AED">
          <w:rPr>
            <w:rFonts w:hint="eastAsia"/>
          </w:rPr>
          <w:t>)</w:t>
        </w:r>
        <w:r w:rsidR="00710AED" w:rsidRPr="000326A8">
          <w:t xml:space="preserve"> </w:t>
        </w:r>
        <w:r w:rsidR="00710AED" w:rsidRPr="000326A8">
          <w:t>이전에</w:t>
        </w:r>
        <w:r w:rsidR="00710AED" w:rsidRPr="000326A8">
          <w:t xml:space="preserve"> </w:t>
        </w:r>
        <w:r w:rsidR="00710AED" w:rsidRPr="000326A8">
          <w:t>치유하는</w:t>
        </w:r>
        <w:r w:rsidR="00710AED" w:rsidRPr="000326A8">
          <w:t xml:space="preserve"> </w:t>
        </w:r>
        <w:r w:rsidR="00710AED" w:rsidRPr="000326A8">
          <w:t>사항</w:t>
        </w:r>
        <w:r w:rsidR="00710AED" w:rsidRPr="000326A8">
          <w:t>.</w:t>
        </w:r>
      </w:ins>
      <w:ins w:id="66" w:author="SL Partners" w:date="2025-01-22T19:25:00Z" w16du:dateUtc="2025-01-22T10:25:00Z">
        <w:r w:rsidR="00350174">
          <w:rPr>
            <w:rFonts w:hint="eastAsia"/>
          </w:rPr>
          <w:t xml:space="preserve"> [</w:t>
        </w:r>
        <w:r w:rsidR="00350174" w:rsidRPr="00350174">
          <w:rPr>
            <w:shd w:val="pct15" w:color="auto" w:fill="FFFFFF"/>
            <w:rPrChange w:id="67" w:author="SL Partners" w:date="2025-01-22T19:25:00Z" w16du:dateUtc="2025-01-22T10:25:00Z">
              <w:rPr/>
            </w:rPrChange>
          </w:rPr>
          <w:t>Note to Buye</w:t>
        </w:r>
      </w:ins>
      <w:ins w:id="68" w:author="SL Partners" w:date="2025-01-23T10:15:00Z" w16du:dateUtc="2025-01-23T01:15:00Z">
        <w:r w:rsidR="00921D3F">
          <w:rPr>
            <w:rFonts w:hint="eastAsia"/>
            <w:shd w:val="pct15" w:color="auto" w:fill="FFFFFF"/>
          </w:rPr>
          <w:t>r</w:t>
        </w:r>
      </w:ins>
      <w:ins w:id="69" w:author="SL Partners" w:date="2025-01-22T19:25:00Z" w16du:dateUtc="2025-01-22T10:25:00Z">
        <w:r w:rsidR="00350174" w:rsidRPr="00350174">
          <w:rPr>
            <w:shd w:val="pct15" w:color="auto" w:fill="FFFFFF"/>
            <w:rPrChange w:id="70" w:author="SL Partners" w:date="2025-01-22T19:25:00Z" w16du:dateUtc="2025-01-22T10:25:00Z">
              <w:rPr/>
            </w:rPrChange>
          </w:rPr>
          <w:t xml:space="preserve">: </w:t>
        </w:r>
        <w:r w:rsidR="00350174" w:rsidRPr="00350174">
          <w:rPr>
            <w:rFonts w:hint="eastAsia"/>
            <w:shd w:val="pct15" w:color="auto" w:fill="FFFFFF"/>
            <w:rPrChange w:id="71" w:author="SL Partners" w:date="2025-01-22T19:25:00Z" w16du:dateUtc="2025-01-22T10:25:00Z">
              <w:rPr>
                <w:rFonts w:hint="eastAsia"/>
              </w:rPr>
            </w:rPrChange>
          </w:rPr>
          <w:t>중대한</w:t>
        </w:r>
        <w:r w:rsidR="00350174" w:rsidRPr="00350174">
          <w:rPr>
            <w:shd w:val="pct15" w:color="auto" w:fill="FFFFFF"/>
            <w:rPrChange w:id="72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73" w:author="SL Partners" w:date="2025-01-22T19:25:00Z" w16du:dateUtc="2025-01-22T10:25:00Z">
              <w:rPr>
                <w:rFonts w:hint="eastAsia"/>
              </w:rPr>
            </w:rPrChange>
          </w:rPr>
          <w:t>부정적인</w:t>
        </w:r>
        <w:r w:rsidR="00350174" w:rsidRPr="00350174">
          <w:rPr>
            <w:shd w:val="pct15" w:color="auto" w:fill="FFFFFF"/>
            <w:rPrChange w:id="74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75" w:author="SL Partners" w:date="2025-01-22T19:25:00Z" w16du:dateUtc="2025-01-22T10:25:00Z">
              <w:rPr>
                <w:rFonts w:hint="eastAsia"/>
              </w:rPr>
            </w:rPrChange>
          </w:rPr>
          <w:t>영향이</w:t>
        </w:r>
        <w:r w:rsidR="00350174" w:rsidRPr="00350174">
          <w:rPr>
            <w:shd w:val="pct15" w:color="auto" w:fill="FFFFFF"/>
            <w:rPrChange w:id="76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77" w:author="SL Partners" w:date="2025-01-22T19:25:00Z" w16du:dateUtc="2025-01-22T10:25:00Z">
              <w:rPr>
                <w:rFonts w:hint="eastAsia"/>
              </w:rPr>
            </w:rPrChange>
          </w:rPr>
          <w:t>지나치게</w:t>
        </w:r>
        <w:r w:rsidR="00350174" w:rsidRPr="00350174">
          <w:rPr>
            <w:shd w:val="pct15" w:color="auto" w:fill="FFFFFF"/>
            <w:rPrChange w:id="78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79" w:author="SL Partners" w:date="2025-01-22T19:25:00Z" w16du:dateUtc="2025-01-22T10:25:00Z">
              <w:rPr>
                <w:rFonts w:hint="eastAsia"/>
              </w:rPr>
            </w:rPrChange>
          </w:rPr>
          <w:t>폭</w:t>
        </w:r>
        <w:r w:rsidR="00350174" w:rsidRPr="00350174">
          <w:rPr>
            <w:shd w:val="pct15" w:color="auto" w:fill="FFFFFF"/>
            <w:rPrChange w:id="80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81" w:author="SL Partners" w:date="2025-01-22T19:25:00Z" w16du:dateUtc="2025-01-22T10:25:00Z">
              <w:rPr>
                <w:rFonts w:hint="eastAsia"/>
              </w:rPr>
            </w:rPrChange>
          </w:rPr>
          <w:t>넓게</w:t>
        </w:r>
        <w:r w:rsidR="00350174" w:rsidRPr="00350174">
          <w:rPr>
            <w:shd w:val="pct15" w:color="auto" w:fill="FFFFFF"/>
            <w:rPrChange w:id="82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83" w:author="SL Partners" w:date="2025-01-22T19:25:00Z" w16du:dateUtc="2025-01-22T10:25:00Z">
              <w:rPr>
                <w:rFonts w:hint="eastAsia"/>
              </w:rPr>
            </w:rPrChange>
          </w:rPr>
          <w:t>규정되어</w:t>
        </w:r>
        <w:r w:rsidR="00350174" w:rsidRPr="00350174">
          <w:rPr>
            <w:shd w:val="pct15" w:color="auto" w:fill="FFFFFF"/>
            <w:rPrChange w:id="84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85" w:author="SL Partners" w:date="2025-01-22T19:25:00Z" w16du:dateUtc="2025-01-22T10:25:00Z">
              <w:rPr>
                <w:rFonts w:hint="eastAsia"/>
              </w:rPr>
            </w:rPrChange>
          </w:rPr>
          <w:t>있고</w:t>
        </w:r>
        <w:r w:rsidR="00350174" w:rsidRPr="00350174">
          <w:rPr>
            <w:shd w:val="pct15" w:color="auto" w:fill="FFFFFF"/>
            <w:rPrChange w:id="86" w:author="SL Partners" w:date="2025-01-22T19:25:00Z" w16du:dateUtc="2025-01-22T10:25:00Z">
              <w:rPr/>
            </w:rPrChange>
          </w:rPr>
          <w:t xml:space="preserve">, </w:t>
        </w:r>
        <w:r w:rsidR="00350174" w:rsidRPr="00350174">
          <w:rPr>
            <w:rFonts w:hint="eastAsia"/>
            <w:shd w:val="pct15" w:color="auto" w:fill="FFFFFF"/>
            <w:rPrChange w:id="87" w:author="SL Partners" w:date="2025-01-22T19:25:00Z" w16du:dateUtc="2025-01-22T10:25:00Z">
              <w:rPr>
                <w:rFonts w:hint="eastAsia"/>
              </w:rPr>
            </w:rPrChange>
          </w:rPr>
          <w:t>통상적인</w:t>
        </w:r>
        <w:r w:rsidR="00350174" w:rsidRPr="00350174">
          <w:rPr>
            <w:shd w:val="pct15" w:color="auto" w:fill="FFFFFF"/>
            <w:rPrChange w:id="88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89" w:author="SL Partners" w:date="2025-01-22T19:25:00Z" w16du:dateUtc="2025-01-22T10:25:00Z">
              <w:rPr>
                <w:rFonts w:hint="eastAsia"/>
              </w:rPr>
            </w:rPrChange>
          </w:rPr>
          <w:t>수준에</w:t>
        </w:r>
        <w:r w:rsidR="00350174" w:rsidRPr="00350174">
          <w:rPr>
            <w:shd w:val="pct15" w:color="auto" w:fill="FFFFFF"/>
            <w:rPrChange w:id="90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91" w:author="SL Partners" w:date="2025-01-22T19:25:00Z" w16du:dateUtc="2025-01-22T10:25:00Z">
              <w:rPr>
                <w:rFonts w:hint="eastAsia"/>
              </w:rPr>
            </w:rPrChange>
          </w:rPr>
          <w:t>맞도록</w:t>
        </w:r>
        <w:r w:rsidR="00350174" w:rsidRPr="00350174">
          <w:rPr>
            <w:shd w:val="pct15" w:color="auto" w:fill="FFFFFF"/>
            <w:rPrChange w:id="92" w:author="SL Partners" w:date="2025-01-22T19:25:00Z" w16du:dateUtc="2025-01-22T10:25:00Z">
              <w:rPr/>
            </w:rPrChange>
          </w:rPr>
          <w:t xml:space="preserve"> </w:t>
        </w:r>
        <w:r w:rsidR="00350174" w:rsidRPr="00350174">
          <w:rPr>
            <w:rFonts w:hint="eastAsia"/>
            <w:shd w:val="pct15" w:color="auto" w:fill="FFFFFF"/>
            <w:rPrChange w:id="93" w:author="SL Partners" w:date="2025-01-22T19:25:00Z" w16du:dateUtc="2025-01-22T10:25:00Z">
              <w:rPr>
                <w:rFonts w:hint="eastAsia"/>
              </w:rPr>
            </w:rPrChange>
          </w:rPr>
          <w:t>수정하였습니다</w:t>
        </w:r>
        <w:r w:rsidR="00350174" w:rsidRPr="00350174">
          <w:rPr>
            <w:shd w:val="pct15" w:color="auto" w:fill="FFFFFF"/>
            <w:rPrChange w:id="94" w:author="SL Partners" w:date="2025-01-22T19:25:00Z" w16du:dateUtc="2025-01-22T10:25:00Z">
              <w:rPr/>
            </w:rPrChange>
          </w:rPr>
          <w:t>.</w:t>
        </w:r>
        <w:r w:rsidR="00350174">
          <w:rPr>
            <w:rFonts w:hint="eastAsia"/>
          </w:rPr>
          <w:t>]</w:t>
        </w:r>
      </w:ins>
      <w:del w:id="95" w:author="SL Partners" w:date="2025-01-22T19:21:00Z" w16du:dateUtc="2025-01-22T10:21:00Z">
        <w:r w:rsidRPr="00FA6062" w:rsidDel="00A81292">
          <w:rPr>
            <w:rFonts w:cs="Times New Roman"/>
          </w:rPr>
          <w:delText xml:space="preserve">. </w:delText>
        </w:r>
      </w:del>
    </w:p>
    <w:p w14:paraId="22C95C9B" w14:textId="2B924FD3" w:rsidR="00B82224" w:rsidRPr="00FA6062" w:rsidRDefault="00B82224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중요계약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당사자인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 xml:space="preserve">. </w:t>
      </w:r>
      <w:r w:rsidR="008F591E">
        <w:rPr>
          <w:rFonts w:cs="Times New Roman" w:hint="eastAsia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일련의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금액이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금액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기준을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초과하는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일련의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전체를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중요계약으로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보며</w:t>
      </w:r>
      <w:r w:rsidRPr="00FA6062">
        <w:rPr>
          <w:rFonts w:cs="Times New Roman"/>
        </w:rPr>
        <w:t xml:space="preserve">, </w:t>
      </w:r>
      <w:r w:rsidR="00943907" w:rsidRPr="00FA6062">
        <w:rPr>
          <w:rFonts w:cs="Times New Roman"/>
        </w:rPr>
        <w:t>계약의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형식은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구두</w:t>
      </w:r>
      <w:r w:rsidR="00943907" w:rsidRPr="00FA6062">
        <w:rPr>
          <w:rFonts w:cs="Times New Roman"/>
        </w:rPr>
        <w:t xml:space="preserve">, </w:t>
      </w:r>
      <w:r w:rsidR="00943907" w:rsidRPr="00FA6062">
        <w:rPr>
          <w:rFonts w:cs="Times New Roman"/>
        </w:rPr>
        <w:t>서면</w:t>
      </w:r>
      <w:r w:rsidR="00943907" w:rsidRPr="00FA6062">
        <w:rPr>
          <w:rFonts w:cs="Times New Roman"/>
        </w:rPr>
        <w:t>(</w:t>
      </w:r>
      <w:r w:rsidR="00943907" w:rsidRPr="00FA6062">
        <w:rPr>
          <w:rFonts w:cs="Times New Roman"/>
        </w:rPr>
        <w:t>명칭은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불문</w:t>
      </w:r>
      <w:r w:rsidR="00943907" w:rsidRPr="00FA6062">
        <w:rPr>
          <w:rFonts w:cs="Times New Roman"/>
        </w:rPr>
        <w:t>)</w:t>
      </w:r>
      <w:r w:rsidR="00943907" w:rsidRPr="00FA6062">
        <w:rPr>
          <w:rFonts w:cs="Times New Roman"/>
        </w:rPr>
        <w:t>을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모두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포함하며</w:t>
      </w:r>
      <w:r w:rsidR="00943907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중요계약의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내용에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서면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없이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수행하는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중요계약으로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  <w:r w:rsidR="00BB74C8">
        <w:rPr>
          <w:rFonts w:cs="Times New Roman" w:hint="eastAsia"/>
        </w:rPr>
        <w:t xml:space="preserve"> </w:t>
      </w:r>
      <w:ins w:id="96" w:author="SL Partners" w:date="2025-01-22T19:28:00Z" w16du:dateUtc="2025-01-22T10:28:00Z">
        <w:r w:rsidR="00350174">
          <w:rPr>
            <w:rFonts w:hint="eastAsia"/>
          </w:rPr>
          <w:t>[</w:t>
        </w:r>
        <w:r w:rsidR="00350174" w:rsidRPr="00516AE1">
          <w:rPr>
            <w:rFonts w:hint="eastAsia"/>
            <w:shd w:val="pct15" w:color="auto" w:fill="FFFFFF"/>
          </w:rPr>
          <w:t>Note to Buye</w:t>
        </w:r>
      </w:ins>
      <w:ins w:id="97" w:author="SL Partners" w:date="2025-01-23T10:15:00Z" w16du:dateUtc="2025-01-23T01:15:00Z">
        <w:r w:rsidR="00921D3F">
          <w:rPr>
            <w:rFonts w:hint="eastAsia"/>
            <w:shd w:val="pct15" w:color="auto" w:fill="FFFFFF"/>
          </w:rPr>
          <w:t>r</w:t>
        </w:r>
      </w:ins>
      <w:ins w:id="98" w:author="SL Partners" w:date="2025-01-22T19:28:00Z" w16du:dateUtc="2025-01-22T10:28:00Z">
        <w:r w:rsidR="00350174" w:rsidRPr="00516AE1">
          <w:rPr>
            <w:rFonts w:hint="eastAsia"/>
            <w:shd w:val="pct15" w:color="auto" w:fill="FFFFFF"/>
          </w:rPr>
          <w:t>:</w:t>
        </w:r>
      </w:ins>
      <w:ins w:id="99" w:author="SL Partners" w:date="2025-01-23T10:15:00Z" w16du:dateUtc="2025-01-23T01:15:00Z">
        <w:r w:rsidR="00921D3F">
          <w:rPr>
            <w:rFonts w:hint="eastAsia"/>
            <w:shd w:val="pct15" w:color="auto" w:fill="FFFFFF"/>
          </w:rPr>
          <w:t xml:space="preserve"> </w:t>
        </w:r>
      </w:ins>
      <w:ins w:id="100" w:author="SL Partners" w:date="2025-01-23T10:17:00Z" w16du:dateUtc="2025-01-23T01:17:00Z">
        <w:r w:rsidR="00680B06">
          <w:rPr>
            <w:rFonts w:hint="eastAsia"/>
            <w:shd w:val="pct15" w:color="auto" w:fill="FFFFFF"/>
          </w:rPr>
          <w:t>통상적인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수준과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비교하여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중요계약에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포함되는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범위가</w:t>
        </w:r>
        <w:r w:rsidR="00680B06">
          <w:rPr>
            <w:rFonts w:hint="eastAsia"/>
            <w:shd w:val="pct15" w:color="auto" w:fill="FFFFFF"/>
          </w:rPr>
          <w:t xml:space="preserve"> </w:t>
        </w:r>
        <w:r w:rsidR="00680B06">
          <w:rPr>
            <w:rFonts w:hint="eastAsia"/>
            <w:shd w:val="pct15" w:color="auto" w:fill="FFFFFF"/>
          </w:rPr>
          <w:t>넓음</w:t>
        </w:r>
        <w:r w:rsidR="00680B06">
          <w:rPr>
            <w:rFonts w:hint="eastAsia"/>
            <w:shd w:val="pct15" w:color="auto" w:fill="FFFFFF"/>
          </w:rPr>
          <w:t>.</w:t>
        </w:r>
      </w:ins>
      <w:ins w:id="101" w:author="SL Partners" w:date="2025-01-23T10:16:00Z" w16du:dateUtc="2025-01-23T01:16:00Z">
        <w:r w:rsidR="00921D3F">
          <w:rPr>
            <w:rFonts w:hint="eastAsia"/>
            <w:shd w:val="pct15" w:color="auto" w:fill="FFFFFF"/>
          </w:rPr>
          <w:t>]</w:t>
        </w:r>
      </w:ins>
    </w:p>
    <w:p w14:paraId="21F25FEE" w14:textId="4B75874E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1</w:t>
      </w:r>
      <w:r w:rsidRPr="00FA6062">
        <w:rPr>
          <w:szCs w:val="23"/>
        </w:rPr>
        <w:t>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사업연도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동안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부담하는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경제적인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부담</w:t>
      </w:r>
      <w:r w:rsidRPr="00FA6062">
        <w:rPr>
          <w:szCs w:val="23"/>
        </w:rPr>
        <w:t>(</w:t>
      </w:r>
      <w:r w:rsidRPr="00FA6062">
        <w:rPr>
          <w:szCs w:val="23"/>
        </w:rPr>
        <w:t>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지급금액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)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경제적인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</w:t>
      </w:r>
      <w:r w:rsidRPr="00FA6062">
        <w:rPr>
          <w:szCs w:val="23"/>
        </w:rPr>
        <w:t>(</w:t>
      </w:r>
      <w:r w:rsidRPr="00FA6062">
        <w:rPr>
          <w:szCs w:val="23"/>
        </w:rPr>
        <w:t>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수령금액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>)</w:t>
      </w:r>
      <w:r w:rsidRPr="00FA6062">
        <w:rPr>
          <w:szCs w:val="23"/>
        </w:rPr>
        <w:t>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합계가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6A56FB16" w14:textId="76D4946C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자본적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지출을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25EB5BBA" w14:textId="544EF250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대가의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합산액이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0A53C8" w:rsidRPr="00FA6062">
        <w:rPr>
          <w:szCs w:val="23"/>
        </w:rPr>
        <w:t>억</w:t>
      </w:r>
      <w:r w:rsidRPr="00FA6062">
        <w:rPr>
          <w:szCs w:val="23"/>
        </w:rPr>
        <w:t>원을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자산의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구매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처분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임대차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리스에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512AB527" w14:textId="73B2C34C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약정금액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금전의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차입에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6E74770D" w14:textId="6EBC11F9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 w:rsidRPr="00FA6062">
        <w:rPr>
          <w:spacing w:val="3"/>
          <w:szCs w:val="23"/>
        </w:rPr>
        <w:t>대상회사의</w:t>
      </w:r>
      <w:r w:rsidRPr="00FA6062">
        <w:rPr>
          <w:spacing w:val="3"/>
          <w:szCs w:val="23"/>
        </w:rPr>
        <w:t xml:space="preserve"> </w:t>
      </w:r>
      <w:r w:rsidRPr="00FA6062">
        <w:rPr>
          <w:szCs w:val="23"/>
        </w:rPr>
        <w:t>자산을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담보로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제공하거나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대상회사가</w:t>
      </w:r>
      <w:r w:rsidRPr="00FA6062">
        <w:rPr>
          <w:spacing w:val="3"/>
          <w:szCs w:val="23"/>
        </w:rPr>
        <w:t xml:space="preserve"> </w:t>
      </w:r>
      <w:r w:rsidR="00735872" w:rsidRPr="00FA6062">
        <w:rPr>
          <w:spacing w:val="3"/>
          <w:szCs w:val="23"/>
        </w:rPr>
        <w:t>보증을</w:t>
      </w:r>
      <w:r w:rsidR="00735872" w:rsidRPr="00FA6062">
        <w:rPr>
          <w:spacing w:val="3"/>
          <w:szCs w:val="23"/>
        </w:rPr>
        <w:t xml:space="preserve"> </w:t>
      </w:r>
      <w:r w:rsidR="00735872" w:rsidRPr="00FA6062">
        <w:rPr>
          <w:spacing w:val="3"/>
          <w:szCs w:val="23"/>
        </w:rPr>
        <w:t>제공하</w:t>
      </w:r>
      <w:r w:rsidRPr="00FA6062">
        <w:rPr>
          <w:spacing w:val="3"/>
          <w:szCs w:val="23"/>
        </w:rPr>
        <w:t>는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계약</w:t>
      </w:r>
    </w:p>
    <w:p w14:paraId="2383A98B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 w:rsidRPr="00FA6062">
        <w:rPr>
          <w:spacing w:val="3"/>
          <w:szCs w:val="23"/>
        </w:rPr>
        <w:t>대상회사의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</w:t>
      </w:r>
      <w:r w:rsidRPr="00FA6062">
        <w:rPr>
          <w:spacing w:val="3"/>
          <w:szCs w:val="23"/>
        </w:rPr>
        <w:t>3</w:t>
      </w:r>
      <w:r w:rsidRPr="00FA6062">
        <w:rPr>
          <w:spacing w:val="3"/>
          <w:szCs w:val="23"/>
        </w:rPr>
        <w:t>자에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지분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출자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또는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</w:t>
      </w:r>
      <w:r w:rsidRPr="00FA6062">
        <w:rPr>
          <w:spacing w:val="3"/>
          <w:szCs w:val="23"/>
        </w:rPr>
        <w:t>3</w:t>
      </w:r>
      <w:r w:rsidRPr="00FA6062">
        <w:rPr>
          <w:spacing w:val="3"/>
          <w:szCs w:val="23"/>
        </w:rPr>
        <w:t>자의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대상회사에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지분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출자에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계약</w:t>
      </w:r>
    </w:p>
    <w:p w14:paraId="0D0BF598" w14:textId="4EB163E7" w:rsidR="00532417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경영금지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경쟁금지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고용금지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사업활동</w:t>
      </w:r>
      <w:r w:rsidR="003D0E3E" w:rsidRPr="00FA6062">
        <w:rPr>
          <w:szCs w:val="23"/>
        </w:rPr>
        <w:t>이나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영업활동의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전부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일부를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제약하는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1ED96F42" w14:textId="77777777" w:rsidR="00B82224" w:rsidRPr="00FA6062" w:rsidRDefault="0053241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lastRenderedPageBreak/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상대방에게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독점적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배타적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우선적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부여하거나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상대방으로부터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그러한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부여받는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내용의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168E02CF" w14:textId="6449ED3A" w:rsidR="00552CB1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t>대상회사</w:t>
      </w:r>
      <w:r w:rsidR="00E23E9A">
        <w:rPr>
          <w:rFonts w:hint="eastAsia"/>
        </w:rPr>
        <w:t>에</w:t>
      </w:r>
      <w:r w:rsidR="00E23E9A">
        <w:rPr>
          <w:rFonts w:hint="eastAsia"/>
        </w:rPr>
        <w:t xml:space="preserve"> </w:t>
      </w:r>
      <w:r w:rsidR="00E23E9A">
        <w:rPr>
          <w:rFonts w:hint="eastAsia"/>
        </w:rPr>
        <w:t>관한</w:t>
      </w:r>
      <w:r w:rsidRPr="00FA6062">
        <w:t xml:space="preserve"> </w:t>
      </w:r>
      <w:r w:rsidRPr="004C44CC">
        <w:rPr>
          <w:rFonts w:hint="eastAsia"/>
          <w:highlight w:val="yellow"/>
          <w:rPrChange w:id="102" w:author="SL Partners" w:date="2025-01-22T20:07:00Z" w16du:dateUtc="2025-01-22T11:07:00Z">
            <w:rPr>
              <w:rFonts w:hint="eastAsia"/>
            </w:rPr>
          </w:rPrChange>
        </w:rPr>
        <w:t>주주간</w:t>
      </w:r>
      <w:r w:rsidRPr="004C44CC">
        <w:rPr>
          <w:highlight w:val="yellow"/>
          <w:rPrChange w:id="103" w:author="SL Partners" w:date="2025-01-22T20:07:00Z" w16du:dateUtc="2025-01-22T11:07:00Z">
            <w:rPr/>
          </w:rPrChange>
        </w:rPr>
        <w:t xml:space="preserve"> </w:t>
      </w:r>
      <w:r w:rsidRPr="004C44CC">
        <w:rPr>
          <w:rFonts w:hint="eastAsia"/>
          <w:highlight w:val="yellow"/>
          <w:rPrChange w:id="104" w:author="SL Partners" w:date="2025-01-22T20:07:00Z" w16du:dateUtc="2025-01-22T11:07:00Z">
            <w:rPr>
              <w:rFonts w:hint="eastAsia"/>
            </w:rPr>
          </w:rPrChange>
        </w:rPr>
        <w:t>계약</w:t>
      </w:r>
      <w:r w:rsidRPr="004C44CC">
        <w:rPr>
          <w:highlight w:val="yellow"/>
          <w:rPrChange w:id="105" w:author="SL Partners" w:date="2025-01-22T20:07:00Z" w16du:dateUtc="2025-01-22T11:07:00Z">
            <w:rPr/>
          </w:rPrChange>
        </w:rPr>
        <w:t xml:space="preserve">, </w:t>
      </w:r>
      <w:r w:rsidRPr="004C44CC">
        <w:rPr>
          <w:rFonts w:hint="eastAsia"/>
          <w:szCs w:val="23"/>
          <w:highlight w:val="yellow"/>
          <w:rPrChange w:id="106" w:author="SL Partners" w:date="2025-01-22T20:07:00Z" w16du:dateUtc="2025-01-22T11:07:00Z">
            <w:rPr>
              <w:rFonts w:hint="eastAsia"/>
              <w:szCs w:val="23"/>
            </w:rPr>
          </w:rPrChange>
        </w:rPr>
        <w:t>또는</w:t>
      </w:r>
      <w:r w:rsidRPr="004C44CC">
        <w:rPr>
          <w:highlight w:val="yellow"/>
          <w:rPrChange w:id="107" w:author="SL Partners" w:date="2025-01-22T20:07:00Z" w16du:dateUtc="2025-01-22T11:07:00Z">
            <w:rPr/>
          </w:rPrChange>
        </w:rPr>
        <w:t xml:space="preserve"> </w:t>
      </w:r>
      <w:r w:rsidRPr="004C44CC">
        <w:rPr>
          <w:rFonts w:hint="eastAsia"/>
          <w:highlight w:val="yellow"/>
          <w:rPrChange w:id="108" w:author="SL Partners" w:date="2025-01-22T20:07:00Z" w16du:dateUtc="2025-01-22T11:07:00Z">
            <w:rPr>
              <w:rFonts w:hint="eastAsia"/>
            </w:rPr>
          </w:rPrChange>
        </w:rPr>
        <w:t>대상회사와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자간</w:t>
      </w:r>
      <w:r w:rsidRPr="00FA6062">
        <w:t xml:space="preserve">, </w:t>
      </w:r>
      <w:r w:rsidRPr="00FA6062">
        <w:t>또는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주주와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자간</w:t>
      </w:r>
      <w:r w:rsidRPr="00FA6062">
        <w:t>(</w:t>
      </w:r>
      <w:r w:rsidRPr="00FA6062">
        <w:t>이는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계약이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경영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사업활동과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것에</w:t>
      </w:r>
      <w:r w:rsidRPr="00FA6062">
        <w:t xml:space="preserve"> </w:t>
      </w:r>
      <w:r w:rsidRPr="00FA6062">
        <w:t>한정됨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동업</w:t>
      </w:r>
      <w:r w:rsidRPr="00FA6062">
        <w:t xml:space="preserve">, </w:t>
      </w:r>
      <w:r w:rsidRPr="00FA6062">
        <w:rPr>
          <w:szCs w:val="23"/>
        </w:rPr>
        <w:t>공동경영</w:t>
      </w:r>
      <w:r w:rsidRPr="00FA6062">
        <w:t xml:space="preserve">, </w:t>
      </w:r>
      <w:r w:rsidRPr="00FA6062">
        <w:t>공동투자</w:t>
      </w:r>
      <w:r w:rsidRPr="00FA6062">
        <w:t xml:space="preserve">, </w:t>
      </w:r>
      <w:r w:rsidRPr="00FA6062">
        <w:t>합작투자</w:t>
      </w:r>
      <w:r w:rsidRPr="00FA6062">
        <w:t xml:space="preserve">, </w:t>
      </w:r>
      <w:r w:rsidRPr="00FA6062">
        <w:t>공동판매</w:t>
      </w:r>
      <w:r w:rsidRPr="00FA6062">
        <w:t xml:space="preserve">, </w:t>
      </w:r>
      <w:r w:rsidRPr="00FA6062">
        <w:t>공동영업</w:t>
      </w:r>
      <w:r w:rsidRPr="00FA6062">
        <w:t xml:space="preserve">, </w:t>
      </w:r>
      <w:r w:rsidRPr="00FA6062">
        <w:t>전략적</w:t>
      </w:r>
      <w:r w:rsidRPr="00FA6062">
        <w:t xml:space="preserve"> </w:t>
      </w:r>
      <w:r w:rsidRPr="00FA6062">
        <w:t>제휴</w:t>
      </w:r>
      <w:r w:rsidRPr="00FA6062">
        <w:t xml:space="preserve"> </w:t>
      </w:r>
      <w:r w:rsidRPr="00FA6062">
        <w:t>등을</w:t>
      </w:r>
      <w:r w:rsidRPr="00FA6062">
        <w:t xml:space="preserve"> </w:t>
      </w:r>
      <w:r w:rsidRPr="00FA6062">
        <w:t>내용으로</w:t>
      </w:r>
      <w:r w:rsidRPr="00FA6062">
        <w:t xml:space="preserve"> </w:t>
      </w:r>
      <w:r w:rsidRPr="00FA6062">
        <w:t>계약</w:t>
      </w:r>
      <w:r w:rsidR="00552CB1" w:rsidRPr="00FA6062">
        <w:t xml:space="preserve"> </w:t>
      </w:r>
    </w:p>
    <w:p w14:paraId="610E6BC8" w14:textId="77777777" w:rsidR="00B82224" w:rsidRPr="00FA6062" w:rsidRDefault="00552CB1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합병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분할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주식의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포괄적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교환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이전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주식양수도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영업양수도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이에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준하는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조직개편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>/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운영에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0149B46C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단체협약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임금협약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노사협약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명칭을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불문하고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노동조합이나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임직원들과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집단적으로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039B41C5" w14:textId="28D35D80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매도인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임직원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각각의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특수관계인</w:t>
      </w:r>
      <w:r w:rsidR="00BB74C8">
        <w:rPr>
          <w:rFonts w:hint="eastAsia"/>
          <w:szCs w:val="23"/>
        </w:rPr>
        <w:t>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>(</w:t>
      </w:r>
      <w:r w:rsidRPr="00FA6062">
        <w:rPr>
          <w:szCs w:val="23"/>
        </w:rPr>
        <w:t>특수관계인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여부는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기준으로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판단함</w:t>
      </w:r>
      <w:r w:rsidRPr="00FA6062">
        <w:rPr>
          <w:szCs w:val="23"/>
        </w:rPr>
        <w:t>)</w:t>
      </w:r>
    </w:p>
    <w:p w14:paraId="746F3A19" w14:textId="118DFA22" w:rsidR="00F82860" w:rsidRPr="00FA6062" w:rsidRDefault="00F82860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지</w:t>
      </w:r>
      <w:r w:rsidR="00A01484" w:rsidRPr="00FA6062">
        <w:rPr>
          <w:szCs w:val="23"/>
        </w:rPr>
        <w:t>식</w:t>
      </w:r>
      <w:r w:rsidRPr="00FA6062">
        <w:rPr>
          <w:szCs w:val="23"/>
        </w:rPr>
        <w:t>재산권의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라이선스에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2F962E7D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소송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고객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클레임과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관련된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화해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조정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</w:t>
      </w:r>
      <w:r w:rsidR="00826813" w:rsidRPr="00FA6062">
        <w:rPr>
          <w:szCs w:val="23"/>
        </w:rPr>
        <w:t>약</w:t>
      </w:r>
    </w:p>
    <w:p w14:paraId="2F822E07" w14:textId="727B8CB9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정부기</w:t>
      </w:r>
      <w:r w:rsidRPr="0077267E">
        <w:rPr>
          <w:rFonts w:hint="eastAsia"/>
          <w:szCs w:val="23"/>
          <w:highlight w:val="yellow"/>
          <w:rPrChange w:id="109" w:author="SL Partners" w:date="2025-01-22T20:07:00Z" w16du:dateUtc="2025-01-22T11:07:00Z">
            <w:rPr>
              <w:rFonts w:hint="eastAsia"/>
              <w:szCs w:val="23"/>
            </w:rPr>
          </w:rPrChange>
        </w:rPr>
        <w:t>관</w:t>
      </w:r>
      <w:r w:rsidR="00D67B15" w:rsidRPr="0077267E">
        <w:rPr>
          <w:rFonts w:hint="eastAsia"/>
          <w:szCs w:val="23"/>
          <w:highlight w:val="yellow"/>
          <w:rPrChange w:id="110" w:author="SL Partners" w:date="2025-01-22T20:07:00Z" w16du:dateUtc="2025-01-22T11:07:00Z">
            <w:rPr>
              <w:rFonts w:hint="eastAsia"/>
              <w:szCs w:val="23"/>
            </w:rPr>
          </w:rPrChange>
        </w:rPr>
        <w:t>과</w:t>
      </w:r>
      <w:r w:rsidR="00826813" w:rsidRPr="0077267E">
        <w:rPr>
          <w:rFonts w:hint="eastAsia"/>
          <w:szCs w:val="23"/>
          <w:highlight w:val="yellow"/>
          <w:rPrChange w:id="111" w:author="SL Partners" w:date="2025-01-22T20:07:00Z" w16du:dateUtc="2025-01-22T11:07:00Z">
            <w:rPr>
              <w:rFonts w:hint="eastAsia"/>
              <w:szCs w:val="23"/>
            </w:rPr>
          </w:rPrChange>
        </w:rPr>
        <w:t>의</w:t>
      </w:r>
      <w:r w:rsidR="00826813" w:rsidRPr="00FA6062">
        <w:rPr>
          <w:szCs w:val="23"/>
        </w:rPr>
        <w:t xml:space="preserve"> </w:t>
      </w:r>
      <w:r w:rsidR="00826813" w:rsidRPr="00FA6062">
        <w:rPr>
          <w:szCs w:val="23"/>
        </w:rPr>
        <w:t>계약</w:t>
      </w:r>
    </w:p>
    <w:p w14:paraId="302C9A5C" w14:textId="453DB7E4" w:rsidR="00B82224" w:rsidRPr="00FA6062" w:rsidRDefault="002A2D9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경영권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="004D3C21">
        <w:rPr>
          <w:rFonts w:hint="eastAsia"/>
          <w:szCs w:val="23"/>
        </w:rPr>
        <w:t>주요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주주가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변동되었을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협의나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통지를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요구하거나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상대방에게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해지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손해배상청구권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계약변경권을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부여하는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3A2A90C4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해지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192C5F">
        <w:rPr>
          <w:rFonts w:hint="eastAsia"/>
          <w:szCs w:val="23"/>
          <w:highlight w:val="yellow"/>
          <w:rPrChange w:id="112" w:author="SL Partners" w:date="2025-01-22T20:08:00Z" w16du:dateUtc="2025-01-22T11:08:00Z">
            <w:rPr>
              <w:rFonts w:hint="eastAsia"/>
              <w:szCs w:val="23"/>
            </w:rPr>
          </w:rPrChange>
        </w:rPr>
        <w:t>위반</w:t>
      </w:r>
      <w:r w:rsidRPr="00192C5F">
        <w:rPr>
          <w:szCs w:val="23"/>
          <w:highlight w:val="yellow"/>
          <w:rPrChange w:id="113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Pr="00192C5F">
        <w:rPr>
          <w:rFonts w:hint="eastAsia"/>
          <w:szCs w:val="23"/>
          <w:highlight w:val="yellow"/>
          <w:rPrChange w:id="114" w:author="SL Partners" w:date="2025-01-22T20:08:00Z" w16du:dateUtc="2025-01-22T11:08:00Z">
            <w:rPr>
              <w:rFonts w:hint="eastAsia"/>
              <w:szCs w:val="23"/>
            </w:rPr>
          </w:rPrChange>
        </w:rPr>
        <w:t>또는</w:t>
      </w:r>
      <w:r w:rsidRPr="00192C5F">
        <w:rPr>
          <w:szCs w:val="23"/>
          <w:highlight w:val="yellow"/>
          <w:rPrChange w:id="115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Pr="00192C5F">
        <w:rPr>
          <w:rFonts w:hint="eastAsia"/>
          <w:szCs w:val="23"/>
          <w:highlight w:val="yellow"/>
          <w:rPrChange w:id="116" w:author="SL Partners" w:date="2025-01-22T20:08:00Z" w16du:dateUtc="2025-01-22T11:08:00Z">
            <w:rPr>
              <w:rFonts w:hint="eastAsia"/>
              <w:szCs w:val="23"/>
            </w:rPr>
          </w:rPrChange>
        </w:rPr>
        <w:t>종료가</w:t>
      </w:r>
      <w:r w:rsidRPr="00192C5F">
        <w:rPr>
          <w:szCs w:val="23"/>
          <w:highlight w:val="yellow"/>
          <w:rPrChange w:id="117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Pr="00192C5F">
        <w:rPr>
          <w:rFonts w:hint="eastAsia"/>
          <w:szCs w:val="23"/>
          <w:highlight w:val="yellow"/>
          <w:rPrChange w:id="118" w:author="SL Partners" w:date="2025-01-22T20:08:00Z" w16du:dateUtc="2025-01-22T11:08:00Z">
            <w:rPr>
              <w:rFonts w:hint="eastAsia"/>
              <w:szCs w:val="23"/>
            </w:rPr>
          </w:rPrChange>
        </w:rPr>
        <w:t>중대하게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부정적인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영향을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가져오는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72A4D9DB" w14:textId="2F745809" w:rsidR="00F82860" w:rsidRDefault="00FC3BC3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bookmarkStart w:id="119" w:name="_DV_C76"/>
      <w:r w:rsidRPr="00192C5F">
        <w:rPr>
          <w:rFonts w:hint="eastAsia"/>
          <w:szCs w:val="23"/>
          <w:highlight w:val="yellow"/>
          <w:rPrChange w:id="120" w:author="SL Partners" w:date="2025-01-22T20:08:00Z" w16du:dateUtc="2025-01-22T11:08:00Z">
            <w:rPr>
              <w:rFonts w:hint="eastAsia"/>
              <w:szCs w:val="23"/>
            </w:rPr>
          </w:rPrChange>
        </w:rPr>
        <w:t>대상</w:t>
      </w:r>
      <w:r w:rsidR="00F82860" w:rsidRPr="00192C5F">
        <w:rPr>
          <w:rFonts w:hint="eastAsia"/>
          <w:szCs w:val="23"/>
          <w:highlight w:val="yellow"/>
          <w:rPrChange w:id="121" w:author="SL Partners" w:date="2025-01-22T20:08:00Z" w16du:dateUtc="2025-01-22T11:08:00Z">
            <w:rPr>
              <w:rFonts w:hint="eastAsia"/>
              <w:szCs w:val="23"/>
            </w:rPr>
          </w:rPrChange>
        </w:rPr>
        <w:t>회사의</w:t>
      </w:r>
      <w:r w:rsidR="00F82860" w:rsidRPr="00192C5F">
        <w:rPr>
          <w:szCs w:val="23"/>
          <w:highlight w:val="yellow"/>
          <w:rPrChange w:id="122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="00F82860" w:rsidRPr="00192C5F">
        <w:rPr>
          <w:rFonts w:hint="eastAsia"/>
          <w:szCs w:val="23"/>
          <w:highlight w:val="yellow"/>
          <w:rPrChange w:id="123" w:author="SL Partners" w:date="2025-01-22T20:08:00Z" w16du:dateUtc="2025-01-22T11:08:00Z">
            <w:rPr>
              <w:rFonts w:hint="eastAsia"/>
              <w:szCs w:val="23"/>
            </w:rPr>
          </w:rPrChange>
        </w:rPr>
        <w:t>주주총회</w:t>
      </w:r>
      <w:r w:rsidR="00F82860" w:rsidRPr="00192C5F">
        <w:rPr>
          <w:szCs w:val="23"/>
          <w:highlight w:val="yellow"/>
          <w:rPrChange w:id="124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="00F82860" w:rsidRPr="00192C5F">
        <w:rPr>
          <w:rFonts w:hint="eastAsia"/>
          <w:szCs w:val="23"/>
          <w:highlight w:val="yellow"/>
          <w:rPrChange w:id="125" w:author="SL Partners" w:date="2025-01-22T20:08:00Z" w16du:dateUtc="2025-01-22T11:08:00Z">
            <w:rPr>
              <w:rFonts w:hint="eastAsia"/>
              <w:szCs w:val="23"/>
            </w:rPr>
          </w:rPrChange>
        </w:rPr>
        <w:t>또는</w:t>
      </w:r>
      <w:r w:rsidR="00F82860" w:rsidRPr="00192C5F">
        <w:rPr>
          <w:szCs w:val="23"/>
          <w:highlight w:val="yellow"/>
          <w:rPrChange w:id="126" w:author="SL Partners" w:date="2025-01-22T20:08:00Z" w16du:dateUtc="2025-01-22T11:08:00Z">
            <w:rPr>
              <w:szCs w:val="23"/>
            </w:rPr>
          </w:rPrChange>
        </w:rPr>
        <w:t xml:space="preserve"> </w:t>
      </w:r>
      <w:r w:rsidR="00F82860" w:rsidRPr="00192C5F">
        <w:rPr>
          <w:rFonts w:hint="eastAsia"/>
          <w:szCs w:val="23"/>
          <w:highlight w:val="yellow"/>
          <w:rPrChange w:id="127" w:author="SL Partners" w:date="2025-01-22T20:08:00Z" w16du:dateUtc="2025-01-22T11:08:00Z">
            <w:rPr>
              <w:rFonts w:hint="eastAsia"/>
              <w:szCs w:val="23"/>
            </w:rPr>
          </w:rPrChange>
        </w:rPr>
        <w:t>이사회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결의를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필요로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하는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계약</w:t>
      </w:r>
    </w:p>
    <w:p w14:paraId="32B511D9" w14:textId="160A671B" w:rsidR="00BB74C8" w:rsidRPr="00FA6062" w:rsidRDefault="00BB74C8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rFonts w:hint="eastAsia"/>
          <w:szCs w:val="23"/>
        </w:rPr>
        <w:t>[*]</w:t>
      </w:r>
      <w:r>
        <w:rPr>
          <w:rStyle w:val="afd"/>
          <w:szCs w:val="23"/>
        </w:rPr>
        <w:footnoteReference w:id="4"/>
      </w:r>
    </w:p>
    <w:bookmarkEnd w:id="119"/>
    <w:p w14:paraId="7AF7A9A4" w14:textId="42A0B8A0" w:rsidR="004B7B90" w:rsidRDefault="004B7B90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지</w:t>
      </w:r>
      <w:r w:rsidR="00A01484" w:rsidRPr="00FA6062">
        <w:rPr>
          <w:rFonts w:cs="Times New Roman"/>
          <w:u w:val="single"/>
        </w:rPr>
        <w:t>식</w:t>
      </w:r>
      <w:r w:rsidRPr="00FA6062">
        <w:rPr>
          <w:rFonts w:cs="Times New Roman"/>
          <w:u w:val="single"/>
        </w:rPr>
        <w:t>재산권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관할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국가나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지역</w:t>
      </w:r>
      <w:r w:rsidR="00E27B47" w:rsidRPr="00FA6062">
        <w:rPr>
          <w:rFonts w:cs="Times New Roman"/>
        </w:rPr>
        <w:t xml:space="preserve">, </w:t>
      </w:r>
      <w:r w:rsidR="00E27B47" w:rsidRPr="00FA6062">
        <w:rPr>
          <w:rFonts w:cs="Times New Roman"/>
        </w:rPr>
        <w:t>등록이나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출원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여부</w:t>
      </w:r>
      <w:r w:rsidR="00147AF9" w:rsidRPr="00FA6062">
        <w:rPr>
          <w:rFonts w:cs="Times New Roman"/>
        </w:rPr>
        <w:t xml:space="preserve"> </w:t>
      </w:r>
      <w:r w:rsidR="00147AF9" w:rsidRPr="00FA6062">
        <w:rPr>
          <w:rFonts w:cs="Times New Roman"/>
        </w:rPr>
        <w:t>또는</w:t>
      </w:r>
      <w:r w:rsidR="00147AF9" w:rsidRPr="00FA6062">
        <w:rPr>
          <w:rFonts w:cs="Times New Roman"/>
        </w:rPr>
        <w:t xml:space="preserve"> </w:t>
      </w:r>
      <w:r w:rsidR="00147AF9" w:rsidRPr="00FA6062">
        <w:rPr>
          <w:rFonts w:cs="Times New Roman"/>
        </w:rPr>
        <w:t>등록</w:t>
      </w:r>
      <w:r w:rsidR="002636F6" w:rsidRPr="00FA6062">
        <w:rPr>
          <w:rFonts w:cs="Times New Roman"/>
        </w:rPr>
        <w:t>이나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출원의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가능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여부</w:t>
      </w:r>
      <w:r w:rsidRPr="00FA6062">
        <w:rPr>
          <w:rFonts w:cs="Times New Roman"/>
        </w:rPr>
        <w:t>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불문하고</w:t>
      </w:r>
      <w:r w:rsidRPr="00FA6062">
        <w:rPr>
          <w:rFonts w:cs="Times New Roman"/>
        </w:rPr>
        <w:t xml:space="preserve"> (i) </w:t>
      </w:r>
      <w:r w:rsidRPr="00FA6062">
        <w:rPr>
          <w:rFonts w:cs="Times New Roman"/>
        </w:rPr>
        <w:t>특허권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저작권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디자인권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실용신안권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상표권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서비스표권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컴퓨터프로그램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저작권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상호사용권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인터넷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도메인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이름에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발명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영업비밀</w:t>
      </w:r>
      <w:r w:rsidRPr="00FA6062">
        <w:rPr>
          <w:rFonts w:cs="Times New Roman"/>
        </w:rPr>
        <w:t>,</w:t>
      </w:r>
      <w:r w:rsidR="001505D5" w:rsidRPr="00FA6062">
        <w:rPr>
          <w:rFonts w:cs="Times New Roman"/>
        </w:rPr>
        <w:t xml:space="preserve"> </w:t>
      </w:r>
      <w:r w:rsidR="009D6C05" w:rsidRPr="00FA6062">
        <w:rPr>
          <w:rFonts w:cs="Times New Roman"/>
        </w:rPr>
        <w:t>대외비나</w:t>
      </w:r>
      <w:r w:rsidR="009D6C0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비밀정보</w:t>
      </w:r>
      <w:r w:rsidR="001505D5" w:rsidRPr="00FA6062">
        <w:rPr>
          <w:rFonts w:cs="Times New Roman"/>
        </w:rPr>
        <w:t>(</w:t>
      </w:r>
      <w:r w:rsidR="001505D5" w:rsidRPr="00FA6062">
        <w:rPr>
          <w:rFonts w:cs="Times New Roman"/>
        </w:rPr>
        <w:t>고객</w:t>
      </w:r>
      <w:r w:rsidR="001505D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명단</w:t>
      </w:r>
      <w:r w:rsidR="001505D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포함</w:t>
      </w:r>
      <w:r w:rsidR="001505D5" w:rsidRPr="00FA6062">
        <w:rPr>
          <w:rFonts w:cs="Times New Roman"/>
        </w:rPr>
        <w:t>),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연구개발</w:t>
      </w:r>
      <w:r w:rsidRPr="00FA6062">
        <w:rPr>
          <w:rFonts w:cs="Times New Roman"/>
        </w:rPr>
        <w:t xml:space="preserve"> </w:t>
      </w:r>
      <w:r w:rsidR="005738FE" w:rsidRPr="00FA6062">
        <w:rPr>
          <w:rFonts w:cs="Times New Roman"/>
        </w:rPr>
        <w:t>정보나</w:t>
      </w:r>
      <w:r w:rsidR="005738F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성과물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노하우</w:t>
      </w:r>
      <w:r w:rsidR="000B21C0" w:rsidRPr="00FA6062">
        <w:rPr>
          <w:rFonts w:cs="Times New Roman"/>
        </w:rPr>
        <w:t xml:space="preserve">, </w:t>
      </w:r>
      <w:r w:rsidR="000B21C0" w:rsidRPr="00FA6062">
        <w:rPr>
          <w:rFonts w:cs="Times New Roman"/>
        </w:rPr>
        <w:t>기술</w:t>
      </w:r>
      <w:r w:rsidR="005738FE" w:rsidRPr="00FA6062">
        <w:rPr>
          <w:rFonts w:cs="Times New Roman"/>
        </w:rPr>
        <w:t>,</w:t>
      </w:r>
      <w:r w:rsidR="002D5EFC" w:rsidRPr="00FA6062">
        <w:rPr>
          <w:rFonts w:cs="Times New Roman"/>
        </w:rPr>
        <w:t xml:space="preserve"> </w:t>
      </w:r>
      <w:r w:rsidR="002D5EFC" w:rsidRPr="00FA6062">
        <w:rPr>
          <w:rFonts w:cs="Times New Roman"/>
        </w:rPr>
        <w:t>기술자료</w:t>
      </w:r>
      <w:r w:rsidR="002D5EFC" w:rsidRPr="00FA6062">
        <w:rPr>
          <w:rFonts w:cs="Times New Roman"/>
        </w:rPr>
        <w:t>,</w:t>
      </w:r>
      <w:r w:rsidR="005738FE" w:rsidRPr="00FA6062">
        <w:rPr>
          <w:rFonts w:cs="Times New Roman"/>
        </w:rPr>
        <w:t xml:space="preserve"> </w:t>
      </w:r>
      <w:r w:rsidR="00702B0D" w:rsidRPr="00FA6062">
        <w:rPr>
          <w:rFonts w:cs="Times New Roman"/>
        </w:rPr>
        <w:t>사양</w:t>
      </w:r>
      <w:r w:rsidR="00702B0D" w:rsidRPr="00FA6062">
        <w:rPr>
          <w:rFonts w:cs="Times New Roman"/>
        </w:rPr>
        <w:t xml:space="preserve">, </w:t>
      </w:r>
      <w:r w:rsidR="005738FE" w:rsidRPr="00FA6062">
        <w:rPr>
          <w:rFonts w:cs="Times New Roman"/>
        </w:rPr>
        <w:t>데이터베이스</w:t>
      </w:r>
      <w:r w:rsidR="00152F85" w:rsidRPr="00FA6062">
        <w:rPr>
          <w:rFonts w:cs="Times New Roman"/>
        </w:rPr>
        <w:t xml:space="preserve">, </w:t>
      </w:r>
      <w:r w:rsidR="00152F85" w:rsidRPr="00FA6062">
        <w:rPr>
          <w:rFonts w:cs="Times New Roman"/>
        </w:rPr>
        <w:t>사용</w:t>
      </w:r>
      <w:r w:rsidR="00152F85" w:rsidRPr="00FA6062">
        <w:rPr>
          <w:rFonts w:cs="Times New Roman"/>
        </w:rPr>
        <w:t xml:space="preserve"> </w:t>
      </w:r>
      <w:r w:rsidR="00152F85" w:rsidRPr="00FA6062">
        <w:rPr>
          <w:rFonts w:cs="Times New Roman"/>
        </w:rPr>
        <w:t>통계</w:t>
      </w:r>
      <w:r w:rsidR="004F7841" w:rsidRPr="00FA6062">
        <w:rPr>
          <w:rFonts w:cs="Times New Roman"/>
        </w:rPr>
        <w:t xml:space="preserve">, </w:t>
      </w:r>
      <w:r w:rsidR="004F7841" w:rsidRPr="00FA6062">
        <w:rPr>
          <w:rFonts w:cs="Times New Roman"/>
        </w:rPr>
        <w:t>웹사이트</w:t>
      </w:r>
      <w:r w:rsidR="004F7841" w:rsidRPr="00FA6062">
        <w:rPr>
          <w:rFonts w:cs="Times New Roman"/>
        </w:rPr>
        <w:t xml:space="preserve"> </w:t>
      </w:r>
      <w:r w:rsidR="004F7841" w:rsidRPr="00FA6062">
        <w:rPr>
          <w:rFonts w:cs="Times New Roman"/>
        </w:rPr>
        <w:t>데이터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일체의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</w:t>
      </w:r>
      <w:r w:rsidR="00A01484" w:rsidRPr="00FA6062">
        <w:rPr>
          <w:rFonts w:cs="Times New Roman"/>
        </w:rPr>
        <w:t>식</w:t>
      </w:r>
      <w:r w:rsidRPr="00FA6062">
        <w:rPr>
          <w:rFonts w:cs="Times New Roman"/>
        </w:rPr>
        <w:t>재산권과</w:t>
      </w:r>
      <w:r w:rsidRPr="00FA6062">
        <w:rPr>
          <w:rFonts w:cs="Times New Roman"/>
        </w:rPr>
        <w:t xml:space="preserve"> (ii) </w:t>
      </w:r>
      <w:r w:rsidRPr="00FA6062">
        <w:rPr>
          <w:rFonts w:cs="Times New Roman"/>
        </w:rPr>
        <w:t>다른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사람으로부터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부여받은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</w:t>
      </w:r>
      <w:r w:rsidR="00A01484" w:rsidRPr="00FA6062">
        <w:rPr>
          <w:rFonts w:cs="Times New Roman"/>
        </w:rPr>
        <w:t>식</w:t>
      </w:r>
      <w:r w:rsidRPr="00FA6062">
        <w:rPr>
          <w:rFonts w:cs="Times New Roman"/>
        </w:rPr>
        <w:t>재산권들에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라이선스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6686AAEA" w14:textId="77777777" w:rsidR="00BB74C8" w:rsidRPr="00530F43" w:rsidRDefault="00BB74C8" w:rsidP="00BB74C8">
      <w:pPr>
        <w:pStyle w:val="1f"/>
        <w:wordWrap w:val="0"/>
        <w:autoSpaceDE w:val="0"/>
        <w:rPr>
          <w:rFonts w:asciiTheme="minorHAnsi" w:eastAsia="바탕체" w:hAnsiTheme="minorHAnsi" w:cstheme="minorHAnsi"/>
          <w:spacing w:val="3"/>
          <w:szCs w:val="22"/>
        </w:rPr>
      </w:pPr>
      <w:r w:rsidRPr="00210331">
        <w:t>“</w:t>
      </w:r>
      <w:r w:rsidRPr="00210331">
        <w:rPr>
          <w:rFonts w:hint="eastAsia"/>
          <w:u w:val="single"/>
        </w:rPr>
        <w:t>주식연계증권</w:t>
      </w:r>
      <w:r w:rsidRPr="00210331">
        <w:t>”</w:t>
      </w:r>
      <w:r w:rsidRPr="00210331">
        <w:rPr>
          <w:rFonts w:hint="eastAsia"/>
        </w:rPr>
        <w:t>이라</w:t>
      </w:r>
      <w:r w:rsidRPr="00210331">
        <w:t xml:space="preserve"> </w:t>
      </w:r>
      <w:r w:rsidRPr="00210331">
        <w:rPr>
          <w:rFonts w:hint="eastAsia"/>
        </w:rPr>
        <w:t>함은</w:t>
      </w:r>
      <w:r w:rsidRPr="00210331">
        <w:t xml:space="preserve"> </w:t>
      </w:r>
      <w:r w:rsidRPr="00210331">
        <w:rPr>
          <w:rFonts w:hint="eastAsia"/>
        </w:rPr>
        <w:t>전환사채</w:t>
      </w:r>
      <w:r w:rsidRPr="00210331">
        <w:t xml:space="preserve">, </w:t>
      </w:r>
      <w:r w:rsidRPr="00210331">
        <w:rPr>
          <w:rFonts w:hint="eastAsia"/>
        </w:rPr>
        <w:t>신주인수권증권</w:t>
      </w:r>
      <w:r w:rsidRPr="00210331">
        <w:t xml:space="preserve">, </w:t>
      </w:r>
      <w:r w:rsidRPr="00210331">
        <w:rPr>
          <w:rFonts w:hint="eastAsia"/>
        </w:rPr>
        <w:t>신주인수권부사채</w:t>
      </w:r>
      <w:r w:rsidRPr="00210331">
        <w:t xml:space="preserve">, </w:t>
      </w:r>
      <w:r w:rsidRPr="00210331">
        <w:rPr>
          <w:rFonts w:hint="eastAsia"/>
        </w:rPr>
        <w:t>교환사채</w:t>
      </w:r>
      <w:r w:rsidRPr="00210331">
        <w:t xml:space="preserve">, </w:t>
      </w:r>
      <w:r w:rsidRPr="00210331">
        <w:rPr>
          <w:rFonts w:hint="eastAsia"/>
        </w:rPr>
        <w:t>주식매수선택권</w:t>
      </w:r>
      <w:r w:rsidRPr="00210331">
        <w:t xml:space="preserve"> </w:t>
      </w:r>
      <w:r w:rsidRPr="00210331">
        <w:rPr>
          <w:rFonts w:hint="eastAsia"/>
          <w:bCs/>
        </w:rPr>
        <w:t>기타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주식으로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전환</w:t>
      </w:r>
      <w:r w:rsidRPr="00210331">
        <w:rPr>
          <w:bCs/>
        </w:rPr>
        <w:t xml:space="preserve">, </w:t>
      </w:r>
      <w:r w:rsidRPr="00210331">
        <w:rPr>
          <w:rFonts w:hint="eastAsia"/>
          <w:bCs/>
        </w:rPr>
        <w:t>교환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또는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행사될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있는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종류의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증권</w:t>
      </w:r>
      <w:r w:rsidRPr="00210331">
        <w:rPr>
          <w:rFonts w:hint="eastAsia"/>
        </w:rPr>
        <w:t>을</w:t>
      </w:r>
      <w:r w:rsidRPr="00210331">
        <w:t xml:space="preserve"> </w:t>
      </w:r>
      <w:r w:rsidRPr="00210331">
        <w:rPr>
          <w:rFonts w:hint="eastAsia"/>
        </w:rPr>
        <w:t>의미한다</w:t>
      </w:r>
      <w:r w:rsidRPr="00210331">
        <w:t>.</w:t>
      </w:r>
    </w:p>
    <w:p w14:paraId="0A340286" w14:textId="2E0DB634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lastRenderedPageBreak/>
        <w:t>“</w:t>
      </w:r>
      <w:r w:rsidRPr="00FA6062">
        <w:rPr>
          <w:rFonts w:cs="Times New Roman"/>
          <w:u w:val="single"/>
        </w:rPr>
        <w:t>통상적인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사업과정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사업의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성격에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비추어</w:t>
      </w:r>
      <w:r w:rsidR="00B13A2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정상적인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사업관행에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부합</w:t>
      </w:r>
      <w:r w:rsidR="00B13A28" w:rsidRPr="00FA6062">
        <w:rPr>
          <w:rFonts w:cs="Times New Roman"/>
        </w:rPr>
        <w:t>하게</w:t>
      </w:r>
      <w:r w:rsidR="004B7B90" w:rsidRPr="00FA6062">
        <w:rPr>
          <w:rFonts w:cs="Times New Roman"/>
        </w:rPr>
        <w:t xml:space="preserve"> </w:t>
      </w:r>
      <w:r w:rsidR="004B7B90" w:rsidRPr="00FA6062">
        <w:rPr>
          <w:rFonts w:cs="Times New Roman"/>
        </w:rPr>
        <w:t>수행하는</w:t>
      </w:r>
      <w:r w:rsidR="004B7B90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일상적이고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통상적인</w:t>
      </w:r>
      <w:r w:rsidR="00B13A2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적법한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사업과정을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8519198" w14:textId="40AFCC1E" w:rsidR="004B7B90" w:rsidRPr="00FA6062" w:rsidRDefault="004B7B90" w:rsidP="00375C1D">
      <w:pPr>
        <w:pStyle w:val="1f"/>
        <w:wordWrap w:val="0"/>
        <w:autoSpaceDE w:val="0"/>
        <w:rPr>
          <w:rFonts w:cs="Times New Roman"/>
        </w:rPr>
      </w:pPr>
      <w:bookmarkStart w:id="128" w:name="_Toc325125166"/>
      <w:bookmarkStart w:id="129" w:name="_Toc420674107"/>
      <w:bookmarkStart w:id="130" w:name="_Toc421816630"/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특수관계인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상법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시행령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Pr="00FA6062">
        <w:rPr>
          <w:rFonts w:cs="Times New Roman"/>
        </w:rPr>
        <w:t>34</w:t>
      </w:r>
      <w:r w:rsidRPr="00FA6062">
        <w:rPr>
          <w:rFonts w:cs="Times New Roman"/>
        </w:rPr>
        <w:t>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Pr="00FA6062">
        <w:rPr>
          <w:rFonts w:cs="Times New Roman"/>
        </w:rPr>
        <w:t>4</w:t>
      </w:r>
      <w:r w:rsidRPr="00FA6062">
        <w:rPr>
          <w:rFonts w:cs="Times New Roman"/>
        </w:rPr>
        <w:t>항에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따른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특수관계인에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의미하며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="004F77D9" w:rsidRPr="00FA6062">
        <w:rPr>
          <w:rFonts w:cs="Times New Roman"/>
        </w:rPr>
        <w:t>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</w:t>
      </w:r>
      <w:r w:rsidRPr="00FA6062">
        <w:rPr>
          <w:rFonts w:cs="Times New Roman"/>
        </w:rPr>
        <w:t xml:space="preserve"> </w:t>
      </w:r>
      <w:r w:rsidR="003E13AF" w:rsidRPr="00FA6062">
        <w:rPr>
          <w:rFonts w:cs="Times New Roman"/>
        </w:rPr>
        <w:t>직전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또는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해당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시점</w:t>
      </w:r>
      <w:r w:rsidR="003E13AF"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같은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관계가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있는</w:t>
      </w:r>
      <w:r w:rsidRPr="00FA6062">
        <w:rPr>
          <w:rFonts w:cs="Times New Roman"/>
        </w:rPr>
        <w:t xml:space="preserve"> </w:t>
      </w:r>
      <w:r w:rsidR="00613695" w:rsidRPr="00FA6062">
        <w:rPr>
          <w:rFonts w:cs="Times New Roman"/>
        </w:rPr>
        <w:t>사람은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특수관계인으로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3C4B2F90" w14:textId="72A04BBC" w:rsidR="00613695" w:rsidRPr="00FA6062" w:rsidRDefault="00613695" w:rsidP="00375C1D">
      <w:pPr>
        <w:pStyle w:val="1f"/>
        <w:wordWrap w:val="0"/>
        <w:autoSpaceDE w:val="0"/>
        <w:rPr>
          <w:rFonts w:cs="Times New Roman"/>
          <w:bCs/>
          <w:spacing w:val="3"/>
          <w:szCs w:val="22"/>
        </w:rPr>
      </w:pPr>
      <w:r w:rsidRPr="00FA6062">
        <w:rPr>
          <w:rFonts w:cs="Times New Roman"/>
          <w:bCs/>
          <w:spacing w:val="3"/>
          <w:szCs w:val="22"/>
        </w:rPr>
        <w:t>“</w:t>
      </w:r>
      <w:r w:rsidRPr="00FA6062">
        <w:rPr>
          <w:rFonts w:cs="Times New Roman"/>
          <w:bCs/>
          <w:spacing w:val="3"/>
          <w:szCs w:val="22"/>
          <w:u w:val="single"/>
        </w:rPr>
        <w:t>필요적</w:t>
      </w:r>
      <w:r w:rsidRPr="00FA6062">
        <w:rPr>
          <w:rFonts w:cs="Times New Roman"/>
          <w:bCs/>
          <w:spacing w:val="3"/>
          <w:szCs w:val="22"/>
          <w:u w:val="single"/>
        </w:rPr>
        <w:t xml:space="preserve"> </w:t>
      </w:r>
      <w:r w:rsidRPr="00FA6062">
        <w:rPr>
          <w:rFonts w:cs="Times New Roman"/>
          <w:bCs/>
          <w:spacing w:val="3"/>
          <w:szCs w:val="22"/>
          <w:u w:val="single"/>
        </w:rPr>
        <w:t>정부승인</w:t>
      </w:r>
      <w:r w:rsidRPr="00FA6062">
        <w:rPr>
          <w:rFonts w:cs="Times New Roman"/>
          <w:bCs/>
          <w:spacing w:val="3"/>
          <w:szCs w:val="22"/>
        </w:rPr>
        <w:t>”</w:t>
      </w:r>
      <w:r w:rsidRPr="00FA6062">
        <w:rPr>
          <w:rFonts w:cs="Times New Roman"/>
          <w:bCs/>
          <w:spacing w:val="3"/>
          <w:szCs w:val="22"/>
        </w:rPr>
        <w:t>이라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함은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본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계약의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체결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및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이행과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관련하여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어느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당사자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대상회사가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거래종결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전에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정부기관으로부터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받거나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완료해야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하는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정부승인을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의미한다</w:t>
      </w:r>
      <w:r w:rsidRPr="00FA6062">
        <w:rPr>
          <w:rFonts w:cs="Times New Roman"/>
          <w:bCs/>
          <w:spacing w:val="3"/>
          <w:szCs w:val="22"/>
        </w:rPr>
        <w:t>.</w:t>
      </w:r>
    </w:p>
    <w:p w14:paraId="2B6C7BC2" w14:textId="57C14790" w:rsidR="00613695" w:rsidRPr="00FA6062" w:rsidRDefault="00613695" w:rsidP="00375C1D">
      <w:pPr>
        <w:pStyle w:val="1f"/>
        <w:wordWrap w:val="0"/>
        <w:autoSpaceDE w:val="0"/>
        <w:rPr>
          <w:rFonts w:cs="Times New Roman"/>
          <w:spacing w:val="3"/>
          <w:szCs w:val="22"/>
        </w:rPr>
      </w:pPr>
      <w:r w:rsidRPr="00FA6062">
        <w:rPr>
          <w:rFonts w:cs="Times New Roman"/>
          <w:bCs/>
          <w:spacing w:val="3"/>
          <w:szCs w:val="22"/>
        </w:rPr>
        <w:t>“</w:t>
      </w:r>
      <w:r w:rsidRPr="00FA6062">
        <w:rPr>
          <w:rFonts w:cs="Times New Roman"/>
          <w:bCs/>
          <w:spacing w:val="3"/>
          <w:szCs w:val="22"/>
          <w:u w:val="single"/>
        </w:rPr>
        <w:t>필요적</w:t>
      </w:r>
      <w:r w:rsidRPr="00FA6062">
        <w:rPr>
          <w:rFonts w:cs="Times New Roman"/>
          <w:bCs/>
          <w:spacing w:val="3"/>
          <w:szCs w:val="22"/>
          <w:u w:val="single"/>
        </w:rPr>
        <w:t xml:space="preserve"> </w:t>
      </w:r>
      <w:r w:rsidRPr="00FA6062">
        <w:rPr>
          <w:rFonts w:cs="Times New Roman"/>
          <w:bCs/>
          <w:spacing w:val="3"/>
          <w:szCs w:val="22"/>
          <w:u w:val="single"/>
        </w:rPr>
        <w:t>제</w:t>
      </w:r>
      <w:r w:rsidRPr="00FA6062">
        <w:rPr>
          <w:rFonts w:cs="Times New Roman"/>
          <w:bCs/>
          <w:spacing w:val="3"/>
          <w:szCs w:val="22"/>
          <w:u w:val="single"/>
        </w:rPr>
        <w:t>3</w:t>
      </w:r>
      <w:r w:rsidRPr="00FA6062">
        <w:rPr>
          <w:rFonts w:cs="Times New Roman"/>
          <w:bCs/>
          <w:spacing w:val="3"/>
          <w:szCs w:val="22"/>
          <w:u w:val="single"/>
        </w:rPr>
        <w:t>자승인</w:t>
      </w:r>
      <w:r w:rsidRPr="00FA6062">
        <w:rPr>
          <w:rFonts w:cs="Times New Roman"/>
          <w:bCs/>
          <w:spacing w:val="3"/>
          <w:szCs w:val="22"/>
        </w:rPr>
        <w:t>”</w:t>
      </w:r>
      <w:r w:rsidRPr="00FA6062">
        <w:rPr>
          <w:rFonts w:cs="Times New Roman"/>
          <w:bCs/>
          <w:spacing w:val="3"/>
          <w:szCs w:val="22"/>
        </w:rPr>
        <w:t>이라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함은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본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계약의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체결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및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이행과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관련하여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어느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당사자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대상회사</w:t>
      </w:r>
      <w:r w:rsidRPr="00FA6062">
        <w:rPr>
          <w:rFonts w:cs="Times New Roman"/>
          <w:bCs/>
          <w:spacing w:val="3"/>
          <w:szCs w:val="22"/>
        </w:rPr>
        <w:t>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거래종결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전에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정부기관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이외의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제</w:t>
      </w:r>
      <w:r w:rsidRPr="00FA6062">
        <w:rPr>
          <w:rFonts w:cs="Times New Roman"/>
          <w:bCs/>
          <w:spacing w:val="3"/>
          <w:szCs w:val="22"/>
        </w:rPr>
        <w:t>3</w:t>
      </w:r>
      <w:r w:rsidRPr="00FA6062">
        <w:rPr>
          <w:rFonts w:cs="Times New Roman"/>
          <w:bCs/>
          <w:spacing w:val="3"/>
          <w:szCs w:val="22"/>
        </w:rPr>
        <w:t>자로부터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받아야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하는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동의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또는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승인을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의미한다</w:t>
      </w:r>
      <w:r w:rsidR="00F82860" w:rsidRPr="00FA6062">
        <w:rPr>
          <w:rFonts w:cs="Times New Roman"/>
          <w:bCs/>
          <w:spacing w:val="3"/>
          <w:szCs w:val="22"/>
        </w:rPr>
        <w:t>(</w:t>
      </w:r>
      <w:r w:rsidR="00F82860" w:rsidRPr="00FA6062">
        <w:rPr>
          <w:rFonts w:cs="Times New Roman"/>
          <w:bCs/>
          <w:spacing w:val="3"/>
          <w:szCs w:val="22"/>
        </w:rPr>
        <w:t>동의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승인을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받지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아니하거나</w:t>
      </w:r>
      <w:r w:rsidR="00F82860" w:rsidRPr="00FA6062">
        <w:rPr>
          <w:rFonts w:cs="Times New Roman"/>
          <w:bCs/>
          <w:spacing w:val="3"/>
          <w:szCs w:val="22"/>
        </w:rPr>
        <w:t xml:space="preserve">, </w:t>
      </w:r>
      <w:r w:rsidR="00F82860" w:rsidRPr="00FA6062">
        <w:rPr>
          <w:rFonts w:cs="Times New Roman"/>
          <w:bCs/>
          <w:spacing w:val="3"/>
          <w:szCs w:val="22"/>
        </w:rPr>
        <w:t>협의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통지를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하지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않는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경우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계약에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위반되거나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제</w:t>
      </w:r>
      <w:r w:rsidR="00F82860" w:rsidRPr="00FA6062">
        <w:rPr>
          <w:rFonts w:cs="Times New Roman"/>
          <w:spacing w:val="3"/>
          <w:szCs w:val="22"/>
        </w:rPr>
        <w:t>3</w:t>
      </w:r>
      <w:r w:rsidR="00F82860" w:rsidRPr="00FA6062">
        <w:rPr>
          <w:rFonts w:cs="Times New Roman"/>
          <w:spacing w:val="3"/>
          <w:szCs w:val="22"/>
        </w:rPr>
        <w:t>자가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계약을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해제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또는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해지할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있거나</w:t>
      </w:r>
      <w:r w:rsidR="00F82860" w:rsidRPr="00FA6062">
        <w:rPr>
          <w:rFonts w:cs="Times New Roman"/>
          <w:spacing w:val="3"/>
          <w:szCs w:val="22"/>
        </w:rPr>
        <w:t xml:space="preserve">, </w:t>
      </w:r>
      <w:r w:rsidR="00F82860" w:rsidRPr="00FA6062">
        <w:rPr>
          <w:rFonts w:cs="Times New Roman"/>
          <w:spacing w:val="3"/>
          <w:szCs w:val="22"/>
        </w:rPr>
        <w:t>기한의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이익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상실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등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불이익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발생사유에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해당하는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경우를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포함한다</w:t>
      </w:r>
      <w:r w:rsidR="00F82860" w:rsidRPr="00FA6062">
        <w:rPr>
          <w:rFonts w:cs="Times New Roman"/>
          <w:spacing w:val="3"/>
          <w:szCs w:val="22"/>
        </w:rPr>
        <w:t>).</w:t>
      </w:r>
    </w:p>
    <w:p w14:paraId="4F8C887C" w14:textId="77777777" w:rsidR="005D2CDC" w:rsidRPr="00FA6062" w:rsidRDefault="00C84756" w:rsidP="00375C1D">
      <w:pPr>
        <w:pStyle w:val="1"/>
        <w:wordWrap w:val="0"/>
        <w:autoSpaceDE w:val="0"/>
      </w:pPr>
      <w:bookmarkStart w:id="131" w:name="_Toc118882263"/>
      <w:r w:rsidRPr="00FA6062">
        <w:t>대상주식의</w:t>
      </w:r>
      <w:r w:rsidRPr="00FA6062">
        <w:t xml:space="preserve"> </w:t>
      </w:r>
      <w:r w:rsidRPr="00FA6062">
        <w:t>매매</w:t>
      </w:r>
      <w:bookmarkEnd w:id="128"/>
      <w:bookmarkEnd w:id="129"/>
      <w:bookmarkEnd w:id="130"/>
      <w:bookmarkEnd w:id="131"/>
    </w:p>
    <w:p w14:paraId="23AE2B9F" w14:textId="166C0895" w:rsidR="00895F75" w:rsidRPr="00FA6062" w:rsidRDefault="00895F75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대상주식의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매매</w:t>
      </w:r>
      <w:r w:rsidRPr="00FA6062">
        <w:rPr>
          <w:rFonts w:ascii="Times New Roman" w:hAnsi="Times New Roman" w:cs="Times New Roman"/>
          <w:u w:val="none"/>
        </w:rPr>
        <w:t>.</w:t>
      </w:r>
    </w:p>
    <w:p w14:paraId="5D5CCF77" w14:textId="1B6A7B31" w:rsidR="005D2CDC" w:rsidRPr="00FA6062" w:rsidRDefault="00C84756" w:rsidP="00895F75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계약에서</w:t>
      </w:r>
      <w:r w:rsidRPr="00FA6062">
        <w:t xml:space="preserve"> </w:t>
      </w:r>
      <w:r w:rsidRPr="00FA6062">
        <w:t>정하는</w:t>
      </w:r>
      <w:r w:rsidRPr="00FA6062">
        <w:t xml:space="preserve"> </w:t>
      </w:r>
      <w:r w:rsidRPr="00FA6062">
        <w:t>조건에</w:t>
      </w:r>
      <w:r w:rsidRPr="00FA6062">
        <w:t xml:space="preserve"> </w:t>
      </w:r>
      <w:r w:rsidRPr="00FA6062">
        <w:t>따라</w:t>
      </w:r>
      <w:r w:rsidRPr="00FA6062">
        <w:t xml:space="preserve">, </w:t>
      </w:r>
      <w:r w:rsidR="00B54BFB" w:rsidRPr="00FA6062">
        <w:t>매도인</w:t>
      </w:r>
      <w:r w:rsidR="00F82860" w:rsidRPr="00FA6062">
        <w:t>들</w:t>
      </w:r>
      <w:r w:rsidRPr="00FA6062">
        <w:t>은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대상주식을</w:t>
      </w:r>
      <w:r w:rsidRPr="00FA6062">
        <w:t xml:space="preserve"> </w:t>
      </w:r>
      <w:r w:rsidRPr="00FA6062">
        <w:t>매도하고</w:t>
      </w:r>
      <w:r w:rsidRPr="00FA6062">
        <w:t xml:space="preserve">, </w:t>
      </w:r>
      <w:r w:rsidRPr="00FA6062">
        <w:t>매수인은</w:t>
      </w:r>
      <w:r w:rsidRPr="00FA6062">
        <w:t xml:space="preserve"> </w:t>
      </w:r>
      <w:r w:rsidR="00B54BFB" w:rsidRPr="00FA6062">
        <w:t>매도인</w:t>
      </w:r>
      <w:r w:rsidR="00F82860" w:rsidRPr="00FA6062">
        <w:t>들</w:t>
      </w:r>
      <w:r w:rsidR="00B54BFB" w:rsidRPr="00FA6062">
        <w:t>로부터</w:t>
      </w:r>
      <w:r w:rsidRPr="00FA6062">
        <w:t xml:space="preserve"> </w:t>
      </w:r>
      <w:r w:rsidRPr="00FA6062">
        <w:t>대상주식을</w:t>
      </w:r>
      <w:r w:rsidRPr="00FA6062">
        <w:t xml:space="preserve"> </w:t>
      </w:r>
      <w:r w:rsidRPr="00FA6062">
        <w:t>매수하기로</w:t>
      </w:r>
      <w:r w:rsidRPr="00FA6062">
        <w:t xml:space="preserve"> </w:t>
      </w:r>
      <w:r w:rsidRPr="00FA6062">
        <w:t>한다</w:t>
      </w:r>
      <w:r w:rsidRPr="00FA6062">
        <w:t>.</w:t>
      </w:r>
      <w:r w:rsidR="00BB74C8">
        <w:rPr>
          <w:rFonts w:hint="eastAsia"/>
        </w:rPr>
        <w:t xml:space="preserve"> </w:t>
      </w:r>
      <w:r w:rsidR="00780ED8">
        <w:rPr>
          <w:rFonts w:hint="eastAsia"/>
        </w:rPr>
        <w:t xml:space="preserve"> </w:t>
      </w:r>
      <w:r w:rsidR="007B6985">
        <w:rPr>
          <w:rFonts w:hint="eastAsia"/>
        </w:rPr>
        <w:t>각</w:t>
      </w:r>
      <w:r w:rsidR="007B6985">
        <w:rPr>
          <w:rFonts w:hint="eastAsia"/>
        </w:rPr>
        <w:t xml:space="preserve"> </w:t>
      </w:r>
      <w:r w:rsidR="00BB74C8">
        <w:rPr>
          <w:rFonts w:hint="eastAsia"/>
        </w:rPr>
        <w:t>매도인</w:t>
      </w:r>
      <w:r w:rsidR="007B6985">
        <w:rPr>
          <w:rFonts w:hint="eastAsia"/>
        </w:rPr>
        <w:t>이</w:t>
      </w:r>
      <w:r w:rsidR="007B6985">
        <w:rPr>
          <w:rFonts w:hint="eastAsia"/>
        </w:rPr>
        <w:t xml:space="preserve"> </w:t>
      </w:r>
      <w:r w:rsidR="007B6985">
        <w:rPr>
          <w:rFonts w:hint="eastAsia"/>
        </w:rPr>
        <w:t>매수인에게</w:t>
      </w:r>
      <w:r w:rsidR="007B6985">
        <w:rPr>
          <w:rFonts w:hint="eastAsia"/>
        </w:rPr>
        <w:t xml:space="preserve"> </w:t>
      </w:r>
      <w:r w:rsidR="007B6985">
        <w:rPr>
          <w:rFonts w:hint="eastAsia"/>
        </w:rPr>
        <w:t>매도하는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대상주식</w:t>
      </w:r>
      <w:r w:rsidR="007B6985">
        <w:rPr>
          <w:rFonts w:hint="eastAsia"/>
        </w:rPr>
        <w:t>(</w:t>
      </w:r>
      <w:r w:rsidR="007B6985">
        <w:rPr>
          <w:rFonts w:hint="eastAsia"/>
        </w:rPr>
        <w:t>이하</w:t>
      </w:r>
      <w:r w:rsidR="007B6985">
        <w:rPr>
          <w:rFonts w:hint="eastAsia"/>
        </w:rPr>
        <w:t xml:space="preserve"> </w:t>
      </w:r>
      <w:r w:rsidR="007B6985">
        <w:t>“</w:t>
      </w:r>
      <w:r w:rsidR="007B6985" w:rsidRPr="00C537BB">
        <w:rPr>
          <w:rFonts w:hint="eastAsia"/>
          <w:u w:val="single"/>
        </w:rPr>
        <w:t>매도인별</w:t>
      </w:r>
      <w:r w:rsidR="007B6985" w:rsidRPr="00C537BB">
        <w:rPr>
          <w:u w:val="single"/>
        </w:rPr>
        <w:t xml:space="preserve"> </w:t>
      </w:r>
      <w:r w:rsidR="007B6985" w:rsidRPr="00C537BB">
        <w:rPr>
          <w:rFonts w:hint="eastAsia"/>
          <w:u w:val="single"/>
        </w:rPr>
        <w:t>대상주식</w:t>
      </w:r>
      <w:r w:rsidR="007B6985">
        <w:t>”</w:t>
      </w:r>
      <w:r w:rsidR="007B6985">
        <w:rPr>
          <w:rFonts w:hint="eastAsia"/>
        </w:rPr>
        <w:t>)</w:t>
      </w:r>
      <w:r w:rsidR="00BB74C8">
        <w:rPr>
          <w:rFonts w:hint="eastAsia"/>
        </w:rPr>
        <w:t>은</w:t>
      </w:r>
      <w:r w:rsidR="00BB74C8">
        <w:rPr>
          <w:rFonts w:hint="eastAsia"/>
        </w:rPr>
        <w:t xml:space="preserve"> </w:t>
      </w:r>
      <w:r w:rsidR="00BB74C8" w:rsidRPr="00BB74C8">
        <w:rPr>
          <w:rFonts w:hint="eastAsia"/>
          <w:u w:val="single"/>
        </w:rPr>
        <w:t>별지</w:t>
      </w:r>
      <w:r w:rsidR="00BB74C8" w:rsidRPr="00BB74C8">
        <w:rPr>
          <w:rFonts w:hint="eastAsia"/>
          <w:u w:val="single"/>
        </w:rPr>
        <w:t xml:space="preserve"> 1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기재와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같다</w:t>
      </w:r>
      <w:r w:rsidR="00BB74C8">
        <w:rPr>
          <w:rFonts w:hint="eastAsia"/>
        </w:rPr>
        <w:t>.</w:t>
      </w:r>
    </w:p>
    <w:p w14:paraId="1103C532" w14:textId="777C7DAD" w:rsidR="00895F75" w:rsidRPr="00FA6062" w:rsidRDefault="007717D1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기준</w:t>
      </w:r>
      <w:r w:rsidR="00895F75" w:rsidRPr="00FA6062">
        <w:rPr>
          <w:rFonts w:ascii="Times New Roman" w:hAnsi="Times New Roman" w:cs="Times New Roman"/>
        </w:rPr>
        <w:t>매매대금</w:t>
      </w:r>
      <w:r w:rsidR="00895F75" w:rsidRPr="00FA6062">
        <w:rPr>
          <w:rFonts w:ascii="Times New Roman" w:hAnsi="Times New Roman" w:cs="Times New Roman"/>
          <w:u w:val="none"/>
        </w:rPr>
        <w:t>.</w:t>
      </w:r>
    </w:p>
    <w:p w14:paraId="2B74C1F6" w14:textId="2D9C61B7" w:rsidR="005D2CDC" w:rsidRPr="00FA6062" w:rsidRDefault="008E7366" w:rsidP="00895F75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매도인</w:t>
      </w:r>
      <w:r w:rsidR="001D2E8C" w:rsidRPr="00FA6062">
        <w:t>들</w:t>
      </w:r>
      <w:r w:rsidRPr="00FA6062">
        <w:t>에게</w:t>
      </w:r>
      <w:r w:rsidRPr="00FA6062">
        <w:t xml:space="preserve"> </w:t>
      </w:r>
      <w:r w:rsidRPr="00FA6062">
        <w:t>지급해야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대상주식의</w:t>
      </w:r>
      <w:r w:rsidRPr="00FA6062">
        <w:t xml:space="preserve"> </w:t>
      </w:r>
      <w:r w:rsidR="00004293">
        <w:rPr>
          <w:rFonts w:hint="eastAsia"/>
        </w:rPr>
        <w:t>기준</w:t>
      </w:r>
      <w:r w:rsidRPr="00FA6062">
        <w:t>매매대금은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BB74C8">
        <w:rPr>
          <w:rFonts w:hint="eastAsia"/>
        </w:rPr>
        <w:t>[30</w:t>
      </w:r>
      <w:r w:rsidR="00956921" w:rsidRPr="00FA6062">
        <w:t>,000,000,</w:t>
      </w:r>
      <w:r w:rsidR="00BB74C8">
        <w:rPr>
          <w:rFonts w:hint="eastAsia"/>
        </w:rPr>
        <w:t>220]</w:t>
      </w:r>
      <w:r w:rsidRPr="00FA6062">
        <w:t>원</w:t>
      </w:r>
      <w:r w:rsidRPr="00FA6062">
        <w:t>(</w:t>
      </w:r>
      <w:r w:rsidR="00DC270C" w:rsidRPr="00FA6062">
        <w:t>주당</w:t>
      </w:r>
      <w:r w:rsidR="000572C0" w:rsidRPr="00FA6062">
        <w:t xml:space="preserve"> </w:t>
      </w:r>
      <w:r w:rsidR="00BB3592" w:rsidRPr="00FA6062">
        <w:t>금</w:t>
      </w:r>
      <w:r w:rsidR="00BB3592" w:rsidRPr="00FA6062">
        <w:t xml:space="preserve"> </w:t>
      </w:r>
      <w:r w:rsidR="00BB74C8">
        <w:rPr>
          <w:rFonts w:hint="eastAsia"/>
        </w:rPr>
        <w:t>[20,140]</w:t>
      </w:r>
      <w:r w:rsidR="00DC270C" w:rsidRPr="00FA6062">
        <w:t>원</w:t>
      </w:r>
      <w:r w:rsidR="00DC270C" w:rsidRPr="00FA6062">
        <w:t xml:space="preserve">, </w:t>
      </w:r>
      <w:r w:rsidRPr="00FA6062">
        <w:t>이하</w:t>
      </w:r>
      <w:r w:rsidRPr="00FA6062">
        <w:t xml:space="preserve"> “</w:t>
      </w:r>
      <w:r w:rsidR="00004293" w:rsidRPr="00004293">
        <w:rPr>
          <w:rFonts w:hint="eastAsia"/>
          <w:u w:val="single"/>
        </w:rPr>
        <w:t>기준</w:t>
      </w:r>
      <w:r w:rsidRPr="00004293">
        <w:rPr>
          <w:u w:val="single"/>
        </w:rPr>
        <w:t>매매대금</w:t>
      </w:r>
      <w:r w:rsidRPr="00FA6062">
        <w:t>”)</w:t>
      </w:r>
      <w:r w:rsidRPr="00FA6062">
        <w:t>으로</w:t>
      </w:r>
      <w:r w:rsidRPr="00FA6062">
        <w:t xml:space="preserve"> </w:t>
      </w:r>
      <w:r w:rsidR="00BB74C8">
        <w:rPr>
          <w:rFonts w:hint="eastAsia"/>
        </w:rPr>
        <w:t>한다</w:t>
      </w:r>
      <w:r w:rsidR="00BB74C8">
        <w:rPr>
          <w:rFonts w:hint="eastAsia"/>
        </w:rPr>
        <w:t xml:space="preserve">. </w:t>
      </w:r>
      <w:r w:rsidR="00780ED8">
        <w:rPr>
          <w:rFonts w:hint="eastAsia"/>
        </w:rPr>
        <w:t xml:space="preserve"> </w:t>
      </w:r>
      <w:r w:rsidR="00004293">
        <w:rPr>
          <w:rFonts w:hint="eastAsia"/>
        </w:rPr>
        <w:t>기준</w:t>
      </w:r>
      <w:r w:rsidR="00BB74C8">
        <w:rPr>
          <w:rFonts w:hint="eastAsia"/>
        </w:rPr>
        <w:t>매매대금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중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매수인이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각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매도인에게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지급하여야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하는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금액</w:t>
      </w:r>
      <w:r w:rsidR="00D43986">
        <w:rPr>
          <w:rFonts w:hint="eastAsia"/>
        </w:rPr>
        <w:t>(</w:t>
      </w:r>
      <w:r w:rsidR="00D43986">
        <w:rPr>
          <w:rFonts w:hint="eastAsia"/>
        </w:rPr>
        <w:t>이하</w:t>
      </w:r>
      <w:r w:rsidR="00D43986">
        <w:rPr>
          <w:rFonts w:hint="eastAsia"/>
        </w:rPr>
        <w:t xml:space="preserve"> </w:t>
      </w:r>
      <w:r w:rsidR="00D43986">
        <w:t>“</w:t>
      </w:r>
      <w:r w:rsidR="00D43986" w:rsidRPr="00C537BB">
        <w:rPr>
          <w:rFonts w:hint="eastAsia"/>
          <w:u w:val="single"/>
        </w:rPr>
        <w:t>매도인별</w:t>
      </w:r>
      <w:r w:rsidR="00D43986" w:rsidRPr="00C537BB">
        <w:rPr>
          <w:u w:val="single"/>
        </w:rPr>
        <w:t xml:space="preserve"> </w:t>
      </w:r>
      <w:r w:rsidR="00D43986">
        <w:rPr>
          <w:rFonts w:hint="eastAsia"/>
          <w:u w:val="single"/>
        </w:rPr>
        <w:t>기준</w:t>
      </w:r>
      <w:r w:rsidR="00D43986" w:rsidRPr="00C537BB">
        <w:rPr>
          <w:rFonts w:hint="eastAsia"/>
          <w:u w:val="single"/>
        </w:rPr>
        <w:t>매매대금</w:t>
      </w:r>
      <w:r w:rsidR="00D43986">
        <w:t>”</w:t>
      </w:r>
      <w:r w:rsidR="00D43986">
        <w:rPr>
          <w:rFonts w:hint="eastAsia"/>
        </w:rPr>
        <w:t>)</w:t>
      </w:r>
      <w:r w:rsidR="00BB74C8">
        <w:rPr>
          <w:rFonts w:hint="eastAsia"/>
        </w:rPr>
        <w:t>은</w:t>
      </w:r>
      <w:r w:rsidR="00BB74C8">
        <w:rPr>
          <w:rFonts w:hint="eastAsia"/>
        </w:rPr>
        <w:t xml:space="preserve"> </w:t>
      </w:r>
      <w:r w:rsidR="00BB74C8" w:rsidRPr="00BB74C8">
        <w:rPr>
          <w:rFonts w:hint="eastAsia"/>
          <w:u w:val="single"/>
        </w:rPr>
        <w:t>별지</w:t>
      </w:r>
      <w:r w:rsidR="00BB74C8" w:rsidRPr="00BB74C8">
        <w:rPr>
          <w:rFonts w:hint="eastAsia"/>
          <w:u w:val="single"/>
        </w:rPr>
        <w:t xml:space="preserve"> 1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기재와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같다</w:t>
      </w:r>
      <w:r w:rsidR="00BB74C8">
        <w:rPr>
          <w:rFonts w:hint="eastAsia"/>
        </w:rPr>
        <w:t xml:space="preserve">. </w:t>
      </w:r>
    </w:p>
    <w:p w14:paraId="582B3280" w14:textId="77777777" w:rsidR="005D2CDC" w:rsidRPr="00FA6062" w:rsidRDefault="00C84756" w:rsidP="00375C1D">
      <w:pPr>
        <w:pStyle w:val="1"/>
        <w:wordWrap w:val="0"/>
        <w:autoSpaceDE w:val="0"/>
      </w:pPr>
      <w:bookmarkStart w:id="132" w:name="_DV_M81"/>
      <w:bookmarkStart w:id="133" w:name="_DV_M82"/>
      <w:bookmarkStart w:id="134" w:name="_DV_M83"/>
      <w:bookmarkStart w:id="135" w:name="_DV_M84"/>
      <w:bookmarkStart w:id="136" w:name="_DV_M85"/>
      <w:bookmarkStart w:id="137" w:name="_DV_M86"/>
      <w:bookmarkStart w:id="138" w:name="_DV_M87"/>
      <w:bookmarkStart w:id="139" w:name="_DV_M88"/>
      <w:bookmarkStart w:id="140" w:name="_DV_M89"/>
      <w:bookmarkStart w:id="141" w:name="_DV_M90"/>
      <w:bookmarkStart w:id="142" w:name="_DV_M91"/>
      <w:bookmarkStart w:id="143" w:name="_DV_M92"/>
      <w:bookmarkStart w:id="144" w:name="_DV_M93"/>
      <w:bookmarkStart w:id="145" w:name="_DV_M94"/>
      <w:bookmarkStart w:id="146" w:name="_DV_M95"/>
      <w:bookmarkStart w:id="147" w:name="_DV_M96"/>
      <w:bookmarkStart w:id="148" w:name="_DV_M97"/>
      <w:bookmarkStart w:id="149" w:name="_Toc421816632"/>
      <w:bookmarkStart w:id="150" w:name="_Toc118882267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r w:rsidRPr="00FA6062">
        <w:t>거래종결</w:t>
      </w:r>
      <w:bookmarkEnd w:id="149"/>
      <w:bookmarkEnd w:id="150"/>
    </w:p>
    <w:p w14:paraId="43373F9C" w14:textId="77777777" w:rsidR="0016183E" w:rsidRPr="00FA6062" w:rsidRDefault="0016183E" w:rsidP="0016183E">
      <w:pPr>
        <w:pStyle w:val="20"/>
        <w:rPr>
          <w:rFonts w:ascii="Times New Roman" w:hAnsi="Times New Roman" w:cs="Times New Roman"/>
          <w:b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>.</w:t>
      </w:r>
    </w:p>
    <w:p w14:paraId="3990181E" w14:textId="630F79A1" w:rsidR="0016183E" w:rsidRPr="00FA6062" w:rsidRDefault="0016183E" w:rsidP="0016183E">
      <w:pPr>
        <w:pStyle w:val="2f2"/>
        <w:wordWrap w:val="0"/>
        <w:autoSpaceDE w:val="0"/>
      </w:pPr>
      <w:r w:rsidRPr="00FA6062">
        <w:t>본건</w:t>
      </w:r>
      <w:r w:rsidRPr="00FA6062">
        <w:t xml:space="preserve"> </w:t>
      </w:r>
      <w:r w:rsidRPr="00FA6062">
        <w:t>거래의</w:t>
      </w:r>
      <w:r w:rsidRPr="00FA6062">
        <w:t xml:space="preserve"> </w:t>
      </w:r>
      <w:r w:rsidRPr="00FA6062">
        <w:t>종결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</w:t>
      </w:r>
      <w:r w:rsidRPr="00FA6062">
        <w:t>”)</w:t>
      </w:r>
      <w:r w:rsidRPr="00FA6062">
        <w:t>은</w:t>
      </w:r>
      <w:r w:rsidRPr="00FA6062">
        <w:t xml:space="preserve">, </w:t>
      </w:r>
      <w:r w:rsidRPr="00FA6062">
        <w:t>제</w:t>
      </w:r>
      <w:r w:rsidR="00C61DB5">
        <w:rPr>
          <w:rFonts w:hint="eastAsia"/>
        </w:rPr>
        <w:t>5</w:t>
      </w:r>
      <w:r w:rsidRPr="00FA6062">
        <w:t>조에서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</w:t>
      </w:r>
      <w:r w:rsidRPr="00FA6062">
        <w:t>(</w:t>
      </w:r>
      <w:r w:rsidRPr="00FA6062">
        <w:t>제</w:t>
      </w:r>
      <w:r w:rsidR="00C61DB5">
        <w:rPr>
          <w:rFonts w:hint="eastAsia"/>
        </w:rPr>
        <w:t>5</w:t>
      </w:r>
      <w:r w:rsidRPr="00FA6062">
        <w:t>조에서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바에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권한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충족을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면제한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전제로</w:t>
      </w:r>
      <w:r w:rsidRPr="00FA6062">
        <w:t>, 2025</w:t>
      </w:r>
      <w:r w:rsidRPr="00FA6062">
        <w:t>년</w:t>
      </w:r>
      <w:r w:rsidRPr="00FA6062">
        <w:t xml:space="preserve"> </w:t>
      </w:r>
      <w:r w:rsidR="00CF62AA">
        <w:rPr>
          <w:rFonts w:hint="eastAsia"/>
        </w:rPr>
        <w:t>2</w:t>
      </w:r>
      <w:r w:rsidRPr="00FA6062">
        <w:t>월</w:t>
      </w:r>
      <w:r w:rsidRPr="00FA6062">
        <w:t xml:space="preserve"> </w:t>
      </w:r>
      <w:r w:rsidR="00CF62AA">
        <w:rPr>
          <w:rFonts w:hint="eastAsia"/>
        </w:rPr>
        <w:t>28</w:t>
      </w:r>
      <w:r w:rsidRPr="00FA6062">
        <w:t>일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</w:t>
      </w:r>
      <w:r w:rsidRPr="00FA6062">
        <w:rPr>
          <w:u w:val="single"/>
        </w:rPr>
        <w:t xml:space="preserve"> </w:t>
      </w:r>
      <w:r w:rsidRPr="00FA6062">
        <w:rPr>
          <w:u w:val="single"/>
        </w:rPr>
        <w:t>예정일</w:t>
      </w:r>
      <w:r w:rsidRPr="00FA6062">
        <w:t xml:space="preserve">”) </w:t>
      </w:r>
      <w:r w:rsidRPr="00FA6062">
        <w:t>또는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별도로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날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거래종결</w:t>
      </w:r>
      <w:r w:rsidRPr="00FA6062">
        <w:t xml:space="preserve"> </w:t>
      </w:r>
      <w:r w:rsidRPr="00FA6062">
        <w:t>예정일에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선행조건</w:t>
      </w:r>
      <w:r w:rsidRPr="00FA6062">
        <w:lastRenderedPageBreak/>
        <w:t>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당사자들이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합의하지</w:t>
      </w:r>
      <w:r w:rsidRPr="00FA6062">
        <w:t xml:space="preserve"> </w:t>
      </w:r>
      <w:r w:rsidRPr="00FA6062">
        <w:t>못하는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성질상</w:t>
      </w:r>
      <w:r w:rsidRPr="00FA6062">
        <w:t xml:space="preserve"> </w:t>
      </w:r>
      <w:r w:rsidRPr="00FA6062">
        <w:t>거래종결일에</w:t>
      </w:r>
      <w:r w:rsidRPr="00FA6062">
        <w:t xml:space="preserve"> </w:t>
      </w:r>
      <w:r w:rsidRPr="00FA6062">
        <w:t>충족되어야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선행조건을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선행조건이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충족되는</w:t>
      </w:r>
      <w:r w:rsidRPr="00FA6062">
        <w:t xml:space="preserve"> </w:t>
      </w:r>
      <w:r w:rsidRPr="00FA6062">
        <w:t>날로부터</w:t>
      </w:r>
      <w:r w:rsidRPr="00FA6062">
        <w:t xml:space="preserve"> [10]</w:t>
      </w:r>
      <w:r w:rsidRPr="00FA6062">
        <w:t>영업일이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</w:t>
      </w:r>
      <w:r w:rsidRPr="00FA6062">
        <w:t>)(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거래종결일</w:t>
      </w:r>
      <w:r w:rsidRPr="00FA6062">
        <w:t xml:space="preserve">”) </w:t>
      </w:r>
      <w:r w:rsidRPr="00FA6062">
        <w:t>오전</w:t>
      </w:r>
      <w:r w:rsidRPr="00FA6062">
        <w:t xml:space="preserve"> [10]</w:t>
      </w:r>
      <w:r w:rsidRPr="00FA6062">
        <w:t>시에</w:t>
      </w:r>
      <w:r w:rsidRPr="00FA6062">
        <w:t xml:space="preserve">, </w:t>
      </w:r>
      <w:r w:rsidRPr="00FA6062">
        <w:t>서울특별시</w:t>
      </w:r>
      <w:r w:rsidRPr="00FA6062">
        <w:t xml:space="preserve"> </w:t>
      </w:r>
      <w:r w:rsidRPr="00FA6062">
        <w:t>종로구</w:t>
      </w:r>
      <w:r w:rsidRPr="00FA6062">
        <w:t xml:space="preserve"> </w:t>
      </w:r>
      <w:r w:rsidRPr="00FA6062">
        <w:t>종로</w:t>
      </w:r>
      <w:r w:rsidRPr="00FA6062">
        <w:t>3</w:t>
      </w:r>
      <w:r w:rsidRPr="00FA6062">
        <w:t>길</w:t>
      </w:r>
      <w:r w:rsidRPr="00FA6062">
        <w:t xml:space="preserve"> 17 </w:t>
      </w:r>
      <w:r w:rsidRPr="00FA6062">
        <w:t>디타워</w:t>
      </w:r>
      <w:r w:rsidRPr="00FA6062">
        <w:t xml:space="preserve"> D2 23</w:t>
      </w:r>
      <w:r w:rsidRPr="00FA6062">
        <w:t>층</w:t>
      </w:r>
      <w:r w:rsidRPr="00FA6062">
        <w:t xml:space="preserve"> </w:t>
      </w:r>
      <w:r w:rsidRPr="00FA6062">
        <w:t>법무법인</w:t>
      </w:r>
      <w:r w:rsidRPr="00FA6062">
        <w:t xml:space="preserve"> </w:t>
      </w:r>
      <w:r w:rsidRPr="00FA6062">
        <w:t>세종</w:t>
      </w:r>
      <w:r w:rsidRPr="00FA6062">
        <w:t xml:space="preserve"> </w:t>
      </w:r>
      <w:r w:rsidRPr="00FA6062">
        <w:t>사무실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비대면</w:t>
      </w:r>
      <w:r w:rsidRPr="00FA6062">
        <w:t xml:space="preserve"> </w:t>
      </w:r>
      <w:r w:rsidRPr="00FA6062">
        <w:t>방식을</w:t>
      </w:r>
      <w:r w:rsidRPr="00FA6062">
        <w:t xml:space="preserve"> </w:t>
      </w:r>
      <w:r w:rsidRPr="00FA6062">
        <w:t>포함해서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그와</w:t>
      </w:r>
      <w:r w:rsidRPr="00FA6062">
        <w:t xml:space="preserve"> </w:t>
      </w:r>
      <w:r w:rsidRPr="00FA6062">
        <w:t>같이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장소</w:t>
      </w:r>
      <w:r w:rsidRPr="00FA6062">
        <w:t>)</w:t>
      </w:r>
      <w:r w:rsidRPr="00FA6062">
        <w:t>에서</w:t>
      </w:r>
      <w:r w:rsidRPr="00FA6062">
        <w:t xml:space="preserve"> </w:t>
      </w:r>
      <w:r w:rsidRPr="00FA6062">
        <w:t>이루어진다</w:t>
      </w:r>
      <w:r w:rsidRPr="00FA6062">
        <w:t>.</w:t>
      </w:r>
      <w:r w:rsidR="003E08B3">
        <w:rPr>
          <w:rFonts w:hint="eastAsia"/>
        </w:rPr>
        <w:t xml:space="preserve"> </w:t>
      </w:r>
    </w:p>
    <w:p w14:paraId="6177D9C1" w14:textId="77E25BEF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거래종결시</w:t>
      </w:r>
      <w:r w:rsidRPr="00FA6062">
        <w:rPr>
          <w:rFonts w:ascii="Times New Roman" w:hAnsi="Times New Roman" w:cs="Times New Roman"/>
        </w:rPr>
        <w:t xml:space="preserve"> </w:t>
      </w:r>
      <w:r w:rsidR="00B54BFB" w:rsidRPr="00FA6062">
        <w:rPr>
          <w:rFonts w:ascii="Times New Roman" w:hAnsi="Times New Roman" w:cs="Times New Roman"/>
        </w:rPr>
        <w:t>매도인</w:t>
      </w:r>
      <w:r w:rsidR="00D61C37" w:rsidRPr="00FA6062">
        <w:rPr>
          <w:rFonts w:ascii="Times New Roman" w:hAnsi="Times New Roman" w:cs="Times New Roman"/>
        </w:rPr>
        <w:t>들</w:t>
      </w:r>
      <w:r w:rsidRPr="00FA6062">
        <w:rPr>
          <w:rFonts w:ascii="Times New Roman" w:hAnsi="Times New Roman" w:cs="Times New Roman"/>
        </w:rPr>
        <w:t>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이행사항</w:t>
      </w:r>
      <w:r w:rsidRPr="00FA6062">
        <w:rPr>
          <w:rFonts w:ascii="Times New Roman" w:hAnsi="Times New Roman" w:cs="Times New Roman"/>
        </w:rPr>
        <w:t>.</w:t>
      </w:r>
    </w:p>
    <w:p w14:paraId="4DE9A405" w14:textId="3DADED5F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FC4423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거래종결일에</w:t>
      </w:r>
      <w:r w:rsidR="00C84756" w:rsidRPr="00FA6062">
        <w:t xml:space="preserve"> </w:t>
      </w:r>
      <w:r w:rsidR="00C84756" w:rsidRPr="00FA6062">
        <w:t>매수인이</w:t>
      </w:r>
      <w:r w:rsidR="00C84756" w:rsidRPr="00FA6062">
        <w:t xml:space="preserve"> </w:t>
      </w:r>
      <w:r w:rsidR="00C84756" w:rsidRPr="00FA6062">
        <w:t>제</w:t>
      </w:r>
      <w:r w:rsidR="00895F75" w:rsidRPr="00FA6062">
        <w:t>3</w:t>
      </w:r>
      <w:r w:rsidR="00C84756" w:rsidRPr="00FA6062">
        <w:t>.3</w:t>
      </w:r>
      <w:r w:rsidR="00C84756" w:rsidRPr="00FA6062">
        <w:t>조</w:t>
      </w:r>
      <w:r w:rsidR="009721CA" w:rsidRPr="00FA6062">
        <w:t>에</w:t>
      </w:r>
      <w:r w:rsidR="009721CA" w:rsidRPr="00FA6062">
        <w:t xml:space="preserve"> </w:t>
      </w:r>
      <w:r w:rsidR="009721CA" w:rsidRPr="00FA6062">
        <w:t>따른</w:t>
      </w:r>
      <w:r w:rsidR="009721CA" w:rsidRPr="00FA6062">
        <w:t xml:space="preserve"> </w:t>
      </w:r>
      <w:r w:rsidR="009721CA" w:rsidRPr="00FA6062">
        <w:t>이행사항을</w:t>
      </w:r>
      <w:r w:rsidR="009721CA" w:rsidRPr="00FA6062">
        <w:t xml:space="preserve"> </w:t>
      </w:r>
      <w:r w:rsidR="009721CA" w:rsidRPr="00FA6062">
        <w:t>모두</w:t>
      </w:r>
      <w:r w:rsidR="009721CA" w:rsidRPr="00FA6062">
        <w:t xml:space="preserve"> </w:t>
      </w:r>
      <w:r w:rsidR="00C84756" w:rsidRPr="00FA6062">
        <w:t>이행하는</w:t>
      </w:r>
      <w:r w:rsidR="00C84756" w:rsidRPr="00FA6062">
        <w:t xml:space="preserve"> </w:t>
      </w:r>
      <w:r w:rsidR="00C84756" w:rsidRPr="00FA6062">
        <w:t>것과</w:t>
      </w:r>
      <w:r w:rsidR="00C84756" w:rsidRPr="00FA6062">
        <w:t xml:space="preserve"> </w:t>
      </w:r>
      <w:r w:rsidR="00C84756" w:rsidRPr="00FA6062">
        <w:t>동시에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8273A8" w:rsidRPr="00FA6062">
        <w:t>각</w:t>
      </w:r>
      <w:r w:rsidR="008273A8" w:rsidRPr="00FA6062">
        <w:t xml:space="preserve"> </w:t>
      </w:r>
      <w:r w:rsidR="008273A8" w:rsidRPr="00FA6062">
        <w:t>항의</w:t>
      </w:r>
      <w:r w:rsidR="008273A8" w:rsidRPr="00FA6062">
        <w:t xml:space="preserve"> </w:t>
      </w:r>
      <w:r w:rsidR="00C84756" w:rsidRPr="00FA6062">
        <w:t>사항을</w:t>
      </w:r>
      <w:r w:rsidR="00C84756" w:rsidRPr="00FA6062">
        <w:t xml:space="preserve"> </w:t>
      </w:r>
      <w:r w:rsidR="00C84756" w:rsidRPr="00FA6062">
        <w:t>이행해야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</w:p>
    <w:p w14:paraId="4B82D348" w14:textId="74434BDA" w:rsidR="00344364" w:rsidRDefault="00607510" w:rsidP="00375C1D">
      <w:pPr>
        <w:pStyle w:val="31"/>
        <w:wordWrap w:val="0"/>
        <w:autoSpaceDE w:val="0"/>
      </w:pPr>
      <w:r>
        <w:rPr>
          <w:rFonts w:hint="eastAsia"/>
        </w:rPr>
        <w:t>여하한</w:t>
      </w:r>
      <w:r>
        <w:rPr>
          <w:rFonts w:hint="eastAsia"/>
        </w:rPr>
        <w:t xml:space="preserve"> </w:t>
      </w:r>
      <w:r w:rsidR="00344364" w:rsidRPr="00FA6062">
        <w:t>제한부담이</w:t>
      </w:r>
      <w:r w:rsidR="00344364" w:rsidRPr="00FA6062">
        <w:t xml:space="preserve"> </w:t>
      </w:r>
      <w:r w:rsidR="00344364" w:rsidRPr="00FA6062">
        <w:t>없는</w:t>
      </w:r>
      <w:r w:rsidR="00344364" w:rsidRPr="00FA6062">
        <w:t xml:space="preserve"> </w:t>
      </w:r>
      <w:r w:rsidR="00344364" w:rsidRPr="00FA6062">
        <w:t>상태로</w:t>
      </w:r>
      <w:r w:rsidR="00344364" w:rsidRPr="00FA6062">
        <w:t xml:space="preserve">, </w:t>
      </w:r>
      <w:r w:rsidR="00344364" w:rsidRPr="00FA6062">
        <w:t>대상주식을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매수인의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증권계좌로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계좌대체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방식으로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이전</w:t>
      </w:r>
      <w:r w:rsidR="003E08B3">
        <w:rPr>
          <w:rFonts w:hint="eastAsia"/>
        </w:rPr>
        <w:t>(</w:t>
      </w:r>
      <w:r w:rsidR="003E08B3">
        <w:rPr>
          <w:rFonts w:hint="eastAsia"/>
        </w:rPr>
        <w:t>매수인은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거래종결일</w:t>
      </w:r>
      <w:r w:rsidR="003E08B3">
        <w:rPr>
          <w:rFonts w:hint="eastAsia"/>
        </w:rPr>
        <w:t xml:space="preserve"> </w:t>
      </w:r>
      <w:r w:rsidR="00780ED8">
        <w:rPr>
          <w:rFonts w:hint="eastAsia"/>
        </w:rPr>
        <w:t>[</w:t>
      </w:r>
      <w:r w:rsidR="003E08B3">
        <w:rPr>
          <w:rFonts w:hint="eastAsia"/>
        </w:rPr>
        <w:t>2</w:t>
      </w:r>
      <w:r w:rsidR="00780ED8">
        <w:rPr>
          <w:rFonts w:hint="eastAsia"/>
        </w:rPr>
        <w:t>]</w:t>
      </w:r>
      <w:r w:rsidR="003E08B3">
        <w:rPr>
          <w:rFonts w:hint="eastAsia"/>
        </w:rPr>
        <w:t>영업일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전까지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증권계좌를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통지</w:t>
      </w:r>
      <w:r w:rsidR="003E08B3">
        <w:rPr>
          <w:rFonts w:hint="eastAsia"/>
        </w:rPr>
        <w:t>)</w:t>
      </w:r>
      <w:r w:rsidR="00344364" w:rsidRPr="00FA6062">
        <w:t>.</w:t>
      </w:r>
      <w:r w:rsidR="006A1811">
        <w:rPr>
          <w:rStyle w:val="afd"/>
        </w:rPr>
        <w:footnoteReference w:id="5"/>
      </w:r>
    </w:p>
    <w:p w14:paraId="35CE2DFA" w14:textId="4203475B" w:rsidR="003E08B3" w:rsidRPr="00FA6062" w:rsidRDefault="003E08B3" w:rsidP="003E08B3">
      <w:pPr>
        <w:pStyle w:val="31"/>
      </w:pPr>
      <w:r w:rsidRPr="00FA6062">
        <w:t>매도인들이</w:t>
      </w:r>
      <w:r w:rsidRPr="00FA6062">
        <w:t xml:space="preserve"> </w:t>
      </w:r>
      <w:r w:rsidR="00EE5158">
        <w:rPr>
          <w:rFonts w:hint="eastAsia"/>
        </w:rPr>
        <w:t>기준</w:t>
      </w:r>
      <w:r w:rsidRPr="00FA6062">
        <w:t>매매대금을</w:t>
      </w:r>
      <w:r w:rsidRPr="00FA6062">
        <w:t xml:space="preserve"> </w:t>
      </w:r>
      <w:r w:rsidRPr="00FA6062">
        <w:t>수령하였음을</w:t>
      </w:r>
      <w:r w:rsidRPr="00FA6062">
        <w:t xml:space="preserve"> </w:t>
      </w:r>
      <w:r w:rsidRPr="00FA6062">
        <w:t>확인하는</w:t>
      </w:r>
      <w:r w:rsidRPr="00FA6062">
        <w:t xml:space="preserve"> </w:t>
      </w:r>
      <w:r w:rsidRPr="00FA6062">
        <w:t>영수증을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교부</w:t>
      </w:r>
      <w:r w:rsidRPr="00FA6062">
        <w:t>.</w:t>
      </w:r>
    </w:p>
    <w:p w14:paraId="0A2561E0" w14:textId="3C926AB6" w:rsidR="00AE4657" w:rsidRDefault="00AE4657" w:rsidP="003E08B3">
      <w:pPr>
        <w:pStyle w:val="31"/>
        <w:wordWrap w:val="0"/>
        <w:autoSpaceDE w:val="0"/>
      </w:pP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(6)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="00515F1C" w:rsidRPr="00BB570C">
        <w:rPr>
          <w:rFonts w:asciiTheme="minorHAnsi" w:hAnsiTheme="minorHAnsi" w:cstheme="minorHAnsi"/>
        </w:rPr>
        <w:t>매수인이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지명하는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자들을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거래종결일</w:t>
      </w:r>
      <w:r w:rsidR="00515F1C">
        <w:rPr>
          <w:rFonts w:asciiTheme="minorHAnsi" w:hAnsiTheme="minorHAnsi" w:cstheme="minorHAnsi" w:hint="eastAsia"/>
        </w:rPr>
        <w:t>자로</w:t>
      </w:r>
      <w:r w:rsidR="00515F1C">
        <w:rPr>
          <w:rFonts w:asciiTheme="minorHAnsi" w:hAnsiTheme="minorHAnsi" w:cstheme="minorHAnsi" w:hint="eastAsia"/>
        </w:rPr>
        <w:t>(</w:t>
      </w:r>
      <w:r w:rsidR="00515F1C">
        <w:rPr>
          <w:rFonts w:asciiTheme="minorHAnsi" w:hAnsiTheme="minorHAnsi" w:cstheme="minorHAnsi" w:hint="eastAsia"/>
        </w:rPr>
        <w:t>거래종결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조건부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선임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포함</w:t>
      </w:r>
      <w:r w:rsidR="00515F1C">
        <w:rPr>
          <w:rFonts w:asciiTheme="minorHAnsi" w:hAnsiTheme="minorHAnsi" w:cstheme="minorHAnsi" w:hint="eastAsia"/>
        </w:rPr>
        <w:t>)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대상회사의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이사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및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감사로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선임하는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내용의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대상회사의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주주총회</w:t>
      </w:r>
      <w:r w:rsidR="00515F1C">
        <w:rPr>
          <w:rFonts w:asciiTheme="minorHAnsi" w:hAnsiTheme="minorHAnsi" w:cstheme="minorHAnsi" w:hint="eastAsia"/>
        </w:rPr>
        <w:t>의</w:t>
      </w:r>
      <w:r w:rsidR="00515F1C">
        <w:rPr>
          <w:rFonts w:asciiTheme="minorHAnsi" w:hAnsiTheme="minorHAnsi" w:cstheme="minorHAnsi"/>
        </w:rPr>
        <w:t xml:space="preserve"> </w:t>
      </w:r>
      <w:r w:rsidR="00515F1C">
        <w:rPr>
          <w:rFonts w:asciiTheme="minorHAnsi" w:hAnsiTheme="minorHAnsi" w:cstheme="minorHAnsi" w:hint="eastAsia"/>
        </w:rPr>
        <w:t>공증된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의사록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및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그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선임등기에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필요한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것으로서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매수인이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요청하는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서류를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매수인에게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교부</w:t>
      </w:r>
      <w:r w:rsidR="00515F1C">
        <w:rPr>
          <w:rFonts w:asciiTheme="minorHAnsi" w:hAnsiTheme="minorHAnsi" w:cstheme="minorHAnsi" w:hint="eastAsia"/>
        </w:rPr>
        <w:t xml:space="preserve">. </w:t>
      </w:r>
      <w:r w:rsidR="009945AA">
        <w:rPr>
          <w:rFonts w:asciiTheme="minorHAnsi" w:hAnsiTheme="minorHAnsi" w:cstheme="minorHAnsi" w:hint="eastAsia"/>
        </w:rPr>
        <w:t xml:space="preserve"> </w:t>
      </w:r>
    </w:p>
    <w:p w14:paraId="7ADDE74A" w14:textId="033D7CC0" w:rsidR="003E08B3" w:rsidRPr="00CC2EB9" w:rsidRDefault="003E08B3" w:rsidP="003E08B3">
      <w:pPr>
        <w:pStyle w:val="31"/>
        <w:wordWrap w:val="0"/>
        <w:autoSpaceDE w:val="0"/>
      </w:pPr>
      <w:r w:rsidRPr="00CC2EB9">
        <w:rPr>
          <w:rFonts w:hint="eastAsia"/>
        </w:rPr>
        <w:t>제</w:t>
      </w:r>
      <w:r w:rsidRPr="00CC2EB9">
        <w:rPr>
          <w:rFonts w:hint="eastAsia"/>
        </w:rPr>
        <w:t>6.1</w:t>
      </w:r>
      <w:r w:rsidRPr="00CC2EB9">
        <w:rPr>
          <w:rFonts w:hint="eastAsia"/>
        </w:rPr>
        <w:t>조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제</w:t>
      </w:r>
      <w:r w:rsidRPr="00CC2EB9">
        <w:rPr>
          <w:rFonts w:hint="eastAsia"/>
        </w:rPr>
        <w:t>(7)</w:t>
      </w:r>
      <w:r w:rsidRPr="00CC2EB9">
        <w:rPr>
          <w:rFonts w:hint="eastAsia"/>
        </w:rPr>
        <w:t>항에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따라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작성된</w:t>
      </w:r>
      <w:r w:rsidRPr="00CC2EB9">
        <w:rPr>
          <w:rFonts w:hint="eastAsia"/>
        </w:rPr>
        <w:t xml:space="preserve"> </w:t>
      </w:r>
      <w:r w:rsidRPr="00CC2EB9">
        <w:rPr>
          <w:rFonts w:hint="eastAsia"/>
          <w:u w:val="single"/>
        </w:rPr>
        <w:t>별지</w:t>
      </w:r>
      <w:r w:rsidRPr="00CC2EB9">
        <w:rPr>
          <w:rFonts w:hint="eastAsia"/>
          <w:u w:val="single"/>
        </w:rPr>
        <w:t xml:space="preserve"> 6.1(7)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양식에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따른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사임을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확인하는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원본</w:t>
      </w:r>
      <w:r w:rsidRPr="00CC2EB9">
        <w:rPr>
          <w:rFonts w:hint="eastAsia"/>
        </w:rPr>
        <w:t>(</w:t>
      </w:r>
      <w:r w:rsidRPr="00CC2EB9">
        <w:rPr>
          <w:rFonts w:hint="eastAsia"/>
        </w:rPr>
        <w:t>인감증명서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등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사임등기에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필요한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서류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포함</w:t>
      </w:r>
      <w:r w:rsidRPr="00CC2EB9">
        <w:rPr>
          <w:rFonts w:hint="eastAsia"/>
        </w:rPr>
        <w:t>)</w:t>
      </w:r>
      <w:r w:rsidRPr="00CC2EB9">
        <w:rPr>
          <w:rFonts w:hint="eastAsia"/>
        </w:rPr>
        <w:t>을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매수인에게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교부</w:t>
      </w:r>
      <w:r w:rsidR="00C7038D">
        <w:rPr>
          <w:rFonts w:hint="eastAsia"/>
        </w:rPr>
        <w:t xml:space="preserve">. </w:t>
      </w:r>
      <w:r w:rsidR="009945AA">
        <w:rPr>
          <w:rFonts w:hint="eastAsia"/>
        </w:rPr>
        <w:t xml:space="preserve"> </w:t>
      </w:r>
    </w:p>
    <w:p w14:paraId="60A03B51" w14:textId="2CD6D950" w:rsidR="00FD0F3E" w:rsidRPr="00FA6062" w:rsidRDefault="00FB4C00" w:rsidP="00375C1D">
      <w:pPr>
        <w:pStyle w:val="31"/>
        <w:wordWrap w:val="0"/>
        <w:autoSpaceDE w:val="0"/>
      </w:pPr>
      <w:r w:rsidRPr="00FA6062">
        <w:t>제</w:t>
      </w:r>
      <w:r w:rsidR="00C61DB5">
        <w:rPr>
          <w:rFonts w:hint="eastAsia"/>
        </w:rPr>
        <w:t>5</w:t>
      </w:r>
      <w:r w:rsidRPr="00FA6062">
        <w:t>.1</w:t>
      </w:r>
      <w:r w:rsidRPr="00FA6062">
        <w:t>조의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충족을</w:t>
      </w:r>
      <w:r w:rsidRPr="00FA6062">
        <w:t xml:space="preserve"> </w:t>
      </w:r>
      <w:r w:rsidRPr="00FA6062">
        <w:t>증명할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서류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7C7F28" w:rsidRPr="00FA6062">
        <w:t>기타</w:t>
      </w:r>
      <w:r w:rsidR="007C7F28" w:rsidRPr="00FA6062">
        <w:t xml:space="preserve"> </w:t>
      </w:r>
      <w:r w:rsidR="007C7F28" w:rsidRPr="00FA6062">
        <w:t>거래종결을</w:t>
      </w:r>
      <w:r w:rsidR="007C7F28" w:rsidRPr="00FA6062">
        <w:t xml:space="preserve"> </w:t>
      </w:r>
      <w:r w:rsidR="007C7F28" w:rsidRPr="00FA6062">
        <w:t>위하여</w:t>
      </w:r>
      <w:r w:rsidR="007C7F28" w:rsidRPr="00FA6062">
        <w:t xml:space="preserve"> </w:t>
      </w:r>
      <w:r w:rsidR="007C7F28" w:rsidRPr="00FA6062">
        <w:t>필요한</w:t>
      </w:r>
      <w:r w:rsidR="007C7F28" w:rsidRPr="00FA6062">
        <w:t xml:space="preserve"> </w:t>
      </w:r>
      <w:r w:rsidR="007C7F28" w:rsidRPr="00FA6062">
        <w:t>것으로서</w:t>
      </w:r>
      <w:r w:rsidR="007C7F28" w:rsidRPr="00FA6062">
        <w:t xml:space="preserve"> </w:t>
      </w:r>
      <w:r w:rsidR="007C7F28" w:rsidRPr="00FA6062">
        <w:t>매수인이</w:t>
      </w:r>
      <w:r w:rsidR="007C7F28" w:rsidRPr="00FA6062">
        <w:t xml:space="preserve"> </w:t>
      </w:r>
      <w:r w:rsidR="007C7F28" w:rsidRPr="00FA6062">
        <w:t>합리적으로</w:t>
      </w:r>
      <w:r w:rsidR="007C7F28" w:rsidRPr="00FA6062">
        <w:t xml:space="preserve"> </w:t>
      </w:r>
      <w:r w:rsidR="007C7F28" w:rsidRPr="00FA6062">
        <w:t>요청하는</w:t>
      </w:r>
      <w:r w:rsidR="007C7F28" w:rsidRPr="00FA6062">
        <w:t xml:space="preserve"> </w:t>
      </w:r>
      <w:r w:rsidR="007C7F28" w:rsidRPr="00FA6062">
        <w:t>문서를</w:t>
      </w:r>
      <w:r w:rsidR="007C7F28" w:rsidRPr="00FA6062">
        <w:t xml:space="preserve"> </w:t>
      </w:r>
      <w:r w:rsidR="007C7F28" w:rsidRPr="00FA6062">
        <w:t>매수인에게</w:t>
      </w:r>
      <w:r w:rsidR="007C7F28" w:rsidRPr="00FA6062">
        <w:t xml:space="preserve"> </w:t>
      </w:r>
      <w:r w:rsidR="007C7F28" w:rsidRPr="00FA6062">
        <w:t>교부</w:t>
      </w:r>
      <w:r w:rsidR="007C7F28" w:rsidRPr="00FA6062">
        <w:t>.</w:t>
      </w:r>
      <w:r w:rsidR="00177A89" w:rsidRPr="00FA6062">
        <w:t xml:space="preserve"> </w:t>
      </w:r>
    </w:p>
    <w:p w14:paraId="5BF5C63F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거래종결시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이행사항</w:t>
      </w:r>
      <w:r w:rsidRPr="00FA6062">
        <w:rPr>
          <w:rFonts w:ascii="Times New Roman" w:hAnsi="Times New Roman" w:cs="Times New Roman"/>
          <w:u w:val="none"/>
        </w:rPr>
        <w:t>.</w:t>
      </w:r>
      <w:r w:rsidR="0069694D" w:rsidRPr="00FA6062">
        <w:rPr>
          <w:rFonts w:ascii="Times New Roman" w:hAnsi="Times New Roman" w:cs="Times New Roman"/>
          <w:u w:val="none"/>
        </w:rPr>
        <w:t xml:space="preserve"> </w:t>
      </w:r>
    </w:p>
    <w:p w14:paraId="481E9355" w14:textId="10658626" w:rsidR="00C61DB5" w:rsidRDefault="00AF4C2D" w:rsidP="00C61DB5">
      <w:pPr>
        <w:pStyle w:val="2f2"/>
      </w:pPr>
      <w:r w:rsidRPr="00FA6062">
        <w:t>매수인은</w:t>
      </w:r>
      <w:r w:rsidRPr="00FA6062">
        <w:t xml:space="preserve"> </w:t>
      </w:r>
      <w:r w:rsidRPr="00FA6062">
        <w:t>거래종결일에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제</w:t>
      </w:r>
      <w:r w:rsidRPr="00FA6062">
        <w:t>3.2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이행사항을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것과</w:t>
      </w:r>
      <w:r w:rsidRPr="00FA6062">
        <w:t xml:space="preserve"> </w:t>
      </w:r>
      <w:r w:rsidRPr="00FA6062">
        <w:t>동시에</w:t>
      </w:r>
      <w:r w:rsidRPr="00FA6062">
        <w:t xml:space="preserve"> </w:t>
      </w:r>
      <w:r w:rsidR="007463FA" w:rsidRPr="00FA6062">
        <w:t>각</w:t>
      </w:r>
      <w:r w:rsidR="007463FA" w:rsidRPr="00FA6062">
        <w:t xml:space="preserve"> </w:t>
      </w:r>
      <w:r w:rsidR="007463FA" w:rsidRPr="00FA6062">
        <w:t>매도인에</w:t>
      </w:r>
      <w:r w:rsidR="00F433A0">
        <w:rPr>
          <w:rFonts w:hint="eastAsia"/>
        </w:rPr>
        <w:t>게</w:t>
      </w:r>
      <w:r w:rsidR="00F433A0">
        <w:rPr>
          <w:rFonts w:hint="eastAsia"/>
        </w:rPr>
        <w:t xml:space="preserve"> </w:t>
      </w:r>
      <w:r w:rsidR="00F433A0">
        <w:rPr>
          <w:rFonts w:hint="eastAsia"/>
        </w:rPr>
        <w:t>매도인별</w:t>
      </w:r>
      <w:r w:rsidR="007463FA" w:rsidRPr="00FA6062">
        <w:t xml:space="preserve"> </w:t>
      </w:r>
      <w:r w:rsidR="00004293">
        <w:rPr>
          <w:rFonts w:hint="eastAsia"/>
        </w:rPr>
        <w:t>기준</w:t>
      </w:r>
      <w:r w:rsidRPr="00FA6062">
        <w:t>매매대금을</w:t>
      </w:r>
      <w:r w:rsidRPr="00FA6062">
        <w:t xml:space="preserve"> </w:t>
      </w:r>
      <w:r w:rsidR="001A33D8" w:rsidRPr="00FA6062">
        <w:t>해당</w:t>
      </w:r>
      <w:r w:rsidRPr="00FA6062">
        <w:t xml:space="preserve"> </w:t>
      </w:r>
      <w:r w:rsidRPr="00FA6062">
        <w:t>매도인의</w:t>
      </w:r>
      <w:r w:rsidRPr="00FA6062">
        <w:t xml:space="preserve"> </w:t>
      </w:r>
      <w:r w:rsidRPr="00FA6062">
        <w:t>계좌에</w:t>
      </w:r>
      <w:r w:rsidRPr="00FA6062">
        <w:t xml:space="preserve"> </w:t>
      </w:r>
      <w:r w:rsidRPr="00FA6062">
        <w:t>즉시</w:t>
      </w:r>
      <w:r w:rsidRPr="00FA6062">
        <w:t xml:space="preserve"> </w:t>
      </w:r>
      <w:r w:rsidRPr="00FA6062">
        <w:t>결제</w:t>
      </w:r>
      <w:r w:rsidRPr="00FA6062">
        <w:t xml:space="preserve"> </w:t>
      </w:r>
      <w:r w:rsidRPr="00FA6062">
        <w:lastRenderedPageBreak/>
        <w:t>가능한</w:t>
      </w:r>
      <w:r w:rsidRPr="00FA6062">
        <w:t xml:space="preserve"> </w:t>
      </w:r>
      <w:r w:rsidRPr="00FA6062">
        <w:t>원화로</w:t>
      </w:r>
      <w:r w:rsidRPr="00FA6062">
        <w:t xml:space="preserve"> </w:t>
      </w:r>
      <w:r w:rsidRPr="00FA6062">
        <w:t>입금하여야</w:t>
      </w:r>
      <w:r w:rsidRPr="00FA6062">
        <w:t xml:space="preserve"> </w:t>
      </w:r>
      <w:r w:rsidRPr="00FA6062">
        <w:t>한다</w:t>
      </w:r>
      <w:r w:rsidR="00E3486B" w:rsidRPr="00FA6062">
        <w:t>(</w:t>
      </w:r>
      <w:r w:rsidR="00E3486B" w:rsidRPr="00FA6062">
        <w:t>매도인들은</w:t>
      </w:r>
      <w:r w:rsidR="00E3486B" w:rsidRPr="00FA6062">
        <w:t xml:space="preserve"> </w:t>
      </w:r>
      <w:r w:rsidR="00E3486B" w:rsidRPr="00FA6062">
        <w:t>거래종결일</w:t>
      </w:r>
      <w:r w:rsidR="00E3486B" w:rsidRPr="00FA6062">
        <w:t xml:space="preserve"> </w:t>
      </w:r>
      <w:r w:rsidR="00822B2B">
        <w:rPr>
          <w:rFonts w:hint="eastAsia"/>
        </w:rPr>
        <w:t>[</w:t>
      </w:r>
      <w:r w:rsidR="00E3486B" w:rsidRPr="00FA6062">
        <w:t>5</w:t>
      </w:r>
      <w:r w:rsidR="00822B2B">
        <w:rPr>
          <w:rFonts w:hint="eastAsia"/>
        </w:rPr>
        <w:t>]</w:t>
      </w:r>
      <w:r w:rsidR="00E3486B" w:rsidRPr="00FA6062">
        <w:t>영업일</w:t>
      </w:r>
      <w:r w:rsidR="00E3486B" w:rsidRPr="00FA6062">
        <w:t xml:space="preserve"> </w:t>
      </w:r>
      <w:r w:rsidR="00E3486B" w:rsidRPr="00FA6062">
        <w:t>전까지</w:t>
      </w:r>
      <w:r w:rsidR="00E3486B" w:rsidRPr="00FA6062">
        <w:t xml:space="preserve"> </w:t>
      </w:r>
      <w:r w:rsidR="00E3486B" w:rsidRPr="00FA6062">
        <w:t>매수인이</w:t>
      </w:r>
      <w:r w:rsidR="00E3486B" w:rsidRPr="00FA6062">
        <w:t xml:space="preserve"> </w:t>
      </w:r>
      <w:r w:rsidR="00E3486B" w:rsidRPr="00FA6062">
        <w:t>매매대금을</w:t>
      </w:r>
      <w:r w:rsidR="00E3486B" w:rsidRPr="00FA6062">
        <w:t xml:space="preserve"> </w:t>
      </w:r>
      <w:r w:rsidR="00E3486B" w:rsidRPr="00FA6062">
        <w:t>입금할</w:t>
      </w:r>
      <w:r w:rsidR="00E3486B" w:rsidRPr="00FA6062">
        <w:t xml:space="preserve"> </w:t>
      </w:r>
      <w:r w:rsidR="00E3486B" w:rsidRPr="00FA6062">
        <w:t>각</w:t>
      </w:r>
      <w:r w:rsidR="00E3486B" w:rsidRPr="00FA6062">
        <w:t xml:space="preserve"> </w:t>
      </w:r>
      <w:r w:rsidR="00E3486B" w:rsidRPr="00FA6062">
        <w:t>매도인의</w:t>
      </w:r>
      <w:r w:rsidR="00E3486B" w:rsidRPr="00FA6062">
        <w:t xml:space="preserve"> </w:t>
      </w:r>
      <w:r w:rsidR="00E3486B" w:rsidRPr="00FA6062">
        <w:t>계좌를</w:t>
      </w:r>
      <w:r w:rsidR="00E3486B" w:rsidRPr="00FA6062">
        <w:t xml:space="preserve"> </w:t>
      </w:r>
      <w:r w:rsidR="00E3486B" w:rsidRPr="00FA6062">
        <w:t>매수인에게</w:t>
      </w:r>
      <w:r w:rsidR="00E3486B" w:rsidRPr="00FA6062">
        <w:t xml:space="preserve"> </w:t>
      </w:r>
      <w:r w:rsidR="00E3486B" w:rsidRPr="00FA6062">
        <w:t>서면</w:t>
      </w:r>
      <w:r w:rsidR="00E3486B" w:rsidRPr="00FA6062">
        <w:t xml:space="preserve"> </w:t>
      </w:r>
      <w:r w:rsidR="00E3486B" w:rsidRPr="00FA6062">
        <w:t>통지하여야</w:t>
      </w:r>
      <w:r w:rsidR="00E3486B" w:rsidRPr="00FA6062">
        <w:t xml:space="preserve"> </w:t>
      </w:r>
      <w:r w:rsidR="00E3486B" w:rsidRPr="00FA6062">
        <w:t>함</w:t>
      </w:r>
      <w:r w:rsidR="00E3486B" w:rsidRPr="00FA6062">
        <w:t>)</w:t>
      </w:r>
      <w:r w:rsidR="003E08B3">
        <w:rPr>
          <w:rFonts w:hint="eastAsia"/>
        </w:rPr>
        <w:t>.</w:t>
      </w:r>
      <w:r w:rsidR="008D7FF8">
        <w:rPr>
          <w:rFonts w:hint="eastAsia"/>
        </w:rPr>
        <w:t xml:space="preserve"> </w:t>
      </w:r>
    </w:p>
    <w:p w14:paraId="238093AE" w14:textId="6529CA26" w:rsidR="00C61DB5" w:rsidRPr="00FA6062" w:rsidRDefault="00C61DB5" w:rsidP="00C61DB5">
      <w:pPr>
        <w:pStyle w:val="1"/>
        <w:wordWrap w:val="0"/>
        <w:autoSpaceDE w:val="0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및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정산</w:t>
      </w:r>
    </w:p>
    <w:p w14:paraId="16AE31BC" w14:textId="37169E87" w:rsidR="00C61DB5" w:rsidRPr="00FA6062" w:rsidRDefault="00C61DB5" w:rsidP="00C61DB5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 w:rsidR="00A05FF0">
        <w:rPr>
          <w:rFonts w:ascii="Times New Roman" w:hAnsi="Times New Roman" w:cs="Times New Roman" w:hint="eastAsia"/>
        </w:rPr>
        <w:t>.</w:t>
      </w:r>
    </w:p>
    <w:p w14:paraId="33B6C3A0" w14:textId="0044F43D" w:rsidR="00C61DB5" w:rsidRPr="00C61DB5" w:rsidRDefault="00C61DB5" w:rsidP="00C61DB5">
      <w:pPr>
        <w:pStyle w:val="2f2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ins w:id="151" w:author="SL Partners" w:date="2025-01-23T10:21:00Z" w16du:dateUtc="2025-01-23T01:21:00Z">
        <w:r w:rsidR="00DD0DD4">
          <w:rPr>
            <w:rFonts w:hint="eastAsia"/>
          </w:rPr>
          <w:t>실사기준일</w:t>
        </w:r>
        <w:r w:rsidR="00DD0DD4">
          <w:rPr>
            <w:rFonts w:hint="eastAsia"/>
          </w:rPr>
          <w:t xml:space="preserve"> </w:t>
        </w:r>
        <w:r w:rsidR="00DD0DD4">
          <w:rPr>
            <w:rFonts w:hint="eastAsia"/>
          </w:rPr>
          <w:t>이후</w:t>
        </w:r>
        <w:r w:rsidR="00DD0DD4">
          <w:rPr>
            <w:rFonts w:hint="eastAsia"/>
          </w:rPr>
          <w:t xml:space="preserve"> </w:t>
        </w:r>
        <w:r w:rsidR="00DD0DD4">
          <w:rPr>
            <w:rFonts w:hint="eastAsia"/>
          </w:rPr>
          <w:t>거래종결일까지</w:t>
        </w:r>
        <w:r w:rsidR="00DD0DD4">
          <w:rPr>
            <w:rFonts w:hint="eastAsia"/>
          </w:rPr>
          <w:t xml:space="preserve"> </w:t>
        </w:r>
        <w:r w:rsidR="00DD0DD4">
          <w:rPr>
            <w:rFonts w:hint="eastAsia"/>
          </w:rPr>
          <w:t>사이에</w:t>
        </w:r>
        <w:r w:rsidR="00DD0DD4">
          <w:rPr>
            <w:rFonts w:hint="eastAsia"/>
          </w:rPr>
          <w:t xml:space="preserve"> </w:t>
        </w:r>
      </w:ins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C61DB5">
        <w:rPr>
          <w:rFonts w:hint="eastAsia"/>
          <w:u w:val="single"/>
        </w:rPr>
        <w:t>조정사유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매매대금을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="00A05FF0">
        <w:rPr>
          <w:rFonts w:hint="eastAsia"/>
        </w:rPr>
        <w:t>하기로</w:t>
      </w:r>
      <w:r w:rsidR="00A05FF0">
        <w:rPr>
          <w:rFonts w:hint="eastAsia"/>
        </w:rPr>
        <w:t xml:space="preserve"> </w:t>
      </w:r>
      <w:r w:rsidR="00A05FF0">
        <w:rPr>
          <w:rFonts w:hint="eastAsia"/>
        </w:rPr>
        <w:t>한다</w:t>
      </w:r>
      <w:r>
        <w:rPr>
          <w:rFonts w:hint="eastAsia"/>
        </w:rPr>
        <w:t xml:space="preserve">. </w:t>
      </w:r>
      <w:r w:rsidR="008F591E">
        <w:rPr>
          <w:rFonts w:hint="eastAsia"/>
        </w:rPr>
        <w:t xml:space="preserve"> </w:t>
      </w:r>
      <w:r w:rsidR="003454C0">
        <w:rPr>
          <w:rFonts w:hint="eastAsia"/>
        </w:rPr>
        <w:t>명확히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하면</w:t>
      </w:r>
      <w:r w:rsidR="003454C0">
        <w:rPr>
          <w:rFonts w:hint="eastAsia"/>
        </w:rPr>
        <w:t xml:space="preserve">, </w:t>
      </w:r>
      <w:r w:rsidR="003454C0">
        <w:rPr>
          <w:rFonts w:hint="eastAsia"/>
        </w:rPr>
        <w:t>본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조에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따른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조정은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기준매매대금을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감액하는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방향으로만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조정</w:t>
      </w:r>
      <w:ins w:id="152" w:author="SL Partners" w:date="2025-01-22T19:11:00Z" w16du:dateUtc="2025-01-22T10:11:00Z">
        <w:r w:rsidR="007E0AB3">
          <w:rPr>
            <w:rFonts w:hint="eastAsia"/>
          </w:rPr>
          <w:t>될</w:t>
        </w:r>
        <w:r w:rsidR="007E0AB3">
          <w:rPr>
            <w:rFonts w:hint="eastAsia"/>
          </w:rPr>
          <w:t xml:space="preserve"> </w:t>
        </w:r>
        <w:r w:rsidR="007E0AB3">
          <w:rPr>
            <w:rFonts w:hint="eastAsia"/>
          </w:rPr>
          <w:t>수</w:t>
        </w:r>
        <w:r w:rsidR="007E0AB3">
          <w:rPr>
            <w:rFonts w:hint="eastAsia"/>
          </w:rPr>
          <w:t xml:space="preserve"> </w:t>
        </w:r>
        <w:r w:rsidR="007E0AB3">
          <w:rPr>
            <w:rFonts w:hint="eastAsia"/>
          </w:rPr>
          <w:t>있다</w:t>
        </w:r>
        <w:r w:rsidR="007E0AB3">
          <w:rPr>
            <w:rFonts w:hint="eastAsia"/>
          </w:rPr>
          <w:t xml:space="preserve">. </w:t>
        </w:r>
      </w:ins>
      <w:del w:id="153" w:author="SL Partners" w:date="2025-01-22T19:11:00Z" w16du:dateUtc="2025-01-22T10:11:00Z">
        <w:r w:rsidR="003454C0" w:rsidDel="007E0AB3">
          <w:rPr>
            <w:rFonts w:hint="eastAsia"/>
          </w:rPr>
          <w:delText>된다</w:delText>
        </w:r>
        <w:r w:rsidR="003454C0" w:rsidDel="007E0AB3">
          <w:rPr>
            <w:rFonts w:hint="eastAsia"/>
          </w:rPr>
          <w:delText>.</w:delText>
        </w:r>
      </w:del>
    </w:p>
    <w:p w14:paraId="1CB36235" w14:textId="612B2BD3" w:rsidR="00EE5158" w:rsidRDefault="00EE5158" w:rsidP="00EE5158">
      <w:pPr>
        <w:pStyle w:val="31"/>
        <w:wordWrap w:val="0"/>
        <w:autoSpaceDE w:val="0"/>
      </w:pPr>
      <w:commentRangeStart w:id="154"/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적법한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자료에</w:t>
      </w:r>
      <w:r>
        <w:rPr>
          <w:rFonts w:hint="eastAsia"/>
        </w:rPr>
        <w:t xml:space="preserve"> </w:t>
      </w:r>
      <w:r>
        <w:rPr>
          <w:rFonts w:hint="eastAsia"/>
        </w:rPr>
        <w:t>비추어</w:t>
      </w:r>
      <w:r>
        <w:rPr>
          <w:rFonts w:hint="eastAsia"/>
        </w:rPr>
        <w:t xml:space="preserve">, </w:t>
      </w:r>
      <w:del w:id="155" w:author="SL Partners" w:date="2025-01-23T10:31:00Z" w16du:dateUtc="2025-01-23T01:31:00Z">
        <w:r w:rsidDel="00911CFC">
          <w:rPr>
            <w:rFonts w:hint="eastAsia"/>
          </w:rPr>
          <w:delText>[</w:delText>
        </w:r>
        <w:r w:rsidDel="00911CFC">
          <w:rPr>
            <w:rFonts w:hint="eastAsia"/>
          </w:rPr>
          <w:delText>기준재무제표상</w:delText>
        </w:r>
        <w:r w:rsidDel="00911CFC">
          <w:rPr>
            <w:rFonts w:hint="eastAsia"/>
          </w:rPr>
          <w:delText xml:space="preserve"> </w:delText>
        </w:r>
        <w:r w:rsidDel="00911CFC">
          <w:rPr>
            <w:rFonts w:hint="eastAsia"/>
          </w:rPr>
          <w:delText>순자산</w:delText>
        </w:r>
        <w:r w:rsidDel="00911CFC">
          <w:rPr>
            <w:rFonts w:hint="eastAsia"/>
          </w:rPr>
          <w:delText xml:space="preserve"> </w:delText>
        </w:r>
        <w:r w:rsidDel="00911CFC">
          <w:rPr>
            <w:rFonts w:hint="eastAsia"/>
          </w:rPr>
          <w:delText>가</w:delText>
        </w:r>
        <w:r w:rsidRPr="00911CFC" w:rsidDel="00911CFC">
          <w:rPr>
            <w:rFonts w:hint="eastAsia"/>
          </w:rPr>
          <w:delText>액</w:delText>
        </w:r>
        <w:r w:rsidRPr="00911CFC" w:rsidDel="00911CFC">
          <w:rPr>
            <w:rFonts w:hint="eastAsia"/>
          </w:rPr>
          <w:delText>]</w:delText>
        </w:r>
        <w:r w:rsidRPr="00911CFC" w:rsidDel="00911CFC">
          <w:rPr>
            <w:rFonts w:hint="eastAsia"/>
          </w:rPr>
          <w:delText>이</w:delText>
        </w:r>
        <w:r w:rsidRPr="00911CFC" w:rsidDel="00911CFC">
          <w:rPr>
            <w:rFonts w:hint="eastAsia"/>
          </w:rPr>
          <w:delText xml:space="preserve"> </w:delText>
        </w:r>
        <w:r w:rsidRPr="00911CFC" w:rsidDel="00911CFC">
          <w:rPr>
            <w:rFonts w:hint="eastAsia"/>
            <w:rPrChange w:id="156" w:author="SL Partners" w:date="2025-01-23T10:27:00Z" w16du:dateUtc="2025-01-23T01:27:00Z">
              <w:rPr>
                <w:rFonts w:hint="eastAsia"/>
                <w:highlight w:val="yellow"/>
              </w:rPr>
            </w:rPrChange>
          </w:rPr>
          <w:delText>적정</w:delText>
        </w:r>
        <w:r w:rsidRPr="00911CFC" w:rsidDel="00911CFC">
          <w:rPr>
            <w:rFonts w:hint="eastAsia"/>
          </w:rPr>
          <w:delText>하지</w:delText>
        </w:r>
        <w:r w:rsidDel="00911CFC">
          <w:rPr>
            <w:rFonts w:hint="eastAsia"/>
          </w:rPr>
          <w:delText xml:space="preserve"> </w:delText>
        </w:r>
        <w:r w:rsidDel="00911CFC">
          <w:rPr>
            <w:rFonts w:hint="eastAsia"/>
          </w:rPr>
          <w:delText>않아</w:delText>
        </w:r>
      </w:del>
      <w:ins w:id="157" w:author="SL Partners" w:date="2025-01-23T10:31:00Z" w16du:dateUtc="2025-01-23T01:31:00Z">
        <w:r w:rsidR="00911CFC">
          <w:rPr>
            <w:rFonts w:hint="eastAsia"/>
          </w:rPr>
          <w:t>대상회사의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회계처리가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현저히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적정하지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않아</w:t>
        </w:r>
      </w:ins>
      <w:r>
        <w:rPr>
          <w:rFonts w:hint="eastAsia"/>
        </w:rPr>
        <w:t xml:space="preserve"> [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가액</w:t>
      </w:r>
      <w:r>
        <w:rPr>
          <w:rFonts w:hint="eastAsia"/>
        </w:rPr>
        <w:t>]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감소되어야</w:t>
      </w:r>
      <w:r>
        <w:rPr>
          <w:rFonts w:hint="eastAsia"/>
        </w:rPr>
        <w:t xml:space="preserve"> </w:t>
      </w:r>
      <w:del w:id="158" w:author="SL Partners" w:date="2025-01-23T10:31:00Z" w16du:dateUtc="2025-01-23T01:31:00Z">
        <w:r w:rsidDel="00911CFC">
          <w:rPr>
            <w:rFonts w:hint="eastAsia"/>
          </w:rPr>
          <w:delText>하는</w:delText>
        </w:r>
      </w:del>
      <w:ins w:id="159" w:author="SL Partners" w:date="2025-01-23T10:31:00Z" w16du:dateUtc="2025-01-23T01:31:00Z">
        <w:r w:rsidR="00911CFC">
          <w:rPr>
            <w:rFonts w:hint="eastAsia"/>
          </w:rPr>
          <w:t>할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객관적인</w:t>
        </w:r>
        <w:r w:rsidR="00911CFC">
          <w:rPr>
            <w:rFonts w:hint="eastAsia"/>
          </w:rPr>
          <w:t xml:space="preserve"> </w:t>
        </w:r>
        <w:r w:rsidR="00911CFC">
          <w:rPr>
            <w:rFonts w:hint="eastAsia"/>
          </w:rPr>
          <w:t>근거가</w:t>
        </w:r>
        <w:r w:rsidR="00911CFC">
          <w:rPr>
            <w:rFonts w:hint="eastAsia"/>
          </w:rPr>
          <w:t xml:space="preserve"> </w:t>
        </w:r>
      </w:ins>
      <w:del w:id="160" w:author="SL Partners" w:date="2025-01-23T10:31:00Z" w16du:dateUtc="2025-01-23T01:31:00Z">
        <w:r w:rsidDel="00911CFC">
          <w:rPr>
            <w:rFonts w:hint="eastAsia"/>
          </w:rPr>
          <w:delText xml:space="preserve"> </w:delText>
        </w:r>
        <w:r w:rsidDel="00911CFC">
          <w:rPr>
            <w:rFonts w:hint="eastAsia"/>
          </w:rPr>
          <w:delText>것으로</w:delText>
        </w:r>
        <w:r w:rsidDel="00911CFC">
          <w:rPr>
            <w:rFonts w:hint="eastAsia"/>
          </w:rPr>
          <w:delText xml:space="preserve"> </w:delText>
        </w:r>
      </w:del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commentRangeEnd w:id="154"/>
      <w:r w:rsidR="00911CFC">
        <w:rPr>
          <w:rStyle w:val="af1"/>
          <w:rFonts w:eastAsiaTheme="minorEastAsia"/>
          <w:color w:val="auto"/>
          <w:lang w:eastAsia="zh-CN"/>
        </w:rPr>
        <w:commentReference w:id="154"/>
      </w:r>
    </w:p>
    <w:p w14:paraId="04E97DA8" w14:textId="58336660" w:rsidR="00EE5158" w:rsidRPr="00FA6062" w:rsidRDefault="00EE5158" w:rsidP="00EE5158">
      <w:pPr>
        <w:pStyle w:val="31"/>
        <w:wordWrap w:val="0"/>
        <w:autoSpaceDE w:val="0"/>
      </w:pPr>
      <w:del w:id="161" w:author="SL Partners" w:date="2025-01-23T10:21:00Z" w16du:dateUtc="2025-01-23T01:21:00Z">
        <w:r w:rsidDel="00DD0DD4">
          <w:rPr>
            <w:rFonts w:hint="eastAsia"/>
          </w:rPr>
          <w:delText>실사기준일</w:delText>
        </w:r>
        <w:r w:rsidDel="00DD0DD4">
          <w:rPr>
            <w:rFonts w:hint="eastAsia"/>
          </w:rPr>
          <w:delText xml:space="preserve"> </w:delText>
        </w:r>
        <w:r w:rsidDel="00DD0DD4">
          <w:rPr>
            <w:rFonts w:hint="eastAsia"/>
          </w:rPr>
          <w:delText>이후</w:delText>
        </w:r>
        <w:r w:rsidDel="00DD0DD4">
          <w:rPr>
            <w:rFonts w:hint="eastAsia"/>
          </w:rPr>
          <w:delText xml:space="preserve"> </w:delText>
        </w:r>
        <w:r w:rsidDel="00DD0DD4">
          <w:rPr>
            <w:rFonts w:hint="eastAsia"/>
          </w:rPr>
          <w:delText>거래종결일까지</w:delText>
        </w:r>
        <w:r w:rsidDel="00DD0DD4">
          <w:rPr>
            <w:rFonts w:hint="eastAsia"/>
          </w:rPr>
          <w:delText xml:space="preserve"> </w:delText>
        </w:r>
        <w:r w:rsidDel="00DD0DD4">
          <w:rPr>
            <w:rFonts w:hint="eastAsia"/>
          </w:rPr>
          <w:delText>사이에</w:delText>
        </w:r>
      </w:del>
      <w:r>
        <w:rPr>
          <w:rFonts w:hint="eastAsia"/>
        </w:rPr>
        <w:t xml:space="preserve"> [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감소</w:t>
      </w:r>
      <w:r>
        <w:rPr>
          <w:rFonts w:hint="eastAsia"/>
        </w:rPr>
        <w:t>]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초래하는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 w:rsidRPr="00915A0C">
        <w:rPr>
          <w:rFonts w:hint="eastAsia"/>
          <w:highlight w:val="yellow"/>
          <w:rPrChange w:id="162" w:author="SL Partners" w:date="2025-01-22T19:32:00Z" w16du:dateUtc="2025-01-22T10:32:00Z">
            <w:rPr>
              <w:rFonts w:hint="eastAsia"/>
            </w:rPr>
          </w:rPrChange>
        </w:rPr>
        <w:t>채권의</w:t>
      </w:r>
      <w:r w:rsidRPr="00915A0C">
        <w:rPr>
          <w:highlight w:val="yellow"/>
          <w:rPrChange w:id="163" w:author="SL Partners" w:date="2025-01-22T19:32:00Z" w16du:dateUtc="2025-01-22T10:32:00Z">
            <w:rPr/>
          </w:rPrChange>
        </w:rPr>
        <w:t xml:space="preserve"> </w:t>
      </w:r>
      <w:r w:rsidRPr="00915A0C">
        <w:rPr>
          <w:rFonts w:hint="eastAsia"/>
          <w:highlight w:val="yellow"/>
          <w:rPrChange w:id="164" w:author="SL Partners" w:date="2025-01-22T19:32:00Z" w16du:dateUtc="2025-01-22T10:32:00Z">
            <w:rPr>
              <w:rFonts w:hint="eastAsia"/>
            </w:rPr>
          </w:rPrChange>
        </w:rPr>
        <w:t>회수</w:t>
      </w:r>
      <w:r w:rsidRPr="00915A0C">
        <w:rPr>
          <w:highlight w:val="yellow"/>
          <w:rPrChange w:id="165" w:author="SL Partners" w:date="2025-01-22T19:32:00Z" w16du:dateUtc="2025-01-22T10:32:00Z">
            <w:rPr/>
          </w:rPrChange>
        </w:rPr>
        <w:t>/</w:t>
      </w:r>
      <w:r w:rsidRPr="00915A0C">
        <w:rPr>
          <w:rFonts w:hint="eastAsia"/>
          <w:highlight w:val="yellow"/>
          <w:rPrChange w:id="166" w:author="SL Partners" w:date="2025-01-22T19:32:00Z" w16du:dateUtc="2025-01-22T10:32:00Z">
            <w:rPr>
              <w:rFonts w:hint="eastAsia"/>
            </w:rPr>
          </w:rPrChange>
        </w:rPr>
        <w:t>손상</w:t>
      </w:r>
      <w:r w:rsidRPr="00915A0C">
        <w:rPr>
          <w:highlight w:val="yellow"/>
          <w:rPrChange w:id="167" w:author="SL Partners" w:date="2025-01-22T19:32:00Z" w16du:dateUtc="2025-01-22T10:32:00Z">
            <w:rPr/>
          </w:rPrChange>
        </w:rPr>
        <w:t xml:space="preserve"> </w:t>
      </w:r>
      <w:r w:rsidRPr="00915A0C">
        <w:rPr>
          <w:rFonts w:hint="eastAsia"/>
          <w:highlight w:val="yellow"/>
          <w:rPrChange w:id="168" w:author="SL Partners" w:date="2025-01-22T19:32:00Z" w16du:dateUtc="2025-01-22T10:32:00Z">
            <w:rPr>
              <w:rFonts w:hint="eastAsia"/>
            </w:rPr>
          </w:rPrChange>
        </w:rPr>
        <w:t>가능성</w:t>
      </w:r>
      <w:r>
        <w:rPr>
          <w:rFonts w:hint="eastAsia"/>
        </w:rPr>
        <w:t xml:space="preserve">, </w:t>
      </w:r>
      <w:r>
        <w:rPr>
          <w:rFonts w:hint="eastAsia"/>
        </w:rPr>
        <w:t>자산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충당부채의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발견된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asciiTheme="minorHAnsi" w:hAnsiTheme="minorHAnsi" w:cstheme="minorHAnsi" w:hint="eastAsia"/>
          <w:snapToGrid w:val="0"/>
        </w:rPr>
        <w:t>(</w:t>
      </w:r>
      <w:r w:rsidRPr="00BB570C">
        <w:rPr>
          <w:rFonts w:asciiTheme="minorHAnsi" w:hAnsiTheme="minorHAnsi" w:cstheme="minorHAnsi"/>
          <w:snapToGrid w:val="0"/>
        </w:rPr>
        <w:t>다만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주식시장에서의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가격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법령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및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기업회계기준의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제</w:t>
      </w:r>
      <w:r w:rsidRPr="00BB570C">
        <w:rPr>
          <w:rFonts w:asciiTheme="minorHAnsi" w:hAnsiTheme="minorHAnsi" w:cstheme="minorHAnsi"/>
          <w:snapToGrid w:val="0"/>
        </w:rPr>
        <w:t>∙</w:t>
      </w:r>
      <w:r w:rsidRPr="00BB570C">
        <w:rPr>
          <w:rFonts w:asciiTheme="minorHAnsi" w:hAnsiTheme="minorHAnsi" w:cstheme="minorHAnsi"/>
          <w:snapToGrid w:val="0"/>
        </w:rPr>
        <w:t>개정이나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경제사정의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변화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불가항력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정부정책의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변경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및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그로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인한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영향은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제외됨</w:t>
      </w:r>
      <w:r>
        <w:rPr>
          <w:rFonts w:asciiTheme="minorHAnsi" w:hAnsiTheme="minorHAnsi" w:cstheme="minorHAnsi" w:hint="eastAsia"/>
          <w:snapToGrid w:val="0"/>
        </w:rPr>
        <w:t>)</w:t>
      </w:r>
    </w:p>
    <w:p w14:paraId="09F4FD9E" w14:textId="4F551FE3" w:rsidR="00EE5158" w:rsidRPr="00FA6062" w:rsidRDefault="00EE5158" w:rsidP="00EE5158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조정제외사유</w:t>
      </w:r>
    </w:p>
    <w:p w14:paraId="21AA51B6" w14:textId="055C1E0B" w:rsidR="00C61DB5" w:rsidRDefault="00017FF9" w:rsidP="00EF490D">
      <w:pPr>
        <w:pStyle w:val="2f2"/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조정사유가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27BE3BFB" w14:textId="12F0CA91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대한민국에서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회계처리기준에</w:t>
      </w:r>
      <w:r>
        <w:rPr>
          <w:rFonts w:hint="eastAsia"/>
        </w:rPr>
        <w:t xml:space="preserve"> </w:t>
      </w:r>
      <w:r>
        <w:rPr>
          <w:rFonts w:hint="eastAsia"/>
        </w:rPr>
        <w:t>명백하게</w:t>
      </w:r>
      <w:r>
        <w:rPr>
          <w:rFonts w:hint="eastAsia"/>
        </w:rPr>
        <w:t xml:space="preserve"> </w:t>
      </w:r>
      <w:r>
        <w:rPr>
          <w:rFonts w:hint="eastAsia"/>
        </w:rPr>
        <w:t>부합하지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,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채택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적용한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적용되어야</w:t>
      </w:r>
      <w:r>
        <w:rPr>
          <w:rFonts w:hint="eastAsia"/>
        </w:rPr>
        <w:t xml:space="preserve"> </w:t>
      </w:r>
      <w:r>
        <w:rPr>
          <w:rFonts w:hint="eastAsia"/>
        </w:rPr>
        <w:t>함을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Pr="00BB570C">
        <w:rPr>
          <w:rFonts w:asciiTheme="minorHAnsi" w:hAnsiTheme="minorHAnsi" w:cstheme="minorHAnsi"/>
          <w:snapToGrid w:val="0"/>
        </w:rPr>
        <w:t>(</w:t>
      </w:r>
      <w:r w:rsidRPr="00BB570C">
        <w:rPr>
          <w:rFonts w:asciiTheme="minorHAnsi" w:hAnsiTheme="minorHAnsi" w:cstheme="minorHAnsi"/>
          <w:snapToGrid w:val="0"/>
        </w:rPr>
        <w:t>다만</w:t>
      </w:r>
      <w:r w:rsidRPr="00BB570C">
        <w:rPr>
          <w:rFonts w:asciiTheme="minorHAnsi" w:hAnsiTheme="minorHAnsi" w:cstheme="minorHAnsi"/>
          <w:snapToGrid w:val="0"/>
        </w:rPr>
        <w:t xml:space="preserve">, (i) </w:t>
      </w:r>
      <w:r w:rsidRPr="00BB570C">
        <w:rPr>
          <w:rFonts w:asciiTheme="minorHAnsi" w:hAnsiTheme="minorHAnsi" w:cstheme="minorHAnsi"/>
          <w:snapToGrid w:val="0"/>
        </w:rPr>
        <w:t>어느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회계기준을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것이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적정하지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않은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경우와</w:t>
      </w:r>
      <w:r w:rsidRPr="00BB570C">
        <w:rPr>
          <w:rFonts w:asciiTheme="minorHAnsi" w:hAnsiTheme="minorHAnsi" w:cstheme="minorHAnsi"/>
          <w:snapToGrid w:val="0"/>
        </w:rPr>
        <w:t xml:space="preserve"> (ii) </w:t>
      </w:r>
      <w:r w:rsidRPr="00BB570C">
        <w:rPr>
          <w:rFonts w:asciiTheme="minorHAnsi" w:hAnsiTheme="minorHAnsi" w:cstheme="minorHAnsi"/>
          <w:snapToGrid w:val="0"/>
        </w:rPr>
        <w:t>대상회사가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회계기준을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일관되게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않고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임의로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변경한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조정사유에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포함됨</w:t>
      </w:r>
      <w:r w:rsidRPr="00BB570C">
        <w:rPr>
          <w:rFonts w:asciiTheme="minorHAnsi" w:hAnsiTheme="minorHAnsi" w:cstheme="minorHAnsi"/>
          <w:snapToGrid w:val="0"/>
        </w:rPr>
        <w:t>)</w:t>
      </w:r>
    </w:p>
    <w:p w14:paraId="634DE597" w14:textId="34D238DD" w:rsidR="00017FF9" w:rsidRPr="00FA6062" w:rsidRDefault="00017FF9" w:rsidP="00017FF9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절차</w:t>
      </w:r>
      <w:r w:rsidR="00B27532">
        <w:rPr>
          <w:rFonts w:ascii="Times New Roman" w:hAnsi="Times New Roman" w:cs="Times New Roman" w:hint="eastAsia"/>
        </w:rPr>
        <w:t>.</w:t>
      </w:r>
    </w:p>
    <w:p w14:paraId="3897581E" w14:textId="2DE626CD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요청하고자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</w:t>
      </w:r>
      <w:r w:rsidR="00414D43">
        <w:rPr>
          <w:rFonts w:hint="eastAsia"/>
        </w:rPr>
        <w:t>[1]</w:t>
      </w:r>
      <w:r w:rsidR="00414D43">
        <w:rPr>
          <w:rFonts w:hint="eastAsia"/>
        </w:rPr>
        <w:t>개월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매매대금조정요청서</w:t>
      </w:r>
      <w:r w:rsidRPr="00017FF9">
        <w:rPr>
          <w:rFonts w:hint="eastAsia"/>
          <w:u w:val="single"/>
        </w:rPr>
        <w:t xml:space="preserve"> </w:t>
      </w:r>
      <w:r w:rsidRPr="00017FF9">
        <w:rPr>
          <w:rFonts w:hint="eastAsia"/>
          <w:u w:val="single"/>
        </w:rPr>
        <w:t>제출기한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조정사유</w:t>
      </w:r>
      <w:r>
        <w:rPr>
          <w:rFonts w:hint="eastAsia"/>
        </w:rPr>
        <w:t xml:space="preserve">, </w:t>
      </w:r>
      <w:r>
        <w:rPr>
          <w:rFonts w:hint="eastAsia"/>
        </w:rPr>
        <w:t>근거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 xml:space="preserve">, </w:t>
      </w:r>
      <w:r>
        <w:rPr>
          <w:rFonts w:hint="eastAsia"/>
        </w:rPr>
        <w:t>조정</w:t>
      </w:r>
      <w:r>
        <w:rPr>
          <w:rFonts w:hint="eastAsia"/>
        </w:rPr>
        <w:lastRenderedPageBreak/>
        <w:t>사유별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변동금액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조정요청금액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기재한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매매대금조정요청서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</w:t>
      </w:r>
      <w:r w:rsidR="00306456">
        <w:rPr>
          <w:rFonts w:hint="eastAsia"/>
        </w:rPr>
        <w:t>들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 w:rsidR="008F591E"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조정요청금액은</w:t>
      </w:r>
      <w:ins w:id="169" w:author="SL Partners" w:date="2025-01-23T10:40:00Z" w16du:dateUtc="2025-01-23T01:40:00Z">
        <w:r w:rsidR="00CE624C">
          <w:rPr>
            <w:rFonts w:hint="eastAsia"/>
          </w:rPr>
          <w:t xml:space="preserve"> </w:t>
        </w:r>
        <w:commentRangeStart w:id="170"/>
        <w:r w:rsidR="00CE624C">
          <w:rPr>
            <w:rFonts w:hint="eastAsia"/>
          </w:rPr>
          <w:t>실사기준일</w:t>
        </w:r>
        <w:r w:rsidR="00CE624C">
          <w:rPr>
            <w:rFonts w:hint="eastAsia"/>
          </w:rPr>
          <w:t xml:space="preserve"> </w:t>
        </w:r>
        <w:r w:rsidR="00CE624C">
          <w:rPr>
            <w:rFonts w:hint="eastAsia"/>
          </w:rPr>
          <w:t>이후</w:t>
        </w:r>
        <w:r w:rsidR="00CE624C">
          <w:rPr>
            <w:rFonts w:hint="eastAsia"/>
          </w:rPr>
          <w:t xml:space="preserve"> </w:t>
        </w:r>
        <w:r w:rsidR="00CE624C">
          <w:rPr>
            <w:rFonts w:hint="eastAsia"/>
          </w:rPr>
          <w:t>거래종결일까지</w:t>
        </w:r>
      </w:ins>
      <w:r>
        <w:rPr>
          <w:rFonts w:hint="eastAsia"/>
        </w:rPr>
        <w:t xml:space="preserve"> </w:t>
      </w:r>
      <w:commentRangeEnd w:id="170"/>
      <w:r w:rsidR="00413482">
        <w:rPr>
          <w:rStyle w:val="af1"/>
          <w:rFonts w:eastAsiaTheme="minorEastAsia"/>
          <w:color w:val="auto"/>
          <w:lang w:eastAsia="zh-CN"/>
        </w:rPr>
        <w:commentReference w:id="170"/>
      </w:r>
      <w:r>
        <w:rPr>
          <w:rFonts w:hint="eastAsia"/>
        </w:rPr>
        <w:t xml:space="preserve">(a)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순자산의</w:t>
      </w:r>
      <w:r>
        <w:rPr>
          <w:rFonts w:hint="eastAsia"/>
        </w:rPr>
        <w:t xml:space="preserve"> </w:t>
      </w:r>
      <w:r>
        <w:rPr>
          <w:rFonts w:hint="eastAsia"/>
        </w:rPr>
        <w:t>변동액과</w:t>
      </w:r>
      <w:r>
        <w:rPr>
          <w:rFonts w:hint="eastAsia"/>
        </w:rPr>
        <w:t xml:space="preserve"> (b)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(2)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del w:id="171" w:author="SL Partners" w:date="2025-01-23T10:40:00Z" w16du:dateUtc="2025-01-23T01:40:00Z">
        <w:r w:rsidDel="00CE624C">
          <w:rPr>
            <w:rFonts w:hint="eastAsia"/>
          </w:rPr>
          <w:delText>실사기준일</w:delText>
        </w:r>
        <w:r w:rsidDel="00CE624C">
          <w:rPr>
            <w:rFonts w:hint="eastAsia"/>
          </w:rPr>
          <w:delText xml:space="preserve"> </w:delText>
        </w:r>
        <w:r w:rsidDel="00CE624C">
          <w:rPr>
            <w:rFonts w:hint="eastAsia"/>
          </w:rPr>
          <w:delText>이후</w:delText>
        </w:r>
        <w:r w:rsidDel="00CE624C">
          <w:rPr>
            <w:rFonts w:hint="eastAsia"/>
          </w:rPr>
          <w:delText xml:space="preserve"> </w:delText>
        </w:r>
        <w:r w:rsidDel="00CE624C">
          <w:rPr>
            <w:rFonts w:hint="eastAsia"/>
          </w:rPr>
          <w:delText>거래종결일까지</w:delText>
        </w:r>
        <w:r w:rsidDel="00CE624C">
          <w:rPr>
            <w:rFonts w:hint="eastAsia"/>
          </w:rPr>
          <w:delText xml:space="preserve"> </w:delText>
        </w:r>
      </w:del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변동액의</w:t>
      </w:r>
      <w:r>
        <w:rPr>
          <w:rFonts w:hint="eastAsia"/>
        </w:rPr>
        <w:t xml:space="preserve"> </w:t>
      </w:r>
      <w:r>
        <w:rPr>
          <w:rFonts w:hint="eastAsia"/>
        </w:rPr>
        <w:t>합계액으로</w:t>
      </w:r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 xml:space="preserve">,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기준에</w:t>
      </w:r>
      <w:r>
        <w:rPr>
          <w:rFonts w:hint="eastAsia"/>
        </w:rPr>
        <w:t xml:space="preserve"> </w:t>
      </w:r>
      <w:r>
        <w:rPr>
          <w:rFonts w:hint="eastAsia"/>
        </w:rPr>
        <w:t>따라야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="00B36E91">
        <w:rPr>
          <w:rFonts w:asciiTheme="minorHAnsi" w:hAnsiTheme="minorHAnsi" w:cstheme="minorHAnsi" w:hint="eastAsia"/>
          <w:snapToGrid w:val="0"/>
        </w:rPr>
        <w:t xml:space="preserve"> </w:t>
      </w:r>
    </w:p>
    <w:p w14:paraId="0C6CFF7A" w14:textId="3FF2207E" w:rsidR="00017FF9" w:rsidRPr="00FA6062" w:rsidRDefault="00017FF9" w:rsidP="00017FF9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조정사유</w:t>
      </w:r>
      <w:r w:rsidRPr="00BB570C">
        <w:rPr>
          <w:rFonts w:asciiTheme="minorHAnsi" w:hAnsiTheme="minorHAnsi" w:cstheme="minorHAnsi"/>
        </w:rPr>
        <w:t>(</w:t>
      </w:r>
      <w:r w:rsidRPr="00BB570C">
        <w:rPr>
          <w:rFonts w:asciiTheme="minorHAnsi" w:hAnsiTheme="minorHAnsi" w:cstheme="minorHAnsi"/>
        </w:rPr>
        <w:t>여기서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개별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조정사유란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자체로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가격조정의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원인이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되는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각각의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사건을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의미</w:t>
      </w:r>
      <w:r>
        <w:rPr>
          <w:rFonts w:asciiTheme="minorHAnsi" w:hAnsiTheme="minorHAnsi" w:cstheme="minorHAnsi" w:hint="eastAsia"/>
        </w:rPr>
        <w:t>하되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사건의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기초가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사유가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동일하거나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밀접하게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연관되는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경우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합산하여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개별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조정사유로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간주함</w:t>
      </w:r>
      <w:r w:rsidRPr="00BB570C">
        <w:rPr>
          <w:rFonts w:asciiTheme="minorHAnsi" w:hAnsiTheme="minorHAnsi" w:cstheme="minorHAnsi"/>
        </w:rPr>
        <w:t>)</w:t>
      </w:r>
      <w:r w:rsidRPr="00BB570C">
        <w:rPr>
          <w:rFonts w:asciiTheme="minorHAnsi" w:hAnsiTheme="minorHAnsi" w:cstheme="minorHAnsi"/>
          <w:snapToGrid w:val="0"/>
        </w:rPr>
        <w:t>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인한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대상회사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순자산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변동액이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금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="00CF62AA">
        <w:rPr>
          <w:rFonts w:asciiTheme="minorHAnsi" w:hAnsiTheme="minorHAnsi" w:cstheme="minorHAnsi" w:hint="eastAsia"/>
          <w:snapToGrid w:val="0"/>
        </w:rPr>
        <w:t>1</w:t>
      </w:r>
      <w:r w:rsidR="00CF62AA">
        <w:rPr>
          <w:rFonts w:asciiTheme="minorHAnsi" w:hAnsiTheme="minorHAnsi" w:cstheme="minorHAnsi" w:hint="eastAsia"/>
          <w:snapToGrid w:val="0"/>
        </w:rPr>
        <w:t>억</w:t>
      </w:r>
      <w:r w:rsidRPr="00BB570C">
        <w:rPr>
          <w:rFonts w:asciiTheme="minorHAnsi" w:hAnsiTheme="minorHAnsi" w:cstheme="minorHAnsi"/>
          <w:snapToGrid w:val="0"/>
        </w:rPr>
        <w:t>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이하인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경우에는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동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조정사유를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이유로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순자산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변동액은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조정금액을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산정함에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있어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이를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합산하지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아니한다</w:t>
      </w:r>
      <w:r w:rsidRPr="00BB570C">
        <w:rPr>
          <w:rFonts w:asciiTheme="minorHAnsi" w:hAnsiTheme="minorHAnsi" w:cstheme="minorHAnsi"/>
          <w:snapToGrid w:val="0"/>
        </w:rPr>
        <w:t>.</w:t>
      </w:r>
    </w:p>
    <w:p w14:paraId="214112F7" w14:textId="7FCEA997" w:rsidR="00017FF9" w:rsidRPr="00017FF9" w:rsidRDefault="00017FF9" w:rsidP="00017FF9">
      <w:pPr>
        <w:pStyle w:val="41"/>
        <w:numPr>
          <w:ilvl w:val="3"/>
          <w:numId w:val="38"/>
        </w:numPr>
        <w:wordWrap w:val="0"/>
        <w:autoSpaceDE w:val="0"/>
        <w:rPr>
          <w:rFonts w:asciiTheme="minorHAnsi" w:eastAsia="HY신명조" w:hAnsiTheme="minorHAnsi" w:cstheme="minorHAnsi"/>
        </w:rPr>
      </w:pPr>
      <w:r w:rsidRPr="00017FF9">
        <w:rPr>
          <w:rFonts w:asciiTheme="minorHAnsi" w:hAnsiTheme="minorHAnsi" w:cstheme="minorHAnsi"/>
          <w:snapToGrid w:val="0"/>
        </w:rPr>
        <w:t>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제</w:t>
      </w:r>
      <w:r w:rsidRPr="00017FF9">
        <w:rPr>
          <w:rFonts w:asciiTheme="minorHAnsi" w:hAnsiTheme="minorHAnsi" w:cstheme="minorHAnsi"/>
          <w:snapToGrid w:val="0"/>
        </w:rPr>
        <w:t>(i)</w:t>
      </w:r>
      <w:r w:rsidRPr="00017FF9">
        <w:rPr>
          <w:rFonts w:asciiTheme="minorHAnsi" w:hAnsiTheme="minorHAnsi" w:cstheme="minorHAnsi"/>
          <w:snapToGrid w:val="0"/>
        </w:rPr>
        <w:t>호의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기준을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초과하는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개별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조정사유로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인한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대상회사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순자산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변동액의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합이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commentRangeStart w:id="172"/>
      <w:r w:rsidR="00CF62AA" w:rsidRPr="00192C5F">
        <w:rPr>
          <w:rFonts w:asciiTheme="minorHAnsi" w:hAnsiTheme="minorHAnsi" w:cstheme="minorHAnsi" w:hint="eastAsia"/>
          <w:snapToGrid w:val="0"/>
          <w:highlight w:val="yellow"/>
          <w:rPrChange w:id="173" w:author="SL Partners" w:date="2025-01-22T20:09:00Z" w16du:dateUtc="2025-01-22T11:09:00Z">
            <w:rPr>
              <w:rFonts w:asciiTheme="minorHAnsi" w:hAnsiTheme="minorHAnsi" w:cstheme="minorHAnsi" w:hint="eastAsia"/>
              <w:snapToGrid w:val="0"/>
            </w:rPr>
          </w:rPrChange>
        </w:rPr>
        <w:t>금</w:t>
      </w:r>
      <w:r w:rsidR="00CF62AA" w:rsidRPr="00192C5F">
        <w:rPr>
          <w:rFonts w:asciiTheme="minorHAnsi" w:hAnsiTheme="minorHAnsi" w:cstheme="minorHAnsi"/>
          <w:snapToGrid w:val="0"/>
          <w:highlight w:val="yellow"/>
          <w:rPrChange w:id="174" w:author="SL Partners" w:date="2025-01-22T20:09:00Z" w16du:dateUtc="2025-01-22T11:09:00Z">
            <w:rPr>
              <w:rFonts w:asciiTheme="minorHAnsi" w:hAnsiTheme="minorHAnsi" w:cstheme="minorHAnsi"/>
              <w:snapToGrid w:val="0"/>
            </w:rPr>
          </w:rPrChange>
        </w:rPr>
        <w:t xml:space="preserve"> 25</w:t>
      </w:r>
      <w:r w:rsidR="00CF62AA" w:rsidRPr="00192C5F">
        <w:rPr>
          <w:rFonts w:asciiTheme="minorHAnsi" w:hAnsiTheme="minorHAnsi" w:cstheme="minorHAnsi" w:hint="eastAsia"/>
          <w:snapToGrid w:val="0"/>
          <w:highlight w:val="yellow"/>
          <w:rPrChange w:id="175" w:author="SL Partners" w:date="2025-01-22T20:09:00Z" w16du:dateUtc="2025-01-22T11:09:00Z">
            <w:rPr>
              <w:rFonts w:asciiTheme="minorHAnsi" w:hAnsiTheme="minorHAnsi" w:cstheme="minorHAnsi" w:hint="eastAsia"/>
              <w:snapToGrid w:val="0"/>
            </w:rPr>
          </w:rPrChange>
        </w:rPr>
        <w:t>억원을</w:t>
      </w:r>
      <w:r w:rsidRPr="00192C5F">
        <w:rPr>
          <w:rFonts w:asciiTheme="minorHAnsi" w:hAnsiTheme="minorHAnsi" w:cstheme="minorHAnsi"/>
          <w:snapToGrid w:val="0"/>
          <w:highlight w:val="yellow"/>
          <w:rPrChange w:id="176" w:author="SL Partners" w:date="2025-01-22T20:09:00Z" w16du:dateUtc="2025-01-22T11:09:00Z">
            <w:rPr>
              <w:rFonts w:asciiTheme="minorHAnsi" w:hAnsiTheme="minorHAnsi" w:cstheme="minorHAnsi"/>
              <w:snapToGrid w:val="0"/>
            </w:rPr>
          </w:rPrChange>
        </w:rPr>
        <w:t xml:space="preserve"> </w:t>
      </w:r>
      <w:r w:rsidRPr="00556963">
        <w:rPr>
          <w:rFonts w:asciiTheme="minorHAnsi" w:hAnsiTheme="minorHAnsi" w:cstheme="minorHAnsi" w:hint="eastAsia"/>
          <w:snapToGrid w:val="0"/>
          <w:highlight w:val="yellow"/>
          <w:rPrChange w:id="177" w:author="SL Partners" w:date="2025-01-23T11:02:00Z" w16du:dateUtc="2025-01-23T02:02:00Z">
            <w:rPr>
              <w:rFonts w:asciiTheme="minorHAnsi" w:hAnsiTheme="minorHAnsi" w:cstheme="minorHAnsi" w:hint="eastAsia"/>
              <w:snapToGrid w:val="0"/>
            </w:rPr>
          </w:rPrChange>
        </w:rPr>
        <w:t>초과하는</w:t>
      </w:r>
      <w:r w:rsidRPr="00556963">
        <w:rPr>
          <w:rFonts w:asciiTheme="minorHAnsi" w:hAnsiTheme="minorHAnsi" w:cstheme="minorHAnsi"/>
          <w:snapToGrid w:val="0"/>
          <w:highlight w:val="yellow"/>
          <w:rPrChange w:id="178" w:author="SL Partners" w:date="2025-01-23T11:02:00Z" w16du:dateUtc="2025-01-23T02:02:00Z">
            <w:rPr>
              <w:rFonts w:asciiTheme="minorHAnsi" w:hAnsiTheme="minorHAnsi" w:cstheme="minorHAnsi"/>
              <w:snapToGrid w:val="0"/>
            </w:rPr>
          </w:rPrChange>
        </w:rPr>
        <w:t xml:space="preserve"> </w:t>
      </w:r>
      <w:r w:rsidRPr="00556963">
        <w:rPr>
          <w:rFonts w:asciiTheme="minorHAnsi" w:hAnsiTheme="minorHAnsi" w:cstheme="minorHAnsi" w:hint="eastAsia"/>
          <w:snapToGrid w:val="0"/>
          <w:highlight w:val="yellow"/>
          <w:rPrChange w:id="179" w:author="SL Partners" w:date="2025-01-23T11:02:00Z" w16du:dateUtc="2025-01-23T02:02:00Z">
            <w:rPr>
              <w:rFonts w:asciiTheme="minorHAnsi" w:hAnsiTheme="minorHAnsi" w:cstheme="minorHAnsi" w:hint="eastAsia"/>
              <w:snapToGrid w:val="0"/>
            </w:rPr>
          </w:rPrChange>
        </w:rPr>
        <w:t>경우</w:t>
      </w:r>
      <w:r w:rsidRPr="00556963">
        <w:rPr>
          <w:rFonts w:asciiTheme="minorHAnsi" w:hAnsiTheme="minorHAnsi" w:cstheme="minorHAnsi"/>
          <w:snapToGrid w:val="0"/>
          <w:highlight w:val="yellow"/>
          <w:rPrChange w:id="180" w:author="SL Partners" w:date="2025-01-23T11:02:00Z" w16du:dateUtc="2025-01-23T02:02:00Z">
            <w:rPr>
              <w:rFonts w:asciiTheme="minorHAnsi" w:hAnsiTheme="minorHAnsi" w:cstheme="minorHAnsi"/>
              <w:snapToGrid w:val="0"/>
            </w:rPr>
          </w:rPrChange>
        </w:rPr>
        <w:t xml:space="preserve"> </w:t>
      </w:r>
      <w:r w:rsidR="00B36E91" w:rsidRPr="00556963">
        <w:rPr>
          <w:rFonts w:asciiTheme="minorHAnsi" w:hAnsiTheme="minorHAnsi" w:cstheme="minorHAnsi" w:hint="eastAsia"/>
          <w:snapToGrid w:val="0"/>
          <w:highlight w:val="yellow"/>
          <w:rPrChange w:id="181" w:author="SL Partners" w:date="2025-01-23T11:02:00Z" w16du:dateUtc="2025-01-23T02:02:00Z">
            <w:rPr>
              <w:rFonts w:asciiTheme="minorHAnsi" w:hAnsiTheme="minorHAnsi" w:cstheme="minorHAnsi" w:hint="eastAsia"/>
              <w:snapToGrid w:val="0"/>
            </w:rPr>
          </w:rPrChange>
        </w:rPr>
        <w:t>변동액</w:t>
      </w:r>
      <w:r w:rsidR="00B36E91" w:rsidRPr="00556963">
        <w:rPr>
          <w:rFonts w:asciiTheme="minorHAnsi" w:hAnsiTheme="minorHAnsi" w:cstheme="minorHAnsi"/>
          <w:snapToGrid w:val="0"/>
          <w:highlight w:val="yellow"/>
          <w:rPrChange w:id="182" w:author="SL Partners" w:date="2025-01-23T11:02:00Z" w16du:dateUtc="2025-01-23T02:02:00Z">
            <w:rPr>
              <w:rFonts w:asciiTheme="minorHAnsi" w:hAnsiTheme="minorHAnsi" w:cstheme="minorHAnsi"/>
              <w:snapToGrid w:val="0"/>
            </w:rPr>
          </w:rPrChange>
        </w:rPr>
        <w:t xml:space="preserve"> </w:t>
      </w:r>
      <w:r w:rsidR="00B36E91" w:rsidRPr="00556963">
        <w:rPr>
          <w:rFonts w:asciiTheme="minorHAnsi" w:hAnsiTheme="minorHAnsi" w:cstheme="minorHAnsi" w:hint="eastAsia"/>
          <w:snapToGrid w:val="0"/>
          <w:highlight w:val="yellow"/>
          <w:rPrChange w:id="183" w:author="SL Partners" w:date="2025-01-23T11:02:00Z" w16du:dateUtc="2025-01-23T02:02:00Z">
            <w:rPr>
              <w:rFonts w:asciiTheme="minorHAnsi" w:hAnsiTheme="minorHAnsi" w:cstheme="minorHAnsi" w:hint="eastAsia"/>
              <w:snapToGrid w:val="0"/>
            </w:rPr>
          </w:rPrChange>
        </w:rPr>
        <w:t>전액</w:t>
      </w:r>
      <w:commentRangeEnd w:id="172"/>
      <w:r w:rsidR="00CE624C" w:rsidRPr="00556963">
        <w:rPr>
          <w:rStyle w:val="af1"/>
          <w:rFonts w:eastAsiaTheme="minorEastAsia"/>
          <w:highlight w:val="yellow"/>
          <w:lang w:eastAsia="zh-CN"/>
          <w:rPrChange w:id="184" w:author="SL Partners" w:date="2025-01-23T11:02:00Z" w16du:dateUtc="2025-01-23T02:02:00Z">
            <w:rPr>
              <w:rStyle w:val="af1"/>
              <w:rFonts w:eastAsiaTheme="minorEastAsia"/>
              <w:lang w:eastAsia="zh-CN"/>
            </w:rPr>
          </w:rPrChange>
        </w:rPr>
        <w:commentReference w:id="172"/>
      </w:r>
      <w:r w:rsidRPr="00017FF9">
        <w:rPr>
          <w:rFonts w:asciiTheme="minorHAnsi" w:hAnsiTheme="minorHAnsi" w:cstheme="minorHAnsi"/>
          <w:snapToGrid w:val="0"/>
        </w:rPr>
        <w:t>에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대하여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매수인은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조정요청을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할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있다</w:t>
      </w:r>
      <w:r w:rsidRPr="00017FF9">
        <w:rPr>
          <w:rFonts w:asciiTheme="minorHAnsi" w:hAnsiTheme="minorHAnsi" w:cstheme="minorHAnsi"/>
          <w:snapToGrid w:val="0"/>
        </w:rPr>
        <w:t>.</w:t>
      </w:r>
    </w:p>
    <w:p w14:paraId="3D5CAAFC" w14:textId="0DD1A18B" w:rsidR="006365DA" w:rsidRDefault="00E31D75" w:rsidP="00017FF9">
      <w:pPr>
        <w:pStyle w:val="31"/>
        <w:numPr>
          <w:ilvl w:val="2"/>
          <w:numId w:val="38"/>
        </w:numPr>
        <w:wordWrap w:val="0"/>
        <w:autoSpaceDE w:val="0"/>
        <w:rPr>
          <w:ins w:id="185" w:author="SL Partners" w:date="2025-01-23T10:48:00Z" w16du:dateUtc="2025-01-23T01:48:00Z"/>
          <w:rFonts w:asciiTheme="minorHAnsi" w:hAnsiTheme="minorHAnsi" w:cstheme="minorHAnsi"/>
          <w:snapToGrid w:val="0"/>
        </w:rPr>
      </w:pPr>
      <w:commentRangeStart w:id="186"/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ins w:id="187" w:author="SL Partners" w:date="2025-01-23T10:46:00Z" w16du:dateUtc="2025-01-23T01:46:00Z">
        <w:r w:rsidR="00413482">
          <w:rPr>
            <w:rFonts w:asciiTheme="minorHAnsi" w:hAnsiTheme="minorHAnsi" w:cstheme="minorHAnsi" w:hint="eastAsia"/>
            <w:snapToGrid w:val="0"/>
          </w:rPr>
          <w:t>은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제</w:t>
        </w:r>
        <w:r w:rsidR="00413482">
          <w:rPr>
            <w:rFonts w:asciiTheme="minorHAnsi" w:hAnsiTheme="minorHAnsi" w:cstheme="minorHAnsi" w:hint="eastAsia"/>
            <w:snapToGrid w:val="0"/>
          </w:rPr>
          <w:t>(1)</w:t>
        </w:r>
        <w:r w:rsidR="00413482">
          <w:rPr>
            <w:rFonts w:asciiTheme="minorHAnsi" w:hAnsiTheme="minorHAnsi" w:cstheme="minorHAnsi" w:hint="eastAsia"/>
            <w:snapToGrid w:val="0"/>
          </w:rPr>
          <w:t>항에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따라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매매대금조정요청서를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수령한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날로부터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[5]</w:t>
        </w:r>
        <w:r w:rsidR="00413482">
          <w:rPr>
            <w:rFonts w:asciiTheme="minorHAnsi" w:hAnsiTheme="minorHAnsi" w:cstheme="minorHAnsi" w:hint="eastAsia"/>
            <w:snapToGrid w:val="0"/>
          </w:rPr>
          <w:t>영업일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이내에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매수인의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조정요청에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대한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이의신청</w:t>
        </w:r>
      </w:ins>
      <w:ins w:id="188" w:author="SL Partners" w:date="2025-01-23T10:51:00Z" w16du:dateUtc="2025-01-23T01:51:00Z">
        <w:r w:rsidR="00793447">
          <w:rPr>
            <w:rFonts w:asciiTheme="minorHAnsi" w:hAnsiTheme="minorHAnsi" w:cstheme="minorHAnsi" w:hint="eastAsia"/>
            <w:snapToGrid w:val="0"/>
          </w:rPr>
          <w:t>(</w:t>
        </w:r>
        <w:r w:rsidR="00793447">
          <w:rPr>
            <w:rFonts w:asciiTheme="minorHAnsi" w:hAnsiTheme="minorHAnsi" w:cstheme="minorHAnsi" w:hint="eastAsia"/>
            <w:snapToGrid w:val="0"/>
          </w:rPr>
          <w:t>이하</w:t>
        </w:r>
        <w:r w:rsidR="00793447">
          <w:rPr>
            <w:rFonts w:asciiTheme="minorHAnsi" w:hAnsiTheme="minorHAnsi" w:cstheme="minorHAnsi" w:hint="eastAsia"/>
            <w:snapToGrid w:val="0"/>
          </w:rPr>
          <w:t xml:space="preserve"> </w:t>
        </w:r>
        <w:r w:rsidR="00793447">
          <w:rPr>
            <w:rFonts w:asciiTheme="minorHAnsi" w:hAnsiTheme="minorHAnsi" w:cstheme="minorHAnsi"/>
            <w:snapToGrid w:val="0"/>
          </w:rPr>
          <w:t>“</w:t>
        </w:r>
        <w:r w:rsidR="00793447" w:rsidRPr="00793447">
          <w:rPr>
            <w:rFonts w:asciiTheme="minorHAnsi" w:hAnsiTheme="minorHAnsi" w:cstheme="minorHAnsi" w:hint="eastAsia"/>
            <w:snapToGrid w:val="0"/>
            <w:u w:val="single"/>
            <w:rPrChange w:id="189" w:author="SL Partners" w:date="2025-01-23T10:51:00Z" w16du:dateUtc="2025-01-23T01:51:00Z">
              <w:rPr>
                <w:rFonts w:asciiTheme="minorHAnsi" w:hAnsiTheme="minorHAnsi" w:cstheme="minorHAnsi" w:hint="eastAsia"/>
                <w:snapToGrid w:val="0"/>
              </w:rPr>
            </w:rPrChange>
          </w:rPr>
          <w:t>이의신청서</w:t>
        </w:r>
        <w:r w:rsidR="00793447">
          <w:rPr>
            <w:rFonts w:asciiTheme="minorHAnsi" w:hAnsiTheme="minorHAnsi" w:cstheme="minorHAnsi"/>
            <w:snapToGrid w:val="0"/>
          </w:rPr>
          <w:t>”</w:t>
        </w:r>
        <w:r w:rsidR="00793447">
          <w:rPr>
            <w:rFonts w:asciiTheme="minorHAnsi" w:hAnsiTheme="minorHAnsi" w:cstheme="minorHAnsi" w:hint="eastAsia"/>
            <w:snapToGrid w:val="0"/>
          </w:rPr>
          <w:t>)</w:t>
        </w:r>
      </w:ins>
      <w:ins w:id="190" w:author="SL Partners" w:date="2025-01-23T10:46:00Z" w16du:dateUtc="2025-01-23T01:46:00Z">
        <w:r w:rsidR="00413482">
          <w:rPr>
            <w:rFonts w:asciiTheme="minorHAnsi" w:hAnsiTheme="minorHAnsi" w:cstheme="minorHAnsi" w:hint="eastAsia"/>
            <w:snapToGrid w:val="0"/>
          </w:rPr>
          <w:t>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매수인에게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제출할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수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있고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, </w:t>
        </w:r>
        <w:r w:rsidR="00413482">
          <w:rPr>
            <w:rFonts w:asciiTheme="minorHAnsi" w:hAnsiTheme="minorHAnsi" w:cstheme="minorHAnsi" w:hint="eastAsia"/>
            <w:snapToGrid w:val="0"/>
          </w:rPr>
          <w:t>매수인은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조정요청의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적정성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, </w:t>
        </w:r>
        <w:r w:rsidR="00413482">
          <w:rPr>
            <w:rFonts w:asciiTheme="minorHAnsi" w:hAnsiTheme="minorHAnsi" w:cstheme="minorHAnsi" w:hint="eastAsia"/>
            <w:snapToGrid w:val="0"/>
          </w:rPr>
          <w:t>정확성</w:t>
        </w:r>
      </w:ins>
      <w:ins w:id="191" w:author="SL Partners" w:date="2025-01-23T10:47:00Z" w16du:dateUtc="2025-01-23T01:47:00Z">
        <w:r w:rsidR="00413482">
          <w:rPr>
            <w:rFonts w:asciiTheme="minorHAnsi" w:hAnsiTheme="minorHAnsi" w:cstheme="minorHAnsi" w:hint="eastAsia"/>
            <w:snapToGrid w:val="0"/>
          </w:rPr>
          <w:t>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검증하기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위해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매도인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대표들이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합리적으로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요청하는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자료를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제공하여야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한다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. </w:t>
        </w:r>
        <w:r w:rsidR="00413482">
          <w:rPr>
            <w:rFonts w:asciiTheme="minorHAnsi" w:hAnsiTheme="minorHAnsi" w:cstheme="minorHAnsi" w:hint="eastAsia"/>
            <w:snapToGrid w:val="0"/>
          </w:rPr>
          <w:t>매도인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대표들이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이의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없음을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통지하거나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, </w:t>
        </w:r>
        <w:r w:rsidR="00413482">
          <w:rPr>
            <w:rFonts w:asciiTheme="minorHAnsi" w:hAnsiTheme="minorHAnsi" w:cstheme="minorHAnsi" w:hint="eastAsia"/>
            <w:snapToGrid w:val="0"/>
          </w:rPr>
          <w:t>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기한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내에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이의신청을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하지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않은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경우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매수인이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제출한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매매대금조정요청서에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기재된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바에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  <w:r w:rsidR="00413482">
          <w:rPr>
            <w:rFonts w:asciiTheme="minorHAnsi" w:hAnsiTheme="minorHAnsi" w:cstheme="minorHAnsi" w:hint="eastAsia"/>
            <w:snapToGrid w:val="0"/>
          </w:rPr>
          <w:t>따라</w:t>
        </w:r>
        <w:r w:rsidR="00413482">
          <w:rPr>
            <w:rFonts w:asciiTheme="minorHAnsi" w:hAnsiTheme="minorHAnsi" w:cstheme="minorHAnsi" w:hint="eastAsia"/>
            <w:snapToGrid w:val="0"/>
          </w:rPr>
          <w:t xml:space="preserve"> </w:t>
        </w:r>
      </w:ins>
      <w:ins w:id="192" w:author="SL Partners" w:date="2025-01-23T10:48:00Z" w16du:dateUtc="2025-01-23T01:48:00Z">
        <w:r w:rsidR="006365DA">
          <w:rPr>
            <w:rFonts w:asciiTheme="minorHAnsi" w:hAnsiTheme="minorHAnsi" w:cstheme="minorHAnsi" w:hint="eastAsia"/>
            <w:snapToGrid w:val="0"/>
          </w:rPr>
          <w:t>최종매매대금이</w:t>
        </w:r>
        <w:r w:rsidR="006365DA">
          <w:rPr>
            <w:rFonts w:asciiTheme="minorHAnsi" w:hAnsiTheme="minorHAnsi" w:cstheme="minorHAnsi" w:hint="eastAsia"/>
            <w:snapToGrid w:val="0"/>
          </w:rPr>
          <w:t xml:space="preserve"> </w:t>
        </w:r>
        <w:r w:rsidR="006365DA">
          <w:rPr>
            <w:rFonts w:asciiTheme="minorHAnsi" w:hAnsiTheme="minorHAnsi" w:cstheme="minorHAnsi" w:hint="eastAsia"/>
            <w:snapToGrid w:val="0"/>
          </w:rPr>
          <w:t>확정된다</w:t>
        </w:r>
        <w:r w:rsidR="006365DA">
          <w:rPr>
            <w:rFonts w:asciiTheme="minorHAnsi" w:hAnsiTheme="minorHAnsi" w:cstheme="minorHAnsi" w:hint="eastAsia"/>
            <w:snapToGrid w:val="0"/>
          </w:rPr>
          <w:t xml:space="preserve">. </w:t>
        </w:r>
      </w:ins>
    </w:p>
    <w:p w14:paraId="18DCC021" w14:textId="23FDE4E2" w:rsidR="00017FF9" w:rsidRPr="00017FF9" w:rsidRDefault="00E31D75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del w:id="193" w:author="SL Partners" w:date="2025-01-23T10:50:00Z" w16du:dateUtc="2025-01-23T01:50:00Z">
        <w:r w:rsidDel="003101CC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Del="003101CC">
          <w:rPr>
            <w:rFonts w:asciiTheme="minorHAnsi" w:hAnsiTheme="minorHAnsi" w:cstheme="minorHAnsi" w:hint="eastAsia"/>
            <w:snapToGrid w:val="0"/>
          </w:rPr>
          <w:delText>및</w:delText>
        </w:r>
        <w:r w:rsidDel="003101CC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Del="003101CC">
          <w:rPr>
            <w:rFonts w:asciiTheme="minorHAnsi" w:hAnsiTheme="minorHAnsi" w:cstheme="minorHAnsi" w:hint="eastAsia"/>
            <w:snapToGrid w:val="0"/>
          </w:rPr>
          <w:delText>매수인은</w:delText>
        </w:r>
        <w:r w:rsidR="00017FF9" w:rsidRPr="00017FF9" w:rsidDel="003101CC">
          <w:rPr>
            <w:rFonts w:asciiTheme="minorHAnsi" w:hAnsiTheme="minorHAnsi" w:cstheme="minorHAnsi"/>
            <w:snapToGrid w:val="0"/>
          </w:rPr>
          <w:delText xml:space="preserve"> </w:delText>
        </w:r>
      </w:del>
      <w:ins w:id="194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>위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제</w:t>
        </w:r>
        <w:r w:rsidR="0085104A">
          <w:rPr>
            <w:rFonts w:asciiTheme="minorHAnsi" w:hAnsiTheme="minorHAnsi" w:cstheme="minorHAnsi" w:hint="eastAsia"/>
            <w:snapToGrid w:val="0"/>
          </w:rPr>
          <w:t>(2)</w:t>
        </w:r>
        <w:r w:rsidR="0085104A">
          <w:rPr>
            <w:rFonts w:asciiTheme="minorHAnsi" w:hAnsiTheme="minorHAnsi" w:cstheme="minorHAnsi" w:hint="eastAsia"/>
            <w:snapToGrid w:val="0"/>
          </w:rPr>
          <w:t>항에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따라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매도인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대표들이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</w:ins>
      <w:del w:id="195" w:author="SL Partners" w:date="2025-01-23T10:49:00Z" w16du:dateUtc="2025-01-23T01:49:00Z">
        <w:r w:rsidR="00017FF9" w:rsidRPr="00017FF9" w:rsidDel="0085104A">
          <w:rPr>
            <w:rFonts w:asciiTheme="minorHAnsi" w:hAnsiTheme="minorHAnsi" w:cstheme="minorHAnsi"/>
            <w:snapToGrid w:val="0"/>
          </w:rPr>
          <w:delText>매수인이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 xml:space="preserve"> 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>매매</w:delText>
        </w:r>
      </w:del>
      <w:ins w:id="196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>이의신청</w:t>
        </w:r>
      </w:ins>
      <w:ins w:id="197" w:author="SL Partners" w:date="2025-01-23T10:51:00Z" w16du:dateUtc="2025-01-23T01:51:00Z">
        <w:r w:rsidR="0081414D">
          <w:rPr>
            <w:rFonts w:asciiTheme="minorHAnsi" w:hAnsiTheme="minorHAnsi" w:cstheme="minorHAnsi" w:hint="eastAsia"/>
            <w:snapToGrid w:val="0"/>
          </w:rPr>
          <w:t>서를</w:t>
        </w:r>
        <w:r w:rsidR="0081414D">
          <w:rPr>
            <w:rFonts w:asciiTheme="minorHAnsi" w:hAnsiTheme="minorHAnsi" w:cstheme="minorHAnsi" w:hint="eastAsia"/>
            <w:snapToGrid w:val="0"/>
          </w:rPr>
          <w:t xml:space="preserve"> </w:t>
        </w:r>
        <w:r w:rsidR="0081414D">
          <w:rPr>
            <w:rFonts w:asciiTheme="minorHAnsi" w:hAnsiTheme="minorHAnsi" w:cstheme="minorHAnsi" w:hint="eastAsia"/>
            <w:snapToGrid w:val="0"/>
          </w:rPr>
          <w:t>제출</w:t>
        </w:r>
      </w:ins>
      <w:ins w:id="198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>한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경우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, </w:t>
        </w:r>
      </w:ins>
      <w:ins w:id="199" w:author="SL Partners" w:date="2025-01-23T10:50:00Z" w16du:dateUtc="2025-01-23T01:50:00Z">
        <w:r w:rsidR="003101CC">
          <w:rPr>
            <w:rFonts w:asciiTheme="minorHAnsi" w:hAnsiTheme="minorHAnsi" w:cstheme="minorHAnsi" w:hint="eastAsia"/>
            <w:snapToGrid w:val="0"/>
          </w:rPr>
          <w:t>매도인</w:t>
        </w:r>
        <w:r w:rsidR="003101CC">
          <w:rPr>
            <w:rFonts w:asciiTheme="minorHAnsi" w:hAnsiTheme="minorHAnsi" w:cstheme="minorHAnsi" w:hint="eastAsia"/>
            <w:snapToGrid w:val="0"/>
          </w:rPr>
          <w:t xml:space="preserve"> </w:t>
        </w:r>
        <w:r w:rsidR="003101CC">
          <w:rPr>
            <w:rFonts w:asciiTheme="minorHAnsi" w:hAnsiTheme="minorHAnsi" w:cstheme="minorHAnsi" w:hint="eastAsia"/>
            <w:snapToGrid w:val="0"/>
          </w:rPr>
          <w:t>대표들</w:t>
        </w:r>
        <w:r w:rsidR="003101CC">
          <w:rPr>
            <w:rFonts w:asciiTheme="minorHAnsi" w:hAnsiTheme="minorHAnsi" w:cstheme="minorHAnsi" w:hint="eastAsia"/>
            <w:snapToGrid w:val="0"/>
          </w:rPr>
          <w:t xml:space="preserve"> </w:t>
        </w:r>
        <w:r w:rsidR="003101CC">
          <w:rPr>
            <w:rFonts w:asciiTheme="minorHAnsi" w:hAnsiTheme="minorHAnsi" w:cstheme="minorHAnsi" w:hint="eastAsia"/>
            <w:snapToGrid w:val="0"/>
          </w:rPr>
          <w:t>및</w:t>
        </w:r>
        <w:r w:rsidR="003101CC">
          <w:rPr>
            <w:rFonts w:asciiTheme="minorHAnsi" w:hAnsiTheme="minorHAnsi" w:cstheme="minorHAnsi" w:hint="eastAsia"/>
            <w:snapToGrid w:val="0"/>
          </w:rPr>
          <w:t xml:space="preserve"> </w:t>
        </w:r>
        <w:r w:rsidR="003101CC">
          <w:rPr>
            <w:rFonts w:asciiTheme="minorHAnsi" w:hAnsiTheme="minorHAnsi" w:cstheme="minorHAnsi" w:hint="eastAsia"/>
            <w:snapToGrid w:val="0"/>
          </w:rPr>
          <w:t>매수인은</w:t>
        </w:r>
      </w:ins>
      <w:ins w:id="200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</w:ins>
      <w:del w:id="201" w:author="SL Partners" w:date="2025-01-23T10:49:00Z" w16du:dateUtc="2025-01-23T01:49:00Z">
        <w:r w:rsidR="00017FF9" w:rsidRPr="00017FF9" w:rsidDel="0085104A">
          <w:rPr>
            <w:rFonts w:asciiTheme="minorHAnsi" w:hAnsiTheme="minorHAnsi" w:cstheme="minorHAnsi"/>
            <w:snapToGrid w:val="0"/>
          </w:rPr>
          <w:delText>대금조정</w:delText>
        </w:r>
      </w:del>
      <w:ins w:id="202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>그러한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이의신청</w:t>
        </w:r>
      </w:ins>
      <w:ins w:id="203" w:author="SL Partners" w:date="2025-01-23T10:52:00Z" w16du:dateUtc="2025-01-23T01:52:00Z">
        <w:r w:rsidR="0019682C">
          <w:rPr>
            <w:rFonts w:asciiTheme="minorHAnsi" w:hAnsiTheme="minorHAnsi" w:cstheme="minorHAnsi" w:hint="eastAsia"/>
            <w:snapToGrid w:val="0"/>
          </w:rPr>
          <w:t>서</w:t>
        </w:r>
      </w:ins>
      <w:ins w:id="204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제출일</w:t>
        </w:r>
      </w:ins>
      <w:del w:id="205" w:author="SL Partners" w:date="2025-01-23T10:49:00Z" w16du:dateUtc="2025-01-23T01:49:00Z">
        <w:r w:rsidR="00017FF9" w:rsidRPr="00017FF9" w:rsidDel="0085104A">
          <w:rPr>
            <w:rFonts w:asciiTheme="minorHAnsi" w:hAnsiTheme="minorHAnsi" w:cstheme="minorHAnsi"/>
            <w:snapToGrid w:val="0"/>
          </w:rPr>
          <w:delText>요청서를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 xml:space="preserve"> 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>제출한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 xml:space="preserve"> </w:delText>
        </w:r>
        <w:r w:rsidR="00017FF9" w:rsidRPr="00017FF9" w:rsidDel="0085104A">
          <w:rPr>
            <w:rFonts w:asciiTheme="minorHAnsi" w:hAnsiTheme="minorHAnsi" w:cstheme="minorHAnsi"/>
            <w:snapToGrid w:val="0"/>
          </w:rPr>
          <w:delText>날</w:delText>
        </w:r>
      </w:del>
      <w:r w:rsidR="00017FF9" w:rsidRPr="00017FF9">
        <w:rPr>
          <w:rFonts w:asciiTheme="minorHAnsi" w:hAnsiTheme="minorHAnsi" w:cstheme="minorHAnsi"/>
          <w:snapToGrid w:val="0"/>
        </w:rPr>
        <w:t>로부터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>
        <w:rPr>
          <w:rFonts w:asciiTheme="minorHAnsi" w:hAnsiTheme="minorHAnsi" w:cstheme="minorHAnsi" w:hint="eastAsia"/>
          <w:snapToGrid w:val="0"/>
        </w:rPr>
        <w:t>[</w:t>
      </w:r>
      <w:r w:rsidR="00017FF9" w:rsidRPr="00017FF9">
        <w:rPr>
          <w:rFonts w:asciiTheme="minorHAnsi" w:hAnsiTheme="minorHAnsi" w:cstheme="minorHAnsi"/>
          <w:snapToGrid w:val="0"/>
        </w:rPr>
        <w:t>5</w:t>
      </w:r>
      <w:r w:rsid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영업일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이내</w:t>
      </w:r>
      <w:r w:rsidR="00017FF9" w:rsidRPr="00017FF9">
        <w:rPr>
          <w:rFonts w:asciiTheme="minorHAnsi" w:hAnsiTheme="minorHAnsi" w:cstheme="minorHAnsi"/>
          <w:snapToGrid w:val="0"/>
        </w:rPr>
        <w:t>(</w:t>
      </w:r>
      <w:r w:rsidR="00017FF9" w:rsidRPr="00017FF9">
        <w:rPr>
          <w:rFonts w:asciiTheme="minorHAnsi" w:hAnsiTheme="minorHAnsi" w:cstheme="minorHAnsi"/>
          <w:snapToGrid w:val="0"/>
        </w:rPr>
        <w:t>이하</w:t>
      </w:r>
      <w:r w:rsidR="00017FF9" w:rsidRPr="00017FF9">
        <w:rPr>
          <w:rFonts w:asciiTheme="minorHAnsi" w:hAnsiTheme="minorHAnsi" w:cstheme="minorHAnsi"/>
          <w:snapToGrid w:val="0"/>
        </w:rPr>
        <w:t xml:space="preserve"> “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매매대금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조정기간</w:t>
      </w:r>
      <w:r w:rsidR="00017FF9" w:rsidRPr="00017FF9">
        <w:rPr>
          <w:rFonts w:asciiTheme="minorHAnsi" w:hAnsiTheme="minorHAnsi" w:cstheme="minorHAnsi"/>
          <w:snapToGrid w:val="0"/>
        </w:rPr>
        <w:t xml:space="preserve">”, </w:t>
      </w:r>
      <w:r w:rsidR="00017FF9" w:rsidRPr="00017FF9">
        <w:rPr>
          <w:rFonts w:asciiTheme="minorHAnsi" w:hAnsiTheme="minorHAnsi" w:cstheme="minorHAnsi"/>
          <w:snapToGrid w:val="0"/>
        </w:rPr>
        <w:t>아래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단서에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의하여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경우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기간을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포함함</w:t>
      </w:r>
      <w:r w:rsidR="00017FF9" w:rsidRPr="00017FF9">
        <w:rPr>
          <w:rFonts w:asciiTheme="minorHAnsi" w:hAnsiTheme="minorHAnsi" w:cstheme="minorHAnsi"/>
          <w:snapToGrid w:val="0"/>
        </w:rPr>
        <w:t>)</w:t>
      </w:r>
      <w:r w:rsidR="00017FF9" w:rsidRPr="00017FF9">
        <w:rPr>
          <w:rFonts w:asciiTheme="minorHAnsi" w:hAnsiTheme="minorHAnsi" w:cstheme="minorHAnsi"/>
          <w:snapToGrid w:val="0"/>
        </w:rPr>
        <w:t>에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ins w:id="206" w:author="SL Partners" w:date="2025-01-23T10:49:00Z" w16du:dateUtc="2025-01-23T01:49:00Z">
        <w:r w:rsidR="0085104A">
          <w:rPr>
            <w:rFonts w:asciiTheme="minorHAnsi" w:hAnsiTheme="minorHAnsi" w:cstheme="minorHAnsi" w:hint="eastAsia"/>
            <w:snapToGrid w:val="0"/>
          </w:rPr>
          <w:t>상호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합의를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  <w:r w:rsidR="0085104A">
          <w:rPr>
            <w:rFonts w:asciiTheme="minorHAnsi" w:hAnsiTheme="minorHAnsi" w:cstheme="minorHAnsi" w:hint="eastAsia"/>
            <w:snapToGrid w:val="0"/>
          </w:rPr>
          <w:t>통해</w:t>
        </w:r>
        <w:r w:rsidR="0085104A">
          <w:rPr>
            <w:rFonts w:asciiTheme="minorHAnsi" w:hAnsiTheme="minorHAnsi" w:cstheme="minorHAnsi" w:hint="eastAsia"/>
            <w:snapToGrid w:val="0"/>
          </w:rPr>
          <w:t xml:space="preserve"> </w:t>
        </w:r>
      </w:ins>
      <w:r w:rsidR="00017FF9" w:rsidRPr="00017FF9">
        <w:rPr>
          <w:rFonts w:asciiTheme="minorHAnsi" w:hAnsiTheme="minorHAnsi" w:cstheme="minorHAnsi"/>
          <w:snapToGrid w:val="0"/>
        </w:rPr>
        <w:t>매매대금을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조정하기로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한다</w:t>
      </w:r>
      <w:r w:rsidR="00017FF9" w:rsidRPr="00017FF9">
        <w:rPr>
          <w:rFonts w:asciiTheme="minorHAnsi" w:hAnsiTheme="minorHAnsi" w:cstheme="minorHAnsi"/>
          <w:snapToGrid w:val="0"/>
        </w:rPr>
        <w:t>(</w:t>
      </w:r>
      <w:r w:rsidR="00017FF9" w:rsidRPr="00017FF9">
        <w:rPr>
          <w:rFonts w:asciiTheme="minorHAnsi" w:hAnsiTheme="minorHAnsi" w:cstheme="minorHAnsi"/>
          <w:snapToGrid w:val="0"/>
        </w:rPr>
        <w:t>이와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같이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조정하기로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금액을</w:t>
      </w:r>
      <w:r w:rsidR="00017FF9" w:rsidRPr="00017FF9">
        <w:rPr>
          <w:rFonts w:asciiTheme="minorHAnsi" w:hAnsiTheme="minorHAnsi" w:cstheme="minorHAnsi"/>
          <w:snapToGrid w:val="0"/>
        </w:rPr>
        <w:t xml:space="preserve"> “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매매대금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조정금액</w:t>
      </w:r>
      <w:r w:rsidR="00017FF9" w:rsidRPr="00017FF9">
        <w:rPr>
          <w:rFonts w:asciiTheme="minorHAnsi" w:hAnsiTheme="minorHAnsi" w:cstheme="minorHAnsi"/>
          <w:snapToGrid w:val="0"/>
        </w:rPr>
        <w:t xml:space="preserve">”).  </w:t>
      </w:r>
      <w:r w:rsidR="00017FF9" w:rsidRPr="00017FF9">
        <w:rPr>
          <w:rFonts w:asciiTheme="minorHAnsi" w:hAnsiTheme="minorHAnsi" w:cstheme="minorHAnsi"/>
          <w:snapToGrid w:val="0"/>
        </w:rPr>
        <w:t>다만</w:t>
      </w:r>
      <w:r w:rsidR="00017FF9" w:rsidRPr="00017FF9"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</w:t>
      </w:r>
      <w:r w:rsidR="00017FF9" w:rsidRPr="00017FF9">
        <w:rPr>
          <w:rFonts w:asciiTheme="minorHAnsi" w:hAnsiTheme="minorHAnsi" w:cstheme="minorHAnsi"/>
          <w:snapToGrid w:val="0"/>
        </w:rPr>
        <w:t>이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합의하는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경우</w:t>
      </w:r>
      <w:r w:rsidR="00017FF9" w:rsidRPr="00017FF9">
        <w:rPr>
          <w:rFonts w:asciiTheme="minorHAnsi" w:hAnsiTheme="minorHAnsi" w:cstheme="minorHAnsi"/>
          <w:snapToGrid w:val="0"/>
        </w:rPr>
        <w:t xml:space="preserve"> [5] </w:t>
      </w:r>
      <w:r w:rsidR="00017FF9" w:rsidRPr="00017FF9">
        <w:rPr>
          <w:rFonts w:asciiTheme="minorHAnsi" w:hAnsiTheme="minorHAnsi" w:cstheme="minorHAnsi"/>
          <w:snapToGrid w:val="0"/>
        </w:rPr>
        <w:t>영업일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이내에서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매매대금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조정기간을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연장할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수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있다</w:t>
      </w:r>
      <w:r w:rsidR="00017FF9" w:rsidRPr="00017FF9">
        <w:rPr>
          <w:rFonts w:asciiTheme="minorHAnsi" w:hAnsiTheme="minorHAnsi" w:cstheme="minorHAnsi"/>
          <w:snapToGrid w:val="0"/>
        </w:rPr>
        <w:t>.</w:t>
      </w:r>
      <w:commentRangeEnd w:id="186"/>
      <w:r w:rsidR="00DB7F11">
        <w:rPr>
          <w:rStyle w:val="af1"/>
          <w:rFonts w:eastAsiaTheme="minorEastAsia"/>
          <w:color w:val="auto"/>
          <w:lang w:eastAsia="zh-CN"/>
        </w:rPr>
        <w:commentReference w:id="186"/>
      </w:r>
    </w:p>
    <w:p w14:paraId="33F5A4D1" w14:textId="40B97000" w:rsidR="00017FF9" w:rsidRDefault="00755092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</w:t>
      </w:r>
      <w:r w:rsidR="00017FF9" w:rsidRPr="00017FF9">
        <w:rPr>
          <w:rFonts w:asciiTheme="minorHAnsi" w:hAnsiTheme="minorHAnsi" w:cstheme="minorHAnsi" w:hint="eastAsia"/>
          <w:snapToGrid w:val="0"/>
        </w:rPr>
        <w:t>이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조정기간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합의하지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못하는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경우</w:t>
      </w:r>
      <w:r w:rsidR="005A70A9"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 w:rsidR="005A70A9">
        <w:rPr>
          <w:rFonts w:asciiTheme="minorHAnsi" w:hAnsiTheme="minorHAnsi" w:cstheme="minorHAnsi" w:hint="eastAsia"/>
          <w:snapToGrid w:val="0"/>
        </w:rPr>
        <w:t>그로부터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>
        <w:rPr>
          <w:rFonts w:asciiTheme="minorHAnsi" w:hAnsiTheme="minorHAnsi" w:cstheme="minorHAnsi" w:hint="eastAsia"/>
          <w:snapToGrid w:val="0"/>
        </w:rPr>
        <w:t>[</w:t>
      </w:r>
      <w:r w:rsidR="00017FF9" w:rsidRPr="00017FF9">
        <w:rPr>
          <w:rFonts w:asciiTheme="minorHAnsi" w:hAnsiTheme="minorHAnsi" w:cstheme="minorHAnsi" w:hint="eastAsia"/>
          <w:snapToGrid w:val="0"/>
        </w:rPr>
        <w:t>5</w:t>
      </w:r>
      <w:r w:rsid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 w:hint="eastAsia"/>
          <w:snapToGrid w:val="0"/>
        </w:rPr>
        <w:t>영업일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국내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상위</w:t>
      </w:r>
      <w:r w:rsidR="009D4F7B">
        <w:rPr>
          <w:rFonts w:asciiTheme="minorHAnsi" w:hAnsiTheme="minorHAnsi" w:cstheme="minorHAnsi" w:hint="eastAsia"/>
          <w:snapToGrid w:val="0"/>
        </w:rPr>
        <w:t xml:space="preserve"> 4</w:t>
      </w:r>
      <w:r w:rsidR="009D4F7B">
        <w:rPr>
          <w:rFonts w:asciiTheme="minorHAnsi" w:hAnsiTheme="minorHAnsi" w:cstheme="minorHAnsi" w:hint="eastAsia"/>
          <w:snapToGrid w:val="0"/>
        </w:rPr>
        <w:t>대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회계법인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중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하나의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회계법인을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공동으로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조정의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</w:t>
      </w:r>
      <w:r w:rsidR="00017FF9" w:rsidRPr="00017FF9">
        <w:rPr>
          <w:rFonts w:asciiTheme="minorHAnsi" w:hAnsiTheme="minorHAnsi" w:cstheme="minorHAnsi" w:hint="eastAsia"/>
          <w:snapToGrid w:val="0"/>
        </w:rPr>
        <w:lastRenderedPageBreak/>
        <w:t>가기관</w:t>
      </w:r>
      <w:r w:rsidR="009D4F7B">
        <w:rPr>
          <w:rFonts w:asciiTheme="minorHAnsi" w:hAnsiTheme="minorHAnsi" w:cstheme="minorHAnsi" w:hint="eastAsia"/>
          <w:snapToGrid w:val="0"/>
        </w:rPr>
        <w:t>으로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선임하여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의뢰하기로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한다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.  </w:t>
      </w:r>
      <w:r w:rsidR="00017FF9" w:rsidRPr="00017FF9">
        <w:rPr>
          <w:rFonts w:asciiTheme="minorHAnsi" w:hAnsiTheme="minorHAnsi" w:cstheme="minorHAnsi" w:hint="eastAsia"/>
          <w:snapToGrid w:val="0"/>
        </w:rPr>
        <w:t>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기간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선정에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대하여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합의가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이루어지지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E31D75">
        <w:rPr>
          <w:rFonts w:asciiTheme="minorHAnsi" w:hAnsiTheme="minorHAnsi" w:cstheme="minorHAnsi" w:hint="eastAsia"/>
          <w:snapToGrid w:val="0"/>
        </w:rPr>
        <w:t>않거나</w:t>
      </w:r>
      <w:r w:rsidR="00E31D75">
        <w:rPr>
          <w:rFonts w:asciiTheme="minorHAnsi" w:hAnsiTheme="minorHAnsi" w:cstheme="minorHAnsi" w:hint="eastAsia"/>
          <w:snapToGrid w:val="0"/>
        </w:rPr>
        <w:t xml:space="preserve">, </w:t>
      </w:r>
      <w:r w:rsidR="00E31D75" w:rsidRPr="009D4F7B">
        <w:rPr>
          <w:rFonts w:asciiTheme="minorHAnsi" w:hAnsiTheme="minorHAnsi" w:cstheme="minorHAnsi" w:hint="eastAsia"/>
          <w:snapToGrid w:val="0"/>
        </w:rPr>
        <w:t>이해관계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충돌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등의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이유로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국내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>
        <w:rPr>
          <w:rFonts w:asciiTheme="minorHAnsi" w:hAnsiTheme="minorHAnsi" w:cstheme="minorHAnsi" w:hint="eastAsia"/>
          <w:snapToGrid w:val="0"/>
        </w:rPr>
        <w:t>상위</w:t>
      </w:r>
      <w:r w:rsidR="00E31D75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4</w:t>
      </w:r>
      <w:r w:rsidR="00E31D75" w:rsidRPr="009D4F7B">
        <w:rPr>
          <w:rFonts w:asciiTheme="minorHAnsi" w:hAnsiTheme="minorHAnsi" w:cstheme="minorHAnsi" w:hint="eastAsia"/>
          <w:snapToGrid w:val="0"/>
        </w:rPr>
        <w:t>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회계법인의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모두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어려운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경우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직전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사업연도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매출액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기준으로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매출액이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가장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높은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다른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회계법인순으로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제안하고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, </w:t>
      </w:r>
      <w:r w:rsidR="00E31D75" w:rsidRPr="009D4F7B">
        <w:rPr>
          <w:rFonts w:asciiTheme="minorHAnsi" w:hAnsiTheme="minorHAnsi" w:cstheme="minorHAnsi" w:hint="eastAsia"/>
          <w:snapToGrid w:val="0"/>
        </w:rPr>
        <w:t>해당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제안을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수용하는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공동으로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선임한다</w:t>
      </w:r>
      <w:r w:rsidR="00017FF9" w:rsidRPr="00017FF9">
        <w:rPr>
          <w:rFonts w:asciiTheme="minorHAnsi" w:hAnsiTheme="minorHAnsi" w:cstheme="minorHAnsi" w:hint="eastAsia"/>
          <w:snapToGrid w:val="0"/>
        </w:rPr>
        <w:t>.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8F591E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선</w:t>
      </w:r>
      <w:r w:rsidR="00C51739">
        <w:rPr>
          <w:rFonts w:asciiTheme="minorHAnsi" w:hAnsiTheme="minorHAnsi" w:cstheme="minorHAnsi" w:hint="eastAsia"/>
          <w:snapToGrid w:val="0"/>
        </w:rPr>
        <w:t>임</w:t>
      </w:r>
      <w:r w:rsidR="00017FF9" w:rsidRPr="00017FF9">
        <w:rPr>
          <w:rFonts w:asciiTheme="minorHAnsi" w:hAnsiTheme="minorHAnsi" w:cstheme="minorHAnsi" w:hint="eastAsia"/>
          <w:snapToGrid w:val="0"/>
        </w:rPr>
        <w:t>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매도인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대표들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및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매수인</w:t>
      </w:r>
      <w:ins w:id="207" w:author="SL Partners" w:date="2025-01-23T10:53:00Z" w16du:dateUtc="2025-01-23T01:53:00Z">
        <w:r w:rsidR="00773198">
          <w:rPr>
            <w:rFonts w:asciiTheme="minorHAnsi" w:hAnsiTheme="minorHAnsi" w:cstheme="minorHAnsi" w:hint="eastAsia"/>
            <w:snapToGrid w:val="0"/>
          </w:rPr>
          <w:t>이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위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제</w:t>
        </w:r>
        <w:r w:rsidR="00773198">
          <w:rPr>
            <w:rFonts w:asciiTheme="minorHAnsi" w:hAnsiTheme="minorHAnsi" w:cstheme="minorHAnsi" w:hint="eastAsia"/>
            <w:snapToGrid w:val="0"/>
          </w:rPr>
          <w:t>(1)</w:t>
        </w:r>
        <w:r w:rsidR="00773198">
          <w:rPr>
            <w:rFonts w:asciiTheme="minorHAnsi" w:hAnsiTheme="minorHAnsi" w:cstheme="minorHAnsi" w:hint="eastAsia"/>
            <w:snapToGrid w:val="0"/>
          </w:rPr>
          <w:t>항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내지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제</w:t>
        </w:r>
        <w:r w:rsidR="00773198">
          <w:rPr>
            <w:rFonts w:asciiTheme="minorHAnsi" w:hAnsiTheme="minorHAnsi" w:cstheme="minorHAnsi" w:hint="eastAsia"/>
            <w:snapToGrid w:val="0"/>
          </w:rPr>
          <w:t>(3)</w:t>
        </w:r>
        <w:r w:rsidR="00773198">
          <w:rPr>
            <w:rFonts w:asciiTheme="minorHAnsi" w:hAnsiTheme="minorHAnsi" w:cstheme="minorHAnsi" w:hint="eastAsia"/>
            <w:snapToGrid w:val="0"/>
          </w:rPr>
          <w:t>항</w:t>
        </w:r>
      </w:ins>
      <w:del w:id="208" w:author="SL Partners" w:date="2025-01-23T10:53:00Z" w16du:dateUtc="2025-01-23T01:53:00Z">
        <w:r w:rsidR="008632BB" w:rsidDel="00773198">
          <w:rPr>
            <w:rFonts w:asciiTheme="minorHAnsi" w:hAnsiTheme="minorHAnsi" w:cstheme="minorHAnsi" w:hint="eastAsia"/>
            <w:snapToGrid w:val="0"/>
          </w:rPr>
          <w:delText>으</w:delText>
        </w:r>
        <w:r w:rsidR="00017FF9" w:rsidRPr="00017FF9" w:rsidDel="00773198">
          <w:rPr>
            <w:rFonts w:asciiTheme="minorHAnsi" w:hAnsiTheme="minorHAnsi" w:cstheme="minorHAnsi" w:hint="eastAsia"/>
            <w:snapToGrid w:val="0"/>
          </w:rPr>
          <w:delText>로부터</w:delText>
        </w:r>
      </w:del>
      <w:ins w:id="209" w:author="SL Partners" w:date="2025-01-23T10:53:00Z" w16du:dateUtc="2025-01-23T01:53:00Z">
        <w:r w:rsidR="00773198">
          <w:rPr>
            <w:rFonts w:asciiTheme="minorHAnsi" w:hAnsiTheme="minorHAnsi" w:cstheme="minorHAnsi" w:hint="eastAsia"/>
            <w:snapToGrid w:val="0"/>
          </w:rPr>
          <w:t>에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따라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제출한</w:t>
        </w:r>
        <w:r w:rsidR="00773198">
          <w:rPr>
            <w:rFonts w:asciiTheme="minorHAnsi" w:hAnsiTheme="minorHAnsi" w:cstheme="minorHAnsi" w:hint="eastAsia"/>
            <w:snapToGrid w:val="0"/>
          </w:rPr>
          <w:t xml:space="preserve"> </w:t>
        </w:r>
        <w:r w:rsidR="00773198">
          <w:rPr>
            <w:rFonts w:asciiTheme="minorHAnsi" w:hAnsiTheme="minorHAnsi" w:cstheme="minorHAnsi" w:hint="eastAsia"/>
            <w:snapToGrid w:val="0"/>
          </w:rPr>
          <w:t>매매대금</w:t>
        </w:r>
      </w:ins>
      <w:ins w:id="210" w:author="SL Partners" w:date="2025-01-23T10:57:00Z" w16du:dateUtc="2025-01-23T01:57:00Z"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정산요청서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또는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이의신청서에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주장되지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않은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새로운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주장을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고려할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수</w:t>
        </w:r>
        <w:r w:rsidR="007B19A9">
          <w:rPr>
            <w:rFonts w:asciiTheme="minorHAnsi" w:hAnsiTheme="minorHAnsi" w:cstheme="minorHAnsi" w:hint="eastAsia"/>
            <w:snapToGrid w:val="0"/>
          </w:rPr>
          <w:t xml:space="preserve"> </w:t>
        </w:r>
        <w:r w:rsidR="007B19A9">
          <w:rPr>
            <w:rFonts w:asciiTheme="minorHAnsi" w:hAnsiTheme="minorHAnsi" w:cstheme="minorHAnsi" w:hint="eastAsia"/>
            <w:snapToGrid w:val="0"/>
          </w:rPr>
          <w:t>없으며</w:t>
        </w:r>
      </w:ins>
      <w:del w:id="211" w:author="SL Partners" w:date="2025-01-23T10:53:00Z" w16du:dateUtc="2025-01-23T01:53:00Z">
        <w:r w:rsidR="00017FF9" w:rsidRPr="00017FF9" w:rsidDel="00773198">
          <w:rPr>
            <w:rFonts w:asciiTheme="minorHAnsi" w:hAnsiTheme="minorHAnsi" w:cstheme="minorHAnsi" w:hint="eastAsia"/>
            <w:snapToGrid w:val="0"/>
          </w:rPr>
          <w:delText xml:space="preserve"> </w:delText>
        </w:r>
      </w:del>
      <w:del w:id="212" w:author="SL Partners" w:date="2025-01-23T10:57:00Z" w16du:dateUtc="2025-01-23T01:57:00Z"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제공받은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자료에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기초하여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>매도인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>대표들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>및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8632BB" w:rsidDel="007B19A9">
          <w:rPr>
            <w:rFonts w:asciiTheme="minorHAnsi" w:hAnsiTheme="minorHAnsi" w:cstheme="minorHAnsi" w:hint="eastAsia"/>
            <w:snapToGrid w:val="0"/>
          </w:rPr>
          <w:delText>매수인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이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의뢰한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쟁점에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한하여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검토를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 xml:space="preserve"> </w:delText>
        </w:r>
        <w:r w:rsidR="00017FF9" w:rsidRPr="00017FF9" w:rsidDel="007B19A9">
          <w:rPr>
            <w:rFonts w:asciiTheme="minorHAnsi" w:hAnsiTheme="minorHAnsi" w:cstheme="minorHAnsi" w:hint="eastAsia"/>
            <w:snapToGrid w:val="0"/>
          </w:rPr>
          <w:delText>하며</w:delText>
        </w:r>
      </w:del>
      <w:r w:rsidR="00017FF9" w:rsidRPr="00017FF9">
        <w:rPr>
          <w:rFonts w:asciiTheme="minorHAnsi" w:hAnsiTheme="minorHAnsi" w:cstheme="minorHAnsi" w:hint="eastAsia"/>
          <w:snapToGrid w:val="0"/>
        </w:rPr>
        <w:t xml:space="preserve">, </w:t>
      </w:r>
      <w:r w:rsidR="00E01789">
        <w:rPr>
          <w:rFonts w:asciiTheme="minorHAnsi" w:hAnsiTheme="minorHAnsi" w:cstheme="minorHAnsi" w:hint="eastAsia"/>
          <w:snapToGrid w:val="0"/>
        </w:rPr>
        <w:t>선임된</w:t>
      </w:r>
      <w:r w:rsidR="00E01789">
        <w:rPr>
          <w:rFonts w:asciiTheme="minorHAnsi" w:hAnsiTheme="minorHAnsi" w:cstheme="minorHAnsi" w:hint="eastAsia"/>
          <w:snapToGrid w:val="0"/>
        </w:rPr>
        <w:t xml:space="preserve"> </w:t>
      </w:r>
      <w:r w:rsidR="00E01789">
        <w:rPr>
          <w:rFonts w:asciiTheme="minorHAnsi" w:hAnsiTheme="minorHAnsi" w:cstheme="minorHAnsi" w:hint="eastAsia"/>
          <w:snapToGrid w:val="0"/>
        </w:rPr>
        <w:t>날</w:t>
      </w:r>
      <w:r w:rsidR="00017FF9" w:rsidRPr="00017FF9">
        <w:rPr>
          <w:rFonts w:asciiTheme="minorHAnsi" w:hAnsiTheme="minorHAnsi" w:cstheme="minorHAnsi" w:hint="eastAsia"/>
          <w:snapToGrid w:val="0"/>
        </w:rPr>
        <w:t>로부터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[1</w:t>
      </w:r>
      <w:r w:rsidR="00E01789">
        <w:rPr>
          <w:rFonts w:asciiTheme="minorHAnsi" w:hAnsiTheme="minorHAnsi" w:cstheme="minorHAnsi" w:hint="eastAsia"/>
          <w:snapToGrid w:val="0"/>
        </w:rPr>
        <w:t>5</w:t>
      </w:r>
      <w:r w:rsidR="00017FF9" w:rsidRP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 w:hint="eastAsia"/>
          <w:snapToGrid w:val="0"/>
        </w:rPr>
        <w:t>영업일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제시하여야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한다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. </w:t>
      </w:r>
      <w:r w:rsidR="00822B2B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평가기관이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제시한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최종적이고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확정적이며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당사자들을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구속</w:t>
      </w:r>
      <w:r w:rsidR="00D62B0F">
        <w:rPr>
          <w:rFonts w:asciiTheme="minorHAnsi" w:hAnsiTheme="minorHAnsi" w:cstheme="minorHAnsi" w:hint="eastAsia"/>
          <w:snapToGrid w:val="0"/>
        </w:rPr>
        <w:t>하며</w:t>
      </w:r>
      <w:r w:rsidR="00D62B0F">
        <w:rPr>
          <w:rFonts w:asciiTheme="minorHAnsi" w:hAnsiTheme="minorHAnsi" w:cstheme="minorHAnsi" w:hint="eastAsia"/>
          <w:snapToGrid w:val="0"/>
        </w:rPr>
        <w:t xml:space="preserve">, </w:t>
      </w:r>
      <w:r w:rsidR="00D62B0F">
        <w:rPr>
          <w:rFonts w:asciiTheme="minorHAnsi" w:hAnsiTheme="minorHAnsi" w:cstheme="minorHAnsi" w:hint="eastAsia"/>
          <w:snapToGrid w:val="0"/>
        </w:rPr>
        <w:t>당사자들은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이에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대해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소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제기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기타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방법으로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다툴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수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없</w:t>
      </w:r>
      <w:r w:rsidR="00017FF9" w:rsidRPr="00017FF9">
        <w:rPr>
          <w:rFonts w:asciiTheme="minorHAnsi" w:hAnsiTheme="minorHAnsi" w:cstheme="minorHAnsi" w:hint="eastAsia"/>
          <w:snapToGrid w:val="0"/>
        </w:rPr>
        <w:t>다</w:t>
      </w:r>
      <w:r w:rsidR="00017FF9">
        <w:rPr>
          <w:rFonts w:asciiTheme="minorHAnsi" w:hAnsiTheme="minorHAnsi" w:cstheme="minorHAnsi" w:hint="eastAsia"/>
          <w:snapToGrid w:val="0"/>
        </w:rPr>
        <w:t>.</w:t>
      </w:r>
    </w:p>
    <w:p w14:paraId="035BA2B5" w14:textId="364D06CF" w:rsidR="006F6CD4" w:rsidRPr="009945AA" w:rsidRDefault="006F6CD4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 w:rsidRPr="009945AA">
        <w:rPr>
          <w:rFonts w:asciiTheme="minorHAnsi" w:hAnsiTheme="minorHAnsi" w:cstheme="minorHAnsi" w:hint="eastAsia"/>
          <w:snapToGrid w:val="0"/>
        </w:rPr>
        <w:t>본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조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제</w:t>
      </w:r>
      <w:r w:rsidRPr="009945AA">
        <w:rPr>
          <w:rFonts w:asciiTheme="minorHAnsi" w:hAnsiTheme="minorHAnsi" w:cstheme="minorHAnsi"/>
          <w:snapToGrid w:val="0"/>
        </w:rPr>
        <w:t>(3)</w:t>
      </w:r>
      <w:r w:rsidRPr="009945AA">
        <w:rPr>
          <w:rFonts w:asciiTheme="minorHAnsi" w:hAnsiTheme="minorHAnsi" w:cstheme="minorHAnsi" w:hint="eastAsia"/>
          <w:snapToGrid w:val="0"/>
        </w:rPr>
        <w:t>항에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따른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회계법인의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보수는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각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당사자의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주장이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수용되지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않은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금액의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비율로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당사자들이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나누어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부담한다</w:t>
      </w:r>
      <w:r w:rsidR="007C4EC8" w:rsidRPr="009945AA">
        <w:rPr>
          <w:rFonts w:asciiTheme="minorHAnsi" w:hAnsiTheme="minorHAnsi" w:cstheme="minorHAnsi"/>
          <w:snapToGrid w:val="0"/>
        </w:rPr>
        <w:t>.</w:t>
      </w:r>
      <w:r w:rsidR="009945AA">
        <w:rPr>
          <w:rFonts w:asciiTheme="minorHAnsi" w:hAnsiTheme="minorHAnsi" w:cstheme="minorHAnsi" w:hint="eastAsia"/>
          <w:snapToGrid w:val="0"/>
        </w:rPr>
        <w:t xml:space="preserve"> </w:t>
      </w:r>
    </w:p>
    <w:p w14:paraId="6152B1C6" w14:textId="440AFDE7" w:rsidR="003454C0" w:rsidRPr="009945AA" w:rsidRDefault="003454C0" w:rsidP="003454C0">
      <w:pPr>
        <w:pStyle w:val="20"/>
        <w:rPr>
          <w:rFonts w:ascii="Times New Roman" w:hAnsi="Times New Roman" w:cs="Times New Roman"/>
        </w:rPr>
      </w:pPr>
      <w:r w:rsidRPr="009945AA">
        <w:rPr>
          <w:rFonts w:ascii="Times New Roman" w:hAnsi="Times New Roman" w:cs="Times New Roman" w:hint="eastAsia"/>
        </w:rPr>
        <w:t>매매대금의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확정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및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정산</w:t>
      </w:r>
      <w:r w:rsidR="00B27532" w:rsidRPr="009945AA">
        <w:rPr>
          <w:rFonts w:ascii="Times New Roman" w:hAnsi="Times New Roman" w:cs="Times New Roman"/>
        </w:rPr>
        <w:t>.</w:t>
      </w:r>
      <w:r w:rsidR="009945AA">
        <w:rPr>
          <w:rFonts w:ascii="Times New Roman" w:hAnsi="Times New Roman" w:cs="Times New Roman" w:hint="eastAsia"/>
        </w:rPr>
        <w:t xml:space="preserve"> </w:t>
      </w:r>
    </w:p>
    <w:p w14:paraId="3C7ADA69" w14:textId="7964CBED" w:rsidR="003454C0" w:rsidRDefault="003454C0" w:rsidP="003454C0">
      <w:pPr>
        <w:pStyle w:val="2f2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019D40C" w14:textId="5738E8DD" w:rsidR="003454C0" w:rsidRDefault="003454C0" w:rsidP="003454C0">
      <w:pPr>
        <w:pStyle w:val="31"/>
        <w:wordWrap w:val="0"/>
        <w:autoSpaceDE w:val="0"/>
      </w:pP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</w:t>
      </w:r>
      <w:r>
        <w:rPr>
          <w:rFonts w:hint="eastAsia"/>
        </w:rPr>
        <w:t xml:space="preserve"> </w:t>
      </w:r>
      <w:r>
        <w:rPr>
          <w:rFonts w:hint="eastAsia"/>
        </w:rPr>
        <w:t>제출기한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매매대금조정요청서를</w:t>
      </w:r>
      <w:r>
        <w:rPr>
          <w:rFonts w:hint="eastAsia"/>
        </w:rPr>
        <w:t xml:space="preserve"> </w:t>
      </w:r>
      <w:r>
        <w:rPr>
          <w:rFonts w:hint="eastAsia"/>
        </w:rPr>
        <w:t>제출하지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기준매매대금을</w:t>
      </w:r>
      <w:r>
        <w:rPr>
          <w:rFonts w:hint="eastAsia"/>
        </w:rPr>
        <w:t xml:space="preserve"> </w:t>
      </w:r>
      <w:r w:rsidR="00F5788C">
        <w:rPr>
          <w:rFonts w:hint="eastAsia"/>
        </w:rPr>
        <w:t>최종</w:t>
      </w:r>
      <w:r>
        <w:rPr>
          <w:rFonts w:hint="eastAsia"/>
        </w:rPr>
        <w:t>매매대금으로</w:t>
      </w:r>
      <w:r>
        <w:rPr>
          <w:rFonts w:hint="eastAsia"/>
        </w:rPr>
        <w:t xml:space="preserve"> </w:t>
      </w:r>
      <w:r w:rsidR="009B5F54">
        <w:rPr>
          <w:rFonts w:hint="eastAsia"/>
        </w:rPr>
        <w:t>확정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정산은</w:t>
      </w:r>
      <w:r>
        <w:rPr>
          <w:rFonts w:hint="eastAsia"/>
        </w:rPr>
        <w:t xml:space="preserve"> </w:t>
      </w:r>
      <w:r w:rsidR="00D92566">
        <w:rPr>
          <w:rFonts w:hint="eastAsia"/>
        </w:rPr>
        <w:t>없는</w:t>
      </w:r>
      <w:r w:rsidR="00D92566">
        <w:rPr>
          <w:rFonts w:hint="eastAsia"/>
        </w:rPr>
        <w:t xml:space="preserve"> </w:t>
      </w:r>
      <w:r w:rsidR="00D92566">
        <w:rPr>
          <w:rFonts w:hint="eastAsia"/>
        </w:rPr>
        <w:t>것으로</w:t>
      </w:r>
      <w:r w:rsidR="00D92566">
        <w:rPr>
          <w:rFonts w:hint="eastAsia"/>
        </w:rPr>
        <w:t xml:space="preserve"> </w:t>
      </w:r>
      <w:r w:rsidR="00D92566"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09E8AB67" w14:textId="224F6042" w:rsidR="003454C0" w:rsidRPr="00BE114C" w:rsidRDefault="003454C0" w:rsidP="003454C0">
      <w:pPr>
        <w:pStyle w:val="31"/>
        <w:wordWrap w:val="0"/>
        <w:autoSpaceDE w:val="0"/>
      </w:pPr>
      <w:r w:rsidRPr="00BE114C">
        <w:rPr>
          <w:rFonts w:hint="eastAsia"/>
        </w:rPr>
        <w:t>매수인이</w:t>
      </w:r>
      <w:r w:rsidRPr="00BE114C">
        <w:rPr>
          <w:rFonts w:hint="eastAsia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매매대금조정요청서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제출기한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내에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매매대금조정요청서를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제출한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때에는</w:t>
      </w:r>
      <w:r w:rsidRPr="00BE114C">
        <w:rPr>
          <w:rFonts w:asciiTheme="minorHAnsi" w:hAnsiTheme="minorHAnsi" w:cstheme="minorHAnsi"/>
          <w:snapToGrid w:val="0"/>
        </w:rPr>
        <w:t>,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매도인들과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매수인은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제</w:t>
      </w:r>
      <w:r w:rsidRPr="00BE114C">
        <w:rPr>
          <w:rFonts w:asciiTheme="minorHAnsi" w:hAnsiTheme="minorHAnsi" w:cstheme="minorHAnsi" w:hint="eastAsia"/>
          <w:snapToGrid w:val="0"/>
        </w:rPr>
        <w:t>4.3</w:t>
      </w:r>
      <w:r w:rsidRPr="00BE114C">
        <w:rPr>
          <w:rFonts w:asciiTheme="minorHAnsi" w:hAnsiTheme="minorHAnsi" w:cstheme="minorHAnsi" w:hint="eastAsia"/>
          <w:snapToGrid w:val="0"/>
        </w:rPr>
        <w:t>조에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따라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매매대금을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조정하고</w:t>
      </w:r>
      <w:r w:rsidRPr="00BE114C">
        <w:rPr>
          <w:rFonts w:asciiTheme="minorHAnsi" w:hAnsiTheme="minorHAnsi" w:cstheme="minorHAnsi" w:hint="eastAsia"/>
          <w:snapToGrid w:val="0"/>
        </w:rPr>
        <w:t xml:space="preserve">, </w:t>
      </w:r>
      <w:r w:rsidR="00BC2351" w:rsidRPr="00BE114C">
        <w:rPr>
          <w:rFonts w:asciiTheme="minorHAnsi" w:hAnsiTheme="minorHAnsi" w:cstheme="minorHAnsi" w:hint="eastAsia"/>
          <w:snapToGrid w:val="0"/>
        </w:rPr>
        <w:t>기준매매대금에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매매대금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조정금액을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차감한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금액이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최종매매대금이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되며</w:t>
      </w:r>
      <w:r w:rsidR="00BC2351" w:rsidRPr="00BE114C">
        <w:rPr>
          <w:rFonts w:asciiTheme="minorHAnsi" w:hAnsiTheme="minorHAnsi" w:cstheme="minorHAnsi"/>
          <w:snapToGrid w:val="0"/>
        </w:rPr>
        <w:t xml:space="preserve">, </w:t>
      </w:r>
      <w:r w:rsidR="00E10411" w:rsidRPr="00BE114C">
        <w:rPr>
          <w:rFonts w:asciiTheme="minorHAnsi" w:hAnsiTheme="minorHAnsi" w:cstheme="minorHAnsi" w:hint="eastAsia"/>
          <w:snapToGrid w:val="0"/>
        </w:rPr>
        <w:t>당사자들은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매도인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대표들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및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매수인이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별도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합의하는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시기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및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방법에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따라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매매대금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조정금액을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매수인에게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지급하여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매매대금을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정산</w:t>
      </w:r>
      <w:r w:rsidR="00E10411" w:rsidRPr="00BE114C">
        <w:rPr>
          <w:rFonts w:asciiTheme="minorHAnsi" w:hAnsiTheme="minorHAnsi" w:cstheme="minorHAnsi" w:hint="eastAsia"/>
          <w:snapToGrid w:val="0"/>
        </w:rPr>
        <w:t>하기로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한다</w:t>
      </w:r>
      <w:r w:rsidRPr="00BE114C">
        <w:rPr>
          <w:rFonts w:asciiTheme="minorHAnsi" w:hAnsiTheme="minorHAnsi" w:cstheme="minorHAnsi"/>
          <w:snapToGrid w:val="0"/>
        </w:rPr>
        <w:t>.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</w:p>
    <w:p w14:paraId="5E697E06" w14:textId="06BD4AF4" w:rsidR="00B36E91" w:rsidRDefault="00B36E91" w:rsidP="003454C0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 w:rsidR="00CF62AA">
        <w:rPr>
          <w:rFonts w:asciiTheme="minorHAnsi" w:hAnsiTheme="minorHAnsi" w:cstheme="minorHAnsi" w:hint="eastAsia"/>
          <w:snapToGrid w:val="0"/>
        </w:rPr>
        <w:t>금</w:t>
      </w:r>
      <w:r w:rsidR="00CF62AA">
        <w:rPr>
          <w:rFonts w:asciiTheme="minorHAnsi" w:hAnsiTheme="minorHAnsi" w:cstheme="minorHAnsi" w:hint="eastAsia"/>
          <w:snapToGrid w:val="0"/>
        </w:rPr>
        <w:t xml:space="preserve"> </w:t>
      </w:r>
      <w:commentRangeStart w:id="213"/>
      <w:r w:rsidR="00CF62AA">
        <w:rPr>
          <w:rFonts w:asciiTheme="minorHAnsi" w:hAnsiTheme="minorHAnsi" w:cstheme="minorHAnsi" w:hint="eastAsia"/>
          <w:snapToGrid w:val="0"/>
        </w:rPr>
        <w:t>50</w:t>
      </w:r>
      <w:r w:rsidR="00CF62AA">
        <w:rPr>
          <w:rFonts w:asciiTheme="minorHAnsi" w:hAnsiTheme="minorHAnsi" w:cstheme="minorHAnsi" w:hint="eastAsia"/>
          <w:snapToGrid w:val="0"/>
        </w:rPr>
        <w:t>억원</w:t>
      </w:r>
      <w:commentRangeEnd w:id="213"/>
      <w:r w:rsidR="00556963">
        <w:rPr>
          <w:rStyle w:val="af1"/>
          <w:rFonts w:eastAsiaTheme="minorEastAsia"/>
          <w:color w:val="auto"/>
          <w:lang w:eastAsia="zh-CN"/>
        </w:rPr>
        <w:commentReference w:id="213"/>
      </w:r>
      <w:r w:rsidR="00CF62AA">
        <w:rPr>
          <w:rFonts w:asciiTheme="minorHAnsi" w:hAnsiTheme="minorHAnsi" w:cstheme="minorHAnsi" w:hint="eastAsia"/>
          <w:snapToGrid w:val="0"/>
        </w:rPr>
        <w:t>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초과할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없다</w:t>
      </w:r>
      <w:r>
        <w:rPr>
          <w:rFonts w:asciiTheme="minorHAnsi" w:hAnsiTheme="minorHAnsi" w:cstheme="minorHAnsi" w:hint="eastAsia"/>
          <w:snapToGrid w:val="0"/>
        </w:rPr>
        <w:t xml:space="preserve">. </w:t>
      </w:r>
    </w:p>
    <w:p w14:paraId="15947861" w14:textId="77777777" w:rsidR="005D2CDC" w:rsidRPr="00FA6062" w:rsidRDefault="00C84756" w:rsidP="00375C1D">
      <w:pPr>
        <w:pStyle w:val="1"/>
        <w:wordWrap w:val="0"/>
        <w:autoSpaceDE w:val="0"/>
      </w:pPr>
      <w:bookmarkStart w:id="214" w:name="_Toc421816633"/>
      <w:bookmarkStart w:id="215" w:name="_Toc118882268"/>
      <w:r w:rsidRPr="00FA6062">
        <w:t>거래종결의</w:t>
      </w:r>
      <w:r w:rsidRPr="00FA6062">
        <w:t xml:space="preserve"> </w:t>
      </w:r>
      <w:r w:rsidRPr="00FA6062">
        <w:t>선행조건</w:t>
      </w:r>
      <w:bookmarkEnd w:id="214"/>
      <w:bookmarkEnd w:id="215"/>
    </w:p>
    <w:p w14:paraId="7BDAD96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</w:t>
      </w:r>
      <w:r w:rsidR="009C490F" w:rsidRPr="00FA6062">
        <w:rPr>
          <w:rFonts w:ascii="Times New Roman" w:hAnsi="Times New Roman" w:cs="Times New Roman"/>
        </w:rPr>
        <w:t>의</w:t>
      </w:r>
      <w:r w:rsidR="009C490F" w:rsidRPr="00FA6062">
        <w:rPr>
          <w:rFonts w:ascii="Times New Roman" w:hAnsi="Times New Roman" w:cs="Times New Roman"/>
        </w:rPr>
        <w:t xml:space="preserve"> </w:t>
      </w:r>
      <w:r w:rsidR="009C490F"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의무의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선행조건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5D45A02" w14:textId="326FC59A" w:rsidR="005D2CDC" w:rsidRPr="00FA6062" w:rsidRDefault="00C84756" w:rsidP="00375C1D">
      <w:pPr>
        <w:pStyle w:val="2f2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거래종결을</w:t>
      </w:r>
      <w:r w:rsidRPr="00FA6062">
        <w:t xml:space="preserve"> </w:t>
      </w:r>
      <w:r w:rsidRPr="00FA6062">
        <w:t>행할</w:t>
      </w:r>
      <w:r w:rsidRPr="00FA6062">
        <w:t xml:space="preserve"> </w:t>
      </w:r>
      <w:r w:rsidRPr="00FA6062">
        <w:t>의무는</w:t>
      </w:r>
      <w:r w:rsidRPr="00FA6062">
        <w:t xml:space="preserve">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="00EB590A" w:rsidRPr="00FA6062">
        <w:t>항의</w:t>
      </w:r>
      <w:r w:rsidR="00EB590A"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="00C9478B" w:rsidRPr="00FA6062">
        <w:t>충족</w:t>
      </w:r>
      <w:r w:rsidRPr="00FA6062">
        <w:t>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선행조건으로</w:t>
      </w:r>
      <w:r w:rsidRPr="00FA6062">
        <w:t xml:space="preserve"> </w:t>
      </w:r>
      <w:r w:rsidRPr="00FA6062">
        <w:t>한다</w:t>
      </w:r>
      <w:r w:rsidRPr="00FA6062">
        <w:t>.</w:t>
      </w:r>
      <w:r w:rsidR="00822B2B">
        <w:rPr>
          <w:rFonts w:hint="eastAsia"/>
        </w:rPr>
        <w:t xml:space="preserve"> </w:t>
      </w:r>
      <w:r w:rsidRPr="00FA6062">
        <w:t xml:space="preserve"> </w:t>
      </w:r>
      <w:r w:rsidRPr="00FA6062">
        <w:t>다만</w:t>
      </w:r>
      <w:r w:rsidRPr="00FA6062">
        <w:t xml:space="preserve">, </w:t>
      </w:r>
      <w:r w:rsidRPr="00FA6062">
        <w:t>매수인이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면제하는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lastRenderedPageBreak/>
        <w:t>예외로</w:t>
      </w:r>
      <w:r w:rsidRPr="00FA6062">
        <w:t xml:space="preserve"> </w:t>
      </w:r>
      <w:r w:rsidRPr="00FA6062">
        <w:t>한다</w:t>
      </w:r>
      <w:r w:rsidRPr="00FA6062">
        <w:t xml:space="preserve">. </w:t>
      </w:r>
      <w:ins w:id="216" w:author="SL Partners" w:date="2025-01-22T22:06:00Z" w16du:dateUtc="2025-01-22T13:06:00Z">
        <w:r w:rsidR="00333867">
          <w:rPr>
            <w:rFonts w:hint="eastAsia"/>
          </w:rPr>
          <w:t>[</w:t>
        </w:r>
        <w:r w:rsidR="00333867" w:rsidRPr="00092BD9">
          <w:rPr>
            <w:shd w:val="pct15" w:color="auto" w:fill="FFFFFF"/>
            <w:rPrChange w:id="217" w:author="SL Partners" w:date="2025-01-22T22:13:00Z" w16du:dateUtc="2025-01-22T13:13:00Z">
              <w:rPr/>
            </w:rPrChange>
          </w:rPr>
          <w:t xml:space="preserve">Note to Buyer: </w:t>
        </w:r>
        <w:r w:rsidR="009A5280" w:rsidRPr="00092BD9">
          <w:rPr>
            <w:rFonts w:hint="eastAsia"/>
            <w:shd w:val="pct15" w:color="auto" w:fill="FFFFFF"/>
            <w:rPrChange w:id="218" w:author="SL Partners" w:date="2025-01-22T22:13:00Z" w16du:dateUtc="2025-01-22T13:13:00Z">
              <w:rPr>
                <w:rFonts w:hint="eastAsia"/>
              </w:rPr>
            </w:rPrChange>
          </w:rPr>
          <w:t>본건</w:t>
        </w:r>
        <w:r w:rsidR="009A5280" w:rsidRPr="00092BD9">
          <w:rPr>
            <w:shd w:val="pct15" w:color="auto" w:fill="FFFFFF"/>
            <w:rPrChange w:id="219" w:author="SL Partners" w:date="2025-01-22T22:13:00Z" w16du:dateUtc="2025-01-22T13:13:00Z">
              <w:rPr/>
            </w:rPrChange>
          </w:rPr>
          <w:t xml:space="preserve"> </w:t>
        </w:r>
        <w:r w:rsidR="009A5280" w:rsidRPr="00092BD9">
          <w:rPr>
            <w:rFonts w:hint="eastAsia"/>
            <w:shd w:val="pct15" w:color="auto" w:fill="FFFFFF"/>
            <w:rPrChange w:id="220" w:author="SL Partners" w:date="2025-01-22T22:13:00Z" w16du:dateUtc="2025-01-22T13:13:00Z">
              <w:rPr>
                <w:rFonts w:hint="eastAsia"/>
              </w:rPr>
            </w:rPrChange>
          </w:rPr>
          <w:t>실사는</w:t>
        </w:r>
      </w:ins>
      <w:ins w:id="221" w:author="SL Partners" w:date="2025-01-22T22:13:00Z" w16du:dateUtc="2025-01-22T13:13:00Z">
        <w:r w:rsidR="00561D3D" w:rsidRPr="00092BD9">
          <w:rPr>
            <w:shd w:val="pct15" w:color="auto" w:fill="FFFFFF"/>
            <w:rPrChange w:id="222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23" w:author="SL Partners" w:date="2025-01-22T22:13:00Z" w16du:dateUtc="2025-01-22T13:13:00Z">
              <w:rPr>
                <w:rFonts w:hint="eastAsia"/>
              </w:rPr>
            </w:rPrChange>
          </w:rPr>
          <w:t>설</w:t>
        </w:r>
        <w:r w:rsidR="00561D3D" w:rsidRPr="00092BD9">
          <w:rPr>
            <w:shd w:val="pct15" w:color="auto" w:fill="FFFFFF"/>
            <w:rPrChange w:id="224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25" w:author="SL Partners" w:date="2025-01-22T22:13:00Z" w16du:dateUtc="2025-01-22T13:13:00Z">
              <w:rPr>
                <w:rFonts w:hint="eastAsia"/>
              </w:rPr>
            </w:rPrChange>
          </w:rPr>
          <w:t>연휴를</w:t>
        </w:r>
        <w:r w:rsidR="00561D3D" w:rsidRPr="00092BD9">
          <w:rPr>
            <w:shd w:val="pct15" w:color="auto" w:fill="FFFFFF"/>
            <w:rPrChange w:id="226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27" w:author="SL Partners" w:date="2025-01-22T22:13:00Z" w16du:dateUtc="2025-01-22T13:13:00Z">
              <w:rPr>
                <w:rFonts w:hint="eastAsia"/>
              </w:rPr>
            </w:rPrChange>
          </w:rPr>
          <w:t>포함한</w:t>
        </w:r>
        <w:r w:rsidR="00561D3D" w:rsidRPr="00092BD9">
          <w:rPr>
            <w:shd w:val="pct15" w:color="auto" w:fill="FFFFFF"/>
            <w:rPrChange w:id="228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29" w:author="SL Partners" w:date="2025-01-22T22:13:00Z" w16du:dateUtc="2025-01-22T13:13:00Z">
              <w:rPr>
                <w:rFonts w:hint="eastAsia"/>
              </w:rPr>
            </w:rPrChange>
          </w:rPr>
          <w:t>기간</w:t>
        </w:r>
        <w:r w:rsidR="00561D3D" w:rsidRPr="00092BD9">
          <w:rPr>
            <w:shd w:val="pct15" w:color="auto" w:fill="FFFFFF"/>
            <w:rPrChange w:id="230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31" w:author="SL Partners" w:date="2025-01-22T22:13:00Z" w16du:dateUtc="2025-01-22T13:13:00Z">
              <w:rPr>
                <w:rFonts w:hint="eastAsia"/>
              </w:rPr>
            </w:rPrChange>
          </w:rPr>
          <w:t>동안</w:t>
        </w:r>
        <w:r w:rsidR="00561D3D" w:rsidRPr="00092BD9">
          <w:rPr>
            <w:shd w:val="pct15" w:color="auto" w:fill="FFFFFF"/>
            <w:rPrChange w:id="232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33" w:author="SL Partners" w:date="2025-01-22T22:13:00Z" w16du:dateUtc="2025-01-22T13:13:00Z">
              <w:rPr>
                <w:rFonts w:hint="eastAsia"/>
              </w:rPr>
            </w:rPrChange>
          </w:rPr>
          <w:t>급박하게</w:t>
        </w:r>
        <w:r w:rsidR="00561D3D" w:rsidRPr="00092BD9">
          <w:rPr>
            <w:shd w:val="pct15" w:color="auto" w:fill="FFFFFF"/>
            <w:rPrChange w:id="234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35" w:author="SL Partners" w:date="2025-01-22T22:13:00Z" w16du:dateUtc="2025-01-22T13:13:00Z">
              <w:rPr>
                <w:rFonts w:hint="eastAsia"/>
              </w:rPr>
            </w:rPrChange>
          </w:rPr>
          <w:t>진행되고</w:t>
        </w:r>
        <w:r w:rsidR="00561D3D" w:rsidRPr="00092BD9">
          <w:rPr>
            <w:shd w:val="pct15" w:color="auto" w:fill="FFFFFF"/>
            <w:rPrChange w:id="236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37" w:author="SL Partners" w:date="2025-01-22T22:13:00Z" w16du:dateUtc="2025-01-22T13:13:00Z">
              <w:rPr>
                <w:rFonts w:hint="eastAsia"/>
              </w:rPr>
            </w:rPrChange>
          </w:rPr>
          <w:t>있고</w:t>
        </w:r>
        <w:r w:rsidR="00561D3D" w:rsidRPr="00092BD9">
          <w:rPr>
            <w:shd w:val="pct15" w:color="auto" w:fill="FFFFFF"/>
            <w:rPrChange w:id="238" w:author="SL Partners" w:date="2025-01-22T22:13:00Z" w16du:dateUtc="2025-01-22T13:13:00Z">
              <w:rPr/>
            </w:rPrChange>
          </w:rPr>
          <w:t xml:space="preserve">, </w:t>
        </w:r>
      </w:ins>
      <w:ins w:id="239" w:author="SL Partners" w:date="2025-01-22T22:06:00Z" w16du:dateUtc="2025-01-22T13:06:00Z">
        <w:r w:rsidR="009A5280" w:rsidRPr="00092BD9">
          <w:rPr>
            <w:shd w:val="pct15" w:color="auto" w:fill="FFFFFF"/>
            <w:rPrChange w:id="240" w:author="SL Partners" w:date="2025-01-22T22:13:00Z" w16du:dateUtc="2025-01-22T13:13:00Z">
              <w:rPr/>
            </w:rPrChange>
          </w:rPr>
          <w:t>‘</w:t>
        </w:r>
        <w:r w:rsidR="009A5280" w:rsidRPr="00092BD9">
          <w:rPr>
            <w:rFonts w:hint="eastAsia"/>
            <w:shd w:val="pct15" w:color="auto" w:fill="FFFFFF"/>
            <w:rPrChange w:id="241" w:author="SL Partners" w:date="2025-01-22T22:13:00Z" w16du:dateUtc="2025-01-22T13:13:00Z">
              <w:rPr>
                <w:rFonts w:hint="eastAsia"/>
              </w:rPr>
            </w:rPrChange>
          </w:rPr>
          <w:t>만족할</w:t>
        </w:r>
        <w:r w:rsidR="009A5280" w:rsidRPr="00092BD9">
          <w:rPr>
            <w:shd w:val="pct15" w:color="auto" w:fill="FFFFFF"/>
            <w:rPrChange w:id="242" w:author="SL Partners" w:date="2025-01-22T22:13:00Z" w16du:dateUtc="2025-01-22T13:13:00Z">
              <w:rPr/>
            </w:rPrChange>
          </w:rPr>
          <w:t xml:space="preserve"> </w:t>
        </w:r>
        <w:r w:rsidR="009A5280" w:rsidRPr="00092BD9">
          <w:rPr>
            <w:rFonts w:hint="eastAsia"/>
            <w:shd w:val="pct15" w:color="auto" w:fill="FFFFFF"/>
            <w:rPrChange w:id="243" w:author="SL Partners" w:date="2025-01-22T22:13:00Z" w16du:dateUtc="2025-01-22T13:13:00Z">
              <w:rPr>
                <w:rFonts w:hint="eastAsia"/>
              </w:rPr>
            </w:rPrChange>
          </w:rPr>
          <w:t>만한</w:t>
        </w:r>
        <w:r w:rsidR="009A5280" w:rsidRPr="00092BD9">
          <w:rPr>
            <w:shd w:val="pct15" w:color="auto" w:fill="FFFFFF"/>
            <w:rPrChange w:id="244" w:author="SL Partners" w:date="2025-01-22T22:13:00Z" w16du:dateUtc="2025-01-22T13:13:00Z">
              <w:rPr/>
            </w:rPrChange>
          </w:rPr>
          <w:t xml:space="preserve"> </w:t>
        </w:r>
        <w:r w:rsidR="009A5280" w:rsidRPr="00092BD9">
          <w:rPr>
            <w:rFonts w:hint="eastAsia"/>
            <w:shd w:val="pct15" w:color="auto" w:fill="FFFFFF"/>
            <w:rPrChange w:id="245" w:author="SL Partners" w:date="2025-01-22T22:13:00Z" w16du:dateUtc="2025-01-22T13:13:00Z">
              <w:rPr>
                <w:rFonts w:hint="eastAsia"/>
              </w:rPr>
            </w:rPrChange>
          </w:rPr>
          <w:t>수준</w:t>
        </w:r>
        <w:r w:rsidR="009A5280" w:rsidRPr="00092BD9">
          <w:rPr>
            <w:shd w:val="pct15" w:color="auto" w:fill="FFFFFF"/>
            <w:rPrChange w:id="246" w:author="SL Partners" w:date="2025-01-22T22:13:00Z" w16du:dateUtc="2025-01-22T13:13:00Z">
              <w:rPr/>
            </w:rPrChange>
          </w:rPr>
          <w:t>’</w:t>
        </w:r>
      </w:ins>
      <w:ins w:id="247" w:author="SL Partners" w:date="2025-01-22T22:13:00Z" w16du:dateUtc="2025-01-22T13:13:00Z">
        <w:r w:rsidR="00561D3D" w:rsidRPr="00092BD9">
          <w:rPr>
            <w:rFonts w:hint="eastAsia"/>
            <w:shd w:val="pct15" w:color="auto" w:fill="FFFFFF"/>
            <w:rPrChange w:id="248" w:author="SL Partners" w:date="2025-01-22T22:13:00Z" w16du:dateUtc="2025-01-22T13:13:00Z">
              <w:rPr>
                <w:rFonts w:hint="eastAsia"/>
              </w:rPr>
            </w:rPrChange>
          </w:rPr>
          <w:t>으로</w:t>
        </w:r>
        <w:r w:rsidR="00561D3D" w:rsidRPr="00092BD9">
          <w:rPr>
            <w:shd w:val="pct15" w:color="auto" w:fill="FFFFFF"/>
            <w:rPrChange w:id="249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50" w:author="SL Partners" w:date="2025-01-22T22:13:00Z" w16du:dateUtc="2025-01-22T13:13:00Z">
              <w:rPr>
                <w:rFonts w:hint="eastAsia"/>
              </w:rPr>
            </w:rPrChange>
          </w:rPr>
          <w:t>이루어졌는지</w:t>
        </w:r>
        <w:r w:rsidR="00561D3D" w:rsidRPr="00092BD9">
          <w:rPr>
            <w:shd w:val="pct15" w:color="auto" w:fill="FFFFFF"/>
            <w:rPrChange w:id="251" w:author="SL Partners" w:date="2025-01-22T22:13:00Z" w16du:dateUtc="2025-01-22T13:13:00Z">
              <w:rPr/>
            </w:rPrChange>
          </w:rPr>
          <w:t xml:space="preserve"> </w:t>
        </w:r>
        <w:r w:rsidR="00561D3D" w:rsidRPr="00092BD9">
          <w:rPr>
            <w:rFonts w:hint="eastAsia"/>
            <w:shd w:val="pct15" w:color="auto" w:fill="FFFFFF"/>
            <w:rPrChange w:id="252" w:author="SL Partners" w:date="2025-01-22T22:13:00Z" w16du:dateUtc="2025-01-22T13:13:00Z">
              <w:rPr>
                <w:rFonts w:hint="eastAsia"/>
              </w:rPr>
            </w:rPrChange>
          </w:rPr>
          <w:t>여부는</w:t>
        </w:r>
      </w:ins>
      <w:ins w:id="253" w:author="SL Partners" w:date="2025-01-22T22:06:00Z" w16du:dateUtc="2025-01-22T13:06:00Z">
        <w:r w:rsidR="009A5280" w:rsidRPr="00092BD9">
          <w:rPr>
            <w:shd w:val="pct15" w:color="auto" w:fill="FFFFFF"/>
            <w:rPrChange w:id="254" w:author="SL Partners" w:date="2025-01-22T22:13:00Z" w16du:dateUtc="2025-01-22T13:13:00Z">
              <w:rPr/>
            </w:rPrChange>
          </w:rPr>
          <w:t xml:space="preserve"> </w:t>
        </w:r>
        <w:r w:rsidR="009A5280" w:rsidRPr="00092BD9">
          <w:rPr>
            <w:rFonts w:hint="eastAsia"/>
            <w:shd w:val="pct15" w:color="auto" w:fill="FFFFFF"/>
            <w:rPrChange w:id="255" w:author="SL Partners" w:date="2025-01-22T22:13:00Z" w16du:dateUtc="2025-01-22T13:13:00Z">
              <w:rPr>
                <w:rFonts w:hint="eastAsia"/>
              </w:rPr>
            </w:rPrChange>
          </w:rPr>
          <w:t>주관적</w:t>
        </w:r>
        <w:r w:rsidR="009A5280" w:rsidRPr="00092BD9">
          <w:rPr>
            <w:shd w:val="pct15" w:color="auto" w:fill="FFFFFF"/>
            <w:rPrChange w:id="256" w:author="SL Partners" w:date="2025-01-22T22:13:00Z" w16du:dateUtc="2025-01-22T13:13:00Z">
              <w:rPr/>
            </w:rPrChange>
          </w:rPr>
          <w:t xml:space="preserve"> </w:t>
        </w:r>
        <w:r w:rsidR="009A5280" w:rsidRPr="00092BD9">
          <w:rPr>
            <w:rFonts w:hint="eastAsia"/>
            <w:shd w:val="pct15" w:color="auto" w:fill="FFFFFF"/>
            <w:rPrChange w:id="257" w:author="SL Partners" w:date="2025-01-22T22:13:00Z" w16du:dateUtc="2025-01-22T13:13:00Z">
              <w:rPr>
                <w:rFonts w:hint="eastAsia"/>
              </w:rPr>
            </w:rPrChange>
          </w:rPr>
          <w:t>사정</w:t>
        </w:r>
      </w:ins>
      <w:ins w:id="258" w:author="SL Partners" w:date="2025-01-22T22:07:00Z" w16du:dateUtc="2025-01-22T13:07:00Z">
        <w:r w:rsidR="009568FD" w:rsidRPr="00092BD9">
          <w:rPr>
            <w:rFonts w:hint="eastAsia"/>
            <w:shd w:val="pct15" w:color="auto" w:fill="FFFFFF"/>
            <w:rPrChange w:id="259" w:author="SL Partners" w:date="2025-01-22T22:13:00Z" w16du:dateUtc="2025-01-22T13:13:00Z">
              <w:rPr>
                <w:rFonts w:hint="eastAsia"/>
              </w:rPr>
            </w:rPrChange>
          </w:rPr>
          <w:t>이므로</w:t>
        </w:r>
        <w:r w:rsidR="009568FD" w:rsidRPr="00092BD9">
          <w:rPr>
            <w:shd w:val="pct15" w:color="auto" w:fill="FFFFFF"/>
            <w:rPrChange w:id="260" w:author="SL Partners" w:date="2025-01-22T22:13:00Z" w16du:dateUtc="2025-01-22T13:13:00Z">
              <w:rPr/>
            </w:rPrChange>
          </w:rPr>
          <w:t xml:space="preserve"> </w:t>
        </w:r>
      </w:ins>
      <w:ins w:id="261" w:author="SL Partners" w:date="2025-01-22T22:13:00Z" w16du:dateUtc="2025-01-22T13:13:00Z">
        <w:r w:rsidR="00092BD9">
          <w:rPr>
            <w:rFonts w:hint="eastAsia"/>
            <w:shd w:val="pct15" w:color="auto" w:fill="FFFFFF"/>
          </w:rPr>
          <w:t>제</w:t>
        </w:r>
        <w:r w:rsidR="00092BD9">
          <w:rPr>
            <w:rFonts w:hint="eastAsia"/>
            <w:shd w:val="pct15" w:color="auto" w:fill="FFFFFF"/>
          </w:rPr>
          <w:t>7</w:t>
        </w:r>
        <w:r w:rsidR="00092BD9">
          <w:rPr>
            <w:rFonts w:hint="eastAsia"/>
            <w:shd w:val="pct15" w:color="auto" w:fill="FFFFFF"/>
          </w:rPr>
          <w:t>호는</w:t>
        </w:r>
        <w:r w:rsidR="00092BD9">
          <w:rPr>
            <w:rFonts w:hint="eastAsia"/>
            <w:shd w:val="pct15" w:color="auto" w:fill="FFFFFF"/>
          </w:rPr>
          <w:t xml:space="preserve"> </w:t>
        </w:r>
      </w:ins>
      <w:ins w:id="262" w:author="SL Partners" w:date="2025-01-22T22:07:00Z" w16du:dateUtc="2025-01-22T13:07:00Z">
        <w:r w:rsidR="009568FD" w:rsidRPr="00092BD9">
          <w:rPr>
            <w:rFonts w:hint="eastAsia"/>
            <w:shd w:val="pct15" w:color="auto" w:fill="FFFFFF"/>
            <w:rPrChange w:id="263" w:author="SL Partners" w:date="2025-01-22T22:13:00Z" w16du:dateUtc="2025-01-22T13:13:00Z">
              <w:rPr>
                <w:rFonts w:hint="eastAsia"/>
              </w:rPr>
            </w:rPrChange>
          </w:rPr>
          <w:t>삭제하였습니다</w:t>
        </w:r>
        <w:r w:rsidR="009568FD" w:rsidRPr="00092BD9">
          <w:rPr>
            <w:shd w:val="pct15" w:color="auto" w:fill="FFFFFF"/>
            <w:rPrChange w:id="264" w:author="SL Partners" w:date="2025-01-22T22:13:00Z" w16du:dateUtc="2025-01-22T13:13:00Z">
              <w:rPr/>
            </w:rPrChange>
          </w:rPr>
          <w:t>.</w:t>
        </w:r>
      </w:ins>
      <w:ins w:id="265" w:author="SL Partners" w:date="2025-01-22T22:06:00Z" w16du:dateUtc="2025-01-22T13:06:00Z">
        <w:r w:rsidR="009A5280">
          <w:rPr>
            <w:rFonts w:hint="eastAsia"/>
          </w:rPr>
          <w:t>]</w:t>
        </w:r>
      </w:ins>
    </w:p>
    <w:p w14:paraId="0E8DBABF" w14:textId="24D0EF15" w:rsidR="005D2CDC" w:rsidRPr="00FA6062" w:rsidRDefault="00C84756" w:rsidP="00375C1D">
      <w:pPr>
        <w:pStyle w:val="31"/>
        <w:wordWrap w:val="0"/>
        <w:autoSpaceDE w:val="0"/>
      </w:pPr>
      <w:r w:rsidRPr="00FA6062">
        <w:t>제</w:t>
      </w:r>
      <w:r w:rsidR="00B36E91">
        <w:rPr>
          <w:rFonts w:hint="eastAsia"/>
        </w:rPr>
        <w:t>7</w:t>
      </w:r>
      <w:r w:rsidRPr="00FA6062">
        <w:t>.1</w:t>
      </w:r>
      <w:r w:rsidRPr="00FA6062">
        <w:t>조</w:t>
      </w:r>
      <w:r w:rsidR="00FE5716" w:rsidRPr="00FA6062">
        <w:t xml:space="preserve"> </w:t>
      </w:r>
      <w:r w:rsidR="00FE5716" w:rsidRPr="00FA6062">
        <w:t>및</w:t>
      </w:r>
      <w:r w:rsidR="00FE5716" w:rsidRPr="00FA6062">
        <w:t xml:space="preserve"> </w:t>
      </w:r>
      <w:r w:rsidR="00FE5716" w:rsidRPr="00FA6062">
        <w:rPr>
          <w:color w:val="auto"/>
          <w:u w:val="single"/>
        </w:rPr>
        <w:t>별지</w:t>
      </w:r>
      <w:r w:rsidR="00FE5716" w:rsidRPr="00FA6062">
        <w:rPr>
          <w:color w:val="auto"/>
          <w:u w:val="single"/>
        </w:rPr>
        <w:t xml:space="preserve"> </w:t>
      </w:r>
      <w:r w:rsidR="00B36E91">
        <w:rPr>
          <w:rFonts w:hint="eastAsia"/>
          <w:color w:val="auto"/>
          <w:u w:val="single"/>
        </w:rPr>
        <w:t>7</w:t>
      </w:r>
      <w:r w:rsidR="00A702D7" w:rsidRPr="00FA6062">
        <w:rPr>
          <w:color w:val="auto"/>
          <w:u w:val="single"/>
        </w:rPr>
        <w:t>.1</w:t>
      </w:r>
      <w:r w:rsidR="000A1EE3" w:rsidRPr="00FA6062">
        <w:rPr>
          <w:color w:val="auto"/>
          <w:u w:val="single"/>
        </w:rPr>
        <w:t>(9)</w:t>
      </w:r>
      <w:r w:rsidRPr="00FA6062">
        <w:t>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="00B54BFB" w:rsidRPr="00FA6062">
        <w:t>매도인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보장이</w:t>
      </w:r>
      <w:r w:rsidRPr="00FA6062">
        <w:t xml:space="preserve"> </w:t>
      </w:r>
      <w:r w:rsidR="00607689" w:rsidRPr="00FA6062">
        <w:t>중요한</w:t>
      </w:r>
      <w:r w:rsidR="00607689" w:rsidRPr="00FA6062">
        <w:t xml:space="preserve"> </w:t>
      </w:r>
      <w:r w:rsidR="00607689" w:rsidRPr="00FA6062">
        <w:t>면에서</w:t>
      </w:r>
      <w:r w:rsidR="00607689"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정확할</w:t>
      </w:r>
      <w:r w:rsidRPr="00FA6062">
        <w:t xml:space="preserve"> </w:t>
      </w:r>
      <w:r w:rsidRPr="00FA6062">
        <w:t>것</w:t>
      </w:r>
      <w:r w:rsidR="00FE5716" w:rsidRPr="00FA6062">
        <w:t>(</w:t>
      </w:r>
      <w:r w:rsidR="00FE5716" w:rsidRPr="00FA6062">
        <w:t>다만</w:t>
      </w:r>
      <w:r w:rsidR="00FE5716" w:rsidRPr="00FA6062">
        <w:t xml:space="preserve">, </w:t>
      </w:r>
      <w:r w:rsidR="00220AB0" w:rsidRPr="00FA6062">
        <w:t>각</w:t>
      </w:r>
      <w:r w:rsidR="00AF4C2D" w:rsidRPr="00FA6062">
        <w:t xml:space="preserve"> </w:t>
      </w:r>
      <w:r w:rsidR="00ED519B" w:rsidRPr="00FA6062">
        <w:t>매도인의</w:t>
      </w:r>
      <w:r w:rsidR="00ED519B" w:rsidRPr="00FA6062">
        <w:t xml:space="preserve"> </w:t>
      </w:r>
      <w:r w:rsidR="00386A22" w:rsidRPr="00FA6062">
        <w:t>근본적</w:t>
      </w:r>
      <w:r w:rsidR="00386A22" w:rsidRPr="00FA6062">
        <w:t xml:space="preserve"> </w:t>
      </w:r>
      <w:r w:rsidR="00386A22" w:rsidRPr="00FA6062">
        <w:t>진술보장</w:t>
      </w:r>
      <w:r w:rsidR="001E7BE8" w:rsidRPr="00FA6062">
        <w:t>은</w:t>
      </w:r>
      <w:r w:rsidR="001E7BE8" w:rsidRPr="00FA6062">
        <w:t xml:space="preserve"> </w:t>
      </w:r>
      <w:r w:rsidR="001E7BE8" w:rsidRPr="00FA6062">
        <w:t>모든</w:t>
      </w:r>
      <w:r w:rsidR="001E7BE8" w:rsidRPr="00FA6062">
        <w:t xml:space="preserve"> </w:t>
      </w:r>
      <w:r w:rsidR="001E7BE8" w:rsidRPr="00FA6062">
        <w:t>면에서</w:t>
      </w:r>
      <w:r w:rsidR="001E7BE8" w:rsidRPr="00FA6062">
        <w:t xml:space="preserve"> </w:t>
      </w:r>
      <w:r w:rsidR="001E7BE8" w:rsidRPr="00FA6062">
        <w:t>진실하고</w:t>
      </w:r>
      <w:r w:rsidR="001E7BE8" w:rsidRPr="00FA6062">
        <w:t xml:space="preserve"> </w:t>
      </w:r>
      <w:r w:rsidR="001E7BE8" w:rsidRPr="00FA6062">
        <w:t>정확해야</w:t>
      </w:r>
      <w:r w:rsidR="001E7BE8" w:rsidRPr="00FA6062">
        <w:t xml:space="preserve"> </w:t>
      </w:r>
      <w:r w:rsidR="001E7BE8" w:rsidRPr="00FA6062">
        <w:t>함</w:t>
      </w:r>
      <w:r w:rsidR="001E7BE8" w:rsidRPr="00FA6062">
        <w:t>).</w:t>
      </w:r>
    </w:p>
    <w:p w14:paraId="6E41F7D1" w14:textId="3F8A2985" w:rsidR="005D2CDC" w:rsidRPr="00FA6062" w:rsidRDefault="00B54BFB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이전까지</w:t>
      </w:r>
      <w:r w:rsidR="00C84756" w:rsidRPr="00FA6062">
        <w:t xml:space="preserve"> </w:t>
      </w:r>
      <w:r w:rsidR="00C84756" w:rsidRPr="00FA6062">
        <w:t>이행하거나</w:t>
      </w:r>
      <w:r w:rsidR="00C84756" w:rsidRPr="00FA6062">
        <w:t xml:space="preserve"> </w:t>
      </w:r>
      <w:r w:rsidR="00C84756" w:rsidRPr="00FA6062">
        <w:t>준수하여야</w:t>
      </w:r>
      <w:r w:rsidR="00C84756" w:rsidRPr="00FA6062">
        <w:t xml:space="preserve"> </w:t>
      </w:r>
      <w:r w:rsidR="00C84756" w:rsidRPr="00FA6062">
        <w:t>하는</w:t>
      </w:r>
      <w:r w:rsidR="00C84756" w:rsidRPr="00FA6062">
        <w:t xml:space="preserve"> </w:t>
      </w:r>
      <w:r w:rsidR="00C84756" w:rsidRPr="00FA6062">
        <w:t>확약과</w:t>
      </w:r>
      <w:r w:rsidR="00C84756" w:rsidRPr="00FA6062">
        <w:t xml:space="preserve"> </w:t>
      </w:r>
      <w:r w:rsidR="00C84756" w:rsidRPr="00FA6062">
        <w:t>의무를</w:t>
      </w:r>
      <w:r w:rsidR="00C84756" w:rsidRPr="00FA6062">
        <w:t xml:space="preserve"> </w:t>
      </w:r>
      <w:r w:rsidR="00C84756" w:rsidRPr="00FA6062">
        <w:t>중요한</w:t>
      </w:r>
      <w:r w:rsidR="00C84756" w:rsidRPr="00FA6062">
        <w:t xml:space="preserve"> </w:t>
      </w:r>
      <w:r w:rsidR="00C84756" w:rsidRPr="00FA6062">
        <w:t>면에서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84756" w:rsidRPr="00FA6062">
        <w:t>이행할</w:t>
      </w:r>
      <w:r w:rsidR="00C84756" w:rsidRPr="00FA6062">
        <w:t xml:space="preserve"> </w:t>
      </w:r>
      <w:r w:rsidR="00C84756" w:rsidRPr="00FA6062">
        <w:t>것</w:t>
      </w:r>
      <w:r w:rsidR="00C84756" w:rsidRPr="00FA6062">
        <w:t>.</w:t>
      </w:r>
    </w:p>
    <w:p w14:paraId="73CD033C" w14:textId="0E72F432" w:rsidR="005D2CDC" w:rsidRPr="00FA6062" w:rsidRDefault="00C84756" w:rsidP="00375C1D">
      <w:pPr>
        <w:pStyle w:val="31"/>
        <w:wordWrap w:val="0"/>
        <w:autoSpaceDE w:val="0"/>
      </w:pPr>
      <w:r w:rsidRPr="00FA6062">
        <w:t>거래종</w:t>
      </w:r>
      <w:r w:rsidR="00F3566D" w:rsidRPr="00FA6062">
        <w:t>결을</w:t>
      </w:r>
      <w:r w:rsidR="00CF550B" w:rsidRPr="00FA6062">
        <w:t xml:space="preserve"> </w:t>
      </w:r>
      <w:r w:rsidRPr="00FA6062">
        <w:t>금지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제한</w:t>
      </w:r>
      <w:r w:rsidR="003203DE" w:rsidRPr="00FA6062">
        <w:t>하거나</w:t>
      </w:r>
      <w:r w:rsidR="003203DE" w:rsidRPr="00FA6062">
        <w:t xml:space="preserve"> </w:t>
      </w:r>
      <w:r w:rsidR="003203DE" w:rsidRPr="00FA6062">
        <w:t>본</w:t>
      </w:r>
      <w:r w:rsidR="003203DE" w:rsidRPr="00FA6062">
        <w:t xml:space="preserve"> </w:t>
      </w:r>
      <w:r w:rsidR="003203DE" w:rsidRPr="00FA6062">
        <w:t>계약의</w:t>
      </w:r>
      <w:r w:rsidR="003203DE" w:rsidRPr="00FA6062">
        <w:t xml:space="preserve"> </w:t>
      </w:r>
      <w:r w:rsidR="003203DE" w:rsidRPr="00FA6062">
        <w:t>조건을</w:t>
      </w:r>
      <w:r w:rsidR="003203DE" w:rsidRPr="00FA6062">
        <w:t xml:space="preserve"> </w:t>
      </w:r>
      <w:r w:rsidR="003203DE" w:rsidRPr="00FA6062">
        <w:t>중대하게</w:t>
      </w:r>
      <w:r w:rsidR="003203DE" w:rsidRPr="00FA6062">
        <w:t xml:space="preserve"> </w:t>
      </w:r>
      <w:r w:rsidR="003203DE" w:rsidRPr="00FA6062">
        <w:t>변경시키는</w:t>
      </w:r>
      <w:r w:rsidRPr="00FA6062">
        <w:t xml:space="preserve"> </w:t>
      </w:r>
      <w:r w:rsidR="00F3566D" w:rsidRPr="00FA6062">
        <w:t>법령</w:t>
      </w:r>
      <w:r w:rsidRPr="00FA6062">
        <w:t>이</w:t>
      </w:r>
      <w:r w:rsidRPr="00FA6062">
        <w:t xml:space="preserve"> </w:t>
      </w:r>
      <w:r w:rsidRPr="00FA6062">
        <w:t>제정되거나</w:t>
      </w:r>
      <w:r w:rsidRPr="00FA6062">
        <w:t xml:space="preserve"> </w:t>
      </w:r>
      <w:r w:rsidRPr="00FA6062">
        <w:t>시행되지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="009713BE" w:rsidRPr="00FA6062">
        <w:t>거래종결을</w:t>
      </w:r>
      <w:r w:rsidR="009713BE" w:rsidRPr="00FA6062">
        <w:t xml:space="preserve"> </w:t>
      </w:r>
      <w:r w:rsidRPr="00FA6062">
        <w:t>제한하거나</w:t>
      </w:r>
      <w:r w:rsidRPr="00FA6062">
        <w:t xml:space="preserve"> </w:t>
      </w:r>
      <w:r w:rsidRPr="00FA6062">
        <w:t>금지하는</w:t>
      </w:r>
      <w:r w:rsidRPr="00FA6062">
        <w:t xml:space="preserve"> </w:t>
      </w:r>
      <w:r w:rsidRPr="00FA6062">
        <w:t>정부기관으로부터의</w:t>
      </w:r>
      <w:r w:rsidRPr="00FA6062">
        <w:t xml:space="preserve"> </w:t>
      </w:r>
      <w:r w:rsidRPr="00FA6062">
        <w:t>판결</w:t>
      </w:r>
      <w:r w:rsidRPr="00FA6062">
        <w:t xml:space="preserve">, </w:t>
      </w:r>
      <w:r w:rsidRPr="00FA6062">
        <w:t>명령</w:t>
      </w:r>
      <w:r w:rsidR="00C525C5" w:rsidRPr="00FA6062">
        <w:t xml:space="preserve">, </w:t>
      </w:r>
      <w:r w:rsidR="00C525C5" w:rsidRPr="00FA6062">
        <w:t>가압류</w:t>
      </w:r>
      <w:r w:rsidR="00C525C5" w:rsidRPr="00FA6062">
        <w:t xml:space="preserve">, </w:t>
      </w:r>
      <w:r w:rsidR="00C525C5" w:rsidRPr="00FA6062">
        <w:t>가처분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아니할</w:t>
      </w:r>
      <w:r w:rsidRPr="00FA6062">
        <w:t xml:space="preserve"> </w:t>
      </w:r>
      <w:r w:rsidRPr="00FA6062">
        <w:t>것</w:t>
      </w:r>
      <w:r w:rsidRPr="00FA6062">
        <w:t>.</w:t>
      </w:r>
      <w:r w:rsidR="00BD76FD" w:rsidRPr="00FA6062">
        <w:t xml:space="preserve">  </w:t>
      </w:r>
    </w:p>
    <w:p w14:paraId="17F7E910" w14:textId="515EA68A" w:rsidR="00FA43CB" w:rsidRPr="00FA6062" w:rsidRDefault="00FA43CB" w:rsidP="00375C1D">
      <w:pPr>
        <w:pStyle w:val="31"/>
        <w:wordWrap w:val="0"/>
        <w:autoSpaceDE w:val="0"/>
      </w:pPr>
      <w:r w:rsidRPr="00FA6062">
        <w:rPr>
          <w:szCs w:val="23"/>
        </w:rPr>
        <w:t>공정거래위원회의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본건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거래에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기업결합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승인</w:t>
      </w:r>
      <w:r w:rsidRPr="00FA6062">
        <w:rPr>
          <w:szCs w:val="23"/>
        </w:rPr>
        <w:t>(</w:t>
      </w:r>
      <w:r w:rsidRPr="00FA6062">
        <w:rPr>
          <w:szCs w:val="23"/>
        </w:rPr>
        <w:t>이하</w:t>
      </w:r>
      <w:r w:rsidRPr="00FA6062">
        <w:rPr>
          <w:szCs w:val="23"/>
        </w:rPr>
        <w:t xml:space="preserve"> “</w:t>
      </w:r>
      <w:r w:rsidRPr="00FA6062">
        <w:rPr>
          <w:szCs w:val="23"/>
          <w:u w:val="single"/>
        </w:rPr>
        <w:t>기업결합승인</w:t>
      </w:r>
      <w:r w:rsidRPr="00FA6062">
        <w:rPr>
          <w:szCs w:val="23"/>
        </w:rPr>
        <w:t>”)</w:t>
      </w:r>
      <w:r w:rsidRPr="00FA6062">
        <w:rPr>
          <w:szCs w:val="23"/>
        </w:rPr>
        <w:t>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취득될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것</w:t>
      </w:r>
      <w:r w:rsidRPr="00FA6062">
        <w:rPr>
          <w:szCs w:val="23"/>
        </w:rPr>
        <w:t>.</w:t>
      </w:r>
    </w:p>
    <w:p w14:paraId="38D87F2A" w14:textId="6E2AFCF6" w:rsidR="005D2CDC" w:rsidRPr="00FA6062" w:rsidRDefault="006305FB" w:rsidP="00375C1D">
      <w:pPr>
        <w:pStyle w:val="31"/>
        <w:wordWrap w:val="0"/>
        <w:autoSpaceDE w:val="0"/>
      </w:pPr>
      <w:r w:rsidRPr="00FA6062">
        <w:t>[</w:t>
      </w:r>
      <w:r w:rsidR="00B54BFB" w:rsidRPr="00FA6062">
        <w:t>매도인</w:t>
      </w:r>
      <w:r w:rsidR="00B36E91">
        <w:rPr>
          <w:rFonts w:hint="eastAsia"/>
        </w:rPr>
        <w:t>들</w:t>
      </w:r>
      <w:r w:rsidR="00537D7B" w:rsidRPr="00FA6062">
        <w:t xml:space="preserve"> </w:t>
      </w:r>
      <w:r w:rsidR="00537D7B" w:rsidRPr="00FA6062">
        <w:t>또는</w:t>
      </w:r>
      <w:r w:rsidR="00537D7B" w:rsidRPr="00FA6062">
        <w:t xml:space="preserve"> </w:t>
      </w:r>
      <w:r w:rsidR="00537D7B" w:rsidRPr="00FA6062">
        <w:t>대상회사</w:t>
      </w:r>
      <w:r w:rsidR="0058222A" w:rsidRPr="00FA6062">
        <w:t>에게</w:t>
      </w:r>
      <w:r w:rsidR="0058222A" w:rsidRPr="00FA6062">
        <w:t xml:space="preserve"> </w:t>
      </w:r>
      <w:r w:rsidR="0058222A" w:rsidRPr="00FA6062">
        <w:t>요구되는</w:t>
      </w:r>
      <w:r w:rsidR="00537D7B" w:rsidRPr="00FA6062">
        <w:t xml:space="preserve"> </w:t>
      </w:r>
      <w:r w:rsidR="00537D7B" w:rsidRPr="00FA6062">
        <w:t>필요적</w:t>
      </w:r>
      <w:r w:rsidR="00537D7B" w:rsidRPr="00FA6062">
        <w:t xml:space="preserve"> </w:t>
      </w:r>
      <w:r w:rsidR="00537D7B" w:rsidRPr="00FA6062">
        <w:t>정부승인</w:t>
      </w:r>
      <w:r w:rsidR="00537D7B" w:rsidRPr="00FA6062">
        <w:t xml:space="preserve"> </w:t>
      </w:r>
      <w:r w:rsidR="00537D7B" w:rsidRPr="00FA6062">
        <w:t>및</w:t>
      </w:r>
      <w:r w:rsidR="00537D7B" w:rsidRPr="00FA6062">
        <w:t xml:space="preserve"> </w:t>
      </w:r>
      <w:r w:rsidR="00537D7B" w:rsidRPr="00FA6062">
        <w:t>필요적</w:t>
      </w:r>
      <w:r w:rsidR="00537D7B" w:rsidRPr="00FA6062">
        <w:t xml:space="preserve"> </w:t>
      </w:r>
      <w:r w:rsidR="00537D7B" w:rsidRPr="00FA6062">
        <w:t>제</w:t>
      </w:r>
      <w:r w:rsidR="00537D7B" w:rsidRPr="00FA6062">
        <w:t>3</w:t>
      </w:r>
      <w:r w:rsidR="00537D7B" w:rsidRPr="00FA6062">
        <w:t>자승인이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84756" w:rsidRPr="00FA6062">
        <w:t>취득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이행될</w:t>
      </w:r>
      <w:r w:rsidR="00C84756" w:rsidRPr="00FA6062">
        <w:t xml:space="preserve"> </w:t>
      </w:r>
      <w:r w:rsidR="00C84756" w:rsidRPr="00FA6062">
        <w:t>것</w:t>
      </w:r>
      <w:r w:rsidR="00C84756" w:rsidRPr="00FA6062">
        <w:t>.</w:t>
      </w:r>
      <w:r w:rsidRPr="00FA6062">
        <w:t>]</w:t>
      </w:r>
      <w:r w:rsidR="006F0E2E" w:rsidRPr="00FA6062">
        <w:rPr>
          <w:rStyle w:val="afd"/>
        </w:rPr>
        <w:footnoteReference w:id="6"/>
      </w:r>
      <w:r w:rsidRPr="00FA6062">
        <w:t xml:space="preserve"> </w:t>
      </w:r>
    </w:p>
    <w:p w14:paraId="6493343D" w14:textId="65EE9B83" w:rsidR="0035670E" w:rsidRPr="00FA6062" w:rsidRDefault="0035670E" w:rsidP="00375C1D">
      <w:pPr>
        <w:pStyle w:val="31"/>
        <w:wordWrap w:val="0"/>
        <w:autoSpaceDE w:val="0"/>
      </w:pPr>
      <w:r w:rsidRPr="00FA6062">
        <w:t>중대하게</w:t>
      </w:r>
      <w:r w:rsidRPr="00FA6062">
        <w:t xml:space="preserve"> </w:t>
      </w:r>
      <w:r w:rsidRPr="00333867">
        <w:t>부정적인</w:t>
      </w:r>
      <w:r w:rsidRPr="00333867">
        <w:t xml:space="preserve"> </w:t>
      </w:r>
      <w:r w:rsidRPr="00333867">
        <w:t>영향이</w:t>
      </w:r>
      <w:r w:rsidRPr="00333867">
        <w:t xml:space="preserve"> </w:t>
      </w:r>
      <w:r w:rsidR="00537D7B" w:rsidRPr="00333867">
        <w:t>발견되</w:t>
      </w:r>
      <w:r w:rsidR="0072015F" w:rsidRPr="00333867">
        <w:rPr>
          <w:rFonts w:hint="eastAsia"/>
        </w:rPr>
        <w:t>거나</w:t>
      </w:r>
      <w:r w:rsidR="00537D7B" w:rsidRPr="00333867">
        <w:t xml:space="preserve"> </w:t>
      </w:r>
      <w:r w:rsidRPr="00333867">
        <w:t>발생하지</w:t>
      </w:r>
      <w:r w:rsidRPr="00333867">
        <w:t xml:space="preserve"> </w:t>
      </w:r>
      <w:r w:rsidRPr="00333867">
        <w:t>않</w:t>
      </w:r>
      <w:r w:rsidR="00310F3D" w:rsidRPr="00333867">
        <w:t>았</w:t>
      </w:r>
      <w:r w:rsidRPr="00333867">
        <w:t>을</w:t>
      </w:r>
      <w:r w:rsidRPr="00FA6062">
        <w:t xml:space="preserve"> </w:t>
      </w:r>
      <w:r w:rsidRPr="00FA6062">
        <w:t>것</w:t>
      </w:r>
      <w:r w:rsidRPr="00FA6062">
        <w:t>.</w:t>
      </w:r>
    </w:p>
    <w:p w14:paraId="5B2A422C" w14:textId="7B0EEFDB" w:rsidR="00F35330" w:rsidDel="00333867" w:rsidRDefault="00F35330" w:rsidP="0074676F">
      <w:pPr>
        <w:pStyle w:val="31"/>
        <w:rPr>
          <w:del w:id="266" w:author="SL Partners" w:date="2025-01-22T22:06:00Z" w16du:dateUtc="2025-01-22T13:06:00Z"/>
        </w:rPr>
      </w:pPr>
      <w:del w:id="267" w:author="SL Partners" w:date="2025-01-22T22:06:00Z" w16du:dateUtc="2025-01-22T13:06:00Z">
        <w:r w:rsidDel="00333867">
          <w:rPr>
            <w:rFonts w:hint="eastAsia"/>
          </w:rPr>
          <w:delText>본건</w:delText>
        </w:r>
        <w:r w:rsidDel="00333867">
          <w:rPr>
            <w:rFonts w:hint="eastAsia"/>
          </w:rPr>
          <w:delText xml:space="preserve"> </w:delText>
        </w:r>
        <w:r w:rsidDel="00333867">
          <w:rPr>
            <w:rFonts w:hint="eastAsia"/>
          </w:rPr>
          <w:delText>실사가</w:delText>
        </w:r>
        <w:r w:rsidDel="00333867">
          <w:rPr>
            <w:rFonts w:hint="eastAsia"/>
          </w:rPr>
          <w:delText xml:space="preserve"> </w:delText>
        </w:r>
        <w:r w:rsidDel="00333867">
          <w:rPr>
            <w:rFonts w:hint="eastAsia"/>
          </w:rPr>
          <w:delText>매수인이</w:delText>
        </w:r>
        <w:r w:rsidDel="00333867">
          <w:rPr>
            <w:rFonts w:hint="eastAsia"/>
          </w:rPr>
          <w:delText xml:space="preserve"> </w:delText>
        </w:r>
        <w:r w:rsidRPr="00135DFF" w:rsidDel="00333867">
          <w:rPr>
            <w:rFonts w:hint="eastAsia"/>
            <w:highlight w:val="yellow"/>
          </w:rPr>
          <w:delText>합리적으로</w:delText>
        </w:r>
        <w:r w:rsidRPr="00135DFF" w:rsidDel="00333867">
          <w:rPr>
            <w:rFonts w:hint="eastAsia"/>
            <w:highlight w:val="yellow"/>
          </w:rPr>
          <w:delText xml:space="preserve"> </w:delText>
        </w:r>
        <w:r w:rsidRPr="00135DFF" w:rsidDel="00333867">
          <w:rPr>
            <w:rFonts w:hint="eastAsia"/>
            <w:highlight w:val="yellow"/>
          </w:rPr>
          <w:delText>만족할</w:delText>
        </w:r>
        <w:r w:rsidRPr="00135DFF" w:rsidDel="00333867">
          <w:rPr>
            <w:rFonts w:hint="eastAsia"/>
            <w:highlight w:val="yellow"/>
          </w:rPr>
          <w:delText xml:space="preserve"> </w:delText>
        </w:r>
        <w:r w:rsidRPr="00135DFF" w:rsidDel="00333867">
          <w:rPr>
            <w:rFonts w:hint="eastAsia"/>
            <w:highlight w:val="yellow"/>
          </w:rPr>
          <w:delText>만한</w:delText>
        </w:r>
        <w:r w:rsidRPr="00135DFF" w:rsidDel="00333867">
          <w:rPr>
            <w:rFonts w:hint="eastAsia"/>
            <w:highlight w:val="yellow"/>
          </w:rPr>
          <w:delText xml:space="preserve"> </w:delText>
        </w:r>
        <w:r w:rsidRPr="00135DFF" w:rsidDel="00333867">
          <w:rPr>
            <w:rFonts w:hint="eastAsia"/>
            <w:highlight w:val="yellow"/>
          </w:rPr>
          <w:delText>수준으로</w:delText>
        </w:r>
        <w:r w:rsidRPr="00135DFF" w:rsidDel="00333867">
          <w:rPr>
            <w:rFonts w:hint="eastAsia"/>
            <w:highlight w:val="yellow"/>
          </w:rPr>
          <w:delText xml:space="preserve"> </w:delText>
        </w:r>
        <w:r w:rsidRPr="00135DFF" w:rsidDel="00333867">
          <w:rPr>
            <w:rFonts w:hint="eastAsia"/>
            <w:highlight w:val="yellow"/>
          </w:rPr>
          <w:delText>이루어졌을</w:delText>
        </w:r>
        <w:r w:rsidDel="00333867">
          <w:rPr>
            <w:rFonts w:hint="eastAsia"/>
          </w:rPr>
          <w:delText xml:space="preserve"> </w:delText>
        </w:r>
        <w:r w:rsidDel="00333867">
          <w:rPr>
            <w:rFonts w:hint="eastAsia"/>
          </w:rPr>
          <w:delText>것</w:delText>
        </w:r>
        <w:r w:rsidDel="00333867">
          <w:rPr>
            <w:rFonts w:hint="eastAsia"/>
          </w:rPr>
          <w:delText xml:space="preserve">. </w:delText>
        </w:r>
      </w:del>
    </w:p>
    <w:p w14:paraId="7B9B15B7" w14:textId="0475BB58" w:rsidR="00A6082B" w:rsidRPr="00FA6062" w:rsidRDefault="00232899" w:rsidP="0074676F">
      <w:pPr>
        <w:pStyle w:val="31"/>
      </w:pPr>
      <w:r w:rsidRPr="00FA6062">
        <w:t>각</w:t>
      </w:r>
      <w:r w:rsidRPr="00FA6062">
        <w:t xml:space="preserve"> </w:t>
      </w:r>
      <w:r w:rsidR="00617A0F" w:rsidRPr="00FA6062">
        <w:t>매도인</w:t>
      </w:r>
      <w:r w:rsidRPr="00FA6062">
        <w:t>이</w:t>
      </w:r>
      <w:r w:rsidRPr="00FA6062">
        <w:t xml:space="preserve"> </w:t>
      </w:r>
      <w:r w:rsidRPr="00FA6062">
        <w:t>소유하는</w:t>
      </w:r>
      <w:r w:rsidR="00617A0F" w:rsidRPr="00FA6062">
        <w:t xml:space="preserve"> </w:t>
      </w:r>
      <w:r w:rsidR="00617A0F" w:rsidRPr="00FA6062">
        <w:t>대상주식의</w:t>
      </w:r>
      <w:r w:rsidR="00617A0F" w:rsidRPr="00FA6062">
        <w:t xml:space="preserve"> </w:t>
      </w:r>
      <w:r w:rsidR="00617A0F" w:rsidRPr="00FA6062">
        <w:t>매매</w:t>
      </w:r>
      <w:r w:rsidRPr="00FA6062">
        <w:t xml:space="preserve"> </w:t>
      </w:r>
      <w:r w:rsidRPr="00FA6062">
        <w:t>거래</w:t>
      </w:r>
      <w:r w:rsidR="00617A0F" w:rsidRPr="00FA6062">
        <w:t>가</w:t>
      </w:r>
      <w:r w:rsidR="00617A0F" w:rsidRPr="00FA6062">
        <w:t xml:space="preserve"> </w:t>
      </w:r>
      <w:r w:rsidR="00617A0F" w:rsidRPr="00FA6062">
        <w:t>동시에</w:t>
      </w:r>
      <w:r w:rsidR="00617A0F" w:rsidRPr="00FA6062">
        <w:t xml:space="preserve"> </w:t>
      </w:r>
      <w:r w:rsidR="00617A0F" w:rsidRPr="00FA6062">
        <w:t>종결될</w:t>
      </w:r>
      <w:r w:rsidR="00617A0F" w:rsidRPr="00FA6062">
        <w:t xml:space="preserve"> </w:t>
      </w:r>
      <w:r w:rsidR="00617A0F" w:rsidRPr="00FA6062">
        <w:t>것</w:t>
      </w:r>
      <w:r w:rsidR="00617A0F" w:rsidRPr="00FA6062">
        <w:t xml:space="preserve">. </w:t>
      </w:r>
      <w:r w:rsidR="00822B2B">
        <w:rPr>
          <w:rFonts w:hint="eastAsia"/>
        </w:rPr>
        <w:t xml:space="preserve"> </w:t>
      </w:r>
      <w:r w:rsidR="00617A0F" w:rsidRPr="00FA6062">
        <w:t>명확히</w:t>
      </w:r>
      <w:r w:rsidR="00617A0F" w:rsidRPr="00FA6062">
        <w:t xml:space="preserve"> </w:t>
      </w:r>
      <w:r w:rsidR="00617A0F" w:rsidRPr="00FA6062">
        <w:t>하면</w:t>
      </w:r>
      <w:r w:rsidR="00617A0F" w:rsidRPr="00FA6062">
        <w:t xml:space="preserve"> </w:t>
      </w:r>
      <w:r w:rsidR="00617A0F" w:rsidRPr="00FA6062">
        <w:t>어느</w:t>
      </w:r>
      <w:r w:rsidR="00617A0F" w:rsidRPr="00FA6062">
        <w:t xml:space="preserve"> </w:t>
      </w:r>
      <w:r w:rsidR="00617A0F" w:rsidRPr="00FA6062">
        <w:t>매도인</w:t>
      </w:r>
      <w:r w:rsidRPr="00FA6062">
        <w:t>이</w:t>
      </w:r>
      <w:r w:rsidRPr="00FA6062">
        <w:t xml:space="preserve"> </w:t>
      </w:r>
      <w:r w:rsidRPr="00FA6062">
        <w:t>소유한</w:t>
      </w:r>
      <w:r w:rsidR="00617A0F" w:rsidRPr="00FA6062">
        <w:t xml:space="preserve"> </w:t>
      </w:r>
      <w:r w:rsidR="00617A0F" w:rsidRPr="00FA6062">
        <w:t>대상주식에</w:t>
      </w:r>
      <w:r w:rsidR="00617A0F" w:rsidRPr="00FA6062">
        <w:t xml:space="preserve"> </w:t>
      </w:r>
      <w:r w:rsidR="00617A0F" w:rsidRPr="00FA6062">
        <w:t>대한</w:t>
      </w:r>
      <w:r w:rsidR="00617A0F" w:rsidRPr="00FA6062">
        <w:t xml:space="preserve"> </w:t>
      </w:r>
      <w:r w:rsidR="00617A0F" w:rsidRPr="00FA6062">
        <w:t>매매가</w:t>
      </w:r>
      <w:r w:rsidR="00617A0F" w:rsidRPr="00FA6062">
        <w:t xml:space="preserve"> </w:t>
      </w:r>
      <w:r w:rsidR="00617A0F" w:rsidRPr="00FA6062">
        <w:t>종결되지</w:t>
      </w:r>
      <w:r w:rsidR="00617A0F" w:rsidRPr="00FA6062">
        <w:t xml:space="preserve"> </w:t>
      </w:r>
      <w:r w:rsidR="00617A0F" w:rsidRPr="00FA6062">
        <w:t>않는</w:t>
      </w:r>
      <w:r w:rsidR="00617A0F" w:rsidRPr="00FA6062">
        <w:t xml:space="preserve"> </w:t>
      </w:r>
      <w:r w:rsidR="00617A0F" w:rsidRPr="00FA6062">
        <w:t>경우</w:t>
      </w:r>
      <w:r w:rsidR="00617A0F" w:rsidRPr="00FA6062">
        <w:t xml:space="preserve"> </w:t>
      </w:r>
      <w:r w:rsidR="00617A0F" w:rsidRPr="00FA6062">
        <w:t>매수인은</w:t>
      </w:r>
      <w:r w:rsidR="00617A0F" w:rsidRPr="00FA6062">
        <w:t xml:space="preserve"> </w:t>
      </w:r>
      <w:r w:rsidR="00617A0F" w:rsidRPr="00FA6062">
        <w:t>본건</w:t>
      </w:r>
      <w:r w:rsidR="00617A0F" w:rsidRPr="00FA6062">
        <w:t xml:space="preserve"> </w:t>
      </w:r>
      <w:r w:rsidR="00617A0F" w:rsidRPr="00FA6062">
        <w:t>거래를</w:t>
      </w:r>
      <w:r w:rsidR="00617A0F" w:rsidRPr="00FA6062">
        <w:t xml:space="preserve"> </w:t>
      </w:r>
      <w:r w:rsidR="00617A0F" w:rsidRPr="00FA6062">
        <w:t>종결할</w:t>
      </w:r>
      <w:r w:rsidR="00617A0F" w:rsidRPr="00FA6062">
        <w:t xml:space="preserve"> </w:t>
      </w:r>
      <w:r w:rsidR="00617A0F" w:rsidRPr="00FA6062">
        <w:t>의무가</w:t>
      </w:r>
      <w:r w:rsidR="00617A0F" w:rsidRPr="00FA6062">
        <w:t xml:space="preserve"> </w:t>
      </w:r>
      <w:r w:rsidR="00617A0F" w:rsidRPr="00FA6062">
        <w:t>없음</w:t>
      </w:r>
      <w:r w:rsidR="00617A0F" w:rsidRPr="00FA6062">
        <w:t>.</w:t>
      </w:r>
    </w:p>
    <w:p w14:paraId="678ACDD5" w14:textId="0D3F5713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AF4C2D" w:rsidRPr="00FA6062">
        <w:rPr>
          <w:rFonts w:ascii="Times New Roman" w:hAnsi="Times New Roman" w:cs="Times New Roman"/>
        </w:rPr>
        <w:t>들</w:t>
      </w:r>
      <w:r w:rsidR="00CF550B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F550B" w:rsidRPr="00FA6062">
        <w:rPr>
          <w:rFonts w:ascii="Times New Roman" w:hAnsi="Times New Roman" w:cs="Times New Roman"/>
        </w:rPr>
        <w:t>거래종결</w:t>
      </w:r>
      <w:r w:rsidR="00CF550B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의무</w:t>
      </w:r>
      <w:r w:rsidR="00CF550B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선행조건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530753B9" w14:textId="6C6AFA79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거래종결을</w:t>
      </w:r>
      <w:r w:rsidR="00C84756" w:rsidRPr="00FA6062">
        <w:t xml:space="preserve"> </w:t>
      </w:r>
      <w:r w:rsidR="00C84756" w:rsidRPr="00FA6062">
        <w:t>행할</w:t>
      </w:r>
      <w:r w:rsidR="00C84756" w:rsidRPr="00FA6062">
        <w:t xml:space="preserve"> </w:t>
      </w:r>
      <w:r w:rsidR="00C84756" w:rsidRPr="00FA6062">
        <w:t>의무는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C84756" w:rsidRPr="00FA6062">
        <w:t>각</w:t>
      </w:r>
      <w:r w:rsidR="00C84756" w:rsidRPr="00FA6062">
        <w:t xml:space="preserve"> </w:t>
      </w:r>
      <w:r w:rsidR="00EB590A" w:rsidRPr="00FA6062">
        <w:t>항의</w:t>
      </w:r>
      <w:r w:rsidR="00EB590A" w:rsidRPr="00FA6062">
        <w:t xml:space="preserve"> </w:t>
      </w:r>
      <w:r w:rsidR="00C84756" w:rsidRPr="00FA6062">
        <w:t>조건이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9478B" w:rsidRPr="00FA6062">
        <w:t>충족</w:t>
      </w:r>
      <w:r w:rsidR="00C84756" w:rsidRPr="00FA6062">
        <w:t>되는</w:t>
      </w:r>
      <w:r w:rsidR="00C84756" w:rsidRPr="00FA6062">
        <w:t xml:space="preserve"> </w:t>
      </w:r>
      <w:r w:rsidR="00C84756" w:rsidRPr="00FA6062">
        <w:t>것을</w:t>
      </w:r>
      <w:r w:rsidR="00C84756" w:rsidRPr="00FA6062">
        <w:t xml:space="preserve"> </w:t>
      </w:r>
      <w:r w:rsidR="00C84756" w:rsidRPr="00FA6062">
        <w:t>그</w:t>
      </w:r>
      <w:r w:rsidR="00C84756" w:rsidRPr="00FA6062">
        <w:t xml:space="preserve"> </w:t>
      </w:r>
      <w:r w:rsidR="00C84756" w:rsidRPr="00FA6062">
        <w:t>선행조건으로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  <w:r w:rsidR="00822B2B">
        <w:rPr>
          <w:rFonts w:hint="eastAsia"/>
        </w:rPr>
        <w:t xml:space="preserve"> </w:t>
      </w:r>
      <w:r w:rsidR="00C84756" w:rsidRPr="00FA6062">
        <w:t>다만</w:t>
      </w:r>
      <w:r w:rsidR="00C84756" w:rsidRPr="00FA6062">
        <w:t xml:space="preserve">, </w:t>
      </w:r>
      <w:r w:rsidRPr="00FA6062">
        <w:t>매도인</w:t>
      </w:r>
      <w:r w:rsidR="00C32F65">
        <w:rPr>
          <w:rFonts w:hint="eastAsia"/>
        </w:rPr>
        <w:t xml:space="preserve"> </w:t>
      </w:r>
      <w:r w:rsidR="00C32F65">
        <w:rPr>
          <w:rFonts w:hint="eastAsia"/>
        </w:rPr>
        <w:t>대표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이를</w:t>
      </w:r>
      <w:r w:rsidR="00C84756" w:rsidRPr="00FA6062">
        <w:t xml:space="preserve"> </w:t>
      </w:r>
      <w:r w:rsidR="00C84756" w:rsidRPr="00FA6062">
        <w:t>서면으로</w:t>
      </w:r>
      <w:r w:rsidR="00C84756" w:rsidRPr="00FA6062">
        <w:t xml:space="preserve"> </w:t>
      </w:r>
      <w:r w:rsidR="00C84756" w:rsidRPr="00FA6062">
        <w:t>면제하는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예외로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</w:p>
    <w:p w14:paraId="5B23B6E6" w14:textId="1FAC5C50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제</w:t>
      </w:r>
      <w:r w:rsidR="00B36E91">
        <w:rPr>
          <w:rFonts w:hint="eastAsia"/>
        </w:rPr>
        <w:t>7</w:t>
      </w:r>
      <w:r w:rsidRPr="00FA6062">
        <w:t>.2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매수인의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보장이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정확할</w:t>
      </w:r>
      <w:r w:rsidRPr="00FA6062">
        <w:t xml:space="preserve"> </w:t>
      </w:r>
      <w:r w:rsidRPr="00FA6062">
        <w:t>것</w:t>
      </w:r>
      <w:r w:rsidR="00C858F7" w:rsidRPr="00FA6062">
        <w:t>(</w:t>
      </w:r>
      <w:r w:rsidR="00C858F7" w:rsidRPr="00FA6062">
        <w:t>다만</w:t>
      </w:r>
      <w:r w:rsidR="00C858F7" w:rsidRPr="00FA6062">
        <w:t xml:space="preserve">, </w:t>
      </w:r>
      <w:r w:rsidR="00704DF4" w:rsidRPr="00FA6062">
        <w:t>매수인의</w:t>
      </w:r>
      <w:r w:rsidR="00704DF4" w:rsidRPr="00FA6062">
        <w:t xml:space="preserve"> </w:t>
      </w:r>
      <w:r w:rsidR="00704DF4" w:rsidRPr="00FA6062">
        <w:t>근본적</w:t>
      </w:r>
      <w:r w:rsidR="00704DF4" w:rsidRPr="00FA6062">
        <w:t xml:space="preserve"> </w:t>
      </w:r>
      <w:r w:rsidR="00704DF4" w:rsidRPr="00FA6062">
        <w:t>진술보장</w:t>
      </w:r>
      <w:r w:rsidR="008D5E4B" w:rsidRPr="00FA6062">
        <w:t>은</w:t>
      </w:r>
      <w:r w:rsidR="008D5E4B" w:rsidRPr="00FA6062">
        <w:t xml:space="preserve"> </w:t>
      </w:r>
      <w:r w:rsidR="00C858F7" w:rsidRPr="00FA6062">
        <w:t>모든</w:t>
      </w:r>
      <w:r w:rsidR="00C858F7" w:rsidRPr="00FA6062">
        <w:t xml:space="preserve"> </w:t>
      </w:r>
      <w:r w:rsidR="00C858F7" w:rsidRPr="00FA6062">
        <w:t>면에서</w:t>
      </w:r>
      <w:r w:rsidR="00C858F7" w:rsidRPr="00FA6062">
        <w:t xml:space="preserve"> </w:t>
      </w:r>
      <w:r w:rsidR="00C858F7" w:rsidRPr="00FA6062">
        <w:t>진실하고</w:t>
      </w:r>
      <w:r w:rsidR="00C858F7" w:rsidRPr="00FA6062">
        <w:t xml:space="preserve"> </w:t>
      </w:r>
      <w:r w:rsidR="00C858F7" w:rsidRPr="00FA6062">
        <w:t>정확해야</w:t>
      </w:r>
      <w:r w:rsidR="00C858F7" w:rsidRPr="00FA6062">
        <w:t xml:space="preserve"> </w:t>
      </w:r>
      <w:r w:rsidR="00C858F7" w:rsidRPr="00FA6062">
        <w:t>함</w:t>
      </w:r>
      <w:r w:rsidR="00C858F7" w:rsidRPr="00FA6062">
        <w:t>)</w:t>
      </w:r>
      <w:r w:rsidRPr="00FA6062">
        <w:t>.</w:t>
      </w:r>
      <w:r w:rsidR="00CF550B" w:rsidRPr="00FA6062">
        <w:t xml:space="preserve"> </w:t>
      </w:r>
    </w:p>
    <w:p w14:paraId="042C7578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이전까지</w:t>
      </w:r>
      <w:r w:rsidRPr="00FA6062">
        <w:t xml:space="preserve"> </w:t>
      </w:r>
      <w:r w:rsidRPr="00FA6062">
        <w:t>이행하거나</w:t>
      </w:r>
      <w:r w:rsidRPr="00FA6062">
        <w:t xml:space="preserve"> </w:t>
      </w:r>
      <w:r w:rsidRPr="00FA6062">
        <w:t>준수하여야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확약과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이행할</w:t>
      </w:r>
      <w:r w:rsidRPr="00FA6062">
        <w:t xml:space="preserve"> </w:t>
      </w:r>
      <w:r w:rsidRPr="00FA6062">
        <w:t>것</w:t>
      </w:r>
      <w:r w:rsidRPr="00FA6062">
        <w:t>.</w:t>
      </w:r>
    </w:p>
    <w:p w14:paraId="38A31CE3" w14:textId="3FBC5ABC" w:rsidR="005D2CDC" w:rsidRPr="00FA6062" w:rsidRDefault="00C84756" w:rsidP="00375C1D">
      <w:pPr>
        <w:pStyle w:val="31"/>
        <w:wordWrap w:val="0"/>
        <w:autoSpaceDE w:val="0"/>
      </w:pPr>
      <w:r w:rsidRPr="00FA6062">
        <w:t>거래</w:t>
      </w:r>
      <w:r w:rsidR="0058222A" w:rsidRPr="00FA6062">
        <w:t>종결을</w:t>
      </w:r>
      <w:r w:rsidRPr="00FA6062">
        <w:t xml:space="preserve"> </w:t>
      </w:r>
      <w:r w:rsidRPr="00FA6062">
        <w:t>금지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제한</w:t>
      </w:r>
      <w:r w:rsidR="000666DB" w:rsidRPr="00FA6062">
        <w:t>하거나</w:t>
      </w:r>
      <w:r w:rsidR="000666DB" w:rsidRPr="00FA6062">
        <w:t xml:space="preserve"> </w:t>
      </w:r>
      <w:r w:rsidR="000666DB" w:rsidRPr="00FA6062">
        <w:t>본</w:t>
      </w:r>
      <w:r w:rsidR="000666DB" w:rsidRPr="00FA6062">
        <w:t xml:space="preserve"> </w:t>
      </w:r>
      <w:r w:rsidR="000666DB" w:rsidRPr="00FA6062">
        <w:t>계약의</w:t>
      </w:r>
      <w:r w:rsidR="000666DB" w:rsidRPr="00FA6062">
        <w:t xml:space="preserve"> </w:t>
      </w:r>
      <w:r w:rsidR="000666DB" w:rsidRPr="00FA6062">
        <w:t>조건을</w:t>
      </w:r>
      <w:r w:rsidR="000666DB" w:rsidRPr="00FA6062">
        <w:t xml:space="preserve"> </w:t>
      </w:r>
      <w:r w:rsidR="000666DB" w:rsidRPr="00FA6062">
        <w:t>중대하게</w:t>
      </w:r>
      <w:r w:rsidR="000666DB" w:rsidRPr="00FA6062">
        <w:t xml:space="preserve"> </w:t>
      </w:r>
      <w:r w:rsidR="000666DB" w:rsidRPr="00FA6062">
        <w:t>변경시키는</w:t>
      </w:r>
      <w:r w:rsidRPr="00FA6062">
        <w:t xml:space="preserve"> </w:t>
      </w:r>
      <w:r w:rsidR="00F3566D" w:rsidRPr="00FA6062">
        <w:t>법령</w:t>
      </w:r>
      <w:r w:rsidRPr="00FA6062">
        <w:t>이</w:t>
      </w:r>
      <w:r w:rsidRPr="00FA6062">
        <w:t xml:space="preserve"> </w:t>
      </w:r>
      <w:r w:rsidRPr="00FA6062">
        <w:t>제정되거나</w:t>
      </w:r>
      <w:r w:rsidRPr="00FA6062">
        <w:t xml:space="preserve"> </w:t>
      </w:r>
      <w:r w:rsidRPr="00FA6062">
        <w:t>시행되지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="0058222A" w:rsidRPr="00FA6062">
        <w:t>거래종결을</w:t>
      </w:r>
      <w:r w:rsidRPr="00FA6062">
        <w:t xml:space="preserve"> </w:t>
      </w:r>
      <w:r w:rsidRPr="00FA6062">
        <w:t>제한하거나</w:t>
      </w:r>
      <w:r w:rsidRPr="00FA6062">
        <w:t xml:space="preserve"> </w:t>
      </w:r>
      <w:r w:rsidRPr="00FA6062">
        <w:t>금지하는</w:t>
      </w:r>
      <w:r w:rsidRPr="00FA6062">
        <w:t xml:space="preserve"> </w:t>
      </w:r>
      <w:r w:rsidRPr="00FA6062">
        <w:t>정부기관으로부터의</w:t>
      </w:r>
      <w:r w:rsidRPr="00FA6062">
        <w:t xml:space="preserve"> </w:t>
      </w:r>
      <w:r w:rsidRPr="00FA6062">
        <w:t>판결</w:t>
      </w:r>
      <w:r w:rsidRPr="00FA6062">
        <w:t xml:space="preserve">, </w:t>
      </w:r>
      <w:r w:rsidRPr="00FA6062">
        <w:t>명령</w:t>
      </w:r>
      <w:r w:rsidR="00C525C5" w:rsidRPr="00FA6062">
        <w:t xml:space="preserve">, </w:t>
      </w:r>
      <w:r w:rsidR="00C525C5" w:rsidRPr="00FA6062">
        <w:t>가압류</w:t>
      </w:r>
      <w:r w:rsidR="00C525C5" w:rsidRPr="00FA6062">
        <w:t xml:space="preserve">, </w:t>
      </w:r>
      <w:r w:rsidR="00C525C5" w:rsidRPr="00FA6062">
        <w:t>가처분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아니할</w:t>
      </w:r>
      <w:r w:rsidRPr="00FA6062">
        <w:t xml:space="preserve"> </w:t>
      </w:r>
      <w:r w:rsidRPr="00FA6062">
        <w:t>것</w:t>
      </w:r>
      <w:r w:rsidRPr="00FA6062">
        <w:t>.</w:t>
      </w:r>
    </w:p>
    <w:p w14:paraId="7EFF2FED" w14:textId="537DA090" w:rsidR="00322FC8" w:rsidRDefault="005F2ED8" w:rsidP="00EE5A82">
      <w:pPr>
        <w:pStyle w:val="31"/>
      </w:pPr>
      <w:r w:rsidRPr="00FA6062">
        <w:t>기업결합승인이</w:t>
      </w:r>
      <w:r w:rsidRPr="00FA6062">
        <w:t xml:space="preserve"> </w:t>
      </w:r>
      <w:r w:rsidRPr="00FA6062">
        <w:t>취득될</w:t>
      </w:r>
      <w:r w:rsidRPr="00FA6062">
        <w:t xml:space="preserve"> </w:t>
      </w:r>
      <w:r w:rsidRPr="00FA6062">
        <w:t>것</w:t>
      </w:r>
      <w:r w:rsidR="00535E76" w:rsidRPr="00FA6062">
        <w:t>.</w:t>
      </w:r>
    </w:p>
    <w:p w14:paraId="1971080C" w14:textId="63E1B166" w:rsidR="00537936" w:rsidRPr="00FA6062" w:rsidRDefault="00537936" w:rsidP="007844B1">
      <w:pPr>
        <w:pStyle w:val="20"/>
        <w:rPr>
          <w:rFonts w:ascii="Times New Roman" w:hAnsi="Times New Roman" w:cs="Times New Roman"/>
        </w:rPr>
      </w:pPr>
      <w:bookmarkStart w:id="268" w:name="_Toc421816634"/>
      <w:r w:rsidRPr="00FA6062">
        <w:rPr>
          <w:rFonts w:ascii="Times New Roman" w:hAnsi="Times New Roman" w:cs="Times New Roman"/>
        </w:rPr>
        <w:t>선행조건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미충족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주장의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="00ED2DF2" w:rsidRPr="00FA6062">
        <w:rPr>
          <w:rFonts w:ascii="Times New Roman" w:hAnsi="Times New Roman" w:cs="Times New Roman"/>
        </w:rPr>
        <w:t>.</w:t>
      </w:r>
    </w:p>
    <w:p w14:paraId="204E6CEF" w14:textId="61C5B814" w:rsidR="00537936" w:rsidRPr="00FA6062" w:rsidRDefault="00537936" w:rsidP="00375C1D">
      <w:pPr>
        <w:pStyle w:val="2f2"/>
        <w:wordWrap w:val="0"/>
        <w:autoSpaceDE w:val="0"/>
      </w:pPr>
      <w:r w:rsidRPr="00FA6062">
        <w:t>제</w:t>
      </w:r>
      <w:r w:rsidR="00B36E91">
        <w:rPr>
          <w:rFonts w:hint="eastAsia"/>
        </w:rPr>
        <w:t>5</w:t>
      </w:r>
      <w:r w:rsidRPr="00FA6062">
        <w:t>.1</w:t>
      </w:r>
      <w:r w:rsidRPr="00FA6062">
        <w:t>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="00B36E91">
        <w:rPr>
          <w:rFonts w:hint="eastAsia"/>
        </w:rPr>
        <w:t>5</w:t>
      </w:r>
      <w:r w:rsidRPr="00FA6062">
        <w:t>.2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전부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일부가</w:t>
      </w:r>
      <w:r w:rsidRPr="00FA6062">
        <w:t xml:space="preserve"> </w:t>
      </w:r>
      <w:r w:rsidRPr="00FA6062">
        <w:t>충족되지</w:t>
      </w:r>
      <w:r w:rsidRPr="00FA6062">
        <w:t xml:space="preserve"> </w:t>
      </w:r>
      <w:r w:rsidRPr="00FA6062">
        <w:t>않은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미충족에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미충족을</w:t>
      </w:r>
      <w:r w:rsidRPr="00FA6062">
        <w:t xml:space="preserve"> </w:t>
      </w:r>
      <w:r w:rsidRPr="00FA6062">
        <w:t>주장</w:t>
      </w:r>
      <w:r w:rsidR="00164C6B">
        <w:rPr>
          <w:rFonts w:hint="eastAsia"/>
        </w:rPr>
        <w:t>하거나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이를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이유로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거래종결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의무의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이행을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거부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  <w:r w:rsidR="00822B2B">
        <w:rPr>
          <w:rFonts w:hint="eastAsia"/>
        </w:rPr>
        <w:t xml:space="preserve"> </w:t>
      </w:r>
      <w:r w:rsidR="00F93328" w:rsidRPr="00FA6062">
        <w:t xml:space="preserve"> </w:t>
      </w:r>
      <w:r w:rsidR="00822B2B">
        <w:rPr>
          <w:rFonts w:hint="eastAsia"/>
        </w:rPr>
        <w:t>다만</w:t>
      </w:r>
      <w:r w:rsidR="00AD32E4">
        <w:rPr>
          <w:rFonts w:hint="eastAsia"/>
        </w:rPr>
        <w:t xml:space="preserve">, </w:t>
      </w:r>
      <w:r w:rsidR="00C1415A">
        <w:rPr>
          <w:rFonts w:hint="eastAsia"/>
        </w:rPr>
        <w:t>본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계약의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어떠한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정함에도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불구하고</w:t>
      </w:r>
      <w:r w:rsidR="00C1415A">
        <w:rPr>
          <w:rFonts w:hint="eastAsia"/>
        </w:rPr>
        <w:t xml:space="preserve">, </w:t>
      </w:r>
      <w:r w:rsidR="00AD32E4" w:rsidRPr="0024397A">
        <w:rPr>
          <w:rFonts w:hint="eastAsia"/>
          <w:highlight w:val="yellow"/>
          <w:rPrChange w:id="269" w:author="SL Partners" w:date="2025-01-22T20:27:00Z" w16du:dateUtc="2025-01-22T11:27:00Z">
            <w:rPr>
              <w:rFonts w:hint="eastAsia"/>
            </w:rPr>
          </w:rPrChange>
        </w:rPr>
        <w:t>매수인이</w:t>
      </w:r>
      <w:r w:rsidR="00AD32E4" w:rsidRPr="0024397A">
        <w:rPr>
          <w:highlight w:val="yellow"/>
          <w:rPrChange w:id="270" w:author="SL Partners" w:date="2025-01-22T20:27:00Z" w16du:dateUtc="2025-01-22T11:27:00Z">
            <w:rPr/>
          </w:rPrChange>
        </w:rPr>
        <w:t xml:space="preserve"> </w:t>
      </w:r>
      <w:r w:rsidR="00AD32E4" w:rsidRPr="0024397A">
        <w:rPr>
          <w:rFonts w:hint="eastAsia"/>
          <w:highlight w:val="yellow"/>
          <w:rPrChange w:id="271" w:author="SL Partners" w:date="2025-01-22T20:27:00Z" w16du:dateUtc="2025-01-22T11:27:00Z">
            <w:rPr>
              <w:rFonts w:hint="eastAsia"/>
            </w:rPr>
          </w:rPrChange>
        </w:rPr>
        <w:t>상업적으로</w:t>
      </w:r>
      <w:r w:rsidR="00AD32E4" w:rsidRPr="0024397A">
        <w:rPr>
          <w:highlight w:val="yellow"/>
          <w:rPrChange w:id="272" w:author="SL Partners" w:date="2025-01-22T20:27:00Z" w16du:dateUtc="2025-01-22T11:27:00Z">
            <w:rPr/>
          </w:rPrChange>
        </w:rPr>
        <w:t xml:space="preserve"> </w:t>
      </w:r>
      <w:r w:rsidR="00AD32E4" w:rsidRPr="0024397A">
        <w:rPr>
          <w:rFonts w:hint="eastAsia"/>
          <w:highlight w:val="yellow"/>
          <w:rPrChange w:id="273" w:author="SL Partners" w:date="2025-01-22T20:27:00Z" w16du:dateUtc="2025-01-22T11:27:00Z">
            <w:rPr>
              <w:rFonts w:hint="eastAsia"/>
            </w:rPr>
          </w:rPrChange>
        </w:rPr>
        <w:t>합리적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수준의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최선의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노력을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다하였음에도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매수인에게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요구되는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필요적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정부승인을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받지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못한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경우에는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매수인의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책임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있는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사유로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보지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아니한다</w:t>
      </w:r>
      <w:r w:rsidR="00AD32E4">
        <w:rPr>
          <w:rFonts w:hint="eastAsia"/>
        </w:rPr>
        <w:t>.</w:t>
      </w:r>
    </w:p>
    <w:p w14:paraId="7BB5C59E" w14:textId="77777777" w:rsidR="005D2CDC" w:rsidRPr="00067120" w:rsidRDefault="00C84756" w:rsidP="00375C1D">
      <w:pPr>
        <w:pStyle w:val="1"/>
        <w:wordWrap w:val="0"/>
        <w:autoSpaceDE w:val="0"/>
      </w:pPr>
      <w:bookmarkStart w:id="274" w:name="_Toc118882269"/>
      <w:r w:rsidRPr="00067120">
        <w:t>확약</w:t>
      </w:r>
      <w:bookmarkEnd w:id="268"/>
      <w:bookmarkEnd w:id="274"/>
    </w:p>
    <w:p w14:paraId="076B3277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이전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확약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67BC0A5" w14:textId="65347307" w:rsidR="005D2CDC" w:rsidRPr="00FA6062" w:rsidRDefault="00F93328" w:rsidP="00375C1D">
      <w:pPr>
        <w:pStyle w:val="2f2"/>
        <w:wordWrap w:val="0"/>
        <w:autoSpaceDE w:val="0"/>
      </w:pPr>
      <w:r w:rsidRPr="00FA6062">
        <w:t>당사자들은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</w:t>
      </w:r>
      <w:r w:rsidR="00C84756" w:rsidRPr="00FA6062">
        <w:t xml:space="preserve"> </w:t>
      </w:r>
      <w:r w:rsidR="00C84756" w:rsidRPr="00FA6062">
        <w:t>체결일로부터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>(</w:t>
      </w:r>
      <w:r w:rsidR="006B29CC" w:rsidRPr="00FA6062">
        <w:t>다만</w:t>
      </w:r>
      <w:r w:rsidR="00C84756" w:rsidRPr="00FA6062">
        <w:t xml:space="preserve">,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계약이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이전에</w:t>
      </w:r>
      <w:r w:rsidR="00C84756" w:rsidRPr="00FA6062">
        <w:t xml:space="preserve"> </w:t>
      </w:r>
      <w:r w:rsidR="00C84756" w:rsidRPr="00FA6062">
        <w:t>해제된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해제일</w:t>
      </w:r>
      <w:r w:rsidR="00C84756" w:rsidRPr="00FA6062">
        <w:t xml:space="preserve">) </w:t>
      </w:r>
      <w:r w:rsidR="00C84756" w:rsidRPr="00FA6062">
        <w:t>사이에</w:t>
      </w:r>
      <w:r w:rsidR="00C84756" w:rsidRPr="00FA6062">
        <w:t xml:space="preserve"> </w:t>
      </w:r>
      <w:r w:rsidR="00C84756" w:rsidRPr="00FA6062">
        <w:t>다음의</w:t>
      </w:r>
      <w:r w:rsidR="00C84756" w:rsidRPr="00FA6062">
        <w:t xml:space="preserve"> </w:t>
      </w:r>
      <w:r w:rsidR="00C84756" w:rsidRPr="00FA6062">
        <w:t>행위를</w:t>
      </w:r>
      <w:r w:rsidR="00C84756" w:rsidRPr="00FA6062">
        <w:t xml:space="preserve"> </w:t>
      </w:r>
      <w:r w:rsidR="00C84756" w:rsidRPr="00FA6062">
        <w:t>하거나</w:t>
      </w:r>
      <w:r w:rsidR="00C84756" w:rsidRPr="00FA6062">
        <w:t xml:space="preserve"> </w:t>
      </w:r>
      <w:r w:rsidR="00C84756" w:rsidRPr="00FA6062">
        <w:t>하지</w:t>
      </w:r>
      <w:r w:rsidR="00C84756" w:rsidRPr="00FA6062">
        <w:t xml:space="preserve"> </w:t>
      </w:r>
      <w:r w:rsidR="00C84756" w:rsidRPr="00FA6062">
        <w:t>않을</w:t>
      </w:r>
      <w:r w:rsidR="00C84756" w:rsidRPr="00FA6062">
        <w:t xml:space="preserve"> </w:t>
      </w:r>
      <w:r w:rsidR="00C84756" w:rsidRPr="00FA6062">
        <w:t>것을</w:t>
      </w:r>
      <w:r w:rsidR="00C84756" w:rsidRPr="00FA6062">
        <w:t xml:space="preserve"> </w:t>
      </w:r>
      <w:r w:rsidR="00C84756" w:rsidRPr="00FA6062">
        <w:t>확약한다</w:t>
      </w:r>
      <w:r w:rsidR="00C84756" w:rsidRPr="00FA6062">
        <w:t>.</w:t>
      </w:r>
    </w:p>
    <w:p w14:paraId="449A435F" w14:textId="2404F9C0" w:rsidR="00674E16" w:rsidRPr="00FA6062" w:rsidRDefault="00C84756" w:rsidP="00375C1D">
      <w:pPr>
        <w:pStyle w:val="31"/>
        <w:wordWrap w:val="0"/>
        <w:autoSpaceDE w:val="0"/>
      </w:pPr>
      <w:r w:rsidRPr="00FA6062">
        <w:t>당사자들은</w:t>
      </w:r>
      <w:r w:rsidRPr="00FA6062">
        <w:t xml:space="preserve"> </w:t>
      </w:r>
      <w:r w:rsidRPr="00FA6062">
        <w:t>제</w:t>
      </w:r>
      <w:r w:rsidR="00B36E91">
        <w:rPr>
          <w:rFonts w:hint="eastAsia"/>
        </w:rPr>
        <w:t>5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선행조건을</w:t>
      </w:r>
      <w:r w:rsidRPr="00FA6062">
        <w:t xml:space="preserve"> </w:t>
      </w:r>
      <w:r w:rsidRPr="00FA6062">
        <w:t>충족시키기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다하여야</w:t>
      </w:r>
      <w:r w:rsidRPr="00FA6062">
        <w:t xml:space="preserve"> </w:t>
      </w:r>
      <w:r w:rsidRPr="00FA6062">
        <w:t>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이행하여야</w:t>
      </w:r>
      <w:r w:rsidRPr="00FA6062">
        <w:t xml:space="preserve"> </w:t>
      </w:r>
      <w:r w:rsidRPr="00FA6062">
        <w:t>하며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거래종결을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08008E" w:rsidRPr="00FA6062">
        <w:t xml:space="preserve"> </w:t>
      </w:r>
    </w:p>
    <w:p w14:paraId="6D216872" w14:textId="61701387" w:rsidR="00A94CE2" w:rsidRPr="00FA6062" w:rsidRDefault="00A94CE2" w:rsidP="00A94CE2">
      <w:pPr>
        <w:pStyle w:val="31"/>
        <w:wordWrap w:val="0"/>
        <w:autoSpaceDE w:val="0"/>
      </w:pPr>
      <w:r w:rsidRPr="00FA6062">
        <w:t>당사자들은</w:t>
      </w:r>
      <w:r w:rsidRPr="00FA6062">
        <w:t xml:space="preserve"> (i)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, </w:t>
      </w:r>
      <w:r w:rsidRPr="00FA6062">
        <w:t>확약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의무의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불이행이나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발생</w:t>
      </w:r>
      <w:bookmarkStart w:id="275" w:name="_Hlk97577036"/>
      <w:r w:rsidRPr="00FA6062">
        <w:t>하거나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사실의</w:t>
      </w:r>
      <w:r w:rsidRPr="00FA6062">
        <w:t xml:space="preserve"> </w:t>
      </w:r>
      <w:r w:rsidRPr="00FA6062">
        <w:t>발생이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예상되는</w:t>
      </w:r>
      <w:bookmarkEnd w:id="275"/>
      <w:r w:rsidRPr="00FA6062">
        <w:t xml:space="preserve"> </w:t>
      </w:r>
      <w:r w:rsidRPr="00FA6062">
        <w:t>경우</w:t>
      </w:r>
      <w:r w:rsidRPr="00FA6062">
        <w:t xml:space="preserve">, </w:t>
      </w:r>
      <w:bookmarkStart w:id="276" w:name="_Hlk123121948"/>
      <w:r w:rsidRPr="00FA6062">
        <w:t xml:space="preserve">(ii) </w:t>
      </w: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영향에</w:t>
      </w:r>
      <w:r w:rsidRPr="00FA6062">
        <w:t xml:space="preserve"> </w:t>
      </w:r>
      <w:r w:rsidRPr="00FA6062">
        <w:t>해당할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</w:t>
      </w:r>
      <w:r w:rsidRPr="00FA6062">
        <w:t xml:space="preserve">, </w:t>
      </w:r>
      <w:r w:rsidRPr="00FA6062">
        <w:t>사건</w:t>
      </w:r>
      <w:r w:rsidRPr="00FA6062">
        <w:t xml:space="preserve">, </w:t>
      </w:r>
      <w:r w:rsidRPr="00FA6062">
        <w:t>영향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변경이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또는</w:t>
      </w:r>
      <w:r w:rsidRPr="00FA6062">
        <w:t xml:space="preserve"> (iii) </w:t>
      </w:r>
      <w:r w:rsidRPr="00FA6062">
        <w:t>본건</w:t>
      </w:r>
      <w:r w:rsidRPr="00FA6062">
        <w:t xml:space="preserve"> </w:t>
      </w:r>
      <w:r w:rsidRPr="00FA6062">
        <w:t>거래에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자신의</w:t>
      </w:r>
      <w:r w:rsidRPr="00FA6062">
        <w:t xml:space="preserve"> </w:t>
      </w:r>
      <w:r w:rsidRPr="00FA6062">
        <w:t>동의나</w:t>
      </w:r>
      <w:r w:rsidRPr="00FA6062">
        <w:t xml:space="preserve"> </w:t>
      </w:r>
      <w:r w:rsidRPr="00FA6062">
        <w:t>승인이</w:t>
      </w:r>
      <w:r w:rsidRPr="00FA6062">
        <w:t xml:space="preserve"> </w:t>
      </w:r>
      <w:r w:rsidRPr="00FA6062">
        <w:t>필요함을</w:t>
      </w:r>
      <w:r w:rsidRPr="00FA6062">
        <w:t xml:space="preserve"> </w:t>
      </w:r>
      <w:r w:rsidRPr="00FA6062">
        <w:t>주장하는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정부기관의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주장이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bookmarkEnd w:id="276"/>
      <w:r w:rsidRPr="00FA6062">
        <w:t>이를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신속하게</w:t>
      </w:r>
      <w:r w:rsidRPr="00FA6062">
        <w:t xml:space="preserve"> </w:t>
      </w:r>
      <w:r w:rsidRPr="00FA6062">
        <w:lastRenderedPageBreak/>
        <w:t>서면으로</w:t>
      </w:r>
      <w:r w:rsidRPr="00FA6062">
        <w:t xml:space="preserve"> </w:t>
      </w:r>
      <w:r w:rsidRPr="00FA6062">
        <w:t>통지하여야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bookmarkStart w:id="277" w:name="_Hlk97577049"/>
      <w:r w:rsidR="004310DB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조에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사실을</w:t>
      </w:r>
      <w:r w:rsidRPr="00FA6062">
        <w:t xml:space="preserve"> </w:t>
      </w:r>
      <w:r w:rsidRPr="00FA6062">
        <w:t>통지한다고</w:t>
      </w:r>
      <w:r w:rsidRPr="00FA6062">
        <w:t xml:space="preserve"> </w:t>
      </w:r>
      <w:r w:rsidRPr="00FA6062">
        <w:t>하더라도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치유</w:t>
      </w:r>
      <w:r w:rsidRPr="00FA6062">
        <w:t xml:space="preserve">, </w:t>
      </w:r>
      <w:r w:rsidRPr="00FA6062">
        <w:t>변경</w:t>
      </w:r>
      <w:r w:rsidRPr="00FA6062">
        <w:t xml:space="preserve">, </w:t>
      </w:r>
      <w:r w:rsidRPr="00FA6062">
        <w:t>시정하는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간주되지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bookmarkEnd w:id="277"/>
    </w:p>
    <w:p w14:paraId="36D666DA" w14:textId="0D1522D6" w:rsidR="00674E16" w:rsidRPr="00FA6062" w:rsidRDefault="00674E16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Pr="00FA6062">
        <w:t>은</w:t>
      </w:r>
      <w:r w:rsidRPr="00FA6062">
        <w:t xml:space="preserve">, </w:t>
      </w:r>
      <w:r w:rsidR="006B4893" w:rsidRPr="00FA6062">
        <w:t>본</w:t>
      </w:r>
      <w:r w:rsidR="006B4893" w:rsidRPr="00FA6062">
        <w:t xml:space="preserve"> </w:t>
      </w:r>
      <w:r w:rsidR="006B4893" w:rsidRPr="00FA6062">
        <w:t>계약이</w:t>
      </w:r>
      <w:r w:rsidR="006B4893" w:rsidRPr="00FA6062">
        <w:t xml:space="preserve"> </w:t>
      </w:r>
      <w:r w:rsidR="006B4893" w:rsidRPr="00FA6062">
        <w:t>해제</w:t>
      </w:r>
      <w:r w:rsidR="006B4893" w:rsidRPr="00FA6062">
        <w:t xml:space="preserve"> </w:t>
      </w:r>
      <w:r w:rsidR="006B4893" w:rsidRPr="00FA6062">
        <w:t>기타의</w:t>
      </w:r>
      <w:r w:rsidR="006B4893" w:rsidRPr="00FA6062">
        <w:t xml:space="preserve"> </w:t>
      </w:r>
      <w:r w:rsidR="006B4893" w:rsidRPr="00FA6062">
        <w:t>사유로</w:t>
      </w:r>
      <w:r w:rsidR="006B4893" w:rsidRPr="00FA6062">
        <w:t xml:space="preserve"> </w:t>
      </w:r>
      <w:r w:rsidR="006B4893" w:rsidRPr="00FA6062">
        <w:t>종료되지</w:t>
      </w:r>
      <w:r w:rsidR="006B4893" w:rsidRPr="00FA6062">
        <w:t xml:space="preserve"> </w:t>
      </w:r>
      <w:r w:rsidR="006B4893" w:rsidRPr="00FA6062">
        <w:t>않는</w:t>
      </w:r>
      <w:r w:rsidR="006B4893" w:rsidRPr="00FA6062">
        <w:t xml:space="preserve"> </w:t>
      </w:r>
      <w:r w:rsidR="006B4893" w:rsidRPr="00FA6062">
        <w:t>한</w:t>
      </w:r>
      <w:r w:rsidRPr="00FA6062">
        <w:t>,</w:t>
      </w:r>
      <w:r w:rsidR="006B4893" w:rsidRPr="00FA6062">
        <w:t xml:space="preserve"> </w:t>
      </w:r>
      <w:r w:rsidR="00164B39" w:rsidRPr="00FA6062">
        <w:t>본</w:t>
      </w:r>
      <w:r w:rsidR="00164B39" w:rsidRPr="00FA6062">
        <w:t xml:space="preserve"> </w:t>
      </w:r>
      <w:r w:rsidR="00164B39" w:rsidRPr="00FA6062">
        <w:t>계약</w:t>
      </w:r>
      <w:r w:rsidR="00164B39" w:rsidRPr="00FA6062">
        <w:t xml:space="preserve"> </w:t>
      </w:r>
      <w:r w:rsidR="00164B39" w:rsidRPr="00FA6062">
        <w:t>체결일</w:t>
      </w:r>
      <w:r w:rsidR="00164B39" w:rsidRPr="00FA6062">
        <w:t xml:space="preserve"> </w:t>
      </w:r>
      <w:r w:rsidR="00164B39" w:rsidRPr="00FA6062">
        <w:t>이후</w:t>
      </w:r>
      <w:r w:rsidR="00164B39" w:rsidRPr="00FA6062">
        <w:t xml:space="preserve"> </w:t>
      </w:r>
      <w:r w:rsidR="00164B39" w:rsidRPr="00FA6062">
        <w:t>제</w:t>
      </w:r>
      <w:r w:rsidR="00164B39" w:rsidRPr="00FA6062">
        <w:t>3</w:t>
      </w:r>
      <w:r w:rsidR="00164B39" w:rsidRPr="00FA6062">
        <w:t>자에게</w:t>
      </w:r>
      <w:r w:rsidR="00164B39" w:rsidRPr="00FA6062">
        <w:t xml:space="preserve"> </w:t>
      </w:r>
      <w:r w:rsidR="00833161" w:rsidRPr="00FA6062">
        <w:t>대상회사</w:t>
      </w:r>
      <w:r w:rsidR="00833161" w:rsidRPr="00FA6062">
        <w:t xml:space="preserve"> </w:t>
      </w:r>
      <w:r w:rsidR="00833161" w:rsidRPr="00FA6062">
        <w:t>발행</w:t>
      </w:r>
      <w:r w:rsidR="00164B39" w:rsidRPr="00FA6062">
        <w:t>주식을</w:t>
      </w:r>
      <w:r w:rsidR="00164B39" w:rsidRPr="00FA6062">
        <w:t xml:space="preserve"> </w:t>
      </w:r>
      <w:r w:rsidR="00164B39" w:rsidRPr="00FA6062">
        <w:t>처분하는</w:t>
      </w:r>
      <w:r w:rsidR="00164B39" w:rsidRPr="00FA6062">
        <w:t xml:space="preserve"> </w:t>
      </w:r>
      <w:r w:rsidR="00164B39" w:rsidRPr="00FA6062">
        <w:t>것과</w:t>
      </w:r>
      <w:r w:rsidR="00164B39" w:rsidRPr="00FA6062">
        <w:t xml:space="preserve"> </w:t>
      </w:r>
      <w:r w:rsidR="00164B39" w:rsidRPr="00FA6062">
        <w:t>관련</w:t>
      </w:r>
      <w:r w:rsidR="00BC6901" w:rsidRPr="00FA6062">
        <w:t>하여</w:t>
      </w:r>
      <w:r w:rsidR="00BC6901" w:rsidRPr="00FA6062">
        <w:t xml:space="preserve"> </w:t>
      </w:r>
      <w:r w:rsidR="00BC6901" w:rsidRPr="00FA6062">
        <w:t>다른</w:t>
      </w:r>
      <w:r w:rsidR="00BC6901" w:rsidRPr="00FA6062">
        <w:t xml:space="preserve"> </w:t>
      </w:r>
      <w:r w:rsidR="00BC6901" w:rsidRPr="00FA6062">
        <w:t>사람과</w:t>
      </w:r>
      <w:r w:rsidR="00BC6901" w:rsidRPr="00FA6062">
        <w:t xml:space="preserve"> </w:t>
      </w:r>
      <w:r w:rsidR="00BC6901" w:rsidRPr="00FA6062">
        <w:t>협상</w:t>
      </w:r>
      <w:r w:rsidR="00BC6901" w:rsidRPr="00FA6062">
        <w:t xml:space="preserve"> </w:t>
      </w:r>
      <w:r w:rsidR="00BC6901" w:rsidRPr="00FA6062">
        <w:t>또는</w:t>
      </w:r>
      <w:r w:rsidR="00BC6901" w:rsidRPr="00FA6062">
        <w:t xml:space="preserve"> </w:t>
      </w:r>
      <w:r w:rsidR="00BC6901" w:rsidRPr="00FA6062">
        <w:t>논의를</w:t>
      </w:r>
      <w:r w:rsidR="00BC6901" w:rsidRPr="00FA6062">
        <w:t xml:space="preserve"> </w:t>
      </w:r>
      <w:r w:rsidR="00BC6901" w:rsidRPr="00FA6062">
        <w:t>하거나</w:t>
      </w:r>
      <w:r w:rsidR="00BC6901" w:rsidRPr="00FA6062">
        <w:t xml:space="preserve">, </w:t>
      </w:r>
      <w:r w:rsidR="00BC6901" w:rsidRPr="00FA6062">
        <w:t>다른</w:t>
      </w:r>
      <w:r w:rsidR="00BC6901" w:rsidRPr="00FA6062">
        <w:t xml:space="preserve"> </w:t>
      </w:r>
      <w:r w:rsidR="00BC6901" w:rsidRPr="00FA6062">
        <w:t>사람에게</w:t>
      </w:r>
      <w:r w:rsidR="00BC6901" w:rsidRPr="00FA6062">
        <w:t xml:space="preserve"> </w:t>
      </w:r>
      <w:r w:rsidR="00BC6901" w:rsidRPr="00FA6062">
        <w:t>정보</w:t>
      </w:r>
      <w:r w:rsidR="00BC6901" w:rsidRPr="00FA6062">
        <w:t xml:space="preserve"> </w:t>
      </w:r>
      <w:r w:rsidR="00BC6901" w:rsidRPr="00FA6062">
        <w:t>또는</w:t>
      </w:r>
      <w:r w:rsidR="00BC6901" w:rsidRPr="00FA6062">
        <w:t xml:space="preserve"> </w:t>
      </w:r>
      <w:r w:rsidR="00BC6901" w:rsidRPr="00FA6062">
        <w:t>자료를</w:t>
      </w:r>
      <w:r w:rsidR="00BC6901" w:rsidRPr="00FA6062">
        <w:t xml:space="preserve"> </w:t>
      </w:r>
      <w:r w:rsidR="00BC6901" w:rsidRPr="00FA6062">
        <w:t>제</w:t>
      </w:r>
      <w:r w:rsidR="00C64384" w:rsidRPr="00FA6062">
        <w:t>공하거나</w:t>
      </w:r>
      <w:r w:rsidR="00C64384" w:rsidRPr="00FA6062">
        <w:t xml:space="preserve">, </w:t>
      </w:r>
      <w:r w:rsidR="00C64384" w:rsidRPr="00FA6062">
        <w:t>기타</w:t>
      </w:r>
      <w:r w:rsidR="00C64384" w:rsidRPr="00FA6062">
        <w:t xml:space="preserve"> </w:t>
      </w:r>
      <w:r w:rsidR="00C64384" w:rsidRPr="00FA6062">
        <w:t>상기</w:t>
      </w:r>
      <w:r w:rsidR="00C64384" w:rsidRPr="00FA6062">
        <w:t xml:space="preserve"> </w:t>
      </w:r>
      <w:r w:rsidR="00C64384" w:rsidRPr="00FA6062">
        <w:t>행위를</w:t>
      </w:r>
      <w:r w:rsidR="00C64384" w:rsidRPr="00FA6062">
        <w:t xml:space="preserve"> </w:t>
      </w:r>
      <w:r w:rsidR="00C64384" w:rsidRPr="00FA6062">
        <w:t>조장하거나</w:t>
      </w:r>
      <w:r w:rsidR="00C64384" w:rsidRPr="00FA6062">
        <w:t xml:space="preserve"> </w:t>
      </w:r>
      <w:r w:rsidR="00C64384" w:rsidRPr="00FA6062">
        <w:t>시도하지</w:t>
      </w:r>
      <w:r w:rsidR="00C64384" w:rsidRPr="00FA6062">
        <w:t xml:space="preserve"> </w:t>
      </w:r>
      <w:r w:rsidR="00C64384" w:rsidRPr="00FA6062">
        <w:t>아니하기로</w:t>
      </w:r>
      <w:r w:rsidR="00C64384" w:rsidRPr="00FA6062">
        <w:t xml:space="preserve"> </w:t>
      </w:r>
      <w:r w:rsidR="00C64384" w:rsidRPr="00FA6062">
        <w:t>하며</w:t>
      </w:r>
      <w:r w:rsidR="00C64384" w:rsidRPr="00FA6062">
        <w:t xml:space="preserve">, </w:t>
      </w:r>
      <w:r w:rsidR="00C64384" w:rsidRPr="00FA6062">
        <w:t>대상회사</w:t>
      </w:r>
      <w:r w:rsidR="00C64384" w:rsidRPr="00FA6062">
        <w:t xml:space="preserve"> </w:t>
      </w:r>
      <w:r w:rsidR="00C64384" w:rsidRPr="00FA6062">
        <w:t>또는</w:t>
      </w:r>
      <w:r w:rsidR="00C64384" w:rsidRPr="00FA6062">
        <w:t xml:space="preserve"> </w:t>
      </w:r>
      <w:r w:rsidR="00C64384" w:rsidRPr="00FA6062">
        <w:t>매도인</w:t>
      </w:r>
      <w:r w:rsidR="00AF4C2D" w:rsidRPr="00FA6062">
        <w:t>들</w:t>
      </w:r>
      <w:r w:rsidR="00C64384" w:rsidRPr="00FA6062">
        <w:t>의</w:t>
      </w:r>
      <w:r w:rsidR="00E7450B" w:rsidRPr="00FA6062">
        <w:t xml:space="preserve"> </w:t>
      </w:r>
      <w:r w:rsidR="00E7450B" w:rsidRPr="00FA6062">
        <w:t>특수관계인</w:t>
      </w:r>
      <w:r w:rsidR="00E7450B" w:rsidRPr="00FA6062">
        <w:t xml:space="preserve">, </w:t>
      </w:r>
      <w:r w:rsidR="00E7450B" w:rsidRPr="00FA6062">
        <w:t>계열회사</w:t>
      </w:r>
      <w:r w:rsidR="000B0BE9" w:rsidRPr="00FA6062">
        <w:t>,</w:t>
      </w:r>
      <w:r w:rsidR="00C64384" w:rsidRPr="00FA6062">
        <w:t xml:space="preserve"> </w:t>
      </w:r>
      <w:r w:rsidR="00C64384" w:rsidRPr="00FA6062">
        <w:t>임직원</w:t>
      </w:r>
      <w:r w:rsidR="00C64384" w:rsidRPr="00FA6062">
        <w:t xml:space="preserve">, </w:t>
      </w:r>
      <w:r w:rsidR="00C64384" w:rsidRPr="00FA6062">
        <w:t>대표자</w:t>
      </w:r>
      <w:r w:rsidR="00C64384" w:rsidRPr="00FA6062">
        <w:t xml:space="preserve">, </w:t>
      </w:r>
      <w:r w:rsidR="00C64384" w:rsidRPr="00FA6062">
        <w:t>대리인</w:t>
      </w:r>
      <w:r w:rsidR="00C64384" w:rsidRPr="00FA6062">
        <w:t xml:space="preserve">, </w:t>
      </w:r>
      <w:r w:rsidR="00C64384" w:rsidRPr="00FA6062">
        <w:t>회계사</w:t>
      </w:r>
      <w:r w:rsidR="00C64384" w:rsidRPr="00FA6062">
        <w:t xml:space="preserve">, </w:t>
      </w:r>
      <w:r w:rsidR="00C64384" w:rsidRPr="00FA6062">
        <w:t>변호사가</w:t>
      </w:r>
      <w:r w:rsidR="00C64384" w:rsidRPr="00FA6062">
        <w:t xml:space="preserve"> </w:t>
      </w:r>
      <w:r w:rsidR="00C64384" w:rsidRPr="00FA6062">
        <w:t>그러한</w:t>
      </w:r>
      <w:r w:rsidR="00C64384" w:rsidRPr="00FA6062">
        <w:t xml:space="preserve"> </w:t>
      </w:r>
      <w:r w:rsidR="00C64384" w:rsidRPr="00FA6062">
        <w:t>행위를</w:t>
      </w:r>
      <w:r w:rsidR="00C64384" w:rsidRPr="00FA6062">
        <w:t xml:space="preserve"> </w:t>
      </w:r>
      <w:r w:rsidR="00C64384" w:rsidRPr="00FA6062">
        <w:t>하지</w:t>
      </w:r>
      <w:r w:rsidR="00C64384" w:rsidRPr="00FA6062">
        <w:t xml:space="preserve"> </w:t>
      </w:r>
      <w:r w:rsidR="00C64384" w:rsidRPr="00FA6062">
        <w:t>않도록</w:t>
      </w:r>
      <w:r w:rsidR="00C64384" w:rsidRPr="00FA6062">
        <w:t xml:space="preserve"> </w:t>
      </w:r>
      <w:r w:rsidR="00FD3177" w:rsidRPr="00FA6062">
        <w:t>하여야</w:t>
      </w:r>
      <w:r w:rsidR="00FD3177" w:rsidRPr="00FA6062">
        <w:t xml:space="preserve"> </w:t>
      </w:r>
      <w:r w:rsidR="00FD3177" w:rsidRPr="00FA6062">
        <w:t>한다</w:t>
      </w:r>
      <w:r w:rsidR="00C64384" w:rsidRPr="00FA6062">
        <w:t>.</w:t>
      </w:r>
      <w:bookmarkStart w:id="278" w:name="_DV_C326"/>
      <w:r w:rsidR="007B7CBD" w:rsidRPr="00FA6062">
        <w:t xml:space="preserve"> </w:t>
      </w:r>
      <w:r w:rsidR="000B0BE9" w:rsidRPr="00FA6062">
        <w:t xml:space="preserve"> </w:t>
      </w:r>
      <w:r w:rsidR="00304F2A" w:rsidRPr="00FA6062">
        <w:t>매도인</w:t>
      </w:r>
      <w:r w:rsidR="00AF4C2D" w:rsidRPr="00FA6062">
        <w:t>들</w:t>
      </w:r>
      <w:r w:rsidR="00304F2A" w:rsidRPr="00FA6062">
        <w:t>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대상주식의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포함하여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대상회사를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대상으로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포함하는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일체의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기업인수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본건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및</w:t>
      </w:r>
      <w:r w:rsidR="00304F2A" w:rsidRPr="00FA6062">
        <w:rPr>
          <w:lang w:val="en-GB"/>
        </w:rPr>
        <w:t>/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067120">
        <w:rPr>
          <w:rFonts w:hint="eastAsia"/>
          <w:lang w:val="en-GB"/>
        </w:rPr>
        <w:t>본건</w:t>
      </w:r>
      <w:r w:rsidR="00067120">
        <w:rPr>
          <w:rFonts w:hint="eastAsia"/>
          <w:lang w:val="en-GB"/>
        </w:rPr>
        <w:t xml:space="preserve"> </w:t>
      </w:r>
      <w:r w:rsidR="00067120">
        <w:rPr>
          <w:rFonts w:hint="eastAsia"/>
          <w:lang w:val="en-GB"/>
        </w:rPr>
        <w:t>신주인수거래</w:t>
      </w:r>
      <w:r w:rsidR="00304F2A" w:rsidRPr="00FA6062">
        <w:rPr>
          <w:lang w:val="en-GB"/>
        </w:rPr>
        <w:t>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배치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양립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불가능하거나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목적을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달성할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없도록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곤란하게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>(</w:t>
      </w:r>
      <w:r w:rsidR="00304F2A" w:rsidRPr="00FA6062">
        <w:rPr>
          <w:lang w:val="en-GB"/>
        </w:rPr>
        <w:t>주식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매매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신주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주식연계증권의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발행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영업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주요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자산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지</w:t>
      </w:r>
      <w:r w:rsidR="00A01484" w:rsidRPr="00FA6062">
        <w:rPr>
          <w:lang w:val="en-GB"/>
        </w:rPr>
        <w:t>식</w:t>
      </w:r>
      <w:r w:rsidR="00304F2A" w:rsidRPr="00FA6062">
        <w:rPr>
          <w:lang w:val="en-GB"/>
        </w:rPr>
        <w:t>재산권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등을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포함함</w:t>
      </w:r>
      <w:r w:rsidR="00304F2A" w:rsidRPr="00FA6062">
        <w:rPr>
          <w:lang w:val="en-GB"/>
        </w:rPr>
        <w:t>)</w:t>
      </w:r>
      <w:r w:rsidR="00304F2A" w:rsidRPr="00FA6062">
        <w:rPr>
          <w:lang w:val="en-GB"/>
        </w:rPr>
        <w:t>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관련하여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매수인의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사전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서면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동의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직접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간접적으로</w:t>
      </w:r>
      <w:r w:rsidR="00304F2A" w:rsidRPr="00FA6062">
        <w:rPr>
          <w:lang w:val="en-GB"/>
        </w:rPr>
        <w:t xml:space="preserve"> (i)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논의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협상을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진행하거나</w:t>
      </w:r>
      <w:r w:rsidR="00304F2A" w:rsidRPr="00FA6062">
        <w:rPr>
          <w:lang w:val="en-GB"/>
        </w:rPr>
        <w:t xml:space="preserve">, (ii)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위와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권유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유인하거나</w:t>
      </w:r>
      <w:r w:rsidR="00304F2A" w:rsidRPr="00FA6062">
        <w:rPr>
          <w:lang w:val="en-GB"/>
        </w:rPr>
        <w:t xml:space="preserve">, (iii)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대상회사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비밀정보를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제공해서는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아니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되고</w:t>
      </w:r>
      <w:r w:rsidR="00304F2A" w:rsidRPr="00FA6062">
        <w:rPr>
          <w:lang w:val="en-GB"/>
        </w:rPr>
        <w:t xml:space="preserve">, (iv) </w:t>
      </w:r>
      <w:r w:rsidR="00304F2A" w:rsidRPr="00FA6062">
        <w:rPr>
          <w:lang w:val="en-GB"/>
        </w:rPr>
        <w:t>매도인</w:t>
      </w:r>
      <w:r w:rsidR="00AF4C2D" w:rsidRPr="00FA6062">
        <w:rPr>
          <w:lang w:val="en-GB"/>
        </w:rPr>
        <w:t>들</w:t>
      </w:r>
      <w:r w:rsidR="00304F2A" w:rsidRPr="00FA6062">
        <w:rPr>
          <w:lang w:val="en-GB"/>
        </w:rPr>
        <w:t>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특수관계인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대리인</w:t>
      </w:r>
      <w:r w:rsidR="00304F2A" w:rsidRPr="00FA6062">
        <w:rPr>
          <w:lang w:val="en-GB"/>
        </w:rPr>
        <w:t>(</w:t>
      </w:r>
      <w:r w:rsidR="00304F2A" w:rsidRPr="00FA6062">
        <w:rPr>
          <w:lang w:val="en-GB"/>
        </w:rPr>
        <w:t>대상회사의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임직원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및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주주를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포함함</w:t>
      </w:r>
      <w:r w:rsidR="00304F2A" w:rsidRPr="00FA6062">
        <w:rPr>
          <w:lang w:val="en-GB"/>
        </w:rPr>
        <w:t>)</w:t>
      </w:r>
      <w:r w:rsidR="00304F2A" w:rsidRPr="00FA6062">
        <w:rPr>
          <w:lang w:val="en-GB"/>
        </w:rPr>
        <w:t>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행위를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않도록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하여야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한다</w:t>
      </w:r>
      <w:r w:rsidR="00304F2A" w:rsidRPr="00FA6062">
        <w:rPr>
          <w:lang w:val="en-GB"/>
        </w:rPr>
        <w:t xml:space="preserve">. </w:t>
      </w:r>
      <w:r w:rsidR="004310DB">
        <w:rPr>
          <w:rFonts w:hint="eastAsia"/>
          <w:lang w:val="en-GB"/>
        </w:rPr>
        <w:t xml:space="preserve"> </w:t>
      </w:r>
      <w:r w:rsidR="00304F2A" w:rsidRPr="00FA6062">
        <w:rPr>
          <w:lang w:val="en-GB"/>
        </w:rPr>
        <w:t>매도인</w:t>
      </w:r>
      <w:r w:rsidR="00AF4C2D" w:rsidRPr="00FA6062">
        <w:rPr>
          <w:lang w:val="en-GB"/>
        </w:rPr>
        <w:t>들</w:t>
      </w:r>
      <w:r w:rsidR="00304F2A" w:rsidRPr="00FA6062">
        <w:rPr>
          <w:lang w:val="en-GB"/>
        </w:rPr>
        <w:t>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위와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거래에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문의나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수령한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경우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지체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매수인에게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내용과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신원을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서면으로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통지하여야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한다</w:t>
      </w:r>
      <w:r w:rsidR="000B0BE9" w:rsidRPr="00FA6062">
        <w:rPr>
          <w:color w:val="000000" w:themeColor="text1"/>
          <w:sz w:val="22"/>
        </w:rPr>
        <w:t>.</w:t>
      </w:r>
    </w:p>
    <w:bookmarkEnd w:id="278"/>
    <w:p w14:paraId="5A348240" w14:textId="1253B651" w:rsidR="005D2CDC" w:rsidRPr="00FA6062" w:rsidRDefault="00B54BFB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은</w:t>
      </w:r>
      <w:r w:rsidR="00C84756" w:rsidRPr="00FA6062">
        <w:t xml:space="preserve"> </w:t>
      </w:r>
      <w:r w:rsidR="00231143" w:rsidRPr="00FA6062">
        <w:t xml:space="preserve">(i) </w:t>
      </w:r>
      <w:r w:rsidR="00C84756" w:rsidRPr="00FA6062">
        <w:t>대상회사가</w:t>
      </w:r>
      <w:r w:rsidR="00944D80" w:rsidRPr="00FA6062">
        <w:t xml:space="preserve"> </w:t>
      </w:r>
      <w:r w:rsidR="00C84756" w:rsidRPr="00FA6062">
        <w:t>통상적인</w:t>
      </w:r>
      <w:r w:rsidR="00C84756" w:rsidRPr="00FA6062">
        <w:t xml:space="preserve"> </w:t>
      </w:r>
      <w:r w:rsidR="00C84756" w:rsidRPr="00FA6062">
        <w:t>사업과정에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운영되도록</w:t>
      </w:r>
      <w:r w:rsidR="00C84756" w:rsidRPr="00FA6062">
        <w:t xml:space="preserve"> </w:t>
      </w:r>
      <w:r w:rsidR="00231143" w:rsidRPr="00FA6062">
        <w:t>하</w:t>
      </w:r>
      <w:r w:rsidR="0099255B" w:rsidRPr="00FA6062">
        <w:t>여야</w:t>
      </w:r>
      <w:r w:rsidR="0099255B" w:rsidRPr="00FA6062">
        <w:t xml:space="preserve"> </w:t>
      </w:r>
      <w:r w:rsidR="0099255B" w:rsidRPr="00FA6062">
        <w:t>하</w:t>
      </w:r>
      <w:r w:rsidR="00231143" w:rsidRPr="00FA6062">
        <w:t>고</w:t>
      </w:r>
      <w:r w:rsidR="00231143" w:rsidRPr="00FA6062">
        <w:t xml:space="preserve">, (ii) </w:t>
      </w:r>
      <w:r w:rsidR="00231143" w:rsidRPr="00FA6062">
        <w:t>대상회사의</w:t>
      </w:r>
      <w:r w:rsidR="00231143" w:rsidRPr="00FA6062">
        <w:t xml:space="preserve"> </w:t>
      </w:r>
      <w:r w:rsidR="00231143" w:rsidRPr="00FA6062">
        <w:t>영업의</w:t>
      </w:r>
      <w:r w:rsidR="00231143" w:rsidRPr="00FA6062">
        <w:t xml:space="preserve"> </w:t>
      </w:r>
      <w:r w:rsidR="00231143" w:rsidRPr="00FA6062">
        <w:t>지속성이</w:t>
      </w:r>
      <w:r w:rsidR="00231143" w:rsidRPr="00FA6062">
        <w:t xml:space="preserve"> </w:t>
      </w:r>
      <w:r w:rsidR="00231143" w:rsidRPr="00FA6062">
        <w:t>유지되도록</w:t>
      </w:r>
      <w:r w:rsidR="00231143" w:rsidRPr="00FA6062">
        <w:t xml:space="preserve"> </w:t>
      </w:r>
      <w:r w:rsidR="00231143" w:rsidRPr="00FA6062">
        <w:t>현재의</w:t>
      </w:r>
      <w:r w:rsidR="00231143" w:rsidRPr="00FA6062">
        <w:t xml:space="preserve"> </w:t>
      </w:r>
      <w:r w:rsidR="00231143" w:rsidRPr="00FA6062">
        <w:t>사업조직과</w:t>
      </w:r>
      <w:r w:rsidR="00231143" w:rsidRPr="00FA6062">
        <w:t xml:space="preserve"> </w:t>
      </w:r>
      <w:r w:rsidR="00231143" w:rsidRPr="00FA6062">
        <w:t>인력을</w:t>
      </w:r>
      <w:r w:rsidR="00231143" w:rsidRPr="00FA6062">
        <w:t xml:space="preserve"> </w:t>
      </w:r>
      <w:r w:rsidR="00231143" w:rsidRPr="00FA6062">
        <w:t>유지하고</w:t>
      </w:r>
      <w:r w:rsidR="00231143" w:rsidRPr="00FA6062">
        <w:t xml:space="preserve">, </w:t>
      </w:r>
      <w:r w:rsidR="00231143" w:rsidRPr="00FA6062">
        <w:t>고객</w:t>
      </w:r>
      <w:r w:rsidR="00231143" w:rsidRPr="00FA6062">
        <w:t xml:space="preserve"> </w:t>
      </w:r>
      <w:r w:rsidR="00231143" w:rsidRPr="00FA6062">
        <w:t>및</w:t>
      </w:r>
      <w:r w:rsidR="00231143" w:rsidRPr="00FA6062">
        <w:t xml:space="preserve"> </w:t>
      </w:r>
      <w:r w:rsidR="00231143" w:rsidRPr="00FA6062">
        <w:t>거래처와의</w:t>
      </w:r>
      <w:r w:rsidR="00231143" w:rsidRPr="00FA6062">
        <w:t xml:space="preserve"> </w:t>
      </w:r>
      <w:r w:rsidR="00231143" w:rsidRPr="00FA6062">
        <w:t>관계를</w:t>
      </w:r>
      <w:r w:rsidR="00231143" w:rsidRPr="00FA6062">
        <w:t xml:space="preserve"> </w:t>
      </w:r>
      <w:r w:rsidR="00231143" w:rsidRPr="00FA6062">
        <w:t>유지할</w:t>
      </w:r>
      <w:r w:rsidR="00231143" w:rsidRPr="00FA6062">
        <w:t xml:space="preserve"> </w:t>
      </w:r>
      <w:r w:rsidR="00231143" w:rsidRPr="00FA6062">
        <w:t>수</w:t>
      </w:r>
      <w:r w:rsidR="00231143" w:rsidRPr="00FA6062">
        <w:t xml:space="preserve"> </w:t>
      </w:r>
      <w:r w:rsidR="00231143" w:rsidRPr="00FA6062">
        <w:t>있도록</w:t>
      </w:r>
      <w:r w:rsidR="00231143" w:rsidRPr="00FA6062">
        <w:t xml:space="preserve"> </w:t>
      </w:r>
      <w:r w:rsidR="00364D30" w:rsidRPr="00FA6062">
        <w:t>하여야</w:t>
      </w:r>
      <w:r w:rsidR="00364D30" w:rsidRPr="00FA6062">
        <w:t xml:space="preserve"> </w:t>
      </w:r>
      <w:r w:rsidR="00364D30" w:rsidRPr="00FA6062">
        <w:t>한다</w:t>
      </w:r>
      <w:r w:rsidR="00231143" w:rsidRPr="00FA6062">
        <w:t xml:space="preserve">. </w:t>
      </w:r>
      <w:r w:rsidR="009F66E2" w:rsidRPr="00FA6062">
        <w:t xml:space="preserve"> </w:t>
      </w:r>
      <w:r w:rsidR="002B4936" w:rsidRPr="00FA6062">
        <w:t>특히</w:t>
      </w:r>
      <w:r w:rsidR="002B4936" w:rsidRPr="00FA6062">
        <w:t xml:space="preserve"> </w:t>
      </w:r>
      <w:r w:rsidRPr="00FA6062">
        <w:t>매도인</w:t>
      </w:r>
      <w:r w:rsidR="00AF4C2D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매수인의</w:t>
      </w:r>
      <w:r w:rsidR="00C84756" w:rsidRPr="00FA6062">
        <w:t xml:space="preserve"> </w:t>
      </w:r>
      <w:r w:rsidR="002B4936" w:rsidRPr="00FA6062">
        <w:t>사전</w:t>
      </w:r>
      <w:r w:rsidR="002B4936" w:rsidRPr="00FA6062">
        <w:t xml:space="preserve"> </w:t>
      </w:r>
      <w:r w:rsidR="00C84756" w:rsidRPr="00FA6062">
        <w:t>서면</w:t>
      </w:r>
      <w:r w:rsidR="00C84756" w:rsidRPr="00FA6062">
        <w:t xml:space="preserve"> </w:t>
      </w:r>
      <w:r w:rsidR="00C84756" w:rsidRPr="00FA6062">
        <w:t>동의가</w:t>
      </w:r>
      <w:r w:rsidR="00C84756" w:rsidRPr="00FA6062">
        <w:t xml:space="preserve"> </w:t>
      </w:r>
      <w:r w:rsidR="00C84756" w:rsidRPr="00FA6062">
        <w:t>없는</w:t>
      </w:r>
      <w:r w:rsidR="00C84756" w:rsidRPr="00FA6062">
        <w:t xml:space="preserve"> </w:t>
      </w:r>
      <w:r w:rsidR="00C84756" w:rsidRPr="00FA6062">
        <w:t>한</w:t>
      </w:r>
      <w:r w:rsidR="00C84756" w:rsidRPr="00FA6062">
        <w:t xml:space="preserve">, </w:t>
      </w:r>
      <w:r w:rsidR="00C84756" w:rsidRPr="00FA6062">
        <w:t>대상회사가</w:t>
      </w:r>
      <w:r w:rsidR="00C84756" w:rsidRPr="00FA6062">
        <w:t xml:space="preserve"> </w:t>
      </w:r>
      <w:r w:rsidR="00C84756" w:rsidRPr="00FA6062">
        <w:t>다음</w:t>
      </w:r>
      <w:r w:rsidR="008273A8" w:rsidRPr="00FA6062">
        <w:t xml:space="preserve"> </w:t>
      </w:r>
      <w:r w:rsidR="008273A8" w:rsidRPr="00FA6062">
        <w:t>각</w:t>
      </w:r>
      <w:r w:rsidR="008273A8" w:rsidRPr="00FA6062">
        <w:t xml:space="preserve"> </w:t>
      </w:r>
      <w:r w:rsidR="008273A8" w:rsidRPr="00FA6062">
        <w:t>호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행위를</w:t>
      </w:r>
      <w:r w:rsidR="00C84756" w:rsidRPr="00FA6062">
        <w:t xml:space="preserve"> </w:t>
      </w:r>
      <w:r w:rsidR="00C84756" w:rsidRPr="00FA6062">
        <w:t>하지</w:t>
      </w:r>
      <w:r w:rsidR="00C84756" w:rsidRPr="00FA6062">
        <w:t xml:space="preserve"> </w:t>
      </w:r>
      <w:r w:rsidR="00C84756" w:rsidRPr="00FA6062">
        <w:t>않도록</w:t>
      </w:r>
      <w:r w:rsidR="00C84756" w:rsidRPr="00FA6062">
        <w:t xml:space="preserve"> </w:t>
      </w:r>
      <w:r w:rsidR="00C84756" w:rsidRPr="00FA6062">
        <w:t>하여야</w:t>
      </w:r>
      <w:r w:rsidR="00C84756" w:rsidRPr="00FA6062">
        <w:t xml:space="preserve"> </w:t>
      </w:r>
      <w:r w:rsidR="00C84756" w:rsidRPr="00FA6062">
        <w:t>한다</w:t>
      </w:r>
      <w:r w:rsidR="00AF4C2D" w:rsidRPr="00184D90">
        <w:t>.</w:t>
      </w:r>
    </w:p>
    <w:p w14:paraId="2B75AEE9" w14:textId="19DD311E" w:rsidR="005D2CDC" w:rsidRPr="00FA6062" w:rsidRDefault="00184D90" w:rsidP="00375C1D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주식연계증권</w:t>
      </w:r>
      <w:r>
        <w:rPr>
          <w:rFonts w:hint="eastAsia"/>
        </w:rPr>
        <w:t xml:space="preserve">, </w:t>
      </w:r>
      <w:r w:rsidR="002B4936" w:rsidRPr="00FA6062">
        <w:t>신주인수권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기타</w:t>
      </w:r>
      <w:r w:rsidR="00C84756" w:rsidRPr="00FA6062">
        <w:t xml:space="preserve"> </w:t>
      </w:r>
      <w:r w:rsidR="00C84756" w:rsidRPr="00FA6062">
        <w:t>대상회사의</w:t>
      </w:r>
      <w:r w:rsidR="00C84756" w:rsidRPr="00FA6062">
        <w:t xml:space="preserve"> </w:t>
      </w:r>
      <w:r w:rsidR="00C84756" w:rsidRPr="00FA6062">
        <w:t>주식에</w:t>
      </w:r>
      <w:r w:rsidR="00C84756" w:rsidRPr="00FA6062">
        <w:t xml:space="preserve"> </w:t>
      </w:r>
      <w:r w:rsidR="00C84756" w:rsidRPr="00FA6062">
        <w:t>대한</w:t>
      </w:r>
      <w:r w:rsidR="00C84756" w:rsidRPr="00FA6062">
        <w:t xml:space="preserve"> </w:t>
      </w:r>
      <w:r w:rsidR="00C84756" w:rsidRPr="00FA6062">
        <w:t>권리와</w:t>
      </w:r>
      <w:r w:rsidR="00C84756" w:rsidRPr="00FA6062">
        <w:t xml:space="preserve"> </w:t>
      </w:r>
      <w:r w:rsidR="00C84756" w:rsidRPr="00FA6062">
        <w:t>관련된</w:t>
      </w:r>
      <w:r w:rsidR="00C84756" w:rsidRPr="00FA6062">
        <w:t xml:space="preserve"> </w:t>
      </w:r>
      <w:r w:rsidR="00C84756" w:rsidRPr="00FA6062">
        <w:t>증권의</w:t>
      </w:r>
      <w:r w:rsidR="00C84756" w:rsidRPr="00FA6062">
        <w:t xml:space="preserve"> </w:t>
      </w:r>
      <w:r w:rsidR="00C84756" w:rsidRPr="00FA6062">
        <w:t>발행이나</w:t>
      </w:r>
      <w:r w:rsidR="00C84756" w:rsidRPr="00FA6062">
        <w:t xml:space="preserve">, </w:t>
      </w:r>
      <w:r w:rsidR="00C84756" w:rsidRPr="00FA6062">
        <w:t>주식매수선택권을</w:t>
      </w:r>
      <w:r w:rsidR="00C84756" w:rsidRPr="00FA6062">
        <w:t xml:space="preserve"> </w:t>
      </w:r>
      <w:r w:rsidR="00C84756" w:rsidRPr="00FA6062">
        <w:t>포함한</w:t>
      </w:r>
      <w:r w:rsidR="00C84756" w:rsidRPr="00FA6062">
        <w:t xml:space="preserve"> </w:t>
      </w:r>
      <w:r w:rsidR="00C84756" w:rsidRPr="00FA6062">
        <w:t>그러한</w:t>
      </w:r>
      <w:r w:rsidR="00C84756" w:rsidRPr="00FA6062">
        <w:t xml:space="preserve"> </w:t>
      </w:r>
      <w:r w:rsidR="00C84756" w:rsidRPr="00FA6062">
        <w:t>주식</w:t>
      </w:r>
      <w:r w:rsidR="00C84756" w:rsidRPr="00FA6062">
        <w:t xml:space="preserve">, </w:t>
      </w:r>
      <w:r w:rsidR="00C84756" w:rsidRPr="00FA6062">
        <w:t>사채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증권의</w:t>
      </w:r>
      <w:r w:rsidR="00C84756" w:rsidRPr="00FA6062">
        <w:t xml:space="preserve"> </w:t>
      </w:r>
      <w:r w:rsidR="00C84756" w:rsidRPr="00FA6062">
        <w:t>취득에</w:t>
      </w:r>
      <w:r w:rsidR="00C84756" w:rsidRPr="00FA6062">
        <w:t xml:space="preserve"> </w:t>
      </w:r>
      <w:r w:rsidR="00C84756" w:rsidRPr="00FA6062">
        <w:t>관한</w:t>
      </w:r>
      <w:r w:rsidR="00C84756" w:rsidRPr="00FA6062">
        <w:t xml:space="preserve"> </w:t>
      </w:r>
      <w:r w:rsidR="00C84756" w:rsidRPr="00FA6062">
        <w:t>권리의</w:t>
      </w:r>
      <w:r w:rsidR="00C84756" w:rsidRPr="00FA6062">
        <w:t xml:space="preserve"> </w:t>
      </w:r>
      <w:r w:rsidR="00C84756" w:rsidRPr="00FA6062">
        <w:t>부여</w:t>
      </w:r>
    </w:p>
    <w:p w14:paraId="5CC3FC6E" w14:textId="77777777" w:rsidR="005D2CDC" w:rsidRPr="00FA6062" w:rsidRDefault="00180E04" w:rsidP="00375C1D">
      <w:pPr>
        <w:pStyle w:val="41"/>
        <w:numPr>
          <w:ilvl w:val="3"/>
          <w:numId w:val="38"/>
        </w:numPr>
        <w:wordWrap w:val="0"/>
        <w:autoSpaceDE w:val="0"/>
      </w:pPr>
      <w:r w:rsidRPr="00FA6062">
        <w:t>자본의</w:t>
      </w:r>
      <w:r w:rsidRPr="00FA6062">
        <w:t xml:space="preserve"> </w:t>
      </w:r>
      <w:r w:rsidRPr="00FA6062">
        <w:t>감소</w:t>
      </w:r>
      <w:r w:rsidR="00B30DA7" w:rsidRPr="00FA6062">
        <w:t xml:space="preserve">, </w:t>
      </w:r>
      <w:r w:rsidR="00C84756" w:rsidRPr="00FA6062">
        <w:t>주식의</w:t>
      </w:r>
      <w:r w:rsidR="00C84756" w:rsidRPr="00FA6062">
        <w:t xml:space="preserve"> </w:t>
      </w:r>
      <w:r w:rsidR="00C84756" w:rsidRPr="00FA6062">
        <w:t>병합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분할</w:t>
      </w:r>
      <w:r w:rsidR="00C84756" w:rsidRPr="00FA6062">
        <w:t xml:space="preserve">, </w:t>
      </w:r>
      <w:r w:rsidR="00C84756" w:rsidRPr="00FA6062">
        <w:t>종류의</w:t>
      </w:r>
      <w:r w:rsidR="00C84756" w:rsidRPr="00FA6062">
        <w:t xml:space="preserve"> </w:t>
      </w:r>
      <w:r w:rsidR="00C84756" w:rsidRPr="00FA6062">
        <w:t>변경</w:t>
      </w:r>
      <w:r w:rsidR="00C84756" w:rsidRPr="00FA6062">
        <w:t xml:space="preserve"> </w:t>
      </w:r>
      <w:r w:rsidR="00C84756" w:rsidRPr="00FA6062">
        <w:t>기타</w:t>
      </w:r>
      <w:r w:rsidR="00C84756" w:rsidRPr="00FA6062">
        <w:t xml:space="preserve"> </w:t>
      </w:r>
      <w:r w:rsidR="00C84756" w:rsidRPr="00FA6062">
        <w:t>주식의</w:t>
      </w:r>
      <w:r w:rsidR="00C84756" w:rsidRPr="00FA6062">
        <w:t xml:space="preserve"> </w:t>
      </w:r>
      <w:r w:rsidR="00C84756" w:rsidRPr="00FA6062">
        <w:t>권리의</w:t>
      </w:r>
      <w:r w:rsidR="00C84756" w:rsidRPr="00FA6062">
        <w:t xml:space="preserve"> </w:t>
      </w:r>
      <w:r w:rsidR="00C84756" w:rsidRPr="00FA6062">
        <w:t>변경</w:t>
      </w:r>
      <w:r w:rsidR="00B30DA7" w:rsidRPr="00FA6062">
        <w:t xml:space="preserve">, </w:t>
      </w:r>
      <w:r w:rsidR="00B30DA7" w:rsidRPr="00FA6062">
        <w:t>회사의</w:t>
      </w:r>
      <w:r w:rsidR="00B30DA7" w:rsidRPr="00FA6062">
        <w:t xml:space="preserve"> </w:t>
      </w:r>
      <w:r w:rsidR="00B30DA7" w:rsidRPr="00FA6062">
        <w:t>발행주식총수</w:t>
      </w:r>
      <w:r w:rsidR="00B30DA7" w:rsidRPr="00FA6062">
        <w:t xml:space="preserve">, </w:t>
      </w:r>
      <w:r w:rsidR="00B30DA7" w:rsidRPr="00FA6062">
        <w:t>액면</w:t>
      </w:r>
      <w:r w:rsidR="00B30DA7" w:rsidRPr="00FA6062">
        <w:t xml:space="preserve">, </w:t>
      </w:r>
      <w:r w:rsidR="00B30DA7" w:rsidRPr="00FA6062">
        <w:t>자본금</w:t>
      </w:r>
      <w:r w:rsidR="00B30DA7" w:rsidRPr="00FA6062">
        <w:t xml:space="preserve"> </w:t>
      </w:r>
      <w:r w:rsidR="00B30DA7" w:rsidRPr="00FA6062">
        <w:t>등에</w:t>
      </w:r>
      <w:r w:rsidR="00B30DA7" w:rsidRPr="00FA6062">
        <w:t xml:space="preserve"> </w:t>
      </w:r>
      <w:r w:rsidR="00B30DA7" w:rsidRPr="00FA6062">
        <w:t>증감변동을</w:t>
      </w:r>
      <w:r w:rsidR="00B30DA7" w:rsidRPr="00FA6062">
        <w:t xml:space="preserve"> </w:t>
      </w:r>
      <w:r w:rsidR="00B30DA7" w:rsidRPr="00FA6062">
        <w:t>가져올</w:t>
      </w:r>
      <w:r w:rsidR="00B30DA7" w:rsidRPr="00FA6062">
        <w:t xml:space="preserve"> </w:t>
      </w:r>
      <w:r w:rsidR="00B30DA7" w:rsidRPr="00FA6062">
        <w:t>수</w:t>
      </w:r>
      <w:r w:rsidR="00B30DA7" w:rsidRPr="00FA6062">
        <w:t xml:space="preserve"> </w:t>
      </w:r>
      <w:r w:rsidR="00B30DA7" w:rsidRPr="00FA6062">
        <w:t>있는</w:t>
      </w:r>
      <w:r w:rsidR="00B30DA7" w:rsidRPr="00FA6062">
        <w:t xml:space="preserve"> </w:t>
      </w:r>
      <w:r w:rsidR="00B30DA7" w:rsidRPr="00FA6062">
        <w:t>행위</w:t>
      </w:r>
    </w:p>
    <w:p w14:paraId="65B7F55B" w14:textId="77777777" w:rsidR="00C134E9" w:rsidRPr="00FA6062" w:rsidRDefault="00C134E9" w:rsidP="00375C1D">
      <w:pPr>
        <w:pStyle w:val="41"/>
        <w:wordWrap w:val="0"/>
        <w:autoSpaceDE w:val="0"/>
      </w:pPr>
      <w:r w:rsidRPr="00FA6062">
        <w:lastRenderedPageBreak/>
        <w:t>정관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조직서류의</w:t>
      </w:r>
      <w:r w:rsidRPr="00FA6062">
        <w:t xml:space="preserve"> </w:t>
      </w:r>
      <w:r w:rsidRPr="00FA6062">
        <w:t>변경</w:t>
      </w:r>
    </w:p>
    <w:p w14:paraId="5D4C8564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해산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청산</w:t>
      </w:r>
    </w:p>
    <w:p w14:paraId="3F27C299" w14:textId="77777777" w:rsidR="004523DD" w:rsidRPr="00FA6062" w:rsidRDefault="004523DD" w:rsidP="004523DD">
      <w:pPr>
        <w:pStyle w:val="41"/>
        <w:wordWrap w:val="0"/>
        <w:autoSpaceDE w:val="0"/>
      </w:pPr>
      <w:r w:rsidRPr="00FA6062">
        <w:t>파산절차</w:t>
      </w:r>
      <w:r w:rsidRPr="00FA6062">
        <w:t xml:space="preserve">, </w:t>
      </w:r>
      <w:r w:rsidRPr="00FA6062">
        <w:t>회생절차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도산절차</w:t>
      </w:r>
      <w:r w:rsidRPr="00FA6062">
        <w:t xml:space="preserve">, </w:t>
      </w:r>
      <w:r w:rsidRPr="00FA6062">
        <w:t>기업구조조정</w:t>
      </w:r>
      <w:r w:rsidRPr="00FA6062">
        <w:t xml:space="preserve"> </w:t>
      </w:r>
      <w:r w:rsidRPr="00FA6062">
        <w:t>촉진법에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금융채권자협의회에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공동관리절차</w:t>
      </w:r>
      <w:r w:rsidRPr="00FA6062">
        <w:t xml:space="preserve">, </w:t>
      </w:r>
      <w:r w:rsidRPr="00FA6062">
        <w:t>주채권은행</w:t>
      </w:r>
      <w:r w:rsidRPr="00FA6062">
        <w:t xml:space="preserve"> </w:t>
      </w:r>
      <w:r w:rsidRPr="00FA6062">
        <w:t>관리절차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절차의</w:t>
      </w:r>
      <w:r w:rsidRPr="00FA6062">
        <w:t xml:space="preserve"> </w:t>
      </w:r>
      <w:r w:rsidRPr="00FA6062">
        <w:t>개시</w:t>
      </w:r>
    </w:p>
    <w:p w14:paraId="57C590DD" w14:textId="308607B6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DE531F" w:rsidRPr="00FA6062">
        <w:t>억</w:t>
      </w:r>
      <w:r w:rsidR="00EC5745" w:rsidRPr="00FA6062">
        <w:t>원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자본적</w:t>
      </w:r>
      <w:r w:rsidRPr="00FA6062">
        <w:t xml:space="preserve"> </w:t>
      </w:r>
      <w:r w:rsidRPr="00FA6062">
        <w:t>지출</w:t>
      </w:r>
      <w:r w:rsidRPr="00FA6062">
        <w:t xml:space="preserve"> </w:t>
      </w:r>
    </w:p>
    <w:p w14:paraId="36A437DA" w14:textId="20E29322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DE531F" w:rsidRPr="00FA6062">
        <w:t>억</w:t>
      </w:r>
      <w:r w:rsidRPr="00FA6062">
        <w:t>원</w:t>
      </w:r>
      <w:r w:rsidRPr="00FA6062">
        <w:t xml:space="preserve"> </w:t>
      </w:r>
      <w:r w:rsidRPr="00FA6062">
        <w:t>이상</w:t>
      </w:r>
      <w:bookmarkStart w:id="279" w:name="_DV_C90"/>
      <w:r w:rsidRPr="00FA6062">
        <w:t>의</w:t>
      </w:r>
      <w:r w:rsidRPr="00FA6062">
        <w:t xml:space="preserve"> </w:t>
      </w:r>
      <w:bookmarkStart w:id="280" w:name="_DV_C92"/>
      <w:bookmarkEnd w:id="279"/>
      <w:r w:rsidRPr="00FA6062">
        <w:t>부채</w:t>
      </w:r>
      <w:r w:rsidR="00E14AEB" w:rsidRPr="00FA6062">
        <w:t>(</w:t>
      </w:r>
      <w:r w:rsidR="00E14AEB" w:rsidRPr="00FA6062">
        <w:t>차입이나</w:t>
      </w:r>
      <w:r w:rsidR="00E14AEB" w:rsidRPr="00FA6062">
        <w:t xml:space="preserve"> </w:t>
      </w:r>
      <w:r w:rsidR="00E14AEB" w:rsidRPr="00FA6062">
        <w:t>사채</w:t>
      </w:r>
      <w:r w:rsidR="00E14AEB" w:rsidRPr="00FA6062">
        <w:t xml:space="preserve"> </w:t>
      </w:r>
      <w:r w:rsidR="00E14AEB" w:rsidRPr="00FA6062">
        <w:t>발행</w:t>
      </w:r>
      <w:r w:rsidR="00E14AEB" w:rsidRPr="00FA6062">
        <w:t xml:space="preserve"> </w:t>
      </w:r>
      <w:r w:rsidR="00E14AEB" w:rsidRPr="00FA6062">
        <w:t>포함</w:t>
      </w:r>
      <w:r w:rsidR="00E14AEB" w:rsidRPr="00FA6062">
        <w:t>)</w:t>
      </w:r>
      <w:r w:rsidRPr="00FA6062">
        <w:t>를</w:t>
      </w:r>
      <w:r w:rsidRPr="00FA6062">
        <w:t xml:space="preserve"> </w:t>
      </w:r>
      <w:r w:rsidRPr="00FA6062">
        <w:t>새롭게</w:t>
      </w:r>
      <w:r w:rsidRPr="00FA6062">
        <w:t xml:space="preserve"> </w:t>
      </w:r>
      <w:r w:rsidRPr="00FA6062">
        <w:t>발생시키거나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변경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조정하거나</w:t>
      </w:r>
      <w:r w:rsidRPr="00FA6062">
        <w:t xml:space="preserve">, </w:t>
      </w:r>
      <w:r w:rsidRPr="00FA6062">
        <w:t>이를</w:t>
      </w:r>
      <w:r w:rsidRPr="00FA6062">
        <w:t xml:space="preserve"> </w:t>
      </w:r>
      <w:r w:rsidRPr="00FA6062">
        <w:t>취소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면제하거나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신용을</w:t>
      </w:r>
      <w:r w:rsidRPr="00FA6062">
        <w:t xml:space="preserve"> </w:t>
      </w:r>
      <w:r w:rsidRPr="00FA6062">
        <w:t>공여</w:t>
      </w:r>
      <w:r w:rsidRPr="00FA6062">
        <w:t>(</w:t>
      </w:r>
      <w:r w:rsidRPr="00FA6062">
        <w:t>금전</w:t>
      </w:r>
      <w:r w:rsidRPr="00FA6062">
        <w:t xml:space="preserve">, </w:t>
      </w:r>
      <w:r w:rsidRPr="00FA6062">
        <w:t>증권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경제적</w:t>
      </w:r>
      <w:r w:rsidRPr="00FA6062">
        <w:t xml:space="preserve"> </w:t>
      </w:r>
      <w:r w:rsidRPr="00FA6062">
        <w:t>가치가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재산의</w:t>
      </w:r>
      <w:r w:rsidRPr="00FA6062">
        <w:t xml:space="preserve"> </w:t>
      </w:r>
      <w:r w:rsidRPr="00FA6062">
        <w:t>대여</w:t>
      </w:r>
      <w:r w:rsidRPr="00FA6062">
        <w:t xml:space="preserve">, </w:t>
      </w:r>
      <w:r w:rsidRPr="00FA6062">
        <w:t>보증</w:t>
      </w:r>
      <w:r w:rsidRPr="00FA6062">
        <w:t xml:space="preserve">, </w:t>
      </w:r>
      <w:r w:rsidRPr="00FA6062">
        <w:t>자금지원적</w:t>
      </w:r>
      <w:r w:rsidRPr="00FA6062">
        <w:t xml:space="preserve"> </w:t>
      </w:r>
      <w:r w:rsidRPr="00FA6062">
        <w:t>성격의</w:t>
      </w:r>
      <w:r w:rsidRPr="00FA6062">
        <w:t xml:space="preserve"> </w:t>
      </w:r>
      <w:r w:rsidRPr="00FA6062">
        <w:t>증권</w:t>
      </w:r>
      <w:r w:rsidRPr="00FA6062">
        <w:t xml:space="preserve"> </w:t>
      </w:r>
      <w:r w:rsidRPr="00FA6062">
        <w:t>매입</w:t>
      </w:r>
      <w:r w:rsidRPr="00FA6062">
        <w:t xml:space="preserve">, </w:t>
      </w:r>
      <w:r w:rsidRPr="00FA6062">
        <w:t>채권포기</w:t>
      </w:r>
      <w:r w:rsidRPr="00FA6062">
        <w:t xml:space="preserve">, </w:t>
      </w:r>
      <w:r w:rsidRPr="00FA6062">
        <w:t>채무면제</w:t>
      </w:r>
      <w:r w:rsidRPr="00FA6062">
        <w:t xml:space="preserve">, </w:t>
      </w:r>
      <w:r w:rsidRPr="00FA6062">
        <w:t>채무유예</w:t>
      </w:r>
      <w:r w:rsidRPr="00FA6062">
        <w:t xml:space="preserve">, </w:t>
      </w:r>
      <w:r w:rsidRPr="00FA6062">
        <w:t>부담의</w:t>
      </w:r>
      <w:r w:rsidRPr="00FA6062">
        <w:t xml:space="preserve"> </w:t>
      </w:r>
      <w:r w:rsidRPr="00FA6062">
        <w:t>설정</w:t>
      </w:r>
      <w:r w:rsidRPr="00FA6062">
        <w:t xml:space="preserve">, </w:t>
      </w:r>
      <w:r w:rsidRPr="00FA6062">
        <w:t>담보제공</w:t>
      </w:r>
      <w:r w:rsidRPr="00FA6062">
        <w:t xml:space="preserve">, </w:t>
      </w:r>
      <w:r w:rsidRPr="00FA6062">
        <w:t>어음의</w:t>
      </w:r>
      <w:r w:rsidRPr="00FA6062">
        <w:t xml:space="preserve"> </w:t>
      </w:r>
      <w:r w:rsidRPr="00FA6062">
        <w:t>배서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하거나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채무를</w:t>
      </w:r>
      <w:r w:rsidRPr="00FA6062">
        <w:t xml:space="preserve"> </w:t>
      </w:r>
      <w:r w:rsidRPr="00FA6062">
        <w:t>인수하거나</w:t>
      </w:r>
      <w:r w:rsidRPr="00FA6062">
        <w:t xml:space="preserve"> </w:t>
      </w:r>
      <w:r w:rsidRPr="00FA6062">
        <w:t>손해배상의무를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행위</w:t>
      </w:r>
      <w:bookmarkStart w:id="281" w:name="_DV_C94"/>
      <w:bookmarkEnd w:id="280"/>
    </w:p>
    <w:bookmarkEnd w:id="281"/>
    <w:p w14:paraId="54FF78EA" w14:textId="2F3333CD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5A0177" w:rsidRPr="00FA6062">
        <w:t>억</w:t>
      </w:r>
      <w:r w:rsidR="00EC5745" w:rsidRPr="00FA6062">
        <w:t>원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매각</w:t>
      </w:r>
      <w:r w:rsidRPr="00FA6062">
        <w:t xml:space="preserve">, </w:t>
      </w:r>
      <w:r w:rsidRPr="00FA6062">
        <w:t>이전</w:t>
      </w:r>
      <w:r w:rsidRPr="00FA6062">
        <w:t xml:space="preserve">, </w:t>
      </w:r>
      <w:r w:rsidRPr="00FA6062">
        <w:t>임대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처분행위</w:t>
      </w:r>
    </w:p>
    <w:p w14:paraId="332F4327" w14:textId="77777777" w:rsidR="005D2CDC" w:rsidRPr="00FA6062" w:rsidRDefault="00A77C99" w:rsidP="00375C1D">
      <w:pPr>
        <w:pStyle w:val="41"/>
        <w:wordWrap w:val="0"/>
        <w:autoSpaceDE w:val="0"/>
      </w:pPr>
      <w:r w:rsidRPr="00FA6062">
        <w:t>자기주식</w:t>
      </w:r>
      <w:r w:rsidRPr="00FA6062">
        <w:t xml:space="preserve"> </w:t>
      </w:r>
      <w:r w:rsidRPr="00FA6062">
        <w:t>취득</w:t>
      </w:r>
      <w:r w:rsidR="00DC7FD1" w:rsidRPr="00FA6062">
        <w:t xml:space="preserve">, </w:t>
      </w:r>
      <w:r w:rsidR="00DC7FD1" w:rsidRPr="00FA6062">
        <w:t>소각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주식의</w:t>
      </w:r>
      <w:r w:rsidRPr="00FA6062">
        <w:t xml:space="preserve"> </w:t>
      </w:r>
      <w:r w:rsidRPr="00FA6062">
        <w:t>상환</w:t>
      </w:r>
      <w:r w:rsidRPr="00FA6062">
        <w:t xml:space="preserve">, </w:t>
      </w:r>
      <w:r w:rsidRPr="00FA6062">
        <w:t>자본금의</w:t>
      </w:r>
      <w:r w:rsidRPr="00FA6062">
        <w:t xml:space="preserve"> </w:t>
      </w:r>
      <w:r w:rsidRPr="00FA6062">
        <w:t>환급</w:t>
      </w:r>
      <w:r w:rsidRPr="00FA6062">
        <w:t xml:space="preserve">, </w:t>
      </w:r>
      <w:r w:rsidR="009E49B6" w:rsidRPr="00FA6062">
        <w:t>현금배당</w:t>
      </w:r>
      <w:r w:rsidR="009E49B6" w:rsidRPr="00FA6062">
        <w:t xml:space="preserve"> </w:t>
      </w:r>
      <w:r w:rsidR="009E49B6" w:rsidRPr="00FA6062">
        <w:t>또는</w:t>
      </w:r>
      <w:r w:rsidR="009E49B6" w:rsidRPr="00FA6062">
        <w:t xml:space="preserve"> </w:t>
      </w:r>
      <w:r w:rsidR="009E49B6" w:rsidRPr="00FA6062">
        <w:t>현물</w:t>
      </w:r>
      <w:r w:rsidR="00C84756" w:rsidRPr="00FA6062">
        <w:t>배당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이익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분배와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="00C84756" w:rsidRPr="00FA6062">
        <w:t>결의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지급</w:t>
      </w:r>
    </w:p>
    <w:p w14:paraId="37300796" w14:textId="54C30F61" w:rsidR="00A737DD" w:rsidRPr="00FA6062" w:rsidRDefault="00A00074" w:rsidP="00375C1D">
      <w:pPr>
        <w:pStyle w:val="41"/>
        <w:wordWrap w:val="0"/>
        <w:autoSpaceDE w:val="0"/>
      </w:pPr>
      <w:r w:rsidRPr="00FA6062">
        <w:t>합병</w:t>
      </w:r>
      <w:r w:rsidRPr="00FA6062">
        <w:t xml:space="preserve">, </w:t>
      </w:r>
      <w:r w:rsidRPr="00FA6062">
        <w:t>분할</w:t>
      </w:r>
      <w:r w:rsidRPr="00FA6062">
        <w:t xml:space="preserve">, </w:t>
      </w:r>
      <w:r w:rsidRPr="00FA6062">
        <w:t>분할합병</w:t>
      </w:r>
      <w:r w:rsidRPr="00FA6062">
        <w:t xml:space="preserve">, </w:t>
      </w:r>
      <w:r w:rsidRPr="00FA6062">
        <w:t>주식의</w:t>
      </w:r>
      <w:r w:rsidRPr="00FA6062">
        <w:t xml:space="preserve"> </w:t>
      </w:r>
      <w:r w:rsidRPr="00FA6062">
        <w:t>포괄적</w:t>
      </w:r>
      <w:r w:rsidRPr="00FA6062">
        <w:t xml:space="preserve"> </w:t>
      </w:r>
      <w:r w:rsidRPr="00FA6062">
        <w:t>교환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이전</w:t>
      </w:r>
      <w:r w:rsidR="00A737DD" w:rsidRPr="00FA6062">
        <w:t xml:space="preserve">, </w:t>
      </w:r>
      <w:r w:rsidR="0001323C" w:rsidRPr="00FA6062">
        <w:t>영업양수도</w:t>
      </w:r>
      <w:r w:rsidR="00C84756" w:rsidRPr="00FA6062">
        <w:t xml:space="preserve"> </w:t>
      </w:r>
      <w:r w:rsidR="00A737DD" w:rsidRPr="00FA6062">
        <w:t>기타</w:t>
      </w:r>
      <w:r w:rsidR="00A737DD" w:rsidRPr="00FA6062">
        <w:t xml:space="preserve"> </w:t>
      </w:r>
      <w:r w:rsidR="00A737DD" w:rsidRPr="00FA6062">
        <w:t>이에</w:t>
      </w:r>
      <w:r w:rsidR="00A737DD" w:rsidRPr="00FA6062">
        <w:t xml:space="preserve"> </w:t>
      </w:r>
      <w:r w:rsidR="00A737DD" w:rsidRPr="00FA6062">
        <w:t>준하는</w:t>
      </w:r>
      <w:r w:rsidR="00A737DD" w:rsidRPr="00FA6062">
        <w:t xml:space="preserve"> </w:t>
      </w:r>
      <w:r w:rsidR="00A737DD" w:rsidRPr="00FA6062">
        <w:t>조직개편</w:t>
      </w:r>
    </w:p>
    <w:p w14:paraId="489FC5DB" w14:textId="50D9CF6A" w:rsidR="00175AA0" w:rsidRPr="00FA6062" w:rsidRDefault="00A737DD" w:rsidP="00375C1D">
      <w:pPr>
        <w:pStyle w:val="41"/>
        <w:wordWrap w:val="0"/>
        <w:autoSpaceDE w:val="0"/>
      </w:pPr>
      <w:r w:rsidRPr="00FA6062">
        <w:t>기존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t>외의</w:t>
      </w:r>
      <w:r w:rsidRPr="00FA6062">
        <w:t xml:space="preserve"> </w:t>
      </w:r>
      <w:r w:rsidRPr="00FA6062">
        <w:t>신규사업에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진출</w:t>
      </w:r>
      <w:r w:rsidRPr="00FA6062">
        <w:t xml:space="preserve">, </w:t>
      </w:r>
      <w:r w:rsidRPr="00FA6062">
        <w:t>기존</w:t>
      </w:r>
      <w:r w:rsidRPr="00FA6062">
        <w:t xml:space="preserve"> </w:t>
      </w:r>
      <w:r w:rsidRPr="00FA6062">
        <w:t>사업의</w:t>
      </w:r>
      <w:r w:rsidRPr="00FA6062">
        <w:t xml:space="preserve"> </w:t>
      </w:r>
      <w:r w:rsidRPr="00FA6062">
        <w:t>전부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일부의</w:t>
      </w:r>
      <w:r w:rsidRPr="00FA6062">
        <w:t xml:space="preserve"> </w:t>
      </w:r>
      <w:r w:rsidRPr="00FA6062">
        <w:t>중단</w:t>
      </w:r>
      <w:r w:rsidRPr="00FA6062">
        <w:t xml:space="preserve">, </w:t>
      </w:r>
      <w:r w:rsidRPr="00FA6062">
        <w:t>자회사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합작회사의</w:t>
      </w:r>
      <w:r w:rsidRPr="00FA6062">
        <w:t xml:space="preserve"> </w:t>
      </w:r>
      <w:r w:rsidRPr="00FA6062">
        <w:t>설립</w:t>
      </w:r>
      <w:r w:rsidRPr="00FA6062">
        <w:t xml:space="preserve">, </w:t>
      </w:r>
      <w:r w:rsidRPr="00FA6062">
        <w:t>다른</w:t>
      </w:r>
      <w:r w:rsidRPr="00FA6062">
        <w:t xml:space="preserve"> </w:t>
      </w:r>
      <w:r w:rsidRPr="00FA6062">
        <w:t>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법인</w:t>
      </w:r>
      <w:r w:rsidRPr="00FA6062">
        <w:t>·</w:t>
      </w:r>
      <w:r w:rsidRPr="00FA6062">
        <w:t>단체에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출자</w:t>
      </w:r>
      <w:r w:rsidR="00635970">
        <w:rPr>
          <w:rFonts w:hint="eastAsia"/>
        </w:rPr>
        <w:t xml:space="preserve">, </w:t>
      </w:r>
      <w:r w:rsidR="00635970">
        <w:rPr>
          <w:rFonts w:hint="eastAsia"/>
        </w:rPr>
        <w:t>지분</w:t>
      </w:r>
      <w:r w:rsidR="00635970">
        <w:rPr>
          <w:rFonts w:hint="eastAsia"/>
        </w:rPr>
        <w:t xml:space="preserve"> </w:t>
      </w:r>
      <w:r w:rsidR="00635970">
        <w:rPr>
          <w:rFonts w:hint="eastAsia"/>
        </w:rPr>
        <w:t>취득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출자지분의</w:t>
      </w:r>
      <w:r w:rsidRPr="00FA6062">
        <w:t xml:space="preserve"> </w:t>
      </w:r>
      <w:r w:rsidRPr="00FA6062">
        <w:t>매각</w:t>
      </w:r>
      <w:r w:rsidRPr="00FA6062">
        <w:t xml:space="preserve">, </w:t>
      </w:r>
      <w:r w:rsidRPr="00FA6062">
        <w:t>양도</w:t>
      </w:r>
      <w:r w:rsidR="001A63FC">
        <w:rPr>
          <w:rFonts w:hint="eastAsia"/>
        </w:rPr>
        <w:t xml:space="preserve">, </w:t>
      </w:r>
      <w:r w:rsidR="001A63FC">
        <w:rPr>
          <w:rFonts w:hint="eastAsia"/>
        </w:rPr>
        <w:t>담보</w:t>
      </w:r>
      <w:r w:rsidR="001A63FC">
        <w:rPr>
          <w:rFonts w:hint="eastAsia"/>
        </w:rPr>
        <w:t xml:space="preserve"> </w:t>
      </w:r>
      <w:r w:rsidR="001A63FC">
        <w:rPr>
          <w:rFonts w:hint="eastAsia"/>
        </w:rPr>
        <w:t>제공</w:t>
      </w:r>
      <w:r w:rsidR="001A63FC">
        <w:rPr>
          <w:rFonts w:hint="eastAsia"/>
        </w:rPr>
        <w:t xml:space="preserve">, </w:t>
      </w:r>
      <w:r w:rsidR="001A63FC">
        <w:rPr>
          <w:rFonts w:hint="eastAsia"/>
        </w:rPr>
        <w:t>증여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처분</w:t>
      </w:r>
      <w:r w:rsidRPr="00FA6062">
        <w:t xml:space="preserve">, </w:t>
      </w:r>
      <w:r w:rsidRPr="00FA6062">
        <w:t>타</w:t>
      </w:r>
      <w:r w:rsidRPr="00FA6062">
        <w:t xml:space="preserve"> </w:t>
      </w:r>
      <w:r w:rsidRPr="00FA6062">
        <w:t>회사의</w:t>
      </w:r>
      <w:r w:rsidRPr="00FA6062">
        <w:t xml:space="preserve"> </w:t>
      </w:r>
      <w:r w:rsidRPr="00FA6062">
        <w:t>경영의</w:t>
      </w:r>
      <w:r w:rsidRPr="00FA6062">
        <w:t xml:space="preserve"> </w:t>
      </w:r>
      <w:r w:rsidRPr="00FA6062">
        <w:t>인수</w:t>
      </w:r>
    </w:p>
    <w:p w14:paraId="34763D86" w14:textId="77777777" w:rsidR="00175AA0" w:rsidRPr="00FA6062" w:rsidRDefault="00175AA0" w:rsidP="00375C1D">
      <w:pPr>
        <w:pStyle w:val="41"/>
        <w:wordWrap w:val="0"/>
        <w:autoSpaceDE w:val="0"/>
      </w:pPr>
      <w:r w:rsidRPr="00FA6062">
        <w:t>정부</w:t>
      </w:r>
      <w:r w:rsidR="00BD71CE" w:rsidRPr="00FA6062">
        <w:t>승인을</w:t>
      </w:r>
      <w:r w:rsidRPr="00FA6062">
        <w:t xml:space="preserve"> </w:t>
      </w:r>
      <w:r w:rsidRPr="00FA6062">
        <w:t>불리하게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정지</w:t>
      </w:r>
      <w:r w:rsidRPr="00FA6062">
        <w:t xml:space="preserve">, </w:t>
      </w:r>
      <w:r w:rsidRPr="00FA6062">
        <w:t>취소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소멸되도록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행위</w:t>
      </w:r>
    </w:p>
    <w:p w14:paraId="372304CA" w14:textId="72EE5F16" w:rsidR="00175AA0" w:rsidRPr="00FA6062" w:rsidRDefault="00175AA0" w:rsidP="00375C1D">
      <w:pPr>
        <w:pStyle w:val="41"/>
        <w:wordWrap w:val="0"/>
        <w:autoSpaceDE w:val="0"/>
      </w:pPr>
      <w:r w:rsidRPr="00FA6062">
        <w:t>법</w:t>
      </w:r>
      <w:r w:rsidR="00D936F4" w:rsidRPr="00FA6062">
        <w:t>령</w:t>
      </w:r>
      <w:r w:rsidRPr="00FA6062">
        <w:t xml:space="preserve">, </w:t>
      </w:r>
      <w:r w:rsidRPr="00FA6062">
        <w:t>정부</w:t>
      </w:r>
      <w:r w:rsidR="00BD71CE" w:rsidRPr="00FA6062">
        <w:t>승인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중요계약의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이익을</w:t>
      </w:r>
      <w:r w:rsidRPr="00FA6062">
        <w:t xml:space="preserve"> </w:t>
      </w:r>
      <w:r w:rsidRPr="00FA6062">
        <w:t>상실시키는</w:t>
      </w:r>
      <w:r w:rsidRPr="00FA6062">
        <w:t xml:space="preserve"> </w:t>
      </w:r>
      <w:r w:rsidR="001C0646">
        <w:rPr>
          <w:rFonts w:hint="eastAsia"/>
        </w:rPr>
        <w:t>작위</w:t>
      </w:r>
      <w:r w:rsidR="001C0646">
        <w:rPr>
          <w:rFonts w:hint="eastAsia"/>
        </w:rPr>
        <w:t xml:space="preserve"> </w:t>
      </w:r>
      <w:r w:rsidR="001C0646">
        <w:rPr>
          <w:rFonts w:hint="eastAsia"/>
        </w:rPr>
        <w:t>또는</w:t>
      </w:r>
      <w:r w:rsidR="001C0646">
        <w:rPr>
          <w:rFonts w:hint="eastAsia"/>
        </w:rPr>
        <w:t xml:space="preserve"> </w:t>
      </w:r>
      <w:r w:rsidR="001C0646">
        <w:rPr>
          <w:rFonts w:hint="eastAsia"/>
        </w:rPr>
        <w:t>부작위</w:t>
      </w:r>
      <w:r w:rsidRPr="00FA6062">
        <w:t>(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r w:rsidRPr="00FA6062">
        <w:t>경과시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이익이</w:t>
      </w:r>
      <w:r w:rsidRPr="00FA6062">
        <w:t xml:space="preserve"> </w:t>
      </w:r>
      <w:r w:rsidRPr="00FA6062">
        <w:t>상실되는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포함</w:t>
      </w:r>
      <w:r w:rsidRPr="00FA6062">
        <w:t>)</w:t>
      </w:r>
    </w:p>
    <w:p w14:paraId="557B7B52" w14:textId="77777777" w:rsidR="005D2CDC" w:rsidRPr="00FA6062" w:rsidRDefault="00620E77" w:rsidP="00375C1D">
      <w:pPr>
        <w:pStyle w:val="41"/>
        <w:wordWrap w:val="0"/>
        <w:autoSpaceDE w:val="0"/>
      </w:pPr>
      <w:r w:rsidRPr="00FA6062">
        <w:lastRenderedPageBreak/>
        <w:t>주요</w:t>
      </w:r>
      <w:r w:rsidRPr="00FA6062">
        <w:t xml:space="preserve"> </w:t>
      </w:r>
      <w:r w:rsidRPr="00FA6062">
        <w:t>세무신고사항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세무처리</w:t>
      </w:r>
      <w:r w:rsidRPr="00FA6062">
        <w:t xml:space="preserve"> </w:t>
      </w:r>
      <w:r w:rsidRPr="00FA6062">
        <w:t>원칙의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회사에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미치는</w:t>
      </w:r>
      <w:r w:rsidRPr="00FA6062">
        <w:t xml:space="preserve"> </w:t>
      </w:r>
      <w:r w:rsidRPr="00FA6062">
        <w:t>조세선택사항의</w:t>
      </w:r>
      <w:r w:rsidRPr="00FA6062">
        <w:t xml:space="preserve"> </w:t>
      </w:r>
      <w:r w:rsidRPr="00FA6062">
        <w:t>선택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기존</w:t>
      </w:r>
      <w:r w:rsidRPr="00FA6062">
        <w:t xml:space="preserve"> </w:t>
      </w:r>
      <w:r w:rsidRPr="00FA6062">
        <w:t>선택사항의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세무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소송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세무조사와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과세관청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분쟁을</w:t>
      </w:r>
      <w:r w:rsidRPr="00FA6062">
        <w:t xml:space="preserve"> </w:t>
      </w:r>
      <w:r w:rsidRPr="00FA6062">
        <w:t>취하</w:t>
      </w:r>
      <w:r w:rsidRPr="00FA6062">
        <w:t xml:space="preserve">, </w:t>
      </w:r>
      <w:r w:rsidRPr="00FA6062">
        <w:t>조정</w:t>
      </w:r>
      <w:r w:rsidRPr="00FA6062">
        <w:t xml:space="preserve">, </w:t>
      </w:r>
      <w:r w:rsidRPr="00FA6062">
        <w:t>합의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화해하는</w:t>
      </w:r>
      <w:r w:rsidRPr="00FA6062">
        <w:t xml:space="preserve"> </w:t>
      </w:r>
      <w:r w:rsidRPr="00FA6062">
        <w:t>행위</w:t>
      </w:r>
      <w:r w:rsidRPr="00FA6062">
        <w:t xml:space="preserve">, </w:t>
      </w:r>
      <w:r w:rsidRPr="00FA6062">
        <w:t>제척기간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소멸시효의</w:t>
      </w:r>
      <w:r w:rsidRPr="00FA6062">
        <w:t xml:space="preserve"> </w:t>
      </w:r>
      <w:r w:rsidRPr="00FA6062">
        <w:t>포기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연장에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동의</w:t>
      </w:r>
      <w:r w:rsidRPr="00FA6062">
        <w:t xml:space="preserve">, </w:t>
      </w:r>
      <w:r w:rsidRPr="00FA6062">
        <w:t>세금</w:t>
      </w:r>
      <w:r w:rsidRPr="00FA6062">
        <w:t xml:space="preserve"> </w:t>
      </w:r>
      <w:r w:rsidRPr="00FA6062">
        <w:t>환급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</w:t>
      </w:r>
    </w:p>
    <w:p w14:paraId="7D36CCA1" w14:textId="5A571F01" w:rsidR="005D2CDC" w:rsidRPr="00FA6062" w:rsidRDefault="00056B1E" w:rsidP="00375C1D">
      <w:pPr>
        <w:pStyle w:val="41"/>
        <w:wordWrap w:val="0"/>
        <w:autoSpaceDE w:val="0"/>
      </w:pPr>
      <w:r w:rsidRPr="00FA6062">
        <w:t>연간</w:t>
      </w:r>
      <w:r w:rsidRPr="00FA6062">
        <w:t xml:space="preserve"> </w:t>
      </w:r>
      <w:r w:rsidRPr="00FA6062">
        <w:t>보수총액이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5</w:t>
      </w:r>
      <w:r w:rsidR="002D5642" w:rsidRPr="00FA6062">
        <w:t>천만</w:t>
      </w:r>
      <w:r w:rsidRPr="00FA6062">
        <w:t>원</w:t>
      </w:r>
      <w:r w:rsidRPr="00FA6062">
        <w:t xml:space="preserve"> </w:t>
      </w:r>
      <w:r w:rsidRPr="00FA6062">
        <w:t>이상인</w:t>
      </w:r>
      <w:r w:rsidRPr="00FA6062">
        <w:t xml:space="preserve"> </w:t>
      </w:r>
      <w:r w:rsidRPr="00FA6062">
        <w:t>임직원의</w:t>
      </w:r>
      <w:r w:rsidRPr="00FA6062">
        <w:t xml:space="preserve"> </w:t>
      </w:r>
      <w:r w:rsidRPr="00FA6062">
        <w:t>고용</w:t>
      </w:r>
      <w:r w:rsidR="0093557F" w:rsidRPr="00FA6062">
        <w:t xml:space="preserve">, </w:t>
      </w:r>
      <w:r w:rsidRPr="00FA6062">
        <w:t>선임</w:t>
      </w:r>
      <w:r w:rsidRPr="00FA6062">
        <w:t xml:space="preserve"> </w:t>
      </w:r>
      <w:r w:rsidRPr="00FA6062">
        <w:t>또는</w:t>
      </w:r>
      <w:r w:rsidR="0093557F" w:rsidRPr="00FA6062">
        <w:t xml:space="preserve"> </w:t>
      </w:r>
      <w:r w:rsidR="003960CC" w:rsidRPr="00FA6062">
        <w:t>해임</w:t>
      </w:r>
      <w:r w:rsidR="0093557F" w:rsidRPr="00FA6062">
        <w:t xml:space="preserve">, </w:t>
      </w:r>
      <w:r w:rsidRPr="00FA6062">
        <w:t>퇴임의</w:t>
      </w:r>
      <w:r w:rsidRPr="00FA6062">
        <w:t xml:space="preserve"> </w:t>
      </w:r>
      <w:r w:rsidRPr="00FA6062">
        <w:t>약정</w:t>
      </w:r>
      <w:r w:rsidRPr="00FA6062">
        <w:t xml:space="preserve">, </w:t>
      </w:r>
      <w:r w:rsidR="00F3566D" w:rsidRPr="00FA6062">
        <w:t>법령</w:t>
      </w:r>
      <w:r w:rsidR="00C84756" w:rsidRPr="00FA6062">
        <w:t xml:space="preserve">, </w:t>
      </w:r>
      <w:r w:rsidR="00C84756" w:rsidRPr="00FA6062">
        <w:t>단체협약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취업규칙에서</w:t>
      </w:r>
      <w:r w:rsidR="00C84756" w:rsidRPr="00FA6062">
        <w:t xml:space="preserve"> </w:t>
      </w:r>
      <w:r w:rsidR="00C84756" w:rsidRPr="00FA6062">
        <w:t>요구되지</w:t>
      </w:r>
      <w:r w:rsidR="00C84756" w:rsidRPr="00FA6062">
        <w:t xml:space="preserve"> </w:t>
      </w:r>
      <w:r w:rsidR="00C84756" w:rsidRPr="00FA6062">
        <w:t>않는</w:t>
      </w:r>
      <w:r w:rsidR="00C84756" w:rsidRPr="00FA6062">
        <w:t xml:space="preserve"> </w:t>
      </w:r>
      <w:r w:rsidR="00C84756" w:rsidRPr="00FA6062">
        <w:t>임직원의</w:t>
      </w:r>
      <w:r w:rsidR="00C84756" w:rsidRPr="00FA6062">
        <w:t xml:space="preserve"> </w:t>
      </w:r>
      <w:r w:rsidR="00C84756" w:rsidRPr="00FA6062">
        <w:t>보수</w:t>
      </w:r>
      <w:r w:rsidR="00C84756" w:rsidRPr="00FA6062">
        <w:t xml:space="preserve">, </w:t>
      </w:r>
      <w:r w:rsidR="00C84756" w:rsidRPr="00FA6062">
        <w:t>근로조건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복리혜택</w:t>
      </w:r>
      <w:r w:rsidR="00C84756" w:rsidRPr="00FA6062">
        <w:t xml:space="preserve"> </w:t>
      </w:r>
      <w:r w:rsidR="00C84756" w:rsidRPr="00FA6062">
        <w:t>제도의</w:t>
      </w:r>
      <w:r w:rsidR="00C84756" w:rsidRPr="00FA6062">
        <w:t xml:space="preserve"> </w:t>
      </w:r>
      <w:r w:rsidR="00C84756" w:rsidRPr="00FA6062">
        <w:t>변경</w:t>
      </w:r>
      <w:r w:rsidR="00C84756" w:rsidRPr="00FA6062">
        <w:t xml:space="preserve">, </w:t>
      </w:r>
      <w:r w:rsidR="00C84756" w:rsidRPr="00FA6062">
        <w:t>전</w:t>
      </w:r>
      <w:r w:rsidR="00C84756" w:rsidRPr="00FA6062">
        <w:t>·</w:t>
      </w:r>
      <w:r w:rsidR="00C84756" w:rsidRPr="00FA6062">
        <w:t>현직</w:t>
      </w:r>
      <w:r w:rsidR="00C84756" w:rsidRPr="00FA6062">
        <w:t xml:space="preserve"> </w:t>
      </w:r>
      <w:r w:rsidR="00C84756" w:rsidRPr="00FA6062">
        <w:t>임직원에</w:t>
      </w:r>
      <w:r w:rsidR="00C84756" w:rsidRPr="00FA6062">
        <w:t xml:space="preserve"> </w:t>
      </w:r>
      <w:r w:rsidR="00C84756" w:rsidRPr="00FA6062">
        <w:t>대한</w:t>
      </w:r>
      <w:r w:rsidR="00C84756" w:rsidRPr="00FA6062">
        <w:t xml:space="preserve"> </w:t>
      </w:r>
      <w:r w:rsidR="00C84756" w:rsidRPr="00FA6062">
        <w:t>특별상여금</w:t>
      </w:r>
      <w:r w:rsidR="00C84756" w:rsidRPr="00FA6062">
        <w:t>(</w:t>
      </w:r>
      <w:r w:rsidR="00F3566D" w:rsidRPr="00FA6062">
        <w:t>법령</w:t>
      </w:r>
      <w:r w:rsidR="00C84756" w:rsidRPr="00FA6062">
        <w:t xml:space="preserve">, </w:t>
      </w:r>
      <w:r w:rsidR="00DB3DB2" w:rsidRPr="00FA6062">
        <w:t>대상회사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단체협약</w:t>
      </w:r>
      <w:r w:rsidR="00C84756" w:rsidRPr="00FA6062">
        <w:t xml:space="preserve">, </w:t>
      </w:r>
      <w:r w:rsidR="00C84756" w:rsidRPr="00FA6062">
        <w:t>취업규칙</w:t>
      </w:r>
      <w:r w:rsidR="00C84756" w:rsidRPr="00FA6062">
        <w:t xml:space="preserve">, </w:t>
      </w:r>
      <w:r w:rsidR="00C84756" w:rsidRPr="00FA6062">
        <w:t>보수규정</w:t>
      </w:r>
      <w:r w:rsidR="00C84756" w:rsidRPr="00FA6062">
        <w:t xml:space="preserve"> </w:t>
      </w:r>
      <w:r w:rsidR="00C84756" w:rsidRPr="00FA6062">
        <w:t>등에</w:t>
      </w:r>
      <w:r w:rsidR="00C84756" w:rsidRPr="00FA6062">
        <w:t xml:space="preserve"> </w:t>
      </w:r>
      <w:r w:rsidR="00C84756" w:rsidRPr="00FA6062">
        <w:t>근거하여</w:t>
      </w:r>
      <w:r w:rsidR="00C84756" w:rsidRPr="00FA6062">
        <w:t xml:space="preserve"> </w:t>
      </w:r>
      <w:r w:rsidR="00C84756" w:rsidRPr="00FA6062">
        <w:t>통상적인</w:t>
      </w:r>
      <w:r w:rsidR="00C84756" w:rsidRPr="00FA6062">
        <w:t xml:space="preserve"> </w:t>
      </w:r>
      <w:r w:rsidR="00C84756" w:rsidRPr="00FA6062">
        <w:t>사업과정에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지급해</w:t>
      </w:r>
      <w:r w:rsidR="00C84756" w:rsidRPr="00FA6062">
        <w:t xml:space="preserve"> </w:t>
      </w:r>
      <w:r w:rsidR="00C84756" w:rsidRPr="00FA6062">
        <w:t>왔던</w:t>
      </w:r>
      <w:r w:rsidR="00C84756" w:rsidRPr="00FA6062">
        <w:t xml:space="preserve"> </w:t>
      </w:r>
      <w:r w:rsidR="00C84756" w:rsidRPr="00FA6062">
        <w:t>상여금</w:t>
      </w:r>
      <w:r w:rsidR="00C84756" w:rsidRPr="00FA6062">
        <w:t xml:space="preserve"> </w:t>
      </w:r>
      <w:r w:rsidR="00C84756" w:rsidRPr="00FA6062">
        <w:t>이외의</w:t>
      </w:r>
      <w:r w:rsidR="00C84756" w:rsidRPr="00FA6062">
        <w:t xml:space="preserve"> </w:t>
      </w:r>
      <w:r w:rsidR="00C84756" w:rsidRPr="00FA6062">
        <w:t>상여금을</w:t>
      </w:r>
      <w:r w:rsidR="00C84756" w:rsidRPr="00FA6062">
        <w:t xml:space="preserve"> </w:t>
      </w:r>
      <w:r w:rsidR="00C84756" w:rsidRPr="00FA6062">
        <w:t>말함</w:t>
      </w:r>
      <w:r w:rsidR="00C84756" w:rsidRPr="00FA6062">
        <w:t xml:space="preserve">), </w:t>
      </w:r>
      <w:r w:rsidR="00C84756" w:rsidRPr="00FA6062">
        <w:t>퇴직금</w:t>
      </w:r>
      <w:r w:rsidR="00C84756" w:rsidRPr="00FA6062">
        <w:t xml:space="preserve">, </w:t>
      </w:r>
      <w:r w:rsidR="00C84756" w:rsidRPr="00FA6062">
        <w:t>퇴직위로금</w:t>
      </w:r>
      <w:r w:rsidR="00AF4C2D" w:rsidRPr="00FA6062">
        <w:t xml:space="preserve">, </w:t>
      </w:r>
      <w:r w:rsidR="00AF4C2D" w:rsidRPr="00FA6062">
        <w:t>특별공로금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이와</w:t>
      </w:r>
      <w:r w:rsidR="00C84756" w:rsidRPr="00FA6062">
        <w:t xml:space="preserve"> </w:t>
      </w:r>
      <w:r w:rsidR="00C84756" w:rsidRPr="00FA6062">
        <w:t>유사하거나</w:t>
      </w:r>
      <w:r w:rsidR="00C84756" w:rsidRPr="00FA6062">
        <w:t xml:space="preserve"> </w:t>
      </w:r>
      <w:r w:rsidR="00C84756" w:rsidRPr="00FA6062">
        <w:t>이에</w:t>
      </w:r>
      <w:r w:rsidR="00C84756" w:rsidRPr="00FA6062">
        <w:t xml:space="preserve"> </w:t>
      </w:r>
      <w:r w:rsidR="00C84756" w:rsidRPr="00FA6062">
        <w:t>준하는</w:t>
      </w:r>
      <w:r w:rsidR="00C84756" w:rsidRPr="00FA6062">
        <w:t xml:space="preserve"> </w:t>
      </w:r>
      <w:r w:rsidR="00C84756" w:rsidRPr="00FA6062">
        <w:t>금원</w:t>
      </w:r>
      <w:r w:rsidR="00C84756" w:rsidRPr="00FA6062">
        <w:t xml:space="preserve"> </w:t>
      </w:r>
      <w:r w:rsidR="00C84756" w:rsidRPr="00FA6062">
        <w:t>내지</w:t>
      </w:r>
      <w:r w:rsidR="00C84756" w:rsidRPr="00FA6062">
        <w:t xml:space="preserve"> </w:t>
      </w:r>
      <w:r w:rsidR="00C84756" w:rsidRPr="00FA6062">
        <w:t>대가의</w:t>
      </w:r>
      <w:r w:rsidR="00C84756" w:rsidRPr="00FA6062">
        <w:t xml:space="preserve"> </w:t>
      </w:r>
      <w:r w:rsidR="00C84756" w:rsidRPr="00FA6062">
        <w:t>지급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그에</w:t>
      </w:r>
      <w:r w:rsidR="00C84756" w:rsidRPr="00FA6062">
        <w:t xml:space="preserve"> </w:t>
      </w:r>
      <w:r w:rsidR="00C84756" w:rsidRPr="00FA6062">
        <w:t>관한</w:t>
      </w:r>
      <w:r w:rsidR="00C84756" w:rsidRPr="00FA6062">
        <w:t xml:space="preserve"> </w:t>
      </w:r>
      <w:r w:rsidR="00C84756" w:rsidRPr="00FA6062">
        <w:t>약속이나</w:t>
      </w:r>
      <w:r w:rsidR="00C84756" w:rsidRPr="00FA6062">
        <w:t xml:space="preserve"> </w:t>
      </w:r>
      <w:r w:rsidR="00C84756" w:rsidRPr="00FA6062">
        <w:t>합의</w:t>
      </w:r>
    </w:p>
    <w:p w14:paraId="3A554682" w14:textId="3F55A916" w:rsidR="005D2CDC" w:rsidRPr="00FA6062" w:rsidRDefault="00C84756" w:rsidP="00375C1D">
      <w:pPr>
        <w:pStyle w:val="41"/>
        <w:wordWrap w:val="0"/>
        <w:autoSpaceDE w:val="0"/>
      </w:pPr>
      <w:r w:rsidRPr="00FA6062">
        <w:t>단체협약이나</w:t>
      </w:r>
      <w:r w:rsidRPr="00FA6062">
        <w:t xml:space="preserve"> </w:t>
      </w:r>
      <w:r w:rsidRPr="00FA6062">
        <w:t>취업규칙의</w:t>
      </w:r>
      <w:r w:rsidRPr="00FA6062">
        <w:t xml:space="preserve"> </w:t>
      </w:r>
      <w:r w:rsidR="007A0AD3">
        <w:rPr>
          <w:rFonts w:hint="eastAsia"/>
        </w:rPr>
        <w:t>제정이나</w:t>
      </w:r>
      <w:r w:rsidR="007A0AD3">
        <w:rPr>
          <w:rFonts w:hint="eastAsia"/>
        </w:rPr>
        <w:t xml:space="preserve"> </w:t>
      </w:r>
      <w:r w:rsidRPr="00FA6062">
        <w:t>변경</w:t>
      </w:r>
    </w:p>
    <w:p w14:paraId="747EB32E" w14:textId="59EB2E70" w:rsidR="005D2CDC" w:rsidRPr="00FA6062" w:rsidRDefault="00E20B25" w:rsidP="00375C1D">
      <w:pPr>
        <w:pStyle w:val="41"/>
        <w:wordWrap w:val="0"/>
        <w:autoSpaceDE w:val="0"/>
      </w:pPr>
      <w:r w:rsidRPr="00FA6062">
        <w:t>중요계약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체결</w:t>
      </w:r>
      <w:r w:rsidR="00C84756" w:rsidRPr="00FA6062">
        <w:t xml:space="preserve">, </w:t>
      </w:r>
      <w:r w:rsidR="009D7A06" w:rsidRPr="00FA6062">
        <w:t>갱신</w:t>
      </w:r>
      <w:r w:rsidR="009D7A06" w:rsidRPr="00FA6062">
        <w:t>(</w:t>
      </w:r>
      <w:r w:rsidR="009D7A06" w:rsidRPr="00FA6062">
        <w:t>갱신</w:t>
      </w:r>
      <w:r w:rsidR="009D7A06" w:rsidRPr="00FA6062">
        <w:t xml:space="preserve"> </w:t>
      </w:r>
      <w:r w:rsidR="009D7A06" w:rsidRPr="00FA6062">
        <w:t>거절의</w:t>
      </w:r>
      <w:r w:rsidR="009D7A06" w:rsidRPr="00FA6062">
        <w:t xml:space="preserve"> </w:t>
      </w:r>
      <w:r w:rsidR="009D7A06" w:rsidRPr="00FA6062">
        <w:t>의사를</w:t>
      </w:r>
      <w:r w:rsidR="009D7A06" w:rsidRPr="00FA6062">
        <w:t xml:space="preserve"> </w:t>
      </w:r>
      <w:r w:rsidR="009D7A06" w:rsidRPr="00FA6062">
        <w:t>표시하지</w:t>
      </w:r>
      <w:r w:rsidR="009D7A06" w:rsidRPr="00FA6062">
        <w:t xml:space="preserve"> </w:t>
      </w:r>
      <w:r w:rsidR="009D7A06" w:rsidRPr="00FA6062">
        <w:t>않는</w:t>
      </w:r>
      <w:r w:rsidR="009D7A06" w:rsidRPr="00FA6062">
        <w:t xml:space="preserve"> </w:t>
      </w:r>
      <w:r w:rsidR="009D7A06" w:rsidRPr="00FA6062">
        <w:t>경우</w:t>
      </w:r>
      <w:r w:rsidR="009D7A06" w:rsidRPr="00FA6062">
        <w:t xml:space="preserve"> </w:t>
      </w:r>
      <w:r w:rsidR="009D7A06" w:rsidRPr="00FA6062">
        <w:t>포함</w:t>
      </w:r>
      <w:r w:rsidR="009D7A06" w:rsidRPr="00FA6062">
        <w:t xml:space="preserve">), </w:t>
      </w:r>
      <w:r w:rsidR="00C84756" w:rsidRPr="00FA6062">
        <w:t>변경</w:t>
      </w:r>
      <w:r w:rsidR="00C84756" w:rsidRPr="00FA6062">
        <w:t xml:space="preserve">, </w:t>
      </w:r>
      <w:r w:rsidR="00C84756" w:rsidRPr="00FA6062">
        <w:t>해제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해지</w:t>
      </w:r>
      <w:r w:rsidR="009D7A06" w:rsidRPr="00FA6062">
        <w:t>(</w:t>
      </w:r>
      <w:r w:rsidR="009D7A06" w:rsidRPr="00FA6062">
        <w:t>기간만료에</w:t>
      </w:r>
      <w:r w:rsidR="009D7A06" w:rsidRPr="00FA6062">
        <w:t xml:space="preserve"> </w:t>
      </w:r>
      <w:r w:rsidR="009D7A06" w:rsidRPr="00FA6062">
        <w:t>동의하거나</w:t>
      </w:r>
      <w:r w:rsidR="009D7A06" w:rsidRPr="00FA6062">
        <w:t xml:space="preserve"> </w:t>
      </w:r>
      <w:r w:rsidR="009D7A06" w:rsidRPr="00FA6062">
        <w:t>기간만료를</w:t>
      </w:r>
      <w:r w:rsidR="009D7A06" w:rsidRPr="00FA6062">
        <w:t xml:space="preserve"> </w:t>
      </w:r>
      <w:r w:rsidR="009D7A06" w:rsidRPr="00FA6062">
        <w:t>방치하는</w:t>
      </w:r>
      <w:r w:rsidR="009D7A06" w:rsidRPr="00FA6062">
        <w:t xml:space="preserve"> </w:t>
      </w:r>
      <w:r w:rsidR="009D7A06" w:rsidRPr="00FA6062">
        <w:t>경우</w:t>
      </w:r>
      <w:r w:rsidR="009D7A06" w:rsidRPr="00FA6062">
        <w:t xml:space="preserve"> </w:t>
      </w:r>
      <w:r w:rsidR="009D7A06" w:rsidRPr="00FA6062">
        <w:t>포함</w:t>
      </w:r>
      <w:r w:rsidR="009D7A06" w:rsidRPr="00FA6062">
        <w:t>)</w:t>
      </w:r>
    </w:p>
    <w:p w14:paraId="3BACD044" w14:textId="2E604B85" w:rsidR="009A0DDB" w:rsidRPr="00FA6062" w:rsidRDefault="009A0DDB" w:rsidP="00375C1D">
      <w:pPr>
        <w:pStyle w:val="41"/>
        <w:wordWrap w:val="0"/>
        <w:autoSpaceDE w:val="0"/>
      </w:pPr>
      <w:r w:rsidRPr="00FA6062">
        <w:t>대상회사의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r w:rsidR="00970536" w:rsidRPr="00FA6062">
        <w:t>어느</w:t>
      </w:r>
      <w:r w:rsidR="00970536" w:rsidRPr="00FA6062">
        <w:t xml:space="preserve"> </w:t>
      </w:r>
      <w:r w:rsidRPr="00FA6062">
        <w:t>매도인</w:t>
      </w:r>
      <w:r w:rsidR="00027267" w:rsidRPr="00FA6062">
        <w:t>,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="00027267" w:rsidRPr="00FA6062">
        <w:t>각각의</w:t>
      </w:r>
      <w:r w:rsidR="00027267" w:rsidRPr="00FA6062">
        <w:t xml:space="preserve"> </w:t>
      </w:r>
      <w:r w:rsidRPr="00FA6062">
        <w:t>특수관계인과의</w:t>
      </w:r>
      <w:r w:rsidRPr="00FA6062">
        <w:t xml:space="preserve"> </w:t>
      </w:r>
      <w:r w:rsidRPr="00FA6062">
        <w:t>거래</w:t>
      </w:r>
      <w:r w:rsidR="00027267"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</w:t>
      </w:r>
    </w:p>
    <w:p w14:paraId="6FBE918C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회계</w:t>
      </w:r>
      <w:r w:rsidR="00807645" w:rsidRPr="00FA6062">
        <w:t>원칙</w:t>
      </w:r>
      <w:r w:rsidR="00A8135C" w:rsidRPr="00FA6062">
        <w:t>,</w:t>
      </w:r>
      <w:r w:rsidR="00807645" w:rsidRPr="00FA6062">
        <w:t xml:space="preserve"> </w:t>
      </w:r>
      <w:r w:rsidR="00807645" w:rsidRPr="00FA6062">
        <w:t>절차</w:t>
      </w:r>
      <w:r w:rsidR="00A8135C" w:rsidRPr="00FA6062">
        <w:t xml:space="preserve"> </w:t>
      </w:r>
      <w:r w:rsidR="00A8135C" w:rsidRPr="00FA6062">
        <w:t>또는</w:t>
      </w:r>
      <w:r w:rsidR="00A8135C" w:rsidRPr="00FA6062">
        <w:t xml:space="preserve"> </w:t>
      </w:r>
      <w:r w:rsidR="00A8135C" w:rsidRPr="00FA6062">
        <w:t>회계관행</w:t>
      </w:r>
      <w:r w:rsidR="00807645" w:rsidRPr="00FA6062">
        <w:t>의</w:t>
      </w:r>
      <w:r w:rsidR="00807645" w:rsidRPr="00FA6062">
        <w:t xml:space="preserve"> </w:t>
      </w:r>
      <w:r w:rsidRPr="00FA6062">
        <w:t>변경</w:t>
      </w:r>
      <w:r w:rsidR="002E64C3" w:rsidRPr="00FA6062">
        <w:t xml:space="preserve">, </w:t>
      </w:r>
      <w:r w:rsidR="002E64C3" w:rsidRPr="00FA6062">
        <w:t>외부감사인의</w:t>
      </w:r>
      <w:r w:rsidR="002E64C3" w:rsidRPr="00FA6062">
        <w:t xml:space="preserve"> </w:t>
      </w:r>
      <w:r w:rsidR="002E64C3" w:rsidRPr="00FA6062">
        <w:t>변경</w:t>
      </w:r>
    </w:p>
    <w:p w14:paraId="7CE2A7AF" w14:textId="19551B23" w:rsidR="00807645" w:rsidRPr="00FA6062" w:rsidRDefault="00807645" w:rsidP="00375C1D">
      <w:pPr>
        <w:pStyle w:val="41"/>
        <w:wordWrap w:val="0"/>
        <w:autoSpaceDE w:val="0"/>
      </w:pPr>
      <w:r w:rsidRPr="00FA6062">
        <w:t>소송</w:t>
      </w:r>
      <w:r w:rsidR="00DC1EB1">
        <w:rPr>
          <w:rFonts w:hint="eastAsia"/>
        </w:rPr>
        <w:t>등</w:t>
      </w:r>
      <w:r w:rsidRPr="00FA6062">
        <w:t>의</w:t>
      </w:r>
      <w:r w:rsidRPr="00FA6062">
        <w:t xml:space="preserve"> </w:t>
      </w:r>
      <w:r w:rsidRPr="00FA6062">
        <w:t>포기</w:t>
      </w:r>
      <w:r w:rsidRPr="00FA6062">
        <w:t xml:space="preserve">, </w:t>
      </w:r>
      <w:r w:rsidRPr="00FA6062">
        <w:t>면책</w:t>
      </w:r>
      <w:r w:rsidRPr="00FA6062">
        <w:t xml:space="preserve">, </w:t>
      </w:r>
      <w:r w:rsidRPr="00FA6062">
        <w:t>이전</w:t>
      </w:r>
      <w:r w:rsidRPr="00FA6062">
        <w:t xml:space="preserve">, </w:t>
      </w:r>
      <w:r w:rsidRPr="00FA6062">
        <w:t>화해</w:t>
      </w:r>
      <w:r w:rsidR="00E86586" w:rsidRPr="00FA6062">
        <w:t xml:space="preserve">, </w:t>
      </w:r>
      <w:r w:rsidR="00E86586" w:rsidRPr="00FA6062">
        <w:t>청구권이나</w:t>
      </w:r>
      <w:r w:rsidR="00E86586" w:rsidRPr="00FA6062">
        <w:t xml:space="preserve"> </w:t>
      </w:r>
      <w:r w:rsidR="00E86586" w:rsidRPr="00FA6062">
        <w:t>권리의</w:t>
      </w:r>
      <w:r w:rsidR="00E86586" w:rsidRPr="00FA6062">
        <w:t xml:space="preserve"> </w:t>
      </w:r>
      <w:r w:rsidR="00E86586" w:rsidRPr="00FA6062">
        <w:t>취소</w:t>
      </w:r>
      <w:r w:rsidR="00E86586" w:rsidRPr="00FA6062">
        <w:t xml:space="preserve"> </w:t>
      </w:r>
      <w:r w:rsidR="00E86586" w:rsidRPr="00FA6062">
        <w:t>또는</w:t>
      </w:r>
      <w:r w:rsidR="00E86586" w:rsidRPr="00FA6062">
        <w:t xml:space="preserve"> </w:t>
      </w:r>
      <w:r w:rsidR="00E86586" w:rsidRPr="00FA6062">
        <w:t>포기</w:t>
      </w:r>
    </w:p>
    <w:p w14:paraId="1E47E049" w14:textId="41CB2B78" w:rsidR="00807645" w:rsidRPr="00FA6062" w:rsidDel="00212793" w:rsidRDefault="00E86586" w:rsidP="00375C1D">
      <w:pPr>
        <w:pStyle w:val="41"/>
        <w:wordWrap w:val="0"/>
        <w:autoSpaceDE w:val="0"/>
        <w:rPr>
          <w:del w:id="282" w:author="SL Partners" w:date="2025-01-22T23:11:00Z" w16du:dateUtc="2025-01-22T14:11:00Z"/>
        </w:rPr>
      </w:pPr>
      <w:del w:id="283" w:author="SL Partners" w:date="2025-01-22T23:11:00Z" w16du:dateUtc="2025-01-22T14:11:00Z">
        <w:r w:rsidRPr="00FA6062" w:rsidDel="00212793">
          <w:delText>법령</w:delText>
        </w:r>
        <w:r w:rsidRPr="00FA6062" w:rsidDel="00212793">
          <w:delText xml:space="preserve"> </w:delText>
        </w:r>
        <w:r w:rsidR="000C2BBA" w:rsidRPr="00FA6062" w:rsidDel="00212793">
          <w:delText>또는</w:delText>
        </w:r>
        <w:r w:rsidRPr="00FA6062" w:rsidDel="00212793">
          <w:delText xml:space="preserve"> </w:delText>
        </w:r>
        <w:r w:rsidR="00B91937" w:rsidRPr="00563689" w:rsidDel="00212793">
          <w:rPr>
            <w:rFonts w:hint="eastAsia"/>
            <w:highlight w:val="yellow"/>
            <w:rPrChange w:id="284" w:author="SL Partners" w:date="2025-01-22T20:29:00Z" w16du:dateUtc="2025-01-22T11:29:00Z">
              <w:rPr>
                <w:rFonts w:hint="eastAsia"/>
              </w:rPr>
            </w:rPrChange>
          </w:rPr>
          <w:delText>조직서류</w:delText>
        </w:r>
        <w:r w:rsidRPr="00563689" w:rsidDel="00212793">
          <w:rPr>
            <w:rFonts w:hint="eastAsia"/>
            <w:highlight w:val="yellow"/>
            <w:rPrChange w:id="285" w:author="SL Partners" w:date="2025-01-22T20:29:00Z" w16du:dateUtc="2025-01-22T11:29:00Z">
              <w:rPr>
                <w:rFonts w:hint="eastAsia"/>
              </w:rPr>
            </w:rPrChange>
          </w:rPr>
          <w:delText>상</w:delText>
        </w:r>
        <w:r w:rsidR="00B96485" w:rsidRPr="00563689" w:rsidDel="00212793">
          <w:rPr>
            <w:highlight w:val="yellow"/>
            <w:rPrChange w:id="286" w:author="SL Partners" w:date="2025-01-22T20:29:00Z" w16du:dateUtc="2025-01-22T11:29:00Z">
              <w:rPr/>
            </w:rPrChange>
          </w:rPr>
          <w:delText xml:space="preserve"> </w:delText>
        </w:r>
        <w:r w:rsidRPr="00563689" w:rsidDel="00212793">
          <w:rPr>
            <w:rFonts w:hint="eastAsia"/>
            <w:highlight w:val="yellow"/>
            <w:rPrChange w:id="287" w:author="SL Partners" w:date="2025-01-22T20:29:00Z" w16du:dateUtc="2025-01-22T11:29:00Z">
              <w:rPr>
                <w:rFonts w:hint="eastAsia"/>
              </w:rPr>
            </w:rPrChange>
          </w:rPr>
          <w:delText>주주총회</w:delText>
        </w:r>
        <w:r w:rsidRPr="00563689" w:rsidDel="00212793">
          <w:rPr>
            <w:highlight w:val="yellow"/>
            <w:rPrChange w:id="288" w:author="SL Partners" w:date="2025-01-22T20:29:00Z" w16du:dateUtc="2025-01-22T11:29:00Z">
              <w:rPr/>
            </w:rPrChange>
          </w:rPr>
          <w:delText xml:space="preserve"> </w:delText>
        </w:r>
        <w:r w:rsidRPr="00563689" w:rsidDel="00212793">
          <w:rPr>
            <w:rFonts w:hint="eastAsia"/>
            <w:highlight w:val="yellow"/>
            <w:rPrChange w:id="289" w:author="SL Partners" w:date="2025-01-22T20:29:00Z" w16du:dateUtc="2025-01-22T11:29:00Z">
              <w:rPr>
                <w:rFonts w:hint="eastAsia"/>
              </w:rPr>
            </w:rPrChange>
          </w:rPr>
          <w:delText>또는</w:delText>
        </w:r>
        <w:r w:rsidRPr="00563689" w:rsidDel="00212793">
          <w:rPr>
            <w:highlight w:val="yellow"/>
            <w:rPrChange w:id="290" w:author="SL Partners" w:date="2025-01-22T20:29:00Z" w16du:dateUtc="2025-01-22T11:29:00Z">
              <w:rPr/>
            </w:rPrChange>
          </w:rPr>
          <w:delText xml:space="preserve"> </w:delText>
        </w:r>
        <w:r w:rsidRPr="00563689" w:rsidDel="00212793">
          <w:rPr>
            <w:rFonts w:hint="eastAsia"/>
            <w:highlight w:val="yellow"/>
            <w:rPrChange w:id="291" w:author="SL Partners" w:date="2025-01-22T20:29:00Z" w16du:dateUtc="2025-01-22T11:29:00Z">
              <w:rPr>
                <w:rFonts w:hint="eastAsia"/>
              </w:rPr>
            </w:rPrChange>
          </w:rPr>
          <w:delText>이사회</w:delText>
        </w:r>
        <w:r w:rsidRPr="00FA6062" w:rsidDel="00212793">
          <w:delText xml:space="preserve"> </w:delText>
        </w:r>
        <w:r w:rsidRPr="00FA6062" w:rsidDel="00212793">
          <w:delText>결의</w:delText>
        </w:r>
        <w:r w:rsidR="0099255B" w:rsidRPr="00FA6062" w:rsidDel="00212793">
          <w:delText>를</w:delText>
        </w:r>
        <w:r w:rsidR="0099255B" w:rsidRPr="00FA6062" w:rsidDel="00212793">
          <w:delText xml:space="preserve"> </w:delText>
        </w:r>
        <w:r w:rsidR="0099255B" w:rsidRPr="00FA6062" w:rsidDel="00212793">
          <w:delText>필요로</w:delText>
        </w:r>
        <w:r w:rsidR="0099255B" w:rsidRPr="00FA6062" w:rsidDel="00212793">
          <w:delText xml:space="preserve"> </w:delText>
        </w:r>
        <w:r w:rsidR="0099255B" w:rsidRPr="00FA6062" w:rsidDel="00212793">
          <w:delText>하는</w:delText>
        </w:r>
        <w:r w:rsidR="0099255B" w:rsidRPr="00FA6062" w:rsidDel="00212793">
          <w:delText xml:space="preserve"> </w:delText>
        </w:r>
        <w:r w:rsidR="0099255B" w:rsidRPr="00FA6062" w:rsidDel="00212793">
          <w:delText>사항</w:delText>
        </w:r>
      </w:del>
    </w:p>
    <w:p w14:paraId="6B29268C" w14:textId="77777777" w:rsidR="00605788" w:rsidRPr="00FA6062" w:rsidRDefault="00605788" w:rsidP="00375C1D">
      <w:pPr>
        <w:pStyle w:val="41"/>
        <w:wordWrap w:val="0"/>
        <w:autoSpaceDE w:val="0"/>
      </w:pPr>
      <w:r w:rsidRPr="00FA6062">
        <w:t>이상의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행위에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약속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</w:p>
    <w:p w14:paraId="6DC92F77" w14:textId="679F210E" w:rsidR="00020F16" w:rsidRPr="00FA6062" w:rsidRDefault="00020F16" w:rsidP="00020F16">
      <w:pPr>
        <w:pStyle w:val="31"/>
        <w:rPr>
          <w:shd w:val="clear" w:color="auto" w:fill="FFFFFF" w:themeFill="background1"/>
        </w:rPr>
      </w:pPr>
      <w:r w:rsidRPr="00FA6062" w:rsidDel="004F52F4">
        <w:t>당사자들은</w:t>
      </w:r>
      <w:r w:rsidRPr="00FA6062" w:rsidDel="004F52F4">
        <w:t xml:space="preserve"> </w:t>
      </w:r>
      <w:r w:rsidRPr="00FA6062" w:rsidDel="004F52F4">
        <w:t>관련</w:t>
      </w:r>
      <w:r w:rsidRPr="00FA6062" w:rsidDel="004F52F4">
        <w:t xml:space="preserve"> </w:t>
      </w:r>
      <w:r w:rsidRPr="00FA6062" w:rsidDel="004F52F4">
        <w:t>법령</w:t>
      </w:r>
      <w:r w:rsidRPr="00FA6062" w:rsidDel="004F52F4">
        <w:t xml:space="preserve"> </w:t>
      </w:r>
      <w:r w:rsidRPr="00FA6062" w:rsidDel="004F52F4">
        <w:t>및</w:t>
      </w:r>
      <w:r w:rsidRPr="00FA6062" w:rsidDel="004F52F4">
        <w:t xml:space="preserve"> </w:t>
      </w:r>
      <w:r w:rsidRPr="00FA6062" w:rsidDel="004F52F4">
        <w:t>당해</w:t>
      </w:r>
      <w:r w:rsidRPr="00FA6062" w:rsidDel="004F52F4">
        <w:t xml:space="preserve"> </w:t>
      </w:r>
      <w:r w:rsidRPr="00FA6062" w:rsidDel="004F52F4">
        <w:t>당사자가</w:t>
      </w:r>
      <w:r w:rsidRPr="00FA6062" w:rsidDel="004F52F4">
        <w:t xml:space="preserve"> </w:t>
      </w:r>
      <w:r w:rsidRPr="00FA6062" w:rsidDel="004F52F4">
        <w:t>체결한</w:t>
      </w:r>
      <w:r w:rsidRPr="00FA6062" w:rsidDel="004F52F4">
        <w:t xml:space="preserve"> </w:t>
      </w:r>
      <w:r w:rsidRPr="00FA6062" w:rsidDel="004F52F4">
        <w:t>계약에</w:t>
      </w:r>
      <w:r w:rsidRPr="00FA6062" w:rsidDel="004F52F4">
        <w:t xml:space="preserve"> </w:t>
      </w:r>
      <w:r w:rsidRPr="00FA6062" w:rsidDel="004F52F4">
        <w:t>의하여</w:t>
      </w:r>
      <w:r w:rsidRPr="00FA6062" w:rsidDel="004F52F4">
        <w:t xml:space="preserve"> </w:t>
      </w:r>
      <w:r w:rsidRPr="00FA6062" w:rsidDel="004F52F4">
        <w:t>요구되는</w:t>
      </w:r>
      <w:r w:rsidRPr="00FA6062" w:rsidDel="004F52F4">
        <w:t xml:space="preserve"> </w:t>
      </w:r>
      <w:r w:rsidRPr="00FA6062" w:rsidDel="004F52F4">
        <w:t>허가</w:t>
      </w:r>
      <w:r w:rsidRPr="00FA6062" w:rsidDel="004F52F4">
        <w:t xml:space="preserve">, </w:t>
      </w:r>
      <w:r w:rsidRPr="00FA6062" w:rsidDel="004F52F4">
        <w:t>인가</w:t>
      </w:r>
      <w:r w:rsidRPr="00FA6062" w:rsidDel="004F52F4">
        <w:t xml:space="preserve">, </w:t>
      </w:r>
      <w:r w:rsidRPr="00FA6062" w:rsidDel="004F52F4">
        <w:t>동의</w:t>
      </w:r>
      <w:r w:rsidRPr="00FA6062" w:rsidDel="004F52F4">
        <w:t xml:space="preserve">, </w:t>
      </w:r>
      <w:r w:rsidRPr="00FA6062" w:rsidDel="004F52F4">
        <w:t>승인</w:t>
      </w:r>
      <w:r w:rsidRPr="00FA6062" w:rsidDel="004F52F4">
        <w:t xml:space="preserve">, </w:t>
      </w:r>
      <w:r w:rsidRPr="00FA6062" w:rsidDel="004F52F4">
        <w:t>신고수리</w:t>
      </w:r>
      <w:r w:rsidRPr="00FA6062" w:rsidDel="004F52F4">
        <w:t xml:space="preserve"> </w:t>
      </w:r>
      <w:r w:rsidRPr="00FA6062" w:rsidDel="004F52F4">
        <w:t>등</w:t>
      </w:r>
      <w:r w:rsidRPr="00FA6062" w:rsidDel="004F52F4">
        <w:t xml:space="preserve"> </w:t>
      </w:r>
      <w:r w:rsidRPr="00FA6062" w:rsidDel="004F52F4">
        <w:t>본건</w:t>
      </w:r>
      <w:r w:rsidRPr="00FA6062" w:rsidDel="004F52F4">
        <w:t xml:space="preserve"> </w:t>
      </w:r>
      <w:r w:rsidRPr="00FA6062" w:rsidDel="004F52F4">
        <w:t>거래와</w:t>
      </w:r>
      <w:r w:rsidRPr="00FA6062" w:rsidDel="004F52F4">
        <w:t xml:space="preserve"> </w:t>
      </w:r>
      <w:r w:rsidRPr="00FA6062" w:rsidDel="004F52F4">
        <w:t>관련하여</w:t>
      </w:r>
      <w:r w:rsidRPr="00FA6062" w:rsidDel="004F52F4">
        <w:t xml:space="preserve"> </w:t>
      </w:r>
      <w:r w:rsidRPr="00FA6062" w:rsidDel="004F52F4">
        <w:t>필요한</w:t>
      </w:r>
      <w:r w:rsidRPr="00FA6062" w:rsidDel="004F52F4">
        <w:t xml:space="preserve"> </w:t>
      </w:r>
      <w:r w:rsidRPr="00FA6062" w:rsidDel="004F52F4">
        <w:t>절차를</w:t>
      </w:r>
      <w:r w:rsidRPr="00FA6062" w:rsidDel="004F52F4">
        <w:t xml:space="preserve"> </w:t>
      </w:r>
      <w:r w:rsidRPr="00FA6062" w:rsidDel="004F52F4">
        <w:t>이행하기</w:t>
      </w:r>
      <w:r w:rsidRPr="00FA6062" w:rsidDel="004F52F4">
        <w:t xml:space="preserve"> </w:t>
      </w:r>
      <w:r w:rsidRPr="00FA6062" w:rsidDel="004F52F4">
        <w:t>위해</w:t>
      </w:r>
      <w:r w:rsidRPr="00FA6062" w:rsidDel="004F52F4">
        <w:t xml:space="preserve"> </w:t>
      </w:r>
      <w:r w:rsidRPr="00FA6062" w:rsidDel="004F52F4">
        <w:t>최선의</w:t>
      </w:r>
      <w:r w:rsidRPr="00FA6062" w:rsidDel="004F52F4">
        <w:t xml:space="preserve"> </w:t>
      </w:r>
      <w:r w:rsidRPr="00FA6062" w:rsidDel="004F52F4">
        <w:t>노력을</w:t>
      </w:r>
      <w:r w:rsidRPr="00FA6062" w:rsidDel="004F52F4">
        <w:t xml:space="preserve"> </w:t>
      </w:r>
      <w:r w:rsidRPr="00FA6062" w:rsidDel="004F52F4">
        <w:t>다하여야</w:t>
      </w:r>
      <w:r w:rsidRPr="00FA6062" w:rsidDel="004F52F4">
        <w:t xml:space="preserve"> </w:t>
      </w:r>
      <w:r w:rsidRPr="00FA6062" w:rsidDel="004F52F4">
        <w:t>한다</w:t>
      </w:r>
      <w:r w:rsidRPr="00FA6062" w:rsidDel="004F52F4">
        <w:t xml:space="preserve">. </w:t>
      </w:r>
      <w:bookmarkStart w:id="292" w:name="_Hlk188192339"/>
      <w:r w:rsidR="004310DB">
        <w:rPr>
          <w:rFonts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매수인은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계약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체결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실무상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합리적으로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가능한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시일에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거래에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관해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공정거래법에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따른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기업결합신고서를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공정거래위원회에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제출하여야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하고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공정거래위원회로부터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대한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승인을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신속하게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받을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lastRenderedPageBreak/>
        <w:t>있도록</w:t>
      </w:r>
      <w:r w:rsidR="00E472D8" w:rsidRPr="00BB570C">
        <w:rPr>
          <w:rFonts w:asciiTheme="minorHAnsi" w:hAnsiTheme="minorHAnsi" w:cstheme="minorHAnsi"/>
        </w:rPr>
        <w:t xml:space="preserve"> </w:t>
      </w:r>
      <w:r w:rsidR="002A05FE">
        <w:rPr>
          <w:rFonts w:asciiTheme="minorHAnsi" w:hAnsiTheme="minorHAnsi" w:cstheme="minorHAnsi" w:hint="eastAsia"/>
        </w:rPr>
        <w:t>상업적으로</w:t>
      </w:r>
      <w:r w:rsidR="002A05FE">
        <w:rPr>
          <w:rFonts w:asciiTheme="minorHAnsi" w:hAnsiTheme="minorHAnsi" w:cstheme="minorHAnsi" w:hint="eastAsia"/>
        </w:rPr>
        <w:t xml:space="preserve"> </w:t>
      </w:r>
      <w:r w:rsidR="002A05FE">
        <w:rPr>
          <w:rFonts w:asciiTheme="minorHAnsi" w:hAnsiTheme="minorHAnsi" w:cstheme="minorHAnsi" w:hint="eastAsia"/>
        </w:rPr>
        <w:t>합리적인</w:t>
      </w:r>
      <w:r w:rsidR="002A05FE">
        <w:rPr>
          <w:rFonts w:asciiTheme="minorHAnsi" w:hAnsiTheme="minorHAnsi" w:cstheme="minorHAnsi"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최선의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노력을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다하여야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하며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거래종결일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이전에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공정거래위원회로부터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거래를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승인하는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취지의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받</w:t>
      </w:r>
      <w:r w:rsidR="00E472D8">
        <w:rPr>
          <w:rFonts w:asciiTheme="minorHAnsi" w:hAnsiTheme="minorHAnsi" w:cstheme="minorHAnsi" w:hint="eastAsia"/>
        </w:rPr>
        <w:t>는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경우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해당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공문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사본을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매도인</w:t>
      </w:r>
      <w:r w:rsidR="005D2B0F">
        <w:rPr>
          <w:rFonts w:asciiTheme="minorHAnsi" w:hAnsiTheme="minorHAnsi" w:cstheme="minorHAnsi" w:hint="eastAsia"/>
        </w:rPr>
        <w:t xml:space="preserve"> </w:t>
      </w:r>
      <w:r w:rsidR="005D2B0F">
        <w:rPr>
          <w:rFonts w:asciiTheme="minorHAnsi" w:hAnsiTheme="minorHAnsi" w:cstheme="minorHAnsi" w:hint="eastAsia"/>
        </w:rPr>
        <w:t>대표들</w:t>
      </w:r>
      <w:r w:rsidR="00E472D8" w:rsidRPr="00BB570C">
        <w:rPr>
          <w:rFonts w:asciiTheme="minorHAnsi" w:hAnsiTheme="minorHAnsi" w:cstheme="minorHAnsi"/>
        </w:rPr>
        <w:t>에게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제공하여야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한다</w:t>
      </w:r>
      <w:r w:rsidR="00E472D8" w:rsidRPr="00BB570C">
        <w:rPr>
          <w:rFonts w:asciiTheme="minorHAnsi" w:hAnsiTheme="minorHAnsi" w:cstheme="minorHAnsi"/>
        </w:rPr>
        <w:t xml:space="preserve">. </w:t>
      </w:r>
      <w:r w:rsidR="004310DB">
        <w:rPr>
          <w:rFonts w:asciiTheme="minorHAnsi" w:hAnsiTheme="minorHAnsi" w:cstheme="minorHAnsi"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매도인</w:t>
      </w:r>
      <w:r w:rsidR="003B7C17">
        <w:rPr>
          <w:rFonts w:asciiTheme="minorHAnsi" w:hAnsiTheme="minorHAnsi" w:cstheme="minorHAnsi" w:hint="eastAsia"/>
        </w:rPr>
        <w:t>들</w:t>
      </w:r>
      <w:r w:rsidR="00E472D8" w:rsidRPr="00BB570C">
        <w:rPr>
          <w:rFonts w:asciiTheme="minorHAnsi" w:hAnsiTheme="minorHAnsi" w:cstheme="minorHAnsi"/>
        </w:rPr>
        <w:t>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매수인이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조에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따른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관련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의무를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이행할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있도록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신청서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및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신고서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또는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공정거래위원회의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보정명령에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대한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대응</w:t>
      </w:r>
      <w:r w:rsidR="00E472D8" w:rsidRPr="00BB570C">
        <w:rPr>
          <w:rFonts w:asciiTheme="minorHAnsi" w:hAnsiTheme="minorHAnsi" w:cstheme="minorHAnsi"/>
        </w:rPr>
        <w:t>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필요한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정보와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자료를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대상회사로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하여금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신속하게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제공하도록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하는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>
        <w:rPr>
          <w:rFonts w:asciiTheme="minorHAnsi" w:hAnsiTheme="minorHAnsi" w:cstheme="minorHAnsi" w:hint="eastAsia"/>
        </w:rPr>
        <w:t>것을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포함하여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매수인의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기업결합신고서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준비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및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승인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확보를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위해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필요한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협조를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다하여야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한다</w:t>
      </w:r>
      <w:r w:rsidR="00E472D8" w:rsidRPr="00BB570C">
        <w:rPr>
          <w:rFonts w:asciiTheme="minorHAnsi" w:hAnsiTheme="minorHAnsi" w:cstheme="minorHAnsi"/>
        </w:rPr>
        <w:t>.</w:t>
      </w:r>
      <w:bookmarkEnd w:id="292"/>
    </w:p>
    <w:p w14:paraId="600BFC4D" w14:textId="13C46E5D" w:rsidR="005D2CDC" w:rsidRPr="001D3520" w:rsidRDefault="00020F16" w:rsidP="00375C1D">
      <w:pPr>
        <w:pStyle w:val="31"/>
        <w:wordWrap w:val="0"/>
        <w:autoSpaceDE w:val="0"/>
      </w:pPr>
      <w:r w:rsidRPr="00791362">
        <w:rPr>
          <w:shd w:val="clear" w:color="auto" w:fill="FFFFFF" w:themeFill="background1"/>
        </w:rPr>
        <w:t>매도인들은</w:t>
      </w:r>
      <w:r w:rsidRPr="00791362">
        <w:rPr>
          <w:shd w:val="clear" w:color="auto" w:fill="FFFFFF" w:themeFill="background1"/>
        </w:rPr>
        <w:t xml:space="preserve"> </w:t>
      </w:r>
      <w:r w:rsidR="00691EDA" w:rsidRPr="00791362">
        <w:rPr>
          <w:shd w:val="clear" w:color="auto" w:fill="FFFFFF" w:themeFill="background1"/>
        </w:rPr>
        <w:t xml:space="preserve">(i)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소집통지일</w:t>
      </w:r>
      <w:r w:rsidR="00184D90" w:rsidRPr="00791362">
        <w:rPr>
          <w:rFonts w:hint="eastAsia"/>
          <w:shd w:val="clear" w:color="auto" w:fill="FFFFFF" w:themeFill="background1"/>
        </w:rPr>
        <w:t xml:space="preserve"> [5]</w:t>
      </w:r>
      <w:r w:rsidR="00184D90" w:rsidRPr="00791362">
        <w:rPr>
          <w:rFonts w:hint="eastAsia"/>
          <w:shd w:val="clear" w:color="auto" w:fill="FFFFFF" w:themeFill="background1"/>
        </w:rPr>
        <w:t>영업일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이전에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매도인</w:t>
      </w:r>
      <w:r w:rsidR="0030676E">
        <w:rPr>
          <w:rFonts w:hint="eastAsia"/>
          <w:shd w:val="clear" w:color="auto" w:fill="FFFFFF" w:themeFill="background1"/>
        </w:rPr>
        <w:t xml:space="preserve"> </w:t>
      </w:r>
      <w:r w:rsidR="0030676E">
        <w:rPr>
          <w:rFonts w:hint="eastAsia"/>
          <w:shd w:val="clear" w:color="auto" w:fill="FFFFFF" w:themeFill="background1"/>
        </w:rPr>
        <w:t>대표</w:t>
      </w:r>
      <w:r w:rsidR="00184D90" w:rsidRPr="00791362">
        <w:rPr>
          <w:rFonts w:hint="eastAsia"/>
          <w:shd w:val="clear" w:color="auto" w:fill="FFFFFF" w:themeFill="background1"/>
        </w:rPr>
        <w:t>들에게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그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주주총회에서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지명하는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서면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통지</w:t>
      </w:r>
      <w:r w:rsidR="00184D90" w:rsidRPr="00791362">
        <w:rPr>
          <w:rFonts w:hint="eastAsia"/>
          <w:shd w:val="clear" w:color="auto" w:fill="FFFFFF" w:themeFill="background1"/>
        </w:rPr>
        <w:t>(</w:t>
      </w:r>
      <w:r w:rsidR="00184D90" w:rsidRPr="00791362">
        <w:rPr>
          <w:rFonts w:hint="eastAsia"/>
          <w:shd w:val="clear" w:color="auto" w:fill="FFFFFF" w:themeFill="background1"/>
        </w:rPr>
        <w:t>서면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통지에는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이력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등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매도인들이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합리적으로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요청하는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정보가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포함되어야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함</w:t>
      </w:r>
      <w:r w:rsidR="00184D90" w:rsidRPr="00791362">
        <w:rPr>
          <w:rFonts w:hint="eastAsia"/>
          <w:shd w:val="clear" w:color="auto" w:fill="FFFFFF" w:themeFill="background1"/>
        </w:rPr>
        <w:t>)</w:t>
      </w:r>
      <w:r w:rsidR="00184D90" w:rsidRPr="00791362">
        <w:rPr>
          <w:rFonts w:hint="eastAsia"/>
          <w:shd w:val="clear" w:color="auto" w:fill="FFFFFF" w:themeFill="background1"/>
        </w:rPr>
        <w:t>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하고</w:t>
      </w:r>
      <w:r w:rsidR="00184D90" w:rsidRPr="00791362">
        <w:rPr>
          <w:rFonts w:hint="eastAsia"/>
          <w:shd w:val="clear" w:color="auto" w:fill="FFFFFF" w:themeFill="background1"/>
        </w:rPr>
        <w:t xml:space="preserve">, </w:t>
      </w:r>
      <w:r w:rsidR="00691EDA" w:rsidRPr="00791362">
        <w:rPr>
          <w:shd w:val="clear" w:color="auto" w:fill="FFFFFF" w:themeFill="background1"/>
        </w:rPr>
        <w:t>(ii)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법령과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정관상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있는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자격을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구비하고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있는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것을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전제로</w:t>
      </w:r>
      <w:r w:rsidR="00184D90" w:rsidRPr="00791362">
        <w:rPr>
          <w:rFonts w:hint="eastAsia"/>
          <w:shd w:val="clear" w:color="auto" w:fill="FFFFFF" w:themeFill="background1"/>
        </w:rPr>
        <w:t xml:space="preserve">, (a)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선임하기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위한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주주총회가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거래종결일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또는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그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전에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개최되도록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하여야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하고</w:t>
      </w:r>
      <w:r w:rsidR="00184D90" w:rsidRPr="00791362">
        <w:rPr>
          <w:rFonts w:hint="eastAsia"/>
          <w:shd w:val="clear" w:color="auto" w:fill="FFFFFF" w:themeFill="background1"/>
        </w:rPr>
        <w:t xml:space="preserve">, (b) </w:t>
      </w:r>
      <w:r w:rsidR="00184D90" w:rsidRPr="00791362">
        <w:rPr>
          <w:rFonts w:hint="eastAsia"/>
          <w:shd w:val="clear" w:color="auto" w:fill="FFFFFF" w:themeFill="background1"/>
        </w:rPr>
        <w:t>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주주총회에서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매도인들이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지명한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자들이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거래종결일자로</w:t>
      </w:r>
      <w:r w:rsidR="00644A2E">
        <w:rPr>
          <w:rFonts w:hint="eastAsia"/>
          <w:shd w:val="clear" w:color="auto" w:fill="FFFFFF" w:themeFill="background1"/>
        </w:rPr>
        <w:t>(</w:t>
      </w:r>
      <w:r w:rsidR="00644A2E">
        <w:rPr>
          <w:rFonts w:hint="eastAsia"/>
          <w:shd w:val="clear" w:color="auto" w:fill="FFFFFF" w:themeFill="background1"/>
        </w:rPr>
        <w:t>거래종결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조건부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선임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포함</w:t>
      </w:r>
      <w:r w:rsidR="00644A2E">
        <w:rPr>
          <w:rFonts w:hint="eastAsia"/>
          <w:shd w:val="clear" w:color="auto" w:fill="FFFFFF" w:themeFill="background1"/>
        </w:rPr>
        <w:t xml:space="preserve">) </w:t>
      </w:r>
      <w:r w:rsidR="00E47ABF">
        <w:rPr>
          <w:rFonts w:hint="eastAsia"/>
          <w:shd w:val="clear" w:color="auto" w:fill="FFFFFF" w:themeFill="background1"/>
        </w:rPr>
        <w:t>대상회사의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이사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및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감사로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선임되도록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하여야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한다</w:t>
      </w:r>
      <w:r w:rsidR="00184D90" w:rsidRPr="00791362">
        <w:rPr>
          <w:rFonts w:hint="eastAsia"/>
          <w:shd w:val="clear" w:color="auto" w:fill="FFFFFF" w:themeFill="background1"/>
        </w:rPr>
        <w:t xml:space="preserve">. </w:t>
      </w:r>
    </w:p>
    <w:p w14:paraId="34DD6E4E" w14:textId="42F455CF" w:rsidR="001D3520" w:rsidRPr="00791362" w:rsidRDefault="001D3520" w:rsidP="00375C1D">
      <w:pPr>
        <w:pStyle w:val="31"/>
        <w:wordWrap w:val="0"/>
        <w:autoSpaceDE w:val="0"/>
      </w:pPr>
      <w:r>
        <w:rPr>
          <w:rFonts w:hint="eastAsia"/>
          <w:shd w:val="clear" w:color="auto" w:fill="FFFFFF" w:themeFill="background1"/>
        </w:rPr>
        <w:t>매도인들은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등기임원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중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거래종결일</w:t>
      </w:r>
      <w:r>
        <w:rPr>
          <w:rFonts w:hint="eastAsia"/>
          <w:shd w:val="clear" w:color="auto" w:fill="FFFFFF" w:themeFill="background1"/>
        </w:rPr>
        <w:t xml:space="preserve"> [3]</w:t>
      </w:r>
      <w:r>
        <w:rPr>
          <w:rFonts w:hint="eastAsia"/>
          <w:shd w:val="clear" w:color="auto" w:fill="FFFFFF" w:themeFill="background1"/>
        </w:rPr>
        <w:t>영업일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전까지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통지하는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거래종결일자로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임원직에서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사임하도록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하고</w:t>
      </w:r>
      <w:r>
        <w:rPr>
          <w:rFonts w:hint="eastAsia"/>
          <w:shd w:val="clear" w:color="auto" w:fill="FFFFFF" w:themeFill="background1"/>
        </w:rPr>
        <w:t xml:space="preserve">, </w:t>
      </w:r>
      <w:r>
        <w:rPr>
          <w:rFonts w:hint="eastAsia"/>
          <w:shd w:val="clear" w:color="auto" w:fill="FFFFFF" w:themeFill="background1"/>
        </w:rPr>
        <w:t>거래종결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시</w:t>
      </w:r>
      <w:r>
        <w:rPr>
          <w:rFonts w:hint="eastAsia"/>
          <w:shd w:val="clear" w:color="auto" w:fill="FFFFFF" w:themeFill="background1"/>
        </w:rPr>
        <w:t xml:space="preserve"> </w:t>
      </w:r>
      <w:r w:rsidRPr="001D3520">
        <w:rPr>
          <w:rFonts w:hint="eastAsia"/>
          <w:u w:val="single"/>
          <w:shd w:val="clear" w:color="auto" w:fill="FFFFFF" w:themeFill="background1"/>
        </w:rPr>
        <w:t>별지</w:t>
      </w:r>
      <w:r w:rsidRPr="001D3520">
        <w:rPr>
          <w:rFonts w:hint="eastAsia"/>
          <w:u w:val="single"/>
          <w:shd w:val="clear" w:color="auto" w:fill="FFFFFF" w:themeFill="background1"/>
        </w:rPr>
        <w:t xml:space="preserve"> 6.1(7)</w:t>
      </w:r>
      <w:r>
        <w:rPr>
          <w:rFonts w:hint="eastAsia"/>
          <w:shd w:val="clear" w:color="auto" w:fill="FFFFFF" w:themeFill="background1"/>
        </w:rPr>
        <w:t>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형식과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내용에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따른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해당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사임서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인감증명서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사임등기에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필요한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첨부서류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포함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교부하여야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한다</w:t>
      </w:r>
      <w:r>
        <w:rPr>
          <w:rFonts w:hint="eastAsia"/>
          <w:shd w:val="clear" w:color="auto" w:fill="FFFFFF" w:themeFill="background1"/>
        </w:rPr>
        <w:t>.</w:t>
      </w:r>
      <w:r w:rsidR="00BF6210">
        <w:rPr>
          <w:rFonts w:hint="eastAsia"/>
          <w:shd w:val="clear" w:color="auto" w:fill="FFFFFF" w:themeFill="background1"/>
        </w:rPr>
        <w:t xml:space="preserve"> </w:t>
      </w:r>
    </w:p>
    <w:p w14:paraId="598A29EC" w14:textId="05AA8BAB" w:rsidR="00FF5CBB" w:rsidRPr="00FA6062" w:rsidRDefault="007262B2" w:rsidP="007262B2">
      <w:pPr>
        <w:pStyle w:val="31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대표들</w:t>
      </w:r>
      <w:r>
        <w:rPr>
          <w:rFonts w:hint="eastAsia"/>
        </w:rPr>
        <w:t xml:space="preserve">,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2025. 1. 10. </w:t>
      </w:r>
      <w:r>
        <w:rPr>
          <w:rFonts w:hint="eastAsia"/>
        </w:rPr>
        <w:t>체결한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290386">
        <w:rPr>
          <w:rFonts w:hint="eastAsia"/>
          <w:u w:val="single"/>
        </w:rPr>
        <w:t>본건</w:t>
      </w:r>
      <w:r w:rsidRPr="00290386">
        <w:rPr>
          <w:rFonts w:hint="eastAsia"/>
          <w:u w:val="single"/>
        </w:rPr>
        <w:t xml:space="preserve"> </w:t>
      </w:r>
      <w:r w:rsidRPr="00290386">
        <w:rPr>
          <w:rFonts w:hint="eastAsia"/>
          <w:u w:val="single"/>
        </w:rPr>
        <w:t>양해각서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매수인측이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진행하고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양해각서의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상실된다</w:t>
      </w:r>
      <w:r>
        <w:rPr>
          <w:rFonts w:hint="eastAsia"/>
        </w:rPr>
        <w:t xml:space="preserve"> </w:t>
      </w:r>
      <w:r>
        <w:rPr>
          <w:rFonts w:hint="eastAsia"/>
        </w:rPr>
        <w:t>하더라도</w:t>
      </w:r>
      <w:r>
        <w:rPr>
          <w:rFonts w:hint="eastAsia"/>
        </w:rPr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계속할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인정하고</w:t>
      </w:r>
      <w:r>
        <w:rPr>
          <w:rFonts w:hint="eastAsia"/>
        </w:rPr>
        <w:t xml:space="preserve">, </w:t>
      </w:r>
      <w:r>
        <w:rPr>
          <w:rFonts w:hint="eastAsia"/>
        </w:rPr>
        <w:t>동의한다</w:t>
      </w:r>
      <w:r>
        <w:rPr>
          <w:rFonts w:hint="eastAsia"/>
        </w:rPr>
        <w:t>.</w:t>
      </w:r>
      <w:r w:rsidR="004310DB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6B4893" w:rsidRPr="00FA6062" w:rsidDel="00BE208C">
        <w:t>매도인</w:t>
      </w:r>
      <w:r w:rsidR="00020F16" w:rsidRPr="00FA6062" w:rsidDel="00BE208C">
        <w:t>들</w:t>
      </w:r>
      <w:r w:rsidR="006B4893" w:rsidRPr="00FA6062" w:rsidDel="00BE208C">
        <w:t>은</w:t>
      </w:r>
      <w:r w:rsidR="006B4893" w:rsidRPr="00FA6062" w:rsidDel="00BE208C">
        <w:t xml:space="preserve"> </w:t>
      </w:r>
      <w:r>
        <w:rPr>
          <w:rFonts w:hint="eastAsia"/>
        </w:rPr>
        <w:t xml:space="preserve">(a)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이행하도록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실사에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rPr>
          <w:rFonts w:hint="eastAsia"/>
        </w:rPr>
        <w:t>협조하여야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, (b)</w:t>
      </w:r>
      <w:r w:rsidRPr="00FA6062">
        <w:t xml:space="preserve"> </w:t>
      </w:r>
      <w:r w:rsidR="006B4893" w:rsidRPr="00FA6062" w:rsidDel="00BE208C">
        <w:t>거래종결일까지</w:t>
      </w:r>
      <w:r w:rsidR="006B4893" w:rsidRPr="00FA6062" w:rsidDel="00BE208C">
        <w:t xml:space="preserve"> </w:t>
      </w:r>
      <w:r w:rsidR="006B4893" w:rsidRPr="00FA6062" w:rsidDel="00BE208C">
        <w:t>매수인의</w:t>
      </w:r>
      <w:r w:rsidR="006B4893" w:rsidRPr="00FA6062" w:rsidDel="00BE208C">
        <w:t xml:space="preserve"> </w:t>
      </w:r>
      <w:r w:rsidR="006B4893" w:rsidRPr="00FA6062" w:rsidDel="00BE208C">
        <w:t>임직원</w:t>
      </w:r>
      <w:r w:rsidR="006B4893" w:rsidRPr="00FA6062" w:rsidDel="00BE208C">
        <w:t xml:space="preserve">, </w:t>
      </w:r>
      <w:r w:rsidR="006B4893" w:rsidRPr="00FA6062" w:rsidDel="00BE208C">
        <w:t>대리인</w:t>
      </w:r>
      <w:r w:rsidR="006B4893" w:rsidRPr="00FA6062" w:rsidDel="00BE208C">
        <w:t xml:space="preserve"> </w:t>
      </w:r>
      <w:r w:rsidR="006B4893" w:rsidRPr="00FA6062" w:rsidDel="00BE208C">
        <w:t>및</w:t>
      </w:r>
      <w:r w:rsidR="006B4893" w:rsidRPr="00FA6062" w:rsidDel="00BE208C">
        <w:t xml:space="preserve"> </w:t>
      </w:r>
      <w:r w:rsidR="006B4893" w:rsidRPr="00FA6062" w:rsidDel="00BE208C">
        <w:t>자문사에</w:t>
      </w:r>
      <w:r w:rsidR="006B4893" w:rsidRPr="00FA6062" w:rsidDel="00BE208C">
        <w:t xml:space="preserve"> </w:t>
      </w:r>
      <w:r w:rsidR="006B4893" w:rsidRPr="00FA6062" w:rsidDel="00BE208C">
        <w:t>대하여</w:t>
      </w:r>
      <w:r w:rsidR="006B4893" w:rsidRPr="00FA6062" w:rsidDel="00BE208C">
        <w:t xml:space="preserve"> </w:t>
      </w:r>
      <w:r w:rsidR="003A63B9" w:rsidRPr="00FA6062" w:rsidDel="00BE208C">
        <w:t xml:space="preserve">(i) </w:t>
      </w:r>
      <w:r w:rsidR="006B4893" w:rsidRPr="00FA6062" w:rsidDel="00BE208C">
        <w:t>매수인이</w:t>
      </w:r>
      <w:r w:rsidR="006B4893" w:rsidRPr="00FA6062" w:rsidDel="00BE208C">
        <w:t xml:space="preserve"> </w:t>
      </w:r>
      <w:r w:rsidR="006B4893" w:rsidRPr="00FA6062" w:rsidDel="00BE208C">
        <w:t>합리적으로</w:t>
      </w:r>
      <w:r w:rsidR="006B4893" w:rsidRPr="00FA6062" w:rsidDel="00BE208C">
        <w:t xml:space="preserve"> </w:t>
      </w:r>
      <w:r w:rsidR="006B4893" w:rsidRPr="00FA6062" w:rsidDel="00BE208C">
        <w:t>요청하는</w:t>
      </w:r>
      <w:r w:rsidR="006B4893" w:rsidRPr="00FA6062" w:rsidDel="00BE208C">
        <w:t xml:space="preserve"> </w:t>
      </w:r>
      <w:r w:rsidR="006B4893" w:rsidRPr="00FA6062" w:rsidDel="00BE208C">
        <w:t>대상회사</w:t>
      </w:r>
      <w:r w:rsidR="006B4893" w:rsidRPr="00FA6062" w:rsidDel="00BE208C">
        <w:t xml:space="preserve"> </w:t>
      </w:r>
      <w:r w:rsidR="006B4893" w:rsidRPr="00FA6062" w:rsidDel="00BE208C">
        <w:t>관련</w:t>
      </w:r>
      <w:r w:rsidR="006B4893" w:rsidRPr="00FA6062" w:rsidDel="00BE208C">
        <w:t xml:space="preserve"> </w:t>
      </w:r>
      <w:r w:rsidR="006B4893" w:rsidRPr="00FA6062" w:rsidDel="00BE208C">
        <w:t>자료를</w:t>
      </w:r>
      <w:r w:rsidR="006B4893" w:rsidRPr="00FA6062" w:rsidDel="00BE208C">
        <w:t xml:space="preserve"> </w:t>
      </w:r>
      <w:r w:rsidR="006B4893" w:rsidRPr="00FA6062" w:rsidDel="00BE208C">
        <w:t>제공하며</w:t>
      </w:r>
      <w:r w:rsidR="006B4893" w:rsidRPr="00FA6062" w:rsidDel="00BE208C">
        <w:t xml:space="preserve">, </w:t>
      </w:r>
      <w:r w:rsidR="003A63B9" w:rsidRPr="00FA6062" w:rsidDel="00BE208C">
        <w:t xml:space="preserve">(ii) </w:t>
      </w:r>
      <w:r w:rsidR="006B4893" w:rsidRPr="00FA6062" w:rsidDel="00BE208C">
        <w:t>매수인이</w:t>
      </w:r>
      <w:r w:rsidR="006B4893" w:rsidRPr="00FA6062" w:rsidDel="00BE208C">
        <w:t xml:space="preserve"> </w:t>
      </w:r>
      <w:r w:rsidR="006B4893" w:rsidRPr="00FA6062" w:rsidDel="00BE208C">
        <w:t>합리적으로</w:t>
      </w:r>
      <w:r w:rsidR="006B4893" w:rsidRPr="00FA6062" w:rsidDel="00BE208C">
        <w:t xml:space="preserve"> </w:t>
      </w:r>
      <w:r w:rsidR="006B4893" w:rsidRPr="00FA6062" w:rsidDel="00BE208C">
        <w:t>요청하는</w:t>
      </w:r>
      <w:r w:rsidR="006B4893" w:rsidRPr="00FA6062" w:rsidDel="00BE208C">
        <w:t xml:space="preserve"> </w:t>
      </w:r>
      <w:r w:rsidR="006B4893" w:rsidRPr="00FA6062" w:rsidDel="00BE208C">
        <w:t>경우</w:t>
      </w:r>
      <w:r w:rsidR="006B4893" w:rsidRPr="00FA6062" w:rsidDel="00BE208C">
        <w:t xml:space="preserve"> </w:t>
      </w:r>
      <w:r w:rsidR="006B4893" w:rsidRPr="00FA6062" w:rsidDel="00BE208C">
        <w:t>매수인</w:t>
      </w:r>
      <w:r w:rsidR="00EA14A5" w:rsidRPr="00FA6062" w:rsidDel="00BE208C">
        <w:t>,</w:t>
      </w:r>
      <w:r w:rsidR="006B4893" w:rsidRPr="00FA6062" w:rsidDel="00BE208C">
        <w:t xml:space="preserve"> </w:t>
      </w:r>
      <w:r w:rsidR="006B4893" w:rsidRPr="00FA6062" w:rsidDel="00BE208C">
        <w:t>매수인의</w:t>
      </w:r>
      <w:r w:rsidR="006B4893" w:rsidRPr="00FA6062" w:rsidDel="00BE208C">
        <w:t xml:space="preserve"> </w:t>
      </w:r>
      <w:r w:rsidR="006B4893" w:rsidRPr="00FA6062" w:rsidDel="00BE208C">
        <w:t>임직원</w:t>
      </w:r>
      <w:r w:rsidR="006B4893" w:rsidRPr="00FA6062" w:rsidDel="00BE208C">
        <w:t xml:space="preserve">, </w:t>
      </w:r>
      <w:r w:rsidR="006B4893" w:rsidRPr="00FA6062" w:rsidDel="00BE208C">
        <w:t>대리인</w:t>
      </w:r>
      <w:r w:rsidR="006B4893" w:rsidRPr="00FA6062" w:rsidDel="00BE208C">
        <w:t xml:space="preserve"> </w:t>
      </w:r>
      <w:r w:rsidR="00EA14A5" w:rsidRPr="00FA6062" w:rsidDel="00BE208C">
        <w:t>또는</w:t>
      </w:r>
      <w:r w:rsidR="006B4893" w:rsidRPr="00FA6062" w:rsidDel="00BE208C">
        <w:t xml:space="preserve"> </w:t>
      </w:r>
      <w:r w:rsidR="006B4893" w:rsidRPr="00FA6062" w:rsidDel="00BE208C">
        <w:t>자문사가</w:t>
      </w:r>
      <w:r w:rsidR="006B4893" w:rsidRPr="00FA6062" w:rsidDel="00BE208C">
        <w:t xml:space="preserve"> </w:t>
      </w:r>
      <w:r w:rsidR="006B4893" w:rsidRPr="00FA6062" w:rsidDel="00BE208C">
        <w:t>대상회사</w:t>
      </w:r>
      <w:r w:rsidR="006B4893" w:rsidRPr="00FA6062" w:rsidDel="00BE208C">
        <w:t xml:space="preserve"> </w:t>
      </w:r>
      <w:r w:rsidR="006B4893" w:rsidRPr="00FA6062" w:rsidDel="00BE208C">
        <w:t>사무실을</w:t>
      </w:r>
      <w:r w:rsidR="006B4893" w:rsidRPr="00FA6062" w:rsidDel="00BE208C">
        <w:t xml:space="preserve"> </w:t>
      </w:r>
      <w:r w:rsidR="006B4893" w:rsidRPr="00FA6062" w:rsidDel="00BE208C">
        <w:t>방문하거나</w:t>
      </w:r>
      <w:r w:rsidR="006B4893" w:rsidRPr="00FA6062" w:rsidDel="00BE208C">
        <w:t xml:space="preserve">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임직원을</w:t>
      </w:r>
      <w:r w:rsidR="006B4893" w:rsidRPr="00FA6062" w:rsidDel="00BE208C">
        <w:t xml:space="preserve"> </w:t>
      </w:r>
      <w:r w:rsidR="006B4893" w:rsidRPr="00FA6062" w:rsidDel="00BE208C">
        <w:t>면담하여</w:t>
      </w:r>
      <w:r w:rsidR="006B4893" w:rsidRPr="00FA6062" w:rsidDel="00BE208C">
        <w:t xml:space="preserve">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업</w:t>
      </w:r>
      <w:r w:rsidR="006B4893" w:rsidRPr="00FA6062" w:rsidDel="00BE208C">
        <w:lastRenderedPageBreak/>
        <w:t>무에</w:t>
      </w:r>
      <w:r w:rsidR="006B4893" w:rsidRPr="00FA6062" w:rsidDel="00BE208C">
        <w:t xml:space="preserve"> </w:t>
      </w:r>
      <w:r w:rsidR="006B4893" w:rsidRPr="00FA6062" w:rsidDel="00BE208C">
        <w:t>관해</w:t>
      </w:r>
      <w:r w:rsidR="006B4893" w:rsidRPr="00FA6062" w:rsidDel="00BE208C">
        <w:t xml:space="preserve"> </w:t>
      </w:r>
      <w:r w:rsidR="006B4893" w:rsidRPr="00FA6062" w:rsidDel="00BE208C">
        <w:t>논의하며</w:t>
      </w:r>
      <w:r w:rsidR="006B4893" w:rsidRPr="00FA6062" w:rsidDel="00BE208C">
        <w:t xml:space="preserve">, </w:t>
      </w:r>
      <w:r w:rsidR="003A63B9" w:rsidRPr="00FA6062" w:rsidDel="00BE208C">
        <w:t xml:space="preserve">(iii)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자산</w:t>
      </w:r>
      <w:r w:rsidR="006B4893" w:rsidRPr="00FA6062" w:rsidDel="00BE208C">
        <w:t xml:space="preserve">, </w:t>
      </w:r>
      <w:r w:rsidR="006B4893" w:rsidRPr="00FA6062" w:rsidDel="00BE208C">
        <w:t>장부</w:t>
      </w:r>
      <w:r w:rsidR="006B4893" w:rsidRPr="00FA6062" w:rsidDel="00BE208C">
        <w:t xml:space="preserve"> </w:t>
      </w:r>
      <w:r w:rsidR="006B4893" w:rsidRPr="00FA6062" w:rsidDel="00BE208C">
        <w:t>및</w:t>
      </w:r>
      <w:r w:rsidR="006B4893" w:rsidRPr="00FA6062" w:rsidDel="00BE208C">
        <w:t xml:space="preserve"> </w:t>
      </w:r>
      <w:r w:rsidR="006B4893" w:rsidRPr="00FA6062" w:rsidDel="00BE208C">
        <w:t>기록</w:t>
      </w:r>
      <w:r w:rsidR="006B4893" w:rsidRPr="00FA6062" w:rsidDel="00BE208C">
        <w:t xml:space="preserve"> </w:t>
      </w:r>
      <w:r w:rsidR="006B4893" w:rsidRPr="00FA6062" w:rsidDel="00BE208C">
        <w:t>등을</w:t>
      </w:r>
      <w:r w:rsidR="006B4893" w:rsidRPr="00FA6062" w:rsidDel="00BE208C">
        <w:t xml:space="preserve"> </w:t>
      </w:r>
      <w:r w:rsidR="006B4893" w:rsidRPr="00FA6062" w:rsidDel="00BE208C">
        <w:t>열람할</w:t>
      </w:r>
      <w:r w:rsidR="006B4893" w:rsidRPr="00FA6062" w:rsidDel="00BE208C">
        <w:t xml:space="preserve"> </w:t>
      </w:r>
      <w:r w:rsidR="006B4893" w:rsidRPr="00FA6062" w:rsidDel="00BE208C">
        <w:t>수</w:t>
      </w:r>
      <w:r w:rsidR="006B4893" w:rsidRPr="00FA6062" w:rsidDel="00BE208C">
        <w:t xml:space="preserve"> </w:t>
      </w:r>
      <w:r w:rsidR="006B4893" w:rsidRPr="00FA6062" w:rsidDel="00BE208C">
        <w:t>있도록</w:t>
      </w:r>
      <w:r w:rsidR="006B4893" w:rsidRPr="00FA6062" w:rsidDel="00BE208C">
        <w:t xml:space="preserve"> </w:t>
      </w:r>
      <w:r w:rsidR="006B4893" w:rsidRPr="00FA6062" w:rsidDel="00BE208C">
        <w:t>하여야</w:t>
      </w:r>
      <w:r w:rsidR="006B4893" w:rsidRPr="00FA6062" w:rsidDel="00BE208C">
        <w:t xml:space="preserve"> </w:t>
      </w:r>
      <w:r w:rsidR="006B4893" w:rsidRPr="00FA6062" w:rsidDel="00BE208C">
        <w:t>한다</w:t>
      </w:r>
      <w:r w:rsidR="006B4893" w:rsidRPr="00FA6062" w:rsidDel="00BE208C">
        <w:t>.</w:t>
      </w:r>
      <w:r>
        <w:rPr>
          <w:rFonts w:hint="eastAsia"/>
        </w:rPr>
        <w:t xml:space="preserve"> </w:t>
      </w:r>
      <w:r w:rsidR="004310DB"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F5CBB">
        <w:rPr>
          <w:rFonts w:hint="eastAsia"/>
          <w:u w:val="single"/>
        </w:rPr>
        <w:t>별지</w:t>
      </w:r>
      <w:r w:rsidRPr="00FF5CBB">
        <w:rPr>
          <w:rFonts w:hint="eastAsia"/>
          <w:u w:val="single"/>
        </w:rPr>
        <w:t xml:space="preserve"> 7.1(9)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사항이</w:t>
      </w:r>
      <w:r>
        <w:rPr>
          <w:rFonts w:hint="eastAsia"/>
        </w:rPr>
        <w:t xml:space="preserve"> </w:t>
      </w:r>
      <w:r>
        <w:rPr>
          <w:rFonts w:hint="eastAsia"/>
        </w:rPr>
        <w:t>발생하였고</w:t>
      </w:r>
      <w:r>
        <w:rPr>
          <w:rFonts w:hint="eastAsia"/>
        </w:rPr>
        <w:t xml:space="preserve">, </w:t>
      </w:r>
      <w:r>
        <w:rPr>
          <w:rFonts w:hint="eastAsia"/>
        </w:rPr>
        <w:t>매도인들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치유할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비용으로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치유하여야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조치를</w:t>
      </w:r>
      <w:r>
        <w:rPr>
          <w:rFonts w:hint="eastAsia"/>
        </w:rPr>
        <w:t xml:space="preserve"> </w:t>
      </w:r>
      <w:r>
        <w:rPr>
          <w:rFonts w:hint="eastAsia"/>
        </w:rPr>
        <w:t>취하여야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매수인과</w:t>
      </w:r>
      <w:r>
        <w:rPr>
          <w:rFonts w:hint="eastAsia"/>
        </w:rPr>
        <w:t xml:space="preserve"> </w:t>
      </w:r>
      <w:r>
        <w:rPr>
          <w:rFonts w:hint="eastAsia"/>
        </w:rPr>
        <w:t>신의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협의하여야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2EA3E3B4" w14:textId="0D2A395B" w:rsidR="00EC1C50" w:rsidRPr="00FA6062" w:rsidRDefault="00020F16" w:rsidP="00375C1D">
      <w:pPr>
        <w:pStyle w:val="31"/>
        <w:wordWrap w:val="0"/>
        <w:autoSpaceDE w:val="0"/>
      </w:pP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사항을</w:t>
      </w:r>
      <w:r w:rsidRPr="00FA6062">
        <w:t xml:space="preserve"> </w:t>
      </w:r>
      <w:r w:rsidRPr="00FA6062">
        <w:t>포함하여</w:t>
      </w:r>
      <w:r w:rsidRPr="00FA6062">
        <w:t xml:space="preserve">, </w:t>
      </w:r>
      <w:r w:rsidR="00EC1C50" w:rsidRPr="00FA6062">
        <w:t>매도인</w:t>
      </w:r>
      <w:r w:rsidRPr="00FA6062">
        <w:t>들</w:t>
      </w:r>
      <w:r w:rsidR="00EC1C50" w:rsidRPr="00FA6062">
        <w:t>은</w:t>
      </w:r>
      <w:r w:rsidR="00EC1C50" w:rsidRPr="00FA6062">
        <w:t xml:space="preserve"> </w:t>
      </w:r>
      <w:r w:rsidR="004B6280" w:rsidRPr="00FA6062">
        <w:t>대상회사로</w:t>
      </w:r>
      <w:r w:rsidR="004B6280" w:rsidRPr="00FA6062">
        <w:t xml:space="preserve"> </w:t>
      </w:r>
      <w:r w:rsidR="004B6280" w:rsidRPr="00FA6062">
        <w:t>하여금</w:t>
      </w:r>
      <w:r w:rsidR="004B6280" w:rsidRPr="00FA6062">
        <w:t xml:space="preserve"> </w:t>
      </w:r>
      <w:r w:rsidR="009D260A" w:rsidRPr="00FA6062">
        <w:t>매수인에게</w:t>
      </w:r>
      <w:r w:rsidR="009D260A" w:rsidRPr="00FA6062">
        <w:t xml:space="preserve"> </w:t>
      </w:r>
      <w:r w:rsidR="009D260A" w:rsidRPr="00FA6062">
        <w:t>만족스러운</w:t>
      </w:r>
      <w:r w:rsidR="009D260A" w:rsidRPr="00FA6062">
        <w:t xml:space="preserve"> </w:t>
      </w:r>
      <w:r w:rsidR="009D260A" w:rsidRPr="00FA6062">
        <w:t>형</w:t>
      </w:r>
      <w:r w:rsidR="006E5319" w:rsidRPr="00FA6062">
        <w:t>식과</w:t>
      </w:r>
      <w:r w:rsidR="009D260A" w:rsidRPr="00FA6062">
        <w:t xml:space="preserve"> </w:t>
      </w:r>
      <w:r w:rsidR="009D260A" w:rsidRPr="00FA6062">
        <w:t>내용으로</w:t>
      </w:r>
      <w:r w:rsidR="009D260A" w:rsidRPr="00FA6062">
        <w:t xml:space="preserve"> </w:t>
      </w:r>
      <w:r w:rsidR="00876D7E" w:rsidRPr="00FA6062">
        <w:t xml:space="preserve">(i) </w:t>
      </w:r>
      <w:r w:rsidR="00CE2140" w:rsidRPr="00FA6062">
        <w:t>필요적</w:t>
      </w:r>
      <w:r w:rsidR="00CE2140" w:rsidRPr="00FA6062">
        <w:t xml:space="preserve"> </w:t>
      </w:r>
      <w:r w:rsidR="00CE2140" w:rsidRPr="00FA6062">
        <w:t>제</w:t>
      </w:r>
      <w:r w:rsidR="00CE2140" w:rsidRPr="00FA6062">
        <w:t>3</w:t>
      </w:r>
      <w:r w:rsidR="00CE2140" w:rsidRPr="00FA6062">
        <w:t>자승인</w:t>
      </w:r>
      <w:r w:rsidR="00627182" w:rsidRPr="00FA6062">
        <w:t xml:space="preserve"> </w:t>
      </w:r>
      <w:r w:rsidR="00627182" w:rsidRPr="00FA6062">
        <w:t>대상</w:t>
      </w:r>
      <w:r w:rsidR="00627182" w:rsidRPr="00FA6062">
        <w:t xml:space="preserve"> </w:t>
      </w:r>
      <w:r w:rsidR="00627182" w:rsidRPr="00FA6062">
        <w:t>상대방으로부터</w:t>
      </w:r>
      <w:r w:rsidR="00627182" w:rsidRPr="00FA6062">
        <w:t xml:space="preserve"> </w:t>
      </w:r>
      <w:r w:rsidR="00627182" w:rsidRPr="00FA6062">
        <w:t>본건</w:t>
      </w:r>
      <w:r w:rsidR="00627182" w:rsidRPr="00FA6062">
        <w:t xml:space="preserve"> </w:t>
      </w:r>
      <w:r w:rsidR="00627182" w:rsidRPr="00FA6062">
        <w:t>거래에</w:t>
      </w:r>
      <w:r w:rsidR="00627182" w:rsidRPr="00FA6062">
        <w:t xml:space="preserve"> </w:t>
      </w:r>
      <w:r w:rsidR="00627182" w:rsidRPr="00FA6062">
        <w:t>동의하는</w:t>
      </w:r>
      <w:r w:rsidR="00627182" w:rsidRPr="00FA6062">
        <w:t xml:space="preserve"> </w:t>
      </w:r>
      <w:r w:rsidR="00627182" w:rsidRPr="00FA6062">
        <w:t>취지의</w:t>
      </w:r>
      <w:r w:rsidR="00627182" w:rsidRPr="00FA6062">
        <w:t xml:space="preserve"> </w:t>
      </w:r>
      <w:r w:rsidR="00627182" w:rsidRPr="00FA6062">
        <w:t>확인서를</w:t>
      </w:r>
      <w:r w:rsidR="00627182" w:rsidRPr="00FA6062">
        <w:t xml:space="preserve"> </w:t>
      </w:r>
      <w:r w:rsidR="00627182" w:rsidRPr="00FA6062">
        <w:t>받아</w:t>
      </w:r>
      <w:r w:rsidR="00627182" w:rsidRPr="00FA6062">
        <w:t xml:space="preserve"> </w:t>
      </w:r>
      <w:r w:rsidR="00627182" w:rsidRPr="00FA6062">
        <w:t>거래종결일</w:t>
      </w:r>
      <w:r w:rsidR="00627182" w:rsidRPr="00FA6062">
        <w:t xml:space="preserve"> </w:t>
      </w:r>
      <w:r w:rsidR="00627182" w:rsidRPr="00FA6062">
        <w:t>전까지</w:t>
      </w:r>
      <w:r w:rsidR="00627182" w:rsidRPr="00FA6062">
        <w:t xml:space="preserve"> </w:t>
      </w:r>
      <w:r w:rsidR="00627182" w:rsidRPr="00FA6062">
        <w:t>매수인에게</w:t>
      </w:r>
      <w:r w:rsidR="00627182" w:rsidRPr="00FA6062">
        <w:t xml:space="preserve"> </w:t>
      </w:r>
      <w:r w:rsidR="00627182" w:rsidRPr="00FA6062">
        <w:t>교부하</w:t>
      </w:r>
      <w:r w:rsidR="004B6280" w:rsidRPr="00FA6062">
        <w:t>도록</w:t>
      </w:r>
      <w:r w:rsidR="004B6280" w:rsidRPr="00FA6062">
        <w:t xml:space="preserve"> </w:t>
      </w:r>
      <w:r w:rsidR="004B6280" w:rsidRPr="00FA6062">
        <w:t>하</w:t>
      </w:r>
      <w:r w:rsidR="00627182" w:rsidRPr="00FA6062">
        <w:t>여야</w:t>
      </w:r>
      <w:r w:rsidR="00627182" w:rsidRPr="00FA6062">
        <w:t xml:space="preserve"> </w:t>
      </w:r>
      <w:r w:rsidR="00627182" w:rsidRPr="00FA6062">
        <w:t>하며</w:t>
      </w:r>
      <w:r w:rsidR="00FB4C00" w:rsidRPr="00FA6062">
        <w:t xml:space="preserve">, </w:t>
      </w:r>
      <w:r w:rsidR="00876D7E" w:rsidRPr="00FA6062">
        <w:t xml:space="preserve">(ii) </w:t>
      </w:r>
      <w:r w:rsidR="00EC1C50" w:rsidRPr="00FA6062">
        <w:t>대상회사가</w:t>
      </w:r>
      <w:r w:rsidR="00EC1C50" w:rsidRPr="00FA6062">
        <w:t xml:space="preserve"> </w:t>
      </w:r>
      <w:r w:rsidR="00EC1C50" w:rsidRPr="00FA6062">
        <w:t>당사자인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중</w:t>
      </w:r>
      <w:r w:rsidR="00EC1C50" w:rsidRPr="00FA6062">
        <w:t xml:space="preserve"> </w:t>
      </w:r>
      <w:r w:rsidR="00EC1C50" w:rsidRPr="00FA6062">
        <w:t>본건</w:t>
      </w:r>
      <w:r w:rsidR="00EC1C50" w:rsidRPr="00FA6062">
        <w:t xml:space="preserve"> </w:t>
      </w:r>
      <w:r w:rsidR="00EC1C50" w:rsidRPr="00FA6062">
        <w:t>거래에</w:t>
      </w:r>
      <w:r w:rsidR="00EC1C50" w:rsidRPr="00FA6062">
        <w:t xml:space="preserve"> </w:t>
      </w:r>
      <w:r w:rsidR="00EC1C50" w:rsidRPr="00FA6062">
        <w:t>대하여</w:t>
      </w:r>
      <w:r w:rsidR="00EC1C50" w:rsidRPr="00FA6062">
        <w:t xml:space="preserve"> </w:t>
      </w:r>
      <w:r w:rsidR="00EC1C50" w:rsidRPr="00FA6062">
        <w:t>해당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상대방과의</w:t>
      </w:r>
      <w:r w:rsidR="00EC1C50" w:rsidRPr="00FA6062">
        <w:t xml:space="preserve"> </w:t>
      </w:r>
      <w:r w:rsidR="00EC1C50" w:rsidRPr="00FA6062">
        <w:t>협의나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상대방에</w:t>
      </w:r>
      <w:r w:rsidR="00EC1C50" w:rsidRPr="00FA6062">
        <w:t xml:space="preserve"> </w:t>
      </w:r>
      <w:r w:rsidR="00EC1C50" w:rsidRPr="00FA6062">
        <w:t>대한</w:t>
      </w:r>
      <w:r w:rsidR="00EC1C50" w:rsidRPr="00FA6062">
        <w:t xml:space="preserve"> </w:t>
      </w:r>
      <w:r w:rsidR="00EC1C50" w:rsidRPr="00FA6062">
        <w:t>통지</w:t>
      </w:r>
      <w:r w:rsidR="00EC1C50" w:rsidRPr="00FA6062">
        <w:t xml:space="preserve"> </w:t>
      </w:r>
      <w:r w:rsidR="00EC1C50" w:rsidRPr="00FA6062">
        <w:t>등을</w:t>
      </w:r>
      <w:r w:rsidR="00EC1C50" w:rsidRPr="00FA6062">
        <w:t xml:space="preserve"> </w:t>
      </w:r>
      <w:r w:rsidR="00EC1C50" w:rsidRPr="00FA6062">
        <w:t>필요로</w:t>
      </w:r>
      <w:r w:rsidR="00EC1C50" w:rsidRPr="00FA6062">
        <w:t xml:space="preserve"> </w:t>
      </w:r>
      <w:r w:rsidR="00EC1C50" w:rsidRPr="00FA6062">
        <w:t>하는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각각에</w:t>
      </w:r>
      <w:r w:rsidR="00EC1C50" w:rsidRPr="00FA6062">
        <w:t xml:space="preserve"> </w:t>
      </w:r>
      <w:r w:rsidR="00EC1C50" w:rsidRPr="00FA6062">
        <w:t>대하여</w:t>
      </w:r>
      <w:r w:rsidR="00EC1C50" w:rsidRPr="00FA6062">
        <w:t xml:space="preserve"> </w:t>
      </w:r>
      <w:r w:rsidR="00EC1C50" w:rsidRPr="00FA6062">
        <w:t>거래종결일</w:t>
      </w:r>
      <w:r w:rsidR="00EC1C50" w:rsidRPr="00FA6062">
        <w:t xml:space="preserve"> </w:t>
      </w:r>
      <w:r w:rsidR="00EC1C50" w:rsidRPr="00FA6062">
        <w:t>전까지</w:t>
      </w:r>
      <w:r w:rsidR="00EC1C50" w:rsidRPr="00FA6062">
        <w:t xml:space="preserve"> </w:t>
      </w:r>
      <w:r w:rsidR="00EC1C50" w:rsidRPr="00FA6062">
        <w:t>그</w:t>
      </w:r>
      <w:r w:rsidR="00EC1C50" w:rsidRPr="00FA6062">
        <w:t xml:space="preserve"> </w:t>
      </w:r>
      <w:r w:rsidR="00EC1C50" w:rsidRPr="00FA6062">
        <w:t>해당</w:t>
      </w:r>
      <w:r w:rsidR="00EC1C50" w:rsidRPr="00FA6062">
        <w:t xml:space="preserve"> </w:t>
      </w:r>
      <w:r w:rsidR="00EC1C50" w:rsidRPr="00FA6062">
        <w:t>계약에</w:t>
      </w:r>
      <w:r w:rsidR="00EC1C50" w:rsidRPr="00FA6062">
        <w:t xml:space="preserve"> </w:t>
      </w:r>
      <w:r w:rsidR="00EC1C50" w:rsidRPr="00FA6062">
        <w:t>따른</w:t>
      </w:r>
      <w:r w:rsidR="00EC1C50" w:rsidRPr="00FA6062">
        <w:t xml:space="preserve"> </w:t>
      </w:r>
      <w:r w:rsidR="00EC1C50" w:rsidRPr="00FA6062">
        <w:t>협의</w:t>
      </w:r>
      <w:r w:rsidR="00EC1C50" w:rsidRPr="00FA6062">
        <w:t xml:space="preserve"> </w:t>
      </w:r>
      <w:r w:rsidR="00EC1C50" w:rsidRPr="00FA6062">
        <w:t>및</w:t>
      </w:r>
      <w:r w:rsidR="00EC1C50" w:rsidRPr="00FA6062">
        <w:t xml:space="preserve"> </w:t>
      </w:r>
      <w:r w:rsidR="00EC1C50" w:rsidRPr="00FA6062">
        <w:t>통지의</w:t>
      </w:r>
      <w:r w:rsidR="00EC1C50" w:rsidRPr="00FA6062">
        <w:t xml:space="preserve"> </w:t>
      </w:r>
      <w:r w:rsidR="00EC1C50" w:rsidRPr="00FA6062">
        <w:t>의무</w:t>
      </w:r>
      <w:r w:rsidR="0078254F" w:rsidRPr="00FA6062">
        <w:t xml:space="preserve"> </w:t>
      </w:r>
      <w:r w:rsidR="0078254F" w:rsidRPr="00FA6062">
        <w:t>등을</w:t>
      </w:r>
      <w:r w:rsidR="00EC1C50" w:rsidRPr="00FA6062">
        <w:t xml:space="preserve"> </w:t>
      </w:r>
      <w:r w:rsidR="00EC1C50" w:rsidRPr="00FA6062">
        <w:t>이행</w:t>
      </w:r>
      <w:r w:rsidR="00885177" w:rsidRPr="00FA6062">
        <w:t>하도록</w:t>
      </w:r>
      <w:r w:rsidR="00885177" w:rsidRPr="00FA6062">
        <w:t xml:space="preserve"> </w:t>
      </w:r>
      <w:r w:rsidR="00885177" w:rsidRPr="00FA6062">
        <w:t>하여</w:t>
      </w:r>
      <w:r w:rsidR="00EC1C50" w:rsidRPr="00FA6062">
        <w:t>야</w:t>
      </w:r>
      <w:r w:rsidR="00EC1C50" w:rsidRPr="00FA6062">
        <w:t xml:space="preserve"> </w:t>
      </w:r>
      <w:r w:rsidR="00FB4C00" w:rsidRPr="00FA6062">
        <w:t>한다</w:t>
      </w:r>
      <w:r w:rsidR="00FB4C00" w:rsidRPr="00FA6062">
        <w:t>.</w:t>
      </w:r>
    </w:p>
    <w:p w14:paraId="237FEA10" w14:textId="27E7168D" w:rsidR="00A81947" w:rsidRPr="00FA6062" w:rsidRDefault="00A81947" w:rsidP="004A07C0">
      <w:pPr>
        <w:pStyle w:val="41"/>
        <w:wordWrap w:val="0"/>
        <w:autoSpaceDE w:val="0"/>
      </w:pPr>
      <w:r w:rsidRPr="00FA6062">
        <w:t>[*]</w:t>
      </w:r>
      <w:r w:rsidR="00CC2EB9" w:rsidRPr="00FA6062">
        <w:rPr>
          <w:rStyle w:val="afd"/>
        </w:rPr>
        <w:footnoteReference w:id="7"/>
      </w:r>
    </w:p>
    <w:p w14:paraId="003171BF" w14:textId="2DB2D2B3" w:rsidR="00600C70" w:rsidRDefault="00AC460E" w:rsidP="00FF5CBB">
      <w:pPr>
        <w:pStyle w:val="31"/>
        <w:wordWrap w:val="0"/>
        <w:autoSpaceDE w:val="0"/>
      </w:pPr>
      <w:r w:rsidRPr="00D648B3">
        <w:rPr>
          <w:rFonts w:eastAsia="바탕체" w:hint="eastAsia"/>
          <w:szCs w:val="23"/>
        </w:rPr>
        <w:t>매도인들은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거래종결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전에</w:t>
      </w:r>
      <w:r w:rsidRPr="00D648B3"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각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매도인이</w:t>
      </w:r>
      <w:r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조세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목적상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거주자임을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증명하는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거주자증명서를</w:t>
      </w:r>
      <w:r w:rsidRPr="00D648B3"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본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계약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체결일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이후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일자로</w:t>
      </w:r>
      <w:r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발급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받아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매수인에게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교부하여야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한다</w:t>
      </w:r>
      <w:r>
        <w:rPr>
          <w:rFonts w:eastAsia="바탕체" w:hint="eastAsia"/>
          <w:szCs w:val="23"/>
        </w:rPr>
        <w:t>.</w:t>
      </w:r>
    </w:p>
    <w:p w14:paraId="78F2D14A" w14:textId="2BD40727" w:rsidR="001D3520" w:rsidRPr="00FA6062" w:rsidRDefault="00A62526" w:rsidP="00FF5CBB">
      <w:pPr>
        <w:pStyle w:val="31"/>
        <w:wordWrap w:val="0"/>
        <w:autoSpaceDE w:val="0"/>
      </w:pPr>
      <w:r>
        <w:rPr>
          <w:rFonts w:hint="eastAsia"/>
        </w:rPr>
        <w:t>[*</w:t>
      </w:r>
      <w:r>
        <w:t>]</w:t>
      </w:r>
    </w:p>
    <w:p w14:paraId="74B5CC79" w14:textId="131A2E99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이후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확약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00F951DB" w14:textId="59FD4928" w:rsidR="000A1EE3" w:rsidRPr="00FA6062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CF62AA" w:rsidRPr="00C95B08">
        <w:rPr>
          <w:highlight w:val="yellow"/>
          <w:rPrChange w:id="293" w:author="SL Partners" w:date="2025-01-23T11:04:00Z" w16du:dateUtc="2025-01-23T02:04:00Z">
            <w:rPr/>
          </w:rPrChange>
        </w:rPr>
        <w:t>10</w:t>
      </w:r>
      <w:r w:rsidRPr="00FA6062">
        <w:t>년</w:t>
      </w:r>
      <w:r w:rsidRPr="00FA6062">
        <w:t xml:space="preserve"> </w:t>
      </w:r>
      <w:r w:rsidRPr="00FA6062">
        <w:t>동안</w:t>
      </w:r>
      <w:r w:rsidR="008C6480" w:rsidRPr="00FA6062">
        <w:t xml:space="preserve">, </w:t>
      </w:r>
      <w:r w:rsidRPr="00FA6062">
        <w:t>매수인의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="00C31527" w:rsidRPr="00FA6062">
        <w:t xml:space="preserve"> </w:t>
      </w:r>
      <w:r w:rsidR="00C31527" w:rsidRPr="00FA6062">
        <w:t>대한민국</w:t>
      </w:r>
      <w:r w:rsidR="00D35FAB" w:rsidRPr="00FA6062">
        <w:t>에서</w:t>
      </w:r>
      <w:r w:rsidRPr="00FA6062">
        <w:t xml:space="preserve">, </w:t>
      </w:r>
      <w:r w:rsidRPr="00FA6062">
        <w:t>매도인들</w:t>
      </w:r>
      <w:r w:rsidRPr="00FA6062">
        <w:t xml:space="preserve"> </w:t>
      </w:r>
      <w:r w:rsidRPr="00FA6062">
        <w:t>스스로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특수관계인</w:t>
      </w:r>
      <w:r w:rsidR="001D3520">
        <w:rPr>
          <w:rFonts w:hint="eastAsia"/>
        </w:rPr>
        <w:t>을</w:t>
      </w:r>
      <w:r w:rsidR="001D3520">
        <w:rPr>
          <w:rFonts w:hint="eastAsia"/>
        </w:rPr>
        <w:t xml:space="preserve"> </w:t>
      </w:r>
      <w:r w:rsidRPr="00FA6062">
        <w:t>통하여</w:t>
      </w:r>
      <w:r w:rsidRPr="00FA6062">
        <w:t xml:space="preserve">, </w:t>
      </w:r>
      <w:r w:rsidRPr="00FA6062">
        <w:t>직접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간접적으로</w:t>
      </w:r>
      <w:r w:rsidRPr="00FA6062">
        <w:t xml:space="preserve">, </w:t>
      </w:r>
      <w:r w:rsidRPr="00FA6062">
        <w:t>경영에</w:t>
      </w:r>
      <w:r w:rsidRPr="00FA6062">
        <w:t xml:space="preserve"> </w:t>
      </w:r>
      <w:r w:rsidRPr="00FA6062">
        <w:t>참가하거나</w:t>
      </w:r>
      <w:r w:rsidRPr="00FA6062">
        <w:t xml:space="preserve"> </w:t>
      </w:r>
      <w:r w:rsidRPr="00FA6062">
        <w:t>합작투자</w:t>
      </w:r>
      <w:r w:rsidRPr="00FA6062">
        <w:t xml:space="preserve">, </w:t>
      </w:r>
      <w:r w:rsidRPr="00FA6062">
        <w:t>지분</w:t>
      </w:r>
      <w:r w:rsidRPr="00FA6062">
        <w:t xml:space="preserve"> </w:t>
      </w:r>
      <w:r w:rsidRPr="00FA6062">
        <w:t>참여</w:t>
      </w:r>
      <w:r w:rsidRPr="00FA6062">
        <w:t xml:space="preserve">, </w:t>
      </w:r>
      <w:r w:rsidRPr="00FA6062">
        <w:t>경영자문</w:t>
      </w:r>
      <w:r w:rsidRPr="00FA6062">
        <w:t xml:space="preserve">, </w:t>
      </w:r>
      <w:r w:rsidRPr="00FA6062">
        <w:t>경영수탁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여하한</w:t>
      </w:r>
      <w:r w:rsidRPr="00FA6062">
        <w:t xml:space="preserve"> </w:t>
      </w:r>
      <w:r w:rsidRPr="00FA6062">
        <w:t>방식으로</w:t>
      </w:r>
      <w:r w:rsidRPr="00FA6062">
        <w:t xml:space="preserve">, (i) </w:t>
      </w:r>
      <w:r w:rsidRPr="00FA6062">
        <w:t>대상회사가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사업과</w:t>
      </w:r>
      <w:r w:rsidRPr="00FA6062">
        <w:t xml:space="preserve"> </w:t>
      </w:r>
      <w:r w:rsidRPr="00FA6062">
        <w:t>동일하거나</w:t>
      </w:r>
      <w:r w:rsidRPr="00FA6062">
        <w:t xml:space="preserve"> </w:t>
      </w:r>
      <w:r w:rsidRPr="00FA6062">
        <w:t>실질적으로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것으로서</w:t>
      </w:r>
      <w:r w:rsidRPr="00FA6062">
        <w:t xml:space="preserve"> </w:t>
      </w:r>
      <w:r w:rsidRPr="00FA6062">
        <w:t>대상회사와</w:t>
      </w:r>
      <w:r w:rsidRPr="00FA6062">
        <w:t xml:space="preserve"> </w:t>
      </w:r>
      <w:r w:rsidRPr="00FA6062">
        <w:t>직</w:t>
      </w:r>
      <w:r w:rsidRPr="00FA6062">
        <w:t xml:space="preserve">, </w:t>
      </w:r>
      <w:r w:rsidRPr="00FA6062">
        <w:t>간접적으로</w:t>
      </w:r>
      <w:r w:rsidRPr="00FA6062">
        <w:t xml:space="preserve"> </w:t>
      </w:r>
      <w:r w:rsidRPr="00FA6062">
        <w:t>경쟁관계에</w:t>
      </w:r>
      <w:r w:rsidRPr="00FA6062">
        <w:t xml:space="preserve"> </w:t>
      </w:r>
      <w:r w:rsidRPr="00FA6062">
        <w:t>있을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사업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color w:val="auto"/>
          <w:u w:val="single"/>
        </w:rPr>
        <w:t>제한사업</w:t>
      </w:r>
      <w:r w:rsidRPr="00FA6062">
        <w:t>”)</w:t>
      </w:r>
      <w:r w:rsidRPr="00FA6062">
        <w:t>을</w:t>
      </w:r>
      <w:r w:rsidRPr="00FA6062">
        <w:t xml:space="preserve"> </w:t>
      </w:r>
      <w:r w:rsidRPr="00FA6062">
        <w:t>영위하거나</w:t>
      </w:r>
      <w:r w:rsidRPr="00FA6062">
        <w:t xml:space="preserve">, (ii) </w:t>
      </w:r>
      <w:r w:rsidRPr="00FA6062">
        <w:t>제한사업을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법인의</w:t>
      </w:r>
      <w:r w:rsidRPr="00FA6062">
        <w:t xml:space="preserve"> </w:t>
      </w:r>
      <w:r w:rsidRPr="00FA6062">
        <w:t>지분을</w:t>
      </w:r>
      <w:r w:rsidRPr="00FA6062">
        <w:t xml:space="preserve"> </w:t>
      </w:r>
      <w:r w:rsidRPr="00FA6062">
        <w:t>취득하거나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회사를</w:t>
      </w:r>
      <w:r w:rsidRPr="00FA6062">
        <w:t xml:space="preserve"> </w:t>
      </w:r>
      <w:r w:rsidRPr="00FA6062">
        <w:t>운영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지배하거나</w:t>
      </w:r>
      <w:r w:rsidRPr="00FA6062">
        <w:t xml:space="preserve">, (iii) </w:t>
      </w:r>
      <w:r w:rsidRPr="00FA6062">
        <w:t>제</w:t>
      </w:r>
      <w:r w:rsidRPr="00FA6062">
        <w:t>3</w:t>
      </w:r>
      <w:r w:rsidRPr="00FA6062">
        <w:t>자가</w:t>
      </w:r>
      <w:r w:rsidRPr="00FA6062">
        <w:t xml:space="preserve"> </w:t>
      </w:r>
      <w:r w:rsidRPr="00FA6062">
        <w:t>제한사업을</w:t>
      </w:r>
      <w:r w:rsidRPr="00FA6062">
        <w:t xml:space="preserve"> </w:t>
      </w:r>
      <w:r w:rsidRPr="00FA6062">
        <w:t>영위할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Pr="00FA6062">
        <w:t xml:space="preserve"> </w:t>
      </w:r>
      <w:r w:rsidRPr="00FA6062">
        <w:t>자문을</w:t>
      </w:r>
      <w:r w:rsidRPr="00FA6062">
        <w:t xml:space="preserve"> </w:t>
      </w:r>
      <w:r w:rsidRPr="00FA6062">
        <w:t>제공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지원하거나</w:t>
      </w:r>
      <w:r w:rsidRPr="00FA6062">
        <w:t xml:space="preserve">, (iv) </w:t>
      </w:r>
      <w:r w:rsidRPr="00FA6062">
        <w:t>제한사업을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회사의</w:t>
      </w:r>
      <w:r w:rsidRPr="00FA6062">
        <w:t xml:space="preserve"> </w:t>
      </w:r>
      <w:r w:rsidRPr="00FA6062">
        <w:t>임직원이</w:t>
      </w:r>
      <w:r w:rsidRPr="00FA6062">
        <w:t xml:space="preserve"> </w:t>
      </w:r>
      <w:r w:rsidRPr="00FA6062">
        <w:t>되어서는</w:t>
      </w:r>
      <w:r w:rsidRPr="00FA6062">
        <w:t xml:space="preserve"> </w:t>
      </w:r>
      <w:r w:rsidRPr="00FA6062">
        <w:t>아니</w:t>
      </w:r>
      <w:r w:rsidRPr="00FA6062">
        <w:t xml:space="preserve"> </w:t>
      </w:r>
      <w:r w:rsidRPr="00FA6062">
        <w:t>된다</w:t>
      </w:r>
      <w:r w:rsidRPr="00FA6062">
        <w:t>.</w:t>
      </w:r>
      <w:r w:rsidR="008F591E">
        <w:rPr>
          <w:rFonts w:hint="eastAsia"/>
        </w:rPr>
        <w:t xml:space="preserve"> </w:t>
      </w:r>
      <w:r w:rsidR="001D3520">
        <w:rPr>
          <w:rFonts w:hint="eastAsia"/>
        </w:rPr>
        <w:t>명확히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하면</w:t>
      </w:r>
      <w:r w:rsidR="001D3520">
        <w:rPr>
          <w:rFonts w:hint="eastAsia"/>
        </w:rPr>
        <w:t xml:space="preserve">, </w:t>
      </w:r>
      <w:r w:rsidR="001D3520">
        <w:rPr>
          <w:rFonts w:hint="eastAsia"/>
        </w:rPr>
        <w:t>매도인들이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본건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거래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lastRenderedPageBreak/>
        <w:t>이후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대상회사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발행주식을</w:t>
      </w:r>
      <w:r w:rsidR="001D3520">
        <w:rPr>
          <w:rFonts w:hint="eastAsia"/>
        </w:rPr>
        <w:t xml:space="preserve"> </w:t>
      </w:r>
      <w:r w:rsidR="00603774">
        <w:rPr>
          <w:rFonts w:hint="eastAsia"/>
        </w:rPr>
        <w:t>소</w:t>
      </w:r>
      <w:r w:rsidR="001D3520">
        <w:rPr>
          <w:rFonts w:hint="eastAsia"/>
        </w:rPr>
        <w:t>유하</w:t>
      </w:r>
      <w:r w:rsidR="00603774">
        <w:rPr>
          <w:rFonts w:hint="eastAsia"/>
        </w:rPr>
        <w:t>거나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대상회사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임직원으로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재직하</w:t>
      </w:r>
      <w:r w:rsidR="001D3520">
        <w:rPr>
          <w:rFonts w:hint="eastAsia"/>
        </w:rPr>
        <w:t>는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것은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제한사업을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영위하는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것으로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보지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아니한다</w:t>
      </w:r>
      <w:r w:rsidR="001D3520">
        <w:rPr>
          <w:rFonts w:hint="eastAsia"/>
        </w:rPr>
        <w:t xml:space="preserve">. </w:t>
      </w:r>
    </w:p>
    <w:p w14:paraId="74420154" w14:textId="36751D75" w:rsidR="000A1EE3" w:rsidRPr="00FA6062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D94D50">
        <w:rPr>
          <w:rFonts w:hint="eastAsia"/>
        </w:rPr>
        <w:t>10</w:t>
      </w:r>
      <w:r w:rsidRPr="00FA6062">
        <w:t>년</w:t>
      </w:r>
      <w:r w:rsidRPr="00FA6062">
        <w:t xml:space="preserve"> </w:t>
      </w:r>
      <w:r w:rsidRPr="00FA6062">
        <w:t>동안</w:t>
      </w:r>
      <w:r w:rsidRPr="00FA6062">
        <w:t xml:space="preserve"> </w:t>
      </w:r>
      <w:r w:rsidRPr="00FA6062">
        <w:t>매수인의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Pr="00FA6062">
        <w:t xml:space="preserve">, </w:t>
      </w:r>
      <w:r w:rsidRPr="00FA6062">
        <w:t>매도인들</w:t>
      </w:r>
      <w:r w:rsidRPr="00FA6062">
        <w:t xml:space="preserve"> </w:t>
      </w:r>
      <w:r w:rsidRPr="00FA6062">
        <w:t>스스로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특수관계인</w:t>
      </w:r>
      <w:r w:rsidR="001D3520">
        <w:rPr>
          <w:rFonts w:hint="eastAsia"/>
        </w:rPr>
        <w:t>을</w:t>
      </w:r>
      <w:r w:rsidR="001D3520">
        <w:rPr>
          <w:rFonts w:hint="eastAsia"/>
        </w:rPr>
        <w:t xml:space="preserve"> </w:t>
      </w:r>
      <w:r w:rsidRPr="00FA6062">
        <w:t>통하여</w:t>
      </w:r>
      <w:r w:rsidRPr="00FA6062">
        <w:t xml:space="preserve">, </w:t>
      </w:r>
      <w:r w:rsidRPr="00FA6062">
        <w:t>직접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간접적으로</w:t>
      </w:r>
      <w:r w:rsidRPr="00FA6062">
        <w:t xml:space="preserve">, (i) </w:t>
      </w:r>
      <w:r w:rsidRPr="00FA6062">
        <w:t>대상회사의</w:t>
      </w:r>
      <w:r w:rsidRPr="00FA6062">
        <w:t xml:space="preserve"> </w:t>
      </w:r>
      <w:r w:rsidRPr="00FA6062">
        <w:t>고객</w:t>
      </w:r>
      <w:r w:rsidRPr="00FA6062">
        <w:t xml:space="preserve">, </w:t>
      </w:r>
      <w:r w:rsidRPr="00FA6062">
        <w:t>거래처를</w:t>
      </w:r>
      <w:r w:rsidRPr="00FA6062">
        <w:t xml:space="preserve"> </w:t>
      </w:r>
      <w:r w:rsidRPr="00FA6062">
        <w:t>유인하거나</w:t>
      </w:r>
      <w:r w:rsidRPr="00FA6062">
        <w:t xml:space="preserve"> </w:t>
      </w:r>
      <w:r w:rsidRPr="00FA6062">
        <w:t>이들로</w:t>
      </w:r>
      <w:r w:rsidRPr="00FA6062">
        <w:t xml:space="preserve"> </w:t>
      </w:r>
      <w:r w:rsidRPr="00FA6062">
        <w:t>하여금</w:t>
      </w:r>
      <w:r w:rsidRPr="00FA6062">
        <w:t xml:space="preserve"> </w:t>
      </w:r>
      <w:r w:rsidRPr="00FA6062">
        <w:t>대상회사와의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축소</w:t>
      </w:r>
      <w:del w:id="294" w:author="SL Partners" w:date="2025-01-22T22:24:00Z" w16du:dateUtc="2025-01-22T13:24:00Z">
        <w:r w:rsidRPr="00FA6062" w:rsidDel="000F339C">
          <w:delText xml:space="preserve">, </w:delText>
        </w:r>
        <w:r w:rsidRPr="00FA6062" w:rsidDel="000F339C">
          <w:delText>변경</w:delText>
        </w:r>
      </w:del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중단하도록</w:t>
      </w:r>
      <w:r w:rsidRPr="00FA6062">
        <w:t xml:space="preserve"> </w:t>
      </w:r>
      <w:r w:rsidRPr="00FA6062">
        <w:t>하거나</w:t>
      </w:r>
      <w:r w:rsidRPr="00FA6062">
        <w:t xml:space="preserve">, (ii) </w:t>
      </w:r>
      <w:r w:rsidRPr="00FA6062">
        <w:t>대상회사의</w:t>
      </w:r>
      <w:r w:rsidRPr="00FA6062">
        <w:t xml:space="preserve"> </w:t>
      </w:r>
      <w:r w:rsidRPr="00FA6062">
        <w:t>현직</w:t>
      </w:r>
      <w:r w:rsidRPr="00FA6062">
        <w:t xml:space="preserve"> </w:t>
      </w:r>
      <w:r w:rsidRPr="00FA6062">
        <w:t>임직원을</w:t>
      </w:r>
      <w:r w:rsidRPr="00FA6062">
        <w:t xml:space="preserve"> </w:t>
      </w:r>
      <w:r w:rsidRPr="00FA6062">
        <w:t>고용</w:t>
      </w:r>
      <w:r w:rsidRPr="00FA6062">
        <w:t xml:space="preserve"> </w:t>
      </w:r>
      <w:r w:rsidRPr="00FA6062">
        <w:t>목적으로</w:t>
      </w:r>
      <w:r w:rsidRPr="00FA6062">
        <w:t xml:space="preserve"> </w:t>
      </w:r>
      <w:r w:rsidRPr="00FA6062">
        <w:t>유인하거나</w:t>
      </w:r>
      <w:r w:rsidRPr="00FA6062">
        <w:t xml:space="preserve"> </w:t>
      </w:r>
      <w:r w:rsidRPr="00FA6062">
        <w:t>채용하여서는</w:t>
      </w:r>
      <w:r w:rsidRPr="00FA6062">
        <w:t xml:space="preserve"> </w:t>
      </w:r>
      <w:r w:rsidRPr="00FA6062">
        <w:t>아니</w:t>
      </w:r>
      <w:r w:rsidRPr="00FA6062">
        <w:t xml:space="preserve"> </w:t>
      </w:r>
      <w:r w:rsidRPr="00FA6062">
        <w:t>된다</w:t>
      </w:r>
      <w:r w:rsidRPr="00FA6062">
        <w:t>.</w:t>
      </w:r>
    </w:p>
    <w:p w14:paraId="239D3930" w14:textId="0EFFA2B4" w:rsidR="000A1EE3" w:rsidRPr="00FA6062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이후에도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서류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963C3E" w:rsidRPr="00FA6062">
        <w:t>지식재산권을</w:t>
      </w:r>
      <w:r w:rsidR="00963C3E" w:rsidRPr="00FA6062">
        <w:t xml:space="preserve"> </w:t>
      </w:r>
      <w:r w:rsidR="00963C3E" w:rsidRPr="00FA6062">
        <w:t>포함한</w:t>
      </w:r>
      <w:r w:rsidR="00963C3E" w:rsidRPr="00FA6062">
        <w:t xml:space="preserve"> </w:t>
      </w:r>
      <w:r w:rsidRPr="00FA6062">
        <w:t>정보</w:t>
      </w:r>
      <w:r w:rsidRPr="00FA6062">
        <w:t xml:space="preserve"> </w:t>
      </w:r>
      <w:r w:rsidRPr="00FA6062">
        <w:t>일체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비밀유지의무를</w:t>
      </w:r>
      <w:r w:rsidRPr="00FA6062">
        <w:t xml:space="preserve"> </w:t>
      </w:r>
      <w:r w:rsidRPr="00FA6062">
        <w:t>위반하지</w:t>
      </w:r>
      <w:r w:rsidRPr="00FA6062">
        <w:t xml:space="preserve"> </w:t>
      </w:r>
      <w:r w:rsidRPr="00FA6062">
        <w:t>아니하고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대중에게</w:t>
      </w:r>
      <w:r w:rsidRPr="00FA6062">
        <w:t xml:space="preserve"> </w:t>
      </w:r>
      <w:r w:rsidRPr="00FA6062">
        <w:t>알려진</w:t>
      </w:r>
      <w:r w:rsidRPr="00FA6062">
        <w:t xml:space="preserve"> </w:t>
      </w:r>
      <w:r w:rsidRPr="00FA6062">
        <w:t>경우는</w:t>
      </w:r>
      <w:r w:rsidRPr="00FA6062">
        <w:t xml:space="preserve"> </w:t>
      </w:r>
      <w:r w:rsidRPr="00FA6062">
        <w:t>제외함</w:t>
      </w:r>
      <w:r w:rsidRPr="00FA6062">
        <w:t>)</w:t>
      </w:r>
      <w:r w:rsidRPr="00FA6062">
        <w:t>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기밀을</w:t>
      </w:r>
      <w:r w:rsidRPr="00FA6062">
        <w:t xml:space="preserve"> </w:t>
      </w:r>
      <w:r w:rsidRPr="00FA6062">
        <w:t>유지하고</w:t>
      </w:r>
      <w:r w:rsidRPr="00FA6062">
        <w:t xml:space="preserve">, </w:t>
      </w:r>
      <w:r w:rsidRPr="00FA6062">
        <w:t>이를</w:t>
      </w:r>
      <w:r w:rsidRPr="00FA6062">
        <w:t xml:space="preserve"> </w:t>
      </w:r>
      <w:r w:rsidRPr="00FA6062">
        <w:t>사용하지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매도인들의</w:t>
      </w:r>
      <w:r w:rsidR="001D3520">
        <w:rPr>
          <w:rFonts w:hint="eastAsia"/>
        </w:rPr>
        <w:t xml:space="preserve"> </w:t>
      </w:r>
      <w:r w:rsidRPr="00FA6062">
        <w:t>특수관계인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대리인으로</w:t>
      </w:r>
      <w:r w:rsidRPr="00FA6062">
        <w:t xml:space="preserve"> </w:t>
      </w:r>
      <w:r w:rsidRPr="00FA6062">
        <w:t>하여금</w:t>
      </w:r>
      <w:r w:rsidRPr="00FA6062">
        <w:t xml:space="preserve"> </w:t>
      </w:r>
      <w:r w:rsidRPr="00FA6062">
        <w:t>위와</w:t>
      </w:r>
      <w:r w:rsidRPr="00FA6062">
        <w:t xml:space="preserve"> </w:t>
      </w:r>
      <w:r w:rsidRPr="00FA6062">
        <w:t>같은</w:t>
      </w:r>
      <w:r w:rsidRPr="00FA6062">
        <w:t xml:space="preserve"> </w:t>
      </w:r>
      <w:r w:rsidRPr="00FA6062">
        <w:t>정보에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기밀을</w:t>
      </w:r>
      <w:r w:rsidRPr="00FA6062">
        <w:t xml:space="preserve"> </w:t>
      </w:r>
      <w:r w:rsidRPr="00FA6062">
        <w:t>유지하고</w:t>
      </w:r>
      <w:r w:rsidRPr="00FA6062">
        <w:t xml:space="preserve"> </w:t>
      </w:r>
      <w:r w:rsidRPr="00FA6062">
        <w:t>사용을</w:t>
      </w:r>
      <w:r w:rsidRPr="00FA6062">
        <w:t xml:space="preserve"> </w:t>
      </w:r>
      <w:r w:rsidRPr="00FA6062">
        <w:t>하지</w:t>
      </w:r>
      <w:r w:rsidRPr="00FA6062">
        <w:t xml:space="preserve"> </w:t>
      </w:r>
      <w:r w:rsidRPr="00FA6062">
        <w:t>않도록</w:t>
      </w:r>
      <w:r w:rsidRPr="00FA6062">
        <w:t xml:space="preserve"> </w:t>
      </w:r>
      <w:r w:rsidRPr="00FA6062">
        <w:t>해야</w:t>
      </w:r>
      <w:r w:rsidRPr="00FA6062">
        <w:t xml:space="preserve"> </w:t>
      </w:r>
      <w:r w:rsidRPr="00FA6062">
        <w:t>한다</w:t>
      </w:r>
      <w:r w:rsidRPr="00FA6062">
        <w:t>.</w:t>
      </w:r>
      <w:r w:rsidR="00BF4088" w:rsidRPr="00FA6062">
        <w:t xml:space="preserve"> </w:t>
      </w:r>
      <w:r w:rsidR="004310DB">
        <w:rPr>
          <w:rFonts w:hint="eastAsia"/>
        </w:rPr>
        <w:t xml:space="preserve"> </w:t>
      </w:r>
      <w:r w:rsidR="001D3520">
        <w:rPr>
          <w:rFonts w:hint="eastAsia"/>
        </w:rPr>
        <w:t>명확히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하면</w:t>
      </w:r>
      <w:r w:rsidR="00BF4088" w:rsidRPr="00FA6062">
        <w:t xml:space="preserve">, </w:t>
      </w:r>
      <w:r w:rsidR="00BF4088" w:rsidRPr="00FA6062">
        <w:t>어느</w:t>
      </w:r>
      <w:r w:rsidR="00BF4088" w:rsidRPr="00FA6062">
        <w:t xml:space="preserve"> </w:t>
      </w:r>
      <w:r w:rsidR="00BF4088" w:rsidRPr="00FA6062">
        <w:t>매도인이</w:t>
      </w:r>
      <w:r w:rsidR="00BF4088" w:rsidRPr="00FA6062">
        <w:t xml:space="preserve"> </w:t>
      </w:r>
      <w:r w:rsidR="00BF4088" w:rsidRPr="00FA6062">
        <w:t>거래종결</w:t>
      </w:r>
      <w:r w:rsidR="00BF4088" w:rsidRPr="00FA6062">
        <w:t xml:space="preserve"> </w:t>
      </w:r>
      <w:r w:rsidR="00BF4088" w:rsidRPr="00FA6062">
        <w:t>이후</w:t>
      </w:r>
      <w:r w:rsidR="00BF4088" w:rsidRPr="00FA6062">
        <w:t xml:space="preserve"> </w:t>
      </w:r>
      <w:r w:rsidR="00BF4088" w:rsidRPr="00FA6062">
        <w:t>대상회사의</w:t>
      </w:r>
      <w:r w:rsidR="00BF4088" w:rsidRPr="00FA6062">
        <w:t xml:space="preserve"> </w:t>
      </w:r>
      <w:r w:rsidR="00BF4088" w:rsidRPr="00FA6062">
        <w:t>임직원으로</w:t>
      </w:r>
      <w:r w:rsidR="00BF4088" w:rsidRPr="00FA6062">
        <w:t xml:space="preserve"> </w:t>
      </w:r>
      <w:r w:rsidR="00BF4088" w:rsidRPr="00FA6062">
        <w:t>재직하는</w:t>
      </w:r>
      <w:r w:rsidR="00BF4088" w:rsidRPr="00FA6062">
        <w:t xml:space="preserve"> </w:t>
      </w:r>
      <w:r w:rsidR="00BF4088" w:rsidRPr="00FA6062">
        <w:t>경우</w:t>
      </w:r>
      <w:r w:rsidR="00A32179" w:rsidRPr="00FA6062">
        <w:t>로서</w:t>
      </w:r>
      <w:r w:rsidR="00BF4088" w:rsidRPr="00FA6062">
        <w:t xml:space="preserve"> </w:t>
      </w:r>
      <w:r w:rsidR="00BF4088" w:rsidRPr="00FA6062">
        <w:t>그</w:t>
      </w:r>
      <w:r w:rsidR="00BF4088" w:rsidRPr="00FA6062">
        <w:t xml:space="preserve"> </w:t>
      </w:r>
      <w:r w:rsidR="00BF4088" w:rsidRPr="00FA6062">
        <w:t>업무</w:t>
      </w:r>
      <w:r w:rsidR="00BF4088" w:rsidRPr="00FA6062">
        <w:t xml:space="preserve"> </w:t>
      </w:r>
      <w:r w:rsidR="00BF4088" w:rsidRPr="00FA6062">
        <w:t>수행을</w:t>
      </w:r>
      <w:r w:rsidR="00BF4088" w:rsidRPr="00FA6062">
        <w:t xml:space="preserve"> </w:t>
      </w:r>
      <w:r w:rsidR="00BF4088" w:rsidRPr="00FA6062">
        <w:t>위</w:t>
      </w:r>
      <w:r w:rsidR="003B26F5" w:rsidRPr="00FA6062">
        <w:t>하여</w:t>
      </w:r>
      <w:r w:rsidR="00BF4088" w:rsidRPr="00FA6062">
        <w:t xml:space="preserve"> </w:t>
      </w:r>
      <w:r w:rsidR="003B26F5" w:rsidRPr="00FA6062">
        <w:t>적법하게</w:t>
      </w:r>
      <w:r w:rsidR="003B26F5" w:rsidRPr="00FA6062">
        <w:t xml:space="preserve"> </w:t>
      </w:r>
      <w:r w:rsidR="003B26F5" w:rsidRPr="00FA6062">
        <w:t>사용하는</w:t>
      </w:r>
      <w:r w:rsidR="003B26F5" w:rsidRPr="00FA6062">
        <w:t xml:space="preserve"> </w:t>
      </w:r>
      <w:r w:rsidR="003B26F5" w:rsidRPr="00FA6062">
        <w:t>경우는</w:t>
      </w:r>
      <w:r w:rsidR="00BF4088" w:rsidRPr="00FA6062">
        <w:t xml:space="preserve"> </w:t>
      </w:r>
      <w:r w:rsidR="00BF4088" w:rsidRPr="00FA6062">
        <w:t>본</w:t>
      </w:r>
      <w:r w:rsidR="00BF4088" w:rsidRPr="00FA6062">
        <w:t xml:space="preserve"> </w:t>
      </w:r>
      <w:r w:rsidR="00BF4088" w:rsidRPr="00FA6062">
        <w:t>항에</w:t>
      </w:r>
      <w:r w:rsidR="00BF4088" w:rsidRPr="00FA6062">
        <w:t xml:space="preserve"> </w:t>
      </w:r>
      <w:r w:rsidR="00BF4088" w:rsidRPr="00FA6062">
        <w:t>따른</w:t>
      </w:r>
      <w:r w:rsidR="00BF4088" w:rsidRPr="00FA6062">
        <w:t xml:space="preserve"> </w:t>
      </w:r>
      <w:r w:rsidR="00BF4088" w:rsidRPr="00FA6062">
        <w:t>의무</w:t>
      </w:r>
      <w:r w:rsidR="00BF4088" w:rsidRPr="00FA6062">
        <w:t xml:space="preserve"> </w:t>
      </w:r>
      <w:r w:rsidR="00BF4088" w:rsidRPr="00FA6062">
        <w:t>위반에</w:t>
      </w:r>
      <w:r w:rsidR="00BF4088" w:rsidRPr="00FA6062">
        <w:t xml:space="preserve"> </w:t>
      </w:r>
      <w:r w:rsidR="00BF4088" w:rsidRPr="00FA6062">
        <w:t>해당하지</w:t>
      </w:r>
      <w:r w:rsidR="00BF4088" w:rsidRPr="00FA6062">
        <w:t xml:space="preserve"> </w:t>
      </w:r>
      <w:r w:rsidR="00BF4088" w:rsidRPr="00FA6062">
        <w:t>아니한다</w:t>
      </w:r>
      <w:r w:rsidR="00BF4088" w:rsidRPr="00FA6062">
        <w:t>.</w:t>
      </w:r>
    </w:p>
    <w:p w14:paraId="20FE746E" w14:textId="40646358" w:rsidR="000A1EE3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원활하게</w:t>
      </w:r>
      <w:r w:rsidRPr="00FA6062">
        <w:t xml:space="preserve"> </w:t>
      </w:r>
      <w:r w:rsidRPr="00FA6062">
        <w:t>대상회사를</w:t>
      </w:r>
      <w:r w:rsidRPr="00FA6062">
        <w:t xml:space="preserve"> </w:t>
      </w:r>
      <w:r w:rsidRPr="00FA6062">
        <w:t>운영하고</w:t>
      </w:r>
      <w:r w:rsidRPr="00FA6062">
        <w:t xml:space="preserve"> </w:t>
      </w:r>
      <w:r w:rsidRPr="00FA6062">
        <w:t>정부기관이나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관계에서</w:t>
      </w:r>
      <w:r w:rsidRPr="00FA6062">
        <w:t xml:space="preserve">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대응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권리주장이나</w:t>
      </w:r>
      <w:r w:rsidRPr="00FA6062">
        <w:t xml:space="preserve"> </w:t>
      </w:r>
      <w:r w:rsidRPr="00FA6062">
        <w:t>방어에</w:t>
      </w:r>
      <w:r w:rsidRPr="00FA6062">
        <w:t xml:space="preserve"> </w:t>
      </w:r>
      <w:r w:rsidRPr="00FA6062">
        <w:t>지장이</w:t>
      </w:r>
      <w:r w:rsidRPr="00FA6062">
        <w:t xml:space="preserve"> </w:t>
      </w:r>
      <w:r w:rsidRPr="00FA6062">
        <w:t>없도록</w:t>
      </w:r>
      <w:r w:rsidRPr="00FA6062">
        <w:t xml:space="preserve"> </w:t>
      </w:r>
      <w:r w:rsidRPr="00FA6062">
        <w:t>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사업이나</w:t>
      </w:r>
      <w:r w:rsidRPr="00FA6062">
        <w:t xml:space="preserve"> </w:t>
      </w:r>
      <w:r w:rsidRPr="00FA6062">
        <w:t>보유자산</w:t>
      </w:r>
      <w:r w:rsidRPr="00FA6062">
        <w:t xml:space="preserve"> </w:t>
      </w:r>
      <w:r w:rsidRPr="00FA6062">
        <w:t>등과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보유하는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요청하는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열람</w:t>
      </w:r>
      <w:r w:rsidRPr="00FA6062">
        <w:t xml:space="preserve">, </w:t>
      </w:r>
      <w:r w:rsidRPr="00FA6062">
        <w:t>복사에</w:t>
      </w:r>
      <w:r w:rsidRPr="00FA6062">
        <w:t xml:space="preserve"> </w:t>
      </w:r>
      <w:r w:rsidRPr="00FA6062">
        <w:t>협조하여야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4310DB">
        <w:rPr>
          <w:rFonts w:hint="eastAsia"/>
        </w:rPr>
        <w:t xml:space="preserve"> </w:t>
      </w:r>
      <w:r w:rsidRPr="00FA6062">
        <w:t>매수인은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정부기관이나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관계에서</w:t>
      </w:r>
      <w:r w:rsidRPr="00FA6062">
        <w:t xml:space="preserve">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대응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권리주장이나</w:t>
      </w:r>
      <w:r w:rsidRPr="00FA6062">
        <w:t xml:space="preserve"> </w:t>
      </w:r>
      <w:r w:rsidRPr="00FA6062">
        <w:t>방어에</w:t>
      </w:r>
      <w:r w:rsidRPr="00FA6062">
        <w:t xml:space="preserve"> </w:t>
      </w:r>
      <w:r w:rsidRPr="00FA6062">
        <w:t>지장이</w:t>
      </w:r>
      <w:r w:rsidRPr="00FA6062">
        <w:t xml:space="preserve"> </w:t>
      </w:r>
      <w:r w:rsidRPr="00FA6062">
        <w:t>없도록</w:t>
      </w:r>
      <w:r w:rsidRPr="00FA6062">
        <w:t xml:space="preserve"> </w:t>
      </w:r>
      <w:r w:rsidRPr="00FA6062">
        <w:t>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보유하는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요청하는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열람</w:t>
      </w:r>
      <w:r w:rsidRPr="00FA6062">
        <w:t xml:space="preserve">, </w:t>
      </w:r>
      <w:r w:rsidRPr="00FA6062">
        <w:t>복사에</w:t>
      </w:r>
      <w:r w:rsidRPr="00FA6062">
        <w:t xml:space="preserve"> </w:t>
      </w:r>
      <w:r w:rsidRPr="00FA6062">
        <w:t>협조하여야</w:t>
      </w:r>
      <w:r w:rsidRPr="00FA6062">
        <w:t xml:space="preserve"> </w:t>
      </w:r>
      <w:r w:rsidRPr="00FA6062">
        <w:t>한다</w:t>
      </w:r>
      <w:r w:rsidRPr="00FA6062">
        <w:t>.</w:t>
      </w:r>
    </w:p>
    <w:p w14:paraId="39ACFB84" w14:textId="1A8D0672" w:rsidR="00206A8E" w:rsidRPr="00FA6062" w:rsidRDefault="00206A8E" w:rsidP="000A1EE3">
      <w:pPr>
        <w:pStyle w:val="31"/>
      </w:pPr>
      <w:r>
        <w:rPr>
          <w:rFonts w:hint="eastAsia"/>
        </w:rPr>
        <w:t>[*]</w:t>
      </w:r>
    </w:p>
    <w:p w14:paraId="05C1A83F" w14:textId="1AB3103D" w:rsidR="00E34310" w:rsidRPr="00FA6062" w:rsidRDefault="008C6480" w:rsidP="005A53B4">
      <w:pPr>
        <w:pStyle w:val="1"/>
        <w:wordWrap w:val="0"/>
        <w:autoSpaceDE w:val="0"/>
      </w:pPr>
      <w:bookmarkStart w:id="295" w:name="_Toc421816635"/>
      <w:bookmarkStart w:id="296" w:name="_Toc118882270"/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bookmarkEnd w:id="295"/>
      <w:bookmarkEnd w:id="296"/>
    </w:p>
    <w:p w14:paraId="0BAC9635" w14:textId="6B6B9B84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694E5D" w:rsidRPr="00FA6062">
        <w:rPr>
          <w:rFonts w:ascii="Times New Roman" w:hAnsi="Times New Roman" w:cs="Times New Roman"/>
        </w:rPr>
        <w:t>들</w:t>
      </w:r>
      <w:r w:rsidR="00C84756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진술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및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보장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770B2D5E" w14:textId="408EB72D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4A7C88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매수인에</w:t>
      </w:r>
      <w:r w:rsidR="00C84756" w:rsidRPr="00FA6062">
        <w:t xml:space="preserve"> </w:t>
      </w:r>
      <w:r w:rsidR="00C84756" w:rsidRPr="00FA6062">
        <w:t>대하여</w:t>
      </w:r>
      <w:r w:rsidR="00C84756" w:rsidRPr="00FA6062">
        <w:t xml:space="preserve">, </w:t>
      </w:r>
      <w:r w:rsidR="000A1EE3" w:rsidRPr="00FA6062">
        <w:rPr>
          <w:u w:val="single"/>
        </w:rPr>
        <w:t>별첨</w:t>
      </w:r>
      <w:r w:rsidR="000A1EE3" w:rsidRPr="00FA6062">
        <w:rPr>
          <w:u w:val="single"/>
        </w:rPr>
        <w:t xml:space="preserve"> 6.1</w:t>
      </w:r>
      <w:r w:rsidR="000A1EE3" w:rsidRPr="00FA6062">
        <w:t xml:space="preserve"> </w:t>
      </w:r>
      <w:r w:rsidR="007D0313" w:rsidRPr="00FA6062">
        <w:t>공개목록에</w:t>
      </w:r>
      <w:r w:rsidR="007D0313" w:rsidRPr="00FA6062">
        <w:t xml:space="preserve"> </w:t>
      </w:r>
      <w:r w:rsidR="001F2F3F" w:rsidRPr="00FA6062">
        <w:t>각</w:t>
      </w:r>
      <w:r w:rsidR="001F2F3F" w:rsidRPr="00FA6062">
        <w:t xml:space="preserve"> </w:t>
      </w:r>
      <w:r w:rsidR="001F2F3F" w:rsidRPr="00FA6062">
        <w:t>항목별로</w:t>
      </w:r>
      <w:r w:rsidR="001F2F3F" w:rsidRPr="00FA6062">
        <w:t xml:space="preserve"> </w:t>
      </w:r>
      <w:r w:rsidR="007D0313" w:rsidRPr="00FA6062">
        <w:t>기재된</w:t>
      </w:r>
      <w:r w:rsidR="00315AC5" w:rsidRPr="00FA6062">
        <w:t xml:space="preserve"> </w:t>
      </w:r>
      <w:r w:rsidR="007D0313" w:rsidRPr="00FA6062">
        <w:t>사항</w:t>
      </w:r>
      <w:r w:rsidR="00315AC5" w:rsidRPr="00FA6062">
        <w:t>을</w:t>
      </w:r>
      <w:r w:rsidR="007D0313" w:rsidRPr="00FA6062">
        <w:t xml:space="preserve"> </w:t>
      </w:r>
      <w:r w:rsidR="007D0313" w:rsidRPr="00FA6062">
        <w:t>제외하고</w:t>
      </w:r>
      <w:r w:rsidR="007D0313" w:rsidRPr="00FA6062">
        <w:t xml:space="preserve">,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</w:t>
      </w:r>
      <w:r w:rsidR="00C84756" w:rsidRPr="00FA6062">
        <w:t xml:space="preserve"> </w:t>
      </w:r>
      <w:r w:rsidR="00C84756" w:rsidRPr="00FA6062">
        <w:t>체결일</w:t>
      </w:r>
      <w:r w:rsidR="00C84756" w:rsidRPr="00FA6062">
        <w:t xml:space="preserve"> </w:t>
      </w:r>
      <w:r w:rsidR="00C84756" w:rsidRPr="00FA6062">
        <w:t>및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현재</w:t>
      </w:r>
      <w:r w:rsidR="00C84756" w:rsidRPr="00FA6062">
        <w:t>(</w:t>
      </w:r>
      <w:r w:rsidR="006B29CC" w:rsidRPr="00FA6062">
        <w:t>다만</w:t>
      </w:r>
      <w:r w:rsidR="006B29CC" w:rsidRPr="00FA6062">
        <w:t>,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조에서</w:t>
      </w:r>
      <w:r w:rsidR="00C84756" w:rsidRPr="00FA6062">
        <w:t xml:space="preserve"> </w:t>
      </w:r>
      <w:r w:rsidR="00C84756" w:rsidRPr="00FA6062">
        <w:t>달리</w:t>
      </w:r>
      <w:r w:rsidR="00C84756" w:rsidRPr="00FA6062">
        <w:t xml:space="preserve"> </w:t>
      </w:r>
      <w:r w:rsidR="00C84756" w:rsidRPr="00FA6062">
        <w:t>명시된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그</w:t>
      </w:r>
      <w:r w:rsidR="00C84756" w:rsidRPr="00FA6062">
        <w:t xml:space="preserve"> </w:t>
      </w:r>
      <w:r w:rsidR="00C84756" w:rsidRPr="00FA6062">
        <w:t>일자</w:t>
      </w:r>
      <w:r w:rsidR="00C84756" w:rsidRPr="00FA6062">
        <w:t xml:space="preserve"> </w:t>
      </w:r>
      <w:r w:rsidR="00C84756" w:rsidRPr="00FA6062">
        <w:t>현재</w:t>
      </w:r>
      <w:r w:rsidR="00C84756" w:rsidRPr="00FA6062">
        <w:t xml:space="preserve">) </w:t>
      </w:r>
      <w:r w:rsidR="00C84756" w:rsidRPr="00FA6062">
        <w:t>다음의</w:t>
      </w:r>
      <w:r w:rsidR="00C84756" w:rsidRPr="00FA6062">
        <w:t xml:space="preserve"> </w:t>
      </w:r>
      <w:r w:rsidR="00C84756" w:rsidRPr="00FA6062">
        <w:t>사항이</w:t>
      </w:r>
      <w:r w:rsidR="00C84756" w:rsidRPr="00FA6062">
        <w:t xml:space="preserve"> </w:t>
      </w:r>
      <w:r w:rsidR="00C84756" w:rsidRPr="00893253">
        <w:rPr>
          <w:rFonts w:hint="eastAsia"/>
          <w:highlight w:val="yellow"/>
          <w:rPrChange w:id="297" w:author="SL Partners" w:date="2025-01-23T12:24:00Z" w16du:dateUtc="2025-01-23T03:24:00Z">
            <w:rPr>
              <w:rFonts w:hint="eastAsia"/>
            </w:rPr>
          </w:rPrChange>
        </w:rPr>
        <w:t>진실하고</w:t>
      </w:r>
      <w:r w:rsidR="00C84756" w:rsidRPr="00893253">
        <w:rPr>
          <w:highlight w:val="yellow"/>
          <w:rPrChange w:id="298" w:author="SL Partners" w:date="2025-01-23T12:24:00Z" w16du:dateUtc="2025-01-23T03:24:00Z">
            <w:rPr/>
          </w:rPrChange>
        </w:rPr>
        <w:t xml:space="preserve"> </w:t>
      </w:r>
      <w:r w:rsidR="00C84756" w:rsidRPr="00893253">
        <w:rPr>
          <w:rFonts w:hint="eastAsia"/>
          <w:highlight w:val="yellow"/>
          <w:rPrChange w:id="299" w:author="SL Partners" w:date="2025-01-23T12:24:00Z" w16du:dateUtc="2025-01-23T03:24:00Z">
            <w:rPr>
              <w:rFonts w:hint="eastAsia"/>
            </w:rPr>
          </w:rPrChange>
        </w:rPr>
        <w:t>정확함을</w:t>
      </w:r>
      <w:r w:rsidR="00C84756" w:rsidRPr="00893253">
        <w:rPr>
          <w:highlight w:val="yellow"/>
          <w:rPrChange w:id="300" w:author="SL Partners" w:date="2025-01-23T12:24:00Z" w16du:dateUtc="2025-01-23T03:24:00Z">
            <w:rPr/>
          </w:rPrChange>
        </w:rPr>
        <w:t xml:space="preserve"> </w:t>
      </w:r>
      <w:r w:rsidR="00C84756" w:rsidRPr="00893253">
        <w:rPr>
          <w:rFonts w:hint="eastAsia"/>
          <w:highlight w:val="yellow"/>
          <w:rPrChange w:id="301" w:author="SL Partners" w:date="2025-01-23T12:24:00Z" w16du:dateUtc="2025-01-23T03:24:00Z">
            <w:rPr>
              <w:rFonts w:hint="eastAsia"/>
            </w:rPr>
          </w:rPrChange>
        </w:rPr>
        <w:t>진술하고</w:t>
      </w:r>
      <w:r w:rsidR="00C84756" w:rsidRPr="00893253">
        <w:rPr>
          <w:highlight w:val="yellow"/>
          <w:rPrChange w:id="302" w:author="SL Partners" w:date="2025-01-23T12:24:00Z" w16du:dateUtc="2025-01-23T03:24:00Z">
            <w:rPr/>
          </w:rPrChange>
        </w:rPr>
        <w:t xml:space="preserve"> </w:t>
      </w:r>
      <w:r w:rsidR="00C84756" w:rsidRPr="00893253">
        <w:rPr>
          <w:rFonts w:hint="eastAsia"/>
          <w:highlight w:val="yellow"/>
          <w:rPrChange w:id="303" w:author="SL Partners" w:date="2025-01-23T12:24:00Z" w16du:dateUtc="2025-01-23T03:24:00Z">
            <w:rPr>
              <w:rFonts w:hint="eastAsia"/>
            </w:rPr>
          </w:rPrChange>
        </w:rPr>
        <w:t>보장한다</w:t>
      </w:r>
      <w:r w:rsidR="00C84756" w:rsidRPr="00893253">
        <w:rPr>
          <w:highlight w:val="yellow"/>
          <w:rPrChange w:id="304" w:author="SL Partners" w:date="2025-01-23T12:24:00Z" w16du:dateUtc="2025-01-23T03:24:00Z">
            <w:rPr/>
          </w:rPrChange>
        </w:rPr>
        <w:t>.</w:t>
      </w:r>
      <w:r w:rsidR="00C84756" w:rsidRPr="00FA6062">
        <w:t xml:space="preserve"> </w:t>
      </w:r>
    </w:p>
    <w:p w14:paraId="3CFC6020" w14:textId="109ED366" w:rsidR="00353568" w:rsidRPr="00FA6062" w:rsidRDefault="00353568" w:rsidP="00353568">
      <w:pPr>
        <w:pStyle w:val="31"/>
        <w:wordWrap w:val="0"/>
        <w:autoSpaceDE w:val="0"/>
      </w:pPr>
      <w:r w:rsidRPr="00FA6062">
        <w:lastRenderedPageBreak/>
        <w:t>각</w:t>
      </w:r>
      <w:r w:rsidRPr="00FA6062">
        <w:t xml:space="preserve"> </w:t>
      </w:r>
      <w:r w:rsidRPr="00FA6062">
        <w:rPr>
          <w:color w:val="auto"/>
        </w:rPr>
        <w:t>매도인은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대한민국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국민</w:t>
      </w:r>
      <w:r w:rsidR="000B3612">
        <w:rPr>
          <w:rFonts w:hint="eastAsia"/>
          <w:color w:val="auto"/>
        </w:rPr>
        <w:t>이자</w:t>
      </w:r>
      <w:r w:rsidR="000B3612">
        <w:rPr>
          <w:rFonts w:hint="eastAsia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소득세법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조의</w:t>
      </w:r>
      <w:r w:rsidR="000B3612" w:rsidRPr="00015918">
        <w:rPr>
          <w:rFonts w:asciiTheme="minorHAnsi" w:hAnsiTheme="minorHAnsi" w:cstheme="minorHAnsi"/>
          <w:color w:val="auto"/>
        </w:rPr>
        <w:t xml:space="preserve">2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항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호에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따른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거주자이며</w:t>
      </w:r>
      <w:r w:rsidRPr="00FA6062">
        <w:rPr>
          <w:color w:val="auto"/>
        </w:rPr>
        <w:t xml:space="preserve">, </w:t>
      </w:r>
      <w:r w:rsidRPr="00FA6062">
        <w:rPr>
          <w:color w:val="auto"/>
        </w:rPr>
        <w:t>미성년자</w:t>
      </w:r>
      <w:r w:rsidRPr="00FA6062">
        <w:rPr>
          <w:color w:val="auto"/>
        </w:rPr>
        <w:t xml:space="preserve">, </w:t>
      </w:r>
      <w:r w:rsidRPr="00FA6062">
        <w:rPr>
          <w:color w:val="auto"/>
        </w:rPr>
        <w:t>피성년후견인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또는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피한정후견인</w:t>
      </w:r>
      <w:r w:rsidR="00CC2EB9">
        <w:rPr>
          <w:rFonts w:hint="eastAsia"/>
          <w:color w:val="auto"/>
        </w:rPr>
        <w:t xml:space="preserve"> </w:t>
      </w:r>
      <w:r w:rsidR="00CC2EB9">
        <w:rPr>
          <w:rFonts w:hint="eastAsia"/>
          <w:color w:val="auto"/>
        </w:rPr>
        <w:t>기타</w:t>
      </w:r>
      <w:r w:rsidR="00CC2EB9">
        <w:rPr>
          <w:rFonts w:hint="eastAsia"/>
          <w:color w:val="auto"/>
        </w:rPr>
        <w:t xml:space="preserve"> </w:t>
      </w:r>
      <w:r w:rsidR="00CC2EB9">
        <w:rPr>
          <w:rFonts w:hint="eastAsia"/>
          <w:color w:val="auto"/>
        </w:rPr>
        <w:t>제한능력자</w:t>
      </w:r>
      <w:r w:rsidRPr="00FA6062">
        <w:rPr>
          <w:color w:val="auto"/>
        </w:rPr>
        <w:t>에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해당하지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아니한다</w:t>
      </w:r>
      <w:r w:rsidRPr="00FA6062">
        <w:rPr>
          <w:color w:val="auto"/>
        </w:rPr>
        <w:t>.</w:t>
      </w:r>
    </w:p>
    <w:p w14:paraId="390072BC" w14:textId="77777777" w:rsidR="00353568" w:rsidRPr="00FA6062" w:rsidRDefault="00353568" w:rsidP="00353568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매도인은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능력을</w:t>
      </w:r>
      <w:r w:rsidRPr="00FA6062">
        <w:t xml:space="preserve"> </w:t>
      </w:r>
      <w:r w:rsidRPr="00FA6062">
        <w:t>가지고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357C73C4" w14:textId="2A46EB00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="000A1EE3" w:rsidRPr="00FA6062">
        <w:t>각</w:t>
      </w:r>
      <w:r w:rsidR="000A1EE3" w:rsidRPr="00FA6062">
        <w:t xml:space="preserve"> </w:t>
      </w:r>
      <w:r w:rsidR="00B54BFB" w:rsidRPr="00FA6062">
        <w:t>매도인</w:t>
      </w:r>
      <w:r w:rsidRPr="00FA6062">
        <w:t>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체결되어</w:t>
      </w:r>
      <w:r w:rsidRPr="00FA6062">
        <w:t xml:space="preserve"> </w:t>
      </w:r>
      <w:r w:rsidRPr="00FA6062">
        <w:t>구속력이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="000A1EE3" w:rsidRPr="00FA6062">
        <w:t>각</w:t>
      </w:r>
      <w:r w:rsidR="000A1EE3" w:rsidRPr="00FA6062">
        <w:t xml:space="preserve"> </w:t>
      </w:r>
      <w:r w:rsidR="00B54BFB" w:rsidRPr="00FA6062">
        <w:t>매도인</w:t>
      </w:r>
      <w:r w:rsidRPr="00FA6062">
        <w:t>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조건들에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>.</w:t>
      </w:r>
      <w:r w:rsidR="00B96BDF" w:rsidRPr="00FA6062">
        <w:t xml:space="preserve"> </w:t>
      </w:r>
    </w:p>
    <w:p w14:paraId="02720524" w14:textId="27E06BB7" w:rsidR="005D2CDC" w:rsidRPr="00FA6062" w:rsidRDefault="000A1EE3" w:rsidP="00375C1D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="00B54BFB" w:rsidRPr="00FA6062">
        <w:t>매도인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계약을</w:t>
      </w:r>
      <w:r w:rsidR="00C84756" w:rsidRPr="00FA6062">
        <w:t xml:space="preserve"> </w:t>
      </w:r>
      <w:r w:rsidR="00C84756" w:rsidRPr="00FA6062">
        <w:t>체결하고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따른</w:t>
      </w:r>
      <w:r w:rsidR="00C84756" w:rsidRPr="00FA6062">
        <w:t xml:space="preserve"> </w:t>
      </w:r>
      <w:r w:rsidR="00C84756" w:rsidRPr="00FA6062">
        <w:t>의무를</w:t>
      </w:r>
      <w:r w:rsidR="00C84756" w:rsidRPr="00FA6062">
        <w:t xml:space="preserve"> </w:t>
      </w:r>
      <w:r w:rsidR="00C84756" w:rsidRPr="00FA6062">
        <w:t>이행하는</w:t>
      </w:r>
      <w:r w:rsidR="00C84756" w:rsidRPr="00FA6062">
        <w:t xml:space="preserve"> </w:t>
      </w:r>
      <w:r w:rsidR="00C84756" w:rsidRPr="00FA6062">
        <w:t>것은</w:t>
      </w:r>
      <w:r w:rsidR="00C84756" w:rsidRPr="00FA6062">
        <w:t xml:space="preserve"> (i) </w:t>
      </w:r>
      <w:r w:rsidR="00F3566D" w:rsidRPr="00FA6062">
        <w:t>법령</w:t>
      </w:r>
      <w:r w:rsidR="00A27800" w:rsidRPr="00FA6062">
        <w:t xml:space="preserve"> </w:t>
      </w:r>
      <w:r w:rsidR="00A27800" w:rsidRPr="00FA6062">
        <w:t>또는</w:t>
      </w:r>
      <w:r w:rsidR="00A27800" w:rsidRPr="00FA6062">
        <w:t xml:space="preserve"> </w:t>
      </w:r>
      <w:r w:rsidR="00A27800" w:rsidRPr="00FA6062">
        <w:t>정부승인</w:t>
      </w:r>
      <w:r w:rsidR="00C84756" w:rsidRPr="00FA6062">
        <w:t xml:space="preserve">, (ii) </w:t>
      </w:r>
      <w:r w:rsidRPr="00FA6062">
        <w:t>어느</w:t>
      </w:r>
      <w:r w:rsidRPr="00FA6062">
        <w:t xml:space="preserve"> </w:t>
      </w:r>
      <w:r w:rsidR="00B54BFB" w:rsidRPr="00FA6062">
        <w:t>매도인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당사자인</w:t>
      </w:r>
      <w:r w:rsidR="00C84756" w:rsidRPr="00FA6062">
        <w:t xml:space="preserve"> </w:t>
      </w:r>
      <w:r w:rsidR="00C84756" w:rsidRPr="00FA6062">
        <w:t>계약이나</w:t>
      </w:r>
      <w:r w:rsidR="00C84756" w:rsidRPr="00FA6062">
        <w:t xml:space="preserve"> </w:t>
      </w:r>
      <w:r w:rsidR="00C84756" w:rsidRPr="00FA6062">
        <w:t>약정</w:t>
      </w:r>
      <w:r w:rsidR="000563A3" w:rsidRPr="00FA6062">
        <w:t>의</w:t>
      </w:r>
      <w:r w:rsidR="000563A3" w:rsidRPr="00FA6062">
        <w:t xml:space="preserve"> </w:t>
      </w:r>
      <w:r w:rsidR="000563A3" w:rsidRPr="00FA6062">
        <w:t>위반</w:t>
      </w:r>
      <w:r w:rsidR="000563A3" w:rsidRPr="00FA6062">
        <w:t xml:space="preserve"> </w:t>
      </w:r>
      <w:r w:rsidR="000563A3" w:rsidRPr="00FA6062">
        <w:t>또는</w:t>
      </w:r>
      <w:r w:rsidR="000563A3" w:rsidRPr="00FA6062">
        <w:t xml:space="preserve"> </w:t>
      </w:r>
      <w:r w:rsidR="000563A3" w:rsidRPr="00FA6062">
        <w:t>의무불이행이나</w:t>
      </w:r>
      <w:r w:rsidR="000563A3" w:rsidRPr="00FA6062">
        <w:t xml:space="preserve"> </w:t>
      </w:r>
      <w:r w:rsidR="000563A3" w:rsidRPr="00FA6062">
        <w:t>기한의</w:t>
      </w:r>
      <w:r w:rsidR="000563A3" w:rsidRPr="00FA6062">
        <w:t xml:space="preserve"> </w:t>
      </w:r>
      <w:r w:rsidR="000563A3" w:rsidRPr="00FA6062">
        <w:t>이익</w:t>
      </w:r>
      <w:r w:rsidR="000563A3" w:rsidRPr="00FA6062">
        <w:t xml:space="preserve"> </w:t>
      </w:r>
      <w:r w:rsidR="000563A3" w:rsidRPr="00FA6062">
        <w:t>상실사유에</w:t>
      </w:r>
      <w:r w:rsidR="000563A3" w:rsidRPr="00FA6062">
        <w:t xml:space="preserve"> </w:t>
      </w:r>
      <w:r w:rsidR="000563A3" w:rsidRPr="00FA6062">
        <w:t>해당하지</w:t>
      </w:r>
      <w:r w:rsidR="000563A3" w:rsidRPr="00FA6062">
        <w:t xml:space="preserve"> </w:t>
      </w:r>
      <w:r w:rsidR="00C84756" w:rsidRPr="00FA6062">
        <w:t>아니한다</w:t>
      </w:r>
      <w:r w:rsidR="003D5C8C" w:rsidRPr="00FA6062">
        <w:t>(</w:t>
      </w:r>
      <w:r w:rsidR="003D5C8C" w:rsidRPr="00FA6062">
        <w:t>상대방</w:t>
      </w:r>
      <w:r w:rsidR="003D5C8C" w:rsidRPr="00FA6062">
        <w:t xml:space="preserve"> </w:t>
      </w:r>
      <w:r w:rsidR="003D5C8C" w:rsidRPr="00FA6062">
        <w:t>계약당사자</w:t>
      </w:r>
      <w:r w:rsidR="003D5C8C" w:rsidRPr="00FA6062">
        <w:t xml:space="preserve">, </w:t>
      </w:r>
      <w:r w:rsidR="003D5C8C" w:rsidRPr="00FA6062">
        <w:t>채권자</w:t>
      </w:r>
      <w:r w:rsidR="003D5C8C" w:rsidRPr="00FA6062">
        <w:t xml:space="preserve"> </w:t>
      </w:r>
      <w:r w:rsidR="003D5C8C" w:rsidRPr="00FA6062">
        <w:t>또는</w:t>
      </w:r>
      <w:r w:rsidR="003D5C8C" w:rsidRPr="00FA6062">
        <w:t xml:space="preserve"> </w:t>
      </w:r>
      <w:r w:rsidR="003D5C8C" w:rsidRPr="00FA6062">
        <w:t>제</w:t>
      </w:r>
      <w:r w:rsidR="003D5C8C" w:rsidRPr="00FA6062">
        <w:t>3</w:t>
      </w:r>
      <w:r w:rsidR="003D5C8C" w:rsidRPr="00FA6062">
        <w:t>자의</w:t>
      </w:r>
      <w:r w:rsidR="003D5C8C" w:rsidRPr="00FA6062">
        <w:t xml:space="preserve"> </w:t>
      </w:r>
      <w:r w:rsidR="003D5C8C" w:rsidRPr="00FA6062">
        <w:t>통지나</w:t>
      </w:r>
      <w:r w:rsidR="003D5C8C" w:rsidRPr="00FA6062">
        <w:t xml:space="preserve"> </w:t>
      </w:r>
      <w:r w:rsidR="003D5C8C" w:rsidRPr="00FA6062">
        <w:t>일정</w:t>
      </w:r>
      <w:r w:rsidR="003D5C8C" w:rsidRPr="00FA6062">
        <w:t xml:space="preserve"> </w:t>
      </w:r>
      <w:r w:rsidR="003D5C8C" w:rsidRPr="00FA6062">
        <w:t>기간의</w:t>
      </w:r>
      <w:r w:rsidR="003D5C8C" w:rsidRPr="00FA6062">
        <w:t xml:space="preserve"> </w:t>
      </w:r>
      <w:r w:rsidR="003D5C8C" w:rsidRPr="00FA6062">
        <w:t>경과</w:t>
      </w:r>
      <w:r w:rsidRPr="00FA6062">
        <w:t xml:space="preserve"> </w:t>
      </w:r>
      <w:r w:rsidR="003D5C8C" w:rsidRPr="00FA6062">
        <w:t>시</w:t>
      </w:r>
      <w:r w:rsidR="003D5C8C" w:rsidRPr="00FA6062">
        <w:t xml:space="preserve"> </w:t>
      </w:r>
      <w:r w:rsidR="003D5C8C" w:rsidRPr="00FA6062">
        <w:t>위반</w:t>
      </w:r>
      <w:r w:rsidR="003D5C8C" w:rsidRPr="00FA6062">
        <w:t xml:space="preserve"> </w:t>
      </w:r>
      <w:r w:rsidR="003D5C8C" w:rsidRPr="00FA6062">
        <w:t>또는</w:t>
      </w:r>
      <w:r w:rsidR="003D5C8C" w:rsidRPr="00FA6062">
        <w:t xml:space="preserve"> </w:t>
      </w:r>
      <w:r w:rsidR="003D5C8C" w:rsidRPr="00FA6062">
        <w:t>의무불이행을</w:t>
      </w:r>
      <w:r w:rsidR="003D5C8C" w:rsidRPr="00FA6062">
        <w:t xml:space="preserve"> </w:t>
      </w:r>
      <w:r w:rsidR="003D5C8C" w:rsidRPr="00FA6062">
        <w:t>구성하거나</w:t>
      </w:r>
      <w:r w:rsidR="003D5C8C" w:rsidRPr="00FA6062">
        <w:t xml:space="preserve"> </w:t>
      </w:r>
      <w:r w:rsidR="003D5C8C" w:rsidRPr="00FA6062">
        <w:t>기한의</w:t>
      </w:r>
      <w:r w:rsidR="003D5C8C" w:rsidRPr="00FA6062">
        <w:t xml:space="preserve"> </w:t>
      </w:r>
      <w:r w:rsidR="003D5C8C" w:rsidRPr="00FA6062">
        <w:t>이익이</w:t>
      </w:r>
      <w:r w:rsidR="003D5C8C" w:rsidRPr="00FA6062">
        <w:t xml:space="preserve"> </w:t>
      </w:r>
      <w:r w:rsidR="003D5C8C" w:rsidRPr="00FA6062">
        <w:t>상실되는</w:t>
      </w:r>
      <w:r w:rsidR="003D5C8C" w:rsidRPr="00FA6062">
        <w:t xml:space="preserve"> </w:t>
      </w:r>
      <w:r w:rsidR="003D5C8C" w:rsidRPr="00FA6062">
        <w:t>경우를</w:t>
      </w:r>
      <w:r w:rsidR="003D5C8C" w:rsidRPr="00FA6062">
        <w:t xml:space="preserve"> </w:t>
      </w:r>
      <w:r w:rsidR="003D5C8C" w:rsidRPr="00FA6062">
        <w:t>포함한다</w:t>
      </w:r>
      <w:r w:rsidR="003D5C8C" w:rsidRPr="00FA6062">
        <w:t>)</w:t>
      </w:r>
      <w:r w:rsidR="00C84756" w:rsidRPr="00FA6062">
        <w:t>.</w:t>
      </w:r>
    </w:p>
    <w:p w14:paraId="6B3BEEDF" w14:textId="6E7A697D" w:rsidR="002C0AC6" w:rsidRPr="00FA6062" w:rsidRDefault="00BE23BA" w:rsidP="00375C1D">
      <w:pPr>
        <w:pStyle w:val="31"/>
        <w:wordWrap w:val="0"/>
        <w:autoSpaceDE w:val="0"/>
      </w:pPr>
      <w:r w:rsidRPr="00FA6062">
        <w:t>어느</w:t>
      </w:r>
      <w:r w:rsidRPr="00FA6062">
        <w:t xml:space="preserve"> </w:t>
      </w:r>
      <w:r w:rsidR="00B501F2" w:rsidRPr="00FA6062">
        <w:t>매도인</w:t>
      </w:r>
      <w:r w:rsidR="002C0AC6" w:rsidRPr="00FA6062">
        <w:t>에</w:t>
      </w:r>
      <w:r w:rsidR="002C0AC6" w:rsidRPr="00FA6062">
        <w:t xml:space="preserve"> </w:t>
      </w:r>
      <w:r w:rsidR="002C0AC6" w:rsidRPr="00FA6062">
        <w:t>대하여</w:t>
      </w:r>
      <w:r w:rsidR="002C0AC6" w:rsidRPr="00FA6062">
        <w:t xml:space="preserve"> </w:t>
      </w:r>
      <w:r w:rsidR="002C0AC6" w:rsidRPr="00FA6062">
        <w:t>본건</w:t>
      </w:r>
      <w:r w:rsidR="002C0AC6" w:rsidRPr="00FA6062">
        <w:t xml:space="preserve"> </w:t>
      </w:r>
      <w:r w:rsidR="002C0AC6" w:rsidRPr="00FA6062">
        <w:t>거래를</w:t>
      </w:r>
      <w:r w:rsidR="002C0AC6" w:rsidRPr="00FA6062">
        <w:t xml:space="preserve"> </w:t>
      </w:r>
      <w:r w:rsidR="002C0AC6" w:rsidRPr="00FA6062">
        <w:t>금지하거나</w:t>
      </w:r>
      <w:r w:rsidR="002C0AC6" w:rsidRPr="00FA6062">
        <w:t xml:space="preserve"> </w:t>
      </w:r>
      <w:r w:rsidR="002C0AC6" w:rsidRPr="00FA6062">
        <w:t>제한하는</w:t>
      </w:r>
      <w:r w:rsidR="002C0AC6" w:rsidRPr="00FA6062">
        <w:t xml:space="preserve"> </w:t>
      </w:r>
      <w:r w:rsidR="002C0AC6" w:rsidRPr="00FA6062">
        <w:t>내용의</w:t>
      </w:r>
      <w:r w:rsidR="002C0AC6" w:rsidRPr="00FA6062">
        <w:t xml:space="preserve"> </w:t>
      </w:r>
      <w:r w:rsidR="002C0AC6" w:rsidRPr="00FA6062">
        <w:t>소송</w:t>
      </w:r>
      <w:r w:rsidR="00A15B86" w:rsidRPr="00FA6062">
        <w:t>등</w:t>
      </w:r>
      <w:r w:rsidR="002C0AC6" w:rsidRPr="00FA6062">
        <w:t>은</w:t>
      </w:r>
      <w:r w:rsidR="002C0AC6" w:rsidRPr="00FA6062">
        <w:t xml:space="preserve"> </w:t>
      </w:r>
      <w:r w:rsidR="002C0AC6" w:rsidRPr="00FA6062">
        <w:t>제기되지</w:t>
      </w:r>
      <w:r w:rsidR="002C0AC6" w:rsidRPr="00FA6062">
        <w:t xml:space="preserve"> </w:t>
      </w:r>
      <w:r w:rsidR="002C0AC6" w:rsidRPr="00FA6062">
        <w:t>아니하였고</w:t>
      </w:r>
      <w:r w:rsidR="002C0AC6" w:rsidRPr="00FA6062">
        <w:t xml:space="preserve">, </w:t>
      </w:r>
      <w:r w:rsidR="002C0AC6" w:rsidRPr="00FA6062">
        <w:t>매도인</w:t>
      </w:r>
      <w:r w:rsidR="000827CF" w:rsidRPr="00FA6062">
        <w:t>들</w:t>
      </w:r>
      <w:r w:rsidR="002C0AC6" w:rsidRPr="00FA6062">
        <w:t>이</w:t>
      </w:r>
      <w:r w:rsidR="002C0AC6" w:rsidRPr="00FA6062">
        <w:t xml:space="preserve"> </w:t>
      </w:r>
      <w:r w:rsidR="002C0AC6" w:rsidRPr="00FA6062">
        <w:t>알고</w:t>
      </w:r>
      <w:r w:rsidR="002C0AC6" w:rsidRPr="00FA6062">
        <w:t xml:space="preserve"> </w:t>
      </w:r>
      <w:r w:rsidR="002C0AC6" w:rsidRPr="00FA6062">
        <w:t>있는</w:t>
      </w:r>
      <w:r w:rsidR="002C0AC6" w:rsidRPr="00FA6062">
        <w:t xml:space="preserve"> </w:t>
      </w:r>
      <w:r w:rsidR="002C0AC6" w:rsidRPr="00FA6062">
        <w:t>한</w:t>
      </w:r>
      <w:r w:rsidR="002C0AC6" w:rsidRPr="00FA6062">
        <w:t xml:space="preserve"> </w:t>
      </w:r>
      <w:r w:rsidR="002C0AC6" w:rsidRPr="00FA6062">
        <w:t>그러한</w:t>
      </w:r>
      <w:r w:rsidR="002C0AC6" w:rsidRPr="00FA6062">
        <w:t xml:space="preserve"> </w:t>
      </w:r>
      <w:r w:rsidR="002C0AC6" w:rsidRPr="00FA6062">
        <w:t>소송</w:t>
      </w:r>
      <w:r w:rsidR="00A15B86" w:rsidRPr="00FA6062">
        <w:t>등</w:t>
      </w:r>
      <w:r w:rsidR="002C0AC6" w:rsidRPr="00FA6062">
        <w:t>이</w:t>
      </w:r>
      <w:r w:rsidR="002C0AC6" w:rsidRPr="00FA6062">
        <w:t xml:space="preserve"> </w:t>
      </w:r>
      <w:r w:rsidR="002C0AC6" w:rsidRPr="00FA6062">
        <w:t>제기될</w:t>
      </w:r>
      <w:r w:rsidR="002C0AC6" w:rsidRPr="00FA6062">
        <w:t xml:space="preserve"> </w:t>
      </w:r>
      <w:r w:rsidR="002C0AC6" w:rsidRPr="00FA6062">
        <w:t>우려도</w:t>
      </w:r>
      <w:r w:rsidR="002C0AC6" w:rsidRPr="00FA6062">
        <w:t xml:space="preserve"> </w:t>
      </w:r>
      <w:r w:rsidR="002C0AC6" w:rsidRPr="00FA6062">
        <w:t>없다</w:t>
      </w:r>
      <w:r w:rsidR="002C0AC6" w:rsidRPr="00FA6062">
        <w:t xml:space="preserve">. </w:t>
      </w:r>
      <w:bookmarkStart w:id="305" w:name="_DV_C1195"/>
      <w:r w:rsidR="008F6C4F" w:rsidRPr="00FA6062">
        <w:t xml:space="preserve"> </w:t>
      </w:r>
      <w:bookmarkEnd w:id="305"/>
    </w:p>
    <w:p w14:paraId="7547D513" w14:textId="6F9611B0" w:rsidR="001F2F3F" w:rsidRPr="00FA6062" w:rsidRDefault="00380BF2" w:rsidP="00375C1D">
      <w:pPr>
        <w:pStyle w:val="31"/>
        <w:wordWrap w:val="0"/>
        <w:autoSpaceDE w:val="0"/>
      </w:pPr>
      <w:r w:rsidRPr="00FA6062">
        <w:t>어느</w:t>
      </w:r>
      <w:r w:rsidRPr="00FA6062">
        <w:t xml:space="preserve"> </w:t>
      </w:r>
      <w:r w:rsidR="00B501F2" w:rsidRPr="00FA6062">
        <w:t>매도인에게</w:t>
      </w:r>
      <w:r w:rsidR="00B501F2" w:rsidRPr="00FA6062">
        <w:t xml:space="preserve"> </w:t>
      </w:r>
      <w:r w:rsidR="001F2F3F" w:rsidRPr="00FA6062">
        <w:t>요구되는</w:t>
      </w:r>
      <w:r w:rsidR="001F2F3F" w:rsidRPr="00FA6062">
        <w:t xml:space="preserve"> </w:t>
      </w:r>
      <w:r w:rsidR="001F2F3F" w:rsidRPr="00FA6062">
        <w:t>필요적</w:t>
      </w:r>
      <w:r w:rsidR="001F2F3F" w:rsidRPr="00FA6062">
        <w:t xml:space="preserve"> </w:t>
      </w:r>
      <w:r w:rsidR="001F2F3F" w:rsidRPr="00FA6062">
        <w:t>정부승인이나</w:t>
      </w:r>
      <w:r w:rsidR="001F2F3F" w:rsidRPr="00FA6062">
        <w:t xml:space="preserve"> </w:t>
      </w:r>
      <w:r w:rsidR="001F2F3F" w:rsidRPr="00FA6062">
        <w:t>필요적</w:t>
      </w:r>
      <w:r w:rsidR="001F2F3F" w:rsidRPr="00FA6062">
        <w:t xml:space="preserve"> </w:t>
      </w:r>
      <w:r w:rsidR="001F2F3F" w:rsidRPr="00FA6062">
        <w:t>제</w:t>
      </w:r>
      <w:r w:rsidR="001F2F3F" w:rsidRPr="00FA6062">
        <w:t>3</w:t>
      </w:r>
      <w:r w:rsidR="001F2F3F" w:rsidRPr="00FA6062">
        <w:t>자승인은</w:t>
      </w:r>
      <w:r w:rsidR="001F2F3F" w:rsidRPr="00FA6062">
        <w:t xml:space="preserve"> </w:t>
      </w:r>
      <w:r w:rsidR="001F2F3F" w:rsidRPr="00FA6062">
        <w:t>없다</w:t>
      </w:r>
      <w:r w:rsidR="001F2F3F" w:rsidRPr="00FA6062">
        <w:t>.</w:t>
      </w:r>
      <w:r w:rsidRPr="00FA6062">
        <w:rPr>
          <w:rStyle w:val="afd"/>
        </w:rPr>
        <w:footnoteReference w:id="8"/>
      </w:r>
      <w:r w:rsidR="001F2F3F" w:rsidRPr="00FA6062">
        <w:t xml:space="preserve"> </w:t>
      </w:r>
      <w:bookmarkStart w:id="306" w:name="_DV_M202"/>
      <w:bookmarkEnd w:id="306"/>
    </w:p>
    <w:p w14:paraId="5FC6389B" w14:textId="6308FFD9" w:rsidR="002253CE" w:rsidRPr="00FA6062" w:rsidRDefault="009F1401" w:rsidP="00375C1D">
      <w:pPr>
        <w:pStyle w:val="31"/>
        <w:wordWrap w:val="0"/>
        <w:autoSpaceDE w:val="0"/>
      </w:pPr>
      <w:bookmarkStart w:id="307" w:name="_DV_C1206"/>
      <w:r w:rsidRPr="00FA6062">
        <w:t>본건</w:t>
      </w:r>
      <w:bookmarkEnd w:id="307"/>
      <w:r w:rsidR="002253CE" w:rsidRPr="00FA6062">
        <w:t xml:space="preserve"> </w:t>
      </w:r>
      <w:bookmarkStart w:id="308" w:name="_DV_C1207"/>
      <w:r w:rsidR="002253CE" w:rsidRPr="00FA6062">
        <w:t>거래가</w:t>
      </w:r>
      <w:bookmarkEnd w:id="308"/>
      <w:r w:rsidR="002253CE" w:rsidRPr="00FA6062">
        <w:t xml:space="preserve"> </w:t>
      </w:r>
      <w:bookmarkStart w:id="309" w:name="_DV_C1208"/>
      <w:r w:rsidR="004259ED" w:rsidRPr="00FA6062">
        <w:t>관련</w:t>
      </w:r>
      <w:r w:rsidR="004259ED" w:rsidRPr="00FA6062">
        <w:t xml:space="preserve"> </w:t>
      </w:r>
      <w:r w:rsidR="004259ED" w:rsidRPr="00FA6062">
        <w:t>법령</w:t>
      </w:r>
      <w:r w:rsidR="002253CE" w:rsidRPr="00FA6062">
        <w:t>상</w:t>
      </w:r>
      <w:bookmarkEnd w:id="309"/>
      <w:r w:rsidR="002253CE" w:rsidRPr="00FA6062">
        <w:t xml:space="preserve"> </w:t>
      </w:r>
      <w:bookmarkStart w:id="310" w:name="_DV_C1209"/>
      <w:r w:rsidR="002253CE" w:rsidRPr="00FA6062">
        <w:t>채권자취소권</w:t>
      </w:r>
      <w:r w:rsidR="004259ED" w:rsidRPr="00FA6062">
        <w:t>이나</w:t>
      </w:r>
      <w:r w:rsidR="004259ED" w:rsidRPr="00FA6062">
        <w:t xml:space="preserve"> </w:t>
      </w:r>
      <w:r w:rsidR="004259ED" w:rsidRPr="00FA6062">
        <w:t>부인권</w:t>
      </w:r>
      <w:r w:rsidR="004259ED" w:rsidRPr="00FA6062">
        <w:t xml:space="preserve"> </w:t>
      </w:r>
      <w:r w:rsidR="004259ED" w:rsidRPr="00FA6062">
        <w:t>기타</w:t>
      </w:r>
      <w:r w:rsidR="004259ED" w:rsidRPr="00FA6062">
        <w:t xml:space="preserve"> </w:t>
      </w:r>
      <w:r w:rsidR="004259ED" w:rsidRPr="00FA6062">
        <w:t>유사한</w:t>
      </w:r>
      <w:r w:rsidR="004259ED" w:rsidRPr="00FA6062">
        <w:t xml:space="preserve"> </w:t>
      </w:r>
      <w:r w:rsidR="004259ED" w:rsidRPr="00FA6062">
        <w:t>권리</w:t>
      </w:r>
      <w:r w:rsidR="002253CE" w:rsidRPr="00FA6062">
        <w:t>의</w:t>
      </w:r>
      <w:bookmarkEnd w:id="310"/>
      <w:r w:rsidR="002253CE" w:rsidRPr="00FA6062">
        <w:t xml:space="preserve"> </w:t>
      </w:r>
      <w:bookmarkStart w:id="311" w:name="_DV_C1210"/>
      <w:r w:rsidR="002253CE" w:rsidRPr="00FA6062">
        <w:t>대상이</w:t>
      </w:r>
      <w:bookmarkEnd w:id="311"/>
      <w:r w:rsidR="002253CE" w:rsidRPr="00FA6062">
        <w:t xml:space="preserve"> </w:t>
      </w:r>
      <w:bookmarkStart w:id="312" w:name="_DV_C1211"/>
      <w:r w:rsidR="002253CE" w:rsidRPr="00FA6062">
        <w:t>될</w:t>
      </w:r>
      <w:bookmarkEnd w:id="312"/>
      <w:r w:rsidR="002253CE" w:rsidRPr="00FA6062">
        <w:t xml:space="preserve"> </w:t>
      </w:r>
      <w:bookmarkStart w:id="313" w:name="_DV_C1212"/>
      <w:r w:rsidR="002253CE" w:rsidRPr="00FA6062">
        <w:t>만한</w:t>
      </w:r>
      <w:bookmarkEnd w:id="313"/>
      <w:r w:rsidR="002253CE" w:rsidRPr="00FA6062">
        <w:t xml:space="preserve"> </w:t>
      </w:r>
      <w:bookmarkStart w:id="314" w:name="_DV_C1213"/>
      <w:r w:rsidR="002253CE" w:rsidRPr="00FA6062">
        <w:t>사정은</w:t>
      </w:r>
      <w:bookmarkEnd w:id="314"/>
      <w:r w:rsidR="002253CE" w:rsidRPr="00FA6062">
        <w:t xml:space="preserve"> </w:t>
      </w:r>
      <w:bookmarkStart w:id="315" w:name="_DV_C1214"/>
      <w:r w:rsidR="002253CE" w:rsidRPr="00FA6062">
        <w:t>존재하지</w:t>
      </w:r>
      <w:bookmarkEnd w:id="315"/>
      <w:r w:rsidR="002253CE" w:rsidRPr="00FA6062">
        <w:t xml:space="preserve"> </w:t>
      </w:r>
      <w:bookmarkStart w:id="316" w:name="_DV_C1215"/>
      <w:r w:rsidR="002253CE" w:rsidRPr="00FA6062">
        <w:t>아니한다</w:t>
      </w:r>
      <w:r w:rsidR="002253CE" w:rsidRPr="00FA6062">
        <w:t>.</w:t>
      </w:r>
      <w:bookmarkEnd w:id="316"/>
      <w:r w:rsidR="001F2F3F" w:rsidRPr="00FA6062">
        <w:t xml:space="preserve"> </w:t>
      </w:r>
    </w:p>
    <w:p w14:paraId="6ABAFAFF" w14:textId="1BBFF5C2" w:rsidR="000A1EE3" w:rsidRPr="00FA6062" w:rsidRDefault="000A1EE3" w:rsidP="000A1EE3">
      <w:pPr>
        <w:pStyle w:val="31"/>
      </w:pPr>
      <w:r w:rsidRPr="00FA6062">
        <w:t>대상주식은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발행되었고</w:t>
      </w:r>
      <w:r w:rsidRPr="00FA6062">
        <w:t xml:space="preserve">, </w:t>
      </w:r>
      <w:r w:rsidR="00616F93" w:rsidRPr="00FA6062">
        <w:t>각</w:t>
      </w:r>
      <w:r w:rsidR="00616F93" w:rsidRPr="00FA6062">
        <w:t xml:space="preserve"> </w:t>
      </w:r>
      <w:r w:rsidR="000431DC" w:rsidRPr="00FA6062">
        <w:t>매도인은</w:t>
      </w:r>
      <w:r w:rsidRPr="00FA6062">
        <w:t xml:space="preserve"> </w:t>
      </w:r>
      <w:r w:rsidR="00CC2EB9" w:rsidRPr="00CC2EB9">
        <w:rPr>
          <w:rFonts w:hint="eastAsia"/>
          <w:u w:val="single"/>
        </w:rPr>
        <w:t>별지</w:t>
      </w:r>
      <w:r w:rsidR="00CC2EB9" w:rsidRPr="00CC2EB9">
        <w:rPr>
          <w:rFonts w:hint="eastAsia"/>
          <w:u w:val="single"/>
        </w:rPr>
        <w:t xml:space="preserve"> 1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기재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매도인별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대상주식을</w:t>
      </w:r>
      <w:r w:rsidR="00CC2EB9">
        <w:rPr>
          <w:rFonts w:hint="eastAsia"/>
        </w:rPr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대상주식</w:t>
      </w:r>
      <w:r w:rsidR="00AC0B38">
        <w:rPr>
          <w:rFonts w:hint="eastAsia"/>
        </w:rPr>
        <w:t>에는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어떠한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제한부담도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설정되어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있지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아니하고</w:t>
      </w:r>
      <w:r w:rsidR="00AC0B38">
        <w:rPr>
          <w:rFonts w:hint="eastAsia"/>
        </w:rPr>
        <w:t xml:space="preserve">, </w:t>
      </w:r>
      <w:r w:rsidR="00AC0B38">
        <w:rPr>
          <w:rFonts w:hint="eastAsia"/>
        </w:rPr>
        <w:t>대상주식</w:t>
      </w:r>
      <w:r w:rsidRPr="00FA6062">
        <w:t>과</w:t>
      </w:r>
      <w:r w:rsidRPr="00FA6062">
        <w:t xml:space="preserve"> </w:t>
      </w:r>
      <w:r w:rsidRPr="00FA6062">
        <w:t>관련</w:t>
      </w:r>
      <w:r w:rsidR="00D94B7A" w:rsidRPr="00FA6062">
        <w:t>한</w:t>
      </w:r>
      <w:r w:rsidRPr="00FA6062">
        <w:t xml:space="preserve"> </w:t>
      </w:r>
      <w:r w:rsidR="00D94B7A" w:rsidRPr="00FA6062">
        <w:t>여하한</w:t>
      </w:r>
      <w:r w:rsidRPr="00FA6062">
        <w:t xml:space="preserve"> </w:t>
      </w:r>
      <w:r w:rsidRPr="00FA6062">
        <w:t>소송</w:t>
      </w:r>
      <w:r w:rsidR="00BA7BB5" w:rsidRPr="00FA6062">
        <w:t>등</w:t>
      </w:r>
      <w:r w:rsidRPr="00FA6062">
        <w:t>도</w:t>
      </w:r>
      <w:r w:rsidRPr="00FA6062">
        <w:t xml:space="preserve"> </w:t>
      </w:r>
      <w:r w:rsidR="00D94B7A" w:rsidRPr="00FA6062">
        <w:t>존재하지</w:t>
      </w:r>
      <w:r w:rsidRPr="00FA6062">
        <w:t xml:space="preserve"> </w:t>
      </w:r>
      <w:r w:rsidRPr="00FA6062">
        <w:t>않으며</w:t>
      </w:r>
      <w:r w:rsidRPr="00FA6062">
        <w:t xml:space="preserve">, </w:t>
      </w:r>
      <w:r w:rsidRPr="00FA6062">
        <w:t>매도인</w:t>
      </w:r>
      <w:r w:rsidR="00016EEC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4310DB">
        <w:rPr>
          <w:rFonts w:hint="eastAsia"/>
        </w:rPr>
        <w:t xml:space="preserve"> </w:t>
      </w:r>
      <w:r w:rsidRPr="00FA6062">
        <w:t>거래종결</w:t>
      </w:r>
      <w:r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매수인은</w:t>
      </w:r>
      <w:r w:rsidRPr="00FA6062">
        <w:t xml:space="preserve"> </w:t>
      </w:r>
      <w:r w:rsidR="00064060" w:rsidRPr="00FA6062">
        <w:t>매도인들</w:t>
      </w:r>
      <w:r w:rsidRPr="00FA6062">
        <w:t>로부터</w:t>
      </w:r>
      <w:r w:rsidRPr="00FA6062">
        <w:t xml:space="preserve"> </w:t>
      </w:r>
      <w:r w:rsidRPr="00FA6062">
        <w:t>대상주식에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일체의</w:t>
      </w:r>
      <w:r w:rsidRPr="00FA6062">
        <w:t xml:space="preserve"> </w:t>
      </w:r>
      <w:r w:rsidRPr="00FA6062">
        <w:t>제한부담이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완전한</w:t>
      </w:r>
      <w:r w:rsidRPr="00FA6062">
        <w:t xml:space="preserve"> </w:t>
      </w:r>
      <w:r w:rsidRPr="00FA6062">
        <w:t>소유권을</w:t>
      </w:r>
      <w:r w:rsidRPr="00FA6062">
        <w:t xml:space="preserve"> </w:t>
      </w:r>
      <w:r w:rsidRPr="00FA6062">
        <w:t>취득할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</w:p>
    <w:p w14:paraId="223BFB6E" w14:textId="1745445E" w:rsidR="000A1EE3" w:rsidRPr="00FA6062" w:rsidRDefault="004E5479" w:rsidP="000A1EE3">
      <w:pPr>
        <w:pStyle w:val="31"/>
      </w:pPr>
      <w:r w:rsidRPr="00FA6062">
        <w:t>매</w:t>
      </w:r>
      <w:r w:rsidR="000A1EE3" w:rsidRPr="00FA6062">
        <w:t>도인</w:t>
      </w:r>
      <w:r w:rsidR="004B0E92" w:rsidRPr="00FA6062">
        <w:t>들</w:t>
      </w:r>
      <w:r w:rsidR="000A1EE3" w:rsidRPr="00FA6062">
        <w:t>은</w:t>
      </w:r>
      <w:r w:rsidR="000A1EE3" w:rsidRPr="00FA6062">
        <w:t xml:space="preserve"> </w:t>
      </w:r>
      <w:r w:rsidR="000A1EE3" w:rsidRPr="00FA6062">
        <w:t>대상회사에</w:t>
      </w:r>
      <w:r w:rsidR="000A1EE3" w:rsidRPr="00FA6062">
        <w:t xml:space="preserve"> </w:t>
      </w:r>
      <w:r w:rsidR="000A1EE3" w:rsidRPr="00FA6062">
        <w:t>대하여</w:t>
      </w:r>
      <w:r w:rsidR="000A1EE3" w:rsidRPr="00FA6062">
        <w:t xml:space="preserve"> </w:t>
      </w:r>
      <w:r w:rsidR="000A1EE3" w:rsidRPr="00FA6062">
        <w:rPr>
          <w:color w:val="auto"/>
          <w:u w:val="single"/>
        </w:rPr>
        <w:t>별지</w:t>
      </w:r>
      <w:r w:rsidR="000A1EE3" w:rsidRPr="00FA6062">
        <w:rPr>
          <w:color w:val="auto"/>
          <w:u w:val="single"/>
        </w:rPr>
        <w:t xml:space="preserve"> </w:t>
      </w:r>
      <w:r w:rsidR="00FF5CBB">
        <w:rPr>
          <w:rFonts w:hint="eastAsia"/>
          <w:color w:val="auto"/>
          <w:u w:val="single"/>
        </w:rPr>
        <w:t>7</w:t>
      </w:r>
      <w:r w:rsidR="000A1EE3" w:rsidRPr="00FA6062">
        <w:rPr>
          <w:color w:val="auto"/>
          <w:u w:val="single"/>
        </w:rPr>
        <w:t>.1(9)</w:t>
      </w:r>
      <w:r w:rsidR="000A1EE3" w:rsidRPr="00FA6062">
        <w:t>과</w:t>
      </w:r>
      <w:r w:rsidR="000A1EE3" w:rsidRPr="00FA6062">
        <w:t xml:space="preserve"> </w:t>
      </w:r>
      <w:r w:rsidR="000A1EE3" w:rsidRPr="00FA6062">
        <w:t>같이</w:t>
      </w:r>
      <w:r w:rsidR="000A1EE3" w:rsidRPr="00FA6062">
        <w:t xml:space="preserve"> </w:t>
      </w:r>
      <w:r w:rsidR="000A1EE3" w:rsidRPr="00FA6062">
        <w:t>진술</w:t>
      </w:r>
      <w:r w:rsidR="000A1EE3" w:rsidRPr="00FA6062">
        <w:t xml:space="preserve"> </w:t>
      </w:r>
      <w:r w:rsidR="000A1EE3" w:rsidRPr="00FA6062">
        <w:t>및</w:t>
      </w:r>
      <w:r w:rsidR="000A1EE3" w:rsidRPr="00FA6062">
        <w:t xml:space="preserve"> </w:t>
      </w:r>
      <w:r w:rsidR="000A1EE3" w:rsidRPr="00FA6062">
        <w:t>보장한다</w:t>
      </w:r>
      <w:r w:rsidR="000A1EE3" w:rsidRPr="00FA6062">
        <w:t>.</w:t>
      </w:r>
    </w:p>
    <w:p w14:paraId="67029BF6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진술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보장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A261890" w14:textId="64CE2463" w:rsidR="005D2CDC" w:rsidRPr="00FA6062" w:rsidRDefault="00C84756" w:rsidP="00375C1D">
      <w:pPr>
        <w:pStyle w:val="2f2"/>
        <w:wordWrap w:val="0"/>
        <w:autoSpaceDE w:val="0"/>
      </w:pPr>
      <w:r w:rsidRPr="00FA6062">
        <w:lastRenderedPageBreak/>
        <w:t>매수인은</w:t>
      </w:r>
      <w:r w:rsidRPr="00FA6062">
        <w:t xml:space="preserve"> </w:t>
      </w:r>
      <w:r w:rsidR="00B54BFB" w:rsidRPr="00FA6062">
        <w:t>매도인</w:t>
      </w:r>
      <w:r w:rsidR="00C033EB" w:rsidRPr="00FA6062">
        <w:t>들</w:t>
      </w:r>
      <w:r w:rsidRPr="00FA6062">
        <w:t>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현재</w:t>
      </w:r>
      <w:r w:rsidRPr="00FA6062">
        <w:t>(</w:t>
      </w:r>
      <w:r w:rsidR="006B29CC" w:rsidRPr="00FA6062">
        <w:t>다만</w:t>
      </w:r>
      <w:r w:rsidR="006B29CC" w:rsidRPr="00FA6062">
        <w:t>,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조에서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명시된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일자</w:t>
      </w:r>
      <w:r w:rsidRPr="00FA6062">
        <w:t xml:space="preserve"> </w:t>
      </w:r>
      <w:r w:rsidRPr="00FA6062">
        <w:t>현재</w:t>
      </w:r>
      <w:r w:rsidRPr="00FA6062">
        <w:t xml:space="preserve">) </w:t>
      </w:r>
      <w:r w:rsidRPr="00FA6062">
        <w:t>다음의</w:t>
      </w:r>
      <w:r w:rsidRPr="00FA6062">
        <w:t xml:space="preserve"> </w:t>
      </w:r>
      <w:r w:rsidRPr="00FA6062">
        <w:t>사항이</w:t>
      </w:r>
      <w:r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정확함을</w:t>
      </w:r>
      <w:r w:rsidRPr="00FA6062">
        <w:t xml:space="preserve"> </w:t>
      </w:r>
      <w:r w:rsidRPr="00FA6062">
        <w:t>진술하고</w:t>
      </w:r>
      <w:r w:rsidRPr="00FA6062">
        <w:t xml:space="preserve"> </w:t>
      </w:r>
      <w:r w:rsidRPr="00FA6062">
        <w:t>보장한다</w:t>
      </w:r>
      <w:r w:rsidRPr="00FA6062">
        <w:t>.</w:t>
      </w:r>
    </w:p>
    <w:p w14:paraId="5289313D" w14:textId="54D14B96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="00E17BDF" w:rsidRPr="00FA6062">
        <w:t>대한민국</w:t>
      </w:r>
      <w:r w:rsidR="00E17BDF" w:rsidRPr="00FA6062">
        <w:t xml:space="preserve"> </w:t>
      </w:r>
      <w:r w:rsidRPr="00FA6062">
        <w:t>법</w:t>
      </w:r>
      <w:r w:rsidR="004C7ADA" w:rsidRPr="00FA6062">
        <w:t>령</w:t>
      </w:r>
      <w:r w:rsidRPr="00FA6062">
        <w:t>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설립되어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존속하는</w:t>
      </w:r>
      <w:r w:rsidRPr="00FA6062">
        <w:t xml:space="preserve"> </w:t>
      </w:r>
      <w:r w:rsidRPr="00FA6062">
        <w:t>법인이다</w:t>
      </w:r>
      <w:r w:rsidRPr="00FA6062">
        <w:t>.</w:t>
      </w:r>
    </w:p>
    <w:p w14:paraId="7432E4B2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자격을</w:t>
      </w:r>
      <w:r w:rsidRPr="00FA6062">
        <w:t xml:space="preserve"> </w:t>
      </w:r>
      <w:r w:rsidRPr="00FA6062">
        <w:t>가지고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5F7C8450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이사회결의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유효하고</w:t>
      </w:r>
      <w:r w:rsidRPr="00FA6062">
        <w:t xml:space="preserve"> </w:t>
      </w:r>
      <w:r w:rsidRPr="00FA6062">
        <w:t>적법한</w:t>
      </w:r>
      <w:r w:rsidRPr="00FA6062">
        <w:t xml:space="preserve"> </w:t>
      </w:r>
      <w:r w:rsidRPr="00FA6062">
        <w:t>내부수권절차를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거쳤다</w:t>
      </w:r>
      <w:r w:rsidRPr="00FA6062">
        <w:t xml:space="preserve">. </w:t>
      </w:r>
    </w:p>
    <w:p w14:paraId="46ECD072" w14:textId="3EF41689" w:rsidR="00D34C72" w:rsidRPr="00FA6062" w:rsidRDefault="00D34C72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매수인에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체결되어</w:t>
      </w:r>
      <w:r w:rsidRPr="00FA6062">
        <w:t xml:space="preserve"> </w:t>
      </w:r>
      <w:r w:rsidRPr="00FA6062">
        <w:t>구속력이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매수인에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조건들에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>.</w:t>
      </w:r>
      <w:r w:rsidR="00B96BDF" w:rsidRPr="00FA6062">
        <w:t xml:space="preserve">  </w:t>
      </w:r>
    </w:p>
    <w:p w14:paraId="06058806" w14:textId="77777777" w:rsidR="00D34C72" w:rsidRPr="00FA6062" w:rsidRDefault="00D34C72" w:rsidP="00375C1D">
      <w:pPr>
        <w:pStyle w:val="31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것은</w:t>
      </w:r>
      <w:r w:rsidRPr="00FA6062">
        <w:t xml:space="preserve"> (i) </w:t>
      </w:r>
      <w:r w:rsidRPr="00FA6062">
        <w:t>매수인의</w:t>
      </w:r>
      <w:r w:rsidRPr="00FA6062">
        <w:t xml:space="preserve"> </w:t>
      </w:r>
      <w:r w:rsidRPr="00FA6062">
        <w:t>조직서류나</w:t>
      </w:r>
      <w:r w:rsidRPr="00FA6062">
        <w:t xml:space="preserve"> </w:t>
      </w:r>
      <w:r w:rsidRPr="00FA6062">
        <w:t>주주총회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이사회</w:t>
      </w:r>
      <w:r w:rsidRPr="00FA6062">
        <w:t xml:space="preserve"> </w:t>
      </w:r>
      <w:r w:rsidRPr="00FA6062">
        <w:t>결의</w:t>
      </w:r>
      <w:r w:rsidRPr="00FA6062">
        <w:t xml:space="preserve">, (ii) </w:t>
      </w:r>
      <w:r w:rsidRPr="00FA6062">
        <w:t>법령</w:t>
      </w:r>
      <w:r w:rsidR="002253CE" w:rsidRPr="00FA6062">
        <w:t xml:space="preserve"> </w:t>
      </w:r>
      <w:r w:rsidR="002253CE" w:rsidRPr="00FA6062">
        <w:t>또는</w:t>
      </w:r>
      <w:r w:rsidR="002253CE" w:rsidRPr="00FA6062">
        <w:t xml:space="preserve"> </w:t>
      </w:r>
      <w:r w:rsidR="002253CE" w:rsidRPr="00FA6062">
        <w:t>정부승인</w:t>
      </w:r>
      <w:r w:rsidRPr="00FA6062">
        <w:t xml:space="preserve">, (iii) </w:t>
      </w:r>
      <w:r w:rsidRPr="00FA6062">
        <w:t>매수인이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계약이나</w:t>
      </w:r>
      <w:r w:rsidRPr="00FA6062">
        <w:t xml:space="preserve"> </w:t>
      </w:r>
      <w:r w:rsidRPr="00FA6062">
        <w:t>약정에</w:t>
      </w:r>
      <w:r w:rsidRPr="00FA6062">
        <w:t xml:space="preserve"> </w:t>
      </w:r>
      <w:r w:rsidRPr="00FA6062">
        <w:t>위반되지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1372974B" w14:textId="3F863C58" w:rsidR="00C033EB" w:rsidRPr="00FA6062" w:rsidRDefault="00C84756" w:rsidP="00C033EB">
      <w:pPr>
        <w:pStyle w:val="31"/>
        <w:wordWrap w:val="0"/>
        <w:autoSpaceDE w:val="0"/>
      </w:pPr>
      <w:r w:rsidRPr="00FA6062">
        <w:t>매수인에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금지하거나</w:t>
      </w:r>
      <w:r w:rsidRPr="00FA6062">
        <w:t xml:space="preserve"> </w:t>
      </w:r>
      <w:r w:rsidRPr="00FA6062">
        <w:t>제한하는</w:t>
      </w:r>
      <w:r w:rsidRPr="00FA6062">
        <w:t xml:space="preserve"> </w:t>
      </w:r>
      <w:r w:rsidRPr="00FA6062">
        <w:t>내용의</w:t>
      </w:r>
      <w:r w:rsidRPr="00FA6062">
        <w:t xml:space="preserve"> </w:t>
      </w:r>
      <w:r w:rsidRPr="00FA6062">
        <w:t>소송</w:t>
      </w:r>
      <w:r w:rsidR="00880337" w:rsidRPr="00FA6062">
        <w:t>등</w:t>
      </w:r>
      <w:r w:rsidRPr="00FA6062">
        <w:t>은</w:t>
      </w:r>
      <w:r w:rsidRPr="00FA6062">
        <w:t xml:space="preserve"> </w:t>
      </w:r>
      <w:r w:rsidRPr="00FA6062">
        <w:t>제기되지</w:t>
      </w:r>
      <w:r w:rsidRPr="00FA6062">
        <w:t xml:space="preserve"> </w:t>
      </w:r>
      <w:r w:rsidRPr="00FA6062">
        <w:t>아니하였고</w:t>
      </w:r>
      <w:r w:rsidRPr="00FA6062">
        <w:t xml:space="preserve">, </w:t>
      </w:r>
      <w:r w:rsidR="00D34C72" w:rsidRPr="00FA6062">
        <w:t>매수인이</w:t>
      </w:r>
      <w:r w:rsidR="00D34C72" w:rsidRPr="00FA6062">
        <w:t xml:space="preserve"> </w:t>
      </w:r>
      <w:r w:rsidR="00D34C72" w:rsidRPr="00FA6062">
        <w:t>알고</w:t>
      </w:r>
      <w:r w:rsidR="00D34C72" w:rsidRPr="00FA6062">
        <w:t xml:space="preserve"> </w:t>
      </w:r>
      <w:r w:rsidR="00D34C72" w:rsidRPr="00FA6062">
        <w:t>있는</w:t>
      </w:r>
      <w:r w:rsidR="00D34C72" w:rsidRPr="00FA6062">
        <w:t xml:space="preserve"> </w:t>
      </w:r>
      <w:r w:rsidR="00D34C72" w:rsidRPr="00FA6062">
        <w:t>한</w:t>
      </w:r>
      <w:r w:rsidR="00D34C72"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소송</w:t>
      </w:r>
      <w:r w:rsidR="00880337" w:rsidRPr="00FA6062">
        <w:t>등</w:t>
      </w:r>
      <w:r w:rsidRPr="00FA6062">
        <w:t>이</w:t>
      </w:r>
      <w:r w:rsidRPr="00FA6062">
        <w:t xml:space="preserve"> </w:t>
      </w:r>
      <w:r w:rsidRPr="00FA6062">
        <w:t>제기될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>.</w:t>
      </w:r>
    </w:p>
    <w:p w14:paraId="4E3D131A" w14:textId="215B6A84" w:rsidR="00880337" w:rsidRPr="00FA6062" w:rsidRDefault="006E2C5C" w:rsidP="00C033EB">
      <w:pPr>
        <w:pStyle w:val="31"/>
        <w:wordWrap w:val="0"/>
        <w:autoSpaceDE w:val="0"/>
      </w:pPr>
      <w:r w:rsidRPr="00FA6062">
        <w:t>기업결합승인을</w:t>
      </w:r>
      <w:r w:rsidR="00C334D9" w:rsidRPr="00FA6062">
        <w:t xml:space="preserve"> </w:t>
      </w:r>
      <w:r w:rsidR="00C334D9" w:rsidRPr="00FA6062">
        <w:t>제외하고</w:t>
      </w:r>
      <w:r w:rsidR="00C334D9" w:rsidRPr="00FA6062">
        <w:t xml:space="preserve">, </w:t>
      </w:r>
      <w:r w:rsidR="00880337" w:rsidRPr="00FA6062">
        <w:t>매수인에게</w:t>
      </w:r>
      <w:r w:rsidR="00880337" w:rsidRPr="00FA6062">
        <w:t xml:space="preserve"> </w:t>
      </w:r>
      <w:r w:rsidR="00880337" w:rsidRPr="00FA6062">
        <w:t>요구되는</w:t>
      </w:r>
      <w:r w:rsidR="00880337" w:rsidRPr="00FA6062">
        <w:t xml:space="preserve"> </w:t>
      </w:r>
      <w:r w:rsidR="00880337" w:rsidRPr="00FA6062">
        <w:t>필요적</w:t>
      </w:r>
      <w:r w:rsidR="00880337" w:rsidRPr="00FA6062">
        <w:t xml:space="preserve"> </w:t>
      </w:r>
      <w:r w:rsidR="00880337" w:rsidRPr="00FA6062">
        <w:t>정부승인이나</w:t>
      </w:r>
      <w:r w:rsidR="00880337" w:rsidRPr="00FA6062">
        <w:t xml:space="preserve"> </w:t>
      </w:r>
      <w:r w:rsidR="00880337" w:rsidRPr="00FA6062">
        <w:t>필요적</w:t>
      </w:r>
      <w:r w:rsidR="00880337" w:rsidRPr="00FA6062">
        <w:t xml:space="preserve"> </w:t>
      </w:r>
      <w:r w:rsidR="00880337" w:rsidRPr="00FA6062">
        <w:t>제</w:t>
      </w:r>
      <w:r w:rsidR="00880337" w:rsidRPr="00FA6062">
        <w:t>3</w:t>
      </w:r>
      <w:r w:rsidR="00880337" w:rsidRPr="00FA6062">
        <w:t>자승인은</w:t>
      </w:r>
      <w:r w:rsidR="00880337" w:rsidRPr="00FA6062">
        <w:t xml:space="preserve"> </w:t>
      </w:r>
      <w:r w:rsidR="00880337" w:rsidRPr="00FA6062">
        <w:t>없다</w:t>
      </w:r>
      <w:r w:rsidR="00880337" w:rsidRPr="00FA6062">
        <w:t>.</w:t>
      </w:r>
    </w:p>
    <w:p w14:paraId="630217AA" w14:textId="02E997D2" w:rsidR="005D2CDC" w:rsidRPr="00FA6062" w:rsidRDefault="00C84756" w:rsidP="00375C1D">
      <w:pPr>
        <w:pStyle w:val="1"/>
        <w:wordWrap w:val="0"/>
        <w:autoSpaceDE w:val="0"/>
      </w:pPr>
      <w:bookmarkStart w:id="317" w:name="_Toc421816636"/>
      <w:bookmarkStart w:id="318" w:name="_Toc118882271"/>
      <w:r w:rsidRPr="00FA6062">
        <w:t>손해배상</w:t>
      </w:r>
      <w:bookmarkEnd w:id="317"/>
      <w:bookmarkEnd w:id="318"/>
    </w:p>
    <w:p w14:paraId="51096C9B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매도인들의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손해배상책임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1986400" w14:textId="4DEFA089" w:rsidR="00012BAC" w:rsidRPr="00FA6062" w:rsidRDefault="00CC2EB9" w:rsidP="00012BAC">
      <w:pPr>
        <w:pStyle w:val="31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 w:rsidR="00012BAC" w:rsidRPr="00FA6062">
        <w:t>조건과</w:t>
      </w:r>
      <w:r w:rsidR="00012BAC" w:rsidRPr="00FA6062">
        <w:t xml:space="preserve"> </w:t>
      </w:r>
      <w:r w:rsidR="00012BAC" w:rsidRPr="00FA6062">
        <w:t>제한을</w:t>
      </w:r>
      <w:r w:rsidR="00012BAC" w:rsidRPr="00FA6062">
        <w:t xml:space="preserve"> </w:t>
      </w:r>
      <w:r w:rsidR="00012BAC" w:rsidRPr="00FA6062">
        <w:t>전제로</w:t>
      </w:r>
      <w:r w:rsidR="00012BAC" w:rsidRPr="00FA6062">
        <w:t xml:space="preserve">, </w:t>
      </w:r>
      <w:r w:rsidR="00012BAC" w:rsidRPr="00FA6062">
        <w:t>매도인</w:t>
      </w:r>
      <w:r w:rsidR="00075EDA" w:rsidRPr="00FA6062">
        <w:t>들</w:t>
      </w:r>
      <w:r w:rsidR="00012BAC" w:rsidRPr="00FA6062">
        <w:t>은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계약에서</w:t>
      </w:r>
      <w:r w:rsidR="00012BAC" w:rsidRPr="00FA6062">
        <w:t xml:space="preserve"> </w:t>
      </w:r>
      <w:r w:rsidR="00012BAC" w:rsidRPr="00FA6062">
        <w:t>규정하고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75EDA" w:rsidRPr="00FA6062">
        <w:t>매도인들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</w:t>
      </w:r>
      <w:r w:rsidR="00012BAC" w:rsidRPr="00FA6062">
        <w:t xml:space="preserve">, </w:t>
      </w:r>
      <w:r w:rsidR="00012BAC" w:rsidRPr="00FA6062">
        <w:t>확약</w:t>
      </w:r>
      <w:r w:rsidR="00012BAC" w:rsidRPr="00FA6062">
        <w:t xml:space="preserve"> </w:t>
      </w:r>
      <w:r w:rsidR="00012BAC" w:rsidRPr="00FA6062">
        <w:t>기타의</w:t>
      </w:r>
      <w:r w:rsidR="00012BAC" w:rsidRPr="00FA6062">
        <w:t xml:space="preserve"> </w:t>
      </w:r>
      <w:r w:rsidR="00012BAC" w:rsidRPr="00FA6062">
        <w:t>의무</w:t>
      </w:r>
      <w:r w:rsidR="00012BAC" w:rsidRPr="00FA6062">
        <w:t xml:space="preserve"> </w:t>
      </w:r>
      <w:r w:rsidR="00012BAC" w:rsidRPr="00FA6062">
        <w:t>위반으로</w:t>
      </w:r>
      <w:r w:rsidR="00012BAC" w:rsidRPr="00FA6062">
        <w:t xml:space="preserve"> </w:t>
      </w:r>
      <w:r w:rsidR="00012BAC" w:rsidRPr="00FA6062">
        <w:t>인하여</w:t>
      </w:r>
      <w:r w:rsidR="00012BAC" w:rsidRPr="00FA6062">
        <w:t xml:space="preserve"> </w:t>
      </w:r>
      <w:r w:rsidR="00012BAC" w:rsidRPr="00FA6062">
        <w:t>매수인에게</w:t>
      </w:r>
      <w:r w:rsidR="00012BAC" w:rsidRPr="00FA6062">
        <w:t xml:space="preserve"> </w:t>
      </w:r>
      <w:r w:rsidR="00012BAC" w:rsidRPr="00FA6062">
        <w:t>발생한</w:t>
      </w:r>
      <w:r w:rsidR="00012BAC" w:rsidRPr="00FA6062">
        <w:t xml:space="preserve"> </w:t>
      </w:r>
      <w:r w:rsidR="00012BAC" w:rsidRPr="00FA6062">
        <w:t>손해를</w:t>
      </w:r>
      <w:r w:rsidR="00012BAC" w:rsidRPr="00FA6062">
        <w:t xml:space="preserve"> </w:t>
      </w:r>
      <w:r w:rsidR="00012BAC" w:rsidRPr="00FA6062">
        <w:t>배상하여야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</w:t>
      </w:r>
      <w:r w:rsidR="004310DB">
        <w:rPr>
          <w:rFonts w:hint="eastAsia"/>
        </w:rPr>
        <w:t xml:space="preserve"> </w:t>
      </w:r>
      <w:r w:rsidR="00012BAC" w:rsidRPr="00CA660E">
        <w:rPr>
          <w:rFonts w:hint="eastAsia"/>
          <w:highlight w:val="yellow"/>
          <w:rPrChange w:id="319" w:author="SL Partners" w:date="2025-01-23T12:23:00Z" w16du:dateUtc="2025-01-23T03:23:00Z">
            <w:rPr>
              <w:rFonts w:hint="eastAsia"/>
            </w:rPr>
          </w:rPrChange>
        </w:rPr>
        <w:t>다만</w:t>
      </w:r>
      <w:r w:rsidR="00012BAC" w:rsidRPr="00CA660E">
        <w:rPr>
          <w:highlight w:val="yellow"/>
          <w:rPrChange w:id="320" w:author="SL Partners" w:date="2025-01-23T12:23:00Z" w16du:dateUtc="2025-01-23T03:23:00Z">
            <w:rPr/>
          </w:rPrChange>
        </w:rPr>
        <w:t xml:space="preserve">, </w:t>
      </w:r>
      <w:r w:rsidR="00012BAC" w:rsidRPr="00CA660E">
        <w:rPr>
          <w:rFonts w:hint="eastAsia"/>
          <w:highlight w:val="yellow"/>
          <w:rPrChange w:id="321" w:author="SL Partners" w:date="2025-01-23T12:23:00Z" w16du:dateUtc="2025-01-23T03:23:00Z">
            <w:rPr>
              <w:rFonts w:hint="eastAsia"/>
            </w:rPr>
          </w:rPrChange>
        </w:rPr>
        <w:t>매도인</w:t>
      </w:r>
      <w:r w:rsidR="00075EDA" w:rsidRPr="00CA660E">
        <w:rPr>
          <w:rFonts w:hint="eastAsia"/>
          <w:highlight w:val="yellow"/>
          <w:rPrChange w:id="322" w:author="SL Partners" w:date="2025-01-23T12:23:00Z" w16du:dateUtc="2025-01-23T03:23:00Z">
            <w:rPr>
              <w:rFonts w:hint="eastAsia"/>
            </w:rPr>
          </w:rPrChange>
        </w:rPr>
        <w:t>들</w:t>
      </w:r>
      <w:r w:rsidR="00012BAC" w:rsidRPr="00CA660E">
        <w:rPr>
          <w:rFonts w:hint="eastAsia"/>
          <w:highlight w:val="yellow"/>
          <w:rPrChange w:id="323" w:author="SL Partners" w:date="2025-01-23T12:23:00Z" w16du:dateUtc="2025-01-23T03:23:00Z">
            <w:rPr>
              <w:rFonts w:hint="eastAsia"/>
            </w:rPr>
          </w:rPrChange>
        </w:rPr>
        <w:t>의</w:t>
      </w:r>
      <w:r w:rsidR="00012BAC" w:rsidRPr="00CA660E">
        <w:rPr>
          <w:highlight w:val="yellow"/>
          <w:rPrChange w:id="324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25" w:author="SL Partners" w:date="2025-01-23T12:23:00Z" w16du:dateUtc="2025-01-23T03:23:00Z">
            <w:rPr>
              <w:rFonts w:hint="eastAsia"/>
            </w:rPr>
          </w:rPrChange>
        </w:rPr>
        <w:t>손해배상액</w:t>
      </w:r>
      <w:r w:rsidR="00012BAC" w:rsidRPr="00CA660E">
        <w:rPr>
          <w:highlight w:val="yellow"/>
          <w:rPrChange w:id="326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27" w:author="SL Partners" w:date="2025-01-23T12:23:00Z" w16du:dateUtc="2025-01-23T03:23:00Z">
            <w:rPr>
              <w:rFonts w:hint="eastAsia"/>
            </w:rPr>
          </w:rPrChange>
        </w:rPr>
        <w:t>산정과</w:t>
      </w:r>
      <w:r w:rsidR="00012BAC" w:rsidRPr="00CA660E">
        <w:rPr>
          <w:highlight w:val="yellow"/>
          <w:rPrChange w:id="32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29" w:author="SL Partners" w:date="2025-01-23T12:23:00Z" w16du:dateUtc="2025-01-23T03:23:00Z">
            <w:rPr>
              <w:rFonts w:hint="eastAsia"/>
            </w:rPr>
          </w:rPrChange>
        </w:rPr>
        <w:t>관련하여</w:t>
      </w:r>
      <w:r w:rsidR="00012BAC" w:rsidRPr="00CA660E">
        <w:rPr>
          <w:highlight w:val="yellow"/>
          <w:rPrChange w:id="33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31" w:author="SL Partners" w:date="2025-01-23T12:23:00Z" w16du:dateUtc="2025-01-23T03:23:00Z">
            <w:rPr>
              <w:rFonts w:hint="eastAsia"/>
            </w:rPr>
          </w:rPrChange>
        </w:rPr>
        <w:t>매도인</w:t>
      </w:r>
      <w:r w:rsidR="00075EDA" w:rsidRPr="00CA660E">
        <w:rPr>
          <w:rFonts w:hint="eastAsia"/>
          <w:highlight w:val="yellow"/>
          <w:rPrChange w:id="332" w:author="SL Partners" w:date="2025-01-23T12:23:00Z" w16du:dateUtc="2025-01-23T03:23:00Z">
            <w:rPr>
              <w:rFonts w:hint="eastAsia"/>
            </w:rPr>
          </w:rPrChange>
        </w:rPr>
        <w:t>들</w:t>
      </w:r>
      <w:r w:rsidR="00012BAC" w:rsidRPr="00CA660E">
        <w:rPr>
          <w:rFonts w:hint="eastAsia"/>
          <w:highlight w:val="yellow"/>
          <w:rPrChange w:id="333" w:author="SL Partners" w:date="2025-01-23T12:23:00Z" w16du:dateUtc="2025-01-23T03:23:00Z">
            <w:rPr>
              <w:rFonts w:hint="eastAsia"/>
            </w:rPr>
          </w:rPrChange>
        </w:rPr>
        <w:t>의</w:t>
      </w:r>
      <w:r w:rsidR="00012BAC" w:rsidRPr="00CA660E">
        <w:rPr>
          <w:highlight w:val="yellow"/>
          <w:rPrChange w:id="334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35" w:author="SL Partners" w:date="2025-01-23T12:23:00Z" w16du:dateUtc="2025-01-23T03:23:00Z">
            <w:rPr>
              <w:rFonts w:hint="eastAsia"/>
            </w:rPr>
          </w:rPrChange>
        </w:rPr>
        <w:t>진술</w:t>
      </w:r>
      <w:r w:rsidR="00012BAC" w:rsidRPr="00CA660E">
        <w:rPr>
          <w:highlight w:val="yellow"/>
          <w:rPrChange w:id="336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37" w:author="SL Partners" w:date="2025-01-23T12:23:00Z" w16du:dateUtc="2025-01-23T03:23:00Z">
            <w:rPr>
              <w:rFonts w:hint="eastAsia"/>
            </w:rPr>
          </w:rPrChange>
        </w:rPr>
        <w:t>및</w:t>
      </w:r>
      <w:r w:rsidR="00012BAC" w:rsidRPr="00CA660E">
        <w:rPr>
          <w:highlight w:val="yellow"/>
          <w:rPrChange w:id="33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39" w:author="SL Partners" w:date="2025-01-23T12:23:00Z" w16du:dateUtc="2025-01-23T03:23:00Z">
            <w:rPr>
              <w:rFonts w:hint="eastAsia"/>
            </w:rPr>
          </w:rPrChange>
        </w:rPr>
        <w:t>보장</w:t>
      </w:r>
      <w:r w:rsidR="00012BAC" w:rsidRPr="00CA660E">
        <w:rPr>
          <w:highlight w:val="yellow"/>
          <w:rPrChange w:id="34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41" w:author="SL Partners" w:date="2025-01-23T12:23:00Z" w16du:dateUtc="2025-01-23T03:23:00Z">
            <w:rPr>
              <w:rFonts w:hint="eastAsia"/>
            </w:rPr>
          </w:rPrChange>
        </w:rPr>
        <w:t>위반</w:t>
      </w:r>
      <w:r w:rsidR="00012BAC" w:rsidRPr="00CA660E">
        <w:rPr>
          <w:highlight w:val="yellow"/>
          <w:rPrChange w:id="342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43" w:author="SL Partners" w:date="2025-01-23T12:23:00Z" w16du:dateUtc="2025-01-23T03:23:00Z">
            <w:rPr>
              <w:rFonts w:hint="eastAsia"/>
            </w:rPr>
          </w:rPrChange>
        </w:rPr>
        <w:t>여부를</w:t>
      </w:r>
      <w:r w:rsidR="00012BAC" w:rsidRPr="00CA660E">
        <w:rPr>
          <w:highlight w:val="yellow"/>
          <w:rPrChange w:id="344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45" w:author="SL Partners" w:date="2025-01-23T12:23:00Z" w16du:dateUtc="2025-01-23T03:23:00Z">
            <w:rPr>
              <w:rFonts w:hint="eastAsia"/>
            </w:rPr>
          </w:rPrChange>
        </w:rPr>
        <w:t>판단함에</w:t>
      </w:r>
      <w:r w:rsidR="00012BAC" w:rsidRPr="00CA660E">
        <w:rPr>
          <w:highlight w:val="yellow"/>
          <w:rPrChange w:id="346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47" w:author="SL Partners" w:date="2025-01-23T12:23:00Z" w16du:dateUtc="2025-01-23T03:23:00Z">
            <w:rPr>
              <w:rFonts w:hint="eastAsia"/>
            </w:rPr>
          </w:rPrChange>
        </w:rPr>
        <w:t>있어서</w:t>
      </w:r>
      <w:r w:rsidR="00012BAC" w:rsidRPr="00CA660E">
        <w:rPr>
          <w:highlight w:val="yellow"/>
          <w:rPrChange w:id="348" w:author="SL Partners" w:date="2025-01-23T12:23:00Z" w16du:dateUtc="2025-01-23T03:23:00Z">
            <w:rPr/>
          </w:rPrChange>
        </w:rPr>
        <w:t xml:space="preserve">, </w:t>
      </w:r>
      <w:r w:rsidR="00012BAC" w:rsidRPr="00CA660E">
        <w:rPr>
          <w:rFonts w:hint="eastAsia"/>
          <w:highlight w:val="yellow"/>
          <w:rPrChange w:id="349" w:author="SL Partners" w:date="2025-01-23T12:23:00Z" w16du:dateUtc="2025-01-23T03:23:00Z">
            <w:rPr>
              <w:rFonts w:hint="eastAsia"/>
            </w:rPr>
          </w:rPrChange>
        </w:rPr>
        <w:t>진술</w:t>
      </w:r>
      <w:r w:rsidR="00012BAC" w:rsidRPr="00CA660E">
        <w:rPr>
          <w:highlight w:val="yellow"/>
          <w:rPrChange w:id="35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51" w:author="SL Partners" w:date="2025-01-23T12:23:00Z" w16du:dateUtc="2025-01-23T03:23:00Z">
            <w:rPr>
              <w:rFonts w:hint="eastAsia"/>
            </w:rPr>
          </w:rPrChange>
        </w:rPr>
        <w:t>및</w:t>
      </w:r>
      <w:r w:rsidR="00012BAC" w:rsidRPr="00CA660E">
        <w:rPr>
          <w:highlight w:val="yellow"/>
          <w:rPrChange w:id="352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53" w:author="SL Partners" w:date="2025-01-23T12:23:00Z" w16du:dateUtc="2025-01-23T03:23:00Z">
            <w:rPr>
              <w:rFonts w:hint="eastAsia"/>
            </w:rPr>
          </w:rPrChange>
        </w:rPr>
        <w:t>보장과</w:t>
      </w:r>
      <w:r w:rsidR="00012BAC" w:rsidRPr="00CA660E">
        <w:rPr>
          <w:highlight w:val="yellow"/>
          <w:rPrChange w:id="354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55" w:author="SL Partners" w:date="2025-01-23T12:23:00Z" w16du:dateUtc="2025-01-23T03:23:00Z">
            <w:rPr>
              <w:rFonts w:hint="eastAsia"/>
            </w:rPr>
          </w:rPrChange>
        </w:rPr>
        <w:t>관련한</w:t>
      </w:r>
      <w:r w:rsidR="00012BAC" w:rsidRPr="00CA660E">
        <w:rPr>
          <w:highlight w:val="yellow"/>
          <w:rPrChange w:id="356" w:author="SL Partners" w:date="2025-01-23T12:23:00Z" w16du:dateUtc="2025-01-23T03:23:00Z">
            <w:rPr/>
          </w:rPrChange>
        </w:rPr>
        <w:t xml:space="preserve"> “</w:t>
      </w:r>
      <w:r w:rsidR="00012BAC" w:rsidRPr="00CA660E">
        <w:rPr>
          <w:rFonts w:hint="eastAsia"/>
          <w:highlight w:val="yellow"/>
          <w:rPrChange w:id="357" w:author="SL Partners" w:date="2025-01-23T12:23:00Z" w16du:dateUtc="2025-01-23T03:23:00Z">
            <w:rPr>
              <w:rFonts w:hint="eastAsia"/>
            </w:rPr>
          </w:rPrChange>
        </w:rPr>
        <w:t>중요한</w:t>
      </w:r>
      <w:r w:rsidR="00012BAC" w:rsidRPr="00CA660E">
        <w:rPr>
          <w:highlight w:val="yellow"/>
          <w:rPrChange w:id="35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59" w:author="SL Partners" w:date="2025-01-23T12:23:00Z" w16du:dateUtc="2025-01-23T03:23:00Z">
            <w:rPr>
              <w:rFonts w:hint="eastAsia"/>
            </w:rPr>
          </w:rPrChange>
        </w:rPr>
        <w:t>면</w:t>
      </w:r>
      <w:r w:rsidR="00012BAC" w:rsidRPr="00CA660E">
        <w:rPr>
          <w:highlight w:val="yellow"/>
          <w:rPrChange w:id="360" w:author="SL Partners" w:date="2025-01-23T12:23:00Z" w16du:dateUtc="2025-01-23T03:23:00Z">
            <w:rPr/>
          </w:rPrChange>
        </w:rPr>
        <w:t>/</w:t>
      </w:r>
      <w:r w:rsidR="00012BAC" w:rsidRPr="00CA660E">
        <w:rPr>
          <w:rFonts w:hint="eastAsia"/>
          <w:highlight w:val="yellow"/>
          <w:rPrChange w:id="361" w:author="SL Partners" w:date="2025-01-23T12:23:00Z" w16du:dateUtc="2025-01-23T03:23:00Z">
            <w:rPr>
              <w:rFonts w:hint="eastAsia"/>
            </w:rPr>
          </w:rPrChange>
        </w:rPr>
        <w:t>점</w:t>
      </w:r>
      <w:r w:rsidR="00012BAC" w:rsidRPr="00CA660E">
        <w:rPr>
          <w:highlight w:val="yellow"/>
          <w:rPrChange w:id="362" w:author="SL Partners" w:date="2025-01-23T12:23:00Z" w16du:dateUtc="2025-01-23T03:23:00Z">
            <w:rPr/>
          </w:rPrChange>
        </w:rPr>
        <w:t xml:space="preserve">” </w:t>
      </w:r>
      <w:r w:rsidR="00012BAC" w:rsidRPr="00CA660E">
        <w:rPr>
          <w:rFonts w:hint="eastAsia"/>
          <w:highlight w:val="yellow"/>
          <w:rPrChange w:id="363" w:author="SL Partners" w:date="2025-01-23T12:23:00Z" w16du:dateUtc="2025-01-23T03:23:00Z">
            <w:rPr>
              <w:rFonts w:hint="eastAsia"/>
            </w:rPr>
          </w:rPrChange>
        </w:rPr>
        <w:t>및</w:t>
      </w:r>
      <w:r w:rsidR="00012BAC" w:rsidRPr="00CA660E">
        <w:rPr>
          <w:highlight w:val="yellow"/>
          <w:rPrChange w:id="364" w:author="SL Partners" w:date="2025-01-23T12:23:00Z" w16du:dateUtc="2025-01-23T03:23:00Z">
            <w:rPr/>
          </w:rPrChange>
        </w:rPr>
        <w:t>/</w:t>
      </w:r>
      <w:r w:rsidR="00012BAC" w:rsidRPr="00CA660E">
        <w:rPr>
          <w:rFonts w:hint="eastAsia"/>
          <w:highlight w:val="yellow"/>
          <w:rPrChange w:id="365" w:author="SL Partners" w:date="2025-01-23T12:23:00Z" w16du:dateUtc="2025-01-23T03:23:00Z">
            <w:rPr>
              <w:rFonts w:hint="eastAsia"/>
            </w:rPr>
          </w:rPrChange>
        </w:rPr>
        <w:t>또는</w:t>
      </w:r>
      <w:r w:rsidR="00012BAC" w:rsidRPr="00CA660E">
        <w:rPr>
          <w:highlight w:val="yellow"/>
          <w:rPrChange w:id="366" w:author="SL Partners" w:date="2025-01-23T12:23:00Z" w16du:dateUtc="2025-01-23T03:23:00Z">
            <w:rPr/>
          </w:rPrChange>
        </w:rPr>
        <w:t xml:space="preserve"> “</w:t>
      </w:r>
      <w:r w:rsidR="00012BAC" w:rsidRPr="00CA660E">
        <w:rPr>
          <w:rFonts w:hint="eastAsia"/>
          <w:highlight w:val="yellow"/>
          <w:rPrChange w:id="367" w:author="SL Partners" w:date="2025-01-23T12:23:00Z" w16du:dateUtc="2025-01-23T03:23:00Z">
            <w:rPr>
              <w:rFonts w:hint="eastAsia"/>
            </w:rPr>
          </w:rPrChange>
        </w:rPr>
        <w:t>알고</w:t>
      </w:r>
      <w:r w:rsidR="00012BAC" w:rsidRPr="00CA660E">
        <w:rPr>
          <w:highlight w:val="yellow"/>
          <w:rPrChange w:id="36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69" w:author="SL Partners" w:date="2025-01-23T12:23:00Z" w16du:dateUtc="2025-01-23T03:23:00Z">
            <w:rPr>
              <w:rFonts w:hint="eastAsia"/>
            </w:rPr>
          </w:rPrChange>
        </w:rPr>
        <w:t>있는</w:t>
      </w:r>
      <w:r w:rsidR="00012BAC" w:rsidRPr="00CA660E">
        <w:rPr>
          <w:highlight w:val="yellow"/>
          <w:rPrChange w:id="37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71" w:author="SL Partners" w:date="2025-01-23T12:23:00Z" w16du:dateUtc="2025-01-23T03:23:00Z">
            <w:rPr>
              <w:rFonts w:hint="eastAsia"/>
            </w:rPr>
          </w:rPrChange>
        </w:rPr>
        <w:t>한</w:t>
      </w:r>
      <w:r w:rsidR="00012BAC" w:rsidRPr="00CA660E">
        <w:rPr>
          <w:highlight w:val="yellow"/>
          <w:rPrChange w:id="372" w:author="SL Partners" w:date="2025-01-23T12:23:00Z" w16du:dateUtc="2025-01-23T03:23:00Z">
            <w:rPr/>
          </w:rPrChange>
        </w:rPr>
        <w:t>/</w:t>
      </w:r>
      <w:r w:rsidR="00012BAC" w:rsidRPr="00CA660E">
        <w:rPr>
          <w:rFonts w:hint="eastAsia"/>
          <w:highlight w:val="yellow"/>
          <w:rPrChange w:id="373" w:author="SL Partners" w:date="2025-01-23T12:23:00Z" w16du:dateUtc="2025-01-23T03:23:00Z">
            <w:rPr>
              <w:rFonts w:hint="eastAsia"/>
            </w:rPr>
          </w:rPrChange>
        </w:rPr>
        <w:t>이상</w:t>
      </w:r>
      <w:r w:rsidR="00012BAC" w:rsidRPr="00CA660E">
        <w:rPr>
          <w:highlight w:val="yellow"/>
          <w:rPrChange w:id="374" w:author="SL Partners" w:date="2025-01-23T12:23:00Z" w16du:dateUtc="2025-01-23T03:23:00Z">
            <w:rPr/>
          </w:rPrChange>
        </w:rPr>
        <w:t>”</w:t>
      </w:r>
      <w:r w:rsidR="00012BAC" w:rsidRPr="00CA660E">
        <w:rPr>
          <w:rFonts w:hint="eastAsia"/>
          <w:highlight w:val="yellow"/>
          <w:rPrChange w:id="375" w:author="SL Partners" w:date="2025-01-23T12:23:00Z" w16du:dateUtc="2025-01-23T03:23:00Z">
            <w:rPr>
              <w:rFonts w:hint="eastAsia"/>
            </w:rPr>
          </w:rPrChange>
        </w:rPr>
        <w:t>에</w:t>
      </w:r>
      <w:r w:rsidR="00012BAC" w:rsidRPr="00CA660E">
        <w:rPr>
          <w:highlight w:val="yellow"/>
          <w:rPrChange w:id="376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77" w:author="SL Partners" w:date="2025-01-23T12:23:00Z" w16du:dateUtc="2025-01-23T03:23:00Z">
            <w:rPr>
              <w:rFonts w:hint="eastAsia"/>
            </w:rPr>
          </w:rPrChange>
        </w:rPr>
        <w:t>따른</w:t>
      </w:r>
      <w:r w:rsidR="00012BAC" w:rsidRPr="00CA660E">
        <w:rPr>
          <w:highlight w:val="yellow"/>
          <w:rPrChange w:id="37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79" w:author="SL Partners" w:date="2025-01-23T12:23:00Z" w16du:dateUtc="2025-01-23T03:23:00Z">
            <w:rPr>
              <w:rFonts w:hint="eastAsia"/>
            </w:rPr>
          </w:rPrChange>
        </w:rPr>
        <w:t>제한</w:t>
      </w:r>
      <w:r w:rsidR="00012BAC" w:rsidRPr="00CA660E">
        <w:rPr>
          <w:highlight w:val="yellow"/>
          <w:rPrChange w:id="38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81" w:author="SL Partners" w:date="2025-01-23T12:23:00Z" w16du:dateUtc="2025-01-23T03:23:00Z">
            <w:rPr>
              <w:rFonts w:hint="eastAsia"/>
            </w:rPr>
          </w:rPrChange>
        </w:rPr>
        <w:t>또는</w:t>
      </w:r>
      <w:r w:rsidR="00012BAC" w:rsidRPr="00CA660E">
        <w:rPr>
          <w:highlight w:val="yellow"/>
          <w:rPrChange w:id="382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83" w:author="SL Partners" w:date="2025-01-23T12:23:00Z" w16du:dateUtc="2025-01-23T03:23:00Z">
            <w:rPr>
              <w:rFonts w:hint="eastAsia"/>
            </w:rPr>
          </w:rPrChange>
        </w:rPr>
        <w:t>그와</w:t>
      </w:r>
      <w:r w:rsidR="00012BAC" w:rsidRPr="00CA660E">
        <w:rPr>
          <w:highlight w:val="yellow"/>
          <w:rPrChange w:id="384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85" w:author="SL Partners" w:date="2025-01-23T12:23:00Z" w16du:dateUtc="2025-01-23T03:23:00Z">
            <w:rPr>
              <w:rFonts w:hint="eastAsia"/>
            </w:rPr>
          </w:rPrChange>
        </w:rPr>
        <w:t>유사한</w:t>
      </w:r>
      <w:r w:rsidR="00012BAC" w:rsidRPr="00CA660E">
        <w:rPr>
          <w:highlight w:val="yellow"/>
          <w:rPrChange w:id="386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87" w:author="SL Partners" w:date="2025-01-23T12:23:00Z" w16du:dateUtc="2025-01-23T03:23:00Z">
            <w:rPr>
              <w:rFonts w:hint="eastAsia"/>
            </w:rPr>
          </w:rPrChange>
        </w:rPr>
        <w:t>제한은</w:t>
      </w:r>
      <w:r w:rsidR="00012BAC" w:rsidRPr="00CA660E">
        <w:rPr>
          <w:highlight w:val="yellow"/>
          <w:rPrChange w:id="388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89" w:author="SL Partners" w:date="2025-01-23T12:23:00Z" w16du:dateUtc="2025-01-23T03:23:00Z">
            <w:rPr>
              <w:rFonts w:hint="eastAsia"/>
            </w:rPr>
          </w:rPrChange>
        </w:rPr>
        <w:t>없는</w:t>
      </w:r>
      <w:r w:rsidR="00012BAC" w:rsidRPr="00CA660E">
        <w:rPr>
          <w:highlight w:val="yellow"/>
          <w:rPrChange w:id="390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91" w:author="SL Partners" w:date="2025-01-23T12:23:00Z" w16du:dateUtc="2025-01-23T03:23:00Z">
            <w:rPr>
              <w:rFonts w:hint="eastAsia"/>
            </w:rPr>
          </w:rPrChange>
        </w:rPr>
        <w:t>것으로</w:t>
      </w:r>
      <w:r w:rsidR="00012BAC" w:rsidRPr="00CA660E">
        <w:rPr>
          <w:highlight w:val="yellow"/>
          <w:rPrChange w:id="392" w:author="SL Partners" w:date="2025-01-23T12:23:00Z" w16du:dateUtc="2025-01-23T03:23:00Z">
            <w:rPr/>
          </w:rPrChange>
        </w:rPr>
        <w:t xml:space="preserve"> </w:t>
      </w:r>
      <w:r w:rsidR="00012BAC" w:rsidRPr="00CA660E">
        <w:rPr>
          <w:rFonts w:hint="eastAsia"/>
          <w:highlight w:val="yellow"/>
          <w:rPrChange w:id="393" w:author="SL Partners" w:date="2025-01-23T12:23:00Z" w16du:dateUtc="2025-01-23T03:23:00Z">
            <w:rPr>
              <w:rFonts w:hint="eastAsia"/>
            </w:rPr>
          </w:rPrChange>
        </w:rPr>
        <w:t>본다</w:t>
      </w:r>
      <w:r w:rsidR="00012BAC" w:rsidRPr="00CA660E">
        <w:rPr>
          <w:highlight w:val="yellow"/>
          <w:rPrChange w:id="394" w:author="SL Partners" w:date="2025-01-23T12:23:00Z" w16du:dateUtc="2025-01-23T03:23:00Z">
            <w:rPr/>
          </w:rPrChange>
        </w:rPr>
        <w:t>.</w:t>
      </w:r>
    </w:p>
    <w:p w14:paraId="2AD525D0" w14:textId="4C5C6280" w:rsidR="00012BAC" w:rsidRDefault="00012BAC" w:rsidP="00012BAC">
      <w:pPr>
        <w:pStyle w:val="31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조에서</w:t>
      </w:r>
      <w:r w:rsidRPr="00FA6062">
        <w:t xml:space="preserve"> </w:t>
      </w:r>
      <w:r w:rsidRPr="00C95B08">
        <w:rPr>
          <w:highlight w:val="yellow"/>
          <w:rPrChange w:id="395" w:author="SL Partners" w:date="2025-01-23T11:05:00Z" w16du:dateUtc="2025-01-23T02:05:00Z">
            <w:rPr/>
          </w:rPrChange>
        </w:rPr>
        <w:t>“</w:t>
      </w:r>
      <w:r w:rsidRPr="00C95B08">
        <w:rPr>
          <w:rFonts w:hint="eastAsia"/>
          <w:highlight w:val="yellow"/>
          <w:u w:val="single"/>
          <w:rPrChange w:id="396" w:author="SL Partners" w:date="2025-01-23T11:05:00Z" w16du:dateUtc="2025-01-23T02:05:00Z">
            <w:rPr>
              <w:rFonts w:hint="eastAsia"/>
              <w:u w:val="single"/>
            </w:rPr>
          </w:rPrChange>
        </w:rPr>
        <w:t>손해</w:t>
      </w:r>
      <w:r w:rsidRPr="00C95B08">
        <w:rPr>
          <w:highlight w:val="yellow"/>
          <w:rPrChange w:id="397" w:author="SL Partners" w:date="2025-01-23T11:05:00Z" w16du:dateUtc="2025-01-23T02:05:00Z">
            <w:rPr/>
          </w:rPrChange>
        </w:rPr>
        <w:t>”</w:t>
      </w:r>
      <w:r w:rsidRPr="00C95B08">
        <w:rPr>
          <w:rFonts w:hint="eastAsia"/>
          <w:highlight w:val="yellow"/>
          <w:rPrChange w:id="398" w:author="SL Partners" w:date="2025-01-23T11:05:00Z" w16du:dateUtc="2025-01-23T02:05:00Z">
            <w:rPr>
              <w:rFonts w:hint="eastAsia"/>
            </w:rPr>
          </w:rPrChange>
        </w:rPr>
        <w:t>라</w:t>
      </w:r>
      <w:r w:rsidRPr="00C95B08">
        <w:rPr>
          <w:highlight w:val="yellow"/>
          <w:rPrChange w:id="399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00" w:author="SL Partners" w:date="2025-01-23T11:05:00Z" w16du:dateUtc="2025-01-23T02:05:00Z">
            <w:rPr>
              <w:rFonts w:hint="eastAsia"/>
            </w:rPr>
          </w:rPrChange>
        </w:rPr>
        <w:t>함은</w:t>
      </w:r>
      <w:r w:rsidRPr="00C95B08">
        <w:rPr>
          <w:highlight w:val="yellow"/>
          <w:rPrChange w:id="401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02" w:author="SL Partners" w:date="2025-01-23T11:05:00Z" w16du:dateUtc="2025-01-23T02:05:00Z">
            <w:rPr>
              <w:rFonts w:hint="eastAsia"/>
            </w:rPr>
          </w:rPrChange>
        </w:rPr>
        <w:t>일체의</w:t>
      </w:r>
      <w:r w:rsidRPr="00C95B08">
        <w:rPr>
          <w:highlight w:val="yellow"/>
          <w:rPrChange w:id="403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04" w:author="SL Partners" w:date="2025-01-23T11:05:00Z" w16du:dateUtc="2025-01-23T02:05:00Z">
            <w:rPr>
              <w:rFonts w:hint="eastAsia"/>
            </w:rPr>
          </w:rPrChange>
        </w:rPr>
        <w:t>손해</w:t>
      </w:r>
      <w:r w:rsidRPr="00C95B08">
        <w:rPr>
          <w:highlight w:val="yellow"/>
          <w:rPrChange w:id="405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06" w:author="SL Partners" w:date="2025-01-23T11:05:00Z" w16du:dateUtc="2025-01-23T02:05:00Z">
            <w:rPr>
              <w:rFonts w:hint="eastAsia"/>
            </w:rPr>
          </w:rPrChange>
        </w:rPr>
        <w:t>손실</w:t>
      </w:r>
      <w:r w:rsidRPr="00C95B08">
        <w:rPr>
          <w:highlight w:val="yellow"/>
          <w:rPrChange w:id="407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08" w:author="SL Partners" w:date="2025-01-23T11:05:00Z" w16du:dateUtc="2025-01-23T02:05:00Z">
            <w:rPr>
              <w:rFonts w:hint="eastAsia"/>
            </w:rPr>
          </w:rPrChange>
        </w:rPr>
        <w:t>클레임</w:t>
      </w:r>
      <w:r w:rsidRPr="00C95B08">
        <w:rPr>
          <w:highlight w:val="yellow"/>
          <w:rPrChange w:id="409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10" w:author="SL Partners" w:date="2025-01-23T11:05:00Z" w16du:dateUtc="2025-01-23T02:05:00Z">
            <w:rPr>
              <w:rFonts w:hint="eastAsia"/>
            </w:rPr>
          </w:rPrChange>
        </w:rPr>
        <w:t>책임</w:t>
      </w:r>
      <w:r w:rsidRPr="00C95B08">
        <w:rPr>
          <w:highlight w:val="yellow"/>
          <w:rPrChange w:id="411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12" w:author="SL Partners" w:date="2025-01-23T11:05:00Z" w16du:dateUtc="2025-01-23T02:05:00Z">
            <w:rPr>
              <w:rFonts w:hint="eastAsia"/>
            </w:rPr>
          </w:rPrChange>
        </w:rPr>
        <w:t>부담</w:t>
      </w:r>
      <w:r w:rsidRPr="00C95B08">
        <w:rPr>
          <w:highlight w:val="yellow"/>
          <w:rPrChange w:id="413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14" w:author="SL Partners" w:date="2025-01-23T11:05:00Z" w16du:dateUtc="2025-01-23T02:05:00Z">
            <w:rPr>
              <w:rFonts w:hint="eastAsia"/>
            </w:rPr>
          </w:rPrChange>
        </w:rPr>
        <w:t>이익의</w:t>
      </w:r>
      <w:r w:rsidRPr="00C95B08">
        <w:rPr>
          <w:highlight w:val="yellow"/>
          <w:rPrChange w:id="415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16" w:author="SL Partners" w:date="2025-01-23T11:05:00Z" w16du:dateUtc="2025-01-23T02:05:00Z">
            <w:rPr>
              <w:rFonts w:hint="eastAsia"/>
            </w:rPr>
          </w:rPrChange>
        </w:rPr>
        <w:t>상실</w:t>
      </w:r>
      <w:r w:rsidRPr="00C95B08">
        <w:rPr>
          <w:highlight w:val="yellow"/>
          <w:rPrChange w:id="417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18" w:author="SL Partners" w:date="2025-01-23T11:05:00Z" w16du:dateUtc="2025-01-23T02:05:00Z">
            <w:rPr>
              <w:rFonts w:hint="eastAsia"/>
            </w:rPr>
          </w:rPrChange>
        </w:rPr>
        <w:t>대상주식의</w:t>
      </w:r>
      <w:r w:rsidRPr="00C95B08">
        <w:rPr>
          <w:highlight w:val="yellow"/>
          <w:rPrChange w:id="419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20" w:author="SL Partners" w:date="2025-01-23T11:05:00Z" w16du:dateUtc="2025-01-23T02:05:00Z">
            <w:rPr>
              <w:rFonts w:hint="eastAsia"/>
            </w:rPr>
          </w:rPrChange>
        </w:rPr>
        <w:t>지분가치의</w:t>
      </w:r>
      <w:r w:rsidRPr="00C95B08">
        <w:rPr>
          <w:highlight w:val="yellow"/>
          <w:rPrChange w:id="421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22" w:author="SL Partners" w:date="2025-01-23T11:05:00Z" w16du:dateUtc="2025-01-23T02:05:00Z">
            <w:rPr>
              <w:rFonts w:hint="eastAsia"/>
            </w:rPr>
          </w:rPrChange>
        </w:rPr>
        <w:t>저감</w:t>
      </w:r>
      <w:r w:rsidRPr="00C95B08">
        <w:rPr>
          <w:highlight w:val="yellow"/>
          <w:rPrChange w:id="423" w:author="SL Partners" w:date="2025-01-23T11:05:00Z" w16du:dateUtc="2025-01-23T02:05:00Z">
            <w:rPr/>
          </w:rPrChange>
        </w:rPr>
        <w:t xml:space="preserve">, </w:t>
      </w:r>
      <w:r w:rsidRPr="00C95B08">
        <w:rPr>
          <w:rFonts w:hint="eastAsia"/>
          <w:highlight w:val="yellow"/>
          <w:rPrChange w:id="424" w:author="SL Partners" w:date="2025-01-23T11:05:00Z" w16du:dateUtc="2025-01-23T02:05:00Z">
            <w:rPr>
              <w:rFonts w:hint="eastAsia"/>
            </w:rPr>
          </w:rPrChange>
        </w:rPr>
        <w:t>그리고</w:t>
      </w:r>
      <w:r w:rsidRPr="00C95B08">
        <w:rPr>
          <w:highlight w:val="yellow"/>
          <w:rPrChange w:id="425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26" w:author="SL Partners" w:date="2025-01-23T11:05:00Z" w16du:dateUtc="2025-01-23T02:05:00Z">
            <w:rPr>
              <w:rFonts w:hint="eastAsia"/>
            </w:rPr>
          </w:rPrChange>
        </w:rPr>
        <w:t>합리적인</w:t>
      </w:r>
      <w:r w:rsidRPr="00C95B08">
        <w:rPr>
          <w:highlight w:val="yellow"/>
          <w:rPrChange w:id="427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28" w:author="SL Partners" w:date="2025-01-23T11:05:00Z" w16du:dateUtc="2025-01-23T02:05:00Z">
            <w:rPr>
              <w:rFonts w:hint="eastAsia"/>
            </w:rPr>
          </w:rPrChange>
        </w:rPr>
        <w:t>범위의</w:t>
      </w:r>
      <w:r w:rsidRPr="00C95B08">
        <w:rPr>
          <w:highlight w:val="yellow"/>
          <w:rPrChange w:id="429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30" w:author="SL Partners" w:date="2025-01-23T11:05:00Z" w16du:dateUtc="2025-01-23T02:05:00Z">
            <w:rPr>
              <w:rFonts w:hint="eastAsia"/>
            </w:rPr>
          </w:rPrChange>
        </w:rPr>
        <w:t>부대비용</w:t>
      </w:r>
      <w:r w:rsidRPr="00C95B08">
        <w:rPr>
          <w:highlight w:val="yellow"/>
          <w:rPrChange w:id="431" w:author="SL Partners" w:date="2025-01-23T11:05:00Z" w16du:dateUtc="2025-01-23T02:05:00Z">
            <w:rPr/>
          </w:rPrChange>
        </w:rPr>
        <w:t>(</w:t>
      </w:r>
      <w:r w:rsidRPr="00C95B08">
        <w:rPr>
          <w:rFonts w:hint="eastAsia"/>
          <w:highlight w:val="yellow"/>
          <w:rPrChange w:id="432" w:author="SL Partners" w:date="2025-01-23T11:05:00Z" w16du:dateUtc="2025-01-23T02:05:00Z">
            <w:rPr>
              <w:rFonts w:hint="eastAsia"/>
            </w:rPr>
          </w:rPrChange>
        </w:rPr>
        <w:t>손해배상책임을</w:t>
      </w:r>
      <w:r w:rsidRPr="00C95B08">
        <w:rPr>
          <w:highlight w:val="yellow"/>
          <w:rPrChange w:id="433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34" w:author="SL Partners" w:date="2025-01-23T11:05:00Z" w16du:dateUtc="2025-01-23T02:05:00Z">
            <w:rPr>
              <w:rFonts w:hint="eastAsia"/>
            </w:rPr>
          </w:rPrChange>
        </w:rPr>
        <w:t>구하기</w:t>
      </w:r>
      <w:r w:rsidRPr="00C95B08">
        <w:rPr>
          <w:highlight w:val="yellow"/>
          <w:rPrChange w:id="435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36" w:author="SL Partners" w:date="2025-01-23T11:05:00Z" w16du:dateUtc="2025-01-23T02:05:00Z">
            <w:rPr>
              <w:rFonts w:hint="eastAsia"/>
            </w:rPr>
          </w:rPrChange>
        </w:rPr>
        <w:t>위하여</w:t>
      </w:r>
      <w:r w:rsidRPr="00C95B08">
        <w:rPr>
          <w:highlight w:val="yellow"/>
          <w:rPrChange w:id="437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38" w:author="SL Partners" w:date="2025-01-23T11:05:00Z" w16du:dateUtc="2025-01-23T02:05:00Z">
            <w:rPr>
              <w:rFonts w:hint="eastAsia"/>
            </w:rPr>
          </w:rPrChange>
        </w:rPr>
        <w:t>지출된</w:t>
      </w:r>
      <w:r w:rsidRPr="00C95B08">
        <w:rPr>
          <w:highlight w:val="yellow"/>
          <w:rPrChange w:id="439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40" w:author="SL Partners" w:date="2025-01-23T11:05:00Z" w16du:dateUtc="2025-01-23T02:05:00Z">
            <w:rPr>
              <w:rFonts w:hint="eastAsia"/>
            </w:rPr>
          </w:rPrChange>
        </w:rPr>
        <w:t>변호사</w:t>
      </w:r>
      <w:r w:rsidRPr="00C95B08">
        <w:rPr>
          <w:highlight w:val="yellow"/>
          <w:rPrChange w:id="441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42" w:author="SL Partners" w:date="2025-01-23T11:05:00Z" w16du:dateUtc="2025-01-23T02:05:00Z">
            <w:rPr>
              <w:rFonts w:hint="eastAsia"/>
            </w:rPr>
          </w:rPrChange>
        </w:rPr>
        <w:t>보수</w:t>
      </w:r>
      <w:r w:rsidRPr="00C95B08">
        <w:rPr>
          <w:highlight w:val="yellow"/>
          <w:rPrChange w:id="443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44" w:author="SL Partners" w:date="2025-01-23T11:05:00Z" w16du:dateUtc="2025-01-23T02:05:00Z">
            <w:rPr>
              <w:rFonts w:hint="eastAsia"/>
            </w:rPr>
          </w:rPrChange>
        </w:rPr>
        <w:t>및</w:t>
      </w:r>
      <w:r w:rsidRPr="00C95B08">
        <w:rPr>
          <w:highlight w:val="yellow"/>
          <w:rPrChange w:id="445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46" w:author="SL Partners" w:date="2025-01-23T11:05:00Z" w16du:dateUtc="2025-01-23T02:05:00Z">
            <w:rPr>
              <w:rFonts w:hint="eastAsia"/>
            </w:rPr>
          </w:rPrChange>
        </w:rPr>
        <w:t>비용</w:t>
      </w:r>
      <w:r w:rsidRPr="00C95B08">
        <w:rPr>
          <w:highlight w:val="yellow"/>
          <w:rPrChange w:id="447" w:author="SL Partners" w:date="2025-01-23T11:05:00Z" w16du:dateUtc="2025-01-23T02:05:00Z">
            <w:rPr/>
          </w:rPrChange>
        </w:rPr>
        <w:t xml:space="preserve"> </w:t>
      </w:r>
      <w:r w:rsidRPr="00C95B08">
        <w:rPr>
          <w:rFonts w:hint="eastAsia"/>
          <w:highlight w:val="yellow"/>
          <w:rPrChange w:id="448" w:author="SL Partners" w:date="2025-01-23T11:05:00Z" w16du:dateUtc="2025-01-23T02:05:00Z">
            <w:rPr>
              <w:rFonts w:hint="eastAsia"/>
            </w:rPr>
          </w:rPrChange>
        </w:rPr>
        <w:t>포함</w:t>
      </w:r>
      <w:r w:rsidRPr="00C95B08">
        <w:rPr>
          <w:highlight w:val="yellow"/>
          <w:rPrChange w:id="449" w:author="SL Partners" w:date="2025-01-23T11:05:00Z" w16du:dateUtc="2025-01-23T02:05:00Z">
            <w:rPr/>
          </w:rPrChange>
        </w:rPr>
        <w:t xml:space="preserve">) </w:t>
      </w:r>
      <w:r w:rsidRPr="00C95B08">
        <w:rPr>
          <w:rFonts w:hint="eastAsia"/>
          <w:highlight w:val="yellow"/>
          <w:rPrChange w:id="450" w:author="SL Partners" w:date="2025-01-23T11:05:00Z" w16du:dateUtc="2025-01-23T02:05:00Z">
            <w:rPr>
              <w:rFonts w:hint="eastAsia"/>
            </w:rPr>
          </w:rPrChange>
        </w:rPr>
        <w:t>전액</w:t>
      </w:r>
      <w:r w:rsidRPr="00FA6062">
        <w:t>을</w:t>
      </w:r>
      <w:r w:rsidRPr="00FA6062">
        <w:t xml:space="preserve"> </w:t>
      </w:r>
      <w:r w:rsidRPr="00FA6062">
        <w:t>의미한다</w:t>
      </w:r>
      <w:r w:rsidRPr="00FA6062">
        <w:t>.</w:t>
      </w:r>
    </w:p>
    <w:p w14:paraId="65CEB937" w14:textId="7B9BA5DD" w:rsidR="007D7B27" w:rsidRPr="00001DCD" w:rsidRDefault="007D7B27" w:rsidP="00012BAC">
      <w:pPr>
        <w:pStyle w:val="31"/>
        <w:wordWrap w:val="0"/>
        <w:autoSpaceDE w:val="0"/>
      </w:pPr>
      <w:r w:rsidRPr="00BE114C">
        <w:rPr>
          <w:rFonts w:hint="eastAsia"/>
        </w:rPr>
        <w:t>본</w:t>
      </w:r>
      <w:r w:rsidRPr="00BE114C">
        <w:t xml:space="preserve"> </w:t>
      </w:r>
      <w:r w:rsidRPr="00BE114C">
        <w:rPr>
          <w:rFonts w:hint="eastAsia"/>
        </w:rPr>
        <w:t>조에</w:t>
      </w:r>
      <w:r w:rsidRPr="00BE114C">
        <w:t xml:space="preserve"> </w:t>
      </w:r>
      <w:r w:rsidRPr="00BE114C">
        <w:rPr>
          <w:rFonts w:hint="eastAsia"/>
        </w:rPr>
        <w:t>따라</w:t>
      </w:r>
      <w:r w:rsidRPr="00BE114C">
        <w:t xml:space="preserve"> </w:t>
      </w:r>
      <w:r w:rsidRPr="00BE114C">
        <w:rPr>
          <w:rFonts w:hint="eastAsia"/>
        </w:rPr>
        <w:t>매도인들의</w:t>
      </w:r>
      <w:r w:rsidRPr="00BE114C">
        <w:t xml:space="preserve"> </w:t>
      </w:r>
      <w:r w:rsidRPr="00BE114C">
        <w:rPr>
          <w:rFonts w:hint="eastAsia"/>
        </w:rPr>
        <w:t>손해배상책임이</w:t>
      </w:r>
      <w:r w:rsidRPr="00BE114C">
        <w:t xml:space="preserve"> </w:t>
      </w:r>
      <w:r w:rsidRPr="00BE114C">
        <w:rPr>
          <w:rFonts w:hint="eastAsia"/>
        </w:rPr>
        <w:t>발생하는</w:t>
      </w:r>
      <w:r w:rsidRPr="00BE114C">
        <w:t xml:space="preserve"> </w:t>
      </w:r>
      <w:r w:rsidRPr="00BE114C">
        <w:rPr>
          <w:rFonts w:hint="eastAsia"/>
        </w:rPr>
        <w:t>경우</w:t>
      </w:r>
      <w:r w:rsidRPr="00BE114C">
        <w:t xml:space="preserve"> </w:t>
      </w:r>
      <w:r w:rsidRPr="00BE114C">
        <w:rPr>
          <w:rFonts w:hint="eastAsia"/>
        </w:rPr>
        <w:t>손해배상금의</w:t>
      </w:r>
      <w:r w:rsidRPr="00BE114C">
        <w:t xml:space="preserve"> </w:t>
      </w:r>
      <w:r w:rsidRPr="00BE114C">
        <w:rPr>
          <w:rFonts w:hint="eastAsia"/>
        </w:rPr>
        <w:t>지급은</w:t>
      </w:r>
      <w:r w:rsidRPr="00BE114C"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매도인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대표들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및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매수인이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별도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합의하는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시기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및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방법에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따르기로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한다</w:t>
      </w:r>
      <w:r w:rsidRPr="00BE114C">
        <w:rPr>
          <w:rFonts w:asciiTheme="minorHAnsi" w:hAnsiTheme="minorHAnsi" w:cstheme="minorHAnsi" w:hint="eastAsia"/>
          <w:snapToGrid w:val="0"/>
        </w:rPr>
        <w:t xml:space="preserve">. </w:t>
      </w:r>
    </w:p>
    <w:p w14:paraId="4A7778D8" w14:textId="0F43ABDB" w:rsidR="006A0747" w:rsidRPr="00BE114C" w:rsidDel="00F61A92" w:rsidRDefault="006A0747" w:rsidP="00001DCD">
      <w:pPr>
        <w:pStyle w:val="31"/>
        <w:numPr>
          <w:ilvl w:val="0"/>
          <w:numId w:val="0"/>
        </w:numPr>
        <w:wordWrap w:val="0"/>
        <w:autoSpaceDE w:val="0"/>
        <w:ind w:left="1474"/>
        <w:rPr>
          <w:del w:id="451" w:author="SL Partners" w:date="2025-01-22T21:53:00Z" w16du:dateUtc="2025-01-22T12:53:00Z"/>
        </w:rPr>
      </w:pPr>
    </w:p>
    <w:p w14:paraId="4E186205" w14:textId="64090A3B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손해배상책임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8754245" w14:textId="2833CE08" w:rsidR="00012BAC" w:rsidRPr="00FA6062" w:rsidRDefault="00CC2EB9" w:rsidP="00012BAC">
      <w:pPr>
        <w:pStyle w:val="2f2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 w:rsidR="00012BAC" w:rsidRPr="00FA6062">
        <w:t>조건과</w:t>
      </w:r>
      <w:r w:rsidR="00012BAC" w:rsidRPr="00FA6062">
        <w:t xml:space="preserve"> </w:t>
      </w:r>
      <w:r w:rsidR="00012BAC" w:rsidRPr="00FA6062">
        <w:t>제한을</w:t>
      </w:r>
      <w:r w:rsidR="00012BAC" w:rsidRPr="00FA6062">
        <w:t xml:space="preserve"> </w:t>
      </w:r>
      <w:r w:rsidR="00012BAC" w:rsidRPr="00FA6062">
        <w:t>전제로</w:t>
      </w:r>
      <w:r w:rsidR="00012BAC" w:rsidRPr="00FA6062">
        <w:t xml:space="preserve">, </w:t>
      </w:r>
      <w:r w:rsidR="00012BAC" w:rsidRPr="00FA6062">
        <w:t>매수인은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계약에서</w:t>
      </w:r>
      <w:r w:rsidR="00012BAC" w:rsidRPr="00FA6062">
        <w:t xml:space="preserve"> </w:t>
      </w:r>
      <w:r w:rsidR="00012BAC" w:rsidRPr="00FA6062">
        <w:t>규정하고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12BAC" w:rsidRPr="00FA6062">
        <w:t>매수인의</w:t>
      </w:r>
      <w:r w:rsidR="00012BAC" w:rsidRPr="00FA6062">
        <w:t xml:space="preserve">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</w:t>
      </w:r>
      <w:r w:rsidR="00012BAC" w:rsidRPr="00FA6062">
        <w:t xml:space="preserve">, </w:t>
      </w:r>
      <w:r w:rsidR="00012BAC" w:rsidRPr="00FA6062">
        <w:t>확약</w:t>
      </w:r>
      <w:r w:rsidR="00012BAC" w:rsidRPr="00FA6062">
        <w:t xml:space="preserve"> </w:t>
      </w:r>
      <w:r w:rsidR="00012BAC" w:rsidRPr="00FA6062">
        <w:t>기타의</w:t>
      </w:r>
      <w:r w:rsidR="00012BAC" w:rsidRPr="00FA6062">
        <w:t xml:space="preserve"> </w:t>
      </w:r>
      <w:r w:rsidR="00012BAC" w:rsidRPr="00FA6062">
        <w:t>의무의</w:t>
      </w:r>
      <w:r w:rsidR="00012BAC" w:rsidRPr="00FA6062">
        <w:t xml:space="preserve"> </w:t>
      </w:r>
      <w:r w:rsidR="00012BAC" w:rsidRPr="00FA6062">
        <w:t>위반으로</w:t>
      </w:r>
      <w:r w:rsidR="00012BAC" w:rsidRPr="00FA6062">
        <w:t xml:space="preserve"> </w:t>
      </w:r>
      <w:r w:rsidR="00012BAC" w:rsidRPr="00FA6062">
        <w:t>인하여</w:t>
      </w:r>
      <w:r w:rsidR="00012BAC" w:rsidRPr="00FA6062">
        <w:t xml:space="preserve"> </w:t>
      </w:r>
      <w:r w:rsidR="00012BAC" w:rsidRPr="00FA6062">
        <w:t>각</w:t>
      </w:r>
      <w:r w:rsidR="00012BAC" w:rsidRPr="00FA6062">
        <w:t xml:space="preserve"> </w:t>
      </w:r>
      <w:r w:rsidR="00012BAC" w:rsidRPr="00FA6062">
        <w:t>매도인에게</w:t>
      </w:r>
      <w:r w:rsidR="00012BAC" w:rsidRPr="00FA6062">
        <w:t xml:space="preserve"> </w:t>
      </w:r>
      <w:r w:rsidR="00012BAC" w:rsidRPr="00FA6062">
        <w:t>발생한</w:t>
      </w:r>
      <w:r w:rsidR="00012BAC" w:rsidRPr="00FA6062">
        <w:t xml:space="preserve"> </w:t>
      </w:r>
      <w:r w:rsidR="00012BAC" w:rsidRPr="00FA6062">
        <w:t>손해를</w:t>
      </w:r>
      <w:r w:rsidR="00012BAC" w:rsidRPr="00FA6062">
        <w:t xml:space="preserve"> </w:t>
      </w:r>
      <w:r w:rsidR="00012BAC" w:rsidRPr="00FA6062">
        <w:t>배상하여야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</w:t>
      </w:r>
    </w:p>
    <w:p w14:paraId="657C0C7C" w14:textId="37E01E2C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진술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보장의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존속기간</w:t>
      </w:r>
      <w:r w:rsidRPr="00FA6062">
        <w:rPr>
          <w:rFonts w:ascii="Times New Roman" w:hAnsi="Times New Roman" w:cs="Times New Roman"/>
          <w:u w:val="none"/>
        </w:rPr>
        <w:t>.</w:t>
      </w:r>
      <w:r w:rsidR="00CC2EB9">
        <w:rPr>
          <w:rFonts w:ascii="Times New Roman" w:hAnsi="Times New Roman" w:cs="Times New Roman" w:hint="eastAsia"/>
          <w:u w:val="none"/>
        </w:rPr>
        <w:t xml:space="preserve"> </w:t>
      </w:r>
    </w:p>
    <w:p w14:paraId="62F7CC75" w14:textId="080F4EA2" w:rsidR="00012BAC" w:rsidRPr="00FA6062" w:rsidRDefault="00012BAC" w:rsidP="00012BAC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</w:t>
      </w:r>
      <w:r w:rsidR="00BB53C1" w:rsidRPr="00FA6062">
        <w:t>2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존속한다</w:t>
      </w:r>
      <w:r w:rsidRPr="00FA6062">
        <w:t xml:space="preserve">.  </w:t>
      </w:r>
    </w:p>
    <w:p w14:paraId="576B956B" w14:textId="5CA7241D" w:rsidR="00012BAC" w:rsidRPr="00FA6062" w:rsidRDefault="00012BAC" w:rsidP="00012BAC">
      <w:pPr>
        <w:pStyle w:val="31"/>
        <w:wordWrap w:val="0"/>
        <w:autoSpaceDE w:val="0"/>
      </w:pPr>
      <w:r w:rsidRPr="00FA6062">
        <w:t>제</w:t>
      </w:r>
      <w:r w:rsidRPr="00FA6062">
        <w:t>(1)</w:t>
      </w:r>
      <w:r w:rsidRPr="00FA6062">
        <w:t>항에도</w:t>
      </w:r>
      <w:r w:rsidRPr="00FA6062">
        <w:t xml:space="preserve"> </w:t>
      </w:r>
      <w:r w:rsidRPr="00FA6062">
        <w:t>불구하고</w:t>
      </w:r>
      <w:r w:rsidRPr="00FA6062">
        <w:t xml:space="preserve">, (i) </w:t>
      </w:r>
      <w:r w:rsidR="005C0C5A">
        <w:rPr>
          <w:rFonts w:hint="eastAsia"/>
        </w:rPr>
        <w:t>각</w:t>
      </w:r>
      <w:r w:rsidR="005C0C5A">
        <w:rPr>
          <w:rFonts w:hint="eastAsia"/>
        </w:rPr>
        <w:t xml:space="preserve"> </w:t>
      </w:r>
      <w:r w:rsidR="005C0C5A">
        <w:rPr>
          <w:rFonts w:hint="eastAsia"/>
        </w:rPr>
        <w:t>당</w:t>
      </w:r>
      <w:r w:rsidR="003E3750">
        <w:rPr>
          <w:rFonts w:hint="eastAsia"/>
        </w:rPr>
        <w:t>사자의</w:t>
      </w:r>
      <w:r w:rsidR="003E3750">
        <w:rPr>
          <w:rFonts w:hint="eastAsia"/>
        </w:rPr>
        <w:t xml:space="preserve"> </w:t>
      </w:r>
      <w:r w:rsidRPr="00FA6062">
        <w:t>근본적</w:t>
      </w:r>
      <w:r w:rsidRPr="00FA6062">
        <w:t xml:space="preserve"> </w:t>
      </w:r>
      <w:r w:rsidRPr="00FA6062">
        <w:t>진술보장은</w:t>
      </w:r>
      <w:r w:rsidRPr="00FA6062">
        <w:t xml:space="preserve"> </w:t>
      </w:r>
      <w:r w:rsidRPr="00FA6062">
        <w:t>영구히</w:t>
      </w:r>
      <w:r w:rsidRPr="00FA6062">
        <w:t xml:space="preserve">, (ii) </w:t>
      </w:r>
      <w:r w:rsidRPr="00FA6062">
        <w:rPr>
          <w:u w:val="single"/>
        </w:rPr>
        <w:t>별지</w:t>
      </w:r>
      <w:r w:rsidRPr="00FA6062">
        <w:rPr>
          <w:color w:val="auto"/>
          <w:u w:val="single"/>
        </w:rPr>
        <w:t>6.1(9)</w:t>
      </w:r>
      <w:r w:rsidRPr="00FA6062">
        <w:t xml:space="preserve"> </w:t>
      </w:r>
      <w:r w:rsidRPr="00FA6062">
        <w:t>제</w:t>
      </w:r>
      <w:r w:rsidRPr="00FA6062">
        <w:t>1</w:t>
      </w:r>
      <w:r w:rsidR="00905ADE" w:rsidRPr="00FA6062">
        <w:t>5</w:t>
      </w:r>
      <w:r w:rsidRPr="00FA6062">
        <w:t>항</w:t>
      </w:r>
      <w:r w:rsidRPr="00FA6062">
        <w:t>(</w:t>
      </w:r>
      <w:r w:rsidRPr="00FA6062">
        <w:t>조세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납세의무가</w:t>
      </w:r>
      <w:r w:rsidRPr="00FA6062">
        <w:t xml:space="preserve"> </w:t>
      </w:r>
      <w:r w:rsidRPr="00FA6062">
        <w:t>성립한</w:t>
      </w:r>
      <w:r w:rsidRPr="00FA6062">
        <w:t xml:space="preserve"> </w:t>
      </w:r>
      <w:r w:rsidRPr="00FA6062">
        <w:t>조세에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893253">
        <w:rPr>
          <w:rFonts w:hint="eastAsia"/>
          <w:highlight w:val="yellow"/>
          <w:rPrChange w:id="452" w:author="SL Partners" w:date="2025-01-23T12:26:00Z" w16du:dateUtc="2025-01-23T03:26:00Z">
            <w:rPr>
              <w:rFonts w:hint="eastAsia"/>
            </w:rPr>
          </w:rPrChange>
        </w:rPr>
        <w:t>제척기간이</w:t>
      </w:r>
      <w:r w:rsidRPr="00893253">
        <w:rPr>
          <w:highlight w:val="yellow"/>
          <w:rPrChange w:id="453" w:author="SL Partners" w:date="2025-01-23T12:26:00Z" w16du:dateUtc="2025-01-23T03:26:00Z">
            <w:rPr/>
          </w:rPrChange>
        </w:rPr>
        <w:t xml:space="preserve"> </w:t>
      </w:r>
      <w:r w:rsidRPr="00893253">
        <w:rPr>
          <w:rFonts w:hint="eastAsia"/>
          <w:highlight w:val="yellow"/>
          <w:rPrChange w:id="454" w:author="SL Partners" w:date="2025-01-23T12:26:00Z" w16du:dateUtc="2025-01-23T03:26:00Z">
            <w:rPr>
              <w:rFonts w:hint="eastAsia"/>
            </w:rPr>
          </w:rPrChange>
        </w:rPr>
        <w:t>만료되는</w:t>
      </w:r>
      <w:r w:rsidRPr="00893253">
        <w:rPr>
          <w:highlight w:val="yellow"/>
          <w:rPrChange w:id="455" w:author="SL Partners" w:date="2025-01-23T12:26:00Z" w16du:dateUtc="2025-01-23T03:26:00Z">
            <w:rPr/>
          </w:rPrChange>
        </w:rPr>
        <w:t xml:space="preserve"> </w:t>
      </w:r>
      <w:r w:rsidRPr="00893253">
        <w:rPr>
          <w:rFonts w:hint="eastAsia"/>
          <w:highlight w:val="yellow"/>
          <w:rPrChange w:id="456" w:author="SL Partners" w:date="2025-01-23T12:26:00Z" w16du:dateUtc="2025-01-23T03:26:00Z">
            <w:rPr>
              <w:rFonts w:hint="eastAsia"/>
            </w:rPr>
          </w:rPrChange>
        </w:rPr>
        <w:t>날로부터</w:t>
      </w:r>
      <w:r w:rsidRPr="00893253">
        <w:rPr>
          <w:highlight w:val="yellow"/>
          <w:rPrChange w:id="457" w:author="SL Partners" w:date="2025-01-23T12:26:00Z" w16du:dateUtc="2025-01-23T03:26:00Z">
            <w:rPr/>
          </w:rPrChange>
        </w:rPr>
        <w:t xml:space="preserve"> 6</w:t>
      </w:r>
      <w:r w:rsidRPr="00893253">
        <w:rPr>
          <w:rFonts w:hint="eastAsia"/>
          <w:highlight w:val="yellow"/>
          <w:rPrChange w:id="458" w:author="SL Partners" w:date="2025-01-23T12:26:00Z" w16du:dateUtc="2025-01-23T03:26:00Z">
            <w:rPr>
              <w:rFonts w:hint="eastAsia"/>
            </w:rPr>
          </w:rPrChange>
        </w:rPr>
        <w:t>개월이</w:t>
      </w:r>
      <w:r w:rsidRPr="00893253">
        <w:rPr>
          <w:highlight w:val="yellow"/>
          <w:rPrChange w:id="459" w:author="SL Partners" w:date="2025-01-23T12:26:00Z" w16du:dateUtc="2025-01-23T03:26:00Z">
            <w:rPr/>
          </w:rPrChange>
        </w:rPr>
        <w:t xml:space="preserve"> </w:t>
      </w:r>
      <w:r w:rsidRPr="00893253">
        <w:rPr>
          <w:rFonts w:hint="eastAsia"/>
          <w:highlight w:val="yellow"/>
          <w:rPrChange w:id="460" w:author="SL Partners" w:date="2025-01-23T12:26:00Z" w16du:dateUtc="2025-01-23T03:26:00Z">
            <w:rPr>
              <w:rFonts w:hint="eastAsia"/>
            </w:rPr>
          </w:rPrChange>
        </w:rPr>
        <w:t>되는</w:t>
      </w:r>
      <w:r w:rsidRPr="00893253">
        <w:rPr>
          <w:highlight w:val="yellow"/>
          <w:rPrChange w:id="461" w:author="SL Partners" w:date="2025-01-23T12:26:00Z" w16du:dateUtc="2025-01-23T03:26:00Z">
            <w:rPr/>
          </w:rPrChange>
        </w:rPr>
        <w:t xml:space="preserve"> </w:t>
      </w:r>
      <w:r w:rsidRPr="00893253">
        <w:rPr>
          <w:rFonts w:hint="eastAsia"/>
          <w:highlight w:val="yellow"/>
          <w:rPrChange w:id="462" w:author="SL Partners" w:date="2025-01-23T12:26:00Z" w16du:dateUtc="2025-01-23T03:26:00Z">
            <w:rPr>
              <w:rFonts w:hint="eastAsia"/>
            </w:rPr>
          </w:rPrChange>
        </w:rPr>
        <w:t>날까지</w:t>
      </w:r>
      <w:r w:rsidRPr="00FA6062">
        <w:t xml:space="preserve">, (iii) </w:t>
      </w:r>
      <w:r w:rsidRPr="00FA6062">
        <w:rPr>
          <w:u w:val="single"/>
        </w:rPr>
        <w:t>별지</w:t>
      </w:r>
      <w:r w:rsidRPr="00FA6062">
        <w:rPr>
          <w:u w:val="single"/>
        </w:rPr>
        <w:t xml:space="preserve"> 6.1(9)</w:t>
      </w:r>
      <w:r w:rsidRPr="00FA6062">
        <w:t xml:space="preserve"> </w:t>
      </w:r>
      <w:r w:rsidRPr="00FA6062">
        <w:t>제</w:t>
      </w:r>
      <w:r w:rsidR="00905ADE" w:rsidRPr="00FA6062">
        <w:t>20</w:t>
      </w:r>
      <w:r w:rsidRPr="00FA6062">
        <w:t>항</w:t>
      </w:r>
      <w:r w:rsidRPr="00FA6062">
        <w:t>(</w:t>
      </w: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보건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5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, (iv) </w:t>
      </w:r>
      <w:r w:rsidRPr="00FA6062">
        <w:rPr>
          <w:u w:val="single"/>
        </w:rPr>
        <w:t>별지</w:t>
      </w:r>
      <w:r w:rsidRPr="00FA6062">
        <w:rPr>
          <w:u w:val="single"/>
        </w:rPr>
        <w:t xml:space="preserve"> 6.1(9)</w:t>
      </w:r>
      <w:r w:rsidRPr="00FA6062">
        <w:t xml:space="preserve"> </w:t>
      </w:r>
      <w:r w:rsidRPr="00FA6062">
        <w:t>제</w:t>
      </w:r>
      <w:r w:rsidRPr="00FA6062">
        <w:t>1</w:t>
      </w:r>
      <w:r w:rsidR="00905ADE" w:rsidRPr="00FA6062">
        <w:t>4</w:t>
      </w:r>
      <w:r w:rsidRPr="00FA6062">
        <w:t>항</w:t>
      </w:r>
      <w:r w:rsidRPr="00FA6062">
        <w:t>(</w:t>
      </w:r>
      <w:r w:rsidRPr="00FA6062">
        <w:t>근로관계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3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, </w:t>
      </w:r>
      <w:r w:rsidRPr="00FA6062">
        <w:t>각각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존속한다</w:t>
      </w:r>
      <w:r w:rsidRPr="00FA6062">
        <w:t xml:space="preserve">. </w:t>
      </w:r>
      <w:ins w:id="463" w:author="SL Partners" w:date="2025-01-22T21:00:00Z" w16du:dateUtc="2025-01-22T12:00:00Z">
        <w:r w:rsidR="003F7E60">
          <w:rPr>
            <w:rFonts w:hint="eastAsia"/>
          </w:rPr>
          <w:t>진술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및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보</w:t>
        </w:r>
      </w:ins>
      <w:ins w:id="464" w:author="SL Partners" w:date="2025-01-22T21:01:00Z" w16du:dateUtc="2025-01-22T12:01:00Z">
        <w:r w:rsidR="003F7E60">
          <w:rPr>
            <w:rFonts w:hint="eastAsia"/>
          </w:rPr>
          <w:t>장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위반의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경우</w:t>
        </w:r>
        <w:r w:rsidR="003F7E60">
          <w:rPr>
            <w:rFonts w:hint="eastAsia"/>
          </w:rPr>
          <w:t xml:space="preserve">, </w:t>
        </w:r>
        <w:r w:rsidR="003F7E60">
          <w:rPr>
            <w:rFonts w:hint="eastAsia"/>
          </w:rPr>
          <w:t>각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당사자는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그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기간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내에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해당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위반의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구체적인</w:t>
        </w:r>
        <w:r w:rsidR="003F7E60">
          <w:rPr>
            <w:rFonts w:hint="eastAsia"/>
          </w:rPr>
          <w:t xml:space="preserve"> </w:t>
        </w:r>
      </w:ins>
      <w:ins w:id="465" w:author="SL Partners" w:date="2025-01-22T21:02:00Z" w16du:dateUtc="2025-01-22T12:02:00Z">
        <w:r w:rsidR="00F054FA">
          <w:rPr>
            <w:rFonts w:hint="eastAsia"/>
          </w:rPr>
          <w:t>항</w:t>
        </w:r>
      </w:ins>
      <w:ins w:id="466" w:author="SL Partners" w:date="2025-01-22T21:01:00Z" w16du:dateUtc="2025-01-22T12:01:00Z">
        <w:r w:rsidR="003F7E60">
          <w:rPr>
            <w:rFonts w:hint="eastAsia"/>
          </w:rPr>
          <w:t>목</w:t>
        </w:r>
        <w:r w:rsidR="003F7E60">
          <w:rPr>
            <w:rFonts w:hint="eastAsia"/>
          </w:rPr>
          <w:t xml:space="preserve">, </w:t>
        </w:r>
        <w:r w:rsidR="003F7E60">
          <w:rPr>
            <w:rFonts w:hint="eastAsia"/>
          </w:rPr>
          <w:t>내용과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항목별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근거자료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및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이로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인하여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발생되었거나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합리적으로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예상되는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손해액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등을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상대방에게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서면으로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통지한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경우에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한하여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상대방에게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손해배상을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청구할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수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있으며</w:t>
        </w:r>
        <w:r w:rsidR="003F7E60">
          <w:rPr>
            <w:rFonts w:hint="eastAsia"/>
          </w:rPr>
          <w:t xml:space="preserve">, </w:t>
        </w:r>
        <w:r w:rsidR="003F7E60">
          <w:rPr>
            <w:rFonts w:hint="eastAsia"/>
          </w:rPr>
          <w:t>이러한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통지일로부터</w:t>
        </w:r>
        <w:r w:rsidR="003F7E60">
          <w:rPr>
            <w:rFonts w:hint="eastAsia"/>
          </w:rPr>
          <w:t xml:space="preserve"> 3</w:t>
        </w:r>
        <w:r w:rsidR="003F7E60">
          <w:rPr>
            <w:rFonts w:hint="eastAsia"/>
          </w:rPr>
          <w:t>개월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이내</w:t>
        </w:r>
        <w:r w:rsidR="003F7E60">
          <w:rPr>
            <w:rFonts w:hint="eastAsia"/>
          </w:rPr>
          <w:t>(</w:t>
        </w:r>
        <w:r w:rsidR="003F7E60">
          <w:rPr>
            <w:rFonts w:hint="eastAsia"/>
          </w:rPr>
          <w:t>단</w:t>
        </w:r>
        <w:r w:rsidR="003F7E60">
          <w:rPr>
            <w:rFonts w:hint="eastAsia"/>
          </w:rPr>
          <w:t xml:space="preserve">, </w:t>
        </w:r>
        <w:r w:rsidR="003F7E60">
          <w:rPr>
            <w:rFonts w:hint="eastAsia"/>
          </w:rPr>
          <w:t>위반에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따른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손해의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발생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여부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및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손해액이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확정되지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않은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경우에는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확정된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때로부터</w:t>
        </w:r>
        <w:r w:rsidR="003F7E60">
          <w:rPr>
            <w:rFonts w:hint="eastAsia"/>
          </w:rPr>
          <w:t xml:space="preserve"> 3</w:t>
        </w:r>
        <w:r w:rsidR="003F7E60">
          <w:rPr>
            <w:rFonts w:hint="eastAsia"/>
          </w:rPr>
          <w:t>개월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이내</w:t>
        </w:r>
        <w:r w:rsidR="003F7E60">
          <w:rPr>
            <w:rFonts w:hint="eastAsia"/>
          </w:rPr>
          <w:t>)</w:t>
        </w:r>
        <w:r w:rsidR="003F7E60">
          <w:rPr>
            <w:rFonts w:hint="eastAsia"/>
          </w:rPr>
          <w:t>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제</w:t>
        </w:r>
      </w:ins>
      <w:ins w:id="467" w:author="SL Partners" w:date="2025-01-22T21:54:00Z" w16du:dateUtc="2025-01-22T12:54:00Z">
        <w:r w:rsidR="001E2D6E">
          <w:rPr>
            <w:rFonts w:hint="eastAsia"/>
          </w:rPr>
          <w:t>11.10</w:t>
        </w:r>
      </w:ins>
      <w:ins w:id="468" w:author="SL Partners" w:date="2025-01-22T21:01:00Z" w16du:dateUtc="2025-01-22T12:01:00Z">
        <w:r w:rsidR="003F7E60">
          <w:rPr>
            <w:rFonts w:hint="eastAsia"/>
          </w:rPr>
          <w:t>조에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따라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소송을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제기하지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않으면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해당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부분에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대한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손해배상청구권은</w:t>
        </w:r>
        <w:r w:rsidR="003F7E60">
          <w:rPr>
            <w:rFonts w:hint="eastAsia"/>
          </w:rPr>
          <w:t xml:space="preserve"> </w:t>
        </w:r>
        <w:r w:rsidR="003F7E60">
          <w:rPr>
            <w:rFonts w:hint="eastAsia"/>
          </w:rPr>
          <w:t>소멸한다</w:t>
        </w:r>
        <w:r w:rsidR="003F7E60">
          <w:rPr>
            <w:rFonts w:hint="eastAsia"/>
          </w:rPr>
          <w:t>.</w:t>
        </w:r>
      </w:ins>
    </w:p>
    <w:p w14:paraId="7DE11E4A" w14:textId="58D58301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손해배상책임의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Pr="00FA6062">
        <w:rPr>
          <w:rFonts w:ascii="Times New Roman" w:hAnsi="Times New Roman" w:cs="Times New Roman"/>
          <w:u w:val="none"/>
        </w:rPr>
        <w:t xml:space="preserve">. </w:t>
      </w:r>
    </w:p>
    <w:p w14:paraId="4053F1C5" w14:textId="5201A33A" w:rsidR="00012BAC" w:rsidRPr="00FA6062" w:rsidRDefault="00012BAC" w:rsidP="00012BAC">
      <w:pPr>
        <w:pStyle w:val="2f2"/>
        <w:wordWrap w:val="0"/>
        <w:autoSpaceDE w:val="0"/>
      </w:pPr>
      <w:r w:rsidRPr="00FA6062">
        <w:t>제</w:t>
      </w:r>
      <w:r w:rsidR="00CC2EB9">
        <w:rPr>
          <w:rFonts w:hint="eastAsia"/>
        </w:rPr>
        <w:t>8</w:t>
      </w:r>
      <w:r w:rsidRPr="00FA6062">
        <w:t>.1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="007160E0" w:rsidRPr="00FA6062">
        <w:t>매도인</w:t>
      </w:r>
      <w:r w:rsidRPr="00FA6062">
        <w:t>들의</w:t>
      </w:r>
      <w:r w:rsidRPr="00FA6062">
        <w:t xml:space="preserve"> </w:t>
      </w:r>
      <w:r w:rsidRPr="00FA6062">
        <w:t>손해배상책임은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제한을</w:t>
      </w:r>
      <w:r w:rsidRPr="00FA6062">
        <w:t xml:space="preserve"> </w:t>
      </w:r>
      <w:r w:rsidRPr="00FA6062">
        <w:t>전제로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44A07EAF" w14:textId="647437A8" w:rsidR="00012BAC" w:rsidRPr="00FA6062" w:rsidRDefault="00012BAC" w:rsidP="00012BAC">
      <w:pPr>
        <w:pStyle w:val="31"/>
        <w:wordWrap w:val="0"/>
        <w:autoSpaceDE w:val="0"/>
      </w:pPr>
      <w:r w:rsidRPr="00FA6062">
        <w:lastRenderedPageBreak/>
        <w:t>매도인</w:t>
      </w:r>
      <w:r w:rsidR="007160E0" w:rsidRPr="00FA6062">
        <w:t>들</w:t>
      </w:r>
      <w:r w:rsidRPr="00FA6062">
        <w:t>은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 </w:t>
      </w:r>
      <w:r w:rsidRPr="00FA6062">
        <w:t>위반과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제한</w:t>
      </w:r>
      <w:r w:rsidRPr="00FA6062">
        <w:t xml:space="preserve"> </w:t>
      </w:r>
      <w:r w:rsidRPr="00FA6062">
        <w:t>하에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.1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부담한다</w:t>
      </w:r>
      <w:r w:rsidRPr="00FA6062">
        <w:t xml:space="preserve">. </w:t>
      </w:r>
      <w:r w:rsidR="008F591E">
        <w:rPr>
          <w:rFonts w:hint="eastAsia"/>
        </w:rPr>
        <w:t xml:space="preserve"> </w:t>
      </w:r>
      <w:r w:rsidRPr="00FA6062">
        <w:t>명확히</w:t>
      </w:r>
      <w:r w:rsidRPr="00FA6062">
        <w:t xml:space="preserve"> </w:t>
      </w:r>
      <w:r w:rsidRPr="00FA6062">
        <w:t>하면</w:t>
      </w:r>
      <w:r w:rsidRPr="00FA6062">
        <w:t xml:space="preserve">, </w:t>
      </w:r>
      <w:r w:rsidRPr="00FA6062">
        <w:t>다음의</w:t>
      </w:r>
      <w:r w:rsidRPr="00FA6062">
        <w:t xml:space="preserve"> </w:t>
      </w:r>
      <w:r w:rsidRPr="00FA6062">
        <w:t>제한은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확약</w:t>
      </w:r>
      <w:r w:rsidRPr="00FA6062">
        <w:t xml:space="preserve"> </w:t>
      </w:r>
      <w:r w:rsidRPr="00FA6062">
        <w:t>기타의</w:t>
      </w:r>
      <w:r w:rsidRPr="00FA6062">
        <w:t xml:space="preserve"> </w:t>
      </w:r>
      <w:r w:rsidRPr="00FA6062">
        <w:t>의무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인한</w:t>
      </w:r>
      <w:r w:rsidRPr="00FA6062">
        <w:t xml:space="preserve"> </w:t>
      </w:r>
      <w:r w:rsidRPr="00FA6062">
        <w:t>손해배상의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5C28C747" w14:textId="10AC5DD3" w:rsidR="00012BAC" w:rsidRPr="00FA6062" w:rsidRDefault="00012BAC" w:rsidP="00012BAC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손해액을</w:t>
      </w:r>
      <w:r w:rsidRPr="00FA6062">
        <w:t xml:space="preserve"> </w:t>
      </w:r>
      <w:r w:rsidRPr="00FA6062">
        <w:t>산정함에</w:t>
      </w:r>
      <w:r w:rsidRPr="00FA6062">
        <w:t xml:space="preserve"> </w:t>
      </w:r>
      <w:r w:rsidRPr="00FA6062">
        <w:t>있어서</w:t>
      </w:r>
      <w:r w:rsidRPr="00FA6062">
        <w:t xml:space="preserve">, </w:t>
      </w:r>
      <w:r w:rsidRPr="00FA6062">
        <w:t>개별</w:t>
      </w:r>
      <w:r w:rsidRPr="00FA6062">
        <w:t xml:space="preserve"> </w:t>
      </w:r>
      <w:r w:rsidRPr="00FA6062">
        <w:t>항목별</w:t>
      </w:r>
      <w:r w:rsidRPr="00FA6062">
        <w:t xml:space="preserve"> </w:t>
      </w:r>
      <w:r w:rsidRPr="00FA6062">
        <w:t>손해액</w:t>
      </w:r>
      <w:r w:rsidRPr="00FA6062">
        <w:t>(</w:t>
      </w:r>
      <w:r w:rsidRPr="00FA6062">
        <w:t>여기서</w:t>
      </w:r>
      <w:r w:rsidRPr="00FA6062">
        <w:t xml:space="preserve"> (i) </w:t>
      </w:r>
      <w:r w:rsidRPr="00FA6062">
        <w:t>동일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사실관계에</w:t>
      </w:r>
      <w:r w:rsidRPr="00FA6062">
        <w:t xml:space="preserve"> </w:t>
      </w:r>
      <w:r w:rsidRPr="00FA6062">
        <w:t>기하여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사건</w:t>
      </w:r>
      <w:r w:rsidRPr="00FA6062">
        <w:t xml:space="preserve"> </w:t>
      </w:r>
      <w:r w:rsidRPr="00FA6062">
        <w:t>또는</w:t>
      </w:r>
      <w:r w:rsidRPr="00FA6062">
        <w:t xml:space="preserve"> (ii) </w:t>
      </w:r>
      <w:r w:rsidRPr="00FA6062">
        <w:t>상호</w:t>
      </w:r>
      <w:r w:rsidRPr="00FA6062">
        <w:t xml:space="preserve"> </w:t>
      </w:r>
      <w:r w:rsidRPr="00FA6062">
        <w:t>연관관계가</w:t>
      </w:r>
      <w:r w:rsidRPr="00FA6062">
        <w:t xml:space="preserve"> </w:t>
      </w:r>
      <w:r w:rsidRPr="00FA6062">
        <w:t>인정되는</w:t>
      </w:r>
      <w:r w:rsidRPr="00FA6062">
        <w:t xml:space="preserve"> </w:t>
      </w:r>
      <w:r w:rsidRPr="00FA6062">
        <w:t>원인에</w:t>
      </w:r>
      <w:r w:rsidRPr="00FA6062">
        <w:t xml:space="preserve"> </w:t>
      </w:r>
      <w:r w:rsidRPr="00FA6062">
        <w:t>기하여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사건은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포괄하여</w:t>
      </w:r>
      <w:r w:rsidRPr="00FA6062">
        <w:t xml:space="preserve"> 1</w:t>
      </w:r>
      <w:r w:rsidRPr="00FA6062">
        <w:t>건으로</w:t>
      </w:r>
      <w:r w:rsidRPr="00FA6062">
        <w:t xml:space="preserve"> </w:t>
      </w:r>
      <w:r w:rsidRPr="00FA6062">
        <w:t>본다</w:t>
      </w:r>
      <w:r w:rsidRPr="00FA6062">
        <w:t>)</w:t>
      </w:r>
      <w:r w:rsidRPr="00FA6062">
        <w:t>이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D94D50">
        <w:rPr>
          <w:rFonts w:hint="eastAsia"/>
        </w:rPr>
        <w:t>1</w:t>
      </w:r>
      <w:r w:rsidR="00D94D50">
        <w:rPr>
          <w:rFonts w:hint="eastAsia"/>
        </w:rPr>
        <w:t>억</w:t>
      </w:r>
      <w:r w:rsidRPr="00FA6062">
        <w:t>원</w:t>
      </w:r>
      <w:r w:rsidRPr="00FA6062">
        <w:t xml:space="preserve"> </w:t>
      </w:r>
      <w:r w:rsidRPr="00FA6062">
        <w:t>미만인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손해액</w:t>
      </w:r>
      <w:r w:rsidRPr="00FA6062">
        <w:t xml:space="preserve"> </w:t>
      </w:r>
      <w:r w:rsidRPr="00FA6062">
        <w:t>산정의</w:t>
      </w:r>
      <w:r w:rsidRPr="00FA6062">
        <w:t xml:space="preserve"> </w:t>
      </w:r>
      <w:r w:rsidRPr="00FA6062">
        <w:t>대상에서</w:t>
      </w:r>
      <w:r w:rsidRPr="00FA6062">
        <w:t xml:space="preserve"> </w:t>
      </w:r>
      <w:r w:rsidRPr="00FA6062">
        <w:t>제외되고</w:t>
      </w:r>
      <w:r w:rsidRPr="00FA6062">
        <w:t xml:space="preserve">, </w:t>
      </w:r>
      <w:r w:rsidRPr="00FA6062">
        <w:t>개별</w:t>
      </w:r>
      <w:r w:rsidRPr="00FA6062">
        <w:t xml:space="preserve"> </w:t>
      </w:r>
      <w:r w:rsidRPr="00FA6062">
        <w:t>항목별</w:t>
      </w:r>
      <w:r w:rsidRPr="00FA6062">
        <w:t xml:space="preserve"> </w:t>
      </w:r>
      <w:r w:rsidRPr="00FA6062">
        <w:t>손해액이</w:t>
      </w:r>
      <w:r w:rsidRPr="00FA6062">
        <w:t xml:space="preserve"> </w:t>
      </w:r>
      <w:r w:rsidRPr="00FA6062">
        <w:t>동</w:t>
      </w:r>
      <w:r w:rsidRPr="00FA6062">
        <w:t xml:space="preserve"> </w:t>
      </w:r>
      <w:r w:rsidRPr="00FA6062">
        <w:t>금액</w:t>
      </w:r>
      <w:r w:rsidRPr="00FA6062">
        <w:t xml:space="preserve"> </w:t>
      </w:r>
      <w:r w:rsidRPr="00FA6062">
        <w:t>이상인</w:t>
      </w:r>
      <w:r w:rsidRPr="00FA6062">
        <w:t xml:space="preserve"> </w:t>
      </w:r>
      <w:r w:rsidRPr="00FA6062">
        <w:t>경우에만</w:t>
      </w:r>
      <w:r w:rsidRPr="00FA6062">
        <w:t xml:space="preserve"> </w:t>
      </w:r>
      <w:r w:rsidRPr="00FA6062">
        <w:t>당해</w:t>
      </w:r>
      <w:r w:rsidRPr="00FA6062">
        <w:t xml:space="preserve"> </w:t>
      </w:r>
      <w:r w:rsidRPr="00FA6062">
        <w:t>손해액을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손해액</w:t>
      </w:r>
      <w:r w:rsidRPr="00FA6062">
        <w:t xml:space="preserve"> </w:t>
      </w:r>
      <w:r w:rsidRPr="00FA6062">
        <w:t>산정의</w:t>
      </w:r>
      <w:r w:rsidRPr="00FA6062">
        <w:t xml:space="preserve"> </w:t>
      </w:r>
      <w:r w:rsidRPr="00FA6062">
        <w:t>대상으로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7FB689D9" w14:textId="0DB1FE27" w:rsidR="00AC0F07" w:rsidRPr="00FA6062" w:rsidRDefault="00AB7383" w:rsidP="001B6F82">
      <w:pPr>
        <w:pStyle w:val="41"/>
      </w:pPr>
      <w:r w:rsidRPr="00FA6062">
        <w:t>매도인들은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632143">
        <w:t>손해액의</w:t>
      </w:r>
      <w:r w:rsidRPr="00632143">
        <w:t xml:space="preserve"> </w:t>
      </w:r>
      <w:r w:rsidRPr="00632143">
        <w:t>총액이</w:t>
      </w:r>
      <w:r w:rsidRPr="00632143">
        <w:t xml:space="preserve"> </w:t>
      </w:r>
      <w:r w:rsidR="00D94D50" w:rsidRPr="00632143">
        <w:rPr>
          <w:rFonts w:hint="eastAsia"/>
        </w:rPr>
        <w:t>25</w:t>
      </w:r>
      <w:r w:rsidR="00D94D50" w:rsidRPr="00632143">
        <w:rPr>
          <w:rFonts w:hint="eastAsia"/>
        </w:rPr>
        <w:t>억</w:t>
      </w:r>
      <w:r w:rsidRPr="00632143">
        <w:t>원을</w:t>
      </w:r>
      <w:r w:rsidRPr="00632143">
        <w:t xml:space="preserve"> </w:t>
      </w:r>
      <w:r w:rsidRPr="00632143">
        <w:t>초과하는</w:t>
      </w:r>
      <w:r w:rsidRPr="00632143">
        <w:t xml:space="preserve"> </w:t>
      </w:r>
      <w:r w:rsidRPr="00632143">
        <w:t>경우에만</w:t>
      </w:r>
      <w:r w:rsidRPr="00FA6062">
        <w:t xml:space="preserve">, </w:t>
      </w:r>
      <w:r w:rsidRPr="00FA6062">
        <w:t>그</w:t>
      </w:r>
      <w:r w:rsidRPr="00FA6062">
        <w:t xml:space="preserve"> </w:t>
      </w:r>
      <w:ins w:id="469" w:author="SL Partners" w:date="2025-01-22T21:54:00Z" w16du:dateUtc="2025-01-22T12:54:00Z">
        <w:r w:rsidR="00632143">
          <w:rPr>
            <w:rFonts w:hint="eastAsia"/>
          </w:rPr>
          <w:t>초</w:t>
        </w:r>
      </w:ins>
      <w:del w:id="470" w:author="SL Partners" w:date="2025-01-22T21:54:00Z" w16du:dateUtc="2025-01-22T12:54:00Z">
        <w:r w:rsidRPr="00FA6062" w:rsidDel="00632143">
          <w:delText>손해액</w:delText>
        </w:r>
      </w:del>
      <w:ins w:id="471" w:author="SL Partners" w:date="2025-01-22T21:03:00Z" w16du:dateUtc="2025-01-22T12:03:00Z">
        <w:r w:rsidR="00D852EC">
          <w:rPr>
            <w:rFonts w:hint="eastAsia"/>
          </w:rPr>
          <w:t>과하는</w:t>
        </w:r>
        <w:r w:rsidR="00D852EC">
          <w:rPr>
            <w:rFonts w:hint="eastAsia"/>
          </w:rPr>
          <w:t xml:space="preserve"> </w:t>
        </w:r>
        <w:r w:rsidR="00D852EC">
          <w:rPr>
            <w:rFonts w:hint="eastAsia"/>
          </w:rPr>
          <w:t>금액</w:t>
        </w:r>
      </w:ins>
      <w:del w:id="472" w:author="SL Partners" w:date="2025-01-22T21:03:00Z" w16du:dateUtc="2025-01-22T12:03:00Z">
        <w:r w:rsidRPr="00FA6062" w:rsidDel="00D852EC">
          <w:delText xml:space="preserve"> </w:delText>
        </w:r>
        <w:r w:rsidRPr="00FA6062" w:rsidDel="00D852EC">
          <w:delText>전부에</w:delText>
        </w:r>
        <w:r w:rsidRPr="00FA6062" w:rsidDel="00D852EC">
          <w:delText xml:space="preserve"> </w:delText>
        </w:r>
        <w:r w:rsidRPr="00FA6062" w:rsidDel="00D852EC">
          <w:delText>대하여</w:delText>
        </w:r>
      </w:del>
      <w:ins w:id="473" w:author="SL Partners" w:date="2025-01-22T21:03:00Z" w16du:dateUtc="2025-01-22T12:03:00Z">
        <w:r w:rsidR="00D852EC">
          <w:rPr>
            <w:rFonts w:hint="eastAsia"/>
          </w:rPr>
          <w:t>에</w:t>
        </w:r>
        <w:r w:rsidR="00D852EC">
          <w:rPr>
            <w:rFonts w:hint="eastAsia"/>
          </w:rPr>
          <w:t xml:space="preserve"> </w:t>
        </w:r>
        <w:r w:rsidR="00D852EC">
          <w:rPr>
            <w:rFonts w:hint="eastAsia"/>
          </w:rPr>
          <w:t>대하여</w:t>
        </w:r>
      </w:ins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부담한다</w:t>
      </w:r>
      <w:r w:rsidRPr="00FA6062">
        <w:t>.</w:t>
      </w:r>
      <w:ins w:id="474" w:author="SL Partners" w:date="2025-01-22T21:14:00Z" w16du:dateUtc="2025-01-22T12:14:00Z">
        <w:r w:rsidR="001A5F51">
          <w:rPr>
            <w:rFonts w:hint="eastAsia"/>
          </w:rPr>
          <w:t xml:space="preserve"> [</w:t>
        </w:r>
        <w:r w:rsidR="001A5F51" w:rsidRPr="00516AE1">
          <w:rPr>
            <w:rFonts w:hint="eastAsia"/>
            <w:shd w:val="pct15" w:color="auto" w:fill="FFFFFF"/>
          </w:rPr>
          <w:t>Note to Buyer:</w:t>
        </w:r>
      </w:ins>
      <w:ins w:id="475" w:author="SL Partners" w:date="2025-01-22T21:55:00Z" w16du:dateUtc="2025-01-22T12:55:00Z">
        <w:r w:rsidR="003F3756">
          <w:rPr>
            <w:rFonts w:hint="eastAsia"/>
            <w:shd w:val="pct15" w:color="auto" w:fill="FFFFFF"/>
          </w:rPr>
          <w:t xml:space="preserve"> </w:t>
        </w:r>
        <w:r w:rsidR="00E16561">
          <w:rPr>
            <w:rFonts w:hint="eastAsia"/>
            <w:shd w:val="pct15" w:color="auto" w:fill="FFFFFF"/>
          </w:rPr>
          <w:t>초과하는</w:t>
        </w:r>
        <w:r w:rsidR="00E16561">
          <w:rPr>
            <w:rFonts w:hint="eastAsia"/>
            <w:shd w:val="pct15" w:color="auto" w:fill="FFFFFF"/>
          </w:rPr>
          <w:t xml:space="preserve"> </w:t>
        </w:r>
      </w:ins>
      <w:ins w:id="476" w:author="SL Partners" w:date="2025-01-22T21:56:00Z" w16du:dateUtc="2025-01-22T12:56:00Z">
        <w:r w:rsidR="00E16561">
          <w:rPr>
            <w:rFonts w:hint="eastAsia"/>
            <w:shd w:val="pct15" w:color="auto" w:fill="FFFFFF"/>
          </w:rPr>
          <w:t>금액에</w:t>
        </w:r>
        <w:r w:rsidR="00E16561">
          <w:rPr>
            <w:rFonts w:hint="eastAsia"/>
            <w:shd w:val="pct15" w:color="auto" w:fill="FFFFFF"/>
          </w:rPr>
          <w:t xml:space="preserve"> </w:t>
        </w:r>
        <w:r w:rsidR="00E16561">
          <w:rPr>
            <w:rFonts w:hint="eastAsia"/>
            <w:shd w:val="pct15" w:color="auto" w:fill="FFFFFF"/>
          </w:rPr>
          <w:t>대하여만</w:t>
        </w:r>
        <w:r w:rsidR="00E16561">
          <w:rPr>
            <w:rFonts w:hint="eastAsia"/>
            <w:shd w:val="pct15" w:color="auto" w:fill="FFFFFF"/>
          </w:rPr>
          <w:t xml:space="preserve"> </w:t>
        </w:r>
        <w:r w:rsidR="00E16561">
          <w:rPr>
            <w:rFonts w:hint="eastAsia"/>
            <w:shd w:val="pct15" w:color="auto" w:fill="FFFFFF"/>
          </w:rPr>
          <w:t>배상책임을</w:t>
        </w:r>
        <w:r w:rsidR="00E16561">
          <w:rPr>
            <w:rFonts w:hint="eastAsia"/>
            <w:shd w:val="pct15" w:color="auto" w:fill="FFFFFF"/>
          </w:rPr>
          <w:t xml:space="preserve"> </w:t>
        </w:r>
        <w:r w:rsidR="00E16561">
          <w:rPr>
            <w:rFonts w:hint="eastAsia"/>
            <w:shd w:val="pct15" w:color="auto" w:fill="FFFFFF"/>
          </w:rPr>
          <w:t>부담함</w:t>
        </w:r>
        <w:r w:rsidR="00E16561">
          <w:rPr>
            <w:rFonts w:hint="eastAsia"/>
            <w:shd w:val="pct15" w:color="auto" w:fill="FFFFFF"/>
          </w:rPr>
          <w:t>.</w:t>
        </w:r>
      </w:ins>
      <w:ins w:id="477" w:author="SL Partners" w:date="2025-01-22T21:55:00Z" w16du:dateUtc="2025-01-22T12:55:00Z">
        <w:r w:rsidR="006C0A09" w:rsidRPr="006C0A09">
          <w:rPr>
            <w:rPrChange w:id="478" w:author="SL Partners" w:date="2025-01-22T21:55:00Z" w16du:dateUtc="2025-01-22T12:55:00Z">
              <w:rPr>
                <w:shd w:val="pct15" w:color="auto" w:fill="FFFFFF"/>
              </w:rPr>
            </w:rPrChange>
          </w:rPr>
          <w:t>]</w:t>
        </w:r>
      </w:ins>
    </w:p>
    <w:p w14:paraId="63F0698F" w14:textId="27D27D11" w:rsidR="00012BAC" w:rsidRPr="00FA6062" w:rsidRDefault="00012BAC" w:rsidP="00012BAC">
      <w:pPr>
        <w:pStyle w:val="41"/>
        <w:wordWrap w:val="0"/>
        <w:autoSpaceDE w:val="0"/>
      </w:pPr>
      <w:r w:rsidRPr="00FA6062">
        <w:t>매도인</w:t>
      </w:r>
      <w:r w:rsidR="00656D31" w:rsidRPr="00FA6062">
        <w:t>들</w:t>
      </w:r>
      <w:r w:rsidRPr="00FA6062">
        <w:t>이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배상하여야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손해배상액의</w:t>
      </w:r>
      <w:r w:rsidRPr="00FA6062">
        <w:t xml:space="preserve"> </w:t>
      </w:r>
      <w:r w:rsidRPr="00FA6062">
        <w:t>총액은</w:t>
      </w:r>
      <w:r w:rsidRPr="00FA6062">
        <w:t xml:space="preserve"> </w:t>
      </w:r>
      <w:ins w:id="479" w:author="SL Partners" w:date="2025-01-22T21:12:00Z" w16du:dateUtc="2025-01-22T12:12:00Z">
        <w:r w:rsidR="006C2EB8">
          <w:rPr>
            <w:rFonts w:hint="eastAsia"/>
          </w:rPr>
          <w:t>제</w:t>
        </w:r>
        <w:r w:rsidR="006C2EB8">
          <w:rPr>
            <w:rFonts w:hint="eastAsia"/>
          </w:rPr>
          <w:t>4</w:t>
        </w:r>
        <w:r w:rsidR="006C2EB8">
          <w:rPr>
            <w:rFonts w:hint="eastAsia"/>
          </w:rPr>
          <w:t>조에</w:t>
        </w:r>
        <w:r w:rsidR="006C2EB8">
          <w:rPr>
            <w:rFonts w:hint="eastAsia"/>
          </w:rPr>
          <w:t xml:space="preserve"> </w:t>
        </w:r>
        <w:r w:rsidR="006C2EB8">
          <w:rPr>
            <w:rFonts w:hint="eastAsia"/>
          </w:rPr>
          <w:t>따라</w:t>
        </w:r>
        <w:r w:rsidR="006C2EB8">
          <w:rPr>
            <w:rFonts w:hint="eastAsia"/>
          </w:rPr>
          <w:t xml:space="preserve"> </w:t>
        </w:r>
        <w:r w:rsidR="006C2EB8">
          <w:rPr>
            <w:rFonts w:hint="eastAsia"/>
          </w:rPr>
          <w:t>최종적으로</w:t>
        </w:r>
        <w:r w:rsidR="006C2EB8">
          <w:rPr>
            <w:rFonts w:hint="eastAsia"/>
          </w:rPr>
          <w:t xml:space="preserve"> </w:t>
        </w:r>
        <w:r w:rsidR="006C2EB8">
          <w:rPr>
            <w:rFonts w:hint="eastAsia"/>
          </w:rPr>
          <w:t>확정된</w:t>
        </w:r>
        <w:r w:rsidR="006C2EB8">
          <w:rPr>
            <w:rFonts w:hint="eastAsia"/>
          </w:rPr>
          <w:t xml:space="preserve"> </w:t>
        </w:r>
        <w:r w:rsidR="006C2EB8">
          <w:rPr>
            <w:rFonts w:hint="eastAsia"/>
          </w:rPr>
          <w:t>최종</w:t>
        </w:r>
      </w:ins>
      <w:ins w:id="480" w:author="SL Partners" w:date="2025-01-22T21:13:00Z" w16du:dateUtc="2025-01-22T12:13:00Z">
        <w:r w:rsidR="00F85A56">
          <w:rPr>
            <w:rFonts w:hint="eastAsia"/>
          </w:rPr>
          <w:t xml:space="preserve"> </w:t>
        </w:r>
      </w:ins>
      <w:ins w:id="481" w:author="SL Partners" w:date="2025-01-22T21:12:00Z" w16du:dateUtc="2025-01-22T12:12:00Z">
        <w:r w:rsidR="006C2EB8">
          <w:rPr>
            <w:rFonts w:hint="eastAsia"/>
          </w:rPr>
          <w:t>매매대금의</w:t>
        </w:r>
        <w:r w:rsidR="006C2EB8">
          <w:rPr>
            <w:rFonts w:hint="eastAsia"/>
          </w:rPr>
          <w:t xml:space="preserve"> </w:t>
        </w:r>
      </w:ins>
      <w:ins w:id="482" w:author="SL Partners" w:date="2025-01-22T21:55:00Z" w16du:dateUtc="2025-01-22T12:55:00Z">
        <w:r w:rsidR="00B6049D">
          <w:rPr>
            <w:rFonts w:hint="eastAsia"/>
          </w:rPr>
          <w:t>[</w:t>
        </w:r>
      </w:ins>
      <w:del w:id="483" w:author="SL Partners" w:date="2025-01-22T21:12:00Z" w16du:dateUtc="2025-01-22T12:12:00Z">
        <w:r w:rsidR="008652CA" w:rsidRPr="00D573C5" w:rsidDel="006C2EB8">
          <w:rPr>
            <w:rFonts w:hint="eastAsia"/>
            <w:highlight w:val="yellow"/>
            <w:rPrChange w:id="484" w:author="SL Partners" w:date="2025-01-23T11:05:00Z" w16du:dateUtc="2025-01-23T02:05:00Z">
              <w:rPr>
                <w:rFonts w:hint="eastAsia"/>
              </w:rPr>
            </w:rPrChange>
          </w:rPr>
          <w:delText>금</w:delText>
        </w:r>
        <w:r w:rsidR="008652CA" w:rsidRPr="00D573C5" w:rsidDel="006C2EB8">
          <w:rPr>
            <w:highlight w:val="yellow"/>
            <w:rPrChange w:id="485" w:author="SL Partners" w:date="2025-01-23T11:05:00Z" w16du:dateUtc="2025-01-23T02:05:00Z">
              <w:rPr/>
            </w:rPrChange>
          </w:rPr>
          <w:delText xml:space="preserve"> </w:delText>
        </w:r>
      </w:del>
      <w:r w:rsidR="00D94D50" w:rsidRPr="00D573C5">
        <w:rPr>
          <w:highlight w:val="yellow"/>
          <w:rPrChange w:id="486" w:author="SL Partners" w:date="2025-01-23T11:05:00Z" w16du:dateUtc="2025-01-23T02:05:00Z">
            <w:rPr/>
          </w:rPrChange>
        </w:rPr>
        <w:t>5</w:t>
      </w:r>
      <w:ins w:id="487" w:author="SL Partners" w:date="2025-01-22T21:55:00Z" w16du:dateUtc="2025-01-22T12:55:00Z">
        <w:r w:rsidR="00B6049D">
          <w:rPr>
            <w:rFonts w:hint="eastAsia"/>
          </w:rPr>
          <w:t>]</w:t>
        </w:r>
      </w:ins>
      <w:del w:id="488" w:author="SL Partners" w:date="2025-01-22T21:12:00Z" w16du:dateUtc="2025-01-22T12:12:00Z">
        <w:r w:rsidR="00D94D50" w:rsidDel="006C2EB8">
          <w:rPr>
            <w:rFonts w:hint="eastAsia"/>
          </w:rPr>
          <w:delText>0</w:delText>
        </w:r>
        <w:r w:rsidR="00D94D50" w:rsidDel="006C2EB8">
          <w:rPr>
            <w:rFonts w:hint="eastAsia"/>
          </w:rPr>
          <w:delText>억</w:delText>
        </w:r>
        <w:r w:rsidR="008652CA" w:rsidRPr="00FA6062" w:rsidDel="006C2EB8">
          <w:delText>원</w:delText>
        </w:r>
      </w:del>
      <w:ins w:id="489" w:author="SL Partners" w:date="2025-01-22T21:12:00Z" w16du:dateUtc="2025-01-22T12:12:00Z">
        <w:r w:rsidR="006C2EB8">
          <w:rPr>
            <w:rFonts w:hint="eastAsia"/>
          </w:rPr>
          <w:t>%</w:t>
        </w:r>
      </w:ins>
      <w:del w:id="490" w:author="SL Partners" w:date="2025-01-22T21:12:00Z" w16du:dateUtc="2025-01-22T12:12:00Z">
        <w:r w:rsidR="008652CA" w:rsidRPr="00FA6062" w:rsidDel="006C2EB8">
          <w:delText>을</w:delText>
        </w:r>
      </w:del>
      <w:ins w:id="491" w:author="SL Partners" w:date="2025-01-22T21:12:00Z" w16du:dateUtc="2025-01-22T12:12:00Z">
        <w:r w:rsidR="006C2EB8">
          <w:rPr>
            <w:rFonts w:hint="eastAsia"/>
          </w:rPr>
          <w:t>를</w:t>
        </w:r>
      </w:ins>
      <w:r w:rsidRPr="00FA6062">
        <w:t xml:space="preserve"> </w:t>
      </w:r>
      <w:r w:rsidRPr="00FA6062">
        <w:t>초과할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근본적</w:t>
      </w:r>
      <w:r w:rsidRPr="00FA6062">
        <w:t xml:space="preserve"> </w:t>
      </w:r>
      <w:r w:rsidRPr="00FA6062">
        <w:t>진술보장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인한</w:t>
      </w:r>
      <w:r w:rsidRPr="00FA6062">
        <w:t xml:space="preserve"> </w:t>
      </w:r>
      <w:r w:rsidRPr="00FA6062">
        <w:t>손해배상액의</w:t>
      </w:r>
      <w:r w:rsidRPr="00FA6062">
        <w:t xml:space="preserve"> </w:t>
      </w:r>
      <w:r w:rsidRPr="00FA6062">
        <w:t>총액은</w:t>
      </w:r>
      <w:r w:rsidRPr="00FA6062">
        <w:t xml:space="preserve"> </w:t>
      </w:r>
      <w:r w:rsidRPr="00FA6062">
        <w:t>매매대금의</w:t>
      </w:r>
      <w:r w:rsidRPr="00FA6062">
        <w:t xml:space="preserve"> 100%</w:t>
      </w:r>
      <w:r w:rsidRPr="00FA6062">
        <w:t>를</w:t>
      </w:r>
      <w:r w:rsidRPr="00FA6062">
        <w:t xml:space="preserve"> </w:t>
      </w:r>
      <w:r w:rsidRPr="00FA6062">
        <w:t>한도로</w:t>
      </w:r>
      <w:r w:rsidRPr="00FA6062">
        <w:t xml:space="preserve"> </w:t>
      </w:r>
      <w:r w:rsidRPr="00FA6062">
        <w:t>한다</w:t>
      </w:r>
      <w:r w:rsidRPr="00FA6062">
        <w:t>.</w:t>
      </w:r>
      <w:ins w:id="492" w:author="SL Partners" w:date="2025-01-22T21:13:00Z" w16du:dateUtc="2025-01-22T12:13:00Z">
        <w:r w:rsidR="00F85A56">
          <w:rPr>
            <w:rFonts w:hint="eastAsia"/>
          </w:rPr>
          <w:t xml:space="preserve"> [</w:t>
        </w:r>
        <w:r w:rsidR="00F85A56" w:rsidRPr="006C0A09">
          <w:rPr>
            <w:shd w:val="pct15" w:color="auto" w:fill="FFFFFF"/>
            <w:rPrChange w:id="493" w:author="SL Partners" w:date="2025-01-22T21:55:00Z" w16du:dateUtc="2025-01-22T12:55:00Z">
              <w:rPr/>
            </w:rPrChange>
          </w:rPr>
          <w:t xml:space="preserve">Note to Buyer: </w:t>
        </w:r>
      </w:ins>
      <w:ins w:id="494" w:author="SL Partners" w:date="2025-01-22T21:55:00Z" w16du:dateUtc="2025-01-22T12:55:00Z">
        <w:r w:rsidR="00EB0E17" w:rsidRPr="006C0A09">
          <w:rPr>
            <w:rFonts w:hint="eastAsia"/>
            <w:shd w:val="pct15" w:color="auto" w:fill="FFFFFF"/>
            <w:rPrChange w:id="495" w:author="SL Partners" w:date="2025-01-22T21:55:00Z" w16du:dateUtc="2025-01-22T12:55:00Z">
              <w:rPr>
                <w:rFonts w:hint="eastAsia"/>
              </w:rPr>
            </w:rPrChange>
          </w:rPr>
          <w:t>매매대금</w:t>
        </w:r>
        <w:r w:rsidR="00EB0E17" w:rsidRPr="006C0A09">
          <w:rPr>
            <w:shd w:val="pct15" w:color="auto" w:fill="FFFFFF"/>
            <w:rPrChange w:id="496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497" w:author="SL Partners" w:date="2025-01-22T21:55:00Z" w16du:dateUtc="2025-01-22T12:55:00Z">
              <w:rPr>
                <w:rFonts w:hint="eastAsia"/>
              </w:rPr>
            </w:rPrChange>
          </w:rPr>
          <w:t>조정이</w:t>
        </w:r>
        <w:r w:rsidR="00EB0E17" w:rsidRPr="006C0A09">
          <w:rPr>
            <w:shd w:val="pct15" w:color="auto" w:fill="FFFFFF"/>
            <w:rPrChange w:id="498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499" w:author="SL Partners" w:date="2025-01-22T21:55:00Z" w16du:dateUtc="2025-01-22T12:55:00Z">
              <w:rPr>
                <w:rFonts w:hint="eastAsia"/>
              </w:rPr>
            </w:rPrChange>
          </w:rPr>
          <w:t>있는데</w:t>
        </w:r>
        <w:r w:rsidR="00EB0E17" w:rsidRPr="006C0A09">
          <w:rPr>
            <w:shd w:val="pct15" w:color="auto" w:fill="FFFFFF"/>
            <w:rPrChange w:id="500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501" w:author="SL Partners" w:date="2025-01-22T21:55:00Z" w16du:dateUtc="2025-01-22T12:55:00Z">
              <w:rPr>
                <w:rFonts w:hint="eastAsia"/>
              </w:rPr>
            </w:rPrChange>
          </w:rPr>
          <w:t>거기에</w:t>
        </w:r>
        <w:r w:rsidR="00EB0E17" w:rsidRPr="006C0A09">
          <w:rPr>
            <w:shd w:val="pct15" w:color="auto" w:fill="FFFFFF"/>
            <w:rPrChange w:id="502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503" w:author="SL Partners" w:date="2025-01-22T21:55:00Z" w16du:dateUtc="2025-01-22T12:55:00Z">
              <w:rPr>
                <w:rFonts w:hint="eastAsia"/>
              </w:rPr>
            </w:rPrChange>
          </w:rPr>
          <w:t>더해서</w:t>
        </w:r>
        <w:r w:rsidR="00EB0E17" w:rsidRPr="006C0A09">
          <w:rPr>
            <w:shd w:val="pct15" w:color="auto" w:fill="FFFFFF"/>
            <w:rPrChange w:id="504" w:author="SL Partners" w:date="2025-01-22T21:55:00Z" w16du:dateUtc="2025-01-22T12:55:00Z">
              <w:rPr/>
            </w:rPrChange>
          </w:rPr>
          <w:t xml:space="preserve"> 50</w:t>
        </w:r>
        <w:r w:rsidR="00EB0E17" w:rsidRPr="006C0A09">
          <w:rPr>
            <w:rFonts w:hint="eastAsia"/>
            <w:shd w:val="pct15" w:color="auto" w:fill="FFFFFF"/>
            <w:rPrChange w:id="505" w:author="SL Partners" w:date="2025-01-22T21:55:00Z" w16du:dateUtc="2025-01-22T12:55:00Z">
              <w:rPr>
                <w:rFonts w:hint="eastAsia"/>
              </w:rPr>
            </w:rPrChange>
          </w:rPr>
          <w:t>억원은</w:t>
        </w:r>
        <w:r w:rsidR="00EB0E17" w:rsidRPr="006C0A09">
          <w:rPr>
            <w:shd w:val="pct15" w:color="auto" w:fill="FFFFFF"/>
            <w:rPrChange w:id="506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507" w:author="SL Partners" w:date="2025-01-22T21:55:00Z" w16du:dateUtc="2025-01-22T12:55:00Z">
              <w:rPr>
                <w:rFonts w:hint="eastAsia"/>
              </w:rPr>
            </w:rPrChange>
          </w:rPr>
          <w:t>너무</w:t>
        </w:r>
        <w:r w:rsidR="00EB0E17" w:rsidRPr="006C0A09">
          <w:rPr>
            <w:shd w:val="pct15" w:color="auto" w:fill="FFFFFF"/>
            <w:rPrChange w:id="508" w:author="SL Partners" w:date="2025-01-22T21:55:00Z" w16du:dateUtc="2025-01-22T12:55:00Z">
              <w:rPr/>
            </w:rPrChange>
          </w:rPr>
          <w:t xml:space="preserve"> </w:t>
        </w:r>
        <w:r w:rsidR="00EB0E17" w:rsidRPr="006C0A09">
          <w:rPr>
            <w:rFonts w:hint="eastAsia"/>
            <w:shd w:val="pct15" w:color="auto" w:fill="FFFFFF"/>
            <w:rPrChange w:id="509" w:author="SL Partners" w:date="2025-01-22T21:55:00Z" w16du:dateUtc="2025-01-22T12:55:00Z">
              <w:rPr>
                <w:rFonts w:hint="eastAsia"/>
              </w:rPr>
            </w:rPrChange>
          </w:rPr>
          <w:t>과함</w:t>
        </w:r>
        <w:r w:rsidR="006C0A09" w:rsidRPr="006C0A09">
          <w:rPr>
            <w:shd w:val="pct15" w:color="auto" w:fill="FFFFFF"/>
            <w:rPrChange w:id="510" w:author="SL Partners" w:date="2025-01-22T21:55:00Z" w16du:dateUtc="2025-01-22T12:55:00Z">
              <w:rPr/>
            </w:rPrChange>
          </w:rPr>
          <w:t>.</w:t>
        </w:r>
        <w:r w:rsidR="00EB0E17">
          <w:rPr>
            <w:rFonts w:hint="eastAsia"/>
          </w:rPr>
          <w:t>]</w:t>
        </w:r>
      </w:ins>
    </w:p>
    <w:p w14:paraId="4EA537E6" w14:textId="7C7D403C" w:rsidR="006A43BB" w:rsidRPr="00FA6062" w:rsidRDefault="00012BAC" w:rsidP="00001DCD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매도인이</w:t>
      </w:r>
      <w:r w:rsidRPr="00FA6062">
        <w:t xml:space="preserve"> </w:t>
      </w:r>
      <w:r w:rsidR="00D52AF2" w:rsidRPr="00FA6062">
        <w:t>고의</w:t>
      </w:r>
      <w:r w:rsidR="00D52AF2" w:rsidRPr="00FA6062">
        <w:t xml:space="preserve"> </w:t>
      </w:r>
      <w:r w:rsidR="00D52AF2" w:rsidRPr="00FA6062">
        <w:t>또는</w:t>
      </w:r>
      <w:r w:rsidR="00D52AF2" w:rsidRPr="00FA6062">
        <w:t xml:space="preserve"> </w:t>
      </w:r>
      <w:r w:rsidRPr="00FA6062">
        <w:t>악의나</w:t>
      </w:r>
      <w:r w:rsidRPr="00FA6062">
        <w:t xml:space="preserve"> </w:t>
      </w:r>
      <w:r w:rsidRPr="00FA6062">
        <w:t>기망행위로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.3</w:t>
      </w:r>
      <w:r w:rsidRPr="00FA6062">
        <w:t>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.4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제한은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3E9041C9" w14:textId="09A02350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제</w:t>
      </w:r>
      <w:r w:rsidRPr="00FA6062">
        <w:rPr>
          <w:rFonts w:ascii="Times New Roman" w:hAnsi="Times New Roman" w:cs="Times New Roman"/>
        </w:rPr>
        <w:t>3</w:t>
      </w:r>
      <w:r w:rsidRPr="00FA6062">
        <w:rPr>
          <w:rFonts w:ascii="Times New Roman" w:hAnsi="Times New Roman" w:cs="Times New Roman"/>
        </w:rPr>
        <w:t>자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청구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F3894F6" w14:textId="280E52B2" w:rsidR="00012BAC" w:rsidRPr="00FA6062" w:rsidRDefault="008A7E73" w:rsidP="00012BAC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8.1</w:t>
      </w:r>
      <w:r>
        <w:rPr>
          <w:rFonts w:asciiTheme="minorHAnsi" w:hAnsiTheme="minorHAnsi" w:cstheme="minorHAnsi" w:hint="eastAsia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8.2</w:t>
      </w:r>
      <w:r>
        <w:rPr>
          <w:rFonts w:asciiTheme="minorHAnsi" w:hAnsiTheme="minorHAnsi" w:cstheme="minorHAnsi" w:hint="eastAsia"/>
        </w:rPr>
        <w:t>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손해배상을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청구하는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“</w:t>
      </w:r>
      <w:r w:rsidR="00012BAC" w:rsidRPr="000D0304">
        <w:rPr>
          <w:rFonts w:hint="eastAsia"/>
          <w:u w:val="single"/>
        </w:rPr>
        <w:t>배상권리자</w:t>
      </w:r>
      <w:r>
        <w:t>”</w:t>
      </w:r>
      <w:r>
        <w:rPr>
          <w:rFonts w:hint="eastAsia"/>
        </w:rPr>
        <w:t>)</w:t>
      </w:r>
      <w:r w:rsidR="00012BAC" w:rsidRPr="00FA6062">
        <w:t>(</w:t>
      </w:r>
      <w:r w:rsidR="00012BAC" w:rsidRPr="00FA6062">
        <w:t>대상회사를</w:t>
      </w:r>
      <w:r w:rsidR="00012BAC" w:rsidRPr="00FA6062">
        <w:t xml:space="preserve"> </w:t>
      </w:r>
      <w:r w:rsidR="00012BAC" w:rsidRPr="00FA6062">
        <w:t>포함하며</w:t>
      </w:r>
      <w:r w:rsidR="00012BAC" w:rsidRPr="00FA6062">
        <w:t xml:space="preserve">, </w:t>
      </w:r>
      <w:r w:rsidR="00012BAC" w:rsidRPr="00FA6062">
        <w:t>이하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조에서</w:t>
      </w:r>
      <w:r w:rsidR="00012BAC" w:rsidRPr="00FA6062">
        <w:t xml:space="preserve"> </w:t>
      </w:r>
      <w:r w:rsidR="00012BAC" w:rsidRPr="00FA6062">
        <w:t>동일</w:t>
      </w:r>
      <w:r w:rsidR="00012BAC" w:rsidRPr="00FA6062">
        <w:t>)</w:t>
      </w:r>
      <w:r w:rsidR="00012BAC" w:rsidRPr="00FA6062">
        <w:t>에</w:t>
      </w:r>
      <w:r w:rsidR="00012BAC" w:rsidRPr="00FA6062">
        <w:t xml:space="preserve"> </w:t>
      </w:r>
      <w:r w:rsidR="00012BAC" w:rsidRPr="00FA6062">
        <w:t>대하여</w:t>
      </w:r>
      <w:r w:rsidR="00012BAC" w:rsidRPr="00FA6062">
        <w:t xml:space="preserve"> </w:t>
      </w:r>
      <w:r w:rsidR="00012BAC" w:rsidRPr="00FA6062">
        <w:t>제</w:t>
      </w:r>
      <w:r w:rsidR="00012BAC" w:rsidRPr="00FA6062">
        <w:t>3</w:t>
      </w:r>
      <w:r w:rsidR="00012BAC" w:rsidRPr="00FA6062">
        <w:t>자가</w:t>
      </w:r>
      <w:r w:rsidR="00012BAC" w:rsidRPr="00FA6062">
        <w:t xml:space="preserve"> </w:t>
      </w:r>
      <w:r w:rsidR="00FB53B8">
        <w:rPr>
          <w:rFonts w:asciiTheme="minorHAnsi" w:hAnsiTheme="minorHAnsi" w:cstheme="minorHAnsi" w:hint="eastAsia"/>
        </w:rPr>
        <w:t>상대방</w:t>
      </w:r>
      <w:r w:rsidR="00FB53B8">
        <w:rPr>
          <w:rFonts w:asciiTheme="minorHAnsi" w:hAnsiTheme="minorHAnsi" w:cstheme="minorHAnsi" w:hint="eastAsia"/>
        </w:rPr>
        <w:t xml:space="preserve"> </w:t>
      </w:r>
      <w:r w:rsidR="00FB53B8">
        <w:rPr>
          <w:rFonts w:asciiTheme="minorHAnsi" w:hAnsiTheme="minorHAnsi" w:cstheme="minorHAnsi" w:hint="eastAsia"/>
        </w:rPr>
        <w:t>당사자</w:t>
      </w:r>
      <w:r w:rsidR="00FB53B8">
        <w:rPr>
          <w:rFonts w:asciiTheme="minorHAnsi" w:hAnsiTheme="minorHAnsi" w:cstheme="minorHAnsi" w:hint="eastAsia"/>
        </w:rPr>
        <w:t>(</w:t>
      </w:r>
      <w:r w:rsidR="00FB53B8">
        <w:rPr>
          <w:rFonts w:asciiTheme="minorHAnsi" w:hAnsiTheme="minorHAnsi" w:cstheme="minorHAnsi" w:hint="eastAsia"/>
        </w:rPr>
        <w:t>이하</w:t>
      </w:r>
      <w:r w:rsidR="00012BAC" w:rsidRPr="00FA6062">
        <w:t xml:space="preserve"> </w:t>
      </w:r>
      <w:r w:rsidR="00FB53B8">
        <w:t>“</w:t>
      </w:r>
      <w:r w:rsidR="00012BAC" w:rsidRPr="000D0304">
        <w:rPr>
          <w:rFonts w:hint="eastAsia"/>
          <w:u w:val="single"/>
        </w:rPr>
        <w:t>배상의무자</w:t>
      </w:r>
      <w:r w:rsidR="00FB53B8">
        <w:t>”</w:t>
      </w:r>
      <w:r w:rsidR="00FB53B8">
        <w:rPr>
          <w:rFonts w:hint="eastAsia"/>
        </w:rPr>
        <w:t>)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배상책임을</w:t>
      </w:r>
      <w:r w:rsidR="00012BAC" w:rsidRPr="00FA6062">
        <w:t xml:space="preserve"> </w:t>
      </w:r>
      <w:r w:rsidR="00012BAC" w:rsidRPr="00FA6062">
        <w:t>야기할</w:t>
      </w:r>
      <w:r w:rsidR="00012BAC" w:rsidRPr="00FA6062">
        <w:t xml:space="preserve"> </w:t>
      </w:r>
      <w:r w:rsidR="00012BAC" w:rsidRPr="00FA6062">
        <w:t>가능성이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12BAC" w:rsidRPr="00FA6062">
        <w:t>청구를</w:t>
      </w:r>
      <w:r w:rsidR="00012BAC" w:rsidRPr="00FA6062">
        <w:t xml:space="preserve"> </w:t>
      </w:r>
      <w:r w:rsidR="00012BAC" w:rsidRPr="00FA6062">
        <w:t>제기하는</w:t>
      </w:r>
      <w:r w:rsidR="00012BAC" w:rsidRPr="00FA6062">
        <w:t xml:space="preserve"> </w:t>
      </w:r>
      <w:r w:rsidR="00012BAC" w:rsidRPr="00FA6062">
        <w:t>경우</w:t>
      </w:r>
      <w:r w:rsidR="00012BAC" w:rsidRPr="00FA6062">
        <w:t xml:space="preserve">, </w:t>
      </w:r>
      <w:r w:rsidR="00012BAC" w:rsidRPr="00FA6062">
        <w:t>배상권리자는</w:t>
      </w:r>
      <w:r w:rsidR="00012BAC" w:rsidRPr="00FA6062">
        <w:t xml:space="preserve"> </w:t>
      </w:r>
      <w:r w:rsidR="00012BAC" w:rsidRPr="00FA6062">
        <w:t>그와</w:t>
      </w:r>
      <w:r w:rsidR="00012BAC" w:rsidRPr="00FA6062">
        <w:t xml:space="preserve"> </w:t>
      </w:r>
      <w:r w:rsidR="00012BAC" w:rsidRPr="00FA6062">
        <w:t>같은</w:t>
      </w:r>
      <w:r w:rsidR="00012BAC" w:rsidRPr="00FA6062">
        <w:t xml:space="preserve"> </w:t>
      </w:r>
      <w:r w:rsidR="00012BAC" w:rsidRPr="00FA6062">
        <w:t>청구를</w:t>
      </w:r>
      <w:r w:rsidR="00012BAC" w:rsidRPr="00FA6062">
        <w:t xml:space="preserve"> </w:t>
      </w:r>
      <w:r w:rsidR="00012BAC" w:rsidRPr="00FA6062">
        <w:t>실제로</w:t>
      </w:r>
      <w:r w:rsidR="00012BAC" w:rsidRPr="00FA6062">
        <w:t xml:space="preserve"> </w:t>
      </w:r>
      <w:r w:rsidR="00012BAC" w:rsidRPr="00FA6062">
        <w:t>알게</w:t>
      </w:r>
      <w:r w:rsidR="00012BAC" w:rsidRPr="00FA6062">
        <w:t xml:space="preserve"> </w:t>
      </w:r>
      <w:r w:rsidR="00012BAC" w:rsidRPr="00FA6062">
        <w:t>된</w:t>
      </w:r>
      <w:r w:rsidR="00012BAC" w:rsidRPr="00FA6062">
        <w:t xml:space="preserve"> </w:t>
      </w:r>
      <w:r w:rsidR="0006705F" w:rsidRPr="00FA6062">
        <w:t>때로부터</w:t>
      </w:r>
      <w:r w:rsidR="0006705F" w:rsidRPr="00FA6062">
        <w:t xml:space="preserve"> </w:t>
      </w:r>
      <w:r w:rsidR="004C1230" w:rsidRPr="00FA6062">
        <w:t>합리적으로</w:t>
      </w:r>
      <w:r w:rsidR="004C1230" w:rsidRPr="00FA6062">
        <w:t xml:space="preserve"> </w:t>
      </w:r>
      <w:r w:rsidR="004C1230" w:rsidRPr="00FA6062">
        <w:t>가능한</w:t>
      </w:r>
      <w:r w:rsidR="004C1230" w:rsidRPr="00FA6062">
        <w:t xml:space="preserve"> </w:t>
      </w:r>
      <w:r w:rsidR="004C1230" w:rsidRPr="00FA6062">
        <w:t>이른</w:t>
      </w:r>
      <w:r w:rsidR="004C1230" w:rsidRPr="00FA6062">
        <w:t xml:space="preserve"> </w:t>
      </w:r>
      <w:r w:rsidR="004C1230" w:rsidRPr="00FA6062">
        <w:t>시일</w:t>
      </w:r>
      <w:r w:rsidR="004C1230" w:rsidRPr="00FA6062">
        <w:t xml:space="preserve"> </w:t>
      </w:r>
      <w:r w:rsidR="004C1230" w:rsidRPr="00FA6062">
        <w:t>내에</w:t>
      </w:r>
      <w:r w:rsidR="00012BAC" w:rsidRPr="00FA6062">
        <w:t xml:space="preserve">, </w:t>
      </w:r>
      <w:r w:rsidR="00012BAC" w:rsidRPr="00FA6062">
        <w:t>배상의무자에게</w:t>
      </w:r>
      <w:r w:rsidR="00012BAC" w:rsidRPr="00FA6062">
        <w:t xml:space="preserve"> </w:t>
      </w:r>
      <w:r w:rsidR="00012BAC" w:rsidRPr="00FA6062">
        <w:t>이를</w:t>
      </w:r>
      <w:r w:rsidR="00012BAC" w:rsidRPr="00FA6062">
        <w:t xml:space="preserve"> </w:t>
      </w:r>
      <w:r w:rsidR="00012BAC" w:rsidRPr="00FA6062">
        <w:t>알리는</w:t>
      </w:r>
      <w:r w:rsidR="00012BAC" w:rsidRPr="00FA6062">
        <w:t xml:space="preserve"> </w:t>
      </w:r>
      <w:r w:rsidR="00012BAC" w:rsidRPr="00FA6062">
        <w:t>서면</w:t>
      </w:r>
      <w:r w:rsidR="00012BAC" w:rsidRPr="00FA6062">
        <w:t xml:space="preserve"> </w:t>
      </w:r>
      <w:r w:rsidR="00012BAC" w:rsidRPr="00FA6062">
        <w:t>통지를</w:t>
      </w:r>
      <w:r w:rsidR="00012BAC" w:rsidRPr="00FA6062">
        <w:t xml:space="preserve"> </w:t>
      </w:r>
      <w:r w:rsidR="00012BAC" w:rsidRPr="00FA6062">
        <w:t>하여야</w:t>
      </w:r>
      <w:r w:rsidR="00012BAC" w:rsidRPr="00FA6062">
        <w:t xml:space="preserve"> </w:t>
      </w:r>
      <w:r w:rsidR="00012BAC" w:rsidRPr="00FA6062">
        <w:t>하고</w:t>
      </w:r>
      <w:r w:rsidR="00012BAC" w:rsidRPr="00FA6062">
        <w:t xml:space="preserve">, </w:t>
      </w:r>
      <w:r w:rsidR="00012BAC" w:rsidRPr="00FA6062">
        <w:t>배상의무자가</w:t>
      </w:r>
      <w:r w:rsidR="00012BAC" w:rsidRPr="00FA6062">
        <w:t xml:space="preserve"> </w:t>
      </w:r>
      <w:r w:rsidR="00012BAC" w:rsidRPr="00FA6062">
        <w:t>자신의</w:t>
      </w:r>
      <w:r w:rsidR="00012BAC" w:rsidRPr="00FA6062">
        <w:t xml:space="preserve"> </w:t>
      </w:r>
      <w:r w:rsidR="00012BAC" w:rsidRPr="00FA6062">
        <w:t>비용으로</w:t>
      </w:r>
      <w:r w:rsidR="00012BAC" w:rsidRPr="00FA6062">
        <w:t xml:space="preserve"> </w:t>
      </w:r>
      <w:r w:rsidR="00012BAC" w:rsidRPr="00FA6062">
        <w:t>해당</w:t>
      </w:r>
      <w:r w:rsidR="00012BAC" w:rsidRPr="00FA6062">
        <w:t xml:space="preserve"> </w:t>
      </w:r>
      <w:r w:rsidR="00012BAC" w:rsidRPr="00FA6062">
        <w:t>청구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그로</w:t>
      </w:r>
      <w:r w:rsidR="00012BAC" w:rsidRPr="00FA6062">
        <w:t xml:space="preserve"> </w:t>
      </w:r>
      <w:r w:rsidR="00012BAC" w:rsidRPr="00FA6062">
        <w:t>인한</w:t>
      </w:r>
      <w:r w:rsidR="00012BAC" w:rsidRPr="00FA6062">
        <w:t xml:space="preserve"> </w:t>
      </w:r>
      <w:r w:rsidR="00012BAC" w:rsidRPr="00FA6062">
        <w:t>소송의</w:t>
      </w:r>
      <w:r w:rsidR="00012BAC" w:rsidRPr="00FA6062">
        <w:t xml:space="preserve"> </w:t>
      </w:r>
      <w:r w:rsidR="00012BAC" w:rsidRPr="00FA6062">
        <w:t>방어를</w:t>
      </w:r>
      <w:r w:rsidR="00012BAC" w:rsidRPr="00FA6062">
        <w:t xml:space="preserve"> </w:t>
      </w:r>
      <w:r w:rsidR="00012BAC" w:rsidRPr="00FA6062">
        <w:t>담당할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있도록</w:t>
      </w:r>
      <w:r w:rsidR="00012BAC" w:rsidRPr="00FA6062">
        <w:t xml:space="preserve"> </w:t>
      </w:r>
      <w:r w:rsidR="00012BAC" w:rsidRPr="00FA6062">
        <w:t>허용하여야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 </w:t>
      </w:r>
      <w:r w:rsidR="00012BAC" w:rsidRPr="00FA6062">
        <w:t>다만</w:t>
      </w:r>
      <w:r w:rsidR="00012BAC" w:rsidRPr="00FA6062">
        <w:t xml:space="preserve">, </w:t>
      </w:r>
      <w:r w:rsidR="00012BAC" w:rsidRPr="00FA6062">
        <w:t>배상권리자는</w:t>
      </w:r>
      <w:r w:rsidR="00012BAC" w:rsidRPr="00FA6062">
        <w:t xml:space="preserve"> (i) </w:t>
      </w:r>
      <w:r w:rsidR="00012BAC" w:rsidRPr="00FA6062">
        <w:t>그와</w:t>
      </w:r>
      <w:r w:rsidR="00012BAC" w:rsidRPr="00FA6062">
        <w:t xml:space="preserve"> </w:t>
      </w:r>
      <w:r w:rsidR="00012BAC" w:rsidRPr="00FA6062">
        <w:t>같은</w:t>
      </w:r>
      <w:r w:rsidR="00012BAC" w:rsidRPr="00FA6062">
        <w:t xml:space="preserve"> </w:t>
      </w:r>
      <w:r w:rsidR="00012BAC" w:rsidRPr="00FA6062">
        <w:t>청구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소송의</w:t>
      </w:r>
      <w:r w:rsidR="00012BAC" w:rsidRPr="00FA6062">
        <w:t xml:space="preserve"> </w:t>
      </w:r>
      <w:r w:rsidR="00012BAC" w:rsidRPr="00FA6062">
        <w:t>방어를</w:t>
      </w:r>
      <w:r w:rsidR="00012BAC" w:rsidRPr="00FA6062">
        <w:t xml:space="preserve"> </w:t>
      </w:r>
      <w:r w:rsidR="00012BAC" w:rsidRPr="00FA6062">
        <w:t>수행할</w:t>
      </w:r>
      <w:r w:rsidR="00012BAC" w:rsidRPr="00FA6062">
        <w:t xml:space="preserve"> </w:t>
      </w:r>
      <w:r w:rsidR="00012BAC" w:rsidRPr="00FA6062">
        <w:t>배상의무자의</w:t>
      </w:r>
      <w:r w:rsidR="00012BAC" w:rsidRPr="00FA6062">
        <w:t xml:space="preserve"> </w:t>
      </w:r>
      <w:r w:rsidR="00012BAC" w:rsidRPr="00FA6062">
        <w:t>대리인에</w:t>
      </w:r>
      <w:r w:rsidR="00012BAC" w:rsidRPr="00FA6062">
        <w:t xml:space="preserve"> </w:t>
      </w:r>
      <w:r w:rsidR="00012BAC" w:rsidRPr="00FA6062">
        <w:t>대한</w:t>
      </w:r>
      <w:r w:rsidR="00012BAC" w:rsidRPr="00FA6062">
        <w:t xml:space="preserve"> </w:t>
      </w:r>
      <w:r w:rsidR="00012BAC" w:rsidRPr="00FA6062">
        <w:t>승인권</w:t>
      </w:r>
      <w:r w:rsidR="00012BAC" w:rsidRPr="00FA6062">
        <w:t>(</w:t>
      </w:r>
      <w:r w:rsidR="00012BAC" w:rsidRPr="00FA6062">
        <w:t>다</w:t>
      </w:r>
      <w:r w:rsidR="00012BAC" w:rsidRPr="00FA6062">
        <w:lastRenderedPageBreak/>
        <w:t>만</w:t>
      </w:r>
      <w:r w:rsidR="00012BAC" w:rsidRPr="00FA6062">
        <w:t xml:space="preserve">, </w:t>
      </w:r>
      <w:r w:rsidR="00012BAC" w:rsidRPr="00FA6062">
        <w:t>이</w:t>
      </w:r>
      <w:r w:rsidR="00012BAC" w:rsidRPr="00FA6062">
        <w:t xml:space="preserve"> </w:t>
      </w:r>
      <w:r w:rsidR="00012BAC" w:rsidRPr="00FA6062">
        <w:t>승인은</w:t>
      </w:r>
      <w:r w:rsidR="00012BAC" w:rsidRPr="00FA6062">
        <w:t xml:space="preserve"> </w:t>
      </w:r>
      <w:r w:rsidR="00012BAC" w:rsidRPr="00FA6062">
        <w:t>불합리하게</w:t>
      </w:r>
      <w:r w:rsidR="00012BAC" w:rsidRPr="00FA6062">
        <w:t xml:space="preserve"> </w:t>
      </w:r>
      <w:r w:rsidR="00012BAC" w:rsidRPr="00FA6062">
        <w:t>거부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지연될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없음</w:t>
      </w:r>
      <w:r w:rsidR="00012BAC" w:rsidRPr="00FA6062">
        <w:t>)</w:t>
      </w:r>
      <w:r w:rsidR="00012BAC" w:rsidRPr="00FA6062">
        <w:t>을</w:t>
      </w:r>
      <w:r w:rsidR="00012BAC" w:rsidRPr="00FA6062">
        <w:t xml:space="preserve"> </w:t>
      </w:r>
      <w:r w:rsidR="00012BAC" w:rsidRPr="00FA6062">
        <w:t>가지고</w:t>
      </w:r>
      <w:r w:rsidR="00012BAC" w:rsidRPr="00FA6062">
        <w:t xml:space="preserve">, (ii) </w:t>
      </w:r>
      <w:r w:rsidR="00012BAC" w:rsidRPr="00FA6062">
        <w:t>그</w:t>
      </w:r>
      <w:r w:rsidR="00012BAC" w:rsidRPr="00FA6062">
        <w:t xml:space="preserve"> </w:t>
      </w:r>
      <w:r w:rsidR="00012BAC" w:rsidRPr="00FA6062">
        <w:t>방어에</w:t>
      </w:r>
      <w:r w:rsidR="00012BAC" w:rsidRPr="00FA6062">
        <w:t xml:space="preserve"> </w:t>
      </w:r>
      <w:r w:rsidR="00012BAC" w:rsidRPr="00FA6062">
        <w:t>자신의</w:t>
      </w:r>
      <w:r w:rsidR="00012BAC" w:rsidRPr="00FA6062">
        <w:t xml:space="preserve"> </w:t>
      </w:r>
      <w:r w:rsidR="00012BAC" w:rsidRPr="00FA6062">
        <w:t>비용으로</w:t>
      </w:r>
      <w:r w:rsidR="00012BAC" w:rsidRPr="00FA6062">
        <w:t xml:space="preserve"> </w:t>
      </w:r>
      <w:r w:rsidR="00012BAC" w:rsidRPr="00FA6062">
        <w:t>참여할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있다</w:t>
      </w:r>
      <w:r w:rsidR="00012BAC" w:rsidRPr="00FA6062">
        <w:t>.</w:t>
      </w:r>
    </w:p>
    <w:p w14:paraId="78B76C24" w14:textId="77777777" w:rsidR="00012BAC" w:rsidRPr="00FA6062" w:rsidRDefault="00012BAC" w:rsidP="00012BAC">
      <w:pPr>
        <w:pStyle w:val="31"/>
        <w:wordWrap w:val="0"/>
        <w:autoSpaceDE w:val="0"/>
      </w:pPr>
      <w:r w:rsidRPr="00FA6062">
        <w:t>배상권리자의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배상의무자는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</w:t>
      </w:r>
      <w:r w:rsidRPr="00FA6062">
        <w:t xml:space="preserve"> </w:t>
      </w:r>
      <w:r w:rsidRPr="00FA6062">
        <w:t>절차에서</w:t>
      </w:r>
      <w:r w:rsidRPr="00FA6062">
        <w:t xml:space="preserve"> </w:t>
      </w:r>
      <w:r w:rsidRPr="00FA6062">
        <w:t>배상권리자에게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미치는</w:t>
      </w:r>
      <w:r w:rsidRPr="00FA6062">
        <w:t xml:space="preserve"> </w:t>
      </w:r>
      <w:r w:rsidRPr="00FA6062">
        <w:t>비금전적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포함하거나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배상권리자를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소송과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책임으로부터</w:t>
      </w:r>
      <w:r w:rsidRPr="00FA6062">
        <w:t xml:space="preserve"> </w:t>
      </w:r>
      <w:r w:rsidRPr="00FA6062">
        <w:t>완전히</w:t>
      </w:r>
      <w:r w:rsidRPr="00FA6062">
        <w:t xml:space="preserve"> </w:t>
      </w:r>
      <w:r w:rsidRPr="00FA6062">
        <w:t>면책하지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내용의</w:t>
      </w:r>
      <w:r w:rsidRPr="00FA6062">
        <w:t xml:space="preserve"> </w:t>
      </w:r>
      <w:r w:rsidRPr="00FA6062">
        <w:t>조정이나</w:t>
      </w:r>
      <w:r w:rsidRPr="00FA6062">
        <w:t xml:space="preserve"> </w:t>
      </w:r>
      <w:r w:rsidRPr="00FA6062">
        <w:t>화해를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2FBCABEC" w14:textId="7A5A1C1E" w:rsidR="00012BAC" w:rsidRPr="00FA6062" w:rsidRDefault="00012BAC" w:rsidP="00012BAC">
      <w:pPr>
        <w:pStyle w:val="31"/>
        <w:wordWrap w:val="0"/>
        <w:autoSpaceDE w:val="0"/>
      </w:pPr>
      <w:r w:rsidRPr="00FA6062">
        <w:t>배상의무자가</w:t>
      </w:r>
      <w:r w:rsidRPr="00FA6062">
        <w:t xml:space="preserve"> </w:t>
      </w:r>
      <w:r w:rsidRPr="00FA6062">
        <w:t>배상권리자로부터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수령한</w:t>
      </w:r>
      <w:r w:rsidRPr="00FA6062">
        <w:t xml:space="preserve"> </w:t>
      </w:r>
      <w:r w:rsidRPr="00FA6062">
        <w:t>날로부터</w:t>
      </w:r>
      <w:r w:rsidRPr="00FA6062">
        <w:t xml:space="preserve"> [</w:t>
      </w:r>
      <w:r w:rsidR="00CD23FA" w:rsidRPr="00FA6062">
        <w:t>15</w:t>
      </w:r>
      <w:r w:rsidRPr="00FA6062">
        <w:t>]</w:t>
      </w:r>
      <w:r w:rsidRPr="00FA6062">
        <w:t>일이</w:t>
      </w:r>
      <w:r w:rsidRPr="00FA6062">
        <w:t xml:space="preserve"> </w:t>
      </w:r>
      <w:r w:rsidRPr="00FA6062">
        <w:t>경과한</w:t>
      </w:r>
      <w:r w:rsidRPr="00FA6062">
        <w:t xml:space="preserve"> </w:t>
      </w:r>
      <w:r w:rsidRPr="00FA6062">
        <w:t>날까지</w:t>
      </w:r>
      <w:r w:rsidRPr="00FA6062">
        <w:t xml:space="preserve"> </w:t>
      </w:r>
      <w:r w:rsidRPr="00FA6062">
        <w:t>자신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담당하지</w:t>
      </w:r>
      <w:r w:rsidRPr="00FA6062">
        <w:t xml:space="preserve"> </w:t>
      </w:r>
      <w:r w:rsidRPr="00FA6062">
        <w:t>않겠다는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배상권리자에게</w:t>
      </w:r>
      <w:r w:rsidRPr="00FA6062">
        <w:t xml:space="preserve"> </w:t>
      </w:r>
      <w:r w:rsidRPr="00FA6062">
        <w:t>하거나</w:t>
      </w:r>
      <w:r w:rsidRPr="00FA6062">
        <w:t xml:space="preserve"> </w:t>
      </w:r>
      <w:r w:rsidRPr="00FA6062">
        <w:t>아무런</w:t>
      </w:r>
      <w:r w:rsidRPr="00FA6062">
        <w:t xml:space="preserve"> </w:t>
      </w:r>
      <w:r w:rsidRPr="00FA6062">
        <w:t>통지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="00CD23FA" w:rsidRPr="00FA6062">
        <w:t>[15]</w:t>
      </w:r>
      <w:r w:rsidRPr="00FA6062">
        <w:t>일이</w:t>
      </w:r>
      <w:r w:rsidRPr="00FA6062">
        <w:t xml:space="preserve"> </w:t>
      </w:r>
      <w:r w:rsidRPr="00FA6062">
        <w:t>경과한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배상권리자는</w:t>
      </w:r>
      <w:r w:rsidRPr="00FA6062">
        <w:t xml:space="preserve"> </w:t>
      </w:r>
      <w:r w:rsidRPr="00FA6062">
        <w:t>배상의무자의</w:t>
      </w:r>
      <w:r w:rsidRPr="00FA6062">
        <w:t xml:space="preserve"> </w:t>
      </w:r>
      <w:r w:rsidRPr="00FA6062">
        <w:t>비용</w:t>
      </w:r>
      <w:r w:rsidRPr="00FA6062">
        <w:t>(</w:t>
      </w:r>
      <w:r w:rsidRPr="00FA6062">
        <w:t>합리적인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내의</w:t>
      </w:r>
      <w:r w:rsidRPr="00FA6062">
        <w:t xml:space="preserve"> </w:t>
      </w:r>
      <w:r w:rsidRPr="00FA6062">
        <w:t>비용으로</w:t>
      </w:r>
      <w:r w:rsidRPr="00FA6062">
        <w:t xml:space="preserve"> </w:t>
      </w:r>
      <w:r w:rsidRPr="00FA6062">
        <w:t>한정함</w:t>
      </w:r>
      <w:r w:rsidRPr="00FA6062">
        <w:t>)</w:t>
      </w:r>
      <w:r w:rsidRPr="00FA6062">
        <w:t>으로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담당할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가진다</w:t>
      </w:r>
      <w:r w:rsidRPr="00FA6062">
        <w:t xml:space="preserve">.  </w:t>
      </w:r>
      <w:r w:rsidRPr="00FA6062">
        <w:t>다만</w:t>
      </w:r>
      <w:r w:rsidRPr="00FA6062">
        <w:t xml:space="preserve">, </w:t>
      </w:r>
      <w:r w:rsidRPr="00FA6062">
        <w:t>배상의무자의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이</w:t>
      </w:r>
      <w:r w:rsidRPr="00FA6062">
        <w:t xml:space="preserve"> </w:t>
      </w:r>
      <w:r w:rsidRPr="00FA6062">
        <w:t>동의는</w:t>
      </w:r>
      <w:r w:rsidRPr="00FA6062">
        <w:t xml:space="preserve"> </w:t>
      </w:r>
      <w:r w:rsidRPr="00FA6062">
        <w:t>불합리하게</w:t>
      </w:r>
      <w:r w:rsidRPr="00FA6062">
        <w:t xml:space="preserve"> </w:t>
      </w:r>
      <w:r w:rsidRPr="00FA6062">
        <w:t>거부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지연되거나</w:t>
      </w:r>
      <w:r w:rsidRPr="00FA6062">
        <w:t xml:space="preserve"> </w:t>
      </w:r>
      <w:r w:rsidRPr="00FA6062">
        <w:t>불합리한</w:t>
      </w:r>
      <w:r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부가될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없음</w:t>
      </w:r>
      <w:r w:rsidRPr="00FA6062">
        <w:t xml:space="preserve">), </w:t>
      </w:r>
      <w:r w:rsidRPr="00FA6062">
        <w:t>배상권리자는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</w:t>
      </w:r>
      <w:r w:rsidRPr="00FA6062">
        <w:t xml:space="preserve"> </w:t>
      </w:r>
      <w:r w:rsidRPr="00FA6062">
        <w:t>절차에서</w:t>
      </w:r>
      <w:r w:rsidRPr="00FA6062">
        <w:t xml:space="preserve"> </w:t>
      </w:r>
      <w:r w:rsidRPr="00FA6062">
        <w:t>조정</w:t>
      </w:r>
      <w:r w:rsidRPr="00FA6062">
        <w:t xml:space="preserve">, </w:t>
      </w:r>
      <w:r w:rsidRPr="00FA6062">
        <w:t>인낙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화해를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</w:p>
    <w:p w14:paraId="741C4689" w14:textId="77777777" w:rsidR="00012BAC" w:rsidRPr="00FA6062" w:rsidRDefault="00012BAC" w:rsidP="00012BAC">
      <w:pPr>
        <w:pStyle w:val="31"/>
        <w:wordWrap w:val="0"/>
        <w:autoSpaceDE w:val="0"/>
      </w:pPr>
      <w:r w:rsidRPr="00FA6062">
        <w:t>배상의무자와</w:t>
      </w:r>
      <w:r w:rsidRPr="00FA6062">
        <w:t xml:space="preserve"> </w:t>
      </w:r>
      <w:r w:rsidRPr="00FA6062">
        <w:t>배상권리자는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저촉되지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자신의</w:t>
      </w:r>
      <w:r w:rsidRPr="00FA6062">
        <w:t xml:space="preserve"> </w:t>
      </w:r>
      <w:r w:rsidRPr="00FA6062">
        <w:t>문서와</w:t>
      </w:r>
      <w:r w:rsidRPr="00FA6062">
        <w:t xml:space="preserve"> </w:t>
      </w:r>
      <w:r w:rsidRPr="00FA6062">
        <w:t>기록에</w:t>
      </w:r>
      <w:r w:rsidRPr="00FA6062">
        <w:t xml:space="preserve"> </w:t>
      </w:r>
      <w:r w:rsidRPr="00FA6062">
        <w:t>대해</w:t>
      </w:r>
      <w:r w:rsidRPr="00FA6062">
        <w:t xml:space="preserve"> </w:t>
      </w:r>
      <w:r w:rsidRPr="00FA6062">
        <w:t>상대방에게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접근을</w:t>
      </w:r>
      <w:r w:rsidRPr="00FA6062">
        <w:t xml:space="preserve"> </w:t>
      </w:r>
      <w:r w:rsidRPr="00FA6062">
        <w:t>허용하는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포함하여</w:t>
      </w:r>
      <w:r w:rsidRPr="00FA6062">
        <w:t xml:space="preserve">, </w:t>
      </w:r>
      <w:r w:rsidRPr="00FA6062">
        <w:t>합리적인</w:t>
      </w:r>
      <w:r w:rsidRPr="00FA6062">
        <w:t xml:space="preserve"> </w:t>
      </w:r>
      <w:r w:rsidRPr="00FA6062">
        <w:t>범위에서</w:t>
      </w:r>
      <w:r w:rsidRPr="00FA6062">
        <w:t xml:space="preserve"> </w:t>
      </w:r>
      <w:r w:rsidRPr="00FA6062">
        <w:t>상호</w:t>
      </w:r>
      <w:r w:rsidRPr="00FA6062">
        <w:t xml:space="preserve"> </w:t>
      </w:r>
      <w:r w:rsidRPr="00FA6062">
        <w:t>협조해야</w:t>
      </w:r>
      <w:r w:rsidRPr="00FA6062">
        <w:t xml:space="preserve"> </w:t>
      </w:r>
      <w:r w:rsidRPr="00FA6062">
        <w:t>한다</w:t>
      </w:r>
      <w:r w:rsidRPr="00FA6062">
        <w:t xml:space="preserve">. </w:t>
      </w:r>
    </w:p>
    <w:p w14:paraId="7BCAF2BF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구상권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3CF88B1" w14:textId="144DE981" w:rsidR="00012BAC" w:rsidRPr="00FA6062" w:rsidRDefault="00012BAC" w:rsidP="00012BAC">
      <w:pPr>
        <w:pStyle w:val="2f2"/>
        <w:wordWrap w:val="0"/>
        <w:autoSpaceDE w:val="0"/>
      </w:pPr>
      <w:r w:rsidRPr="00FA6062">
        <w:t>매도인</w:t>
      </w:r>
      <w:r w:rsidR="00D76564" w:rsidRPr="00FA6062">
        <w:t>들</w:t>
      </w:r>
      <w:r w:rsidRPr="00FA6062">
        <w:t>은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조에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부담함을</w:t>
      </w:r>
      <w:r w:rsidRPr="00FA6062">
        <w:t xml:space="preserve"> </w:t>
      </w:r>
      <w:r w:rsidRPr="00FA6062">
        <w:t>이유로</w:t>
      </w:r>
      <w:r w:rsidRPr="00FA6062">
        <w:t xml:space="preserve"> </w:t>
      </w: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r w:rsidRPr="00FA6062">
        <w:t>자문사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대리인에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구상권을</w:t>
      </w:r>
      <w:r w:rsidRPr="00FA6062">
        <w:t xml:space="preserve"> </w:t>
      </w:r>
      <w:r w:rsidRPr="00FA6062">
        <w:t>행사하거나</w:t>
      </w:r>
      <w:r w:rsidRPr="00FA6062">
        <w:t xml:space="preserve"> </w:t>
      </w:r>
      <w:r w:rsidRPr="00FA6062">
        <w:t>손해배상청구를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</w:p>
    <w:p w14:paraId="7E6C30B0" w14:textId="21A8A66A" w:rsidR="00001DCD" w:rsidRPr="00001DCD" w:rsidRDefault="00001DCD" w:rsidP="007844B1">
      <w:pPr>
        <w:pStyle w:val="20"/>
        <w:rPr>
          <w:ins w:id="511" w:author="SL Partners" w:date="2025-01-22T21:23:00Z" w16du:dateUtc="2025-01-22T12:23:00Z"/>
          <w:rFonts w:ascii="Times New Roman" w:hAnsi="Times New Roman" w:cs="Times New Roman"/>
          <w:rPrChange w:id="512" w:author="SL Partners" w:date="2025-01-22T21:23:00Z" w16du:dateUtc="2025-01-22T12:23:00Z">
            <w:rPr>
              <w:ins w:id="513" w:author="SL Partners" w:date="2025-01-22T21:23:00Z" w16du:dateUtc="2025-01-22T12:23:00Z"/>
              <w:rFonts w:ascii="Times New Roman" w:hAnsi="Times New Roman" w:cs="Times New Roman"/>
              <w:u w:val="none"/>
            </w:rPr>
          </w:rPrChange>
        </w:rPr>
      </w:pPr>
      <w:bookmarkStart w:id="514" w:name="_Hlk123128949"/>
      <w:ins w:id="515" w:author="SL Partners" w:date="2025-01-22T21:23:00Z" w16du:dateUtc="2025-01-22T12:23:00Z">
        <w:r>
          <w:rPr>
            <w:rFonts w:ascii="Times New Roman" w:hAnsi="Times New Roman" w:cs="Times New Roman" w:hint="eastAsia"/>
          </w:rPr>
          <w:t>기타</w:t>
        </w:r>
        <w:r>
          <w:rPr>
            <w:rFonts w:ascii="Times New Roman" w:hAnsi="Times New Roman" w:cs="Times New Roman" w:hint="eastAsia"/>
          </w:rPr>
          <w:t xml:space="preserve"> </w:t>
        </w:r>
        <w:r>
          <w:rPr>
            <w:rFonts w:ascii="Times New Roman" w:hAnsi="Times New Roman" w:cs="Times New Roman" w:hint="eastAsia"/>
          </w:rPr>
          <w:t>배상</w:t>
        </w:r>
        <w:r>
          <w:rPr>
            <w:rFonts w:ascii="Times New Roman" w:hAnsi="Times New Roman" w:cs="Times New Roman" w:hint="eastAsia"/>
          </w:rPr>
          <w:t xml:space="preserve"> </w:t>
        </w:r>
        <w:r>
          <w:rPr>
            <w:rFonts w:ascii="Times New Roman" w:hAnsi="Times New Roman" w:cs="Times New Roman" w:hint="eastAsia"/>
          </w:rPr>
          <w:t>제한</w:t>
        </w:r>
        <w:r>
          <w:rPr>
            <w:rFonts w:ascii="Times New Roman" w:hAnsi="Times New Roman" w:cs="Times New Roman" w:hint="eastAsia"/>
            <w:u w:val="none"/>
          </w:rPr>
          <w:t>.</w:t>
        </w:r>
      </w:ins>
      <w:ins w:id="516" w:author="SL Partners" w:date="2025-01-22T21:44:00Z" w16du:dateUtc="2025-01-22T12:44:00Z">
        <w:r w:rsidR="006E6C30">
          <w:rPr>
            <w:rFonts w:ascii="Times New Roman" w:hAnsi="Times New Roman" w:cs="Times New Roman" w:hint="eastAsia"/>
            <w:u w:val="none"/>
          </w:rPr>
          <w:t xml:space="preserve"> </w:t>
        </w:r>
        <w:r w:rsidR="006E6C30" w:rsidRPr="006E6C30">
          <w:rPr>
            <w:u w:val="none"/>
            <w:rPrChange w:id="517" w:author="SL Partners" w:date="2025-01-22T21:44:00Z" w16du:dateUtc="2025-01-22T12:44:00Z">
              <w:rPr/>
            </w:rPrChange>
          </w:rPr>
          <w:t>[</w:t>
        </w:r>
        <w:r w:rsidR="006E6C30" w:rsidRPr="006E6C30">
          <w:rPr>
            <w:u w:val="none"/>
            <w:shd w:val="pct15" w:color="auto" w:fill="FFFFFF"/>
            <w:rPrChange w:id="518" w:author="SL Partners" w:date="2025-01-22T21:44:00Z" w16du:dateUtc="2025-01-22T12:44:00Z">
              <w:rPr>
                <w:shd w:val="pct15" w:color="auto" w:fill="FFFFFF"/>
              </w:rPr>
            </w:rPrChange>
          </w:rPr>
          <w:t>Note to Buyer:</w:t>
        </w:r>
        <w:r w:rsidR="00243C40">
          <w:rPr>
            <w:rFonts w:hint="eastAsia"/>
            <w:u w:val="none"/>
            <w:shd w:val="pct15" w:color="auto" w:fill="FFFFFF"/>
          </w:rPr>
          <w:t xml:space="preserve"> </w:t>
        </w:r>
      </w:ins>
    </w:p>
    <w:p w14:paraId="766FBF42" w14:textId="05BCF145" w:rsidR="006F733E" w:rsidRDefault="007A6449" w:rsidP="00001DCD">
      <w:pPr>
        <w:pStyle w:val="31"/>
        <w:rPr>
          <w:ins w:id="519" w:author="SL Partners" w:date="2025-01-22T21:23:00Z" w16du:dateUtc="2025-01-22T12:23:00Z"/>
        </w:rPr>
      </w:pPr>
      <w:ins w:id="520" w:author="SL Partners" w:date="2025-01-22T21:23:00Z" w16du:dateUtc="2025-01-22T12:23:00Z">
        <w:r>
          <w:rPr>
            <w:rFonts w:hint="eastAsia"/>
          </w:rPr>
          <w:t>배상권리자</w:t>
        </w:r>
        <w:r w:rsidR="00001DCD">
          <w:rPr>
            <w:rFonts w:hint="eastAsia"/>
          </w:rPr>
          <w:t>가</w:t>
        </w:r>
        <w:r w:rsidR="00001DCD">
          <w:t xml:space="preserve"> </w:t>
        </w:r>
        <w:r w:rsidR="00001DCD">
          <w:rPr>
            <w:rFonts w:hint="eastAsia"/>
          </w:rPr>
          <w:t>손해를</w:t>
        </w:r>
        <w:r w:rsidR="00001DCD">
          <w:t xml:space="preserve"> </w:t>
        </w:r>
        <w:r w:rsidR="00001DCD">
          <w:rPr>
            <w:rFonts w:hint="eastAsia"/>
          </w:rPr>
          <w:t>발생시킬</w:t>
        </w:r>
        <w:r w:rsidR="00001DCD">
          <w:t xml:space="preserve"> </w:t>
        </w:r>
        <w:r w:rsidR="00001DCD">
          <w:rPr>
            <w:rFonts w:hint="eastAsia"/>
          </w:rPr>
          <w:t>수</w:t>
        </w:r>
        <w:r w:rsidR="00001DCD">
          <w:t xml:space="preserve"> </w:t>
        </w:r>
        <w:r w:rsidR="00001DCD">
          <w:rPr>
            <w:rFonts w:hint="eastAsia"/>
          </w:rPr>
          <w:t>있는</w:t>
        </w:r>
        <w:r w:rsidR="00001DCD">
          <w:t xml:space="preserve"> </w:t>
        </w:r>
        <w:r w:rsidR="00001DCD">
          <w:rPr>
            <w:rFonts w:hint="eastAsia"/>
          </w:rPr>
          <w:t>사유가</w:t>
        </w:r>
        <w:r w:rsidR="00001DCD">
          <w:t xml:space="preserve"> </w:t>
        </w:r>
        <w:r w:rsidR="00001DCD">
          <w:rPr>
            <w:rFonts w:hint="eastAsia"/>
          </w:rPr>
          <w:t>있음을</w:t>
        </w:r>
        <w:r w:rsidR="00001DCD">
          <w:t xml:space="preserve"> </w:t>
        </w:r>
        <w:r w:rsidR="00001DCD">
          <w:rPr>
            <w:rFonts w:hint="eastAsia"/>
          </w:rPr>
          <w:t>인지한</w:t>
        </w:r>
        <w:r w:rsidR="00001DCD">
          <w:t xml:space="preserve"> </w:t>
        </w:r>
        <w:r w:rsidR="00001DCD">
          <w:rPr>
            <w:rFonts w:hint="eastAsia"/>
          </w:rPr>
          <w:t>때에는</w:t>
        </w:r>
        <w:r w:rsidR="00001DCD">
          <w:t xml:space="preserve"> </w:t>
        </w:r>
        <w:r w:rsidR="00001DCD">
          <w:rPr>
            <w:rFonts w:hint="eastAsia"/>
          </w:rPr>
          <w:t>그로</w:t>
        </w:r>
        <w:r w:rsidR="00001DCD">
          <w:t xml:space="preserve"> </w:t>
        </w:r>
        <w:r w:rsidR="00001DCD">
          <w:rPr>
            <w:rFonts w:hint="eastAsia"/>
          </w:rPr>
          <w:t>인한</w:t>
        </w:r>
        <w:r w:rsidR="00001DCD">
          <w:t xml:space="preserve"> </w:t>
        </w:r>
        <w:r w:rsidR="00001DCD">
          <w:rPr>
            <w:rFonts w:hint="eastAsia"/>
          </w:rPr>
          <w:t>손해를</w:t>
        </w:r>
        <w:r w:rsidR="00001DCD">
          <w:t xml:space="preserve"> </w:t>
        </w:r>
        <w:r w:rsidR="00001DCD">
          <w:rPr>
            <w:rFonts w:hint="eastAsia"/>
          </w:rPr>
          <w:t>최소화하기</w:t>
        </w:r>
        <w:r w:rsidR="00001DCD">
          <w:t xml:space="preserve"> </w:t>
        </w:r>
        <w:r w:rsidR="00001DCD">
          <w:rPr>
            <w:rFonts w:hint="eastAsia"/>
          </w:rPr>
          <w:t>위하여</w:t>
        </w:r>
        <w:r w:rsidR="00001DCD">
          <w:t xml:space="preserve"> </w:t>
        </w:r>
        <w:r w:rsidR="00001DCD">
          <w:rPr>
            <w:rFonts w:hint="eastAsia"/>
          </w:rPr>
          <w:t>모든</w:t>
        </w:r>
        <w:r w:rsidR="00001DCD">
          <w:t xml:space="preserve"> </w:t>
        </w:r>
        <w:r w:rsidR="00001DCD">
          <w:rPr>
            <w:rFonts w:hint="eastAsia"/>
          </w:rPr>
          <w:t>필요한</w:t>
        </w:r>
        <w:r w:rsidR="00001DCD">
          <w:t xml:space="preserve"> </w:t>
        </w:r>
        <w:r w:rsidR="00001DCD">
          <w:rPr>
            <w:rFonts w:hint="eastAsia"/>
          </w:rPr>
          <w:t>합리적인</w:t>
        </w:r>
        <w:r w:rsidR="00001DCD">
          <w:t xml:space="preserve"> </w:t>
        </w:r>
        <w:r w:rsidR="00001DCD">
          <w:rPr>
            <w:rFonts w:hint="eastAsia"/>
          </w:rPr>
          <w:t>조치를</w:t>
        </w:r>
        <w:r w:rsidR="00001DCD">
          <w:t xml:space="preserve"> </w:t>
        </w:r>
        <w:r w:rsidR="00001DCD">
          <w:rPr>
            <w:rFonts w:hint="eastAsia"/>
          </w:rPr>
          <w:t>취해야</w:t>
        </w:r>
        <w:r w:rsidR="00001DCD">
          <w:t xml:space="preserve"> </w:t>
        </w:r>
        <w:r w:rsidR="00001DCD">
          <w:rPr>
            <w:rFonts w:hint="eastAsia"/>
          </w:rPr>
          <w:t>하며</w:t>
        </w:r>
        <w:r w:rsidR="00001DCD">
          <w:t xml:space="preserve">, </w:t>
        </w:r>
        <w:r w:rsidR="00001DCD">
          <w:rPr>
            <w:rFonts w:hint="eastAsia"/>
          </w:rPr>
          <w:t>그러한</w:t>
        </w:r>
        <w:r w:rsidR="00001DCD">
          <w:t xml:space="preserve"> </w:t>
        </w:r>
        <w:r w:rsidR="00001DCD">
          <w:rPr>
            <w:rFonts w:hint="eastAsia"/>
          </w:rPr>
          <w:t>조치</w:t>
        </w:r>
        <w:r w:rsidR="00001DCD">
          <w:t xml:space="preserve"> </w:t>
        </w:r>
        <w:r w:rsidR="00001DCD">
          <w:rPr>
            <w:rFonts w:hint="eastAsia"/>
          </w:rPr>
          <w:t>해태로</w:t>
        </w:r>
        <w:r w:rsidR="00001DCD">
          <w:t xml:space="preserve"> </w:t>
        </w:r>
        <w:r w:rsidR="00001DCD">
          <w:rPr>
            <w:rFonts w:hint="eastAsia"/>
          </w:rPr>
          <w:t>인하여</w:t>
        </w:r>
        <w:r w:rsidR="00001DCD">
          <w:t xml:space="preserve"> </w:t>
        </w:r>
        <w:r w:rsidR="00001DCD">
          <w:rPr>
            <w:rFonts w:hint="eastAsia"/>
          </w:rPr>
          <w:t>발생하거나</w:t>
        </w:r>
        <w:r w:rsidR="00001DCD">
          <w:t xml:space="preserve"> </w:t>
        </w:r>
        <w:r w:rsidR="00001DCD">
          <w:rPr>
            <w:rFonts w:hint="eastAsia"/>
          </w:rPr>
          <w:t>추가된</w:t>
        </w:r>
        <w:r w:rsidR="00001DCD">
          <w:t xml:space="preserve"> </w:t>
        </w:r>
        <w:r w:rsidR="00001DCD">
          <w:rPr>
            <w:rFonts w:hint="eastAsia"/>
          </w:rPr>
          <w:t>손해에</w:t>
        </w:r>
        <w:r w:rsidR="00001DCD">
          <w:t xml:space="preserve"> </w:t>
        </w:r>
        <w:r w:rsidR="00001DCD">
          <w:rPr>
            <w:rFonts w:hint="eastAsia"/>
          </w:rPr>
          <w:t>대하여는</w:t>
        </w:r>
        <w:r w:rsidR="00001DCD">
          <w:t xml:space="preserve"> </w:t>
        </w:r>
        <w:r w:rsidR="004A13DB">
          <w:rPr>
            <w:rFonts w:hint="eastAsia"/>
          </w:rPr>
          <w:t>배상의무자</w:t>
        </w:r>
        <w:r w:rsidR="00001DCD">
          <w:rPr>
            <w:rFonts w:hint="eastAsia"/>
          </w:rPr>
          <w:t>에게</w:t>
        </w:r>
        <w:r w:rsidR="00001DCD">
          <w:t xml:space="preserve"> </w:t>
        </w:r>
        <w:r w:rsidR="00001DCD">
          <w:rPr>
            <w:rFonts w:hint="eastAsia"/>
          </w:rPr>
          <w:t>손해배상을</w:t>
        </w:r>
        <w:r w:rsidR="00001DCD">
          <w:t xml:space="preserve"> </w:t>
        </w:r>
        <w:r w:rsidR="00001DCD">
          <w:rPr>
            <w:rFonts w:hint="eastAsia"/>
          </w:rPr>
          <w:t>청구할</w:t>
        </w:r>
        <w:r w:rsidR="00001DCD">
          <w:t xml:space="preserve"> </w:t>
        </w:r>
        <w:r w:rsidR="00001DCD">
          <w:rPr>
            <w:rFonts w:hint="eastAsia"/>
          </w:rPr>
          <w:t>수</w:t>
        </w:r>
        <w:r w:rsidR="00001DCD">
          <w:t xml:space="preserve"> </w:t>
        </w:r>
        <w:r w:rsidR="00001DCD">
          <w:rPr>
            <w:rFonts w:hint="eastAsia"/>
          </w:rPr>
          <w:t>없다</w:t>
        </w:r>
        <w:r w:rsidR="00001DCD">
          <w:t xml:space="preserve">. </w:t>
        </w:r>
      </w:ins>
    </w:p>
    <w:p w14:paraId="115A7CDC" w14:textId="300A2276" w:rsidR="00001DCD" w:rsidRDefault="00001DCD" w:rsidP="00001DCD">
      <w:pPr>
        <w:pStyle w:val="31"/>
        <w:rPr>
          <w:ins w:id="521" w:author="SL Partners" w:date="2025-01-22T21:23:00Z" w16du:dateUtc="2025-01-22T12:23:00Z"/>
        </w:rPr>
      </w:pPr>
      <w:ins w:id="522" w:author="SL Partners" w:date="2025-01-22T21:23:00Z" w16du:dateUtc="2025-01-22T12:23:00Z">
        <w:r>
          <w:rPr>
            <w:rFonts w:hint="eastAsia"/>
          </w:rPr>
          <w:t>배상의무자는</w:t>
        </w:r>
        <w:r>
          <w:t xml:space="preserve"> </w:t>
        </w:r>
        <w:r>
          <w:rPr>
            <w:rFonts w:hint="eastAsia"/>
          </w:rPr>
          <w:t>어떠한</w:t>
        </w:r>
        <w:r>
          <w:t xml:space="preserve"> </w:t>
        </w:r>
        <w:r>
          <w:rPr>
            <w:rFonts w:hint="eastAsia"/>
          </w:rPr>
          <w:t>경우에도</w:t>
        </w:r>
        <w:r>
          <w:t xml:space="preserve"> </w:t>
        </w:r>
        <w:r>
          <w:rPr>
            <w:rFonts w:hint="eastAsia"/>
          </w:rPr>
          <w:t>본</w:t>
        </w:r>
        <w:r>
          <w:t xml:space="preserve"> </w:t>
        </w:r>
        <w:r>
          <w:rPr>
            <w:rFonts w:hint="eastAsia"/>
          </w:rPr>
          <w:t>계약</w:t>
        </w:r>
        <w:r>
          <w:t xml:space="preserve"> </w:t>
        </w:r>
        <w:r>
          <w:rPr>
            <w:rFonts w:hint="eastAsia"/>
          </w:rPr>
          <w:t>또는</w:t>
        </w:r>
        <w:r>
          <w:t xml:space="preserve"> </w:t>
        </w:r>
        <w:r>
          <w:rPr>
            <w:rFonts w:hint="eastAsia"/>
          </w:rPr>
          <w:t>본건</w:t>
        </w:r>
        <w:r>
          <w:t xml:space="preserve"> </w:t>
        </w:r>
        <w:r>
          <w:rPr>
            <w:rFonts w:hint="eastAsia"/>
          </w:rPr>
          <w:t>거래로부터</w:t>
        </w:r>
        <w:r>
          <w:t xml:space="preserve"> </w:t>
        </w:r>
        <w:r>
          <w:rPr>
            <w:rFonts w:hint="eastAsia"/>
          </w:rPr>
          <w:t>또는</w:t>
        </w:r>
        <w:r>
          <w:t xml:space="preserve"> </w:t>
        </w:r>
        <w:r>
          <w:rPr>
            <w:rFonts w:hint="eastAsia"/>
          </w:rPr>
          <w:t>이와</w:t>
        </w:r>
        <w:r>
          <w:t xml:space="preserve"> </w:t>
        </w:r>
        <w:r>
          <w:rPr>
            <w:rFonts w:hint="eastAsia"/>
          </w:rPr>
          <w:t>관련하여</w:t>
        </w:r>
        <w:r>
          <w:t xml:space="preserve"> </w:t>
        </w:r>
        <w:r>
          <w:rPr>
            <w:rFonts w:hint="eastAsia"/>
          </w:rPr>
          <w:t>발생하는</w:t>
        </w:r>
        <w:r>
          <w:t xml:space="preserve"> </w:t>
        </w:r>
        <w:r>
          <w:rPr>
            <w:rFonts w:hint="eastAsia"/>
          </w:rPr>
          <w:t>특별손해</w:t>
        </w:r>
        <w:r>
          <w:t xml:space="preserve">, </w:t>
        </w:r>
        <w:r>
          <w:rPr>
            <w:rFonts w:hint="eastAsia"/>
          </w:rPr>
          <w:t>우발적</w:t>
        </w:r>
        <w:r>
          <w:t xml:space="preserve"> </w:t>
        </w:r>
        <w:r>
          <w:rPr>
            <w:rFonts w:hint="eastAsia"/>
          </w:rPr>
          <w:t>손해</w:t>
        </w:r>
        <w:r>
          <w:t xml:space="preserve">, </w:t>
        </w:r>
        <w:r>
          <w:rPr>
            <w:rFonts w:hint="eastAsia"/>
          </w:rPr>
          <w:t>결과</w:t>
        </w:r>
        <w:r>
          <w:t xml:space="preserve"> </w:t>
        </w:r>
        <w:r>
          <w:rPr>
            <w:rFonts w:hint="eastAsia"/>
          </w:rPr>
          <w:t>손해</w:t>
        </w:r>
        <w:r>
          <w:t xml:space="preserve">, </w:t>
        </w:r>
        <w:r>
          <w:rPr>
            <w:rFonts w:hint="eastAsia"/>
          </w:rPr>
          <w:t>간접</w:t>
        </w:r>
        <w:r>
          <w:t xml:space="preserve"> </w:t>
        </w:r>
        <w:r>
          <w:rPr>
            <w:rFonts w:hint="eastAsia"/>
          </w:rPr>
          <w:t>손해나</w:t>
        </w:r>
        <w:r>
          <w:t xml:space="preserve"> 2</w:t>
        </w:r>
        <w:r>
          <w:rPr>
            <w:rFonts w:hint="eastAsia"/>
          </w:rPr>
          <w:t>차</w:t>
        </w:r>
        <w:r>
          <w:t xml:space="preserve"> </w:t>
        </w:r>
        <w:r>
          <w:rPr>
            <w:rFonts w:hint="eastAsia"/>
          </w:rPr>
          <w:t>손해에</w:t>
        </w:r>
        <w:r>
          <w:t xml:space="preserve"> </w:t>
        </w:r>
        <w:r>
          <w:rPr>
            <w:rFonts w:hint="eastAsia"/>
          </w:rPr>
          <w:t>대하여는</w:t>
        </w:r>
        <w:r>
          <w:t xml:space="preserve"> </w:t>
        </w:r>
        <w:r>
          <w:rPr>
            <w:rFonts w:hint="eastAsia"/>
          </w:rPr>
          <w:t>배상책임을</w:t>
        </w:r>
        <w:r>
          <w:t xml:space="preserve"> </w:t>
        </w:r>
        <w:r>
          <w:rPr>
            <w:rFonts w:hint="eastAsia"/>
          </w:rPr>
          <w:t>부담하지</w:t>
        </w:r>
        <w:r>
          <w:t xml:space="preserve"> </w:t>
        </w:r>
        <w:r>
          <w:rPr>
            <w:rFonts w:hint="eastAsia"/>
          </w:rPr>
          <w:t>아니한다</w:t>
        </w:r>
        <w:r>
          <w:t xml:space="preserve">. </w:t>
        </w:r>
        <w:r>
          <w:rPr>
            <w:rFonts w:hint="eastAsia"/>
          </w:rPr>
          <w:t>이와</w:t>
        </w:r>
        <w:r>
          <w:t xml:space="preserve"> </w:t>
        </w:r>
        <w:r>
          <w:rPr>
            <w:rFonts w:hint="eastAsia"/>
          </w:rPr>
          <w:t>같은</w:t>
        </w:r>
        <w:r>
          <w:t xml:space="preserve"> </w:t>
        </w:r>
        <w:r>
          <w:rPr>
            <w:rFonts w:hint="eastAsia"/>
          </w:rPr>
          <w:t>특별손해</w:t>
        </w:r>
        <w:r>
          <w:t xml:space="preserve">, </w:t>
        </w:r>
        <w:r>
          <w:rPr>
            <w:rFonts w:hint="eastAsia"/>
          </w:rPr>
          <w:t>우발적</w:t>
        </w:r>
        <w:r>
          <w:t xml:space="preserve"> </w:t>
        </w:r>
        <w:r>
          <w:rPr>
            <w:rFonts w:hint="eastAsia"/>
          </w:rPr>
          <w:t>손해</w:t>
        </w:r>
        <w:r>
          <w:t xml:space="preserve">, </w:t>
        </w:r>
        <w:r>
          <w:rPr>
            <w:rFonts w:hint="eastAsia"/>
          </w:rPr>
          <w:t>결과</w:t>
        </w:r>
        <w:r>
          <w:t xml:space="preserve"> </w:t>
        </w:r>
        <w:r>
          <w:rPr>
            <w:rFonts w:hint="eastAsia"/>
          </w:rPr>
          <w:t>손해</w:t>
        </w:r>
        <w:r>
          <w:t xml:space="preserve">, </w:t>
        </w:r>
        <w:r>
          <w:rPr>
            <w:rFonts w:hint="eastAsia"/>
          </w:rPr>
          <w:t>간접</w:t>
        </w:r>
        <w:r>
          <w:t xml:space="preserve"> </w:t>
        </w:r>
        <w:r>
          <w:rPr>
            <w:rFonts w:hint="eastAsia"/>
          </w:rPr>
          <w:t>손해나</w:t>
        </w:r>
        <w:r>
          <w:t xml:space="preserve"> 2</w:t>
        </w:r>
        <w:r>
          <w:rPr>
            <w:rFonts w:hint="eastAsia"/>
          </w:rPr>
          <w:t>차</w:t>
        </w:r>
        <w:r>
          <w:t xml:space="preserve"> </w:t>
        </w:r>
        <w:r>
          <w:rPr>
            <w:rFonts w:hint="eastAsia"/>
          </w:rPr>
          <w:t>손해에는</w:t>
        </w:r>
        <w:r>
          <w:t xml:space="preserve"> </w:t>
        </w:r>
        <w:r>
          <w:rPr>
            <w:rFonts w:hint="eastAsia"/>
          </w:rPr>
          <w:t>매수인에</w:t>
        </w:r>
        <w:r>
          <w:t xml:space="preserve"> </w:t>
        </w:r>
        <w:r>
          <w:rPr>
            <w:rFonts w:hint="eastAsia"/>
          </w:rPr>
          <w:t>의한</w:t>
        </w:r>
        <w:r>
          <w:t xml:space="preserve"> </w:t>
        </w:r>
        <w:r>
          <w:rPr>
            <w:rFonts w:hint="eastAsia"/>
          </w:rPr>
          <w:t>대상회사</w:t>
        </w:r>
        <w:r>
          <w:t xml:space="preserve"> </w:t>
        </w:r>
        <w:r>
          <w:rPr>
            <w:rFonts w:hint="eastAsia"/>
          </w:rPr>
          <w:lastRenderedPageBreak/>
          <w:t>및</w:t>
        </w:r>
        <w:r>
          <w:t>/</w:t>
        </w:r>
        <w:r>
          <w:rPr>
            <w:rFonts w:hint="eastAsia"/>
          </w:rPr>
          <w:t>또는</w:t>
        </w:r>
        <w:r>
          <w:t xml:space="preserve"> </w:t>
        </w:r>
        <w:r>
          <w:rPr>
            <w:rFonts w:hint="eastAsia"/>
          </w:rPr>
          <w:t>대상주식의</w:t>
        </w:r>
        <w:r>
          <w:t xml:space="preserve"> </w:t>
        </w:r>
        <w:r>
          <w:rPr>
            <w:rFonts w:hint="eastAsia"/>
          </w:rPr>
          <w:t>가치평가와</w:t>
        </w:r>
        <w:r>
          <w:t xml:space="preserve"> </w:t>
        </w:r>
        <w:r>
          <w:rPr>
            <w:rFonts w:hint="eastAsia"/>
          </w:rPr>
          <w:t>실제</w:t>
        </w:r>
        <w:r>
          <w:t xml:space="preserve"> </w:t>
        </w:r>
        <w:r>
          <w:rPr>
            <w:rFonts w:hint="eastAsia"/>
          </w:rPr>
          <w:t>가치와의</w:t>
        </w:r>
        <w:r>
          <w:t xml:space="preserve"> </w:t>
        </w:r>
        <w:r>
          <w:rPr>
            <w:rFonts w:hint="eastAsia"/>
          </w:rPr>
          <w:t>차이가</w:t>
        </w:r>
        <w:r>
          <w:t xml:space="preserve"> </w:t>
        </w:r>
        <w:r>
          <w:rPr>
            <w:rFonts w:hint="eastAsia"/>
          </w:rPr>
          <w:t>포함되며</w:t>
        </w:r>
        <w:r>
          <w:t xml:space="preserve">, </w:t>
        </w:r>
        <w:r>
          <w:rPr>
            <w:rFonts w:hint="eastAsia"/>
          </w:rPr>
          <w:t>어떠한</w:t>
        </w:r>
        <w:r>
          <w:t xml:space="preserve"> </w:t>
        </w:r>
        <w:r>
          <w:rPr>
            <w:rFonts w:hint="eastAsia"/>
          </w:rPr>
          <w:t>경우에도</w:t>
        </w:r>
        <w:r>
          <w:t xml:space="preserve"> </w:t>
        </w:r>
        <w:r>
          <w:rPr>
            <w:rFonts w:hint="eastAsia"/>
          </w:rPr>
          <w:t>제</w:t>
        </w:r>
        <w:r>
          <w:t>8.1</w:t>
        </w:r>
        <w:r>
          <w:rPr>
            <w:rFonts w:hint="eastAsia"/>
          </w:rPr>
          <w:t>조</w:t>
        </w:r>
        <w:r>
          <w:t xml:space="preserve"> </w:t>
        </w:r>
        <w:r>
          <w:rPr>
            <w:rFonts w:hint="eastAsia"/>
          </w:rPr>
          <w:t>및</w:t>
        </w:r>
        <w:r>
          <w:t xml:space="preserve"> </w:t>
        </w:r>
        <w:r>
          <w:rPr>
            <w:rFonts w:hint="eastAsia"/>
          </w:rPr>
          <w:t>제</w:t>
        </w:r>
        <w:r>
          <w:t>8.2</w:t>
        </w:r>
        <w:r>
          <w:rPr>
            <w:rFonts w:hint="eastAsia"/>
          </w:rPr>
          <w:t>조에</w:t>
        </w:r>
        <w:r>
          <w:t xml:space="preserve"> </w:t>
        </w:r>
        <w:r>
          <w:rPr>
            <w:rFonts w:hint="eastAsia"/>
          </w:rPr>
          <w:t>따른</w:t>
        </w:r>
        <w:r>
          <w:t xml:space="preserve"> </w:t>
        </w:r>
        <w:r>
          <w:rPr>
            <w:rFonts w:hint="eastAsia"/>
          </w:rPr>
          <w:t>손해의</w:t>
        </w:r>
        <w:r>
          <w:t xml:space="preserve"> </w:t>
        </w:r>
        <w:r>
          <w:rPr>
            <w:rFonts w:hint="eastAsia"/>
          </w:rPr>
          <w:t>산정은</w:t>
        </w:r>
        <w:r>
          <w:t xml:space="preserve"> </w:t>
        </w:r>
        <w:r>
          <w:rPr>
            <w:rFonts w:hint="eastAsia"/>
          </w:rPr>
          <w:t>이익</w:t>
        </w:r>
        <w:r>
          <w:t xml:space="preserve"> </w:t>
        </w:r>
        <w:r>
          <w:rPr>
            <w:rFonts w:hint="eastAsia"/>
          </w:rPr>
          <w:t>또는</w:t>
        </w:r>
        <w:r>
          <w:t xml:space="preserve"> </w:t>
        </w:r>
        <w:r>
          <w:rPr>
            <w:rFonts w:hint="eastAsia"/>
          </w:rPr>
          <w:t>현금흐름</w:t>
        </w:r>
        <w:r>
          <w:t xml:space="preserve"> </w:t>
        </w:r>
        <w:r>
          <w:rPr>
            <w:rFonts w:hint="eastAsia"/>
          </w:rPr>
          <w:t>등에</w:t>
        </w:r>
        <w:r>
          <w:t xml:space="preserve"> </w:t>
        </w:r>
        <w:r>
          <w:rPr>
            <w:rFonts w:hint="eastAsia"/>
          </w:rPr>
          <w:t>배수를</w:t>
        </w:r>
        <w:r>
          <w:t xml:space="preserve"> </w:t>
        </w:r>
        <w:r>
          <w:rPr>
            <w:rFonts w:hint="eastAsia"/>
          </w:rPr>
          <w:t>적용하는</w:t>
        </w:r>
        <w:r>
          <w:t xml:space="preserve"> </w:t>
        </w:r>
        <w:r>
          <w:rPr>
            <w:rFonts w:hint="eastAsia"/>
          </w:rPr>
          <w:t>방식</w:t>
        </w:r>
        <w:r>
          <w:t>(</w:t>
        </w:r>
        <w:r>
          <w:rPr>
            <w:rFonts w:hint="eastAsia"/>
          </w:rPr>
          <w:t>예</w:t>
        </w:r>
        <w:r>
          <w:t>: EBITDA multiple)</w:t>
        </w:r>
        <w:r>
          <w:rPr>
            <w:rFonts w:hint="eastAsia"/>
          </w:rPr>
          <w:t>에</w:t>
        </w:r>
        <w:r>
          <w:t xml:space="preserve"> </w:t>
        </w:r>
        <w:r>
          <w:rPr>
            <w:rFonts w:hint="eastAsia"/>
          </w:rPr>
          <w:t>의하거나</w:t>
        </w:r>
        <w:r>
          <w:t xml:space="preserve"> </w:t>
        </w:r>
        <w:r>
          <w:rPr>
            <w:rFonts w:hint="eastAsia"/>
          </w:rPr>
          <w:t>그</w:t>
        </w:r>
        <w:r>
          <w:t xml:space="preserve"> </w:t>
        </w:r>
        <w:r>
          <w:rPr>
            <w:rFonts w:hint="eastAsia"/>
          </w:rPr>
          <w:t>외의</w:t>
        </w:r>
        <w:r>
          <w:t xml:space="preserve"> </w:t>
        </w:r>
        <w:r>
          <w:rPr>
            <w:rFonts w:hint="eastAsia"/>
          </w:rPr>
          <w:t>가치</w:t>
        </w:r>
        <w:r>
          <w:t xml:space="preserve"> </w:t>
        </w:r>
        <w:r>
          <w:rPr>
            <w:rFonts w:hint="eastAsia"/>
          </w:rPr>
          <w:t>평가</w:t>
        </w:r>
        <w:r>
          <w:t xml:space="preserve"> </w:t>
        </w:r>
        <w:r>
          <w:rPr>
            <w:rFonts w:hint="eastAsia"/>
          </w:rPr>
          <w:t>방법이</w:t>
        </w:r>
        <w:r>
          <w:t xml:space="preserve"> </w:t>
        </w:r>
        <w:r>
          <w:rPr>
            <w:rFonts w:hint="eastAsia"/>
          </w:rPr>
          <w:t>적용되어서는</w:t>
        </w:r>
        <w:r>
          <w:t xml:space="preserve"> </w:t>
        </w:r>
        <w:r>
          <w:rPr>
            <w:rFonts w:hint="eastAsia"/>
          </w:rPr>
          <w:t>아니된다</w:t>
        </w:r>
        <w:r>
          <w:t>.</w:t>
        </w:r>
      </w:ins>
    </w:p>
    <w:p w14:paraId="45009F3C" w14:textId="10A68690" w:rsidR="00001DCD" w:rsidRDefault="00001DCD" w:rsidP="00001DCD">
      <w:pPr>
        <w:pStyle w:val="31"/>
        <w:rPr>
          <w:ins w:id="523" w:author="SL Partners" w:date="2025-01-22T21:24:00Z" w16du:dateUtc="2025-01-22T12:24:00Z"/>
        </w:rPr>
      </w:pPr>
      <w:ins w:id="524" w:author="SL Partners" w:date="2025-01-22T21:23:00Z" w16du:dateUtc="2025-01-22T12:23:00Z">
        <w:r>
          <w:rPr>
            <w:rFonts w:hint="eastAsia"/>
          </w:rPr>
          <w:t>본</w:t>
        </w:r>
        <w:r>
          <w:t xml:space="preserve"> </w:t>
        </w:r>
        <w:r>
          <w:rPr>
            <w:rFonts w:hint="eastAsia"/>
          </w:rPr>
          <w:t>계약에</w:t>
        </w:r>
        <w:r>
          <w:t xml:space="preserve"> </w:t>
        </w:r>
        <w:r>
          <w:rPr>
            <w:rFonts w:hint="eastAsia"/>
          </w:rPr>
          <w:t>따른</w:t>
        </w:r>
        <w:r>
          <w:t xml:space="preserve"> </w:t>
        </w:r>
        <w:r>
          <w:rPr>
            <w:rFonts w:hint="eastAsia"/>
          </w:rPr>
          <w:t>손해배상책임은</w:t>
        </w:r>
        <w:r>
          <w:t xml:space="preserve"> </w:t>
        </w:r>
        <w:r>
          <w:rPr>
            <w:rFonts w:hint="eastAsia"/>
          </w:rPr>
          <w:t>손해배상을</w:t>
        </w:r>
        <w:r>
          <w:t xml:space="preserve"> </w:t>
        </w:r>
        <w:r>
          <w:rPr>
            <w:rFonts w:hint="eastAsia"/>
          </w:rPr>
          <w:t>초래하는</w:t>
        </w:r>
        <w:r>
          <w:t xml:space="preserve"> </w:t>
        </w:r>
        <w:r>
          <w:rPr>
            <w:rFonts w:hint="eastAsia"/>
          </w:rPr>
          <w:t>사실관계가</w:t>
        </w:r>
        <w:r>
          <w:t xml:space="preserve"> </w:t>
        </w:r>
        <w:r>
          <w:rPr>
            <w:rFonts w:hint="eastAsia"/>
          </w:rPr>
          <w:t>하나</w:t>
        </w:r>
        <w:r>
          <w:t xml:space="preserve"> </w:t>
        </w:r>
        <w:r>
          <w:rPr>
            <w:rFonts w:hint="eastAsia"/>
          </w:rPr>
          <w:t>이상의</w:t>
        </w:r>
        <w:r>
          <w:t xml:space="preserve"> </w:t>
        </w:r>
        <w:r>
          <w:rPr>
            <w:rFonts w:hint="eastAsia"/>
          </w:rPr>
          <w:t>진술</w:t>
        </w:r>
        <w:r>
          <w:t xml:space="preserve"> </w:t>
        </w:r>
        <w:r>
          <w:rPr>
            <w:rFonts w:hint="eastAsia"/>
          </w:rPr>
          <w:t>및</w:t>
        </w:r>
        <w:r>
          <w:t xml:space="preserve"> </w:t>
        </w:r>
        <w:r>
          <w:rPr>
            <w:rFonts w:hint="eastAsia"/>
          </w:rPr>
          <w:t>보장</w:t>
        </w:r>
        <w:r>
          <w:t xml:space="preserve">, </w:t>
        </w:r>
        <w:r>
          <w:rPr>
            <w:rFonts w:hint="eastAsia"/>
          </w:rPr>
          <w:t>확약</w:t>
        </w:r>
        <w:r>
          <w:t xml:space="preserve"> </w:t>
        </w:r>
        <w:r>
          <w:rPr>
            <w:rFonts w:hint="eastAsia"/>
          </w:rPr>
          <w:t>또는</w:t>
        </w:r>
        <w:r>
          <w:t xml:space="preserve"> </w:t>
        </w:r>
        <w:r>
          <w:rPr>
            <w:rFonts w:hint="eastAsia"/>
          </w:rPr>
          <w:t>의무의</w:t>
        </w:r>
        <w:r>
          <w:t xml:space="preserve"> </w:t>
        </w:r>
        <w:r>
          <w:rPr>
            <w:rFonts w:hint="eastAsia"/>
          </w:rPr>
          <w:t>위반을</w:t>
        </w:r>
        <w:r>
          <w:t xml:space="preserve"> </w:t>
        </w:r>
        <w:r>
          <w:rPr>
            <w:rFonts w:hint="eastAsia"/>
          </w:rPr>
          <w:t>구성한다는</w:t>
        </w:r>
        <w:r>
          <w:t xml:space="preserve"> </w:t>
        </w:r>
        <w:r>
          <w:rPr>
            <w:rFonts w:hint="eastAsia"/>
          </w:rPr>
          <w:t>이유로</w:t>
        </w:r>
        <w:r>
          <w:t xml:space="preserve"> </w:t>
        </w:r>
        <w:r>
          <w:rPr>
            <w:rFonts w:hint="eastAsia"/>
          </w:rPr>
          <w:t>중첩적으로</w:t>
        </w:r>
        <w:r>
          <w:t xml:space="preserve"> </w:t>
        </w:r>
        <w:r>
          <w:rPr>
            <w:rFonts w:hint="eastAsia"/>
          </w:rPr>
          <w:t>발생되지</w:t>
        </w:r>
        <w:r>
          <w:t xml:space="preserve"> </w:t>
        </w:r>
        <w:r>
          <w:rPr>
            <w:rFonts w:hint="eastAsia"/>
          </w:rPr>
          <w:t>아니한다</w:t>
        </w:r>
        <w:r>
          <w:t>.</w:t>
        </w:r>
      </w:ins>
    </w:p>
    <w:p w14:paraId="710CC4D8" w14:textId="594783F6" w:rsidR="003B0929" w:rsidRPr="003B0929" w:rsidRDefault="003B0929" w:rsidP="003B0929">
      <w:pPr>
        <w:pStyle w:val="31"/>
        <w:rPr>
          <w:ins w:id="525" w:author="SL Partners" w:date="2025-01-22T21:25:00Z" w16du:dateUtc="2025-01-22T12:25:00Z"/>
        </w:rPr>
      </w:pPr>
      <w:ins w:id="526" w:author="SL Partners" w:date="2025-01-22T21:25:00Z" w16du:dateUtc="2025-01-22T12:25:00Z">
        <w:r w:rsidRPr="003B0929">
          <w:rPr>
            <w:rFonts w:hint="eastAsia"/>
          </w:rPr>
          <w:t>매도인은</w:t>
        </w:r>
        <w:r w:rsidRPr="003B0929">
          <w:t xml:space="preserve"> </w:t>
        </w:r>
        <w:r w:rsidRPr="003B0929">
          <w:rPr>
            <w:rFonts w:hint="eastAsia"/>
          </w:rPr>
          <w:t>손해배상청구를</w:t>
        </w:r>
        <w:r w:rsidRPr="003B0929">
          <w:t xml:space="preserve"> </w:t>
        </w:r>
        <w:r w:rsidRPr="003B0929">
          <w:rPr>
            <w:rFonts w:hint="eastAsia"/>
          </w:rPr>
          <w:t>가능하게</w:t>
        </w:r>
        <w:r w:rsidRPr="003B0929">
          <w:t xml:space="preserve"> </w:t>
        </w:r>
        <w:r w:rsidRPr="003B0929">
          <w:rPr>
            <w:rFonts w:hint="eastAsia"/>
          </w:rPr>
          <w:t>하거나</w:t>
        </w:r>
        <w:r w:rsidRPr="003B0929">
          <w:t xml:space="preserve"> </w:t>
        </w:r>
        <w:r w:rsidRPr="003B0929">
          <w:rPr>
            <w:rFonts w:hint="eastAsia"/>
          </w:rPr>
          <w:t>손해배상청구의</w:t>
        </w:r>
        <w:r w:rsidRPr="003B0929">
          <w:t xml:space="preserve"> </w:t>
        </w:r>
        <w:r w:rsidRPr="003B0929">
          <w:rPr>
            <w:rFonts w:hint="eastAsia"/>
          </w:rPr>
          <w:t>기초가</w:t>
        </w:r>
        <w:r w:rsidRPr="003B0929">
          <w:t xml:space="preserve"> </w:t>
        </w:r>
        <w:r w:rsidRPr="003B0929">
          <w:rPr>
            <w:rFonts w:hint="eastAsia"/>
          </w:rPr>
          <w:t>되는</w:t>
        </w:r>
        <w:r w:rsidRPr="003B0929">
          <w:t xml:space="preserve"> </w:t>
        </w:r>
        <w:r w:rsidRPr="003B0929">
          <w:rPr>
            <w:rFonts w:hint="eastAsia"/>
          </w:rPr>
          <w:t>사실</w:t>
        </w:r>
        <w:r w:rsidRPr="003B0929">
          <w:t xml:space="preserve">, </w:t>
        </w:r>
        <w:r w:rsidRPr="003B0929">
          <w:rPr>
            <w:rFonts w:hint="eastAsia"/>
          </w:rPr>
          <w:t>사건</w:t>
        </w:r>
        <w:r w:rsidRPr="003B0929">
          <w:t xml:space="preserve">, </w:t>
        </w:r>
        <w:r w:rsidRPr="003B0929">
          <w:rPr>
            <w:rFonts w:hint="eastAsia"/>
          </w:rPr>
          <w:t>사유</w:t>
        </w:r>
        <w:r w:rsidRPr="003B0929">
          <w:t xml:space="preserve"> </w:t>
        </w:r>
        <w:r w:rsidRPr="003B0929">
          <w:rPr>
            <w:rFonts w:hint="eastAsia"/>
          </w:rPr>
          <w:t>또는</w:t>
        </w:r>
        <w:r w:rsidRPr="003B0929">
          <w:t xml:space="preserve"> </w:t>
        </w:r>
        <w:r w:rsidRPr="003B0929">
          <w:rPr>
            <w:rFonts w:hint="eastAsia"/>
          </w:rPr>
          <w:t>상황이</w:t>
        </w:r>
        <w:r w:rsidRPr="003B0929">
          <w:t xml:space="preserve"> </w:t>
        </w:r>
        <w:r w:rsidRPr="003B0929">
          <w:rPr>
            <w:rFonts w:hint="eastAsia"/>
          </w:rPr>
          <w:t>기준</w:t>
        </w:r>
        <w:r w:rsidRPr="003B0929">
          <w:t xml:space="preserve"> </w:t>
        </w:r>
        <w:r w:rsidRPr="003B0929">
          <w:rPr>
            <w:rFonts w:hint="eastAsia"/>
          </w:rPr>
          <w:t>재무제표에</w:t>
        </w:r>
        <w:r w:rsidRPr="003B0929">
          <w:t xml:space="preserve"> </w:t>
        </w:r>
        <w:r w:rsidRPr="003B0929">
          <w:rPr>
            <w:rFonts w:hint="eastAsia"/>
          </w:rPr>
          <w:t>반영</w:t>
        </w:r>
        <w:r w:rsidRPr="003B0929">
          <w:t xml:space="preserve"> </w:t>
        </w:r>
        <w:r w:rsidRPr="003B0929">
          <w:rPr>
            <w:rFonts w:hint="eastAsia"/>
          </w:rPr>
          <w:t>또는</w:t>
        </w:r>
        <w:r w:rsidRPr="003B0929">
          <w:t xml:space="preserve"> </w:t>
        </w:r>
        <w:r w:rsidRPr="003B0929">
          <w:rPr>
            <w:rFonts w:hint="eastAsia"/>
          </w:rPr>
          <w:t>공개된</w:t>
        </w:r>
        <w:r w:rsidRPr="003B0929">
          <w:t xml:space="preserve"> </w:t>
        </w:r>
        <w:r w:rsidRPr="003B0929">
          <w:rPr>
            <w:rFonts w:hint="eastAsia"/>
          </w:rPr>
          <w:t>경우</w:t>
        </w:r>
        <w:r w:rsidRPr="003B0929">
          <w:t xml:space="preserve">, </w:t>
        </w:r>
        <w:r w:rsidRPr="003B0929">
          <w:rPr>
            <w:rFonts w:hint="eastAsia"/>
          </w:rPr>
          <w:t>그러한</w:t>
        </w:r>
        <w:r w:rsidRPr="003B0929">
          <w:t xml:space="preserve"> </w:t>
        </w:r>
        <w:r w:rsidRPr="003B0929">
          <w:rPr>
            <w:rFonts w:hint="eastAsia"/>
          </w:rPr>
          <w:t>손해에</w:t>
        </w:r>
        <w:r w:rsidRPr="003B0929">
          <w:t xml:space="preserve"> </w:t>
        </w:r>
        <w:r w:rsidRPr="003B0929">
          <w:rPr>
            <w:rFonts w:hint="eastAsia"/>
          </w:rPr>
          <w:t>대하여는</w:t>
        </w:r>
        <w:r w:rsidRPr="003B0929">
          <w:t xml:space="preserve"> </w:t>
        </w:r>
        <w:r w:rsidRPr="003B0929">
          <w:rPr>
            <w:rFonts w:hint="eastAsia"/>
          </w:rPr>
          <w:t>본</w:t>
        </w:r>
        <w:r w:rsidRPr="003B0929">
          <w:t xml:space="preserve"> </w:t>
        </w:r>
        <w:r w:rsidRPr="003B0929">
          <w:rPr>
            <w:rFonts w:hint="eastAsia"/>
          </w:rPr>
          <w:t>계약</w:t>
        </w:r>
        <w:r w:rsidRPr="003B0929">
          <w:t xml:space="preserve"> </w:t>
        </w:r>
      </w:ins>
      <w:ins w:id="527" w:author="SL Partners" w:date="2025-01-22T21:26:00Z" w16du:dateUtc="2025-01-22T12:26:00Z">
        <w:r w:rsidR="00631C94" w:rsidRPr="003B0929">
          <w:rPr>
            <w:rFonts w:hint="eastAsia"/>
          </w:rPr>
          <w:t>제</w:t>
        </w:r>
        <w:r w:rsidR="00631C94">
          <w:rPr>
            <w:rFonts w:hint="eastAsia"/>
          </w:rPr>
          <w:t>8</w:t>
        </w:r>
        <w:r w:rsidR="00631C94" w:rsidRPr="003B0929">
          <w:t>.1</w:t>
        </w:r>
        <w:r w:rsidR="00631C94" w:rsidRPr="003B0929">
          <w:rPr>
            <w:rFonts w:hint="eastAsia"/>
          </w:rPr>
          <w:t>조</w:t>
        </w:r>
        <w:r w:rsidR="00631C94">
          <w:rPr>
            <w:rFonts w:hint="eastAsia"/>
          </w:rPr>
          <w:t xml:space="preserve"> </w:t>
        </w:r>
        <w:r w:rsidR="00631C94">
          <w:rPr>
            <w:rFonts w:hint="eastAsia"/>
          </w:rPr>
          <w:t>또는</w:t>
        </w:r>
        <w:r w:rsidR="00631C94">
          <w:rPr>
            <w:rFonts w:hint="eastAsia"/>
          </w:rPr>
          <w:t xml:space="preserve"> </w:t>
        </w:r>
        <w:r w:rsidR="00631C94">
          <w:rPr>
            <w:rFonts w:hint="eastAsia"/>
          </w:rPr>
          <w:t>제</w:t>
        </w:r>
        <w:r w:rsidR="00631C94">
          <w:rPr>
            <w:rFonts w:hint="eastAsia"/>
          </w:rPr>
          <w:t>8.2</w:t>
        </w:r>
        <w:r w:rsidR="00631C94">
          <w:rPr>
            <w:rFonts w:hint="eastAsia"/>
          </w:rPr>
          <w:t>조</w:t>
        </w:r>
      </w:ins>
      <w:ins w:id="528" w:author="SL Partners" w:date="2025-01-22T21:25:00Z" w16du:dateUtc="2025-01-22T12:25:00Z">
        <w:r w:rsidRPr="003B0929">
          <w:rPr>
            <w:rFonts w:hint="eastAsia"/>
          </w:rPr>
          <w:t>에</w:t>
        </w:r>
        <w:r w:rsidRPr="003B0929">
          <w:t xml:space="preserve"> </w:t>
        </w:r>
        <w:r w:rsidRPr="003B0929">
          <w:rPr>
            <w:rFonts w:hint="eastAsia"/>
          </w:rPr>
          <w:t>따른</w:t>
        </w:r>
        <w:r w:rsidRPr="003B0929">
          <w:t xml:space="preserve"> </w:t>
        </w:r>
        <w:r w:rsidRPr="003B0929">
          <w:rPr>
            <w:rFonts w:hint="eastAsia"/>
          </w:rPr>
          <w:t>손해배상책임을</w:t>
        </w:r>
        <w:r w:rsidRPr="003B0929">
          <w:t xml:space="preserve"> </w:t>
        </w:r>
        <w:r w:rsidRPr="003B0929">
          <w:rPr>
            <w:rFonts w:hint="eastAsia"/>
          </w:rPr>
          <w:t>지지</w:t>
        </w:r>
        <w:r w:rsidRPr="003B0929">
          <w:t xml:space="preserve"> </w:t>
        </w:r>
        <w:r w:rsidRPr="003B0929">
          <w:rPr>
            <w:rFonts w:hint="eastAsia"/>
          </w:rPr>
          <w:t>아니한다</w:t>
        </w:r>
        <w:r w:rsidRPr="003B0929">
          <w:t>.</w:t>
        </w:r>
      </w:ins>
    </w:p>
    <w:p w14:paraId="22F912AF" w14:textId="7F75CD2F" w:rsidR="003B0929" w:rsidRDefault="003B0929" w:rsidP="003B0929">
      <w:pPr>
        <w:pStyle w:val="31"/>
        <w:rPr>
          <w:ins w:id="529" w:author="SL Partners" w:date="2025-01-22T21:25:00Z" w16du:dateUtc="2025-01-22T12:25:00Z"/>
        </w:rPr>
      </w:pPr>
      <w:ins w:id="530" w:author="SL Partners" w:date="2025-01-22T21:25:00Z" w16du:dateUtc="2025-01-22T12:25:00Z">
        <w:r w:rsidRPr="003B0929">
          <w:rPr>
            <w:rFonts w:hint="eastAsia"/>
          </w:rPr>
          <w:t>배상권리자에게</w:t>
        </w:r>
        <w:r w:rsidRPr="003B0929">
          <w:t xml:space="preserve"> </w:t>
        </w:r>
        <w:r w:rsidRPr="003B0929">
          <w:rPr>
            <w:rFonts w:hint="eastAsia"/>
          </w:rPr>
          <w:t>어떠한</w:t>
        </w:r>
        <w:r w:rsidRPr="003B0929">
          <w:t xml:space="preserve"> </w:t>
        </w:r>
        <w:r w:rsidRPr="003B0929">
          <w:rPr>
            <w:rFonts w:hint="eastAsia"/>
          </w:rPr>
          <w:t>손해가</w:t>
        </w:r>
        <w:r w:rsidRPr="003B0929">
          <w:t xml:space="preserve"> </w:t>
        </w:r>
        <w:r w:rsidRPr="003B0929">
          <w:rPr>
            <w:rFonts w:hint="eastAsia"/>
          </w:rPr>
          <w:t>발생함에</w:t>
        </w:r>
        <w:r w:rsidRPr="003B0929">
          <w:t xml:space="preserve"> </w:t>
        </w:r>
        <w:r w:rsidRPr="003B0929">
          <w:rPr>
            <w:rFonts w:hint="eastAsia"/>
          </w:rPr>
          <w:t>따라</w:t>
        </w:r>
        <w:r w:rsidRPr="003B0929">
          <w:t xml:space="preserve">, </w:t>
        </w:r>
        <w:r w:rsidRPr="003B0929">
          <w:rPr>
            <w:rFonts w:hint="eastAsia"/>
          </w:rPr>
          <w:t>또는</w:t>
        </w:r>
        <w:r w:rsidRPr="003B0929">
          <w:t xml:space="preserve"> </w:t>
        </w:r>
        <w:r w:rsidRPr="003B0929">
          <w:rPr>
            <w:rFonts w:hint="eastAsia"/>
          </w:rPr>
          <w:t>그</w:t>
        </w:r>
        <w:r w:rsidRPr="003B0929">
          <w:t xml:space="preserve"> </w:t>
        </w:r>
        <w:r w:rsidRPr="003B0929">
          <w:rPr>
            <w:rFonts w:hint="eastAsia"/>
          </w:rPr>
          <w:t>손해와</w:t>
        </w:r>
        <w:r w:rsidRPr="003B0929">
          <w:t xml:space="preserve"> </w:t>
        </w:r>
        <w:r w:rsidRPr="003B0929">
          <w:rPr>
            <w:rFonts w:hint="eastAsia"/>
          </w:rPr>
          <w:t>관련한</w:t>
        </w:r>
        <w:r w:rsidRPr="003B0929">
          <w:t xml:space="preserve"> </w:t>
        </w:r>
        <w:r w:rsidRPr="003B0929">
          <w:rPr>
            <w:rFonts w:hint="eastAsia"/>
          </w:rPr>
          <w:t>사실</w:t>
        </w:r>
        <w:r w:rsidRPr="003B0929">
          <w:t xml:space="preserve">, </w:t>
        </w:r>
        <w:r w:rsidRPr="003B0929">
          <w:rPr>
            <w:rFonts w:hint="eastAsia"/>
          </w:rPr>
          <w:t>사건</w:t>
        </w:r>
        <w:r w:rsidRPr="003B0929">
          <w:t xml:space="preserve">, </w:t>
        </w:r>
        <w:r w:rsidRPr="003B0929">
          <w:rPr>
            <w:rFonts w:hint="eastAsia"/>
          </w:rPr>
          <w:t>사유</w:t>
        </w:r>
        <w:r w:rsidRPr="003B0929">
          <w:t xml:space="preserve"> </w:t>
        </w:r>
        <w:r w:rsidRPr="003B0929">
          <w:rPr>
            <w:rFonts w:hint="eastAsia"/>
          </w:rPr>
          <w:t>또는</w:t>
        </w:r>
        <w:r w:rsidRPr="003B0929">
          <w:t xml:space="preserve"> </w:t>
        </w:r>
        <w:r w:rsidRPr="003B0929">
          <w:rPr>
            <w:rFonts w:hint="eastAsia"/>
          </w:rPr>
          <w:t>상황으로</w:t>
        </w:r>
        <w:r w:rsidRPr="003B0929">
          <w:t xml:space="preserve"> </w:t>
        </w:r>
        <w:r w:rsidRPr="003B0929">
          <w:rPr>
            <w:rFonts w:hint="eastAsia"/>
          </w:rPr>
          <w:t>인하여</w:t>
        </w:r>
        <w:r w:rsidRPr="003B0929">
          <w:t xml:space="preserve">, </w:t>
        </w:r>
        <w:r w:rsidRPr="003B0929">
          <w:rPr>
            <w:rFonts w:hint="eastAsia"/>
          </w:rPr>
          <w:t>배상권리자가</w:t>
        </w:r>
        <w:r w:rsidRPr="003B0929">
          <w:t xml:space="preserve"> </w:t>
        </w:r>
        <w:r w:rsidRPr="003B0929">
          <w:rPr>
            <w:rFonts w:hint="eastAsia"/>
          </w:rPr>
          <w:t>어떠한</w:t>
        </w:r>
        <w:r w:rsidRPr="003B0929">
          <w:t xml:space="preserve"> </w:t>
        </w:r>
        <w:r w:rsidRPr="003B0929">
          <w:rPr>
            <w:rFonts w:hint="eastAsia"/>
          </w:rPr>
          <w:t>이익</w:t>
        </w:r>
        <w:r w:rsidRPr="003B0929">
          <w:t>(</w:t>
        </w:r>
        <w:r w:rsidRPr="003B0929">
          <w:rPr>
            <w:rFonts w:hint="eastAsia"/>
          </w:rPr>
          <w:t>손금산입</w:t>
        </w:r>
        <w:r w:rsidRPr="003B0929">
          <w:t xml:space="preserve">, </w:t>
        </w:r>
        <w:r w:rsidRPr="003B0929">
          <w:rPr>
            <w:rFonts w:hint="eastAsia"/>
          </w:rPr>
          <w:t>세금</w:t>
        </w:r>
        <w:r w:rsidRPr="003B0929">
          <w:t xml:space="preserve"> </w:t>
        </w:r>
        <w:r w:rsidRPr="003B0929">
          <w:rPr>
            <w:rFonts w:hint="eastAsia"/>
          </w:rPr>
          <w:t>감면</w:t>
        </w:r>
        <w:r w:rsidRPr="003B0929">
          <w:t xml:space="preserve"> </w:t>
        </w:r>
        <w:r w:rsidRPr="003B0929">
          <w:rPr>
            <w:rFonts w:hint="eastAsia"/>
          </w:rPr>
          <w:t>기타</w:t>
        </w:r>
        <w:r w:rsidRPr="003B0929">
          <w:t xml:space="preserve"> </w:t>
        </w:r>
        <w:r w:rsidRPr="003B0929">
          <w:rPr>
            <w:rFonts w:hint="eastAsia"/>
          </w:rPr>
          <w:t>세무상</w:t>
        </w:r>
        <w:r w:rsidRPr="003B0929">
          <w:t xml:space="preserve"> </w:t>
        </w:r>
        <w:r w:rsidRPr="003B0929">
          <w:rPr>
            <w:rFonts w:hint="eastAsia"/>
          </w:rPr>
          <w:t>이익이나</w:t>
        </w:r>
        <w:r w:rsidRPr="003B0929">
          <w:t xml:space="preserve"> </w:t>
        </w:r>
        <w:r w:rsidRPr="003B0929">
          <w:rPr>
            <w:rFonts w:hint="eastAsia"/>
          </w:rPr>
          <w:t>혜택을</w:t>
        </w:r>
        <w:r w:rsidRPr="003B0929">
          <w:t xml:space="preserve"> </w:t>
        </w:r>
        <w:r w:rsidRPr="003B0929">
          <w:rPr>
            <w:rFonts w:hint="eastAsia"/>
          </w:rPr>
          <w:t>포함함</w:t>
        </w:r>
        <w:r w:rsidRPr="003B0929">
          <w:t>)</w:t>
        </w:r>
        <w:r w:rsidRPr="003B0929">
          <w:rPr>
            <w:rFonts w:hint="eastAsia"/>
          </w:rPr>
          <w:t>을</w:t>
        </w:r>
        <w:r w:rsidRPr="003B0929">
          <w:t xml:space="preserve"> </w:t>
        </w:r>
        <w:r w:rsidRPr="003B0929">
          <w:rPr>
            <w:rFonts w:hint="eastAsia"/>
          </w:rPr>
          <w:t>받았거나</w:t>
        </w:r>
        <w:r w:rsidRPr="003B0929">
          <w:t xml:space="preserve"> </w:t>
        </w:r>
        <w:r w:rsidRPr="003B0929">
          <w:rPr>
            <w:rFonts w:hint="eastAsia"/>
          </w:rPr>
          <w:t>받을</w:t>
        </w:r>
        <w:r w:rsidRPr="003B0929">
          <w:t xml:space="preserve"> </w:t>
        </w:r>
        <w:r w:rsidRPr="003B0929">
          <w:rPr>
            <w:rFonts w:hint="eastAsia"/>
          </w:rPr>
          <w:t>권리를</w:t>
        </w:r>
        <w:r w:rsidRPr="003B0929">
          <w:t xml:space="preserve"> </w:t>
        </w:r>
        <w:r w:rsidRPr="003B0929">
          <w:rPr>
            <w:rFonts w:hint="eastAsia"/>
          </w:rPr>
          <w:t>갖게</w:t>
        </w:r>
        <w:r w:rsidRPr="003B0929">
          <w:t xml:space="preserve"> </w:t>
        </w:r>
        <w:r w:rsidRPr="003B0929">
          <w:rPr>
            <w:rFonts w:hint="eastAsia"/>
          </w:rPr>
          <w:t>되는</w:t>
        </w:r>
        <w:r w:rsidRPr="003B0929">
          <w:t xml:space="preserve"> </w:t>
        </w:r>
        <w:r w:rsidRPr="003B0929">
          <w:rPr>
            <w:rFonts w:hint="eastAsia"/>
          </w:rPr>
          <w:t>경우</w:t>
        </w:r>
        <w:r w:rsidRPr="003B0929">
          <w:t xml:space="preserve">, </w:t>
        </w:r>
        <w:r w:rsidRPr="003B0929">
          <w:rPr>
            <w:rFonts w:hint="eastAsia"/>
          </w:rPr>
          <w:t>배상의무자는</w:t>
        </w:r>
        <w:r w:rsidRPr="003B0929">
          <w:t xml:space="preserve"> </w:t>
        </w:r>
        <w:r w:rsidRPr="003B0929">
          <w:rPr>
            <w:rFonts w:hint="eastAsia"/>
          </w:rPr>
          <w:t>그</w:t>
        </w:r>
        <w:r w:rsidRPr="003B0929">
          <w:t xml:space="preserve"> </w:t>
        </w:r>
        <w:r w:rsidRPr="003B0929">
          <w:rPr>
            <w:rFonts w:hint="eastAsia"/>
          </w:rPr>
          <w:t>범위</w:t>
        </w:r>
        <w:r w:rsidRPr="003B0929">
          <w:t xml:space="preserve"> </w:t>
        </w:r>
        <w:r w:rsidRPr="003B0929">
          <w:rPr>
            <w:rFonts w:hint="eastAsia"/>
          </w:rPr>
          <w:t>내에서</w:t>
        </w:r>
        <w:r w:rsidRPr="003B0929">
          <w:t xml:space="preserve"> </w:t>
        </w:r>
        <w:r w:rsidRPr="003B0929">
          <w:rPr>
            <w:rFonts w:hint="eastAsia"/>
          </w:rPr>
          <w:t>배상권리자에게</w:t>
        </w:r>
        <w:r w:rsidRPr="003B0929">
          <w:t xml:space="preserve"> </w:t>
        </w:r>
        <w:r w:rsidRPr="003B0929">
          <w:rPr>
            <w:rFonts w:hint="eastAsia"/>
          </w:rPr>
          <w:t>본</w:t>
        </w:r>
        <w:r w:rsidRPr="003B0929">
          <w:t xml:space="preserve"> </w:t>
        </w:r>
        <w:r w:rsidRPr="003B0929">
          <w:rPr>
            <w:rFonts w:hint="eastAsia"/>
          </w:rPr>
          <w:t>계약</w:t>
        </w:r>
        <w:r w:rsidRPr="003B0929">
          <w:t xml:space="preserve"> </w:t>
        </w:r>
        <w:r w:rsidRPr="003B0929">
          <w:rPr>
            <w:rFonts w:hint="eastAsia"/>
          </w:rPr>
          <w:t>제</w:t>
        </w:r>
      </w:ins>
      <w:ins w:id="531" w:author="SL Partners" w:date="2025-01-22T21:26:00Z" w16du:dateUtc="2025-01-22T12:26:00Z">
        <w:r w:rsidR="00631C94">
          <w:rPr>
            <w:rFonts w:hint="eastAsia"/>
          </w:rPr>
          <w:t>8</w:t>
        </w:r>
      </w:ins>
      <w:ins w:id="532" w:author="SL Partners" w:date="2025-01-22T21:25:00Z" w16du:dateUtc="2025-01-22T12:25:00Z">
        <w:r w:rsidRPr="003B0929">
          <w:t>.1</w:t>
        </w:r>
        <w:r w:rsidRPr="003B0929">
          <w:rPr>
            <w:rFonts w:hint="eastAsia"/>
          </w:rPr>
          <w:t>조</w:t>
        </w:r>
      </w:ins>
      <w:ins w:id="533" w:author="SL Partners" w:date="2025-01-22T21:26:00Z" w16du:dateUtc="2025-01-22T12:26:00Z">
        <w:r w:rsidR="00631C94">
          <w:rPr>
            <w:rFonts w:hint="eastAsia"/>
          </w:rPr>
          <w:t xml:space="preserve"> </w:t>
        </w:r>
        <w:r w:rsidR="00631C94">
          <w:rPr>
            <w:rFonts w:hint="eastAsia"/>
          </w:rPr>
          <w:t>또는</w:t>
        </w:r>
        <w:r w:rsidR="00631C94">
          <w:rPr>
            <w:rFonts w:hint="eastAsia"/>
          </w:rPr>
          <w:t xml:space="preserve"> </w:t>
        </w:r>
        <w:r w:rsidR="00631C94">
          <w:rPr>
            <w:rFonts w:hint="eastAsia"/>
          </w:rPr>
          <w:t>제</w:t>
        </w:r>
        <w:r w:rsidR="00631C94">
          <w:rPr>
            <w:rFonts w:hint="eastAsia"/>
          </w:rPr>
          <w:t>8.2</w:t>
        </w:r>
        <w:r w:rsidR="00631C94">
          <w:rPr>
            <w:rFonts w:hint="eastAsia"/>
          </w:rPr>
          <w:t>조</w:t>
        </w:r>
      </w:ins>
      <w:ins w:id="534" w:author="SL Partners" w:date="2025-01-22T21:25:00Z" w16du:dateUtc="2025-01-22T12:25:00Z">
        <w:r w:rsidRPr="003B0929">
          <w:rPr>
            <w:rFonts w:hint="eastAsia"/>
          </w:rPr>
          <w:t>에</w:t>
        </w:r>
        <w:r w:rsidRPr="003B0929">
          <w:t xml:space="preserve"> </w:t>
        </w:r>
        <w:r w:rsidRPr="003B0929">
          <w:rPr>
            <w:rFonts w:hint="eastAsia"/>
          </w:rPr>
          <w:t>따른</w:t>
        </w:r>
        <w:r w:rsidRPr="003B0929">
          <w:t xml:space="preserve"> </w:t>
        </w:r>
        <w:r w:rsidRPr="003B0929">
          <w:rPr>
            <w:rFonts w:hint="eastAsia"/>
          </w:rPr>
          <w:t>손해배상책임을</w:t>
        </w:r>
        <w:r w:rsidRPr="003B0929">
          <w:t xml:space="preserve"> </w:t>
        </w:r>
        <w:r w:rsidRPr="003B0929">
          <w:rPr>
            <w:rFonts w:hint="eastAsia"/>
          </w:rPr>
          <w:t>지지</w:t>
        </w:r>
        <w:r w:rsidRPr="003B0929">
          <w:t xml:space="preserve"> </w:t>
        </w:r>
        <w:r w:rsidRPr="003B0929">
          <w:rPr>
            <w:rFonts w:hint="eastAsia"/>
          </w:rPr>
          <w:t>아니한다</w:t>
        </w:r>
        <w:r w:rsidRPr="003B0929">
          <w:t>.</w:t>
        </w:r>
      </w:ins>
    </w:p>
    <w:p w14:paraId="44D2B6A1" w14:textId="440B6EB1" w:rsidR="00982DF3" w:rsidRPr="006B5C45" w:rsidRDefault="00982DF3">
      <w:pPr>
        <w:pStyle w:val="31"/>
        <w:rPr>
          <w:ins w:id="535" w:author="SL Partners" w:date="2025-01-22T21:25:00Z" w16du:dateUtc="2025-01-22T12:25:00Z"/>
          <w:u w:val="single"/>
        </w:rPr>
        <w:pPrChange w:id="536" w:author="SL Partners" w:date="2025-01-22T21:25:00Z" w16du:dateUtc="2025-01-22T12:25:00Z">
          <w:pPr>
            <w:pStyle w:val="41"/>
          </w:pPr>
        </w:pPrChange>
      </w:pPr>
      <w:ins w:id="537" w:author="SL Partners" w:date="2025-01-22T21:25:00Z" w16du:dateUtc="2025-01-22T12:25:00Z">
        <w:r>
          <w:rPr>
            <w:rFonts w:hint="eastAsia"/>
          </w:rPr>
          <w:t>배상의무자는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이후의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법률의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개정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정부기관의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입장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해석의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발생하거나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확대된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대하여는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배상책임을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지지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아니한다</w:t>
        </w:r>
        <w:r>
          <w:rPr>
            <w:rFonts w:hint="eastAsia"/>
          </w:rPr>
          <w:t>.</w:t>
        </w:r>
        <w:r>
          <w:t xml:space="preserve"> </w:t>
        </w:r>
      </w:ins>
    </w:p>
    <w:p w14:paraId="07C80E0F" w14:textId="7087CAFE" w:rsidR="00982DF3" w:rsidRPr="004C3A94" w:rsidRDefault="00982DF3">
      <w:pPr>
        <w:pStyle w:val="31"/>
        <w:rPr>
          <w:ins w:id="538" w:author="SL Partners" w:date="2025-01-22T21:26:00Z" w16du:dateUtc="2025-01-22T12:26:00Z"/>
          <w:u w:val="single"/>
        </w:rPr>
        <w:pPrChange w:id="539" w:author="SL Partners" w:date="2025-01-22T21:26:00Z" w16du:dateUtc="2025-01-22T12:26:00Z">
          <w:pPr>
            <w:pStyle w:val="41"/>
          </w:pPr>
        </w:pPrChange>
      </w:pPr>
      <w:ins w:id="540" w:author="SL Partners" w:date="2025-01-22T21:26:00Z" w16du:dateUtc="2025-01-22T12:26:00Z">
        <w:r>
          <w:rPr>
            <w:rFonts w:hint="eastAsia"/>
          </w:rPr>
          <w:t>매도인은</w:t>
        </w:r>
        <w:r w:rsidRPr="00B23607">
          <w:rPr>
            <w:rFonts w:hint="eastAsia"/>
          </w:rPr>
          <w:t xml:space="preserve"> </w:t>
        </w:r>
        <w:r>
          <w:t xml:space="preserve">(i) </w:t>
        </w:r>
        <w:r>
          <w:rPr>
            <w:rFonts w:hint="eastAsia"/>
          </w:rPr>
          <w:t>매수인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계열회사</w:t>
        </w:r>
        <w:r w:rsidRPr="0002206B">
          <w:rPr>
            <w:rFonts w:hint="eastAsia"/>
          </w:rPr>
          <w:t>(</w:t>
        </w:r>
        <w:r w:rsidRPr="0002206B">
          <w:rPr>
            <w:rFonts w:hint="eastAsia"/>
          </w:rPr>
          <w:t>거래종결</w:t>
        </w:r>
        <w:r w:rsidRPr="0002206B">
          <w:rPr>
            <w:rFonts w:hint="eastAsia"/>
          </w:rPr>
          <w:t xml:space="preserve"> </w:t>
        </w:r>
        <w:r w:rsidRPr="0002206B">
          <w:rPr>
            <w:rFonts w:hint="eastAsia"/>
          </w:rPr>
          <w:t>이후에는</w:t>
        </w:r>
        <w:r w:rsidRPr="0002206B">
          <w:rPr>
            <w:rFonts w:hint="eastAsia"/>
          </w:rPr>
          <w:t xml:space="preserve"> </w:t>
        </w:r>
        <w:r w:rsidRPr="0002206B">
          <w:rPr>
            <w:rFonts w:hint="eastAsia"/>
          </w:rPr>
          <w:t>대상회사</w:t>
        </w:r>
        <w:r>
          <w:rPr>
            <w:rFonts w:hint="eastAsia"/>
          </w:rPr>
          <w:t>를</w:t>
        </w:r>
        <w:r w:rsidRPr="0002206B">
          <w:rPr>
            <w:rFonts w:hint="eastAsia"/>
          </w:rPr>
          <w:t xml:space="preserve"> </w:t>
        </w:r>
        <w:r w:rsidRPr="0002206B">
          <w:rPr>
            <w:rFonts w:hint="eastAsia"/>
          </w:rPr>
          <w:t>포함하며</w:t>
        </w:r>
        <w:r w:rsidRPr="0002206B">
          <w:rPr>
            <w:rFonts w:hint="eastAsia"/>
          </w:rPr>
          <w:t>,</w:t>
        </w:r>
        <w:r w:rsidRPr="0002206B">
          <w:t xml:space="preserve"> </w:t>
        </w:r>
        <w:r w:rsidRPr="0002206B">
          <w:rPr>
            <w:rFonts w:hint="eastAsia"/>
          </w:rPr>
          <w:t>이하</w:t>
        </w:r>
        <w:r w:rsidRPr="0002206B">
          <w:rPr>
            <w:rFonts w:hint="eastAsia"/>
          </w:rPr>
          <w:t xml:space="preserve"> </w:t>
        </w:r>
        <w:r w:rsidRPr="0002206B">
          <w:rPr>
            <w:rFonts w:hint="eastAsia"/>
          </w:rPr>
          <w:t>본</w:t>
        </w:r>
        <w:r w:rsidRPr="0002206B">
          <w:rPr>
            <w:rFonts w:hint="eastAsia"/>
          </w:rPr>
          <w:t xml:space="preserve"> </w:t>
        </w:r>
        <w:r w:rsidRPr="0002206B">
          <w:t>(v)</w:t>
        </w:r>
        <w:r w:rsidRPr="0002206B">
          <w:rPr>
            <w:rFonts w:hint="eastAsia"/>
          </w:rPr>
          <w:t>호에서</w:t>
        </w:r>
        <w:r w:rsidRPr="0002206B">
          <w:rPr>
            <w:rFonts w:hint="eastAsia"/>
          </w:rPr>
          <w:t xml:space="preserve"> </w:t>
        </w:r>
        <w:r w:rsidRPr="0002206B">
          <w:rPr>
            <w:rFonts w:hint="eastAsia"/>
          </w:rPr>
          <w:t>동일</w:t>
        </w:r>
        <w:r w:rsidRPr="0002206B">
          <w:rPr>
            <w:rFonts w:hint="eastAsia"/>
          </w:rPr>
          <w:t>)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그들의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대리인이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행한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작위</w:t>
        </w:r>
        <w:r>
          <w:t>∙</w:t>
        </w:r>
        <w:r>
          <w:rPr>
            <w:rFonts w:hint="eastAsia"/>
          </w:rPr>
          <w:t>부작위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발생한</w:t>
        </w:r>
        <w:r>
          <w:rPr>
            <w:rFonts w:hint="eastAsia"/>
          </w:rPr>
          <w:t xml:space="preserve"> </w:t>
        </w:r>
        <w:r w:rsidRPr="000A5621">
          <w:rPr>
            <w:rFonts w:hint="eastAsia"/>
          </w:rPr>
          <w:t>손해</w:t>
        </w:r>
        <w:r w:rsidRPr="000A5621">
          <w:rPr>
            <w:rFonts w:hint="eastAsia"/>
          </w:rPr>
          <w:t>,</w:t>
        </w:r>
        <w:r w:rsidRPr="00B23607">
          <w:t xml:space="preserve"> (ii) </w:t>
        </w:r>
        <w:r w:rsidRPr="00B23607">
          <w:rPr>
            <w:rFonts w:hint="eastAsia"/>
          </w:rPr>
          <w:t>거래종결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이후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매수인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측이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실행한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지배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구조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변경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조직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개편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합병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기업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구조조정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계열</w:t>
        </w:r>
        <w:r>
          <w:rPr>
            <w:rFonts w:hint="eastAsia"/>
          </w:rPr>
          <w:t>회</w:t>
        </w:r>
        <w:r w:rsidRPr="00B23607">
          <w:rPr>
            <w:rFonts w:hint="eastAsia"/>
          </w:rPr>
          <w:t>사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구조조정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영업</w:t>
        </w:r>
        <w:r w:rsidRPr="00B23607">
          <w:t>∙</w:t>
        </w:r>
        <w:r w:rsidRPr="00B23607">
          <w:rPr>
            <w:rFonts w:hint="eastAsia"/>
          </w:rPr>
          <w:t>자산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또는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부채의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양도</w:t>
        </w:r>
        <w:r w:rsidRPr="00B23607">
          <w:rPr>
            <w:rFonts w:hint="eastAsia"/>
          </w:rPr>
          <w:t>,</w:t>
        </w:r>
        <w:r w:rsidRPr="00B23607">
          <w:t xml:space="preserve"> </w:t>
        </w:r>
        <w:r w:rsidRPr="00B23607">
          <w:rPr>
            <w:rFonts w:hint="eastAsia"/>
          </w:rPr>
          <w:t>영업의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중단이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없었다면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발생하지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않았을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손해</w:t>
        </w:r>
        <w:r w:rsidRPr="00B23607">
          <w:rPr>
            <w:rFonts w:hint="eastAsia"/>
          </w:rPr>
          <w:t xml:space="preserve">, </w:t>
        </w:r>
        <w:r w:rsidRPr="00B23607">
          <w:t xml:space="preserve">(iii) </w:t>
        </w:r>
        <w:r w:rsidRPr="00B23607">
          <w:rPr>
            <w:rFonts w:hint="eastAsia"/>
          </w:rPr>
          <w:t>거래종결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이후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매수인</w:t>
        </w:r>
        <w:r w:rsidRPr="00B23607"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계열회사</w:t>
        </w:r>
        <w:r w:rsidRPr="00B23607">
          <w:rPr>
            <w:rFonts w:hint="eastAsia"/>
          </w:rPr>
          <w:t>의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회계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또는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세무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처리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기준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또는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관행의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변경</w:t>
        </w:r>
        <w:r w:rsidRPr="00B23607">
          <w:rPr>
            <w:rFonts w:hint="eastAsia"/>
          </w:rPr>
          <w:t>(</w:t>
        </w:r>
        <w:r w:rsidRPr="00B23607">
          <w:rPr>
            <w:rFonts w:hint="eastAsia"/>
          </w:rPr>
          <w:t>세무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신고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방식의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변경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포함</w:t>
        </w:r>
        <w:r>
          <w:rPr>
            <w:rFonts w:hint="eastAsia"/>
          </w:rPr>
          <w:t>)</w:t>
        </w:r>
        <w:r w:rsidRPr="00B23607">
          <w:rPr>
            <w:rFonts w:hint="eastAsia"/>
          </w:rPr>
          <w:t>으로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인한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손해</w:t>
        </w:r>
        <w:r w:rsidRPr="00B23607">
          <w:rPr>
            <w:rFonts w:hint="eastAsia"/>
          </w:rPr>
          <w:t>,</w:t>
        </w:r>
        <w:r w:rsidRPr="00B23607">
          <w:t xml:space="preserve"> (iv)</w:t>
        </w:r>
        <w:r>
          <w:t xml:space="preserve"> </w:t>
        </w:r>
        <w:r>
          <w:rPr>
            <w:rFonts w:hint="eastAsia"/>
          </w:rPr>
          <w:t>거래종결일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매수인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측의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과세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목적상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거주지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</w:t>
        </w:r>
        <w:r>
          <w:rPr>
            <w:rFonts w:hint="eastAsia"/>
          </w:rPr>
          <w:t>, (</w:t>
        </w:r>
        <w:r>
          <w:t xml:space="preserve">v) </w:t>
        </w:r>
        <w:r>
          <w:rPr>
            <w:rFonts w:hint="eastAsia"/>
          </w:rPr>
          <w:t>매수인의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요청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승인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동의에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따르거나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의무나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조건을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준수하기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매도인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대상회사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대리인의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작위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부작위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손해에</w:t>
        </w:r>
        <w:r>
          <w:rPr>
            <w:rFonts w:hint="eastAsia"/>
          </w:rPr>
          <w:t xml:space="preserve"> </w:t>
        </w:r>
        <w:r w:rsidRPr="00B23607">
          <w:rPr>
            <w:rFonts w:hint="eastAsia"/>
          </w:rPr>
          <w:t>대하여는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배상책임을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지지</w:t>
        </w:r>
        <w:r w:rsidRPr="00B23607">
          <w:rPr>
            <w:rFonts w:hint="eastAsia"/>
          </w:rPr>
          <w:t xml:space="preserve"> </w:t>
        </w:r>
        <w:r w:rsidRPr="00B23607">
          <w:rPr>
            <w:rFonts w:hint="eastAsia"/>
          </w:rPr>
          <w:t>아니한다</w:t>
        </w:r>
        <w:r w:rsidRPr="00B23607">
          <w:rPr>
            <w:rFonts w:hint="eastAsia"/>
          </w:rPr>
          <w:t>.</w:t>
        </w:r>
      </w:ins>
    </w:p>
    <w:p w14:paraId="678B25CA" w14:textId="77777777" w:rsidR="00B80697" w:rsidRDefault="008A5354" w:rsidP="008A5354">
      <w:pPr>
        <w:pStyle w:val="20"/>
        <w:rPr>
          <w:ins w:id="541" w:author="SL Partners" w:date="2025-01-22T21:26:00Z" w16du:dateUtc="2025-01-22T12:26:00Z"/>
        </w:rPr>
      </w:pPr>
      <w:ins w:id="542" w:author="SL Partners" w:date="2025-01-22T21:26:00Z" w16du:dateUtc="2025-01-22T12:26:00Z">
        <w:r w:rsidRPr="00A506C6">
          <w:t>손익</w:t>
        </w:r>
        <w:r>
          <w:rPr>
            <w:rFonts w:hint="eastAsia"/>
          </w:rPr>
          <w:t xml:space="preserve"> </w:t>
        </w:r>
        <w:r w:rsidRPr="00A506C6">
          <w:t>상계</w:t>
        </w:r>
        <w:r w:rsidRPr="00A506C6">
          <w:t xml:space="preserve"> </w:t>
        </w:r>
        <w:r w:rsidRPr="00A506C6">
          <w:t>등</w:t>
        </w:r>
        <w:r w:rsidRPr="00B80697">
          <w:rPr>
            <w:u w:val="none"/>
            <w:rPrChange w:id="543" w:author="SL Partners" w:date="2025-01-22T21:26:00Z" w16du:dateUtc="2025-01-22T12:26:00Z">
              <w:rPr/>
            </w:rPrChange>
          </w:rPr>
          <w:t xml:space="preserve">. </w:t>
        </w:r>
      </w:ins>
    </w:p>
    <w:p w14:paraId="64602934" w14:textId="13CAE3AD" w:rsidR="008A5354" w:rsidRPr="00921D3F" w:rsidRDefault="008A5354">
      <w:pPr>
        <w:pStyle w:val="20"/>
        <w:numPr>
          <w:ilvl w:val="0"/>
          <w:numId w:val="0"/>
        </w:numPr>
        <w:ind w:left="737"/>
        <w:rPr>
          <w:ins w:id="544" w:author="SL Partners" w:date="2025-01-22T21:26:00Z" w16du:dateUtc="2025-01-22T12:26:00Z"/>
        </w:rPr>
        <w:pPrChange w:id="545" w:author="SL Partners" w:date="2025-01-22T21:26:00Z" w16du:dateUtc="2025-01-22T12:26:00Z">
          <w:pPr>
            <w:pStyle w:val="31"/>
          </w:pPr>
        </w:pPrChange>
      </w:pPr>
      <w:ins w:id="546" w:author="SL Partners" w:date="2025-01-22T21:26:00Z" w16du:dateUtc="2025-01-22T12:26:00Z">
        <w:r w:rsidRPr="0083134D">
          <w:rPr>
            <w:rFonts w:hint="eastAsia"/>
            <w:u w:val="none"/>
            <w:rPrChange w:id="547" w:author="SL Partners" w:date="2025-01-22T21:27:00Z" w16du:dateUtc="2025-01-22T12:27:00Z">
              <w:rPr>
                <w:rFonts w:hint="eastAsia"/>
              </w:rPr>
            </w:rPrChange>
          </w:rPr>
          <w:lastRenderedPageBreak/>
          <w:t>배상의무자가</w:t>
        </w:r>
        <w:r w:rsidRPr="0083134D">
          <w:rPr>
            <w:u w:val="none"/>
            <w:rPrChange w:id="54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49" w:author="SL Partners" w:date="2025-01-22T21:27:00Z" w16du:dateUtc="2025-01-22T12:27:00Z">
              <w:rPr>
                <w:rFonts w:hint="eastAsia"/>
              </w:rPr>
            </w:rPrChange>
          </w:rPr>
          <w:t>본</w:t>
        </w:r>
        <w:r w:rsidRPr="0083134D">
          <w:rPr>
            <w:u w:val="none"/>
            <w:rPrChange w:id="55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51" w:author="SL Partners" w:date="2025-01-22T21:27:00Z" w16du:dateUtc="2025-01-22T12:27:00Z">
              <w:rPr>
                <w:rFonts w:hint="eastAsia"/>
              </w:rPr>
            </w:rPrChange>
          </w:rPr>
          <w:t>계약에</w:t>
        </w:r>
        <w:r w:rsidRPr="0083134D">
          <w:rPr>
            <w:u w:val="none"/>
            <w:rPrChange w:id="55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53" w:author="SL Partners" w:date="2025-01-22T21:27:00Z" w16du:dateUtc="2025-01-22T12:27:00Z">
              <w:rPr>
                <w:rFonts w:hint="eastAsia"/>
              </w:rPr>
            </w:rPrChange>
          </w:rPr>
          <w:t>따른</w:t>
        </w:r>
        <w:r w:rsidRPr="0083134D">
          <w:rPr>
            <w:u w:val="none"/>
            <w:rPrChange w:id="55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55" w:author="SL Partners" w:date="2025-01-22T21:27:00Z" w16du:dateUtc="2025-01-22T12:27:00Z">
              <w:rPr>
                <w:rFonts w:hint="eastAsia"/>
              </w:rPr>
            </w:rPrChange>
          </w:rPr>
          <w:t>손해배상책임을</w:t>
        </w:r>
        <w:r w:rsidRPr="0083134D">
          <w:rPr>
            <w:u w:val="none"/>
            <w:rPrChange w:id="55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57" w:author="SL Partners" w:date="2025-01-22T21:27:00Z" w16du:dateUtc="2025-01-22T12:27:00Z">
              <w:rPr>
                <w:rFonts w:hint="eastAsia"/>
              </w:rPr>
            </w:rPrChange>
          </w:rPr>
          <w:t>이행하기</w:t>
        </w:r>
        <w:r w:rsidRPr="0083134D">
          <w:rPr>
            <w:u w:val="none"/>
            <w:rPrChange w:id="55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59" w:author="SL Partners" w:date="2025-01-22T21:27:00Z" w16du:dateUtc="2025-01-22T12:27:00Z">
              <w:rPr>
                <w:rFonts w:hint="eastAsia"/>
              </w:rPr>
            </w:rPrChange>
          </w:rPr>
          <w:t>전에</w:t>
        </w:r>
        <w:r w:rsidRPr="0083134D">
          <w:rPr>
            <w:u w:val="none"/>
            <w:rPrChange w:id="56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61" w:author="SL Partners" w:date="2025-01-22T21:27:00Z" w16du:dateUtc="2025-01-22T12:27:00Z">
              <w:rPr>
                <w:rFonts w:hint="eastAsia"/>
              </w:rPr>
            </w:rPrChange>
          </w:rPr>
          <w:t>배상권리자</w:t>
        </w:r>
        <w:r w:rsidRPr="0083134D">
          <w:rPr>
            <w:u w:val="none"/>
            <w:rPrChange w:id="562" w:author="SL Partners" w:date="2025-01-22T21:27:00Z" w16du:dateUtc="2025-01-22T12:27:00Z">
              <w:rPr/>
            </w:rPrChange>
          </w:rPr>
          <w:t>(</w:t>
        </w:r>
        <w:r w:rsidRPr="0083134D">
          <w:rPr>
            <w:rFonts w:hint="eastAsia"/>
            <w:u w:val="none"/>
            <w:rPrChange w:id="563" w:author="SL Partners" w:date="2025-01-22T21:27:00Z" w16du:dateUtc="2025-01-22T12:27:00Z">
              <w:rPr>
                <w:rFonts w:hint="eastAsia"/>
              </w:rPr>
            </w:rPrChange>
          </w:rPr>
          <w:t>매수인의</w:t>
        </w:r>
        <w:r w:rsidRPr="0083134D">
          <w:rPr>
            <w:u w:val="none"/>
            <w:rPrChange w:id="56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65" w:author="SL Partners" w:date="2025-01-22T21:27:00Z" w16du:dateUtc="2025-01-22T12:27:00Z">
              <w:rPr>
                <w:rFonts w:hint="eastAsia"/>
              </w:rPr>
            </w:rPrChange>
          </w:rPr>
          <w:t>경우</w:t>
        </w:r>
        <w:r w:rsidRPr="0083134D">
          <w:rPr>
            <w:u w:val="none"/>
            <w:rPrChange w:id="56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67" w:author="SL Partners" w:date="2025-01-22T21:27:00Z" w16du:dateUtc="2025-01-22T12:27:00Z">
              <w:rPr>
                <w:rFonts w:hint="eastAsia"/>
              </w:rPr>
            </w:rPrChange>
          </w:rPr>
          <w:t>그</w:t>
        </w:r>
        <w:r w:rsidRPr="0083134D">
          <w:rPr>
            <w:u w:val="none"/>
            <w:rPrChange w:id="56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69" w:author="SL Partners" w:date="2025-01-22T21:27:00Z" w16du:dateUtc="2025-01-22T12:27:00Z">
              <w:rPr>
                <w:rFonts w:hint="eastAsia"/>
              </w:rPr>
            </w:rPrChange>
          </w:rPr>
          <w:t>계열회사</w:t>
        </w:r>
        <w:r w:rsidRPr="0083134D">
          <w:rPr>
            <w:u w:val="none"/>
            <w:rPrChange w:id="57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71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57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73" w:author="SL Partners" w:date="2025-01-22T21:27:00Z" w16du:dateUtc="2025-01-22T12:27:00Z">
              <w:rPr>
                <w:rFonts w:hint="eastAsia"/>
              </w:rPr>
            </w:rPrChange>
          </w:rPr>
          <w:t>대상회사를</w:t>
        </w:r>
        <w:r w:rsidRPr="0083134D">
          <w:rPr>
            <w:u w:val="none"/>
            <w:rPrChange w:id="57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75" w:author="SL Partners" w:date="2025-01-22T21:27:00Z" w16du:dateUtc="2025-01-22T12:27:00Z">
              <w:rPr>
                <w:rFonts w:hint="eastAsia"/>
              </w:rPr>
            </w:rPrChange>
          </w:rPr>
          <w:t>포함하며</w:t>
        </w:r>
        <w:r w:rsidRPr="0083134D">
          <w:rPr>
            <w:u w:val="none"/>
            <w:rPrChange w:id="576" w:author="SL Partners" w:date="2025-01-22T21:27:00Z" w16du:dateUtc="2025-01-22T12:27:00Z">
              <w:rPr/>
            </w:rPrChange>
          </w:rPr>
          <w:t xml:space="preserve">, </w:t>
        </w:r>
        <w:r w:rsidRPr="0083134D">
          <w:rPr>
            <w:rFonts w:hint="eastAsia"/>
            <w:u w:val="none"/>
            <w:rPrChange w:id="577" w:author="SL Partners" w:date="2025-01-22T21:27:00Z" w16du:dateUtc="2025-01-22T12:27:00Z">
              <w:rPr>
                <w:rFonts w:hint="eastAsia"/>
              </w:rPr>
            </w:rPrChange>
          </w:rPr>
          <w:t>이하</w:t>
        </w:r>
        <w:r w:rsidRPr="0083134D">
          <w:rPr>
            <w:u w:val="none"/>
            <w:rPrChange w:id="57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79" w:author="SL Partners" w:date="2025-01-22T21:27:00Z" w16du:dateUtc="2025-01-22T12:27:00Z">
              <w:rPr>
                <w:rFonts w:hint="eastAsia"/>
              </w:rPr>
            </w:rPrChange>
          </w:rPr>
          <w:t>본</w:t>
        </w:r>
        <w:r w:rsidRPr="0083134D">
          <w:rPr>
            <w:u w:val="none"/>
            <w:rPrChange w:id="58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81" w:author="SL Partners" w:date="2025-01-22T21:27:00Z" w16du:dateUtc="2025-01-22T12:27:00Z">
              <w:rPr>
                <w:rFonts w:hint="eastAsia"/>
              </w:rPr>
            </w:rPrChange>
          </w:rPr>
          <w:t>항에서</w:t>
        </w:r>
        <w:r w:rsidRPr="0083134D">
          <w:rPr>
            <w:u w:val="none"/>
            <w:rPrChange w:id="58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83" w:author="SL Partners" w:date="2025-01-22T21:27:00Z" w16du:dateUtc="2025-01-22T12:27:00Z">
              <w:rPr>
                <w:rFonts w:hint="eastAsia"/>
              </w:rPr>
            </w:rPrChange>
          </w:rPr>
          <w:t>동일</w:t>
        </w:r>
        <w:r w:rsidRPr="0083134D">
          <w:rPr>
            <w:u w:val="none"/>
            <w:rPrChange w:id="584" w:author="SL Partners" w:date="2025-01-22T21:27:00Z" w16du:dateUtc="2025-01-22T12:27:00Z">
              <w:rPr/>
            </w:rPrChange>
          </w:rPr>
          <w:t>)</w:t>
        </w:r>
        <w:r w:rsidRPr="0083134D">
          <w:rPr>
            <w:rFonts w:hint="eastAsia"/>
            <w:u w:val="none"/>
            <w:rPrChange w:id="585" w:author="SL Partners" w:date="2025-01-22T21:27:00Z" w16du:dateUtc="2025-01-22T12:27:00Z">
              <w:rPr>
                <w:rFonts w:hint="eastAsia"/>
              </w:rPr>
            </w:rPrChange>
          </w:rPr>
          <w:t>가</w:t>
        </w:r>
        <w:r w:rsidRPr="0083134D">
          <w:rPr>
            <w:u w:val="none"/>
            <w:rPrChange w:id="58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87" w:author="SL Partners" w:date="2025-01-22T21:27:00Z" w16du:dateUtc="2025-01-22T12:27:00Z">
              <w:rPr>
                <w:rFonts w:hint="eastAsia"/>
              </w:rPr>
            </w:rPrChange>
          </w:rPr>
          <w:t>본</w:t>
        </w:r>
        <w:r w:rsidRPr="0083134D">
          <w:rPr>
            <w:u w:val="none"/>
            <w:rPrChange w:id="58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89" w:author="SL Partners" w:date="2025-01-22T21:27:00Z" w16du:dateUtc="2025-01-22T12:27:00Z">
              <w:rPr>
                <w:rFonts w:hint="eastAsia"/>
              </w:rPr>
            </w:rPrChange>
          </w:rPr>
          <w:t>계약에</w:t>
        </w:r>
        <w:r w:rsidRPr="0083134D">
          <w:rPr>
            <w:u w:val="none"/>
            <w:rPrChange w:id="59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91" w:author="SL Partners" w:date="2025-01-22T21:27:00Z" w16du:dateUtc="2025-01-22T12:27:00Z">
              <w:rPr>
                <w:rFonts w:hint="eastAsia"/>
              </w:rPr>
            </w:rPrChange>
          </w:rPr>
          <w:t>따라</w:t>
        </w:r>
        <w:r w:rsidRPr="0083134D">
          <w:rPr>
            <w:u w:val="none"/>
            <w:rPrChange w:id="59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93" w:author="SL Partners" w:date="2025-01-22T21:27:00Z" w16du:dateUtc="2025-01-22T12:27:00Z">
              <w:rPr>
                <w:rFonts w:hint="eastAsia"/>
              </w:rPr>
            </w:rPrChange>
          </w:rPr>
          <w:t>배상되는</w:t>
        </w:r>
        <w:r w:rsidRPr="0083134D">
          <w:rPr>
            <w:u w:val="none"/>
            <w:rPrChange w:id="59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95" w:author="SL Partners" w:date="2025-01-22T21:27:00Z" w16du:dateUtc="2025-01-22T12:27:00Z">
              <w:rPr>
                <w:rFonts w:hint="eastAsia"/>
              </w:rPr>
            </w:rPrChange>
          </w:rPr>
          <w:t>손해에</w:t>
        </w:r>
        <w:r w:rsidRPr="0083134D">
          <w:rPr>
            <w:u w:val="none"/>
            <w:rPrChange w:id="59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97" w:author="SL Partners" w:date="2025-01-22T21:27:00Z" w16du:dateUtc="2025-01-22T12:27:00Z">
              <w:rPr>
                <w:rFonts w:hint="eastAsia"/>
              </w:rPr>
            </w:rPrChange>
          </w:rPr>
          <w:t>대하여</w:t>
        </w:r>
        <w:r w:rsidRPr="0083134D">
          <w:rPr>
            <w:u w:val="none"/>
            <w:rPrChange w:id="59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599" w:author="SL Partners" w:date="2025-01-22T21:27:00Z" w16du:dateUtc="2025-01-22T12:27:00Z">
              <w:rPr>
                <w:rFonts w:hint="eastAsia"/>
              </w:rPr>
            </w:rPrChange>
          </w:rPr>
          <w:t>제</w:t>
        </w:r>
        <w:r w:rsidRPr="0083134D">
          <w:rPr>
            <w:u w:val="none"/>
            <w:rPrChange w:id="600" w:author="SL Partners" w:date="2025-01-22T21:27:00Z" w16du:dateUtc="2025-01-22T12:27:00Z">
              <w:rPr/>
            </w:rPrChange>
          </w:rPr>
          <w:t>3</w:t>
        </w:r>
        <w:r w:rsidRPr="0083134D">
          <w:rPr>
            <w:rFonts w:hint="eastAsia"/>
            <w:u w:val="none"/>
            <w:rPrChange w:id="601" w:author="SL Partners" w:date="2025-01-22T21:27:00Z" w16du:dateUtc="2025-01-22T12:27:00Z">
              <w:rPr>
                <w:rFonts w:hint="eastAsia"/>
              </w:rPr>
            </w:rPrChange>
          </w:rPr>
          <w:t>자로부터</w:t>
        </w:r>
        <w:r w:rsidRPr="0083134D">
          <w:rPr>
            <w:u w:val="none"/>
            <w:rPrChange w:id="60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03" w:author="SL Partners" w:date="2025-01-22T21:27:00Z" w16du:dateUtc="2025-01-22T12:27:00Z">
              <w:rPr>
                <w:rFonts w:hint="eastAsia"/>
              </w:rPr>
            </w:rPrChange>
          </w:rPr>
          <w:t>보험금</w:t>
        </w:r>
        <w:r w:rsidRPr="0083134D">
          <w:rPr>
            <w:u w:val="none"/>
            <w:rPrChange w:id="60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05" w:author="SL Partners" w:date="2025-01-22T21:27:00Z" w16du:dateUtc="2025-01-22T12:27:00Z">
              <w:rPr>
                <w:rFonts w:hint="eastAsia"/>
              </w:rPr>
            </w:rPrChange>
          </w:rPr>
          <w:t>등의</w:t>
        </w:r>
        <w:r w:rsidRPr="0083134D">
          <w:rPr>
            <w:u w:val="none"/>
            <w:rPrChange w:id="60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07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60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09" w:author="SL Partners" w:date="2025-01-22T21:27:00Z" w16du:dateUtc="2025-01-22T12:27:00Z">
              <w:rPr>
                <w:rFonts w:hint="eastAsia"/>
              </w:rPr>
            </w:rPrChange>
          </w:rPr>
          <w:t>이익을</w:t>
        </w:r>
        <w:r w:rsidRPr="0083134D">
          <w:rPr>
            <w:u w:val="none"/>
            <w:rPrChange w:id="61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11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61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13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61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15" w:author="SL Partners" w:date="2025-01-22T21:27:00Z" w16du:dateUtc="2025-01-22T12:27:00Z">
              <w:rPr>
                <w:rFonts w:hint="eastAsia"/>
              </w:rPr>
            </w:rPrChange>
          </w:rPr>
          <w:t>제공받거나</w:t>
        </w:r>
        <w:r w:rsidRPr="0083134D">
          <w:rPr>
            <w:u w:val="none"/>
            <w:rPrChange w:id="61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17" w:author="SL Partners" w:date="2025-01-22T21:27:00Z" w16du:dateUtc="2025-01-22T12:27:00Z">
              <w:rPr>
                <w:rFonts w:hint="eastAsia"/>
              </w:rPr>
            </w:rPrChange>
          </w:rPr>
          <w:t>그러한</w:t>
        </w:r>
        <w:r w:rsidRPr="0083134D">
          <w:rPr>
            <w:u w:val="none"/>
            <w:rPrChange w:id="61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19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62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21" w:author="SL Partners" w:date="2025-01-22T21:27:00Z" w16du:dateUtc="2025-01-22T12:27:00Z">
              <w:rPr>
                <w:rFonts w:hint="eastAsia"/>
              </w:rPr>
            </w:rPrChange>
          </w:rPr>
          <w:t>이익을</w:t>
        </w:r>
        <w:r w:rsidRPr="0083134D">
          <w:rPr>
            <w:u w:val="none"/>
            <w:rPrChange w:id="62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23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62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25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62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27" w:author="SL Partners" w:date="2025-01-22T21:27:00Z" w16du:dateUtc="2025-01-22T12:27:00Z">
              <w:rPr>
                <w:rFonts w:hint="eastAsia"/>
              </w:rPr>
            </w:rPrChange>
          </w:rPr>
          <w:t>제공받을</w:t>
        </w:r>
        <w:r w:rsidRPr="0083134D">
          <w:rPr>
            <w:u w:val="none"/>
            <w:rPrChange w:id="62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29" w:author="SL Partners" w:date="2025-01-22T21:27:00Z" w16du:dateUtc="2025-01-22T12:27:00Z">
              <w:rPr>
                <w:rFonts w:hint="eastAsia"/>
              </w:rPr>
            </w:rPrChange>
          </w:rPr>
          <w:t>권리를</w:t>
        </w:r>
        <w:r w:rsidRPr="0083134D">
          <w:rPr>
            <w:u w:val="none"/>
            <w:rPrChange w:id="63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31" w:author="SL Partners" w:date="2025-01-22T21:27:00Z" w16du:dateUtc="2025-01-22T12:27:00Z">
              <w:rPr>
                <w:rFonts w:hint="eastAsia"/>
              </w:rPr>
            </w:rPrChange>
          </w:rPr>
          <w:t>갖게</w:t>
        </w:r>
        <w:r w:rsidRPr="0083134D">
          <w:rPr>
            <w:u w:val="none"/>
            <w:rPrChange w:id="63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33" w:author="SL Partners" w:date="2025-01-22T21:27:00Z" w16du:dateUtc="2025-01-22T12:27:00Z">
              <w:rPr>
                <w:rFonts w:hint="eastAsia"/>
              </w:rPr>
            </w:rPrChange>
          </w:rPr>
          <w:t>되는</w:t>
        </w:r>
        <w:r w:rsidRPr="0083134D">
          <w:rPr>
            <w:u w:val="none"/>
            <w:rPrChange w:id="63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35" w:author="SL Partners" w:date="2025-01-22T21:27:00Z" w16du:dateUtc="2025-01-22T12:27:00Z">
              <w:rPr>
                <w:rFonts w:hint="eastAsia"/>
              </w:rPr>
            </w:rPrChange>
          </w:rPr>
          <w:t>경우</w:t>
        </w:r>
        <w:r w:rsidRPr="0083134D">
          <w:rPr>
            <w:u w:val="none"/>
            <w:rPrChange w:id="636" w:author="SL Partners" w:date="2025-01-22T21:27:00Z" w16du:dateUtc="2025-01-22T12:27:00Z">
              <w:rPr/>
            </w:rPrChange>
          </w:rPr>
          <w:t xml:space="preserve">, </w:t>
        </w:r>
        <w:r w:rsidRPr="0083134D">
          <w:rPr>
            <w:rFonts w:hint="eastAsia"/>
            <w:u w:val="none"/>
            <w:rPrChange w:id="637" w:author="SL Partners" w:date="2025-01-22T21:27:00Z" w16du:dateUtc="2025-01-22T12:27:00Z">
              <w:rPr>
                <w:rFonts w:hint="eastAsia"/>
              </w:rPr>
            </w:rPrChange>
          </w:rPr>
          <w:t>배상권리자는</w:t>
        </w:r>
        <w:r w:rsidRPr="0083134D">
          <w:rPr>
            <w:u w:val="none"/>
            <w:rPrChange w:id="63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39" w:author="SL Partners" w:date="2025-01-22T21:27:00Z" w16du:dateUtc="2025-01-22T12:27:00Z">
              <w:rPr>
                <w:rFonts w:hint="eastAsia"/>
              </w:rPr>
            </w:rPrChange>
          </w:rPr>
          <w:t>배상의무자에</w:t>
        </w:r>
        <w:r w:rsidRPr="0083134D">
          <w:rPr>
            <w:u w:val="none"/>
            <w:rPrChange w:id="64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41" w:author="SL Partners" w:date="2025-01-22T21:27:00Z" w16du:dateUtc="2025-01-22T12:27:00Z">
              <w:rPr>
                <w:rFonts w:hint="eastAsia"/>
              </w:rPr>
            </w:rPrChange>
          </w:rPr>
          <w:t>대한</w:t>
        </w:r>
        <w:r w:rsidRPr="0083134D">
          <w:rPr>
            <w:u w:val="none"/>
            <w:rPrChange w:id="64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43" w:author="SL Partners" w:date="2025-01-22T21:27:00Z" w16du:dateUtc="2025-01-22T12:27:00Z">
              <w:rPr>
                <w:rFonts w:hint="eastAsia"/>
              </w:rPr>
            </w:rPrChange>
          </w:rPr>
          <w:t>손해배상청구를</w:t>
        </w:r>
        <w:r w:rsidRPr="0083134D">
          <w:rPr>
            <w:u w:val="none"/>
            <w:rPrChange w:id="64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45" w:author="SL Partners" w:date="2025-01-22T21:27:00Z" w16du:dateUtc="2025-01-22T12:27:00Z">
              <w:rPr>
                <w:rFonts w:hint="eastAsia"/>
              </w:rPr>
            </w:rPrChange>
          </w:rPr>
          <w:t>하기</w:t>
        </w:r>
        <w:r w:rsidRPr="0083134D">
          <w:rPr>
            <w:u w:val="none"/>
            <w:rPrChange w:id="64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47" w:author="SL Partners" w:date="2025-01-22T21:27:00Z" w16du:dateUtc="2025-01-22T12:27:00Z">
              <w:rPr>
                <w:rFonts w:hint="eastAsia"/>
              </w:rPr>
            </w:rPrChange>
          </w:rPr>
          <w:t>전에</w:t>
        </w:r>
        <w:r w:rsidRPr="0083134D">
          <w:rPr>
            <w:u w:val="none"/>
            <w:rPrChange w:id="64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49" w:author="SL Partners" w:date="2025-01-22T21:27:00Z" w16du:dateUtc="2025-01-22T12:27:00Z">
              <w:rPr>
                <w:rFonts w:hint="eastAsia"/>
              </w:rPr>
            </w:rPrChange>
          </w:rPr>
          <w:t>그러한</w:t>
        </w:r>
        <w:r w:rsidRPr="0083134D">
          <w:rPr>
            <w:u w:val="none"/>
            <w:rPrChange w:id="65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51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65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53" w:author="SL Partners" w:date="2025-01-22T21:27:00Z" w16du:dateUtc="2025-01-22T12:27:00Z">
              <w:rPr>
                <w:rFonts w:hint="eastAsia"/>
              </w:rPr>
            </w:rPrChange>
          </w:rPr>
          <w:t>이익을</w:t>
        </w:r>
        <w:r w:rsidRPr="0083134D">
          <w:rPr>
            <w:u w:val="none"/>
            <w:rPrChange w:id="65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55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65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57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65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59" w:author="SL Partners" w:date="2025-01-22T21:27:00Z" w16du:dateUtc="2025-01-22T12:27:00Z">
              <w:rPr>
                <w:rFonts w:hint="eastAsia"/>
              </w:rPr>
            </w:rPrChange>
          </w:rPr>
          <w:t>제공받기</w:t>
        </w:r>
        <w:r w:rsidRPr="0083134D">
          <w:rPr>
            <w:u w:val="none"/>
            <w:rPrChange w:id="66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61" w:author="SL Partners" w:date="2025-01-22T21:27:00Z" w16du:dateUtc="2025-01-22T12:27:00Z">
              <w:rPr>
                <w:rFonts w:hint="eastAsia"/>
              </w:rPr>
            </w:rPrChange>
          </w:rPr>
          <w:t>위한</w:t>
        </w:r>
        <w:r w:rsidRPr="0083134D">
          <w:rPr>
            <w:u w:val="none"/>
            <w:rPrChange w:id="66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63" w:author="SL Partners" w:date="2025-01-22T21:27:00Z" w16du:dateUtc="2025-01-22T12:27:00Z">
              <w:rPr>
                <w:rFonts w:hint="eastAsia"/>
              </w:rPr>
            </w:rPrChange>
          </w:rPr>
          <w:t>모든</w:t>
        </w:r>
        <w:r w:rsidRPr="0083134D">
          <w:rPr>
            <w:u w:val="none"/>
            <w:rPrChange w:id="66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65" w:author="SL Partners" w:date="2025-01-22T21:27:00Z" w16du:dateUtc="2025-01-22T12:27:00Z">
              <w:rPr>
                <w:rFonts w:hint="eastAsia"/>
              </w:rPr>
            </w:rPrChange>
          </w:rPr>
          <w:t>절차를</w:t>
        </w:r>
        <w:r w:rsidRPr="0083134D">
          <w:rPr>
            <w:u w:val="none"/>
            <w:rPrChange w:id="66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67" w:author="SL Partners" w:date="2025-01-22T21:27:00Z" w16du:dateUtc="2025-01-22T12:27:00Z">
              <w:rPr>
                <w:rFonts w:hint="eastAsia"/>
              </w:rPr>
            </w:rPrChange>
          </w:rPr>
          <w:t>취해야</w:t>
        </w:r>
        <w:r w:rsidRPr="0083134D">
          <w:rPr>
            <w:u w:val="none"/>
            <w:rPrChange w:id="66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69" w:author="SL Partners" w:date="2025-01-22T21:27:00Z" w16du:dateUtc="2025-01-22T12:27:00Z">
              <w:rPr>
                <w:rFonts w:hint="eastAsia"/>
              </w:rPr>
            </w:rPrChange>
          </w:rPr>
          <w:t>하고</w:t>
        </w:r>
        <w:r w:rsidRPr="0083134D">
          <w:rPr>
            <w:u w:val="none"/>
            <w:rPrChange w:id="670" w:author="SL Partners" w:date="2025-01-22T21:27:00Z" w16du:dateUtc="2025-01-22T12:27:00Z">
              <w:rPr/>
            </w:rPrChange>
          </w:rPr>
          <w:t xml:space="preserve">, </w:t>
        </w:r>
        <w:r w:rsidRPr="0083134D">
          <w:rPr>
            <w:rFonts w:hint="eastAsia"/>
            <w:u w:val="none"/>
            <w:rPrChange w:id="671" w:author="SL Partners" w:date="2025-01-22T21:27:00Z" w16du:dateUtc="2025-01-22T12:27:00Z">
              <w:rPr>
                <w:rFonts w:hint="eastAsia"/>
              </w:rPr>
            </w:rPrChange>
          </w:rPr>
          <w:t>배상권리자가</w:t>
        </w:r>
        <w:r w:rsidRPr="0083134D">
          <w:rPr>
            <w:u w:val="none"/>
            <w:rPrChange w:id="67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73" w:author="SL Partners" w:date="2025-01-22T21:27:00Z" w16du:dateUtc="2025-01-22T12:27:00Z">
              <w:rPr>
                <w:rFonts w:hint="eastAsia"/>
              </w:rPr>
            </w:rPrChange>
          </w:rPr>
          <w:t>제</w:t>
        </w:r>
        <w:r w:rsidRPr="0083134D">
          <w:rPr>
            <w:u w:val="none"/>
            <w:rPrChange w:id="674" w:author="SL Partners" w:date="2025-01-22T21:27:00Z" w16du:dateUtc="2025-01-22T12:27:00Z">
              <w:rPr/>
            </w:rPrChange>
          </w:rPr>
          <w:t>3</w:t>
        </w:r>
        <w:r w:rsidRPr="0083134D">
          <w:rPr>
            <w:rFonts w:hint="eastAsia"/>
            <w:u w:val="none"/>
            <w:rPrChange w:id="675" w:author="SL Partners" w:date="2025-01-22T21:27:00Z" w16du:dateUtc="2025-01-22T12:27:00Z">
              <w:rPr>
                <w:rFonts w:hint="eastAsia"/>
              </w:rPr>
            </w:rPrChange>
          </w:rPr>
          <w:t>자로부터</w:t>
        </w:r>
        <w:r w:rsidRPr="0083134D">
          <w:rPr>
            <w:u w:val="none"/>
            <w:rPrChange w:id="67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77" w:author="SL Partners" w:date="2025-01-22T21:27:00Z" w16du:dateUtc="2025-01-22T12:27:00Z">
              <w:rPr>
                <w:rFonts w:hint="eastAsia"/>
              </w:rPr>
            </w:rPrChange>
          </w:rPr>
          <w:t>실제로</w:t>
        </w:r>
        <w:r w:rsidRPr="0083134D">
          <w:rPr>
            <w:u w:val="none"/>
            <w:rPrChange w:id="67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79" w:author="SL Partners" w:date="2025-01-22T21:27:00Z" w16du:dateUtc="2025-01-22T12:27:00Z">
              <w:rPr>
                <w:rFonts w:hint="eastAsia"/>
              </w:rPr>
            </w:rPrChange>
          </w:rPr>
          <w:t>그와</w:t>
        </w:r>
        <w:r w:rsidRPr="0083134D">
          <w:rPr>
            <w:u w:val="none"/>
            <w:rPrChange w:id="68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81" w:author="SL Partners" w:date="2025-01-22T21:27:00Z" w16du:dateUtc="2025-01-22T12:27:00Z">
              <w:rPr>
                <w:rFonts w:hint="eastAsia"/>
              </w:rPr>
            </w:rPrChange>
          </w:rPr>
          <w:t>같은</w:t>
        </w:r>
        <w:r w:rsidRPr="0083134D">
          <w:rPr>
            <w:u w:val="none"/>
            <w:rPrChange w:id="68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83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68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85" w:author="SL Partners" w:date="2025-01-22T21:27:00Z" w16du:dateUtc="2025-01-22T12:27:00Z">
              <w:rPr>
                <w:rFonts w:hint="eastAsia"/>
              </w:rPr>
            </w:rPrChange>
          </w:rPr>
          <w:t>이익을</w:t>
        </w:r>
        <w:r w:rsidRPr="0083134D">
          <w:rPr>
            <w:u w:val="none"/>
            <w:rPrChange w:id="68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87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68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89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69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91" w:author="SL Partners" w:date="2025-01-22T21:27:00Z" w16du:dateUtc="2025-01-22T12:27:00Z">
              <w:rPr>
                <w:rFonts w:hint="eastAsia"/>
              </w:rPr>
            </w:rPrChange>
          </w:rPr>
          <w:t>제공받은</w:t>
        </w:r>
        <w:r w:rsidRPr="0083134D">
          <w:rPr>
            <w:u w:val="none"/>
            <w:rPrChange w:id="69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93" w:author="SL Partners" w:date="2025-01-22T21:27:00Z" w16du:dateUtc="2025-01-22T12:27:00Z">
              <w:rPr>
                <w:rFonts w:hint="eastAsia"/>
              </w:rPr>
            </w:rPrChange>
          </w:rPr>
          <w:t>경우에는</w:t>
        </w:r>
        <w:r w:rsidRPr="0083134D">
          <w:rPr>
            <w:u w:val="none"/>
            <w:rPrChange w:id="69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95" w:author="SL Partners" w:date="2025-01-22T21:27:00Z" w16du:dateUtc="2025-01-22T12:27:00Z">
              <w:rPr>
                <w:rFonts w:hint="eastAsia"/>
              </w:rPr>
            </w:rPrChange>
          </w:rPr>
          <w:t>그러한</w:t>
        </w:r>
        <w:r w:rsidRPr="0083134D">
          <w:rPr>
            <w:u w:val="none"/>
            <w:rPrChange w:id="69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97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69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699" w:author="SL Partners" w:date="2025-01-22T21:27:00Z" w16du:dateUtc="2025-01-22T12:27:00Z">
              <w:rPr>
                <w:rFonts w:hint="eastAsia"/>
              </w:rPr>
            </w:rPrChange>
          </w:rPr>
          <w:t>이익의</w:t>
        </w:r>
        <w:r w:rsidRPr="0083134D">
          <w:rPr>
            <w:u w:val="none"/>
            <w:rPrChange w:id="70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01" w:author="SL Partners" w:date="2025-01-22T21:27:00Z" w16du:dateUtc="2025-01-22T12:27:00Z">
              <w:rPr>
                <w:rFonts w:hint="eastAsia"/>
              </w:rPr>
            </w:rPrChange>
          </w:rPr>
          <w:t>액수만큼</w:t>
        </w:r>
        <w:r w:rsidRPr="0083134D">
          <w:rPr>
            <w:u w:val="none"/>
            <w:rPrChange w:id="70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03" w:author="SL Partners" w:date="2025-01-22T21:27:00Z" w16du:dateUtc="2025-01-22T12:27:00Z">
              <w:rPr>
                <w:rFonts w:hint="eastAsia"/>
              </w:rPr>
            </w:rPrChange>
          </w:rPr>
          <w:t>배상의무자가</w:t>
        </w:r>
        <w:r w:rsidRPr="0083134D">
          <w:rPr>
            <w:u w:val="none"/>
            <w:rPrChange w:id="70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05" w:author="SL Partners" w:date="2025-01-22T21:27:00Z" w16du:dateUtc="2025-01-22T12:27:00Z">
              <w:rPr>
                <w:rFonts w:hint="eastAsia"/>
              </w:rPr>
            </w:rPrChange>
          </w:rPr>
          <w:t>배상권리자에게</w:t>
        </w:r>
        <w:r w:rsidRPr="0083134D">
          <w:rPr>
            <w:u w:val="none"/>
            <w:rPrChange w:id="70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07" w:author="SL Partners" w:date="2025-01-22T21:27:00Z" w16du:dateUtc="2025-01-22T12:27:00Z">
              <w:rPr>
                <w:rFonts w:hint="eastAsia"/>
              </w:rPr>
            </w:rPrChange>
          </w:rPr>
          <w:t>지급할</w:t>
        </w:r>
        <w:r w:rsidRPr="0083134D">
          <w:rPr>
            <w:u w:val="none"/>
            <w:rPrChange w:id="70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09" w:author="SL Partners" w:date="2025-01-22T21:27:00Z" w16du:dateUtc="2025-01-22T12:27:00Z">
              <w:rPr>
                <w:rFonts w:hint="eastAsia"/>
              </w:rPr>
            </w:rPrChange>
          </w:rPr>
          <w:t>손해배상액은</w:t>
        </w:r>
        <w:r w:rsidRPr="0083134D">
          <w:rPr>
            <w:u w:val="none"/>
            <w:rPrChange w:id="71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11" w:author="SL Partners" w:date="2025-01-22T21:27:00Z" w16du:dateUtc="2025-01-22T12:27:00Z">
              <w:rPr>
                <w:rFonts w:hint="eastAsia"/>
              </w:rPr>
            </w:rPrChange>
          </w:rPr>
          <w:t>감액된다</w:t>
        </w:r>
        <w:r w:rsidRPr="0083134D">
          <w:rPr>
            <w:u w:val="none"/>
            <w:rPrChange w:id="712" w:author="SL Partners" w:date="2025-01-22T21:27:00Z" w16du:dateUtc="2025-01-22T12:27:00Z">
              <w:rPr/>
            </w:rPrChange>
          </w:rPr>
          <w:t xml:space="preserve">. </w:t>
        </w:r>
        <w:r w:rsidRPr="0083134D">
          <w:rPr>
            <w:rFonts w:hint="eastAsia"/>
            <w:u w:val="none"/>
            <w:rPrChange w:id="713" w:author="SL Partners" w:date="2025-01-22T21:27:00Z" w16du:dateUtc="2025-01-22T12:27:00Z">
              <w:rPr>
                <w:rFonts w:hint="eastAsia"/>
              </w:rPr>
            </w:rPrChange>
          </w:rPr>
          <w:t>배상의무자가</w:t>
        </w:r>
        <w:r w:rsidRPr="0083134D">
          <w:rPr>
            <w:u w:val="none"/>
            <w:rPrChange w:id="71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15" w:author="SL Partners" w:date="2025-01-22T21:27:00Z" w16du:dateUtc="2025-01-22T12:27:00Z">
              <w:rPr>
                <w:rFonts w:hint="eastAsia"/>
              </w:rPr>
            </w:rPrChange>
          </w:rPr>
          <w:t>본</w:t>
        </w:r>
        <w:r w:rsidRPr="0083134D">
          <w:rPr>
            <w:u w:val="none"/>
            <w:rPrChange w:id="71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17" w:author="SL Partners" w:date="2025-01-22T21:27:00Z" w16du:dateUtc="2025-01-22T12:27:00Z">
              <w:rPr>
                <w:rFonts w:hint="eastAsia"/>
              </w:rPr>
            </w:rPrChange>
          </w:rPr>
          <w:t>계약에</w:t>
        </w:r>
        <w:r w:rsidRPr="0083134D">
          <w:rPr>
            <w:u w:val="none"/>
            <w:rPrChange w:id="71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19" w:author="SL Partners" w:date="2025-01-22T21:27:00Z" w16du:dateUtc="2025-01-22T12:27:00Z">
              <w:rPr>
                <w:rFonts w:hint="eastAsia"/>
              </w:rPr>
            </w:rPrChange>
          </w:rPr>
          <w:t>따른</w:t>
        </w:r>
        <w:r w:rsidRPr="0083134D">
          <w:rPr>
            <w:u w:val="none"/>
            <w:rPrChange w:id="72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21" w:author="SL Partners" w:date="2025-01-22T21:27:00Z" w16du:dateUtc="2025-01-22T12:27:00Z">
              <w:rPr>
                <w:rFonts w:hint="eastAsia"/>
              </w:rPr>
            </w:rPrChange>
          </w:rPr>
          <w:t>손해배상책임을</w:t>
        </w:r>
        <w:r w:rsidRPr="0083134D">
          <w:rPr>
            <w:u w:val="none"/>
            <w:rPrChange w:id="72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23" w:author="SL Partners" w:date="2025-01-22T21:27:00Z" w16du:dateUtc="2025-01-22T12:27:00Z">
              <w:rPr>
                <w:rFonts w:hint="eastAsia"/>
              </w:rPr>
            </w:rPrChange>
          </w:rPr>
          <w:t>이행한</w:t>
        </w:r>
        <w:r w:rsidRPr="0083134D">
          <w:rPr>
            <w:u w:val="none"/>
            <w:rPrChange w:id="72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25" w:author="SL Partners" w:date="2025-01-22T21:27:00Z" w16du:dateUtc="2025-01-22T12:27:00Z">
              <w:rPr>
                <w:rFonts w:hint="eastAsia"/>
              </w:rPr>
            </w:rPrChange>
          </w:rPr>
          <w:t>이후</w:t>
        </w:r>
        <w:r w:rsidRPr="0083134D">
          <w:rPr>
            <w:u w:val="none"/>
            <w:rPrChange w:id="72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27" w:author="SL Partners" w:date="2025-01-22T21:27:00Z" w16du:dateUtc="2025-01-22T12:27:00Z">
              <w:rPr>
                <w:rFonts w:hint="eastAsia"/>
              </w:rPr>
            </w:rPrChange>
          </w:rPr>
          <w:t>배상권리자가</w:t>
        </w:r>
        <w:r w:rsidRPr="0083134D">
          <w:rPr>
            <w:u w:val="none"/>
            <w:rPrChange w:id="72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29" w:author="SL Partners" w:date="2025-01-22T21:27:00Z" w16du:dateUtc="2025-01-22T12:27:00Z">
              <w:rPr>
                <w:rFonts w:hint="eastAsia"/>
              </w:rPr>
            </w:rPrChange>
          </w:rPr>
          <w:t>본</w:t>
        </w:r>
        <w:r w:rsidRPr="0083134D">
          <w:rPr>
            <w:u w:val="none"/>
            <w:rPrChange w:id="73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31" w:author="SL Partners" w:date="2025-01-22T21:27:00Z" w16du:dateUtc="2025-01-22T12:27:00Z">
              <w:rPr>
                <w:rFonts w:hint="eastAsia"/>
              </w:rPr>
            </w:rPrChange>
          </w:rPr>
          <w:t>계약에</w:t>
        </w:r>
        <w:r w:rsidRPr="0083134D">
          <w:rPr>
            <w:u w:val="none"/>
            <w:rPrChange w:id="73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33" w:author="SL Partners" w:date="2025-01-22T21:27:00Z" w16du:dateUtc="2025-01-22T12:27:00Z">
              <w:rPr>
                <w:rFonts w:hint="eastAsia"/>
              </w:rPr>
            </w:rPrChange>
          </w:rPr>
          <w:t>따라</w:t>
        </w:r>
        <w:r w:rsidRPr="0083134D">
          <w:rPr>
            <w:u w:val="none"/>
            <w:rPrChange w:id="73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35" w:author="SL Partners" w:date="2025-01-22T21:27:00Z" w16du:dateUtc="2025-01-22T12:27:00Z">
              <w:rPr>
                <w:rFonts w:hint="eastAsia"/>
              </w:rPr>
            </w:rPrChange>
          </w:rPr>
          <w:t>배상되는</w:t>
        </w:r>
        <w:r w:rsidRPr="0083134D">
          <w:rPr>
            <w:u w:val="none"/>
            <w:rPrChange w:id="73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37" w:author="SL Partners" w:date="2025-01-22T21:27:00Z" w16du:dateUtc="2025-01-22T12:27:00Z">
              <w:rPr>
                <w:rFonts w:hint="eastAsia"/>
              </w:rPr>
            </w:rPrChange>
          </w:rPr>
          <w:t>손해에</w:t>
        </w:r>
        <w:r w:rsidRPr="0083134D">
          <w:rPr>
            <w:u w:val="none"/>
            <w:rPrChange w:id="73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39" w:author="SL Partners" w:date="2025-01-22T21:27:00Z" w16du:dateUtc="2025-01-22T12:27:00Z">
              <w:rPr>
                <w:rFonts w:hint="eastAsia"/>
              </w:rPr>
            </w:rPrChange>
          </w:rPr>
          <w:t>대하여</w:t>
        </w:r>
        <w:r w:rsidRPr="0083134D">
          <w:rPr>
            <w:u w:val="none"/>
            <w:rPrChange w:id="74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41" w:author="SL Partners" w:date="2025-01-22T21:27:00Z" w16du:dateUtc="2025-01-22T12:27:00Z">
              <w:rPr>
                <w:rFonts w:hint="eastAsia"/>
              </w:rPr>
            </w:rPrChange>
          </w:rPr>
          <w:t>제</w:t>
        </w:r>
        <w:r w:rsidRPr="0083134D">
          <w:rPr>
            <w:u w:val="none"/>
            <w:rPrChange w:id="742" w:author="SL Partners" w:date="2025-01-22T21:27:00Z" w16du:dateUtc="2025-01-22T12:27:00Z">
              <w:rPr/>
            </w:rPrChange>
          </w:rPr>
          <w:t>3</w:t>
        </w:r>
        <w:r w:rsidRPr="0083134D">
          <w:rPr>
            <w:rFonts w:hint="eastAsia"/>
            <w:u w:val="none"/>
            <w:rPrChange w:id="743" w:author="SL Partners" w:date="2025-01-22T21:27:00Z" w16du:dateUtc="2025-01-22T12:27:00Z">
              <w:rPr>
                <w:rFonts w:hint="eastAsia"/>
              </w:rPr>
            </w:rPrChange>
          </w:rPr>
          <w:t>자로부터</w:t>
        </w:r>
        <w:r w:rsidRPr="0083134D">
          <w:rPr>
            <w:u w:val="none"/>
            <w:rPrChange w:id="74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45" w:author="SL Partners" w:date="2025-01-22T21:27:00Z" w16du:dateUtc="2025-01-22T12:27:00Z">
              <w:rPr>
                <w:rFonts w:hint="eastAsia"/>
              </w:rPr>
            </w:rPrChange>
          </w:rPr>
          <w:t>보험금</w:t>
        </w:r>
        <w:r w:rsidRPr="0083134D">
          <w:rPr>
            <w:u w:val="none"/>
            <w:rPrChange w:id="74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47" w:author="SL Partners" w:date="2025-01-22T21:27:00Z" w16du:dateUtc="2025-01-22T12:27:00Z">
              <w:rPr>
                <w:rFonts w:hint="eastAsia"/>
              </w:rPr>
            </w:rPrChange>
          </w:rPr>
          <w:t>등의</w:t>
        </w:r>
        <w:r w:rsidRPr="0083134D">
          <w:rPr>
            <w:u w:val="none"/>
            <w:rPrChange w:id="74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49" w:author="SL Partners" w:date="2025-01-22T21:27:00Z" w16du:dateUtc="2025-01-22T12:27:00Z">
              <w:rPr>
                <w:rFonts w:hint="eastAsia"/>
              </w:rPr>
            </w:rPrChange>
          </w:rPr>
          <w:t>금전이나</w:t>
        </w:r>
        <w:r w:rsidRPr="0083134D">
          <w:rPr>
            <w:u w:val="none"/>
            <w:rPrChange w:id="75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51" w:author="SL Partners" w:date="2025-01-22T21:27:00Z" w16du:dateUtc="2025-01-22T12:27:00Z">
              <w:rPr>
                <w:rFonts w:hint="eastAsia"/>
              </w:rPr>
            </w:rPrChange>
          </w:rPr>
          <w:t>이익을</w:t>
        </w:r>
        <w:r w:rsidRPr="0083134D">
          <w:rPr>
            <w:u w:val="none"/>
            <w:rPrChange w:id="75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53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75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55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75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57" w:author="SL Partners" w:date="2025-01-22T21:27:00Z" w16du:dateUtc="2025-01-22T12:27:00Z">
              <w:rPr>
                <w:rFonts w:hint="eastAsia"/>
              </w:rPr>
            </w:rPrChange>
          </w:rPr>
          <w:t>제공받는</w:t>
        </w:r>
        <w:r w:rsidRPr="0083134D">
          <w:rPr>
            <w:u w:val="none"/>
            <w:rPrChange w:id="75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59" w:author="SL Partners" w:date="2025-01-22T21:27:00Z" w16du:dateUtc="2025-01-22T12:27:00Z">
              <w:rPr>
                <w:rFonts w:hint="eastAsia"/>
              </w:rPr>
            </w:rPrChange>
          </w:rPr>
          <w:t>경우</w:t>
        </w:r>
        <w:r w:rsidRPr="0083134D">
          <w:rPr>
            <w:u w:val="none"/>
            <w:rPrChange w:id="760" w:author="SL Partners" w:date="2025-01-22T21:27:00Z" w16du:dateUtc="2025-01-22T12:27:00Z">
              <w:rPr/>
            </w:rPrChange>
          </w:rPr>
          <w:t xml:space="preserve">, </w:t>
        </w:r>
        <w:r w:rsidRPr="0083134D">
          <w:rPr>
            <w:rFonts w:hint="eastAsia"/>
            <w:u w:val="none"/>
            <w:rPrChange w:id="761" w:author="SL Partners" w:date="2025-01-22T21:27:00Z" w16du:dateUtc="2025-01-22T12:27:00Z">
              <w:rPr>
                <w:rFonts w:hint="eastAsia"/>
              </w:rPr>
            </w:rPrChange>
          </w:rPr>
          <w:t>배상권리자는</w:t>
        </w:r>
        <w:r w:rsidRPr="0083134D">
          <w:rPr>
            <w:u w:val="none"/>
            <w:rPrChange w:id="76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63" w:author="SL Partners" w:date="2025-01-22T21:27:00Z" w16du:dateUtc="2025-01-22T12:27:00Z">
              <w:rPr>
                <w:rFonts w:hint="eastAsia"/>
              </w:rPr>
            </w:rPrChange>
          </w:rPr>
          <w:t>지체없이</w:t>
        </w:r>
        <w:r w:rsidRPr="0083134D">
          <w:rPr>
            <w:u w:val="none"/>
            <w:rPrChange w:id="76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65" w:author="SL Partners" w:date="2025-01-22T21:27:00Z" w16du:dateUtc="2025-01-22T12:27:00Z">
              <w:rPr>
                <w:rFonts w:hint="eastAsia"/>
              </w:rPr>
            </w:rPrChange>
          </w:rPr>
          <w:t>그와</w:t>
        </w:r>
        <w:r w:rsidRPr="0083134D">
          <w:rPr>
            <w:u w:val="none"/>
            <w:rPrChange w:id="76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67" w:author="SL Partners" w:date="2025-01-22T21:27:00Z" w16du:dateUtc="2025-01-22T12:27:00Z">
              <w:rPr>
                <w:rFonts w:hint="eastAsia"/>
              </w:rPr>
            </w:rPrChange>
          </w:rPr>
          <w:t>같이</w:t>
        </w:r>
        <w:r w:rsidRPr="0083134D">
          <w:rPr>
            <w:u w:val="none"/>
            <w:rPrChange w:id="76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69" w:author="SL Partners" w:date="2025-01-22T21:27:00Z" w16du:dateUtc="2025-01-22T12:27:00Z">
              <w:rPr>
                <w:rFonts w:hint="eastAsia"/>
              </w:rPr>
            </w:rPrChange>
          </w:rPr>
          <w:t>제</w:t>
        </w:r>
        <w:r w:rsidRPr="0083134D">
          <w:rPr>
            <w:u w:val="none"/>
            <w:rPrChange w:id="770" w:author="SL Partners" w:date="2025-01-22T21:27:00Z" w16du:dateUtc="2025-01-22T12:27:00Z">
              <w:rPr/>
            </w:rPrChange>
          </w:rPr>
          <w:t>3</w:t>
        </w:r>
        <w:r w:rsidRPr="0083134D">
          <w:rPr>
            <w:rFonts w:hint="eastAsia"/>
            <w:u w:val="none"/>
            <w:rPrChange w:id="771" w:author="SL Partners" w:date="2025-01-22T21:27:00Z" w16du:dateUtc="2025-01-22T12:27:00Z">
              <w:rPr>
                <w:rFonts w:hint="eastAsia"/>
              </w:rPr>
            </w:rPrChange>
          </w:rPr>
          <w:t>자로부터</w:t>
        </w:r>
        <w:r w:rsidRPr="0083134D">
          <w:rPr>
            <w:u w:val="none"/>
            <w:rPrChange w:id="77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73" w:author="SL Partners" w:date="2025-01-22T21:27:00Z" w16du:dateUtc="2025-01-22T12:27:00Z">
              <w:rPr>
                <w:rFonts w:hint="eastAsia"/>
              </w:rPr>
            </w:rPrChange>
          </w:rPr>
          <w:t>지급</w:t>
        </w:r>
        <w:r w:rsidRPr="0083134D">
          <w:rPr>
            <w:u w:val="none"/>
            <w:rPrChange w:id="77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75" w:author="SL Partners" w:date="2025-01-22T21:27:00Z" w16du:dateUtc="2025-01-22T12:27:00Z">
              <w:rPr>
                <w:rFonts w:hint="eastAsia"/>
              </w:rPr>
            </w:rPrChange>
          </w:rPr>
          <w:t>또는</w:t>
        </w:r>
        <w:r w:rsidRPr="0083134D">
          <w:rPr>
            <w:u w:val="none"/>
            <w:rPrChange w:id="77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77" w:author="SL Partners" w:date="2025-01-22T21:27:00Z" w16du:dateUtc="2025-01-22T12:27:00Z">
              <w:rPr>
                <w:rFonts w:hint="eastAsia"/>
              </w:rPr>
            </w:rPrChange>
          </w:rPr>
          <w:t>제공받은</w:t>
        </w:r>
        <w:r w:rsidRPr="0083134D">
          <w:rPr>
            <w:u w:val="none"/>
            <w:rPrChange w:id="77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79" w:author="SL Partners" w:date="2025-01-22T21:27:00Z" w16du:dateUtc="2025-01-22T12:27:00Z">
              <w:rPr>
                <w:rFonts w:hint="eastAsia"/>
              </w:rPr>
            </w:rPrChange>
          </w:rPr>
          <w:t>금액</w:t>
        </w:r>
        <w:r w:rsidRPr="0083134D">
          <w:rPr>
            <w:u w:val="none"/>
            <w:rPrChange w:id="780" w:author="SL Partners" w:date="2025-01-22T21:27:00Z" w16du:dateUtc="2025-01-22T12:27:00Z">
              <w:rPr/>
            </w:rPrChange>
          </w:rPr>
          <w:t>(</w:t>
        </w:r>
        <w:r w:rsidRPr="0083134D">
          <w:rPr>
            <w:rFonts w:hint="eastAsia"/>
            <w:u w:val="none"/>
            <w:rPrChange w:id="781" w:author="SL Partners" w:date="2025-01-22T21:27:00Z" w16du:dateUtc="2025-01-22T12:27:00Z">
              <w:rPr>
                <w:rFonts w:hint="eastAsia"/>
              </w:rPr>
            </w:rPrChange>
          </w:rPr>
          <w:t>단</w:t>
        </w:r>
        <w:r w:rsidRPr="0083134D">
          <w:rPr>
            <w:u w:val="none"/>
            <w:rPrChange w:id="782" w:author="SL Partners" w:date="2025-01-22T21:27:00Z" w16du:dateUtc="2025-01-22T12:27:00Z">
              <w:rPr/>
            </w:rPrChange>
          </w:rPr>
          <w:t xml:space="preserve">, </w:t>
        </w:r>
        <w:r w:rsidRPr="0083134D">
          <w:rPr>
            <w:rFonts w:hint="eastAsia"/>
            <w:u w:val="none"/>
            <w:rPrChange w:id="783" w:author="SL Partners" w:date="2025-01-22T21:27:00Z" w16du:dateUtc="2025-01-22T12:27:00Z">
              <w:rPr>
                <w:rFonts w:hint="eastAsia"/>
              </w:rPr>
            </w:rPrChange>
          </w:rPr>
          <w:t>이는</w:t>
        </w:r>
        <w:r w:rsidRPr="0083134D">
          <w:rPr>
            <w:u w:val="none"/>
            <w:rPrChange w:id="78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85" w:author="SL Partners" w:date="2025-01-22T21:27:00Z" w16du:dateUtc="2025-01-22T12:27:00Z">
              <w:rPr>
                <w:rFonts w:hint="eastAsia"/>
              </w:rPr>
            </w:rPrChange>
          </w:rPr>
          <w:t>배상권리자가</w:t>
        </w:r>
        <w:r w:rsidRPr="0083134D">
          <w:rPr>
            <w:u w:val="none"/>
            <w:rPrChange w:id="78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87" w:author="SL Partners" w:date="2025-01-22T21:27:00Z" w16du:dateUtc="2025-01-22T12:27:00Z">
              <w:rPr>
                <w:rFonts w:hint="eastAsia"/>
              </w:rPr>
            </w:rPrChange>
          </w:rPr>
          <w:t>배상의무자로부터</w:t>
        </w:r>
        <w:r w:rsidRPr="0083134D">
          <w:rPr>
            <w:u w:val="none"/>
            <w:rPrChange w:id="788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89" w:author="SL Partners" w:date="2025-01-22T21:27:00Z" w16du:dateUtc="2025-01-22T12:27:00Z">
              <w:rPr>
                <w:rFonts w:hint="eastAsia"/>
              </w:rPr>
            </w:rPrChange>
          </w:rPr>
          <w:t>배상</w:t>
        </w:r>
        <w:r w:rsidRPr="0083134D">
          <w:rPr>
            <w:u w:val="none"/>
            <w:rPrChange w:id="79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91" w:author="SL Partners" w:date="2025-01-22T21:27:00Z" w16du:dateUtc="2025-01-22T12:27:00Z">
              <w:rPr>
                <w:rFonts w:hint="eastAsia"/>
              </w:rPr>
            </w:rPrChange>
          </w:rPr>
          <w:t>받은</w:t>
        </w:r>
        <w:r w:rsidRPr="0083134D">
          <w:rPr>
            <w:u w:val="none"/>
            <w:rPrChange w:id="79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93" w:author="SL Partners" w:date="2025-01-22T21:27:00Z" w16du:dateUtc="2025-01-22T12:27:00Z">
              <w:rPr>
                <w:rFonts w:hint="eastAsia"/>
              </w:rPr>
            </w:rPrChange>
          </w:rPr>
          <w:t>금액을</w:t>
        </w:r>
        <w:r w:rsidRPr="0083134D">
          <w:rPr>
            <w:u w:val="none"/>
            <w:rPrChange w:id="79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95" w:author="SL Partners" w:date="2025-01-22T21:27:00Z" w16du:dateUtc="2025-01-22T12:27:00Z">
              <w:rPr>
                <w:rFonts w:hint="eastAsia"/>
              </w:rPr>
            </w:rPrChange>
          </w:rPr>
          <w:t>한도로</w:t>
        </w:r>
        <w:r w:rsidRPr="0083134D">
          <w:rPr>
            <w:u w:val="none"/>
            <w:rPrChange w:id="796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797" w:author="SL Partners" w:date="2025-01-22T21:27:00Z" w16du:dateUtc="2025-01-22T12:27:00Z">
              <w:rPr>
                <w:rFonts w:hint="eastAsia"/>
              </w:rPr>
            </w:rPrChange>
          </w:rPr>
          <w:t>함</w:t>
        </w:r>
        <w:r w:rsidRPr="0083134D">
          <w:rPr>
            <w:u w:val="none"/>
            <w:rPrChange w:id="798" w:author="SL Partners" w:date="2025-01-22T21:27:00Z" w16du:dateUtc="2025-01-22T12:27:00Z">
              <w:rPr/>
            </w:rPrChange>
          </w:rPr>
          <w:t>)</w:t>
        </w:r>
        <w:r w:rsidRPr="0083134D">
          <w:rPr>
            <w:rFonts w:hint="eastAsia"/>
            <w:u w:val="none"/>
            <w:rPrChange w:id="799" w:author="SL Partners" w:date="2025-01-22T21:27:00Z" w16du:dateUtc="2025-01-22T12:27:00Z">
              <w:rPr>
                <w:rFonts w:hint="eastAsia"/>
              </w:rPr>
            </w:rPrChange>
          </w:rPr>
          <w:t>을</w:t>
        </w:r>
        <w:r w:rsidRPr="0083134D">
          <w:rPr>
            <w:u w:val="none"/>
            <w:rPrChange w:id="800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801" w:author="SL Partners" w:date="2025-01-22T21:27:00Z" w16du:dateUtc="2025-01-22T12:27:00Z">
              <w:rPr>
                <w:rFonts w:hint="eastAsia"/>
              </w:rPr>
            </w:rPrChange>
          </w:rPr>
          <w:t>배상의무자에게</w:t>
        </w:r>
        <w:r w:rsidRPr="0083134D">
          <w:rPr>
            <w:u w:val="none"/>
            <w:rPrChange w:id="802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803" w:author="SL Partners" w:date="2025-01-22T21:27:00Z" w16du:dateUtc="2025-01-22T12:27:00Z">
              <w:rPr>
                <w:rFonts w:hint="eastAsia"/>
              </w:rPr>
            </w:rPrChange>
          </w:rPr>
          <w:t>지급하여야</w:t>
        </w:r>
        <w:r w:rsidRPr="0083134D">
          <w:rPr>
            <w:u w:val="none"/>
            <w:rPrChange w:id="804" w:author="SL Partners" w:date="2025-01-22T21:27:00Z" w16du:dateUtc="2025-01-22T12:27:00Z">
              <w:rPr/>
            </w:rPrChange>
          </w:rPr>
          <w:t xml:space="preserve"> </w:t>
        </w:r>
        <w:r w:rsidRPr="0083134D">
          <w:rPr>
            <w:rFonts w:hint="eastAsia"/>
            <w:u w:val="none"/>
            <w:rPrChange w:id="805" w:author="SL Partners" w:date="2025-01-22T21:27:00Z" w16du:dateUtc="2025-01-22T12:27:00Z">
              <w:rPr>
                <w:rFonts w:hint="eastAsia"/>
              </w:rPr>
            </w:rPrChange>
          </w:rPr>
          <w:t>한다</w:t>
        </w:r>
        <w:r w:rsidRPr="0083134D">
          <w:rPr>
            <w:u w:val="none"/>
            <w:rPrChange w:id="806" w:author="SL Partners" w:date="2025-01-22T21:27:00Z" w16du:dateUtc="2025-01-22T12:27:00Z">
              <w:rPr/>
            </w:rPrChange>
          </w:rPr>
          <w:t xml:space="preserve">. </w:t>
        </w:r>
      </w:ins>
    </w:p>
    <w:p w14:paraId="2750323D" w14:textId="001D477A" w:rsidR="008A5354" w:rsidRDefault="000A3427" w:rsidP="007844B1">
      <w:pPr>
        <w:pStyle w:val="20"/>
        <w:rPr>
          <w:ins w:id="807" w:author="SL Partners" w:date="2025-01-22T21:27:00Z" w16du:dateUtc="2025-01-22T12:27:00Z"/>
          <w:rFonts w:ascii="Times New Roman" w:hAnsi="Times New Roman" w:cs="Times New Roman"/>
        </w:rPr>
      </w:pPr>
      <w:ins w:id="808" w:author="SL Partners" w:date="2025-01-22T21:27:00Z" w16du:dateUtc="2025-01-22T12:27:00Z">
        <w:r>
          <w:rPr>
            <w:rFonts w:ascii="Times New Roman" w:hAnsi="Times New Roman" w:cs="Times New Roman" w:hint="eastAsia"/>
          </w:rPr>
          <w:t>유일한</w:t>
        </w:r>
        <w:r>
          <w:rPr>
            <w:rFonts w:ascii="Times New Roman" w:hAnsi="Times New Roman" w:cs="Times New Roman" w:hint="eastAsia"/>
          </w:rPr>
          <w:t xml:space="preserve"> </w:t>
        </w:r>
        <w:r>
          <w:rPr>
            <w:rFonts w:ascii="Times New Roman" w:hAnsi="Times New Roman" w:cs="Times New Roman" w:hint="eastAsia"/>
          </w:rPr>
          <w:t>구제수단</w:t>
        </w:r>
        <w:r>
          <w:rPr>
            <w:rFonts w:ascii="Times New Roman" w:hAnsi="Times New Roman" w:cs="Times New Roman" w:hint="eastAsia"/>
            <w:u w:val="none"/>
          </w:rPr>
          <w:t xml:space="preserve">. </w:t>
        </w:r>
      </w:ins>
    </w:p>
    <w:p w14:paraId="071EB94A" w14:textId="1D28EABB" w:rsidR="000A3427" w:rsidRPr="000A3427" w:rsidRDefault="000A3427">
      <w:pPr>
        <w:pStyle w:val="20"/>
        <w:numPr>
          <w:ilvl w:val="0"/>
          <w:numId w:val="0"/>
        </w:numPr>
        <w:ind w:left="737"/>
        <w:rPr>
          <w:ins w:id="809" w:author="SL Partners" w:date="2025-01-22T21:26:00Z" w16du:dateUtc="2025-01-22T12:26:00Z"/>
          <w:rFonts w:ascii="Times New Roman" w:hAnsi="Times New Roman" w:cs="Times New Roman"/>
          <w:u w:val="none"/>
          <w:rPrChange w:id="810" w:author="SL Partners" w:date="2025-01-22T21:27:00Z" w16du:dateUtc="2025-01-22T12:27:00Z">
            <w:rPr>
              <w:ins w:id="811" w:author="SL Partners" w:date="2025-01-22T21:26:00Z" w16du:dateUtc="2025-01-22T12:26:00Z"/>
              <w:rFonts w:ascii="Times New Roman" w:hAnsi="Times New Roman" w:cs="Times New Roman"/>
            </w:rPr>
          </w:rPrChange>
        </w:rPr>
        <w:pPrChange w:id="812" w:author="SL Partners" w:date="2025-01-22T21:27:00Z" w16du:dateUtc="2025-01-22T12:27:00Z">
          <w:pPr>
            <w:pStyle w:val="20"/>
          </w:pPr>
        </w:pPrChange>
      </w:pPr>
      <w:ins w:id="813" w:author="SL Partners" w:date="2025-01-22T21:27:00Z" w16du:dateUtc="2025-01-22T12:27:00Z">
        <w:r w:rsidRPr="000A3427">
          <w:rPr>
            <w:rFonts w:ascii="Times New Roman" w:hAnsi="Times New Roman" w:cs="Times New Roman" w:hint="eastAsia"/>
            <w:u w:val="none"/>
            <w:rPrChange w:id="81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81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1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</w:t>
        </w:r>
        <w:r w:rsidRPr="000A3427">
          <w:rPr>
            <w:rFonts w:ascii="Times New Roman" w:hAnsi="Times New Roman" w:cs="Times New Roman"/>
            <w:u w:val="none"/>
            <w:rPrChange w:id="81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1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제</w:t>
        </w:r>
        <w:r>
          <w:rPr>
            <w:rFonts w:ascii="Times New Roman" w:hAnsi="Times New Roman" w:cs="Times New Roman" w:hint="eastAsia"/>
            <w:u w:val="none"/>
          </w:rPr>
          <w:t>8</w:t>
        </w:r>
        <w:r w:rsidRPr="000A3427">
          <w:rPr>
            <w:rFonts w:ascii="Times New Roman" w:hAnsi="Times New Roman" w:cs="Times New Roman"/>
            <w:u w:val="none"/>
            <w:rPrChange w:id="81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>.1</w:t>
        </w:r>
        <w:r w:rsidRPr="000A3427">
          <w:rPr>
            <w:rFonts w:ascii="Times New Roman" w:hAnsi="Times New Roman" w:cs="Times New Roman" w:hint="eastAsia"/>
            <w:u w:val="none"/>
            <w:rPrChange w:id="82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조</w:t>
        </w:r>
        <w:r>
          <w:rPr>
            <w:rFonts w:ascii="Times New Roman" w:hAnsi="Times New Roman" w:cs="Times New Roman" w:hint="eastAsia"/>
            <w:u w:val="none"/>
          </w:rPr>
          <w:t xml:space="preserve"> </w:t>
        </w:r>
        <w:r>
          <w:rPr>
            <w:rFonts w:ascii="Times New Roman" w:hAnsi="Times New Roman" w:cs="Times New Roman" w:hint="eastAsia"/>
            <w:u w:val="none"/>
          </w:rPr>
          <w:t>또는</w:t>
        </w:r>
        <w:r>
          <w:rPr>
            <w:rFonts w:ascii="Times New Roman" w:hAnsi="Times New Roman" w:cs="Times New Roman" w:hint="eastAsia"/>
            <w:u w:val="none"/>
          </w:rPr>
          <w:t xml:space="preserve"> </w:t>
        </w:r>
        <w:r>
          <w:rPr>
            <w:rFonts w:ascii="Times New Roman" w:hAnsi="Times New Roman" w:cs="Times New Roman" w:hint="eastAsia"/>
            <w:u w:val="none"/>
          </w:rPr>
          <w:t>제</w:t>
        </w:r>
        <w:r>
          <w:rPr>
            <w:rFonts w:ascii="Times New Roman" w:hAnsi="Times New Roman" w:cs="Times New Roman" w:hint="eastAsia"/>
            <w:u w:val="none"/>
          </w:rPr>
          <w:t>8.2</w:t>
        </w:r>
        <w:r>
          <w:rPr>
            <w:rFonts w:ascii="Times New Roman" w:hAnsi="Times New Roman" w:cs="Times New Roman" w:hint="eastAsia"/>
            <w:u w:val="none"/>
          </w:rPr>
          <w:t>조</w:t>
        </w:r>
        <w:r w:rsidRPr="000A3427">
          <w:rPr>
            <w:rFonts w:ascii="Times New Roman" w:hAnsi="Times New Roman" w:cs="Times New Roman" w:hint="eastAsia"/>
            <w:u w:val="none"/>
            <w:rPrChange w:id="82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가</w:t>
        </w:r>
        <w:r w:rsidRPr="000A3427">
          <w:rPr>
            <w:rFonts w:ascii="Times New Roman" w:hAnsi="Times New Roman" w:cs="Times New Roman"/>
            <w:u w:val="none"/>
            <w:rPrChange w:id="82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2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규정하는</w:t>
        </w:r>
        <w:r w:rsidRPr="000A3427">
          <w:rPr>
            <w:rFonts w:ascii="Times New Roman" w:hAnsi="Times New Roman" w:cs="Times New Roman"/>
            <w:u w:val="none"/>
            <w:rPrChange w:id="82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2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배상권리자의</w:t>
        </w:r>
        <w:r w:rsidRPr="000A3427">
          <w:rPr>
            <w:rFonts w:ascii="Times New Roman" w:hAnsi="Times New Roman" w:cs="Times New Roman"/>
            <w:u w:val="none"/>
            <w:rPrChange w:id="82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2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손해배상을</w:t>
        </w:r>
        <w:r w:rsidRPr="000A3427">
          <w:rPr>
            <w:rFonts w:ascii="Times New Roman" w:hAnsi="Times New Roman" w:cs="Times New Roman"/>
            <w:u w:val="none"/>
            <w:rPrChange w:id="82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2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받을</w:t>
        </w:r>
        <w:r w:rsidRPr="000A3427">
          <w:rPr>
            <w:rFonts w:ascii="Times New Roman" w:hAnsi="Times New Roman" w:cs="Times New Roman"/>
            <w:u w:val="none"/>
            <w:rPrChange w:id="83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3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권리는</w:t>
        </w:r>
        <w:r w:rsidRPr="000A3427">
          <w:rPr>
            <w:rFonts w:ascii="Times New Roman" w:hAnsi="Times New Roman" w:cs="Times New Roman"/>
            <w:u w:val="none"/>
            <w:rPrChange w:id="83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3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83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3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계약상</w:t>
        </w:r>
        <w:r w:rsidRPr="000A3427">
          <w:rPr>
            <w:rFonts w:ascii="Times New Roman" w:hAnsi="Times New Roman" w:cs="Times New Roman"/>
            <w:u w:val="none"/>
            <w:rPrChange w:id="83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3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달리</w:t>
        </w:r>
        <w:r w:rsidRPr="000A3427">
          <w:rPr>
            <w:rFonts w:ascii="Times New Roman" w:hAnsi="Times New Roman" w:cs="Times New Roman"/>
            <w:u w:val="none"/>
            <w:rPrChange w:id="83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3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규정된</w:t>
        </w:r>
        <w:r w:rsidRPr="000A3427">
          <w:rPr>
            <w:rFonts w:ascii="Times New Roman" w:hAnsi="Times New Roman" w:cs="Times New Roman"/>
            <w:u w:val="none"/>
            <w:rPrChange w:id="84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4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경우를</w:t>
        </w:r>
        <w:r w:rsidRPr="000A3427">
          <w:rPr>
            <w:rFonts w:ascii="Times New Roman" w:hAnsi="Times New Roman" w:cs="Times New Roman"/>
            <w:u w:val="none"/>
            <w:rPrChange w:id="84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4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제외하고</w:t>
        </w:r>
        <w:r w:rsidRPr="000A3427">
          <w:rPr>
            <w:rFonts w:ascii="Times New Roman" w:hAnsi="Times New Roman" w:cs="Times New Roman"/>
            <w:u w:val="none"/>
            <w:rPrChange w:id="84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84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배상의무자의</w:t>
        </w:r>
        <w:r w:rsidRPr="000A3427">
          <w:rPr>
            <w:rFonts w:ascii="Times New Roman" w:hAnsi="Times New Roman" w:cs="Times New Roman"/>
            <w:u w:val="none"/>
            <w:rPrChange w:id="84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4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진술</w:t>
        </w:r>
        <w:r w:rsidRPr="000A3427">
          <w:rPr>
            <w:rFonts w:ascii="Times New Roman" w:hAnsi="Times New Roman" w:cs="Times New Roman"/>
            <w:u w:val="none"/>
            <w:rPrChange w:id="84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4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및</w:t>
        </w:r>
        <w:r w:rsidRPr="000A3427">
          <w:rPr>
            <w:rFonts w:ascii="Times New Roman" w:hAnsi="Times New Roman" w:cs="Times New Roman"/>
            <w:u w:val="none"/>
            <w:rPrChange w:id="85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5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보장</w:t>
        </w:r>
        <w:r w:rsidRPr="000A3427">
          <w:rPr>
            <w:rFonts w:ascii="Times New Roman" w:hAnsi="Times New Roman" w:cs="Times New Roman"/>
            <w:u w:val="none"/>
            <w:rPrChange w:id="85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85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확약</w:t>
        </w:r>
        <w:r w:rsidRPr="000A3427">
          <w:rPr>
            <w:rFonts w:ascii="Times New Roman" w:hAnsi="Times New Roman" w:cs="Times New Roman"/>
            <w:u w:val="none"/>
            <w:rPrChange w:id="85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5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기타의</w:t>
        </w:r>
        <w:r w:rsidRPr="000A3427">
          <w:rPr>
            <w:rFonts w:ascii="Times New Roman" w:hAnsi="Times New Roman" w:cs="Times New Roman"/>
            <w:u w:val="none"/>
            <w:rPrChange w:id="85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5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의무의</w:t>
        </w:r>
        <w:r w:rsidRPr="000A3427">
          <w:rPr>
            <w:rFonts w:ascii="Times New Roman" w:hAnsi="Times New Roman" w:cs="Times New Roman"/>
            <w:u w:val="none"/>
            <w:rPrChange w:id="85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5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위반에</w:t>
        </w:r>
        <w:r w:rsidRPr="000A3427">
          <w:rPr>
            <w:rFonts w:ascii="Times New Roman" w:hAnsi="Times New Roman" w:cs="Times New Roman"/>
            <w:u w:val="none"/>
            <w:rPrChange w:id="86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6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관한</w:t>
        </w:r>
        <w:r w:rsidRPr="000A3427">
          <w:rPr>
            <w:rFonts w:ascii="Times New Roman" w:hAnsi="Times New Roman" w:cs="Times New Roman"/>
            <w:u w:val="none"/>
            <w:rPrChange w:id="86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6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배상권리자의</w:t>
        </w:r>
        <w:r w:rsidRPr="000A3427">
          <w:rPr>
            <w:rFonts w:ascii="Times New Roman" w:hAnsi="Times New Roman" w:cs="Times New Roman"/>
            <w:u w:val="none"/>
            <w:rPrChange w:id="86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6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유일하고</w:t>
        </w:r>
        <w:r w:rsidRPr="000A3427">
          <w:rPr>
            <w:rFonts w:ascii="Times New Roman" w:hAnsi="Times New Roman" w:cs="Times New Roman"/>
            <w:u w:val="none"/>
            <w:rPrChange w:id="86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6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배타적인</w:t>
        </w:r>
        <w:r w:rsidRPr="000A3427">
          <w:rPr>
            <w:rFonts w:ascii="Times New Roman" w:hAnsi="Times New Roman" w:cs="Times New Roman"/>
            <w:u w:val="none"/>
            <w:rPrChange w:id="86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6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구제수단이</w:t>
        </w:r>
        <w:r w:rsidRPr="000A3427">
          <w:rPr>
            <w:rFonts w:ascii="Times New Roman" w:hAnsi="Times New Roman" w:cs="Times New Roman"/>
            <w:u w:val="none"/>
            <w:rPrChange w:id="87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7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된다</w:t>
        </w:r>
        <w:r w:rsidRPr="000A3427">
          <w:rPr>
            <w:rFonts w:ascii="Times New Roman" w:hAnsi="Times New Roman" w:cs="Times New Roman"/>
            <w:u w:val="none"/>
            <w:rPrChange w:id="87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. </w:t>
        </w:r>
        <w:r w:rsidRPr="000A3427">
          <w:rPr>
            <w:rFonts w:ascii="Times New Roman" w:hAnsi="Times New Roman" w:cs="Times New Roman" w:hint="eastAsia"/>
            <w:u w:val="none"/>
            <w:rPrChange w:id="87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87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7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계약상</w:t>
        </w:r>
        <w:r w:rsidRPr="000A3427">
          <w:rPr>
            <w:rFonts w:ascii="Times New Roman" w:hAnsi="Times New Roman" w:cs="Times New Roman"/>
            <w:u w:val="none"/>
            <w:rPrChange w:id="87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7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달리</w:t>
        </w:r>
        <w:r w:rsidRPr="000A3427">
          <w:rPr>
            <w:rFonts w:ascii="Times New Roman" w:hAnsi="Times New Roman" w:cs="Times New Roman"/>
            <w:u w:val="none"/>
            <w:rPrChange w:id="87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7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규정된</w:t>
        </w:r>
        <w:r w:rsidRPr="000A3427">
          <w:rPr>
            <w:rFonts w:ascii="Times New Roman" w:hAnsi="Times New Roman" w:cs="Times New Roman"/>
            <w:u w:val="none"/>
            <w:rPrChange w:id="88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8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경우를</w:t>
        </w:r>
        <w:r w:rsidRPr="000A3427">
          <w:rPr>
            <w:rFonts w:ascii="Times New Roman" w:hAnsi="Times New Roman" w:cs="Times New Roman"/>
            <w:u w:val="none"/>
            <w:rPrChange w:id="88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8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제외하고</w:t>
        </w:r>
        <w:r w:rsidRPr="000A3427">
          <w:rPr>
            <w:rFonts w:ascii="Times New Roman" w:hAnsi="Times New Roman" w:cs="Times New Roman"/>
            <w:u w:val="none"/>
            <w:rPrChange w:id="88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88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거래종결</w:t>
        </w:r>
        <w:r w:rsidRPr="000A3427">
          <w:rPr>
            <w:rFonts w:ascii="Times New Roman" w:hAnsi="Times New Roman" w:cs="Times New Roman"/>
            <w:u w:val="none"/>
            <w:rPrChange w:id="88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8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여부를</w:t>
        </w:r>
        <w:r w:rsidRPr="000A3427">
          <w:rPr>
            <w:rFonts w:ascii="Times New Roman" w:hAnsi="Times New Roman" w:cs="Times New Roman"/>
            <w:u w:val="none"/>
            <w:rPrChange w:id="88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8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불문하고</w:t>
        </w:r>
        <w:r w:rsidRPr="000A3427">
          <w:rPr>
            <w:rFonts w:ascii="Times New Roman" w:hAnsi="Times New Roman" w:cs="Times New Roman"/>
            <w:u w:val="none"/>
            <w:rPrChange w:id="89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89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배상권리자는</w:t>
        </w:r>
        <w:r w:rsidRPr="000A3427">
          <w:rPr>
            <w:rFonts w:ascii="Times New Roman" w:hAnsi="Times New Roman" w:cs="Times New Roman"/>
            <w:u w:val="none"/>
            <w:rPrChange w:id="89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9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89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9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계약과</w:t>
        </w:r>
        <w:r w:rsidRPr="000A3427">
          <w:rPr>
            <w:rFonts w:ascii="Times New Roman" w:hAnsi="Times New Roman" w:cs="Times New Roman"/>
            <w:u w:val="none"/>
            <w:rPrChange w:id="89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9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관련하여</w:t>
        </w:r>
        <w:r w:rsidRPr="000A3427">
          <w:rPr>
            <w:rFonts w:ascii="Times New Roman" w:hAnsi="Times New Roman" w:cs="Times New Roman"/>
            <w:u w:val="none"/>
            <w:rPrChange w:id="89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89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자신과</w:t>
        </w:r>
        <w:r w:rsidRPr="000A3427">
          <w:rPr>
            <w:rFonts w:ascii="Times New Roman" w:hAnsi="Times New Roman" w:cs="Times New Roman"/>
            <w:u w:val="none"/>
            <w:rPrChange w:id="90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0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그</w:t>
        </w:r>
        <w:r w:rsidRPr="000A3427">
          <w:rPr>
            <w:rFonts w:ascii="Times New Roman" w:hAnsi="Times New Roman" w:cs="Times New Roman"/>
            <w:u w:val="none"/>
            <w:rPrChange w:id="90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0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계열회사</w:t>
        </w:r>
        <w:r w:rsidRPr="000A3427">
          <w:rPr>
            <w:rFonts w:ascii="Times New Roman" w:hAnsi="Times New Roman" w:cs="Times New Roman"/>
            <w:u w:val="none"/>
            <w:rPrChange w:id="90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>(</w:t>
        </w:r>
        <w:r w:rsidRPr="000A3427">
          <w:rPr>
            <w:rFonts w:ascii="Times New Roman" w:hAnsi="Times New Roman" w:cs="Times New Roman" w:hint="eastAsia"/>
            <w:u w:val="none"/>
            <w:rPrChange w:id="90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매수인의</w:t>
        </w:r>
        <w:r w:rsidRPr="000A3427">
          <w:rPr>
            <w:rFonts w:ascii="Times New Roman" w:hAnsi="Times New Roman" w:cs="Times New Roman"/>
            <w:u w:val="none"/>
            <w:rPrChange w:id="90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0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경우</w:t>
        </w:r>
        <w:r w:rsidRPr="000A3427">
          <w:rPr>
            <w:rFonts w:ascii="Times New Roman" w:hAnsi="Times New Roman" w:cs="Times New Roman"/>
            <w:u w:val="none"/>
            <w:rPrChange w:id="90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0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대상회사를</w:t>
        </w:r>
        <w:r w:rsidRPr="000A3427">
          <w:rPr>
            <w:rFonts w:ascii="Times New Roman" w:hAnsi="Times New Roman" w:cs="Times New Roman"/>
            <w:u w:val="none"/>
            <w:rPrChange w:id="91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1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포함함</w:t>
        </w:r>
        <w:r w:rsidRPr="000A3427">
          <w:rPr>
            <w:rFonts w:ascii="Times New Roman" w:hAnsi="Times New Roman" w:cs="Times New Roman"/>
            <w:u w:val="none"/>
            <w:rPrChange w:id="91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) </w:t>
        </w:r>
        <w:r w:rsidRPr="000A3427">
          <w:rPr>
            <w:rFonts w:ascii="Times New Roman" w:hAnsi="Times New Roman" w:cs="Times New Roman" w:hint="eastAsia"/>
            <w:u w:val="none"/>
            <w:rPrChange w:id="91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및</w:t>
        </w:r>
        <w:r w:rsidRPr="000A3427">
          <w:rPr>
            <w:rFonts w:ascii="Times New Roman" w:hAnsi="Times New Roman" w:cs="Times New Roman"/>
            <w:u w:val="none"/>
            <w:rPrChange w:id="91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1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각</w:t>
        </w:r>
        <w:r w:rsidRPr="000A3427">
          <w:rPr>
            <w:rFonts w:ascii="Times New Roman" w:hAnsi="Times New Roman" w:cs="Times New Roman"/>
            <w:u w:val="none"/>
            <w:rPrChange w:id="91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1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그</w:t>
        </w:r>
        <w:r w:rsidRPr="000A3427">
          <w:rPr>
            <w:rFonts w:ascii="Times New Roman" w:hAnsi="Times New Roman" w:cs="Times New Roman"/>
            <w:u w:val="none"/>
            <w:rPrChange w:id="91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1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대리인</w:t>
        </w:r>
        <w:r w:rsidRPr="000A3427">
          <w:rPr>
            <w:rFonts w:ascii="Times New Roman" w:hAnsi="Times New Roman" w:cs="Times New Roman"/>
            <w:u w:val="none"/>
            <w:rPrChange w:id="92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92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주주</w:t>
        </w:r>
        <w:r w:rsidRPr="000A3427">
          <w:rPr>
            <w:rFonts w:ascii="Times New Roman" w:hAnsi="Times New Roman" w:cs="Times New Roman"/>
            <w:u w:val="none"/>
            <w:rPrChange w:id="92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92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사원에게</w:t>
        </w:r>
        <w:r w:rsidRPr="000A3427">
          <w:rPr>
            <w:rFonts w:ascii="Times New Roman" w:hAnsi="Times New Roman" w:cs="Times New Roman"/>
            <w:u w:val="none"/>
            <w:rPrChange w:id="92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2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발생하는</w:t>
        </w:r>
        <w:r w:rsidRPr="000A3427">
          <w:rPr>
            <w:rFonts w:ascii="Times New Roman" w:hAnsi="Times New Roman" w:cs="Times New Roman"/>
            <w:u w:val="none"/>
            <w:rPrChange w:id="92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2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모든</w:t>
        </w:r>
        <w:r w:rsidRPr="000A3427">
          <w:rPr>
            <w:rFonts w:ascii="Times New Roman" w:hAnsi="Times New Roman" w:cs="Times New Roman"/>
            <w:u w:val="none"/>
            <w:rPrChange w:id="92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2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손해에</w:t>
        </w:r>
        <w:r w:rsidRPr="000A3427">
          <w:rPr>
            <w:rFonts w:ascii="Times New Roman" w:hAnsi="Times New Roman" w:cs="Times New Roman"/>
            <w:u w:val="none"/>
            <w:rPrChange w:id="93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3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대해</w:t>
        </w:r>
        <w:r w:rsidRPr="000A3427">
          <w:rPr>
            <w:rFonts w:ascii="Times New Roman" w:hAnsi="Times New Roman" w:cs="Times New Roman"/>
            <w:u w:val="none"/>
            <w:rPrChange w:id="93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93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배상의무자와</w:t>
        </w:r>
        <w:r w:rsidRPr="000A3427">
          <w:rPr>
            <w:rFonts w:ascii="Times New Roman" w:hAnsi="Times New Roman" w:cs="Times New Roman"/>
            <w:u w:val="none"/>
            <w:rPrChange w:id="93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3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그</w:t>
        </w:r>
        <w:r w:rsidRPr="000A3427">
          <w:rPr>
            <w:rFonts w:ascii="Times New Roman" w:hAnsi="Times New Roman" w:cs="Times New Roman"/>
            <w:u w:val="none"/>
            <w:rPrChange w:id="93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3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계열회사</w:t>
        </w:r>
        <w:r w:rsidRPr="000A3427">
          <w:rPr>
            <w:rFonts w:ascii="Times New Roman" w:hAnsi="Times New Roman" w:cs="Times New Roman"/>
            <w:u w:val="none"/>
            <w:rPrChange w:id="93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3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및</w:t>
        </w:r>
        <w:r w:rsidRPr="000A3427">
          <w:rPr>
            <w:rFonts w:ascii="Times New Roman" w:hAnsi="Times New Roman" w:cs="Times New Roman"/>
            <w:u w:val="none"/>
            <w:rPrChange w:id="94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4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각</w:t>
        </w:r>
        <w:r w:rsidRPr="000A3427">
          <w:rPr>
            <w:rFonts w:ascii="Times New Roman" w:hAnsi="Times New Roman" w:cs="Times New Roman"/>
            <w:u w:val="none"/>
            <w:rPrChange w:id="942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43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그</w:t>
        </w:r>
        <w:r w:rsidRPr="000A3427">
          <w:rPr>
            <w:rFonts w:ascii="Times New Roman" w:hAnsi="Times New Roman" w:cs="Times New Roman"/>
            <w:u w:val="none"/>
            <w:rPrChange w:id="944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45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대리인들에게</w:t>
        </w:r>
        <w:r w:rsidRPr="000A3427">
          <w:rPr>
            <w:rFonts w:ascii="Times New Roman" w:hAnsi="Times New Roman" w:cs="Times New Roman"/>
            <w:u w:val="none"/>
            <w:rPrChange w:id="946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47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948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49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</w:t>
        </w:r>
        <w:r w:rsidRPr="000A3427">
          <w:rPr>
            <w:rFonts w:ascii="Times New Roman" w:hAnsi="Times New Roman" w:cs="Times New Roman"/>
            <w:u w:val="none"/>
            <w:rPrChange w:id="950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51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제</w:t>
        </w:r>
        <w:r w:rsidR="003353A6">
          <w:rPr>
            <w:rFonts w:ascii="Times New Roman" w:hAnsi="Times New Roman" w:cs="Times New Roman" w:hint="eastAsia"/>
            <w:u w:val="none"/>
          </w:rPr>
          <w:t>8</w:t>
        </w:r>
        <w:r w:rsidRPr="000A3427">
          <w:rPr>
            <w:rFonts w:ascii="Times New Roman" w:hAnsi="Times New Roman" w:cs="Times New Roman" w:hint="eastAsia"/>
            <w:u w:val="none"/>
            <w:rPrChange w:id="95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조에서</w:t>
        </w:r>
        <w:r w:rsidRPr="000A3427">
          <w:rPr>
            <w:rFonts w:ascii="Times New Roman" w:hAnsi="Times New Roman" w:cs="Times New Roman"/>
            <w:u w:val="none"/>
            <w:rPrChange w:id="95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5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규정한</w:t>
        </w:r>
        <w:r w:rsidRPr="000A3427">
          <w:rPr>
            <w:rFonts w:ascii="Times New Roman" w:hAnsi="Times New Roman" w:cs="Times New Roman"/>
            <w:u w:val="none"/>
            <w:rPrChange w:id="95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5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것</w:t>
        </w:r>
        <w:r w:rsidRPr="000A3427">
          <w:rPr>
            <w:rFonts w:ascii="Times New Roman" w:hAnsi="Times New Roman" w:cs="Times New Roman"/>
            <w:u w:val="none"/>
            <w:rPrChange w:id="95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5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이외의</w:t>
        </w:r>
        <w:r w:rsidRPr="000A3427">
          <w:rPr>
            <w:rFonts w:ascii="Times New Roman" w:hAnsi="Times New Roman" w:cs="Times New Roman"/>
            <w:u w:val="none"/>
            <w:rPrChange w:id="95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6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방법으로</w:t>
        </w:r>
        <w:r w:rsidRPr="000A3427">
          <w:rPr>
            <w:rFonts w:ascii="Times New Roman" w:hAnsi="Times New Roman" w:cs="Times New Roman"/>
            <w:u w:val="none"/>
            <w:rPrChange w:id="96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6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여하한</w:t>
        </w:r>
        <w:r w:rsidRPr="000A3427">
          <w:rPr>
            <w:rFonts w:ascii="Times New Roman" w:hAnsi="Times New Roman" w:cs="Times New Roman"/>
            <w:u w:val="none"/>
            <w:rPrChange w:id="96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6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민사상</w:t>
        </w:r>
        <w:r w:rsidRPr="000A3427">
          <w:rPr>
            <w:rFonts w:ascii="Times New Roman" w:hAnsi="Times New Roman" w:cs="Times New Roman"/>
            <w:u w:val="none"/>
            <w:rPrChange w:id="96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96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형사상의</w:t>
        </w:r>
        <w:r w:rsidRPr="000A3427">
          <w:rPr>
            <w:rFonts w:ascii="Times New Roman" w:hAnsi="Times New Roman" w:cs="Times New Roman"/>
            <w:u w:val="none"/>
            <w:rPrChange w:id="96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6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책임을</w:t>
        </w:r>
        <w:r w:rsidRPr="000A3427">
          <w:rPr>
            <w:rFonts w:ascii="Times New Roman" w:hAnsi="Times New Roman" w:cs="Times New Roman"/>
            <w:u w:val="none"/>
            <w:rPrChange w:id="96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7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물을</w:t>
        </w:r>
        <w:r w:rsidRPr="000A3427">
          <w:rPr>
            <w:rFonts w:ascii="Times New Roman" w:hAnsi="Times New Roman" w:cs="Times New Roman"/>
            <w:u w:val="none"/>
            <w:rPrChange w:id="97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7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수</w:t>
        </w:r>
        <w:r w:rsidRPr="000A3427">
          <w:rPr>
            <w:rFonts w:ascii="Times New Roman" w:hAnsi="Times New Roman" w:cs="Times New Roman"/>
            <w:u w:val="none"/>
            <w:rPrChange w:id="97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7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없다</w:t>
        </w:r>
        <w:r w:rsidRPr="000A3427">
          <w:rPr>
            <w:rFonts w:ascii="Times New Roman" w:hAnsi="Times New Roman" w:cs="Times New Roman"/>
            <w:u w:val="none"/>
            <w:rPrChange w:id="97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. </w:t>
        </w:r>
        <w:r w:rsidRPr="000A3427">
          <w:rPr>
            <w:rFonts w:ascii="Times New Roman" w:hAnsi="Times New Roman" w:cs="Times New Roman" w:hint="eastAsia"/>
            <w:u w:val="none"/>
            <w:rPrChange w:id="97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명확히</w:t>
        </w:r>
        <w:r w:rsidRPr="000A3427">
          <w:rPr>
            <w:rFonts w:ascii="Times New Roman" w:hAnsi="Times New Roman" w:cs="Times New Roman"/>
            <w:u w:val="none"/>
            <w:rPrChange w:id="97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7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하면</w:t>
        </w:r>
        <w:r w:rsidRPr="000A3427">
          <w:rPr>
            <w:rFonts w:ascii="Times New Roman" w:hAnsi="Times New Roman" w:cs="Times New Roman"/>
            <w:u w:val="none"/>
            <w:rPrChange w:id="97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98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98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8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항의</w:t>
        </w:r>
        <w:r w:rsidRPr="000A3427">
          <w:rPr>
            <w:rFonts w:ascii="Times New Roman" w:hAnsi="Times New Roman" w:cs="Times New Roman"/>
            <w:u w:val="none"/>
            <w:rPrChange w:id="98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8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규정은</w:t>
        </w:r>
        <w:r w:rsidRPr="000A3427">
          <w:rPr>
            <w:rFonts w:ascii="Times New Roman" w:hAnsi="Times New Roman" w:cs="Times New Roman"/>
            <w:u w:val="none"/>
            <w:rPrChange w:id="98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8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본</w:t>
        </w:r>
        <w:r w:rsidRPr="000A3427">
          <w:rPr>
            <w:rFonts w:ascii="Times New Roman" w:hAnsi="Times New Roman" w:cs="Times New Roman"/>
            <w:u w:val="none"/>
            <w:rPrChange w:id="98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8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계약상</w:t>
        </w:r>
        <w:r w:rsidRPr="000A3427">
          <w:rPr>
            <w:rFonts w:ascii="Times New Roman" w:hAnsi="Times New Roman" w:cs="Times New Roman"/>
            <w:u w:val="none"/>
            <w:rPrChange w:id="98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9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확약</w:t>
        </w:r>
        <w:r w:rsidRPr="000A3427">
          <w:rPr>
            <w:rFonts w:ascii="Times New Roman" w:hAnsi="Times New Roman" w:cs="Times New Roman"/>
            <w:u w:val="none"/>
            <w:rPrChange w:id="99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9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기타</w:t>
        </w:r>
        <w:r w:rsidRPr="000A3427">
          <w:rPr>
            <w:rFonts w:ascii="Times New Roman" w:hAnsi="Times New Roman" w:cs="Times New Roman"/>
            <w:u w:val="none"/>
            <w:rPrChange w:id="99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9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의무</w:t>
        </w:r>
        <w:r w:rsidRPr="000A3427">
          <w:rPr>
            <w:rFonts w:ascii="Times New Roman" w:hAnsi="Times New Roman" w:cs="Times New Roman"/>
            <w:u w:val="none"/>
            <w:rPrChange w:id="99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9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위반에</w:t>
        </w:r>
        <w:r w:rsidRPr="000A3427">
          <w:rPr>
            <w:rFonts w:ascii="Times New Roman" w:hAnsi="Times New Roman" w:cs="Times New Roman"/>
            <w:u w:val="none"/>
            <w:rPrChange w:id="99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99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대한</w:t>
        </w:r>
        <w:r w:rsidRPr="000A3427">
          <w:rPr>
            <w:rFonts w:ascii="Times New Roman" w:hAnsi="Times New Roman" w:cs="Times New Roman"/>
            <w:u w:val="none"/>
            <w:rPrChange w:id="99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0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금지</w:t>
        </w:r>
        <w:r w:rsidRPr="000A3427">
          <w:rPr>
            <w:rFonts w:ascii="Times New Roman" w:hAnsi="Times New Roman" w:cs="Times New Roman"/>
            <w:u w:val="none"/>
            <w:rPrChange w:id="100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>(</w:t>
        </w:r>
        <w:r w:rsidRPr="000A3427">
          <w:rPr>
            <w:rFonts w:ascii="Times New Roman" w:hAnsi="Times New Roman" w:cs="Times New Roman" w:hint="eastAsia"/>
            <w:u w:val="none"/>
            <w:rPrChange w:id="100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중단</w:t>
        </w:r>
        <w:r w:rsidRPr="000A3427">
          <w:rPr>
            <w:rFonts w:ascii="Times New Roman" w:hAnsi="Times New Roman" w:cs="Times New Roman"/>
            <w:u w:val="none"/>
            <w:rPrChange w:id="100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) </w:t>
        </w:r>
        <w:r w:rsidRPr="000A3427">
          <w:rPr>
            <w:rFonts w:ascii="Times New Roman" w:hAnsi="Times New Roman" w:cs="Times New Roman" w:hint="eastAsia"/>
            <w:u w:val="none"/>
            <w:rPrChange w:id="100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또는</w:t>
        </w:r>
        <w:r w:rsidRPr="000A3427">
          <w:rPr>
            <w:rFonts w:ascii="Times New Roman" w:hAnsi="Times New Roman" w:cs="Times New Roman"/>
            <w:u w:val="none"/>
            <w:rPrChange w:id="100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0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이행</w:t>
        </w:r>
        <w:r w:rsidRPr="000A3427">
          <w:rPr>
            <w:rFonts w:ascii="Times New Roman" w:hAnsi="Times New Roman" w:cs="Times New Roman"/>
            <w:u w:val="none"/>
            <w:rPrChange w:id="100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0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가처분</w:t>
        </w:r>
        <w:r w:rsidRPr="000A3427">
          <w:rPr>
            <w:rFonts w:ascii="Times New Roman" w:hAnsi="Times New Roman" w:cs="Times New Roman"/>
            <w:u w:val="none"/>
            <w:rPrChange w:id="100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1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신청</w:t>
        </w:r>
        <w:r w:rsidRPr="000A3427">
          <w:rPr>
            <w:rFonts w:ascii="Times New Roman" w:hAnsi="Times New Roman" w:cs="Times New Roman"/>
            <w:u w:val="none"/>
            <w:rPrChange w:id="101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1012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이행청구</w:t>
        </w:r>
        <w:r w:rsidRPr="000A3427">
          <w:rPr>
            <w:rFonts w:ascii="Times New Roman" w:hAnsi="Times New Roman" w:cs="Times New Roman"/>
            <w:u w:val="none"/>
            <w:rPrChange w:id="1013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, </w:t>
        </w:r>
        <w:r w:rsidRPr="000A3427">
          <w:rPr>
            <w:rFonts w:ascii="Times New Roman" w:hAnsi="Times New Roman" w:cs="Times New Roman" w:hint="eastAsia"/>
            <w:u w:val="none"/>
            <w:rPrChange w:id="1014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부작위청구</w:t>
        </w:r>
        <w:r w:rsidRPr="000A3427">
          <w:rPr>
            <w:rFonts w:ascii="Times New Roman" w:hAnsi="Times New Roman" w:cs="Times New Roman"/>
            <w:u w:val="none"/>
            <w:rPrChange w:id="1015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16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등을</w:t>
        </w:r>
        <w:r w:rsidRPr="000A3427">
          <w:rPr>
            <w:rFonts w:ascii="Times New Roman" w:hAnsi="Times New Roman" w:cs="Times New Roman"/>
            <w:u w:val="none"/>
            <w:rPrChange w:id="1017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18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배제하지</w:t>
        </w:r>
        <w:r w:rsidRPr="000A3427">
          <w:rPr>
            <w:rFonts w:ascii="Times New Roman" w:hAnsi="Times New Roman" w:cs="Times New Roman"/>
            <w:u w:val="none"/>
            <w:rPrChange w:id="1019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 xml:space="preserve"> </w:t>
        </w:r>
        <w:r w:rsidRPr="000A3427">
          <w:rPr>
            <w:rFonts w:ascii="Times New Roman" w:hAnsi="Times New Roman" w:cs="Times New Roman" w:hint="eastAsia"/>
            <w:u w:val="none"/>
            <w:rPrChange w:id="1020" w:author="SL Partners" w:date="2025-01-22T21:27:00Z" w16du:dateUtc="2025-01-22T12:27:00Z">
              <w:rPr>
                <w:rFonts w:ascii="Times New Roman" w:hAnsi="Times New Roman" w:cs="Times New Roman" w:hint="eastAsia"/>
              </w:rPr>
            </w:rPrChange>
          </w:rPr>
          <w:t>않는다</w:t>
        </w:r>
        <w:r w:rsidRPr="000A3427">
          <w:rPr>
            <w:rFonts w:ascii="Times New Roman" w:hAnsi="Times New Roman" w:cs="Times New Roman"/>
            <w:u w:val="none"/>
            <w:rPrChange w:id="1021" w:author="SL Partners" w:date="2025-01-22T21:27:00Z" w16du:dateUtc="2025-01-22T12:27:00Z">
              <w:rPr>
                <w:rFonts w:ascii="Times New Roman" w:hAnsi="Times New Roman" w:cs="Times New Roman"/>
              </w:rPr>
            </w:rPrChange>
          </w:rPr>
          <w:t>.</w:t>
        </w:r>
      </w:ins>
    </w:p>
    <w:p w14:paraId="3BBBB928" w14:textId="0B8C7AD0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손해배상과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매매대금</w:t>
      </w:r>
      <w:r w:rsidRPr="00FA6062">
        <w:rPr>
          <w:rFonts w:ascii="Times New Roman" w:hAnsi="Times New Roman" w:cs="Times New Roman"/>
        </w:rPr>
        <w:t>.</w:t>
      </w:r>
    </w:p>
    <w:p w14:paraId="1164E0DE" w14:textId="03012116" w:rsidR="006F288C" w:rsidRPr="00FA6062" w:rsidRDefault="00012BAC" w:rsidP="00012BAC">
      <w:pPr>
        <w:pStyle w:val="2f2"/>
        <w:wordWrap w:val="0"/>
        <w:autoSpaceDE w:val="0"/>
      </w:pPr>
      <w:r w:rsidRPr="00FA6062">
        <w:t>제</w:t>
      </w:r>
      <w:r w:rsidR="00CC2EB9">
        <w:rPr>
          <w:rFonts w:hint="eastAsia"/>
        </w:rPr>
        <w:t>8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손해배상은</w:t>
      </w:r>
      <w:r w:rsidRPr="00FA6062">
        <w:t xml:space="preserve"> </w:t>
      </w:r>
      <w:r w:rsidRPr="00FA6062">
        <w:t>세무</w:t>
      </w:r>
      <w:r w:rsidRPr="00FA6062">
        <w:t xml:space="preserve"> </w:t>
      </w:r>
      <w:r w:rsidRPr="00FA6062">
        <w:t>목적상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법령이</w:t>
      </w:r>
      <w:r w:rsidRPr="00FA6062">
        <w:t xml:space="preserve"> </w:t>
      </w:r>
      <w:r w:rsidRPr="00FA6062">
        <w:t>허용하는</w:t>
      </w:r>
      <w:r w:rsidRPr="00FA6062">
        <w:t xml:space="preserve"> </w:t>
      </w:r>
      <w:r w:rsidRPr="00FA6062">
        <w:t>한도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매매대금의</w:t>
      </w:r>
      <w:r w:rsidRPr="00FA6062">
        <w:t xml:space="preserve"> </w:t>
      </w:r>
      <w:r w:rsidRPr="00FA6062">
        <w:t>조정으로</w:t>
      </w:r>
      <w:r w:rsidRPr="00FA6062">
        <w:t xml:space="preserve"> </w:t>
      </w:r>
      <w:r w:rsidRPr="00FA6062">
        <w:t>본다</w:t>
      </w:r>
      <w:r w:rsidRPr="00FA6062">
        <w:t>.</w:t>
      </w:r>
      <w:bookmarkEnd w:id="514"/>
    </w:p>
    <w:p w14:paraId="6A78E8A2" w14:textId="77777777" w:rsidR="005D2CDC" w:rsidRPr="00FA6062" w:rsidRDefault="00C84756" w:rsidP="00375C1D">
      <w:pPr>
        <w:pStyle w:val="1"/>
        <w:wordWrap w:val="0"/>
        <w:autoSpaceDE w:val="0"/>
      </w:pPr>
      <w:bookmarkStart w:id="1022" w:name="_Toc421816637"/>
      <w:bookmarkStart w:id="1023" w:name="_Toc118882272"/>
      <w:r w:rsidRPr="00FA6062">
        <w:t>해제</w:t>
      </w:r>
      <w:bookmarkEnd w:id="1022"/>
      <w:bookmarkEnd w:id="1023"/>
    </w:p>
    <w:p w14:paraId="3B817594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상호합의에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의한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해제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08889BA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전에</w:t>
      </w:r>
      <w:r w:rsidRPr="00FA6062">
        <w:t xml:space="preserve"> </w:t>
      </w:r>
      <w:r w:rsidRPr="00FA6062">
        <w:t>당사자들의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해제될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  <w:r w:rsidR="00C22213" w:rsidRPr="00FA6062">
        <w:t xml:space="preserve"> </w:t>
      </w:r>
    </w:p>
    <w:p w14:paraId="4118920A" w14:textId="7D508330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012BAC" w:rsidRPr="00FA6062">
        <w:rPr>
          <w:rFonts w:ascii="Times New Roman" w:hAnsi="Times New Roman" w:cs="Times New Roman"/>
        </w:rPr>
        <w:t>들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또는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매수인에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의한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해제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66A77202" w14:textId="702550B0" w:rsidR="005D2CDC" w:rsidRPr="00FA6062" w:rsidRDefault="00C84756" w:rsidP="00012BAC">
      <w:pPr>
        <w:pStyle w:val="31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호에</w:t>
      </w:r>
      <w:r w:rsidRPr="00FA6062">
        <w:t xml:space="preserve"> </w:t>
      </w:r>
      <w:r w:rsidRPr="00FA6062">
        <w:t>해당하는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아래</w:t>
      </w:r>
      <w:r w:rsidRPr="00FA6062">
        <w:t xml:space="preserve"> </w:t>
      </w:r>
      <w:r w:rsidRPr="00FA6062">
        <w:t>기재된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통지로써</w:t>
      </w:r>
      <w:r w:rsidRPr="00FA6062">
        <w:t xml:space="preserve"> </w:t>
      </w:r>
      <w:r w:rsidRPr="00FA6062">
        <w:t>해제될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사유</w:t>
      </w:r>
      <w:r w:rsidRPr="00FA6062">
        <w:t xml:space="preserve"> </w:t>
      </w:r>
      <w:r w:rsidRPr="00FA6062">
        <w:t>발생에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="00B70718" w:rsidRPr="00FA6062">
        <w:t>해당</w:t>
      </w:r>
      <w:r w:rsidR="00B70718" w:rsidRPr="00FA6062">
        <w:t xml:space="preserve"> </w:t>
      </w:r>
      <w:r w:rsidR="00B70718" w:rsidRPr="00FA6062">
        <w:t>사유를</w:t>
      </w:r>
      <w:r w:rsidR="00B70718" w:rsidRPr="00FA6062">
        <w:t xml:space="preserve"> </w:t>
      </w:r>
      <w:r w:rsidR="00B70718" w:rsidRPr="00FA6062">
        <w:t>이유로</w:t>
      </w:r>
      <w:r w:rsidR="00B70718"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</w:t>
      </w:r>
      <w:r w:rsidR="00D65F62" w:rsidRPr="00FA6062">
        <w:t>다</w:t>
      </w:r>
      <w:r w:rsidRPr="00FA6062">
        <w:t>.</w:t>
      </w:r>
      <w:r w:rsidR="008E0883">
        <w:rPr>
          <w:rFonts w:hint="eastAsia"/>
        </w:rPr>
        <w:t xml:space="preserve"> </w:t>
      </w:r>
      <w:r w:rsidR="00012BAC" w:rsidRPr="00FA6062">
        <w:t xml:space="preserve"> </w:t>
      </w:r>
      <w:r w:rsidR="00012BAC" w:rsidRPr="00FA6062">
        <w:t>명확히</w:t>
      </w:r>
      <w:r w:rsidR="00012BAC" w:rsidRPr="00FA6062">
        <w:t xml:space="preserve"> </w:t>
      </w:r>
      <w:r w:rsidR="00012BAC" w:rsidRPr="00FA6062">
        <w:t>하면</w:t>
      </w:r>
      <w:r w:rsidR="00012BAC" w:rsidRPr="00FA6062">
        <w:t xml:space="preserve">, (i) </w:t>
      </w:r>
      <w:r w:rsidR="00012BAC" w:rsidRPr="00053564">
        <w:rPr>
          <w:rFonts w:hint="eastAsia"/>
          <w:highlight w:val="yellow"/>
          <w:rPrChange w:id="1024" w:author="SL Partners" w:date="2025-01-22T22:40:00Z" w16du:dateUtc="2025-01-22T13:40:00Z">
            <w:rPr>
              <w:rFonts w:hint="eastAsia"/>
            </w:rPr>
          </w:rPrChange>
        </w:rPr>
        <w:t>매도인들</w:t>
      </w:r>
      <w:r w:rsidR="00012BAC" w:rsidRPr="00053564">
        <w:rPr>
          <w:highlight w:val="yellow"/>
          <w:rPrChange w:id="1025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26" w:author="SL Partners" w:date="2025-01-22T22:40:00Z" w16du:dateUtc="2025-01-22T13:40:00Z">
            <w:rPr>
              <w:rFonts w:hint="eastAsia"/>
            </w:rPr>
          </w:rPrChange>
        </w:rPr>
        <w:t>중</w:t>
      </w:r>
      <w:r w:rsidR="00012BAC" w:rsidRPr="00053564">
        <w:rPr>
          <w:highlight w:val="yellow"/>
          <w:rPrChange w:id="1027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28" w:author="SL Partners" w:date="2025-01-22T22:40:00Z" w16du:dateUtc="2025-01-22T13:40:00Z">
            <w:rPr>
              <w:rFonts w:hint="eastAsia"/>
            </w:rPr>
          </w:rPrChange>
        </w:rPr>
        <w:t>어느</w:t>
      </w:r>
      <w:r w:rsidR="00012BAC" w:rsidRPr="00053564">
        <w:rPr>
          <w:highlight w:val="yellow"/>
          <w:rPrChange w:id="1029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30" w:author="SL Partners" w:date="2025-01-22T22:40:00Z" w16du:dateUtc="2025-01-22T13:40:00Z">
            <w:rPr>
              <w:rFonts w:hint="eastAsia"/>
            </w:rPr>
          </w:rPrChange>
        </w:rPr>
        <w:t>당사자에게</w:t>
      </w:r>
      <w:r w:rsidR="00012BAC" w:rsidRPr="00053564">
        <w:rPr>
          <w:highlight w:val="yellow"/>
          <w:rPrChange w:id="1031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32" w:author="SL Partners" w:date="2025-01-22T22:40:00Z" w16du:dateUtc="2025-01-22T13:40:00Z">
            <w:rPr>
              <w:rFonts w:hint="eastAsia"/>
            </w:rPr>
          </w:rPrChange>
        </w:rPr>
        <w:t>다음</w:t>
      </w:r>
      <w:r w:rsidR="00012BAC" w:rsidRPr="00053564">
        <w:rPr>
          <w:highlight w:val="yellow"/>
          <w:rPrChange w:id="1033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34" w:author="SL Partners" w:date="2025-01-22T22:40:00Z" w16du:dateUtc="2025-01-22T13:40:00Z">
            <w:rPr>
              <w:rFonts w:hint="eastAsia"/>
            </w:rPr>
          </w:rPrChange>
        </w:rPr>
        <w:t>각</w:t>
      </w:r>
      <w:r w:rsidR="00012BAC" w:rsidRPr="00053564">
        <w:rPr>
          <w:highlight w:val="yellow"/>
          <w:rPrChange w:id="1035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36" w:author="SL Partners" w:date="2025-01-22T22:40:00Z" w16du:dateUtc="2025-01-22T13:40:00Z">
            <w:rPr>
              <w:rFonts w:hint="eastAsia"/>
            </w:rPr>
          </w:rPrChange>
        </w:rPr>
        <w:t>호에</w:t>
      </w:r>
      <w:r w:rsidR="00012BAC" w:rsidRPr="00053564">
        <w:rPr>
          <w:highlight w:val="yellow"/>
          <w:rPrChange w:id="1037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38" w:author="SL Partners" w:date="2025-01-22T22:40:00Z" w16du:dateUtc="2025-01-22T13:40:00Z">
            <w:rPr>
              <w:rFonts w:hint="eastAsia"/>
            </w:rPr>
          </w:rPrChange>
        </w:rPr>
        <w:t>해당하는</w:t>
      </w:r>
      <w:r w:rsidR="00012BAC" w:rsidRPr="00053564">
        <w:rPr>
          <w:highlight w:val="yellow"/>
          <w:rPrChange w:id="1039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40" w:author="SL Partners" w:date="2025-01-22T22:40:00Z" w16du:dateUtc="2025-01-22T13:40:00Z">
            <w:rPr>
              <w:rFonts w:hint="eastAsia"/>
            </w:rPr>
          </w:rPrChange>
        </w:rPr>
        <w:t>사유가</w:t>
      </w:r>
      <w:r w:rsidR="00012BAC" w:rsidRPr="00053564">
        <w:rPr>
          <w:highlight w:val="yellow"/>
          <w:rPrChange w:id="1041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42" w:author="SL Partners" w:date="2025-01-22T22:40:00Z" w16du:dateUtc="2025-01-22T13:40:00Z">
            <w:rPr>
              <w:rFonts w:hint="eastAsia"/>
            </w:rPr>
          </w:rPrChange>
        </w:rPr>
        <w:t>발생하는</w:t>
      </w:r>
      <w:r w:rsidR="00012BAC" w:rsidRPr="00053564">
        <w:rPr>
          <w:highlight w:val="yellow"/>
          <w:rPrChange w:id="1043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44" w:author="SL Partners" w:date="2025-01-22T22:40:00Z" w16du:dateUtc="2025-01-22T13:40:00Z">
            <w:rPr>
              <w:rFonts w:hint="eastAsia"/>
            </w:rPr>
          </w:rPrChange>
        </w:rPr>
        <w:t>경우</w:t>
      </w:r>
      <w:r w:rsidR="00012BAC" w:rsidRPr="00053564">
        <w:rPr>
          <w:highlight w:val="yellow"/>
          <w:rPrChange w:id="1045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46" w:author="SL Partners" w:date="2025-01-22T22:40:00Z" w16du:dateUtc="2025-01-22T13:40:00Z">
            <w:rPr>
              <w:rFonts w:hint="eastAsia"/>
            </w:rPr>
          </w:rPrChange>
        </w:rPr>
        <w:t>매수인은</w:t>
      </w:r>
      <w:r w:rsidR="00012BAC" w:rsidRPr="00053564">
        <w:rPr>
          <w:highlight w:val="yellow"/>
          <w:rPrChange w:id="1047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48" w:author="SL Partners" w:date="2025-01-22T22:40:00Z" w16du:dateUtc="2025-01-22T13:40:00Z">
            <w:rPr>
              <w:rFonts w:hint="eastAsia"/>
            </w:rPr>
          </w:rPrChange>
        </w:rPr>
        <w:t>매도인들</w:t>
      </w:r>
      <w:r w:rsidR="00012BAC" w:rsidRPr="00053564">
        <w:rPr>
          <w:highlight w:val="yellow"/>
          <w:rPrChange w:id="1049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50" w:author="SL Partners" w:date="2025-01-22T22:40:00Z" w16du:dateUtc="2025-01-22T13:40:00Z">
            <w:rPr>
              <w:rFonts w:hint="eastAsia"/>
            </w:rPr>
          </w:rPrChange>
        </w:rPr>
        <w:t>전부에</w:t>
      </w:r>
      <w:r w:rsidR="00012BAC" w:rsidRPr="00053564">
        <w:rPr>
          <w:highlight w:val="yellow"/>
          <w:rPrChange w:id="1051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52" w:author="SL Partners" w:date="2025-01-22T22:40:00Z" w16du:dateUtc="2025-01-22T13:40:00Z">
            <w:rPr>
              <w:rFonts w:hint="eastAsia"/>
            </w:rPr>
          </w:rPrChange>
        </w:rPr>
        <w:t>대하여</w:t>
      </w:r>
      <w:r w:rsidR="00012BAC" w:rsidRPr="00053564">
        <w:rPr>
          <w:highlight w:val="yellow"/>
          <w:rPrChange w:id="1053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54" w:author="SL Partners" w:date="2025-01-22T22:40:00Z" w16du:dateUtc="2025-01-22T13:40:00Z">
            <w:rPr>
              <w:rFonts w:hint="eastAsia"/>
            </w:rPr>
          </w:rPrChange>
        </w:rPr>
        <w:t>본</w:t>
      </w:r>
      <w:r w:rsidR="00012BAC" w:rsidRPr="00053564">
        <w:rPr>
          <w:highlight w:val="yellow"/>
          <w:rPrChange w:id="1055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56" w:author="SL Partners" w:date="2025-01-22T22:40:00Z" w16du:dateUtc="2025-01-22T13:40:00Z">
            <w:rPr>
              <w:rFonts w:hint="eastAsia"/>
            </w:rPr>
          </w:rPrChange>
        </w:rPr>
        <w:t>계약을</w:t>
      </w:r>
      <w:r w:rsidR="00012BAC" w:rsidRPr="00053564">
        <w:rPr>
          <w:highlight w:val="yellow"/>
          <w:rPrChange w:id="1057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58" w:author="SL Partners" w:date="2025-01-22T22:40:00Z" w16du:dateUtc="2025-01-22T13:40:00Z">
            <w:rPr>
              <w:rFonts w:hint="eastAsia"/>
            </w:rPr>
          </w:rPrChange>
        </w:rPr>
        <w:t>해제할</w:t>
      </w:r>
      <w:r w:rsidR="00012BAC" w:rsidRPr="00053564">
        <w:rPr>
          <w:highlight w:val="yellow"/>
          <w:rPrChange w:id="1059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60" w:author="SL Partners" w:date="2025-01-22T22:40:00Z" w16du:dateUtc="2025-01-22T13:40:00Z">
            <w:rPr>
              <w:rFonts w:hint="eastAsia"/>
            </w:rPr>
          </w:rPrChange>
        </w:rPr>
        <w:t>수</w:t>
      </w:r>
      <w:r w:rsidR="00012BAC" w:rsidRPr="00053564">
        <w:rPr>
          <w:highlight w:val="yellow"/>
          <w:rPrChange w:id="1061" w:author="SL Partners" w:date="2025-01-22T22:40:00Z" w16du:dateUtc="2025-01-22T13:40:00Z">
            <w:rPr/>
          </w:rPrChange>
        </w:rPr>
        <w:t xml:space="preserve"> </w:t>
      </w:r>
      <w:r w:rsidR="00012BAC" w:rsidRPr="00053564">
        <w:rPr>
          <w:rFonts w:hint="eastAsia"/>
          <w:highlight w:val="yellow"/>
          <w:rPrChange w:id="1062" w:author="SL Partners" w:date="2025-01-22T22:40:00Z" w16du:dateUtc="2025-01-22T13:40:00Z">
            <w:rPr>
              <w:rFonts w:hint="eastAsia"/>
            </w:rPr>
          </w:rPrChange>
        </w:rPr>
        <w:t>있고</w:t>
      </w:r>
      <w:r w:rsidR="00012BAC" w:rsidRPr="00FA6062">
        <w:t xml:space="preserve">, (ii) </w:t>
      </w:r>
      <w:r w:rsidR="00012BAC" w:rsidRPr="00FA6062">
        <w:t>매도인들</w:t>
      </w:r>
      <w:r w:rsidR="00012BAC" w:rsidRPr="00FA6062">
        <w:t xml:space="preserve"> </w:t>
      </w:r>
      <w:r w:rsidR="00012BAC" w:rsidRPr="00FA6062">
        <w:t>중</w:t>
      </w:r>
      <w:r w:rsidR="00012BAC" w:rsidRPr="00FA6062">
        <w:t xml:space="preserve"> </w:t>
      </w:r>
      <w:r w:rsidR="00012BAC" w:rsidRPr="00FA6062">
        <w:t>어느</w:t>
      </w:r>
      <w:r w:rsidR="00012BAC" w:rsidRPr="00FA6062">
        <w:t xml:space="preserve"> </w:t>
      </w:r>
      <w:r w:rsidR="000273DF" w:rsidRPr="00FA6062">
        <w:t>매도인은</w:t>
      </w:r>
      <w:r w:rsidR="00012BAC" w:rsidRPr="00FA6062">
        <w:t xml:space="preserve"> </w:t>
      </w:r>
      <w:r w:rsidR="00012BAC" w:rsidRPr="00FA6062">
        <w:t>다른</w:t>
      </w:r>
      <w:r w:rsidR="00012BAC" w:rsidRPr="00FA6062">
        <w:t xml:space="preserve"> </w:t>
      </w:r>
      <w:r w:rsidR="000273DF" w:rsidRPr="00FA6062">
        <w:t>매도인과</w:t>
      </w:r>
      <w:r w:rsidR="00012BAC" w:rsidRPr="00FA6062">
        <w:t xml:space="preserve"> </w:t>
      </w:r>
      <w:r w:rsidR="00012BAC" w:rsidRPr="00FA6062">
        <w:t>관련하여</w:t>
      </w:r>
      <w:r w:rsidR="00012BAC" w:rsidRPr="00FA6062">
        <w:t xml:space="preserve"> </w:t>
      </w:r>
      <w:r w:rsidR="00012BAC" w:rsidRPr="00FA6062">
        <w:t>다음</w:t>
      </w:r>
      <w:r w:rsidR="00012BAC" w:rsidRPr="00FA6062">
        <w:t xml:space="preserve"> </w:t>
      </w:r>
      <w:r w:rsidR="00012BAC" w:rsidRPr="00FA6062">
        <w:t>각</w:t>
      </w:r>
      <w:r w:rsidR="00012BAC" w:rsidRPr="00FA6062">
        <w:t xml:space="preserve"> </w:t>
      </w:r>
      <w:r w:rsidR="00012BAC" w:rsidRPr="00FA6062">
        <w:t>호에</w:t>
      </w:r>
      <w:r w:rsidR="00012BAC" w:rsidRPr="00FA6062">
        <w:t xml:space="preserve"> </w:t>
      </w:r>
      <w:r w:rsidR="00012BAC" w:rsidRPr="00FA6062">
        <w:t>해당하는</w:t>
      </w:r>
      <w:r w:rsidR="00012BAC" w:rsidRPr="00FA6062">
        <w:t xml:space="preserve"> </w:t>
      </w:r>
      <w:r w:rsidR="00012BAC" w:rsidRPr="00FA6062">
        <w:t>사유가</w:t>
      </w:r>
      <w:r w:rsidR="00012BAC" w:rsidRPr="00FA6062">
        <w:t xml:space="preserve"> </w:t>
      </w:r>
      <w:r w:rsidR="00012BAC" w:rsidRPr="00FA6062">
        <w:t>발생하였다고</w:t>
      </w:r>
      <w:r w:rsidR="00012BAC" w:rsidRPr="00FA6062">
        <w:t xml:space="preserve"> </w:t>
      </w:r>
      <w:r w:rsidR="00012BAC" w:rsidRPr="00FA6062">
        <w:t>하더라도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계약을</w:t>
      </w:r>
      <w:r w:rsidR="00012BAC" w:rsidRPr="00FA6062">
        <w:t xml:space="preserve"> </w:t>
      </w:r>
      <w:r w:rsidR="00012BAC" w:rsidRPr="00FA6062">
        <w:t>해제할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없다</w:t>
      </w:r>
      <w:r w:rsidR="00012BAC" w:rsidRPr="00FA6062">
        <w:t>.</w:t>
      </w:r>
      <w:r w:rsidR="00D71373">
        <w:rPr>
          <w:rFonts w:hint="eastAsia"/>
        </w:rPr>
        <w:t xml:space="preserve"> </w:t>
      </w:r>
    </w:p>
    <w:p w14:paraId="40CD918A" w14:textId="105D509B" w:rsidR="005D2CDC" w:rsidRPr="00FA6062" w:rsidRDefault="00C84756" w:rsidP="00375C1D">
      <w:pPr>
        <w:pStyle w:val="41"/>
        <w:wordWrap w:val="0"/>
        <w:autoSpaceDE w:val="0"/>
      </w:pPr>
      <w:r w:rsidRPr="00FA6062">
        <w:t>어느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="00663E75" w:rsidRPr="00FA6062">
        <w:t>근본적</w:t>
      </w:r>
      <w:r w:rsidR="00663E75" w:rsidRPr="00FA6062">
        <w:t xml:space="preserve"> </w:t>
      </w:r>
      <w:r w:rsidRPr="00FA6062">
        <w:t>진술</w:t>
      </w:r>
      <w:r w:rsidR="00663E75" w:rsidRPr="00FA6062">
        <w:t>보장을</w:t>
      </w:r>
      <w:r w:rsidR="00663E75" w:rsidRPr="00FA6062">
        <w:t xml:space="preserve"> </w:t>
      </w:r>
      <w:r w:rsidR="00663E75" w:rsidRPr="00FA6062">
        <w:t>위반하거나</w:t>
      </w:r>
      <w:r w:rsidR="00663E75" w:rsidRPr="00FA6062">
        <w:t xml:space="preserve">, </w:t>
      </w:r>
      <w:r w:rsidR="00596742" w:rsidRPr="00FA6062">
        <w:t>근본적</w:t>
      </w:r>
      <w:r w:rsidR="00596742" w:rsidRPr="00FA6062">
        <w:t xml:space="preserve"> </w:t>
      </w:r>
      <w:r w:rsidR="00596742" w:rsidRPr="00FA6062">
        <w:t>진술보장을</w:t>
      </w:r>
      <w:r w:rsidR="00596742" w:rsidRPr="00FA6062">
        <w:t xml:space="preserve"> </w:t>
      </w:r>
      <w:r w:rsidR="00596742" w:rsidRPr="00FA6062">
        <w:t>제외한</w:t>
      </w:r>
      <w:r w:rsidR="00596742" w:rsidRPr="00FA6062">
        <w:t xml:space="preserve"> </w:t>
      </w:r>
      <w:r w:rsidR="00663E75"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, </w:t>
      </w:r>
      <w:r w:rsidRPr="00FA6062">
        <w:t>확약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위반하고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하자가</w:t>
      </w:r>
      <w:r w:rsidRPr="00FA6062">
        <w:t xml:space="preserve"> </w:t>
      </w:r>
      <w:r w:rsidRPr="00FA6062">
        <w:t>시정</w:t>
      </w:r>
      <w:r w:rsidRPr="00FA6062">
        <w:t xml:space="preserve"> </w:t>
      </w:r>
      <w:r w:rsidRPr="00FA6062">
        <w:t>불가능하거나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시정을</w:t>
      </w:r>
      <w:r w:rsidRPr="00FA6062">
        <w:t xml:space="preserve"> </w:t>
      </w:r>
      <w:r w:rsidRPr="00FA6062">
        <w:t>요구한</w:t>
      </w:r>
      <w:r w:rsidRPr="00FA6062">
        <w:t xml:space="preserve"> </w:t>
      </w:r>
      <w:r w:rsidRPr="00FA6062">
        <w:t>날로부터</w:t>
      </w:r>
      <w:r w:rsidRPr="00FA6062">
        <w:t xml:space="preserve"> </w:t>
      </w:r>
      <w:r w:rsidR="00370EA8" w:rsidRPr="00FA6062">
        <w:t>[</w:t>
      </w:r>
      <w:r w:rsidRPr="00FA6062">
        <w:t>10</w:t>
      </w:r>
      <w:r w:rsidR="00370EA8" w:rsidRPr="00FA6062">
        <w:t>]</w:t>
      </w:r>
      <w:r w:rsidRPr="00FA6062">
        <w:t xml:space="preserve"> </w:t>
      </w:r>
      <w:r w:rsidRPr="00FA6062">
        <w:t>영업일</w:t>
      </w:r>
      <w:r w:rsidRPr="00FA6062">
        <w:t xml:space="preserve"> </w:t>
      </w:r>
      <w:r w:rsidRPr="00FA6062">
        <w:t>이내에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시정하지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="007C5247"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</w:p>
    <w:p w14:paraId="2B3D8FB3" w14:textId="2F0D9792" w:rsidR="006565CF" w:rsidRPr="00FA6062" w:rsidRDefault="006565CF" w:rsidP="006565CF">
      <w:pPr>
        <w:pStyle w:val="41"/>
        <w:wordWrap w:val="0"/>
        <w:autoSpaceDE w:val="0"/>
      </w:pPr>
      <w:r w:rsidRPr="00FA6062">
        <w:t>거래종결이</w:t>
      </w:r>
      <w:r w:rsidRPr="00FA6062">
        <w:t xml:space="preserve"> </w:t>
      </w:r>
      <w:r w:rsidR="00E75F4F" w:rsidRPr="00FA6062">
        <w:t>2025</w:t>
      </w:r>
      <w:r w:rsidR="00E75F4F" w:rsidRPr="00FA6062">
        <w:t>년</w:t>
      </w:r>
      <w:r w:rsidR="00E75F4F" w:rsidRPr="00FA6062">
        <w:t xml:space="preserve"> </w:t>
      </w:r>
      <w:r w:rsidR="00D94D50">
        <w:rPr>
          <w:rFonts w:hint="eastAsia"/>
        </w:rPr>
        <w:t>2</w:t>
      </w:r>
      <w:r w:rsidR="00E75F4F" w:rsidRPr="00FA6062">
        <w:t>월</w:t>
      </w:r>
      <w:r w:rsidR="00E75F4F" w:rsidRPr="00FA6062">
        <w:t xml:space="preserve"> </w:t>
      </w:r>
      <w:r w:rsidR="00D94D50">
        <w:rPr>
          <w:rFonts w:hint="eastAsia"/>
        </w:rPr>
        <w:t>28</w:t>
      </w:r>
      <w:r w:rsidR="0075174B" w:rsidRPr="00FA6062">
        <w:t>일</w:t>
      </w:r>
      <w:r w:rsidR="00E75F4F" w:rsidRPr="00FA6062">
        <w:t>까지</w:t>
      </w:r>
      <w:r w:rsidR="000C5BB0" w:rsidRPr="00FA6062">
        <w:t>(</w:t>
      </w:r>
      <w:r w:rsidR="00E75F4F" w:rsidRPr="00FA6062">
        <w:t>당사자들이</w:t>
      </w:r>
      <w:r w:rsidR="00E75F4F" w:rsidRPr="00FA6062">
        <w:t xml:space="preserve"> </w:t>
      </w:r>
      <w:r w:rsidR="00E75F4F" w:rsidRPr="00FA6062">
        <w:t>합의</w:t>
      </w:r>
      <w:r w:rsidR="000C5BB0" w:rsidRPr="00FA6062">
        <w:t>하여</w:t>
      </w:r>
      <w:r w:rsidR="000C5BB0" w:rsidRPr="00FA6062">
        <w:t xml:space="preserve"> </w:t>
      </w:r>
      <w:r w:rsidR="000C5BB0" w:rsidRPr="00FA6062">
        <w:t>연장</w:t>
      </w:r>
      <w:r w:rsidR="000C5BB0" w:rsidRPr="00FA6062">
        <w:t xml:space="preserve"> </w:t>
      </w:r>
      <w:r w:rsidR="000C5BB0" w:rsidRPr="00FA6062">
        <w:t>가능하며</w:t>
      </w:r>
      <w:r w:rsidR="000C5BB0" w:rsidRPr="00FA6062">
        <w:t xml:space="preserve">, </w:t>
      </w:r>
      <w:r w:rsidR="00B73C22" w:rsidRPr="00FA6062">
        <w:t>이하</w:t>
      </w:r>
      <w:r w:rsidR="00B73C22" w:rsidRPr="00FA6062">
        <w:t xml:space="preserve"> “</w:t>
      </w:r>
      <w:r w:rsidR="00B73C22" w:rsidRPr="00FA6062">
        <w:rPr>
          <w:u w:val="single"/>
        </w:rPr>
        <w:t>거래종결기한</w:t>
      </w:r>
      <w:r w:rsidR="00B73C22" w:rsidRPr="00FA6062">
        <w:t>”)</w:t>
      </w:r>
      <w:r w:rsidRPr="00FA6062">
        <w:t xml:space="preserve"> </w:t>
      </w:r>
      <w:r w:rsidRPr="00FA6062">
        <w:t>이루어지지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  <w:r w:rsidR="00F93AC3" w:rsidRPr="00FA6062">
        <w:t xml:space="preserve"> </w:t>
      </w:r>
    </w:p>
    <w:p w14:paraId="45B87C4D" w14:textId="4453CEF7" w:rsidR="00811728" w:rsidRPr="00FA6062" w:rsidRDefault="00D123F8" w:rsidP="00375C1D">
      <w:pPr>
        <w:pStyle w:val="41"/>
        <w:wordWrap w:val="0"/>
        <w:autoSpaceDE w:val="0"/>
      </w:pP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="00811728" w:rsidRPr="00FA6062">
        <w:t>어느</w:t>
      </w:r>
      <w:r w:rsidR="00811728" w:rsidRPr="00FA6062">
        <w:t xml:space="preserve"> </w:t>
      </w:r>
      <w:r w:rsidR="00811728" w:rsidRPr="00FA6062">
        <w:t>당사자에</w:t>
      </w:r>
      <w:r w:rsidR="00811728" w:rsidRPr="00FA6062">
        <w:t xml:space="preserve"> </w:t>
      </w:r>
      <w:r w:rsidR="00811728" w:rsidRPr="00FA6062">
        <w:t>대하여</w:t>
      </w:r>
      <w:r w:rsidR="00811728" w:rsidRPr="00FA6062">
        <w:t xml:space="preserve"> </w:t>
      </w:r>
      <w:r w:rsidR="00811728" w:rsidRPr="00FA6062">
        <w:t>해산</w:t>
      </w:r>
      <w:r w:rsidR="00811728" w:rsidRPr="00FA6062">
        <w:t xml:space="preserve">, </w:t>
      </w:r>
      <w:r w:rsidR="00811728" w:rsidRPr="00FA6062">
        <w:t>청산</w:t>
      </w:r>
      <w:r w:rsidR="00811728" w:rsidRPr="00FA6062">
        <w:t xml:space="preserve">, </w:t>
      </w:r>
      <w:r w:rsidR="00811728" w:rsidRPr="00FA6062">
        <w:t>채권단에</w:t>
      </w:r>
      <w:r w:rsidR="00811728" w:rsidRPr="00FA6062">
        <w:t xml:space="preserve"> </w:t>
      </w:r>
      <w:r w:rsidR="00811728" w:rsidRPr="00FA6062">
        <w:t>의한</w:t>
      </w:r>
      <w:r w:rsidR="00811728" w:rsidRPr="00FA6062">
        <w:t xml:space="preserve"> </w:t>
      </w:r>
      <w:r w:rsidR="00811728" w:rsidRPr="00FA6062">
        <w:t>워크아웃</w:t>
      </w:r>
      <w:r w:rsidR="00811728" w:rsidRPr="00FA6062">
        <w:t xml:space="preserve">, </w:t>
      </w:r>
      <w:r w:rsidR="00811728" w:rsidRPr="00FA6062">
        <w:t>채무자</w:t>
      </w:r>
      <w:r w:rsidR="00811728" w:rsidRPr="00FA6062">
        <w:t xml:space="preserve"> </w:t>
      </w:r>
      <w:r w:rsidR="00811728" w:rsidRPr="00FA6062">
        <w:t>회생</w:t>
      </w:r>
      <w:r w:rsidR="00811728" w:rsidRPr="00FA6062">
        <w:t xml:space="preserve"> </w:t>
      </w:r>
      <w:r w:rsidR="00811728" w:rsidRPr="00FA6062">
        <w:t>및</w:t>
      </w:r>
      <w:r w:rsidR="00811728" w:rsidRPr="00FA6062">
        <w:t xml:space="preserve"> </w:t>
      </w:r>
      <w:r w:rsidR="00811728" w:rsidRPr="00FA6062">
        <w:t>파산에</w:t>
      </w:r>
      <w:r w:rsidR="00811728" w:rsidRPr="00FA6062">
        <w:t xml:space="preserve"> </w:t>
      </w:r>
      <w:r w:rsidR="00811728" w:rsidRPr="00FA6062">
        <w:t>관한</w:t>
      </w:r>
      <w:r w:rsidR="00811728" w:rsidRPr="00FA6062">
        <w:t xml:space="preserve"> </w:t>
      </w:r>
      <w:r w:rsidR="00811728" w:rsidRPr="00FA6062">
        <w:t>법률에</w:t>
      </w:r>
      <w:r w:rsidR="00811728" w:rsidRPr="00FA6062">
        <w:t xml:space="preserve"> </w:t>
      </w:r>
      <w:r w:rsidR="00811728" w:rsidRPr="00FA6062">
        <w:t>따른</w:t>
      </w:r>
      <w:r w:rsidR="00811728" w:rsidRPr="00FA6062">
        <w:t xml:space="preserve"> </w:t>
      </w:r>
      <w:r w:rsidR="00811728" w:rsidRPr="00FA6062">
        <w:t>회생절차</w:t>
      </w:r>
      <w:r w:rsidR="00811728" w:rsidRPr="00FA6062">
        <w:t xml:space="preserve">, </w:t>
      </w:r>
      <w:r w:rsidR="00811728" w:rsidRPr="00FA6062">
        <w:t>파산절차</w:t>
      </w:r>
      <w:r w:rsidR="00811728" w:rsidRPr="00FA6062">
        <w:t xml:space="preserve"> </w:t>
      </w:r>
      <w:r w:rsidR="00811728" w:rsidRPr="00FA6062">
        <w:t>또는</w:t>
      </w:r>
      <w:r w:rsidR="00811728" w:rsidRPr="00FA6062">
        <w:t xml:space="preserve"> </w:t>
      </w:r>
      <w:r w:rsidR="00811728" w:rsidRPr="00FA6062">
        <w:t>이와</w:t>
      </w:r>
      <w:r w:rsidR="00811728" w:rsidRPr="00FA6062">
        <w:t xml:space="preserve"> </w:t>
      </w:r>
      <w:r w:rsidR="00811728" w:rsidRPr="00FA6062">
        <w:t>유사한</w:t>
      </w:r>
      <w:r w:rsidR="00811728" w:rsidRPr="00FA6062">
        <w:t xml:space="preserve"> </w:t>
      </w:r>
      <w:r w:rsidR="00811728" w:rsidRPr="00FA6062">
        <w:t>도산절차가</w:t>
      </w:r>
      <w:r w:rsidR="00811728" w:rsidRPr="00FA6062">
        <w:t xml:space="preserve"> </w:t>
      </w:r>
      <w:r w:rsidR="00811728" w:rsidRPr="00FA6062">
        <w:t>개시된</w:t>
      </w:r>
      <w:r w:rsidR="00811728" w:rsidRPr="00FA6062">
        <w:t xml:space="preserve"> </w:t>
      </w:r>
      <w:r w:rsidR="00811728" w:rsidRPr="00FA6062">
        <w:t>경우</w:t>
      </w:r>
      <w:r w:rsidR="00811728" w:rsidRPr="00FA6062">
        <w:t>(</w:t>
      </w:r>
      <w:r w:rsidR="007A7196" w:rsidRPr="00FA6062">
        <w:t>다만</w:t>
      </w:r>
      <w:r w:rsidR="00811728" w:rsidRPr="00FA6062">
        <w:t xml:space="preserve">, </w:t>
      </w:r>
      <w:r w:rsidR="00811728" w:rsidRPr="00FA6062">
        <w:t>위</w:t>
      </w:r>
      <w:r w:rsidR="00811728" w:rsidRPr="00FA6062">
        <w:t xml:space="preserve"> </w:t>
      </w:r>
      <w:r w:rsidR="00811728" w:rsidRPr="00FA6062">
        <w:t>절차가</w:t>
      </w:r>
      <w:r w:rsidR="00811728" w:rsidRPr="00FA6062">
        <w:t xml:space="preserve"> </w:t>
      </w:r>
      <w:r w:rsidR="00811728" w:rsidRPr="00FA6062">
        <w:t>자발적인</w:t>
      </w:r>
      <w:r w:rsidR="00811728" w:rsidRPr="00FA6062">
        <w:t xml:space="preserve"> </w:t>
      </w:r>
      <w:r w:rsidR="00811728" w:rsidRPr="00FA6062">
        <w:t>신청이</w:t>
      </w:r>
      <w:r w:rsidR="00811728" w:rsidRPr="00FA6062">
        <w:t xml:space="preserve"> </w:t>
      </w:r>
      <w:r w:rsidR="00811728" w:rsidRPr="00FA6062">
        <w:t>아닌</w:t>
      </w:r>
      <w:r w:rsidR="00811728" w:rsidRPr="00FA6062">
        <w:t xml:space="preserve"> </w:t>
      </w:r>
      <w:r w:rsidR="00811728" w:rsidRPr="00FA6062">
        <w:t>경우에는</w:t>
      </w:r>
      <w:r w:rsidR="00811728" w:rsidRPr="00FA6062">
        <w:t xml:space="preserve"> </w:t>
      </w:r>
      <w:r w:rsidR="00811728" w:rsidRPr="00FA6062">
        <w:t>그러한</w:t>
      </w:r>
      <w:r w:rsidR="00811728" w:rsidRPr="00FA6062">
        <w:t xml:space="preserve"> </w:t>
      </w:r>
      <w:r w:rsidR="00811728" w:rsidRPr="00FA6062">
        <w:t>절차가</w:t>
      </w:r>
      <w:r w:rsidR="00811728" w:rsidRPr="00FA6062">
        <w:t xml:space="preserve"> </w:t>
      </w:r>
      <w:r w:rsidR="00811728" w:rsidRPr="00FA6062">
        <w:t>개시된</w:t>
      </w:r>
      <w:r w:rsidR="00811728" w:rsidRPr="00FA6062">
        <w:t xml:space="preserve"> </w:t>
      </w:r>
      <w:r w:rsidR="00811728" w:rsidRPr="00FA6062">
        <w:t>후</w:t>
      </w:r>
      <w:r w:rsidR="00811728" w:rsidRPr="00FA6062">
        <w:t xml:space="preserve"> 30</w:t>
      </w:r>
      <w:r w:rsidR="00811728" w:rsidRPr="00FA6062">
        <w:t>일간</w:t>
      </w:r>
      <w:r w:rsidR="00811728" w:rsidRPr="00FA6062">
        <w:t xml:space="preserve"> </w:t>
      </w:r>
      <w:r w:rsidR="00811728" w:rsidRPr="00FA6062">
        <w:t>취소되지</w:t>
      </w:r>
      <w:r w:rsidR="00811728" w:rsidRPr="00FA6062">
        <w:t xml:space="preserve"> </w:t>
      </w:r>
      <w:r w:rsidR="00811728" w:rsidRPr="00FA6062">
        <w:t>않은</w:t>
      </w:r>
      <w:r w:rsidR="00811728" w:rsidRPr="00FA6062">
        <w:t xml:space="preserve"> </w:t>
      </w:r>
      <w:r w:rsidR="00811728" w:rsidRPr="00FA6062">
        <w:t>경우</w:t>
      </w:r>
      <w:r w:rsidR="00811728" w:rsidRPr="00FA6062">
        <w:t>)</w:t>
      </w:r>
      <w:r w:rsidR="002F6614" w:rsidRPr="00FA6062">
        <w:t xml:space="preserve">, </w:t>
      </w:r>
      <w:r w:rsidR="002F6614" w:rsidRPr="00FA6062">
        <w:t>상대방</w:t>
      </w:r>
      <w:r w:rsidR="002F6614" w:rsidRPr="00FA6062">
        <w:t xml:space="preserve"> </w:t>
      </w:r>
      <w:r w:rsidR="002F6614" w:rsidRPr="00FA6062">
        <w:t>당사자에</w:t>
      </w:r>
      <w:r w:rsidR="002F6614" w:rsidRPr="00FA6062">
        <w:t xml:space="preserve"> </w:t>
      </w:r>
      <w:r w:rsidR="002F6614" w:rsidRPr="00FA6062">
        <w:t>의하여</w:t>
      </w:r>
      <w:r w:rsidRPr="00FA6062">
        <w:t>(</w:t>
      </w:r>
      <w:r w:rsidR="00CA0C37" w:rsidRPr="00FA6062">
        <w:t>다만</w:t>
      </w:r>
      <w:r w:rsidR="00CA0C37" w:rsidRPr="00FA6062">
        <w:t>,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사유가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매수인에</w:t>
      </w:r>
      <w:r w:rsidRPr="00FA6062">
        <w:t xml:space="preserve"> </w:t>
      </w:r>
      <w:r w:rsidRPr="00FA6062">
        <w:t>의하여만</w:t>
      </w:r>
      <w:r w:rsidRPr="00FA6062">
        <w:t>)</w:t>
      </w:r>
    </w:p>
    <w:p w14:paraId="51856911" w14:textId="3AB51D28" w:rsidR="00C06942" w:rsidRPr="00FA6062" w:rsidRDefault="00C06942" w:rsidP="00375C1D">
      <w:pPr>
        <w:pStyle w:val="41"/>
        <w:wordWrap w:val="0"/>
        <w:autoSpaceDE w:val="0"/>
      </w:pPr>
      <w:commentRangeStart w:id="1063"/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영향이</w:t>
      </w:r>
      <w:r w:rsidRPr="00FA6062">
        <w:t xml:space="preserve"> </w:t>
      </w:r>
      <w:r w:rsidRPr="00FA6062">
        <w:t>존재하는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매수인에</w:t>
      </w:r>
      <w:r w:rsidRPr="00FA6062">
        <w:t xml:space="preserve"> </w:t>
      </w:r>
      <w:r w:rsidRPr="00FA6062">
        <w:t>의하여</w:t>
      </w:r>
      <w:commentRangeEnd w:id="1063"/>
      <w:r w:rsidR="006E192F">
        <w:rPr>
          <w:rStyle w:val="af1"/>
          <w:rFonts w:eastAsiaTheme="minorEastAsia"/>
          <w:lang w:eastAsia="zh-CN"/>
        </w:rPr>
        <w:commentReference w:id="1063"/>
      </w:r>
    </w:p>
    <w:p w14:paraId="2A776DB2" w14:textId="58C475FC" w:rsidR="00654AA8" w:rsidRPr="00FA6062" w:rsidRDefault="00654AA8" w:rsidP="00654AA8">
      <w:pPr>
        <w:pStyle w:val="41"/>
        <w:wordWrap w:val="0"/>
        <w:autoSpaceDE w:val="0"/>
      </w:pPr>
      <w:bookmarkStart w:id="1064" w:name="_DV_C461"/>
      <w:bookmarkStart w:id="1065" w:name="_Ref392645960"/>
      <w:commentRangeStart w:id="1066"/>
      <w:r w:rsidRPr="00FA6062">
        <w:t>매수인이</w:t>
      </w:r>
      <w:r w:rsidRPr="00FA6062">
        <w:t xml:space="preserve"> </w:t>
      </w:r>
      <w:r w:rsidRPr="00135DFF">
        <w:rPr>
          <w:highlight w:val="yellow"/>
        </w:rPr>
        <w:t>상업적으로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합리적인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최선의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노력을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다하였음에도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거래종결일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이전에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매매대금</w:t>
      </w:r>
      <w:r w:rsidR="003A37E1" w:rsidRPr="00135DFF">
        <w:rPr>
          <w:highlight w:val="yellow"/>
        </w:rPr>
        <w:t>을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조달</w:t>
      </w:r>
      <w:r w:rsidR="008E1638" w:rsidRPr="00135DFF">
        <w:rPr>
          <w:highlight w:val="yellow"/>
        </w:rPr>
        <w:t>하지</w:t>
      </w:r>
      <w:r w:rsidR="008E1638" w:rsidRPr="00135DFF">
        <w:rPr>
          <w:highlight w:val="yellow"/>
        </w:rPr>
        <w:t xml:space="preserve"> </w:t>
      </w:r>
      <w:r w:rsidR="008E1638" w:rsidRPr="00135DFF">
        <w:rPr>
          <w:highlight w:val="yellow"/>
        </w:rPr>
        <w:t>못하게</w:t>
      </w:r>
      <w:r w:rsidR="008E1638" w:rsidRPr="00135DFF">
        <w:rPr>
          <w:highlight w:val="yellow"/>
        </w:rPr>
        <w:t xml:space="preserve"> </w:t>
      </w:r>
      <w:r w:rsidR="008E1638" w:rsidRPr="00135DFF">
        <w:rPr>
          <w:highlight w:val="yellow"/>
        </w:rPr>
        <w:t>되는</w:t>
      </w:r>
      <w:r w:rsidRPr="00135DFF">
        <w:rPr>
          <w:highlight w:val="yellow"/>
        </w:rPr>
        <w:t xml:space="preserve"> </w:t>
      </w:r>
      <w:r w:rsidRPr="00135DFF">
        <w:rPr>
          <w:highlight w:val="yellow"/>
        </w:rPr>
        <w:t>경우</w:t>
      </w:r>
      <w:r w:rsidRPr="00FA6062">
        <w:t xml:space="preserve">, </w:t>
      </w:r>
      <w:r w:rsidR="00B84DF6" w:rsidRPr="00FA6062">
        <w:t>일방</w:t>
      </w:r>
      <w:r w:rsidR="00B84DF6" w:rsidRPr="00FA6062">
        <w:t xml:space="preserve"> </w:t>
      </w:r>
      <w:r w:rsidR="00B84DF6" w:rsidRPr="00FA6062">
        <w:t>당사자</w:t>
      </w:r>
      <w:r w:rsidRPr="00FA6062">
        <w:t>에</w:t>
      </w:r>
      <w:r w:rsidRPr="00FA6062">
        <w:t xml:space="preserve"> </w:t>
      </w:r>
      <w:r w:rsidRPr="00FA6062">
        <w:t>의하여</w:t>
      </w:r>
      <w:r w:rsidR="00B84DF6" w:rsidRPr="00FA6062">
        <w:t xml:space="preserve">. </w:t>
      </w:r>
      <w:r w:rsidR="008E0883">
        <w:rPr>
          <w:rFonts w:hint="eastAsia"/>
        </w:rPr>
        <w:t xml:space="preserve"> </w:t>
      </w:r>
      <w:r w:rsidR="00B84DF6" w:rsidRPr="00FA6062">
        <w:t>명확히</w:t>
      </w:r>
      <w:r w:rsidR="00B84DF6" w:rsidRPr="00FA6062">
        <w:t xml:space="preserve"> </w:t>
      </w:r>
      <w:r w:rsidR="00B84DF6" w:rsidRPr="00FA6062">
        <w:t>하면</w:t>
      </w:r>
      <w:r w:rsidR="00B84DF6" w:rsidRPr="00FA6062">
        <w:t xml:space="preserve">, </w:t>
      </w:r>
      <w:r w:rsidR="00B84DF6" w:rsidRPr="00FA6062">
        <w:t>매수인이</w:t>
      </w:r>
      <w:r w:rsidR="00B84DF6" w:rsidRPr="00FA6062">
        <w:t xml:space="preserve"> </w:t>
      </w:r>
      <w:r w:rsidR="00B84DF6" w:rsidRPr="00FA6062">
        <w:t>매매대금</w:t>
      </w:r>
      <w:r w:rsidR="00B84DF6" w:rsidRPr="00FA6062">
        <w:t xml:space="preserve"> </w:t>
      </w:r>
      <w:r w:rsidR="00B84DF6" w:rsidRPr="00FA6062">
        <w:t>조달을</w:t>
      </w:r>
      <w:r w:rsidR="00B84DF6" w:rsidRPr="00FA6062">
        <w:t xml:space="preserve"> </w:t>
      </w:r>
      <w:r w:rsidR="00B84DF6" w:rsidRPr="00FA6062">
        <w:t>위해</w:t>
      </w:r>
      <w:r w:rsidR="00B84DF6" w:rsidRPr="00FA6062">
        <w:t xml:space="preserve"> </w:t>
      </w:r>
      <w:r w:rsidR="00B84DF6" w:rsidRPr="00FA6062">
        <w:t>상업적으로</w:t>
      </w:r>
      <w:r w:rsidR="00B84DF6" w:rsidRPr="00FA6062">
        <w:t xml:space="preserve"> </w:t>
      </w:r>
      <w:r w:rsidR="00B84DF6" w:rsidRPr="00FA6062">
        <w:t>합리적인</w:t>
      </w:r>
      <w:r w:rsidR="00B84DF6" w:rsidRPr="00FA6062">
        <w:t xml:space="preserve"> </w:t>
      </w:r>
      <w:r w:rsidR="00B84DF6" w:rsidRPr="00FA6062">
        <w:t>최선의</w:t>
      </w:r>
      <w:r w:rsidR="00B84DF6" w:rsidRPr="00FA6062">
        <w:t xml:space="preserve"> </w:t>
      </w:r>
      <w:r w:rsidR="00B84DF6" w:rsidRPr="00FA6062">
        <w:t>노력을</w:t>
      </w:r>
      <w:r w:rsidR="00B84DF6" w:rsidRPr="00FA6062">
        <w:t xml:space="preserve"> </w:t>
      </w:r>
      <w:r w:rsidR="00B84DF6" w:rsidRPr="00FA6062">
        <w:t>다한</w:t>
      </w:r>
      <w:r w:rsidR="00B84DF6" w:rsidRPr="00FA6062">
        <w:t xml:space="preserve"> </w:t>
      </w:r>
      <w:r w:rsidR="00B84DF6" w:rsidRPr="00FA6062">
        <w:t>경우에는</w:t>
      </w:r>
      <w:r w:rsidR="00B84DF6" w:rsidRPr="00FA6062">
        <w:t xml:space="preserve"> </w:t>
      </w:r>
      <w:r w:rsidR="00B84DF6" w:rsidRPr="00FA6062">
        <w:t>매수인에게</w:t>
      </w:r>
      <w:r w:rsidR="00B84DF6" w:rsidRPr="00FA6062">
        <w:t xml:space="preserve"> </w:t>
      </w:r>
      <w:r w:rsidR="00B84DF6" w:rsidRPr="00FA6062">
        <w:t>책임</w:t>
      </w:r>
      <w:r w:rsidR="00B84DF6" w:rsidRPr="00FA6062">
        <w:t xml:space="preserve"> </w:t>
      </w:r>
      <w:r w:rsidR="00B84DF6" w:rsidRPr="00FA6062">
        <w:t>있는</w:t>
      </w:r>
      <w:r w:rsidR="00B84DF6" w:rsidRPr="00FA6062">
        <w:t xml:space="preserve"> </w:t>
      </w:r>
      <w:r w:rsidR="00B84DF6" w:rsidRPr="00FA6062">
        <w:t>사유로</w:t>
      </w:r>
      <w:r w:rsidR="00B84DF6" w:rsidRPr="00FA6062">
        <w:t xml:space="preserve"> </w:t>
      </w:r>
      <w:r w:rsidR="007D3348" w:rsidRPr="00FA6062">
        <w:t>보지</w:t>
      </w:r>
      <w:r w:rsidR="00B84DF6" w:rsidRPr="00FA6062">
        <w:t xml:space="preserve"> </w:t>
      </w:r>
      <w:r w:rsidR="00B84DF6" w:rsidRPr="00FA6062">
        <w:t>아니한다</w:t>
      </w:r>
      <w:r w:rsidR="00B84DF6" w:rsidRPr="00FA6062">
        <w:t>.</w:t>
      </w:r>
      <w:commentRangeEnd w:id="1066"/>
      <w:r w:rsidR="00360460">
        <w:rPr>
          <w:rStyle w:val="af1"/>
          <w:rFonts w:eastAsiaTheme="minorEastAsia"/>
          <w:lang w:eastAsia="zh-CN"/>
        </w:rPr>
        <w:commentReference w:id="1066"/>
      </w:r>
    </w:p>
    <w:p w14:paraId="061C9BE1" w14:textId="377C973A" w:rsidR="00811728" w:rsidRPr="00FA6062" w:rsidRDefault="00811728" w:rsidP="00375C1D">
      <w:pPr>
        <w:pStyle w:val="41"/>
        <w:wordWrap w:val="0"/>
        <w:autoSpaceDE w:val="0"/>
      </w:pPr>
      <w:r w:rsidRPr="00FA6062">
        <w:t>거래종결일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제</w:t>
      </w:r>
      <w:r w:rsidR="00D94D50">
        <w:rPr>
          <w:rFonts w:hint="eastAsia"/>
        </w:rPr>
        <w:t>5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선행조건</w:t>
      </w:r>
      <w:r w:rsidRPr="00FA6062">
        <w:t xml:space="preserve"> </w:t>
      </w:r>
      <w:r w:rsidRPr="00FA6062">
        <w:t>중</w:t>
      </w:r>
      <w:r w:rsidRPr="00FA6062">
        <w:t xml:space="preserve"> </w:t>
      </w:r>
      <w:r w:rsidRPr="00FA6062">
        <w:t>일부가</w:t>
      </w:r>
      <w:r w:rsidRPr="00FA6062">
        <w:t xml:space="preserve"> </w:t>
      </w:r>
      <w:r w:rsidRPr="00FA6062">
        <w:t>충족될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없다는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명백해진</w:t>
      </w:r>
      <w:r w:rsidRPr="00FA6062">
        <w:t xml:space="preserve"> </w:t>
      </w:r>
      <w:r w:rsidRPr="00FA6062">
        <w:t>경우</w:t>
      </w:r>
      <w:r w:rsidR="002F6614" w:rsidRPr="00FA6062">
        <w:t xml:space="preserve">, </w:t>
      </w:r>
      <w:r w:rsidR="003C3A72" w:rsidRPr="00FA6062">
        <w:t>일방</w:t>
      </w:r>
      <w:r w:rsidR="003C3A72" w:rsidRPr="00FA6062">
        <w:t xml:space="preserve"> </w:t>
      </w:r>
      <w:r w:rsidR="003C3A72" w:rsidRPr="00FA6062">
        <w:t>당사자</w:t>
      </w:r>
      <w:r w:rsidR="002F6614" w:rsidRPr="00FA6062">
        <w:t>에</w:t>
      </w:r>
      <w:r w:rsidR="002F6614" w:rsidRPr="00FA6062">
        <w:t xml:space="preserve"> </w:t>
      </w:r>
      <w:r w:rsidR="002F6614" w:rsidRPr="00FA6062">
        <w:t>의하여</w:t>
      </w:r>
      <w:bookmarkEnd w:id="1064"/>
      <w:bookmarkEnd w:id="1065"/>
    </w:p>
    <w:p w14:paraId="1294AD08" w14:textId="00AB6056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당사자들은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후에는</w:t>
      </w:r>
      <w:r w:rsidRPr="00FA6062">
        <w:t xml:space="preserve"> </w:t>
      </w:r>
      <w:r w:rsidRPr="00FA6062">
        <w:t>여하한</w:t>
      </w:r>
      <w:r w:rsidRPr="00FA6062">
        <w:t xml:space="preserve"> </w:t>
      </w:r>
      <w:r w:rsidR="008132C6" w:rsidRPr="00FA6062">
        <w:t>사유로</w:t>
      </w:r>
      <w:r w:rsidRPr="00FA6062">
        <w:t>도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</w:t>
      </w:r>
      <w:r w:rsidR="004E3B68" w:rsidRPr="00FA6062">
        <w:t>하거나</w:t>
      </w:r>
      <w:r w:rsidR="004E3B68" w:rsidRPr="00FA6062">
        <w:t xml:space="preserve"> </w:t>
      </w:r>
      <w:r w:rsidR="004E3B68" w:rsidRPr="00FA6062">
        <w:t>취소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당사자들이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언제나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전부를</w:t>
      </w:r>
      <w:r w:rsidRPr="00FA6062">
        <w:t xml:space="preserve"> </w:t>
      </w:r>
      <w:r w:rsidRPr="00FA6062">
        <w:t>해제하여야</w:t>
      </w:r>
      <w:r w:rsidRPr="00FA6062">
        <w:t xml:space="preserve"> </w:t>
      </w:r>
      <w:r w:rsidRPr="00FA6062">
        <w:t>하고</w:t>
      </w:r>
      <w:r w:rsidRPr="00FA6062">
        <w:t xml:space="preserve"> </w:t>
      </w:r>
      <w:r w:rsidRPr="00FA6062">
        <w:t>일부를</w:t>
      </w:r>
      <w:r w:rsidRPr="00FA6062">
        <w:t xml:space="preserve"> </w:t>
      </w:r>
      <w:r w:rsidRPr="00FA6062">
        <w:t>해제하는</w:t>
      </w:r>
      <w:r w:rsidRPr="00FA6062">
        <w:t xml:space="preserve"> </w:t>
      </w:r>
      <w:r w:rsidRPr="00FA6062">
        <w:t>것은</w:t>
      </w:r>
      <w:r w:rsidRPr="00FA6062">
        <w:t xml:space="preserve"> </w:t>
      </w:r>
      <w:r w:rsidRPr="00FA6062">
        <w:t>허용되지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6CBEB869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해제의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효과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BB5904C" w14:textId="7468C369" w:rsidR="002439E2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계약이</w:t>
      </w:r>
      <w:r w:rsidRPr="00FA6062">
        <w:t xml:space="preserve"> </w:t>
      </w:r>
      <w:r w:rsidRPr="00FA6062">
        <w:t>제</w:t>
      </w:r>
      <w:r w:rsidR="008C306F">
        <w:rPr>
          <w:rFonts w:hint="eastAsia"/>
        </w:rPr>
        <w:t>9</w:t>
      </w:r>
      <w:r w:rsidRPr="00FA6062">
        <w:t>.1</w:t>
      </w:r>
      <w:r w:rsidRPr="00FA6062">
        <w:t>조</w:t>
      </w:r>
      <w:r w:rsidRPr="00FA6062">
        <w:t xml:space="preserve"> </w:t>
      </w:r>
      <w:r w:rsidR="00445584" w:rsidRPr="00FA6062">
        <w:t>및</w:t>
      </w:r>
      <w:r w:rsidR="003456E3" w:rsidRPr="00FA6062">
        <w:t xml:space="preserve"> </w:t>
      </w:r>
      <w:r w:rsidRPr="00FA6062">
        <w:t>제</w:t>
      </w:r>
      <w:r w:rsidR="008C306F">
        <w:rPr>
          <w:rFonts w:hint="eastAsia"/>
        </w:rPr>
        <w:t>9</w:t>
      </w:r>
      <w:r w:rsidRPr="00FA6062">
        <w:t>.</w:t>
      </w:r>
      <w:r w:rsidR="00445584" w:rsidRPr="00FA6062">
        <w:t>2</w:t>
      </w:r>
      <w:r w:rsidRPr="00FA6062">
        <w:t>조에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해제되는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상실한다</w:t>
      </w:r>
      <w:r w:rsidRPr="00FA6062">
        <w:t xml:space="preserve">. </w:t>
      </w:r>
      <w:r w:rsidR="0087655B" w:rsidRPr="00FA6062">
        <w:t xml:space="preserve"> </w:t>
      </w:r>
      <w:r w:rsidRPr="00FA6062">
        <w:t>다만</w:t>
      </w:r>
      <w:r w:rsidRPr="00FA6062">
        <w:t xml:space="preserve">, </w:t>
      </w:r>
      <w:r w:rsidRPr="00FA6062">
        <w:t>제</w:t>
      </w:r>
      <w:r w:rsidRPr="00FA6062">
        <w:t>1</w:t>
      </w:r>
      <w:r w:rsidRPr="00FA6062">
        <w:t>조</w:t>
      </w:r>
      <w:r w:rsidRPr="00FA6062">
        <w:t xml:space="preserve">, </w:t>
      </w:r>
      <w:r w:rsidRPr="00FA6062">
        <w:t>제</w:t>
      </w:r>
      <w:r w:rsidR="008C306F">
        <w:rPr>
          <w:rFonts w:hint="eastAsia"/>
        </w:rPr>
        <w:t>8</w:t>
      </w:r>
      <w:r w:rsidR="006565CF" w:rsidRPr="00FA6062">
        <w:t>조</w:t>
      </w:r>
      <w:r w:rsidR="0087655B" w:rsidRPr="00FA6062">
        <w:t>부터</w:t>
      </w:r>
      <w:r w:rsidR="0087655B" w:rsidRPr="00FA6062">
        <w:t xml:space="preserve"> </w:t>
      </w:r>
      <w:r w:rsidR="0087655B" w:rsidRPr="00FA6062">
        <w:t>제</w:t>
      </w:r>
      <w:r w:rsidR="0087655B" w:rsidRPr="00FA6062">
        <w:t>1</w:t>
      </w:r>
      <w:r w:rsidR="008C306F">
        <w:rPr>
          <w:rFonts w:hint="eastAsia"/>
        </w:rPr>
        <w:t>1</w:t>
      </w:r>
      <w:r w:rsidR="0087655B" w:rsidRPr="00FA6062">
        <w:t>조까지의</w:t>
      </w:r>
      <w:r w:rsidRPr="00FA6062">
        <w:t xml:space="preserve"> </w:t>
      </w:r>
      <w:r w:rsidRPr="00FA6062">
        <w:t>규정</w:t>
      </w:r>
      <w:r w:rsidR="006565CF" w:rsidRPr="00FA6062">
        <w:t xml:space="preserve"> </w:t>
      </w:r>
      <w:r w:rsidR="006565CF" w:rsidRPr="00FA6062">
        <w:t>기타</w:t>
      </w:r>
      <w:r w:rsidR="006565CF" w:rsidRPr="00FA6062">
        <w:t xml:space="preserve"> </w:t>
      </w:r>
      <w:r w:rsidR="006565CF" w:rsidRPr="00FA6062">
        <w:t>그</w:t>
      </w:r>
      <w:r w:rsidR="006565CF" w:rsidRPr="00FA6062">
        <w:t xml:space="preserve"> </w:t>
      </w:r>
      <w:r w:rsidR="006565CF" w:rsidRPr="00FA6062">
        <w:t>성격상</w:t>
      </w:r>
      <w:r w:rsidR="006565CF" w:rsidRPr="00FA6062">
        <w:t xml:space="preserve"> </w:t>
      </w:r>
      <w:r w:rsidR="006565CF" w:rsidRPr="00FA6062">
        <w:t>본</w:t>
      </w:r>
      <w:r w:rsidR="006565CF" w:rsidRPr="00FA6062">
        <w:t xml:space="preserve"> </w:t>
      </w:r>
      <w:r w:rsidR="006565CF" w:rsidRPr="00FA6062">
        <w:t>계약의</w:t>
      </w:r>
      <w:r w:rsidR="006565CF" w:rsidRPr="00FA6062">
        <w:t xml:space="preserve"> </w:t>
      </w:r>
      <w:r w:rsidR="006565CF" w:rsidRPr="00FA6062">
        <w:t>해제</w:t>
      </w:r>
      <w:r w:rsidR="006565CF" w:rsidRPr="00FA6062">
        <w:t xml:space="preserve"> </w:t>
      </w:r>
      <w:r w:rsidR="006565CF" w:rsidRPr="00FA6062">
        <w:t>후에도</w:t>
      </w:r>
      <w:r w:rsidR="006565CF" w:rsidRPr="00FA6062">
        <w:t xml:space="preserve"> </w:t>
      </w:r>
      <w:r w:rsidR="006565CF" w:rsidRPr="00FA6062">
        <w:t>적용될</w:t>
      </w:r>
      <w:r w:rsidR="006565CF" w:rsidRPr="00FA6062">
        <w:t xml:space="preserve"> </w:t>
      </w:r>
      <w:r w:rsidR="006565CF" w:rsidRPr="00FA6062">
        <w:t>것이</w:t>
      </w:r>
      <w:r w:rsidR="006565CF" w:rsidRPr="00FA6062">
        <w:t xml:space="preserve"> </w:t>
      </w:r>
      <w:r w:rsidR="006565CF" w:rsidRPr="00FA6062">
        <w:t>예정되어</w:t>
      </w:r>
      <w:r w:rsidR="006565CF" w:rsidRPr="00FA6062">
        <w:t xml:space="preserve"> </w:t>
      </w:r>
      <w:r w:rsidR="006565CF" w:rsidRPr="00FA6062">
        <w:t>있는</w:t>
      </w:r>
      <w:r w:rsidR="006565CF" w:rsidRPr="00FA6062">
        <w:t xml:space="preserve"> </w:t>
      </w:r>
      <w:r w:rsidR="006565CF" w:rsidRPr="00FA6062">
        <w:t>조건과</w:t>
      </w:r>
      <w:r w:rsidR="006565CF" w:rsidRPr="00FA6062">
        <w:t xml:space="preserve"> </w:t>
      </w:r>
      <w:r w:rsidR="006565CF" w:rsidRPr="00FA6062">
        <w:t>규정은</w:t>
      </w:r>
      <w:r w:rsidR="006565CF" w:rsidRPr="00FA6062">
        <w:t xml:space="preserve"> </w:t>
      </w:r>
      <w:r w:rsidR="006565CF" w:rsidRPr="00FA6062">
        <w:t>본</w:t>
      </w:r>
      <w:r w:rsidR="006565CF" w:rsidRPr="00FA6062">
        <w:t xml:space="preserve"> </w:t>
      </w:r>
      <w:r w:rsidR="006565CF" w:rsidRPr="00FA6062">
        <w:t>계약이</w:t>
      </w:r>
      <w:r w:rsidR="006565CF" w:rsidRPr="00FA6062">
        <w:t xml:space="preserve"> </w:t>
      </w:r>
      <w:r w:rsidR="006565CF" w:rsidRPr="00FA6062">
        <w:t>해제</w:t>
      </w:r>
      <w:r w:rsidR="006565CF" w:rsidRPr="00FA6062">
        <w:t xml:space="preserve"> </w:t>
      </w:r>
      <w:r w:rsidR="006565CF" w:rsidRPr="00FA6062">
        <w:t>기타의</w:t>
      </w:r>
      <w:r w:rsidR="006565CF" w:rsidRPr="00FA6062">
        <w:t xml:space="preserve"> </w:t>
      </w:r>
      <w:r w:rsidR="006565CF" w:rsidRPr="00FA6062">
        <w:t>사유로</w:t>
      </w:r>
      <w:r w:rsidR="006565CF" w:rsidRPr="00FA6062">
        <w:t xml:space="preserve"> </w:t>
      </w:r>
      <w:r w:rsidR="006565CF" w:rsidRPr="00FA6062">
        <w:t>인하여</w:t>
      </w:r>
      <w:r w:rsidR="006565CF" w:rsidRPr="00FA6062">
        <w:t xml:space="preserve"> </w:t>
      </w:r>
      <w:r w:rsidR="006565CF" w:rsidRPr="00FA6062">
        <w:t>종료되는</w:t>
      </w:r>
      <w:r w:rsidR="006565CF" w:rsidRPr="00FA6062">
        <w:t xml:space="preserve"> </w:t>
      </w:r>
      <w:r w:rsidR="006565CF" w:rsidRPr="00FA6062">
        <w:t>경우에도</w:t>
      </w:r>
      <w:r w:rsidR="006565CF" w:rsidRPr="00FA6062">
        <w:t xml:space="preserve"> </w:t>
      </w:r>
      <w:r w:rsidR="006565CF" w:rsidRPr="00FA6062">
        <w:t>그</w:t>
      </w:r>
      <w:r w:rsidR="006565CF" w:rsidRPr="00FA6062">
        <w:t xml:space="preserve"> </w:t>
      </w:r>
      <w:r w:rsidR="006565CF" w:rsidRPr="00FA6062">
        <w:t>효력을</w:t>
      </w:r>
      <w:r w:rsidR="006565CF" w:rsidRPr="00FA6062">
        <w:t xml:space="preserve"> </w:t>
      </w:r>
      <w:r w:rsidR="006565CF" w:rsidRPr="00FA6062">
        <w:t>유지한다</w:t>
      </w:r>
      <w:r w:rsidR="006565CF" w:rsidRPr="00FA6062">
        <w:t>.</w:t>
      </w:r>
    </w:p>
    <w:p w14:paraId="2F6DB310" w14:textId="51F63D62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="007B2AEB" w:rsidRPr="00FA6062">
        <w:t>의</w:t>
      </w:r>
      <w:r w:rsidRPr="00FA6062">
        <w:t xml:space="preserve"> </w:t>
      </w:r>
      <w:r w:rsidRPr="00FA6062">
        <w:t>해제는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해제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인하여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책임에는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</w:p>
    <w:p w14:paraId="0FFD46BF" w14:textId="5D403FBF" w:rsidR="005D2CDC" w:rsidRPr="00FA6062" w:rsidRDefault="00C84756" w:rsidP="00375C1D">
      <w:pPr>
        <w:pStyle w:val="1"/>
        <w:wordWrap w:val="0"/>
        <w:autoSpaceDE w:val="0"/>
      </w:pPr>
      <w:bookmarkStart w:id="1067" w:name="_Toc421816638"/>
      <w:bookmarkStart w:id="1068" w:name="_Toc118882273"/>
      <w:r w:rsidRPr="00FA6062">
        <w:t>비밀유지</w:t>
      </w:r>
      <w:bookmarkEnd w:id="1067"/>
      <w:bookmarkEnd w:id="1068"/>
    </w:p>
    <w:p w14:paraId="598FE431" w14:textId="35E35057" w:rsidR="005D2CDC" w:rsidRPr="00FA6062" w:rsidRDefault="00C84756" w:rsidP="00E6082F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B54BFB" w:rsidRPr="00FA6062">
        <w:t>매도인</w:t>
      </w:r>
      <w:r w:rsidR="006565CF" w:rsidRPr="00FA6062">
        <w:t>들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매수인은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엄격하게</w:t>
      </w:r>
      <w:r w:rsidRPr="00FA6062">
        <w:t xml:space="preserve"> </w:t>
      </w:r>
      <w:r w:rsidRPr="00FA6062">
        <w:t>비밀로</w:t>
      </w:r>
      <w:r w:rsidRPr="00FA6062">
        <w:t xml:space="preserve"> </w:t>
      </w:r>
      <w:r w:rsidRPr="00FA6062">
        <w:t>유지하고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공개하지</w:t>
      </w:r>
      <w:r w:rsidRPr="00FA6062">
        <w:t xml:space="preserve"> </w:t>
      </w:r>
      <w:r w:rsidRPr="00FA6062">
        <w:t>않아야</w:t>
      </w:r>
      <w:r w:rsidRPr="00FA6062">
        <w:t xml:space="preserve"> </w:t>
      </w:r>
      <w:r w:rsidRPr="00FA6062">
        <w:t>한다</w:t>
      </w:r>
      <w:r w:rsidRPr="00FA6062">
        <w:t>.</w:t>
      </w:r>
    </w:p>
    <w:p w14:paraId="00320605" w14:textId="77777777" w:rsidR="005D2CDC" w:rsidRPr="00FA6062" w:rsidRDefault="00C84756" w:rsidP="00E6082F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체결된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기타</w:t>
      </w:r>
      <w:r w:rsidRPr="00FA6062">
        <w:rPr>
          <w:u w:val="single"/>
        </w:rPr>
        <w:t xml:space="preserve"> </w:t>
      </w:r>
      <w:r w:rsidRPr="00FA6062">
        <w:rPr>
          <w:u w:val="single"/>
        </w:rPr>
        <w:t>계약</w:t>
      </w:r>
      <w:r w:rsidRPr="00FA6062">
        <w:t>”)</w:t>
      </w:r>
      <w:r w:rsidRPr="00FA6062">
        <w:t>의</w:t>
      </w:r>
      <w:r w:rsidRPr="00FA6062">
        <w:t xml:space="preserve"> </w:t>
      </w:r>
      <w:r w:rsidR="001E4595" w:rsidRPr="00FA6062">
        <w:t>존재</w:t>
      </w:r>
      <w:r w:rsidR="001E4595" w:rsidRPr="00FA6062">
        <w:t xml:space="preserve"> </w:t>
      </w:r>
      <w:r w:rsidR="001E4595" w:rsidRPr="00FA6062">
        <w:t>및</w:t>
      </w:r>
      <w:r w:rsidR="001E4595" w:rsidRPr="00FA6062">
        <w:t xml:space="preserve"> </w:t>
      </w:r>
      <w:r w:rsidR="001E4595" w:rsidRPr="00FA6062">
        <w:t>그</w:t>
      </w:r>
      <w:r w:rsidR="001E4595" w:rsidRPr="00FA6062">
        <w:t xml:space="preserve"> </w:t>
      </w:r>
      <w:r w:rsidRPr="00FA6062">
        <w:t>내용</w:t>
      </w:r>
    </w:p>
    <w:p w14:paraId="203B9BBB" w14:textId="5EB8255E" w:rsidR="00D56F6B" w:rsidRPr="00FA6062" w:rsidRDefault="00C84756" w:rsidP="00E6082F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협상의</w:t>
      </w:r>
      <w:r w:rsidRPr="00FA6062">
        <w:t xml:space="preserve"> </w:t>
      </w:r>
      <w:r w:rsidRPr="00FA6062">
        <w:t>내용</w:t>
      </w:r>
    </w:p>
    <w:p w14:paraId="7C012017" w14:textId="243AF365" w:rsidR="005D2CDC" w:rsidRPr="00FA6062" w:rsidRDefault="006565CF" w:rsidP="00375C1D">
      <w:pPr>
        <w:pStyle w:val="31"/>
        <w:wordWrap w:val="0"/>
        <w:autoSpaceDE w:val="0"/>
      </w:pPr>
      <w:r w:rsidRPr="00FA6062">
        <w:t>전항</w:t>
      </w:r>
      <w:r w:rsidR="00C84756" w:rsidRPr="00FA6062">
        <w:t>에도</w:t>
      </w:r>
      <w:r w:rsidR="00C84756" w:rsidRPr="00FA6062">
        <w:t xml:space="preserve"> </w:t>
      </w:r>
      <w:r w:rsidR="00C84756" w:rsidRPr="00FA6062">
        <w:t>불구하고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C84756" w:rsidRPr="00FA6062">
        <w:t>각</w:t>
      </w:r>
      <w:r w:rsidR="00C84756" w:rsidRPr="00FA6062">
        <w:t xml:space="preserve"> </w:t>
      </w:r>
      <w:r w:rsidR="00C84756" w:rsidRPr="00FA6062">
        <w:t>호의</w:t>
      </w:r>
      <w:r w:rsidR="00C84756" w:rsidRPr="00FA6062">
        <w:t xml:space="preserve"> </w:t>
      </w:r>
      <w:r w:rsidR="00C84756" w:rsidRPr="00FA6062">
        <w:t>어느</w:t>
      </w:r>
      <w:r w:rsidR="00C84756" w:rsidRPr="00FA6062">
        <w:t xml:space="preserve"> </w:t>
      </w:r>
      <w:r w:rsidR="00C84756" w:rsidRPr="00FA6062">
        <w:t>하나에</w:t>
      </w:r>
      <w:r w:rsidR="00C84756" w:rsidRPr="00FA6062">
        <w:t xml:space="preserve"> </w:t>
      </w:r>
      <w:r w:rsidR="00C84756" w:rsidRPr="00FA6062">
        <w:t>해당하는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정보의</w:t>
      </w:r>
      <w:r w:rsidR="00C84756" w:rsidRPr="00FA6062">
        <w:t xml:space="preserve"> </w:t>
      </w:r>
      <w:r w:rsidR="00C84756" w:rsidRPr="00FA6062">
        <w:t>공개가</w:t>
      </w:r>
      <w:r w:rsidR="00C84756" w:rsidRPr="00FA6062">
        <w:t xml:space="preserve"> </w:t>
      </w:r>
      <w:r w:rsidR="00C84756" w:rsidRPr="00FA6062">
        <w:t>허용된다</w:t>
      </w:r>
      <w:r w:rsidR="00C84756" w:rsidRPr="00FA6062">
        <w:t xml:space="preserve">. </w:t>
      </w:r>
    </w:p>
    <w:p w14:paraId="5239172F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관련</w:t>
      </w:r>
      <w:r w:rsidRPr="00FA6062">
        <w:t xml:space="preserve"> </w:t>
      </w:r>
      <w:r w:rsidR="00F3566D" w:rsidRPr="00FA6062">
        <w:t>법령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정부기관에</w:t>
      </w:r>
      <w:r w:rsidR="009A2ECD"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공개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이용이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경우</w:t>
      </w:r>
    </w:p>
    <w:p w14:paraId="733B49A7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계약으로부터</w:t>
      </w:r>
      <w:r w:rsidRPr="00FA6062">
        <w:t xml:space="preserve"> </w:t>
      </w:r>
      <w:r w:rsidRPr="00FA6062">
        <w:t>발생된</w:t>
      </w:r>
      <w:r w:rsidRPr="00FA6062">
        <w:t xml:space="preserve"> </w:t>
      </w:r>
      <w:r w:rsidRPr="00FA6062">
        <w:t>사법절차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행정절차에서</w:t>
      </w:r>
      <w:r w:rsidRPr="00FA6062">
        <w:t xml:space="preserve"> </w:t>
      </w:r>
      <w:r w:rsidRPr="00FA6062">
        <w:t>공개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이용이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경우</w:t>
      </w:r>
    </w:p>
    <w:p w14:paraId="4D3CB6D8" w14:textId="559E3132" w:rsidR="006565CF" w:rsidRPr="00FA6062" w:rsidRDefault="006565CF" w:rsidP="006565CF">
      <w:pPr>
        <w:pStyle w:val="41"/>
      </w:pPr>
      <w:r w:rsidRPr="00FA6062">
        <w:t>공개되는</w:t>
      </w:r>
      <w:r w:rsidRPr="00FA6062">
        <w:t xml:space="preserve"> </w:t>
      </w:r>
      <w:r w:rsidRPr="00FA6062">
        <w:t>정보에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당사자와</w:t>
      </w:r>
      <w:r w:rsidRPr="00FA6062">
        <w:t xml:space="preserve"> </w:t>
      </w:r>
      <w:r w:rsidRPr="00FA6062">
        <w:t>마찬가지의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조건으로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r w:rsidRPr="00FA6062">
        <w:t>계열회사</w:t>
      </w:r>
      <w:r w:rsidRPr="00FA6062">
        <w:t xml:space="preserve">, </w:t>
      </w:r>
      <w:r w:rsidRPr="00FA6062">
        <w:t>자문사</w:t>
      </w:r>
      <w:r w:rsidRPr="00FA6062">
        <w:t xml:space="preserve">, </w:t>
      </w:r>
      <w:r w:rsidRPr="00FA6062">
        <w:t>주주</w:t>
      </w:r>
      <w:r w:rsidRPr="00FA6062">
        <w:t xml:space="preserve">, </w:t>
      </w:r>
      <w:r w:rsidRPr="00FA6062">
        <w:t>사원</w:t>
      </w:r>
      <w:r w:rsidRPr="00FA6062">
        <w:t xml:space="preserve">, </w:t>
      </w:r>
      <w:r w:rsidRPr="00FA6062">
        <w:t>출자자</w:t>
      </w:r>
      <w:r w:rsidRPr="00FA6062">
        <w:t xml:space="preserve">, </w:t>
      </w:r>
      <w:r w:rsidRPr="00FA6062">
        <w:t>조합원</w:t>
      </w:r>
      <w:r w:rsidRPr="00FA6062">
        <w:t xml:space="preserve">, </w:t>
      </w:r>
      <w:r w:rsidR="00244385" w:rsidRPr="00FA6062">
        <w:t>공동투자자</w:t>
      </w:r>
      <w:r w:rsidR="00244385" w:rsidRPr="00FA6062">
        <w:t xml:space="preserve">, </w:t>
      </w:r>
      <w:r w:rsidRPr="00FA6062">
        <w:t>인수금융제공자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임직원과</w:t>
      </w:r>
      <w:r w:rsidRPr="00FA6062">
        <w:t xml:space="preserve"> </w:t>
      </w:r>
      <w:r w:rsidRPr="00FA6062">
        <w:t>자문사에게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제공하는</w:t>
      </w:r>
      <w:r w:rsidRPr="00FA6062">
        <w:t xml:space="preserve"> </w:t>
      </w:r>
      <w:r w:rsidRPr="00FA6062">
        <w:t>경우</w:t>
      </w:r>
    </w:p>
    <w:p w14:paraId="2D3F50C4" w14:textId="180225C9" w:rsidR="006565CF" w:rsidRPr="00FA6062" w:rsidRDefault="006565CF" w:rsidP="006565CF">
      <w:pPr>
        <w:pStyle w:val="41"/>
      </w:pPr>
      <w:r w:rsidRPr="00FA6062">
        <w:lastRenderedPageBreak/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공개된</w:t>
      </w:r>
      <w:r w:rsidRPr="00FA6062">
        <w:t xml:space="preserve"> </w:t>
      </w:r>
      <w:r w:rsidRPr="00FA6062">
        <w:t>경우이거나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정보이거나</w:t>
      </w:r>
      <w:r w:rsidRPr="00FA6062">
        <w:t xml:space="preserve">, </w:t>
      </w:r>
      <w:r w:rsidRPr="00FA6062">
        <w:t>비밀유지의무를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자로부터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제공받은</w:t>
      </w:r>
      <w:r w:rsidRPr="00FA6062">
        <w:t xml:space="preserve"> </w:t>
      </w:r>
      <w:r w:rsidRPr="00FA6062">
        <w:t>경우</w:t>
      </w:r>
    </w:p>
    <w:p w14:paraId="710A2FF0" w14:textId="77777777" w:rsidR="006565CF" w:rsidRPr="00FA6062" w:rsidRDefault="006565CF" w:rsidP="006565CF">
      <w:pPr>
        <w:pStyle w:val="41"/>
      </w:pPr>
      <w:r w:rsidRPr="00FA6062">
        <w:t>상대방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동의를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경우</w:t>
      </w:r>
    </w:p>
    <w:p w14:paraId="4A5800B5" w14:textId="7B906D1A" w:rsidR="005D2CDC" w:rsidRPr="00FA6062" w:rsidRDefault="00C84756" w:rsidP="00E6082F">
      <w:pPr>
        <w:pStyle w:val="2f2"/>
        <w:wordWrap w:val="0"/>
        <w:autoSpaceDE w:val="0"/>
        <w:ind w:left="1474"/>
        <w:rPr>
          <w:lang w:val="ko-KR"/>
        </w:rPr>
      </w:pPr>
      <w:r w:rsidRPr="00FA6062">
        <w:t>다만</w:t>
      </w:r>
      <w:r w:rsidRPr="00FA6062">
        <w:t xml:space="preserve">, </w:t>
      </w:r>
      <w:r w:rsidRPr="00FA6062">
        <w:t>위</w:t>
      </w:r>
      <w:r w:rsidRPr="00FA6062">
        <w:t xml:space="preserve"> (i)</w:t>
      </w:r>
      <w:r w:rsidRPr="00FA6062">
        <w:t>호</w:t>
      </w:r>
      <w:r w:rsidRPr="00FA6062">
        <w:t xml:space="preserve"> </w:t>
      </w:r>
      <w:r w:rsidRPr="00FA6062">
        <w:t>또는</w:t>
      </w:r>
      <w:r w:rsidRPr="00FA6062">
        <w:t xml:space="preserve"> (ii)</w:t>
      </w:r>
      <w:r w:rsidRPr="00FA6062">
        <w:t>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공개</w:t>
      </w:r>
      <w:r w:rsidR="006A0599" w:rsidRPr="00FA6062">
        <w:t>하는</w:t>
      </w:r>
      <w:r w:rsidR="006A0599" w:rsidRPr="00FA6062">
        <w:t xml:space="preserve"> </w:t>
      </w:r>
      <w:r w:rsidR="006A0599" w:rsidRPr="00FA6062">
        <w:t>경우</w:t>
      </w:r>
      <w:r w:rsidR="006A0599" w:rsidRPr="00FA6062">
        <w:t xml:space="preserve"> </w:t>
      </w:r>
      <w:r w:rsidR="006A0599" w:rsidRPr="00FA6062">
        <w:t>법령</w:t>
      </w:r>
      <w:r w:rsidR="006A0599" w:rsidRPr="00FA6062">
        <w:t xml:space="preserve"> </w:t>
      </w:r>
      <w:r w:rsidR="006A0599" w:rsidRPr="00FA6062">
        <w:t>등에</w:t>
      </w:r>
      <w:r w:rsidR="006A0599" w:rsidRPr="00FA6062">
        <w:t xml:space="preserve"> </w:t>
      </w:r>
      <w:r w:rsidR="006A0599" w:rsidRPr="00FA6062">
        <w:t>따라</w:t>
      </w:r>
      <w:r w:rsidR="006A0599" w:rsidRPr="00FA6062">
        <w:t xml:space="preserve"> </w:t>
      </w:r>
      <w:r w:rsidR="006A0599" w:rsidRPr="00FA6062">
        <w:t>공개가</w:t>
      </w:r>
      <w:r w:rsidR="006A0599" w:rsidRPr="00FA6062">
        <w:t xml:space="preserve"> </w:t>
      </w:r>
      <w:r w:rsidR="006A0599" w:rsidRPr="00FA6062">
        <w:t>요구되는</w:t>
      </w:r>
      <w:r w:rsidR="006A0599" w:rsidRPr="00FA6062">
        <w:t xml:space="preserve"> </w:t>
      </w:r>
      <w:r w:rsidR="006A0599" w:rsidRPr="00FA6062">
        <w:t>범위</w:t>
      </w:r>
      <w:r w:rsidR="006A0599" w:rsidRPr="00FA6062">
        <w:t xml:space="preserve"> </w:t>
      </w:r>
      <w:r w:rsidR="006A0599" w:rsidRPr="00FA6062">
        <w:t>내에서만</w:t>
      </w:r>
      <w:r w:rsidR="006A0599" w:rsidRPr="00FA6062">
        <w:t xml:space="preserve"> </w:t>
      </w:r>
      <w:r w:rsidR="006A0599" w:rsidRPr="00FA6062">
        <w:t>해당</w:t>
      </w:r>
      <w:r w:rsidR="006A0599" w:rsidRPr="00FA6062">
        <w:t xml:space="preserve"> </w:t>
      </w:r>
      <w:r w:rsidR="006A0599" w:rsidRPr="00FA6062">
        <w:t>정보를</w:t>
      </w:r>
      <w:r w:rsidR="006A0599" w:rsidRPr="00FA6062">
        <w:t xml:space="preserve"> </w:t>
      </w:r>
      <w:r w:rsidR="006A0599" w:rsidRPr="00FA6062">
        <w:t>공개해야</w:t>
      </w:r>
      <w:r w:rsidR="006A0599" w:rsidRPr="00FA6062">
        <w:t xml:space="preserve"> </w:t>
      </w:r>
      <w:r w:rsidR="006A0599" w:rsidRPr="00FA6062">
        <w:t>하며</w:t>
      </w:r>
      <w:r w:rsidR="006A0599" w:rsidRPr="00FA6062">
        <w:t xml:space="preserve">, </w:t>
      </w:r>
      <w:r w:rsidR="006A0599" w:rsidRPr="00FA6062">
        <w:t>이를</w:t>
      </w:r>
      <w:r w:rsidR="006A0599" w:rsidRPr="00FA6062">
        <w:t xml:space="preserve"> </w:t>
      </w:r>
      <w:r w:rsidR="006A0599" w:rsidRPr="00FA6062">
        <w:t>공개하기</w:t>
      </w:r>
      <w:r w:rsidR="006A0599" w:rsidRPr="00FA6062">
        <w:t xml:space="preserve"> </w:t>
      </w:r>
      <w:r w:rsidRPr="00FA6062">
        <w:t>이전에</w:t>
      </w:r>
      <w:r w:rsidRPr="00FA6062">
        <w:t xml:space="preserve"> </w:t>
      </w:r>
      <w:r w:rsidR="006A0599" w:rsidRPr="00FA6062">
        <w:t>관련</w:t>
      </w:r>
      <w:r w:rsidR="006A0599"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rPr>
          <w:lang w:val="ko-KR"/>
        </w:rPr>
        <w:t>상대방</w:t>
      </w:r>
      <w:r w:rsidRPr="00FA6062">
        <w:t xml:space="preserve"> </w:t>
      </w:r>
      <w:r w:rsidRPr="00FA6062">
        <w:t>당사자가</w:t>
      </w:r>
      <w:r w:rsidRPr="00FA6062">
        <w:t xml:space="preserve"> (x) </w:t>
      </w:r>
      <w:r w:rsidRPr="00FA6062">
        <w:t>그</w:t>
      </w:r>
      <w:r w:rsidRPr="00FA6062">
        <w:t xml:space="preserve"> </w:t>
      </w:r>
      <w:r w:rsidRPr="00FA6062">
        <w:t>공개에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이의를</w:t>
      </w:r>
      <w:r w:rsidRPr="00FA6062">
        <w:t xml:space="preserve"> </w:t>
      </w:r>
      <w:r w:rsidRPr="00FA6062">
        <w:t>제기하거나</w:t>
      </w:r>
      <w:r w:rsidRPr="00FA6062">
        <w:t xml:space="preserve">, (y) </w:t>
      </w:r>
      <w:r w:rsidRPr="00FA6062">
        <w:t>공개의</w:t>
      </w:r>
      <w:r w:rsidRPr="00FA6062">
        <w:t xml:space="preserve"> </w:t>
      </w:r>
      <w:r w:rsidRPr="00FA6062">
        <w:t>시기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내용에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협의를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="008B4AF9"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="009A2ECD" w:rsidRPr="00FA6062">
        <w:t>즉시</w:t>
      </w:r>
      <w:r w:rsidR="009A2ECD" w:rsidRPr="00FA6062">
        <w:t xml:space="preserve"> </w:t>
      </w:r>
      <w:r w:rsidRPr="00FA6062">
        <w:t>통지하</w:t>
      </w:r>
      <w:r w:rsidR="006A0599" w:rsidRPr="00FA6062">
        <w:t>고</w:t>
      </w:r>
      <w:r w:rsidR="006A0599" w:rsidRPr="00FA6062">
        <w:t xml:space="preserve"> </w:t>
      </w:r>
      <w:r w:rsidR="006A0599" w:rsidRPr="00FA6062">
        <w:t>그에</w:t>
      </w:r>
      <w:r w:rsidR="006A0599" w:rsidRPr="00FA6062">
        <w:t xml:space="preserve"> </w:t>
      </w:r>
      <w:r w:rsidR="006A0599" w:rsidRPr="00FA6062">
        <w:t>관하여</w:t>
      </w:r>
      <w:r w:rsidR="006A0599" w:rsidRPr="00FA6062">
        <w:t xml:space="preserve"> </w:t>
      </w:r>
      <w:r w:rsidR="006A0599" w:rsidRPr="00FA6062">
        <w:t>협의하여</w:t>
      </w:r>
      <w:r w:rsidRPr="00FA6062">
        <w:t>야</w:t>
      </w:r>
      <w:r w:rsidRPr="00FA6062">
        <w:t xml:space="preserve"> </w:t>
      </w:r>
      <w:r w:rsidR="006A0599" w:rsidRPr="00FA6062">
        <w:t>한다</w:t>
      </w:r>
      <w:r w:rsidR="006A0599" w:rsidRPr="00FA6062">
        <w:t>.</w:t>
      </w:r>
      <w:r w:rsidRPr="00FA6062">
        <w:t xml:space="preserve"> </w:t>
      </w:r>
    </w:p>
    <w:p w14:paraId="237B719B" w14:textId="77777777" w:rsidR="005D2CDC" w:rsidRPr="00FA6062" w:rsidRDefault="00C84756" w:rsidP="00375C1D">
      <w:pPr>
        <w:pStyle w:val="1"/>
        <w:wordWrap w:val="0"/>
        <w:autoSpaceDE w:val="0"/>
      </w:pPr>
      <w:bookmarkStart w:id="1069" w:name="_Toc421816639"/>
      <w:bookmarkStart w:id="1070" w:name="_Toc118882274"/>
      <w:r w:rsidRPr="00FA6062">
        <w:t>기타</w:t>
      </w:r>
      <w:r w:rsidRPr="00FA6062">
        <w:t xml:space="preserve"> </w:t>
      </w:r>
      <w:r w:rsidRPr="00FA6062">
        <w:t>규정</w:t>
      </w:r>
      <w:bookmarkEnd w:id="1069"/>
      <w:bookmarkEnd w:id="1070"/>
    </w:p>
    <w:p w14:paraId="51C2184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완전계약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D95F7E3" w14:textId="18A67A9C" w:rsidR="006565CF" w:rsidRPr="00FA6062" w:rsidRDefault="006565CF" w:rsidP="006565CF">
      <w:pPr>
        <w:pStyle w:val="2f2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>(</w:t>
      </w:r>
      <w:r w:rsidRPr="00FA6062">
        <w:t>별지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별첨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은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t>사이의</w:t>
      </w:r>
      <w:r w:rsidRPr="00FA6062">
        <w:t xml:space="preserve"> </w:t>
      </w:r>
      <w:r w:rsidRPr="00FA6062">
        <w:t>최종적이고</w:t>
      </w:r>
      <w:r w:rsidRPr="00FA6062">
        <w:t xml:space="preserve"> </w:t>
      </w:r>
      <w:r w:rsidRPr="00FA6062">
        <w:t>완전한</w:t>
      </w:r>
      <w:r w:rsidRPr="00FA6062">
        <w:t xml:space="preserve"> </w:t>
      </w:r>
      <w:r w:rsidRPr="00FA6062">
        <w:t>합의를</w:t>
      </w:r>
      <w:r w:rsidRPr="00FA6062">
        <w:t xml:space="preserve"> </w:t>
      </w:r>
      <w:r w:rsidRPr="00FA6062">
        <w:t>구성하며</w:t>
      </w:r>
      <w:r w:rsidRPr="00FA6062">
        <w:t xml:space="preserve">, </w:t>
      </w:r>
      <w:r w:rsidRPr="00FA6062">
        <w:t>이에</w:t>
      </w:r>
      <w:r w:rsidRPr="00FA6062">
        <w:t xml:space="preserve"> </w:t>
      </w:r>
      <w:r w:rsidRPr="00FA6062">
        <w:t>명시된</w:t>
      </w:r>
      <w:r w:rsidRPr="00FA6062">
        <w:t xml:space="preserve"> </w:t>
      </w:r>
      <w:r w:rsidRPr="00FA6062">
        <w:t>사항을</w:t>
      </w:r>
      <w:r w:rsidRPr="00FA6062">
        <w:t xml:space="preserve"> </w:t>
      </w:r>
      <w:r w:rsidRPr="00FA6062">
        <w:t>제외하고는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t>사이에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합의도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체결로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이전의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t>사이의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구두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합의는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상실한다</w:t>
      </w:r>
      <w:r w:rsidRPr="00FA6062">
        <w:t>.</w:t>
      </w:r>
    </w:p>
    <w:p w14:paraId="7E9ED29C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변경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2E02996B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당사자들의</w:t>
      </w:r>
      <w:r w:rsidRPr="00FA6062">
        <w:t xml:space="preserve"> </w:t>
      </w:r>
      <w:r w:rsidRPr="00FA6062">
        <w:t>명시적인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합의에</w:t>
      </w:r>
      <w:r w:rsidRPr="00FA6062">
        <w:t xml:space="preserve"> </w:t>
      </w:r>
      <w:r w:rsidRPr="00FA6062">
        <w:t>의해서만</w:t>
      </w:r>
      <w:r w:rsidRPr="00FA6062">
        <w:t xml:space="preserve"> </w:t>
      </w:r>
      <w:r w:rsidRPr="00FA6062">
        <w:t>수정되거나</w:t>
      </w:r>
      <w:r w:rsidRPr="00FA6062">
        <w:t xml:space="preserve"> </w:t>
      </w:r>
      <w:r w:rsidRPr="00FA6062">
        <w:t>변경될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34C4635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포기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D2375F7" w14:textId="20ACFDBF" w:rsidR="00433687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중</w:t>
      </w:r>
      <w:r w:rsidRPr="00FA6062">
        <w:t xml:space="preserve"> </w:t>
      </w:r>
      <w:r w:rsidR="00F3566D" w:rsidRPr="00FA6062">
        <w:t>법령</w:t>
      </w:r>
      <w:r w:rsidRPr="00FA6062">
        <w:t>상</w:t>
      </w:r>
      <w:r w:rsidRPr="00FA6062">
        <w:t xml:space="preserve"> </w:t>
      </w:r>
      <w:r w:rsidRPr="00FA6062">
        <w:t>포기가</w:t>
      </w:r>
      <w:r w:rsidRPr="00FA6062">
        <w:t xml:space="preserve"> </w:t>
      </w:r>
      <w:r w:rsidRPr="00FA6062">
        <w:t>허용되는</w:t>
      </w:r>
      <w:r w:rsidRPr="00FA6062">
        <w:t xml:space="preserve"> </w:t>
      </w:r>
      <w:r w:rsidRPr="00FA6062">
        <w:t>사항은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가진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포기할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8F2BA2"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당사자를</w:t>
      </w:r>
      <w:r w:rsidRPr="00FA6062">
        <w:t xml:space="preserve"> </w:t>
      </w:r>
      <w:r w:rsidRPr="00FA6062">
        <w:t>대표할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가진</w:t>
      </w:r>
      <w:r w:rsidRPr="00FA6062">
        <w:t xml:space="preserve"> </w:t>
      </w:r>
      <w:r w:rsidRPr="00FA6062">
        <w:t>자가</w:t>
      </w:r>
      <w:r w:rsidRPr="00FA6062">
        <w:t xml:space="preserve"> </w:t>
      </w:r>
      <w:r w:rsidRPr="00FA6062">
        <w:t>서명한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구속력을</w:t>
      </w:r>
      <w:r w:rsidRPr="00FA6062">
        <w:t xml:space="preserve"> </w:t>
      </w:r>
      <w:r w:rsidRPr="00FA6062">
        <w:t>가진다</w:t>
      </w:r>
      <w:r w:rsidRPr="00FA6062">
        <w:t>.</w:t>
      </w:r>
    </w:p>
    <w:p w14:paraId="04716684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부여된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행사하지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경우에도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포기로</w:t>
      </w:r>
      <w:r w:rsidRPr="00FA6062">
        <w:t xml:space="preserve"> </w:t>
      </w:r>
      <w:r w:rsidRPr="00FA6062">
        <w:t>간주되지</w:t>
      </w:r>
      <w:r w:rsidRPr="00FA6062">
        <w:t xml:space="preserve"> </w:t>
      </w:r>
      <w:r w:rsidRPr="00FA6062">
        <w:t>않으며</w:t>
      </w:r>
      <w:r w:rsidRPr="00FA6062">
        <w:t xml:space="preserve">, </w:t>
      </w: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특정</w:t>
      </w:r>
      <w:r w:rsidRPr="00FA6062">
        <w:t xml:space="preserve"> </w:t>
      </w:r>
      <w:r w:rsidRPr="00FA6062">
        <w:t>조항에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포기하는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조항에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포기로</w:t>
      </w:r>
      <w:r w:rsidRPr="00FA6062">
        <w:t xml:space="preserve"> </w:t>
      </w:r>
      <w:r w:rsidRPr="00FA6062">
        <w:t>간주되거나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후의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행사에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주지</w:t>
      </w:r>
      <w:r w:rsidR="00B71981" w:rsidRPr="00FA6062">
        <w:t xml:space="preserve"> </w:t>
      </w:r>
      <w:r w:rsidR="00B71981" w:rsidRPr="00FA6062">
        <w:t>아니한</w:t>
      </w:r>
      <w:r w:rsidR="00711236" w:rsidRPr="00FA6062">
        <w:t>다</w:t>
      </w:r>
      <w:r w:rsidRPr="00FA6062">
        <w:t xml:space="preserve">. </w:t>
      </w:r>
    </w:p>
    <w:p w14:paraId="0D768B1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양도금지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7C24FCA" w14:textId="649CE389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지위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권리</w:t>
      </w:r>
      <w:r w:rsidRPr="00FA6062">
        <w:t>·</w:t>
      </w:r>
      <w:r w:rsidRPr="00FA6062">
        <w:t>의무를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양도하거나</w:t>
      </w:r>
      <w:r w:rsidRPr="00FA6062">
        <w:t xml:space="preserve"> </w:t>
      </w:r>
      <w:r w:rsidRPr="00FA6062">
        <w:t>이전할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매수인은</w:t>
      </w:r>
      <w:r w:rsidRPr="00FA6062">
        <w:t xml:space="preserve"> </w:t>
      </w:r>
      <w:r w:rsidR="00B54BFB" w:rsidRPr="00FA6062">
        <w:t>매도인</w:t>
      </w:r>
      <w:r w:rsidR="006565CF" w:rsidRPr="00FA6062">
        <w:t>들</w:t>
      </w:r>
      <w:r w:rsidRPr="00FA6062">
        <w:t>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통지로써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="00485AD2" w:rsidRPr="00FA6062">
        <w:t>상</w:t>
      </w:r>
      <w:r w:rsidR="00485AD2" w:rsidRPr="00FA6062">
        <w:t xml:space="preserve"> </w:t>
      </w:r>
      <w:r w:rsidR="00485AD2" w:rsidRPr="00FA6062">
        <w:t>지위</w:t>
      </w:r>
      <w:r w:rsidR="00485AD2" w:rsidRPr="00FA6062">
        <w:t xml:space="preserve"> </w:t>
      </w:r>
      <w:r w:rsidR="00485AD2" w:rsidRPr="00FA6062">
        <w:t>또는</w:t>
      </w:r>
      <w:r w:rsidR="00485AD2" w:rsidRPr="00FA6062">
        <w:t xml:space="preserve"> </w:t>
      </w:r>
      <w:r w:rsidR="00485AD2" w:rsidRPr="00FA6062">
        <w:t>본</w:t>
      </w:r>
      <w:r w:rsidR="00485AD2" w:rsidRPr="00FA6062">
        <w:t xml:space="preserve"> </w:t>
      </w:r>
      <w:r w:rsidR="00485AD2" w:rsidRPr="00FA6062">
        <w:t>계약에</w:t>
      </w:r>
      <w:r w:rsidR="00485AD2"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권리</w:t>
      </w:r>
      <w:r w:rsidRPr="00FA6062">
        <w:t>·</w:t>
      </w:r>
      <w:r w:rsidRPr="00FA6062">
        <w:t>의무</w:t>
      </w:r>
      <w:r w:rsidR="00737B29" w:rsidRPr="00FA6062">
        <w:t>의</w:t>
      </w:r>
      <w:r w:rsidR="00737B29" w:rsidRPr="00FA6062">
        <w:t xml:space="preserve"> </w:t>
      </w:r>
      <w:r w:rsidR="00737B29" w:rsidRPr="00FA6062">
        <w:t>전부</w:t>
      </w:r>
      <w:r w:rsidR="00737B29" w:rsidRPr="00FA6062">
        <w:t xml:space="preserve"> </w:t>
      </w:r>
      <w:r w:rsidR="00737B29" w:rsidRPr="00FA6062">
        <w:t>또는</w:t>
      </w:r>
      <w:r w:rsidR="00737B29" w:rsidRPr="00FA6062">
        <w:t xml:space="preserve"> </w:t>
      </w:r>
      <w:r w:rsidR="00737B29" w:rsidRPr="00FA6062">
        <w:t>일부</w:t>
      </w:r>
      <w:r w:rsidRPr="00FA6062">
        <w:t>를</w:t>
      </w:r>
      <w:r w:rsidRPr="00FA6062">
        <w:t xml:space="preserve"> </w:t>
      </w:r>
      <w:r w:rsidR="00D07D5A" w:rsidRPr="00FA6062">
        <w:t>매수인의</w:t>
      </w:r>
      <w:r w:rsidR="00D07D5A" w:rsidRPr="00FA6062">
        <w:t xml:space="preserve"> </w:t>
      </w:r>
      <w:r w:rsidR="00D6051E">
        <w:rPr>
          <w:rFonts w:hint="eastAsia"/>
        </w:rPr>
        <w:t>계열회사</w:t>
      </w:r>
      <w:r w:rsidRPr="00FA6062">
        <w:t>에게</w:t>
      </w:r>
      <w:r w:rsidRPr="00FA6062">
        <w:t xml:space="preserve"> </w:t>
      </w:r>
      <w:r w:rsidRPr="00FA6062">
        <w:t>양도하거나</w:t>
      </w:r>
      <w:r w:rsidRPr="00FA6062">
        <w:t xml:space="preserve"> </w:t>
      </w:r>
      <w:r w:rsidRPr="00FA6062">
        <w:t>이전할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  <w:r w:rsidR="00B26373" w:rsidRPr="00FA6062">
        <w:rPr>
          <w:rStyle w:val="afd"/>
        </w:rPr>
        <w:t xml:space="preserve"> </w:t>
      </w:r>
    </w:p>
    <w:p w14:paraId="147BC3D7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계약에서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당사자들과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="007E055B" w:rsidRPr="00FA6062">
        <w:t>적법한</w:t>
      </w:r>
      <w:r w:rsidR="007E055B" w:rsidRPr="00FA6062">
        <w:t xml:space="preserve"> </w:t>
      </w:r>
      <w:r w:rsidR="007E055B" w:rsidRPr="00FA6062">
        <w:t>양수</w:t>
      </w:r>
      <w:r w:rsidR="0073219C" w:rsidRPr="00FA6062">
        <w:t>인</w:t>
      </w:r>
      <w:r w:rsidRPr="00FA6062">
        <w:t>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해석되지</w:t>
      </w:r>
      <w:r w:rsidRPr="00FA6062">
        <w:t xml:space="preserve"> </w:t>
      </w:r>
      <w:r w:rsidR="00B71981" w:rsidRPr="00FA6062">
        <w:t>아니한</w:t>
      </w:r>
      <w:r w:rsidRPr="00FA6062">
        <w:t>다</w:t>
      </w:r>
      <w:r w:rsidRPr="00FA6062">
        <w:t>.</w:t>
      </w:r>
    </w:p>
    <w:p w14:paraId="6B14BF35" w14:textId="23375983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비용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조세</w:t>
      </w:r>
      <w:r w:rsidRPr="00FA6062">
        <w:rPr>
          <w:rFonts w:ascii="Times New Roman" w:hAnsi="Times New Roman" w:cs="Times New Roman"/>
          <w:u w:val="none"/>
        </w:rPr>
        <w:t>.</w:t>
      </w:r>
      <w:r w:rsidR="00690EE4">
        <w:rPr>
          <w:rFonts w:ascii="Times New Roman" w:hAnsi="Times New Roman" w:cs="Times New Roman" w:hint="eastAsia"/>
          <w:u w:val="none"/>
        </w:rPr>
        <w:t xml:space="preserve"> </w:t>
      </w:r>
    </w:p>
    <w:p w14:paraId="15F845A0" w14:textId="44B0ADE1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거래의</w:t>
      </w:r>
      <w:r w:rsidRPr="00FA6062">
        <w:t xml:space="preserve"> </w:t>
      </w:r>
      <w:r w:rsidRPr="00FA6062">
        <w:t>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비용은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비용을</w:t>
      </w:r>
      <w:r w:rsidRPr="00FA6062">
        <w:t xml:space="preserve"> </w:t>
      </w:r>
      <w:r w:rsidRPr="00FA6062">
        <w:t>발생시킨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부담한다</w:t>
      </w:r>
      <w:r w:rsidRPr="00FA6062">
        <w:t>.</w:t>
      </w:r>
      <w:r w:rsidR="00D94D50">
        <w:rPr>
          <w:rFonts w:hint="eastAsia"/>
        </w:rPr>
        <w:t xml:space="preserve"> </w:t>
      </w:r>
      <w:r w:rsidR="00D94D50" w:rsidRPr="00387F35">
        <w:rPr>
          <w:rFonts w:hint="eastAsia"/>
          <w:highlight w:val="yellow"/>
          <w:rPrChange w:id="1071" w:author="SL Partners" w:date="2025-01-23T12:46:00Z" w16du:dateUtc="2025-01-23T03:46:00Z">
            <w:rPr>
              <w:rFonts w:hint="eastAsia"/>
            </w:rPr>
          </w:rPrChange>
        </w:rPr>
        <w:t>다만</w:t>
      </w:r>
      <w:r w:rsidR="00D94D50" w:rsidRPr="00387F35">
        <w:rPr>
          <w:highlight w:val="yellow"/>
          <w:rPrChange w:id="1072" w:author="SL Partners" w:date="2025-01-23T12:46:00Z" w16du:dateUtc="2025-01-23T03:46:00Z">
            <w:rPr/>
          </w:rPrChange>
        </w:rPr>
        <w:t xml:space="preserve">, </w:t>
      </w:r>
      <w:r w:rsidR="00D94D50" w:rsidRPr="00387F35">
        <w:rPr>
          <w:rFonts w:hint="eastAsia"/>
          <w:highlight w:val="yellow"/>
          <w:rPrChange w:id="1073" w:author="SL Partners" w:date="2025-01-23T12:46:00Z" w16du:dateUtc="2025-01-23T03:46:00Z">
            <w:rPr>
              <w:rFonts w:hint="eastAsia"/>
            </w:rPr>
          </w:rPrChange>
        </w:rPr>
        <w:t>그럼에도</w:t>
      </w:r>
      <w:r w:rsidR="00D94D50" w:rsidRPr="00387F35">
        <w:rPr>
          <w:highlight w:val="yellow"/>
          <w:rPrChange w:id="1074" w:author="SL Partners" w:date="2025-01-23T12:46:00Z" w16du:dateUtc="2025-01-23T03:46:00Z">
            <w:rPr/>
          </w:rPrChange>
        </w:rPr>
        <w:t xml:space="preserve"> </w:t>
      </w:r>
      <w:r w:rsidR="00D94D50" w:rsidRPr="00387F35">
        <w:rPr>
          <w:rFonts w:hint="eastAsia"/>
          <w:highlight w:val="yellow"/>
          <w:rPrChange w:id="1075" w:author="SL Partners" w:date="2025-01-23T12:46:00Z" w16du:dateUtc="2025-01-23T03:46:00Z">
            <w:rPr>
              <w:rFonts w:hint="eastAsia"/>
            </w:rPr>
          </w:rPrChange>
        </w:rPr>
        <w:t>불구하고</w:t>
      </w:r>
      <w:r w:rsidR="00D94D50" w:rsidRPr="00387F35">
        <w:rPr>
          <w:highlight w:val="yellow"/>
          <w:rPrChange w:id="1076" w:author="SL Partners" w:date="2025-01-23T12:46:00Z" w16du:dateUtc="2025-01-23T03:46:00Z">
            <w:rPr/>
          </w:rPrChange>
        </w:rPr>
        <w:t xml:space="preserve"> </w:t>
      </w:r>
      <w:r w:rsidR="00D94D50" w:rsidRPr="00387F35">
        <w:rPr>
          <w:rFonts w:hint="eastAsia"/>
          <w:highlight w:val="yellow"/>
          <w:rPrChange w:id="1077" w:author="SL Partners" w:date="2025-01-23T12:46:00Z" w16du:dateUtc="2025-01-23T03:46:00Z">
            <w:rPr>
              <w:rFonts w:hint="eastAsia"/>
            </w:rPr>
          </w:rPrChange>
        </w:rPr>
        <w:t>매수인이</w:t>
      </w:r>
      <w:r w:rsidR="00D94D50" w:rsidRPr="00387F35">
        <w:rPr>
          <w:highlight w:val="yellow"/>
          <w:rPrChange w:id="107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79" w:author="SL Partners" w:date="2025-01-23T12:46:00Z" w16du:dateUtc="2025-01-23T03:46:00Z">
            <w:rPr>
              <w:rFonts w:hint="eastAsia"/>
            </w:rPr>
          </w:rPrChange>
        </w:rPr>
        <w:t>제</w:t>
      </w:r>
      <w:r w:rsidR="00097544" w:rsidRPr="00387F35">
        <w:rPr>
          <w:highlight w:val="yellow"/>
          <w:rPrChange w:id="1080" w:author="SL Partners" w:date="2025-01-23T12:46:00Z" w16du:dateUtc="2025-01-23T03:46:00Z">
            <w:rPr/>
          </w:rPrChange>
        </w:rPr>
        <w:t>9.2</w:t>
      </w:r>
      <w:r w:rsidR="00097544" w:rsidRPr="00387F35">
        <w:rPr>
          <w:rFonts w:hint="eastAsia"/>
          <w:highlight w:val="yellow"/>
          <w:rPrChange w:id="1081" w:author="SL Partners" w:date="2025-01-23T12:46:00Z" w16du:dateUtc="2025-01-23T03:46:00Z">
            <w:rPr>
              <w:rFonts w:hint="eastAsia"/>
            </w:rPr>
          </w:rPrChange>
        </w:rPr>
        <w:t>조</w:t>
      </w:r>
      <w:r w:rsidR="00097544" w:rsidRPr="00387F35">
        <w:rPr>
          <w:highlight w:val="yellow"/>
          <w:rPrChange w:id="108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83" w:author="SL Partners" w:date="2025-01-23T12:46:00Z" w16du:dateUtc="2025-01-23T03:46:00Z">
            <w:rPr>
              <w:rFonts w:hint="eastAsia"/>
            </w:rPr>
          </w:rPrChange>
        </w:rPr>
        <w:t>제</w:t>
      </w:r>
      <w:r w:rsidR="00097544" w:rsidRPr="00387F35">
        <w:rPr>
          <w:highlight w:val="yellow"/>
          <w:rPrChange w:id="1084" w:author="SL Partners" w:date="2025-01-23T12:46:00Z" w16du:dateUtc="2025-01-23T03:46:00Z">
            <w:rPr/>
          </w:rPrChange>
        </w:rPr>
        <w:t>(1)</w:t>
      </w:r>
      <w:r w:rsidR="00097544" w:rsidRPr="00387F35">
        <w:rPr>
          <w:rFonts w:hint="eastAsia"/>
          <w:highlight w:val="yellow"/>
          <w:rPrChange w:id="1085" w:author="SL Partners" w:date="2025-01-23T12:46:00Z" w16du:dateUtc="2025-01-23T03:46:00Z">
            <w:rPr>
              <w:rFonts w:hint="eastAsia"/>
            </w:rPr>
          </w:rPrChange>
        </w:rPr>
        <w:t>항에</w:t>
      </w:r>
      <w:r w:rsidR="00097544" w:rsidRPr="00387F35">
        <w:rPr>
          <w:highlight w:val="yellow"/>
          <w:rPrChange w:id="108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87" w:author="SL Partners" w:date="2025-01-23T12:46:00Z" w16du:dateUtc="2025-01-23T03:46:00Z">
            <w:rPr>
              <w:rFonts w:hint="eastAsia"/>
            </w:rPr>
          </w:rPrChange>
        </w:rPr>
        <w:t>따라</w:t>
      </w:r>
      <w:r w:rsidR="00097544" w:rsidRPr="00387F35">
        <w:rPr>
          <w:highlight w:val="yellow"/>
          <w:rPrChange w:id="108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89" w:author="SL Partners" w:date="2025-01-23T12:46:00Z" w16du:dateUtc="2025-01-23T03:46:00Z">
            <w:rPr>
              <w:rFonts w:hint="eastAsia"/>
            </w:rPr>
          </w:rPrChange>
        </w:rPr>
        <w:t>본</w:t>
      </w:r>
      <w:r w:rsidR="00097544" w:rsidRPr="00387F35">
        <w:rPr>
          <w:highlight w:val="yellow"/>
          <w:rPrChange w:id="109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91" w:author="SL Partners" w:date="2025-01-23T12:46:00Z" w16du:dateUtc="2025-01-23T03:46:00Z">
            <w:rPr>
              <w:rFonts w:hint="eastAsia"/>
            </w:rPr>
          </w:rPrChange>
        </w:rPr>
        <w:t>계약을</w:t>
      </w:r>
      <w:r w:rsidR="00097544" w:rsidRPr="00387F35">
        <w:rPr>
          <w:highlight w:val="yellow"/>
          <w:rPrChange w:id="109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93" w:author="SL Partners" w:date="2025-01-23T12:46:00Z" w16du:dateUtc="2025-01-23T03:46:00Z">
            <w:rPr>
              <w:rFonts w:hint="eastAsia"/>
            </w:rPr>
          </w:rPrChange>
        </w:rPr>
        <w:t>해제한</w:t>
      </w:r>
      <w:r w:rsidR="00097544" w:rsidRPr="00387F35">
        <w:rPr>
          <w:highlight w:val="yellow"/>
          <w:rPrChange w:id="1094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95" w:author="SL Partners" w:date="2025-01-23T12:46:00Z" w16du:dateUtc="2025-01-23T03:46:00Z">
            <w:rPr>
              <w:rFonts w:hint="eastAsia"/>
            </w:rPr>
          </w:rPrChange>
        </w:rPr>
        <w:t>경우</w:t>
      </w:r>
      <w:r w:rsidR="00097544" w:rsidRPr="00387F35">
        <w:rPr>
          <w:highlight w:val="yellow"/>
          <w:rPrChange w:id="109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97" w:author="SL Partners" w:date="2025-01-23T12:46:00Z" w16du:dateUtc="2025-01-23T03:46:00Z">
            <w:rPr>
              <w:rFonts w:hint="eastAsia"/>
            </w:rPr>
          </w:rPrChange>
        </w:rPr>
        <w:t>매도인들은</w:t>
      </w:r>
      <w:r w:rsidR="00097544" w:rsidRPr="00387F35">
        <w:rPr>
          <w:highlight w:val="yellow"/>
          <w:rPrChange w:id="109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099" w:author="SL Partners" w:date="2025-01-23T12:46:00Z" w16du:dateUtc="2025-01-23T03:46:00Z">
            <w:rPr>
              <w:rFonts w:hint="eastAsia"/>
            </w:rPr>
          </w:rPrChange>
        </w:rPr>
        <w:t>매수인이</w:t>
      </w:r>
      <w:r w:rsidR="00097544" w:rsidRPr="00387F35">
        <w:rPr>
          <w:highlight w:val="yellow"/>
          <w:rPrChange w:id="110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01" w:author="SL Partners" w:date="2025-01-23T12:46:00Z" w16du:dateUtc="2025-01-23T03:46:00Z">
            <w:rPr>
              <w:rFonts w:hint="eastAsia"/>
            </w:rPr>
          </w:rPrChange>
        </w:rPr>
        <w:t>부담하였거나</w:t>
      </w:r>
      <w:r w:rsidR="00097544" w:rsidRPr="00387F35">
        <w:rPr>
          <w:highlight w:val="yellow"/>
          <w:rPrChange w:id="110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03" w:author="SL Partners" w:date="2025-01-23T12:46:00Z" w16du:dateUtc="2025-01-23T03:46:00Z">
            <w:rPr>
              <w:rFonts w:hint="eastAsia"/>
            </w:rPr>
          </w:rPrChange>
        </w:rPr>
        <w:t>지출한</w:t>
      </w:r>
      <w:r w:rsidR="00097544" w:rsidRPr="00387F35">
        <w:rPr>
          <w:highlight w:val="yellow"/>
          <w:rPrChange w:id="1104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05" w:author="SL Partners" w:date="2025-01-23T12:46:00Z" w16du:dateUtc="2025-01-23T03:46:00Z">
            <w:rPr>
              <w:rFonts w:hint="eastAsia"/>
            </w:rPr>
          </w:rPrChange>
        </w:rPr>
        <w:t>비용</w:t>
      </w:r>
      <w:r w:rsidR="00097544" w:rsidRPr="00387F35">
        <w:rPr>
          <w:highlight w:val="yellow"/>
          <w:rPrChange w:id="1106" w:author="SL Partners" w:date="2025-01-23T12:46:00Z" w16du:dateUtc="2025-01-23T03:46:00Z">
            <w:rPr/>
          </w:rPrChange>
        </w:rPr>
        <w:t>(</w:t>
      </w:r>
      <w:r w:rsidR="00097544" w:rsidRPr="00387F35">
        <w:rPr>
          <w:rFonts w:hint="eastAsia"/>
          <w:highlight w:val="yellow"/>
          <w:rPrChange w:id="1107" w:author="SL Partners" w:date="2025-01-23T12:46:00Z" w16du:dateUtc="2025-01-23T03:46:00Z">
            <w:rPr>
              <w:rFonts w:hint="eastAsia"/>
            </w:rPr>
          </w:rPrChange>
        </w:rPr>
        <w:t>재무</w:t>
      </w:r>
      <w:r w:rsidR="00097544" w:rsidRPr="00387F35">
        <w:rPr>
          <w:highlight w:val="yellow"/>
          <w:rPrChange w:id="1108" w:author="SL Partners" w:date="2025-01-23T12:46:00Z" w16du:dateUtc="2025-01-23T03:46:00Z">
            <w:rPr/>
          </w:rPrChange>
        </w:rPr>
        <w:t xml:space="preserve">, </w:t>
      </w:r>
      <w:r w:rsidR="00097544" w:rsidRPr="00387F35">
        <w:rPr>
          <w:rFonts w:hint="eastAsia"/>
          <w:highlight w:val="yellow"/>
          <w:rPrChange w:id="1109" w:author="SL Partners" w:date="2025-01-23T12:46:00Z" w16du:dateUtc="2025-01-23T03:46:00Z">
            <w:rPr>
              <w:rFonts w:hint="eastAsia"/>
            </w:rPr>
          </w:rPrChange>
        </w:rPr>
        <w:t>세무</w:t>
      </w:r>
      <w:r w:rsidR="00097544" w:rsidRPr="00387F35">
        <w:rPr>
          <w:highlight w:val="yellow"/>
          <w:rPrChange w:id="1110" w:author="SL Partners" w:date="2025-01-23T12:46:00Z" w16du:dateUtc="2025-01-23T03:46:00Z">
            <w:rPr/>
          </w:rPrChange>
        </w:rPr>
        <w:t xml:space="preserve">, </w:t>
      </w:r>
      <w:r w:rsidR="00097544" w:rsidRPr="00387F35">
        <w:rPr>
          <w:rFonts w:hint="eastAsia"/>
          <w:highlight w:val="yellow"/>
          <w:rPrChange w:id="1111" w:author="SL Partners" w:date="2025-01-23T12:46:00Z" w16du:dateUtc="2025-01-23T03:46:00Z">
            <w:rPr>
              <w:rFonts w:hint="eastAsia"/>
            </w:rPr>
          </w:rPrChange>
        </w:rPr>
        <w:t>법무</w:t>
      </w:r>
      <w:r w:rsidR="00097544" w:rsidRPr="00387F35">
        <w:rPr>
          <w:highlight w:val="yellow"/>
          <w:rPrChange w:id="111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13" w:author="SL Partners" w:date="2025-01-23T12:46:00Z" w16du:dateUtc="2025-01-23T03:46:00Z">
            <w:rPr>
              <w:rFonts w:hint="eastAsia"/>
            </w:rPr>
          </w:rPrChange>
        </w:rPr>
        <w:t>등</w:t>
      </w:r>
      <w:r w:rsidR="00097544" w:rsidRPr="00387F35">
        <w:rPr>
          <w:highlight w:val="yellow"/>
          <w:rPrChange w:id="1114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15" w:author="SL Partners" w:date="2025-01-23T12:46:00Z" w16du:dateUtc="2025-01-23T03:46:00Z">
            <w:rPr>
              <w:rFonts w:hint="eastAsia"/>
            </w:rPr>
          </w:rPrChange>
        </w:rPr>
        <w:t>일체</w:t>
      </w:r>
      <w:r w:rsidR="00097544" w:rsidRPr="00387F35">
        <w:rPr>
          <w:highlight w:val="yellow"/>
          <w:rPrChange w:id="111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17" w:author="SL Partners" w:date="2025-01-23T12:46:00Z" w16du:dateUtc="2025-01-23T03:46:00Z">
            <w:rPr>
              <w:rFonts w:hint="eastAsia"/>
            </w:rPr>
          </w:rPrChange>
        </w:rPr>
        <w:t>실사비용</w:t>
      </w:r>
      <w:r w:rsidR="00097544" w:rsidRPr="00387F35">
        <w:rPr>
          <w:highlight w:val="yellow"/>
          <w:rPrChange w:id="1118" w:author="SL Partners" w:date="2025-01-23T12:46:00Z" w16du:dateUtc="2025-01-23T03:46:00Z">
            <w:rPr/>
          </w:rPrChange>
        </w:rPr>
        <w:t xml:space="preserve">, </w:t>
      </w:r>
      <w:r w:rsidR="00097544" w:rsidRPr="00387F35">
        <w:rPr>
          <w:rFonts w:hint="eastAsia"/>
          <w:highlight w:val="yellow"/>
          <w:rPrChange w:id="1119" w:author="SL Partners" w:date="2025-01-23T12:46:00Z" w16du:dateUtc="2025-01-23T03:46:00Z">
            <w:rPr>
              <w:rFonts w:hint="eastAsia"/>
            </w:rPr>
          </w:rPrChange>
        </w:rPr>
        <w:t>본</w:t>
      </w:r>
      <w:r w:rsidR="00097544" w:rsidRPr="00387F35">
        <w:rPr>
          <w:highlight w:val="yellow"/>
          <w:rPrChange w:id="112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21" w:author="SL Partners" w:date="2025-01-23T12:46:00Z" w16du:dateUtc="2025-01-23T03:46:00Z">
            <w:rPr>
              <w:rFonts w:hint="eastAsia"/>
            </w:rPr>
          </w:rPrChange>
        </w:rPr>
        <w:t>계약</w:t>
      </w:r>
      <w:r w:rsidR="00097544" w:rsidRPr="00387F35">
        <w:rPr>
          <w:highlight w:val="yellow"/>
          <w:rPrChange w:id="112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23" w:author="SL Partners" w:date="2025-01-23T12:46:00Z" w16du:dateUtc="2025-01-23T03:46:00Z">
            <w:rPr>
              <w:rFonts w:hint="eastAsia"/>
            </w:rPr>
          </w:rPrChange>
        </w:rPr>
        <w:t>및</w:t>
      </w:r>
      <w:r w:rsidR="00097544" w:rsidRPr="00387F35">
        <w:rPr>
          <w:highlight w:val="yellow"/>
          <w:rPrChange w:id="1124" w:author="SL Partners" w:date="2025-01-23T12:46:00Z" w16du:dateUtc="2025-01-23T03:46:00Z">
            <w:rPr/>
          </w:rPrChange>
        </w:rPr>
        <w:t>/</w:t>
      </w:r>
      <w:r w:rsidR="00097544" w:rsidRPr="00387F35">
        <w:rPr>
          <w:rFonts w:hint="eastAsia"/>
          <w:highlight w:val="yellow"/>
          <w:rPrChange w:id="1125" w:author="SL Partners" w:date="2025-01-23T12:46:00Z" w16du:dateUtc="2025-01-23T03:46:00Z">
            <w:rPr>
              <w:rFonts w:hint="eastAsia"/>
            </w:rPr>
          </w:rPrChange>
        </w:rPr>
        <w:t>또는</w:t>
      </w:r>
      <w:r w:rsidR="00097544" w:rsidRPr="00387F35">
        <w:rPr>
          <w:highlight w:val="yellow"/>
          <w:rPrChange w:id="112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27" w:author="SL Partners" w:date="2025-01-23T12:46:00Z" w16du:dateUtc="2025-01-23T03:46:00Z">
            <w:rPr>
              <w:rFonts w:hint="eastAsia"/>
            </w:rPr>
          </w:rPrChange>
        </w:rPr>
        <w:t>관련</w:t>
      </w:r>
      <w:r w:rsidR="00097544" w:rsidRPr="00387F35">
        <w:rPr>
          <w:highlight w:val="yellow"/>
          <w:rPrChange w:id="112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29" w:author="SL Partners" w:date="2025-01-23T12:46:00Z" w16du:dateUtc="2025-01-23T03:46:00Z">
            <w:rPr>
              <w:rFonts w:hint="eastAsia"/>
            </w:rPr>
          </w:rPrChange>
        </w:rPr>
        <w:t>서류</w:t>
      </w:r>
      <w:r w:rsidR="00097544" w:rsidRPr="00387F35">
        <w:rPr>
          <w:highlight w:val="yellow"/>
          <w:rPrChange w:id="113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31" w:author="SL Partners" w:date="2025-01-23T12:46:00Z" w16du:dateUtc="2025-01-23T03:46:00Z">
            <w:rPr>
              <w:rFonts w:hint="eastAsia"/>
            </w:rPr>
          </w:rPrChange>
        </w:rPr>
        <w:t>작성비용</w:t>
      </w:r>
      <w:r w:rsidR="00097544" w:rsidRPr="00387F35">
        <w:rPr>
          <w:highlight w:val="yellow"/>
          <w:rPrChange w:id="1132" w:author="SL Partners" w:date="2025-01-23T12:46:00Z" w16du:dateUtc="2025-01-23T03:46:00Z">
            <w:rPr/>
          </w:rPrChange>
        </w:rPr>
        <w:t xml:space="preserve">, </w:t>
      </w:r>
      <w:r w:rsidR="00097544" w:rsidRPr="00387F35">
        <w:rPr>
          <w:rFonts w:hint="eastAsia"/>
          <w:highlight w:val="yellow"/>
          <w:rPrChange w:id="1133" w:author="SL Partners" w:date="2025-01-23T12:46:00Z" w16du:dateUtc="2025-01-23T03:46:00Z">
            <w:rPr>
              <w:rFonts w:hint="eastAsia"/>
            </w:rPr>
          </w:rPrChange>
        </w:rPr>
        <w:t>자문비용</w:t>
      </w:r>
      <w:r w:rsidR="00097544" w:rsidRPr="00387F35">
        <w:rPr>
          <w:highlight w:val="yellow"/>
          <w:rPrChange w:id="1134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35" w:author="SL Partners" w:date="2025-01-23T12:46:00Z" w16du:dateUtc="2025-01-23T03:46:00Z">
            <w:rPr>
              <w:rFonts w:hint="eastAsia"/>
            </w:rPr>
          </w:rPrChange>
        </w:rPr>
        <w:t>등을</w:t>
      </w:r>
      <w:r w:rsidR="00097544" w:rsidRPr="00387F35">
        <w:rPr>
          <w:highlight w:val="yellow"/>
          <w:rPrChange w:id="113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37" w:author="SL Partners" w:date="2025-01-23T12:46:00Z" w16du:dateUtc="2025-01-23T03:46:00Z">
            <w:rPr>
              <w:rFonts w:hint="eastAsia"/>
            </w:rPr>
          </w:rPrChange>
        </w:rPr>
        <w:t>포함하되</w:t>
      </w:r>
      <w:r w:rsidR="00097544" w:rsidRPr="00387F35">
        <w:rPr>
          <w:highlight w:val="yellow"/>
          <w:rPrChange w:id="113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39" w:author="SL Partners" w:date="2025-01-23T12:46:00Z" w16du:dateUtc="2025-01-23T03:46:00Z">
            <w:rPr>
              <w:rFonts w:hint="eastAsia"/>
            </w:rPr>
          </w:rPrChange>
        </w:rPr>
        <w:t>이에</w:t>
      </w:r>
      <w:r w:rsidR="00097544" w:rsidRPr="00387F35">
        <w:rPr>
          <w:highlight w:val="yellow"/>
          <w:rPrChange w:id="114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41" w:author="SL Partners" w:date="2025-01-23T12:46:00Z" w16du:dateUtc="2025-01-23T03:46:00Z">
            <w:rPr>
              <w:rFonts w:hint="eastAsia"/>
            </w:rPr>
          </w:rPrChange>
        </w:rPr>
        <w:t>한하지</w:t>
      </w:r>
      <w:r w:rsidR="00097544" w:rsidRPr="00387F35">
        <w:rPr>
          <w:highlight w:val="yellow"/>
          <w:rPrChange w:id="114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43" w:author="SL Partners" w:date="2025-01-23T12:46:00Z" w16du:dateUtc="2025-01-23T03:46:00Z">
            <w:rPr>
              <w:rFonts w:hint="eastAsia"/>
            </w:rPr>
          </w:rPrChange>
        </w:rPr>
        <w:t>아니함</w:t>
      </w:r>
      <w:r w:rsidR="00097544" w:rsidRPr="00387F35">
        <w:rPr>
          <w:highlight w:val="yellow"/>
          <w:rPrChange w:id="1144" w:author="SL Partners" w:date="2025-01-23T12:46:00Z" w16du:dateUtc="2025-01-23T03:46:00Z">
            <w:rPr/>
          </w:rPrChange>
        </w:rPr>
        <w:t>)</w:t>
      </w:r>
      <w:r w:rsidR="00097544" w:rsidRPr="00387F35">
        <w:rPr>
          <w:rFonts w:hint="eastAsia"/>
          <w:highlight w:val="yellow"/>
          <w:rPrChange w:id="1145" w:author="SL Partners" w:date="2025-01-23T12:46:00Z" w16du:dateUtc="2025-01-23T03:46:00Z">
            <w:rPr>
              <w:rFonts w:hint="eastAsia"/>
            </w:rPr>
          </w:rPrChange>
        </w:rPr>
        <w:t>에</w:t>
      </w:r>
      <w:r w:rsidR="00097544" w:rsidRPr="00387F35">
        <w:rPr>
          <w:highlight w:val="yellow"/>
          <w:rPrChange w:id="1146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47" w:author="SL Partners" w:date="2025-01-23T12:46:00Z" w16du:dateUtc="2025-01-23T03:46:00Z">
            <w:rPr>
              <w:rFonts w:hint="eastAsia"/>
            </w:rPr>
          </w:rPrChange>
        </w:rPr>
        <w:t>상응하는</w:t>
      </w:r>
      <w:r w:rsidR="00097544" w:rsidRPr="00387F35">
        <w:rPr>
          <w:highlight w:val="yellow"/>
          <w:rPrChange w:id="1148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49" w:author="SL Partners" w:date="2025-01-23T12:46:00Z" w16du:dateUtc="2025-01-23T03:46:00Z">
            <w:rPr>
              <w:rFonts w:hint="eastAsia"/>
            </w:rPr>
          </w:rPrChange>
        </w:rPr>
        <w:t>금액을</w:t>
      </w:r>
      <w:r w:rsidR="00097544" w:rsidRPr="00387F35">
        <w:rPr>
          <w:highlight w:val="yellow"/>
          <w:rPrChange w:id="1150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51" w:author="SL Partners" w:date="2025-01-23T12:46:00Z" w16du:dateUtc="2025-01-23T03:46:00Z">
            <w:rPr>
              <w:rFonts w:hint="eastAsia"/>
            </w:rPr>
          </w:rPrChange>
        </w:rPr>
        <w:t>매수인에게</w:t>
      </w:r>
      <w:r w:rsidR="00097544" w:rsidRPr="00387F35">
        <w:rPr>
          <w:highlight w:val="yellow"/>
          <w:rPrChange w:id="1152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53" w:author="SL Partners" w:date="2025-01-23T12:46:00Z" w16du:dateUtc="2025-01-23T03:46:00Z">
            <w:rPr>
              <w:rFonts w:hint="eastAsia"/>
            </w:rPr>
          </w:rPrChange>
        </w:rPr>
        <w:t>지급하여야</w:t>
      </w:r>
      <w:r w:rsidR="00097544" w:rsidRPr="00387F35">
        <w:rPr>
          <w:highlight w:val="yellow"/>
          <w:rPrChange w:id="1154" w:author="SL Partners" w:date="2025-01-23T12:46:00Z" w16du:dateUtc="2025-01-23T03:46:00Z">
            <w:rPr/>
          </w:rPrChange>
        </w:rPr>
        <w:t xml:space="preserve"> </w:t>
      </w:r>
      <w:r w:rsidR="00097544" w:rsidRPr="00387F35">
        <w:rPr>
          <w:rFonts w:hint="eastAsia"/>
          <w:highlight w:val="yellow"/>
          <w:rPrChange w:id="1155" w:author="SL Partners" w:date="2025-01-23T12:46:00Z" w16du:dateUtc="2025-01-23T03:46:00Z">
            <w:rPr>
              <w:rFonts w:hint="eastAsia"/>
            </w:rPr>
          </w:rPrChange>
        </w:rPr>
        <w:t>한다</w:t>
      </w:r>
      <w:r w:rsidR="00097544">
        <w:rPr>
          <w:rFonts w:hint="eastAsia"/>
        </w:rPr>
        <w:t>.</w:t>
      </w:r>
    </w:p>
    <w:p w14:paraId="7093B7DB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="00F3566D" w:rsidRPr="00FA6062">
        <w:t>법령</w:t>
      </w:r>
      <w:r w:rsidRPr="00FA6062">
        <w:t>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bookmarkStart w:id="1156" w:name="_Hlk96715628"/>
      <w:r w:rsidR="00062B47" w:rsidRPr="00FA6062">
        <w:t>자신이</w:t>
      </w:r>
      <w:r w:rsidR="00062B47" w:rsidRPr="00FA6062">
        <w:t xml:space="preserve"> </w:t>
      </w:r>
      <w:r w:rsidR="00062B47" w:rsidRPr="00FA6062">
        <w:t>신고</w:t>
      </w:r>
      <w:r w:rsidR="00062B47" w:rsidRPr="00FA6062">
        <w:t xml:space="preserve"> </w:t>
      </w:r>
      <w:r w:rsidR="00062B47" w:rsidRPr="00FA6062">
        <w:t>또는</w:t>
      </w:r>
      <w:r w:rsidR="00062B47" w:rsidRPr="00FA6062">
        <w:t xml:space="preserve"> </w:t>
      </w:r>
      <w:r w:rsidR="00062B47" w:rsidRPr="00FA6062">
        <w:t>납부하여야</w:t>
      </w:r>
      <w:r w:rsidR="00062B47" w:rsidRPr="00FA6062">
        <w:t xml:space="preserve"> </w:t>
      </w:r>
      <w:r w:rsidR="00062B47" w:rsidRPr="00FA6062">
        <w:t>하거나</w:t>
      </w:r>
      <w:r w:rsidR="00062B47" w:rsidRPr="00FA6062">
        <w:t xml:space="preserve">, </w:t>
      </w:r>
      <w:bookmarkEnd w:id="1156"/>
      <w:r w:rsidRPr="00FA6062">
        <w:t>자신에게</w:t>
      </w:r>
      <w:r w:rsidRPr="00FA6062">
        <w:t xml:space="preserve"> </w:t>
      </w:r>
      <w:r w:rsidRPr="00FA6062">
        <w:t>부과되는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납부할</w:t>
      </w:r>
      <w:r w:rsidRPr="00FA6062">
        <w:t xml:space="preserve"> </w:t>
      </w:r>
      <w:r w:rsidRPr="00FA6062">
        <w:t>책임을</w:t>
      </w:r>
      <w:r w:rsidRPr="00FA6062">
        <w:t xml:space="preserve"> </w:t>
      </w:r>
      <w:r w:rsidRPr="00FA6062">
        <w:t>부담한다</w:t>
      </w:r>
      <w:r w:rsidRPr="00FA6062">
        <w:t>.</w:t>
      </w:r>
    </w:p>
    <w:p w14:paraId="6E013741" w14:textId="0636444E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지급되는</w:t>
      </w:r>
      <w:r w:rsidRPr="00FA6062">
        <w:t xml:space="preserve"> </w:t>
      </w:r>
      <w:r w:rsidRPr="00FA6062">
        <w:t>금액에는</w:t>
      </w:r>
      <w:r w:rsidRPr="00FA6062">
        <w:t xml:space="preserve"> </w:t>
      </w:r>
      <w:r w:rsidR="00737B29" w:rsidRPr="00FA6062">
        <w:t>관련</w:t>
      </w:r>
      <w:r w:rsidR="00737B29" w:rsidRPr="00FA6062">
        <w:t xml:space="preserve"> </w:t>
      </w:r>
      <w:r w:rsidR="005E6197" w:rsidRPr="00FA6062">
        <w:t>법령상</w:t>
      </w:r>
      <w:r w:rsidR="005E6197" w:rsidRPr="00FA6062">
        <w:t xml:space="preserve"> </w:t>
      </w:r>
      <w:r w:rsidR="005E6197" w:rsidRPr="00FA6062">
        <w:t>요구되는</w:t>
      </w:r>
      <w:r w:rsidR="005E6197" w:rsidRPr="00FA6062">
        <w:t xml:space="preserve"> </w:t>
      </w:r>
      <w:r w:rsidR="005E6197" w:rsidRPr="00FA6062">
        <w:t>사항</w:t>
      </w:r>
      <w:r w:rsidR="005E6197" w:rsidRPr="00FA6062">
        <w:t xml:space="preserve"> </w:t>
      </w:r>
      <w:r w:rsidR="005E6197" w:rsidRPr="00FA6062">
        <w:t>이외에</w:t>
      </w:r>
      <w:r w:rsidR="005E6197"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공제나</w:t>
      </w:r>
      <w:r w:rsidRPr="00FA6062">
        <w:t xml:space="preserve"> </w:t>
      </w:r>
      <w:r w:rsidRPr="00FA6062">
        <w:t>원천징수</w:t>
      </w:r>
      <w:r w:rsidRPr="00FA6062">
        <w:t xml:space="preserve"> </w:t>
      </w:r>
      <w:r w:rsidRPr="00FA6062">
        <w:t>등도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않는다</w:t>
      </w:r>
      <w:bookmarkStart w:id="1157" w:name="_DV_M228"/>
      <w:bookmarkStart w:id="1158" w:name="_DV_M231"/>
      <w:bookmarkEnd w:id="1157"/>
      <w:bookmarkEnd w:id="1158"/>
      <w:r w:rsidRPr="00FA6062">
        <w:t>.</w:t>
      </w:r>
    </w:p>
    <w:p w14:paraId="365A0916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통지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09CD8CE" w14:textId="691EACD6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통지와</w:t>
      </w:r>
      <w:r w:rsidRPr="00FA6062">
        <w:t xml:space="preserve"> </w:t>
      </w:r>
      <w:r w:rsidRPr="00FA6062">
        <w:t>연락은</w:t>
      </w:r>
      <w:r w:rsidRPr="00FA6062">
        <w:t xml:space="preserve"> (i) </w:t>
      </w:r>
      <w:r w:rsidRPr="00FA6062">
        <w:t>서면으로</w:t>
      </w:r>
      <w:r w:rsidRPr="00FA6062">
        <w:t xml:space="preserve"> </w:t>
      </w:r>
      <w:r w:rsidRPr="00FA6062">
        <w:t>하여야</w:t>
      </w:r>
      <w:r w:rsidRPr="00FA6062">
        <w:t xml:space="preserve"> </w:t>
      </w:r>
      <w:r w:rsidRPr="00FA6062">
        <w:t>하며</w:t>
      </w:r>
      <w:r w:rsidRPr="00FA6062">
        <w:t xml:space="preserve">, (ii) </w:t>
      </w:r>
      <w:r w:rsidRPr="00FA6062">
        <w:t>다음</w:t>
      </w:r>
      <w:r w:rsidRPr="00FA6062">
        <w:t xml:space="preserve"> </w:t>
      </w:r>
      <w:r w:rsidRPr="00FA6062">
        <w:t>연락처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통지하여</w:t>
      </w:r>
      <w:r w:rsidRPr="00FA6062">
        <w:t xml:space="preserve"> </w:t>
      </w:r>
      <w:r w:rsidRPr="00FA6062">
        <w:t>변경한</w:t>
      </w:r>
      <w:r w:rsidRPr="00FA6062">
        <w:t xml:space="preserve"> </w:t>
      </w:r>
      <w:r w:rsidRPr="00FA6062">
        <w:t>연락처로</w:t>
      </w:r>
      <w:r w:rsidRPr="00FA6062">
        <w:t xml:space="preserve"> </w:t>
      </w:r>
      <w:r w:rsidRPr="00FA6062">
        <w:t>인편</w:t>
      </w:r>
      <w:r w:rsidRPr="00FA6062">
        <w:t xml:space="preserve">, </w:t>
      </w:r>
      <w:r w:rsidRPr="00FA6062">
        <w:t>이메일</w:t>
      </w:r>
      <w:r w:rsidRPr="00FA6062">
        <w:t xml:space="preserve">(E-mail), </w:t>
      </w:r>
      <w:r w:rsidRPr="00FA6062">
        <w:t>등기우편</w:t>
      </w:r>
      <w:r w:rsidRPr="00FA6062">
        <w:t xml:space="preserve">, </w:t>
      </w:r>
      <w:r w:rsidRPr="00FA6062">
        <w:t>배달증명우편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국제적</w:t>
      </w:r>
      <w:r w:rsidRPr="00FA6062">
        <w:t xml:space="preserve"> </w:t>
      </w:r>
      <w:r w:rsidRPr="00FA6062">
        <w:t>인지도가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상업서류</w:t>
      </w:r>
      <w:r w:rsidRPr="00FA6062">
        <w:t xml:space="preserve"> </w:t>
      </w:r>
      <w:r w:rsidRPr="00FA6062">
        <w:t>송달회사를</w:t>
      </w:r>
      <w:r w:rsidRPr="00FA6062">
        <w:t xml:space="preserve"> </w:t>
      </w:r>
      <w:r w:rsidRPr="00FA6062">
        <w:t>통해</w:t>
      </w:r>
      <w:r w:rsidRPr="00FA6062">
        <w:t xml:space="preserve"> </w:t>
      </w:r>
      <w:r w:rsidRPr="00FA6062">
        <w:t>이루어져야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8F591E">
        <w:rPr>
          <w:rFonts w:hint="eastAsia"/>
        </w:rPr>
        <w:t xml:space="preserve"> </w:t>
      </w:r>
      <w:r w:rsidRPr="00FA6062">
        <w:t>이</w:t>
      </w:r>
      <w:r w:rsidR="008C306F">
        <w:rPr>
          <w:rFonts w:hint="eastAsia"/>
        </w:rPr>
        <w:t xml:space="preserve"> </w:t>
      </w:r>
      <w:r w:rsidRPr="00FA6062">
        <w:t>때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매도인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대표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중</w:t>
      </w:r>
      <w:r w:rsidR="008C306F">
        <w:rPr>
          <w:rFonts w:hint="eastAsia"/>
        </w:rPr>
        <w:t xml:space="preserve"> 1</w:t>
      </w:r>
      <w:r w:rsidR="008C306F">
        <w:rPr>
          <w:rFonts w:hint="eastAsia"/>
        </w:rPr>
        <w:t>인에게</w:t>
      </w:r>
      <w:r w:rsidR="008C306F">
        <w:rPr>
          <w:rFonts w:hint="eastAsia"/>
        </w:rPr>
        <w:t xml:space="preserve"> </w:t>
      </w:r>
      <w:r w:rsidRPr="00FA6062">
        <w:t>통지한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매도인들</w:t>
      </w:r>
      <w:r w:rsidRPr="00FA6062">
        <w:t xml:space="preserve"> </w:t>
      </w:r>
      <w:r w:rsidRPr="00FA6062">
        <w:t>전원에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통지가</w:t>
      </w:r>
      <w:r w:rsidRPr="00FA6062">
        <w:t xml:space="preserve"> </w:t>
      </w:r>
      <w:r w:rsidRPr="00FA6062">
        <w:t>이루어진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보고</w:t>
      </w:r>
      <w:r w:rsidRPr="00FA6062">
        <w:t xml:space="preserve">, </w:t>
      </w:r>
      <w:r w:rsidRPr="00FA6062">
        <w:t>매도인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대표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중</w:t>
      </w:r>
      <w:r w:rsidR="008C306F">
        <w:rPr>
          <w:rFonts w:hint="eastAsia"/>
        </w:rPr>
        <w:t xml:space="preserve"> 1</w:t>
      </w:r>
      <w:r w:rsidR="008C306F">
        <w:rPr>
          <w:rFonts w:hint="eastAsia"/>
        </w:rPr>
        <w:t>인</w:t>
      </w:r>
      <w:r w:rsidR="00CB3C9C" w:rsidRPr="00FA6062">
        <w:t>이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통지한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매도인들</w:t>
      </w:r>
      <w:r w:rsidRPr="00FA6062">
        <w:t xml:space="preserve"> </w:t>
      </w:r>
      <w:r w:rsidRPr="00FA6062">
        <w:t>전원이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본다</w:t>
      </w:r>
      <w:r w:rsidRPr="00FA6062">
        <w:t>.</w:t>
      </w:r>
    </w:p>
    <w:p w14:paraId="31208796" w14:textId="45625CC5" w:rsidR="005D2CDC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매도인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대표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박민규</w:t>
      </w:r>
      <w:r w:rsidRPr="00FA6062">
        <w:rPr>
          <w:rFonts w:eastAsia="바탕"/>
          <w:u w:val="single"/>
        </w:rPr>
        <w:t>에</w:t>
      </w:r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47FE6254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050F0C62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lastRenderedPageBreak/>
        <w:t>이메일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2D5AB33D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0B9B0860" w14:textId="77777777" w:rsidR="002A0A76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</w:p>
    <w:p w14:paraId="78A79367" w14:textId="7426BF6C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매도인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대표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박용진</w:t>
      </w:r>
      <w:r w:rsidRPr="00FA6062">
        <w:rPr>
          <w:rFonts w:eastAsia="바탕"/>
          <w:u w:val="single"/>
        </w:rPr>
        <w:t>에</w:t>
      </w:r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4FCEC191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>: [*]</w:t>
      </w:r>
    </w:p>
    <w:p w14:paraId="49E4A7EC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이메일</w:t>
      </w:r>
      <w:r w:rsidRPr="00FA6062">
        <w:rPr>
          <w:rFonts w:eastAsia="바탕"/>
        </w:rPr>
        <w:t>: [*]</w:t>
      </w:r>
    </w:p>
    <w:p w14:paraId="640AF72D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>: [*]</w:t>
      </w:r>
    </w:p>
    <w:p w14:paraId="42148613" w14:textId="77777777" w:rsidR="00CB3C9C" w:rsidRPr="00FA6062" w:rsidRDefault="00CB3C9C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</w:p>
    <w:p w14:paraId="559CFCDA" w14:textId="352E08CE" w:rsidR="005D2CDC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매수인에</w:t>
      </w:r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029D16F5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5F866DB9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이메일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432C3F4E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13856FCD" w14:textId="77777777" w:rsidR="002E52F5" w:rsidRPr="00FA6062" w:rsidRDefault="002E52F5" w:rsidP="007844B1">
      <w:pPr>
        <w:pStyle w:val="31"/>
      </w:pPr>
      <w:r w:rsidRPr="00FA6062">
        <w:t>통지는</w:t>
      </w:r>
      <w:r w:rsidRPr="00FA6062">
        <w:t xml:space="preserve"> </w:t>
      </w:r>
      <w:r w:rsidRPr="00FA6062">
        <w:t>수령</w:t>
      </w:r>
      <w:r w:rsidRPr="00FA6062">
        <w:t xml:space="preserve"> </w:t>
      </w:r>
      <w:r w:rsidRPr="00FA6062">
        <w:t>즉시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가지며</w:t>
      </w:r>
      <w:r w:rsidRPr="00FA6062">
        <w:t xml:space="preserve">,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경우에</w:t>
      </w:r>
      <w:r w:rsidRPr="00FA6062">
        <w:t xml:space="preserve"> </w:t>
      </w:r>
      <w:r w:rsidRPr="00FA6062">
        <w:t>수령된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간주된다</w:t>
      </w:r>
      <w:r w:rsidRPr="00FA6062">
        <w:t xml:space="preserve">.  </w:t>
      </w:r>
    </w:p>
    <w:p w14:paraId="011EC47F" w14:textId="77777777" w:rsidR="002E52F5" w:rsidRPr="00FA6062" w:rsidRDefault="002E52F5" w:rsidP="00375C1D">
      <w:pPr>
        <w:pStyle w:val="41"/>
        <w:wordWrap w:val="0"/>
        <w:autoSpaceDE w:val="0"/>
      </w:pPr>
      <w:r w:rsidRPr="00FA6062">
        <w:t>등기우편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배달증명우편의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="002606C7" w:rsidRPr="00FA6062">
        <w:t>도달일</w:t>
      </w:r>
    </w:p>
    <w:p w14:paraId="1464F862" w14:textId="24D720BB" w:rsidR="002E52F5" w:rsidRPr="00FA6062" w:rsidRDefault="002E52F5" w:rsidP="00375C1D">
      <w:pPr>
        <w:pStyle w:val="41"/>
        <w:wordWrap w:val="0"/>
        <w:autoSpaceDE w:val="0"/>
      </w:pPr>
      <w:r w:rsidRPr="00FA6062">
        <w:t>이메일의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="00737B29" w:rsidRPr="00FA6062">
        <w:t>수령자</w:t>
      </w:r>
      <w:r w:rsidR="00962312" w:rsidRPr="00FA6062">
        <w:t>가</w:t>
      </w:r>
      <w:r w:rsidR="00737B29" w:rsidRPr="00FA6062">
        <w:t xml:space="preserve"> </w:t>
      </w:r>
      <w:r w:rsidR="00737B29" w:rsidRPr="00FA6062">
        <w:t>수신</w:t>
      </w:r>
      <w:r w:rsidR="00962312" w:rsidRPr="00FA6062">
        <w:t>한</w:t>
      </w:r>
      <w:r w:rsidR="00737B29" w:rsidRPr="00FA6062">
        <w:t xml:space="preserve"> </w:t>
      </w:r>
      <w:r w:rsidR="00737B29" w:rsidRPr="00FA6062">
        <w:t>때</w:t>
      </w:r>
    </w:p>
    <w:p w14:paraId="00997C95" w14:textId="77777777" w:rsidR="002E52F5" w:rsidRPr="00FA6062" w:rsidRDefault="002E52F5" w:rsidP="00375C1D">
      <w:pPr>
        <w:pStyle w:val="41"/>
        <w:wordWrap w:val="0"/>
        <w:autoSpaceDE w:val="0"/>
      </w:pPr>
      <w:r w:rsidRPr="00FA6062">
        <w:t>인편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상업서류</w:t>
      </w:r>
      <w:r w:rsidRPr="00FA6062">
        <w:t xml:space="preserve"> </w:t>
      </w:r>
      <w:r w:rsidRPr="00FA6062">
        <w:t>송달회사에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전달된</w:t>
      </w:r>
      <w:r w:rsidRPr="00FA6062">
        <w:t xml:space="preserve"> </w:t>
      </w:r>
      <w:r w:rsidRPr="00FA6062">
        <w:t>때</w:t>
      </w:r>
    </w:p>
    <w:p w14:paraId="1B4D08DB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가분성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5597589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rPr>
          <w:lang w:val="ko-KR"/>
        </w:rPr>
        <w:t>본</w:t>
      </w:r>
      <w:r w:rsidRPr="00FA6062">
        <w:t xml:space="preserve"> </w:t>
      </w:r>
      <w:r w:rsidRPr="00FA6062">
        <w:rPr>
          <w:lang w:val="ko-KR"/>
        </w:rPr>
        <w:t>계약의</w:t>
      </w:r>
      <w:r w:rsidRPr="00FA6062">
        <w:t xml:space="preserve"> </w:t>
      </w:r>
      <w:r w:rsidRPr="00FA6062">
        <w:rPr>
          <w:lang w:val="ko-KR"/>
        </w:rPr>
        <w:t>어느</w:t>
      </w:r>
      <w:r w:rsidRPr="00FA6062">
        <w:t xml:space="preserve"> </w:t>
      </w:r>
      <w:r w:rsidRPr="00FA6062">
        <w:rPr>
          <w:lang w:val="ko-KR"/>
        </w:rPr>
        <w:t>규정</w:t>
      </w:r>
      <w:r w:rsidRPr="00FA6062">
        <w:t>(</w:t>
      </w:r>
      <w:r w:rsidRPr="00FA6062">
        <w:rPr>
          <w:lang w:val="ko-KR"/>
        </w:rPr>
        <w:t>문장</w:t>
      </w:r>
      <w:r w:rsidRPr="00FA6062">
        <w:t xml:space="preserve">, </w:t>
      </w:r>
      <w:r w:rsidRPr="00FA6062">
        <w:rPr>
          <w:lang w:val="ko-KR"/>
        </w:rPr>
        <w:t>문구</w:t>
      </w:r>
      <w:r w:rsidRPr="00FA6062">
        <w:t xml:space="preserve"> </w:t>
      </w:r>
      <w:r w:rsidRPr="00FA6062">
        <w:rPr>
          <w:lang w:val="ko-KR"/>
        </w:rPr>
        <w:t>또는</w:t>
      </w:r>
      <w:r w:rsidRPr="00FA6062">
        <w:t xml:space="preserve"> </w:t>
      </w:r>
      <w:r w:rsidRPr="00FA6062">
        <w:rPr>
          <w:lang w:val="ko-KR"/>
        </w:rPr>
        <w:t>그</w:t>
      </w:r>
      <w:r w:rsidRPr="00FA6062">
        <w:t xml:space="preserve"> </w:t>
      </w:r>
      <w:r w:rsidRPr="00FA6062">
        <w:t>일부를</w:t>
      </w:r>
      <w:r w:rsidRPr="00FA6062">
        <w:t xml:space="preserve"> </w:t>
      </w:r>
      <w:r w:rsidRPr="00FA6062">
        <w:rPr>
          <w:lang w:val="ko-KR"/>
        </w:rPr>
        <w:t>포함</w:t>
      </w:r>
      <w:r w:rsidRPr="00FA6062">
        <w:t>)</w:t>
      </w:r>
      <w:r w:rsidRPr="00FA6062">
        <w:rPr>
          <w:lang w:val="ko-KR"/>
        </w:rPr>
        <w:t>이</w:t>
      </w:r>
      <w:r w:rsidRPr="00FA6062">
        <w:t xml:space="preserve"> </w:t>
      </w:r>
      <w:r w:rsidRPr="00FA6062">
        <w:rPr>
          <w:lang w:val="ko-KR"/>
        </w:rPr>
        <w:t>무효이거나</w:t>
      </w:r>
      <w:r w:rsidRPr="00FA6062">
        <w:t xml:space="preserve"> </w:t>
      </w:r>
      <w:r w:rsidRPr="00FA6062">
        <w:rPr>
          <w:lang w:val="ko-KR"/>
        </w:rPr>
        <w:t>집행이</w:t>
      </w:r>
      <w:r w:rsidRPr="00FA6062">
        <w:t xml:space="preserve"> </w:t>
      </w:r>
      <w:r w:rsidRPr="00FA6062">
        <w:rPr>
          <w:lang w:val="ko-KR"/>
        </w:rPr>
        <w:t>불가능하게</w:t>
      </w:r>
      <w:r w:rsidRPr="00FA6062">
        <w:t xml:space="preserve"> </w:t>
      </w:r>
      <w:r w:rsidRPr="00FA6062">
        <w:rPr>
          <w:lang w:val="ko-KR"/>
        </w:rPr>
        <w:t>되는</w:t>
      </w:r>
      <w:r w:rsidRPr="00FA6062">
        <w:t xml:space="preserve"> </w:t>
      </w:r>
      <w:r w:rsidRPr="00FA6062">
        <w:rPr>
          <w:lang w:val="ko-KR"/>
        </w:rPr>
        <w:t>경우에도</w:t>
      </w:r>
      <w:r w:rsidRPr="00FA6062">
        <w:t xml:space="preserve"> </w:t>
      </w:r>
      <w:r w:rsidRPr="00FA6062">
        <w:rPr>
          <w:lang w:val="ko-KR"/>
        </w:rPr>
        <w:t>다른</w:t>
      </w:r>
      <w:r w:rsidRPr="00FA6062">
        <w:t xml:space="preserve"> </w:t>
      </w:r>
      <w:r w:rsidRPr="00FA6062">
        <w:rPr>
          <w:lang w:val="ko-KR"/>
        </w:rPr>
        <w:t>규정의</w:t>
      </w:r>
      <w:r w:rsidRPr="00FA6062">
        <w:t xml:space="preserve"> </w:t>
      </w:r>
      <w:r w:rsidRPr="00FA6062">
        <w:rPr>
          <w:lang w:val="ko-KR"/>
        </w:rPr>
        <w:t>효력</w:t>
      </w:r>
      <w:r w:rsidRPr="00FA6062">
        <w:t xml:space="preserve"> </w:t>
      </w:r>
      <w:r w:rsidRPr="00FA6062">
        <w:rPr>
          <w:lang w:val="ko-KR"/>
        </w:rPr>
        <w:t>또는</w:t>
      </w:r>
      <w:r w:rsidRPr="00FA6062">
        <w:t xml:space="preserve"> </w:t>
      </w:r>
      <w:r w:rsidRPr="00FA6062">
        <w:rPr>
          <w:lang w:val="ko-KR"/>
        </w:rPr>
        <w:t>집행가능성에</w:t>
      </w:r>
      <w:r w:rsidRPr="00FA6062">
        <w:t xml:space="preserve"> </w:t>
      </w:r>
      <w:r w:rsidRPr="00FA6062">
        <w:rPr>
          <w:lang w:val="ko-KR"/>
        </w:rPr>
        <w:t>영향을</w:t>
      </w:r>
      <w:r w:rsidRPr="00FA6062">
        <w:t xml:space="preserve"> </w:t>
      </w:r>
      <w:r w:rsidRPr="00FA6062">
        <w:rPr>
          <w:lang w:val="ko-KR"/>
        </w:rPr>
        <w:t>주지</w:t>
      </w:r>
      <w:r w:rsidRPr="00FA6062">
        <w:t xml:space="preserve"> </w:t>
      </w:r>
      <w:r w:rsidRPr="00FA6062">
        <w:rPr>
          <w:lang w:val="ko-KR"/>
        </w:rPr>
        <w:t>아니하며</w:t>
      </w:r>
      <w:r w:rsidRPr="00FA6062">
        <w:t xml:space="preserve">, </w:t>
      </w:r>
      <w:r w:rsidRPr="00FA6062">
        <w:rPr>
          <w:lang w:val="ko-KR"/>
        </w:rPr>
        <w:t>무효</w:t>
      </w:r>
      <w:r w:rsidRPr="00FA6062">
        <w:rPr>
          <w:lang w:val="ko-KR"/>
        </w:rPr>
        <w:t xml:space="preserve">, </w:t>
      </w:r>
      <w:r w:rsidRPr="00FA6062">
        <w:rPr>
          <w:lang w:val="ko-KR"/>
        </w:rPr>
        <w:t>위법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기타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집행</w:t>
      </w:r>
      <w:r w:rsidRPr="00FA6062">
        <w:rPr>
          <w:lang w:val="ko-KR"/>
        </w:rPr>
        <w:t xml:space="preserve"> </w:t>
      </w:r>
      <w:r w:rsidRPr="00FA6062">
        <w:t>불가능한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규정들은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당사자들이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별도의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조치를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취하지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않는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경우에도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그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조항의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원래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내용과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취지에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가능한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근접하면서도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무효</w:t>
      </w:r>
      <w:r w:rsidRPr="00FA6062">
        <w:rPr>
          <w:lang w:val="ko-KR"/>
        </w:rPr>
        <w:t xml:space="preserve">, </w:t>
      </w:r>
      <w:r w:rsidRPr="00FA6062">
        <w:rPr>
          <w:lang w:val="ko-KR"/>
        </w:rPr>
        <w:t>위법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기타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집행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불가능하지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않은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내용으로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대체된다</w:t>
      </w:r>
      <w:r w:rsidRPr="00FA6062">
        <w:rPr>
          <w:lang w:val="ko-KR"/>
        </w:rPr>
        <w:t>.</w:t>
      </w:r>
      <w:r w:rsidRPr="00FA6062">
        <w:t xml:space="preserve"> </w:t>
      </w:r>
    </w:p>
    <w:p w14:paraId="03FF10C5" w14:textId="38EF6CC6" w:rsidR="00A056E4" w:rsidRPr="00FA6062" w:rsidRDefault="00A056E4" w:rsidP="007844B1">
      <w:pPr>
        <w:pStyle w:val="20"/>
        <w:rPr>
          <w:rFonts w:ascii="Times New Roman" w:hAnsi="Times New Roman" w:cs="Times New Roman"/>
        </w:rPr>
      </w:pPr>
      <w:bookmarkStart w:id="1159" w:name="_Toc526962704"/>
      <w:r w:rsidRPr="00FA6062">
        <w:rPr>
          <w:rFonts w:ascii="Times New Roman" w:hAnsi="Times New Roman" w:cs="Times New Roman"/>
        </w:rPr>
        <w:t>제</w:t>
      </w:r>
      <w:r w:rsidRPr="00FA6062">
        <w:rPr>
          <w:rFonts w:ascii="Times New Roman" w:hAnsi="Times New Roman" w:cs="Times New Roman"/>
        </w:rPr>
        <w:t>3</w:t>
      </w:r>
      <w:r w:rsidRPr="00FA6062">
        <w:rPr>
          <w:rFonts w:ascii="Times New Roman" w:hAnsi="Times New Roman" w:cs="Times New Roman"/>
        </w:rPr>
        <w:t>수익자의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부존재</w:t>
      </w:r>
      <w:bookmarkEnd w:id="1159"/>
      <w:r w:rsidR="00D57D59" w:rsidRPr="00FA6062">
        <w:rPr>
          <w:rFonts w:ascii="Times New Roman" w:hAnsi="Times New Roman" w:cs="Times New Roman"/>
        </w:rPr>
        <w:t>.</w:t>
      </w:r>
    </w:p>
    <w:p w14:paraId="6B32FCC0" w14:textId="52369C03" w:rsidR="00A056E4" w:rsidRPr="00FA6062" w:rsidRDefault="00A056E4" w:rsidP="00375C1D">
      <w:pPr>
        <w:pStyle w:val="2f2"/>
        <w:wordWrap w:val="0"/>
        <w:autoSpaceDE w:val="0"/>
        <w:rPr>
          <w:lang w:val="ko-KR"/>
        </w:rPr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당사자들을</w:t>
      </w:r>
      <w:r w:rsidRPr="00FA6062">
        <w:t xml:space="preserve"> </w:t>
      </w:r>
      <w:r w:rsidRPr="00FA6062">
        <w:t>구속하며</w:t>
      </w:r>
      <w:r w:rsidRPr="00FA6062">
        <w:t xml:space="preserve"> </w:t>
      </w:r>
      <w:r w:rsidRPr="00FA6062">
        <w:t>이들을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가진다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명시적으로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사항도</w:t>
      </w:r>
      <w:r w:rsidRPr="00FA6062">
        <w:t xml:space="preserve"> </w:t>
      </w:r>
      <w:r w:rsidRPr="00FA6062">
        <w:t>당사자들을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구제수단을</w:t>
      </w:r>
      <w:r w:rsidRPr="00FA6062">
        <w:t xml:space="preserve"> </w:t>
      </w:r>
      <w:r w:rsidRPr="00FA6062">
        <w:t>부여하거나</w:t>
      </w:r>
      <w:r w:rsidRPr="00FA6062">
        <w:t xml:space="preserve"> </w:t>
      </w:r>
      <w:r w:rsidRPr="00FA6062">
        <w:t>어떤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발생시키지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03CE715E" w14:textId="77777777" w:rsidR="006565CF" w:rsidRPr="00FA6062" w:rsidRDefault="006565CF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lastRenderedPageBreak/>
        <w:t>복본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전자적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전송</w:t>
      </w:r>
      <w:r w:rsidRPr="00FA6062">
        <w:rPr>
          <w:rFonts w:ascii="Times New Roman" w:hAnsi="Times New Roman" w:cs="Times New Roman"/>
          <w:u w:val="none"/>
        </w:rPr>
        <w:t>.</w:t>
      </w:r>
    </w:p>
    <w:p w14:paraId="21DFD700" w14:textId="77777777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수개의</w:t>
      </w:r>
      <w:r w:rsidRPr="00FA6062">
        <w:t xml:space="preserve"> </w:t>
      </w:r>
      <w:r w:rsidRPr="00FA6062">
        <w:t>복본으로</w:t>
      </w:r>
      <w:r w:rsidRPr="00FA6062">
        <w:t xml:space="preserve"> </w:t>
      </w:r>
      <w:r w:rsidRPr="00FA6062">
        <w:t>체결되며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복본은</w:t>
      </w:r>
      <w:r w:rsidRPr="00FA6062">
        <w:t xml:space="preserve"> </w:t>
      </w:r>
      <w:r w:rsidRPr="00FA6062">
        <w:t>원본으로</w:t>
      </w:r>
      <w:r w:rsidRPr="00FA6062">
        <w:t xml:space="preserve"> </w:t>
      </w:r>
      <w:r w:rsidRPr="00FA6062">
        <w:t>간주된다</w:t>
      </w:r>
      <w:r w:rsidRPr="00FA6062">
        <w:t xml:space="preserve">. </w:t>
      </w:r>
    </w:p>
    <w:p w14:paraId="2347E927" w14:textId="345B748E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전자우편</w:t>
      </w:r>
      <w:r w:rsidRPr="00FA6062">
        <w:t>(e-mail)</w:t>
      </w:r>
      <w:r w:rsidRPr="00FA6062">
        <w:t>을</w:t>
      </w:r>
      <w:r w:rsidRPr="00FA6062">
        <w:t xml:space="preserve"> </w:t>
      </w:r>
      <w:r w:rsidRPr="00FA6062">
        <w:t>포함하여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기명날인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서명한</w:t>
      </w:r>
      <w:r w:rsidRPr="00FA6062">
        <w:t xml:space="preserve"> </w:t>
      </w:r>
      <w:r w:rsidRPr="00FA6062">
        <w:t>기명날인</w:t>
      </w:r>
      <w:r w:rsidRPr="00FA6062">
        <w:t>/</w:t>
      </w:r>
      <w:r w:rsidRPr="00FA6062">
        <w:t>서명란을</w:t>
      </w:r>
      <w:r w:rsidRPr="00FA6062">
        <w:t xml:space="preserve"> </w:t>
      </w:r>
      <w:r w:rsidRPr="00FA6062">
        <w:t>전자적으로</w:t>
      </w:r>
      <w:r w:rsidRPr="00FA6062">
        <w:t xml:space="preserve"> </w:t>
      </w:r>
      <w:r w:rsidRPr="00FA6062">
        <w:t>전송하는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서로</w:t>
      </w:r>
      <w:r w:rsidRPr="00FA6062">
        <w:t xml:space="preserve"> </w:t>
      </w:r>
      <w:r w:rsidRPr="00FA6062">
        <w:t>교환함으로써</w:t>
      </w:r>
      <w:r w:rsidRPr="00FA6062">
        <w:t xml:space="preserve"> </w:t>
      </w:r>
      <w:r w:rsidRPr="00FA6062">
        <w:t>체결될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항에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전자적</w:t>
      </w:r>
      <w:r w:rsidRPr="00FA6062">
        <w:t xml:space="preserve"> </w:t>
      </w:r>
      <w:r w:rsidRPr="00FA6062">
        <w:t>전송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교환된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기명날인</w:t>
      </w:r>
      <w:r w:rsidRPr="00FA6062">
        <w:t>/</w:t>
      </w:r>
      <w:r w:rsidRPr="00FA6062">
        <w:t>서명란은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목적상</w:t>
      </w:r>
      <w:r w:rsidRPr="00FA6062">
        <w:t xml:space="preserve"> </w:t>
      </w:r>
      <w:r w:rsidRPr="00FA6062">
        <w:t>원본으로</w:t>
      </w:r>
      <w:r w:rsidRPr="00FA6062">
        <w:t xml:space="preserve"> </w:t>
      </w:r>
      <w:r w:rsidRPr="00FA6062">
        <w:t>간주된다</w:t>
      </w:r>
      <w:r w:rsidRPr="00FA6062">
        <w:t>.</w:t>
      </w:r>
    </w:p>
    <w:p w14:paraId="28705F4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준거법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분쟁해결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A04F917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준거법은</w:t>
      </w:r>
      <w:r w:rsidRPr="00FA6062">
        <w:t xml:space="preserve"> </w:t>
      </w:r>
      <w:r w:rsidRPr="00FA6062">
        <w:t>대한민국</w:t>
      </w:r>
      <w:r w:rsidRPr="00FA6062">
        <w:t xml:space="preserve"> </w:t>
      </w:r>
      <w:r w:rsidRPr="00FA6062">
        <w:t>법률로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2BD4EBAE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분쟁의</w:t>
      </w:r>
      <w:r w:rsidRPr="00FA6062">
        <w:t xml:space="preserve"> </w:t>
      </w:r>
      <w:r w:rsidRPr="00FA6062">
        <w:t>해결은</w:t>
      </w:r>
      <w:r w:rsidRPr="00FA6062">
        <w:t xml:space="preserve"> </w:t>
      </w:r>
      <w:r w:rsidRPr="00FA6062">
        <w:t>서울중앙지방법원을</w:t>
      </w:r>
      <w:r w:rsidRPr="00FA6062">
        <w:t xml:space="preserve"> 1</w:t>
      </w:r>
      <w:r w:rsidRPr="00FA6062">
        <w:t>심의</w:t>
      </w:r>
      <w:r w:rsidRPr="00FA6062">
        <w:t xml:space="preserve"> </w:t>
      </w:r>
      <w:r w:rsidRPr="00FA6062">
        <w:t>전속적</w:t>
      </w:r>
      <w:r w:rsidRPr="00FA6062">
        <w:t xml:space="preserve"> </w:t>
      </w:r>
      <w:r w:rsidRPr="00FA6062">
        <w:t>관할법원으로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소송절차에</w:t>
      </w:r>
      <w:r w:rsidRPr="00FA6062">
        <w:t xml:space="preserve"> </w:t>
      </w:r>
      <w:r w:rsidRPr="00FA6062">
        <w:t>의한다</w:t>
      </w:r>
      <w:r w:rsidRPr="00FA6062">
        <w:t>.</w:t>
      </w:r>
    </w:p>
    <w:p w14:paraId="226243A9" w14:textId="582D28E8" w:rsidR="005D2CDC" w:rsidRPr="00FA6062" w:rsidRDefault="00C84756" w:rsidP="00375C1D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위반은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회복할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손해를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있음을</w:t>
      </w:r>
      <w:r w:rsidRPr="00FA6062">
        <w:t xml:space="preserve"> </w:t>
      </w:r>
      <w:r w:rsidRPr="00FA6062">
        <w:t>인정하며</w:t>
      </w:r>
      <w:r w:rsidRPr="00FA6062">
        <w:t xml:space="preserve">, </w:t>
      </w:r>
      <w:r w:rsidRPr="00FA6062">
        <w:t>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상대방의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위반이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관할</w:t>
      </w:r>
      <w:r w:rsidRPr="00FA6062">
        <w:t xml:space="preserve"> </w:t>
      </w:r>
      <w:r w:rsidRPr="00FA6062">
        <w:t>법원에</w:t>
      </w:r>
      <w:r w:rsidRPr="00FA6062">
        <w:t xml:space="preserve"> </w:t>
      </w:r>
      <w:r w:rsidRPr="00FA6062">
        <w:t>가압류</w:t>
      </w:r>
      <w:r w:rsidRPr="00FA6062">
        <w:t xml:space="preserve">, </w:t>
      </w:r>
      <w:r w:rsidRPr="00FA6062">
        <w:t>가처분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방지하고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이행을</w:t>
      </w:r>
      <w:r w:rsidRPr="00FA6062">
        <w:t xml:space="preserve"> </w:t>
      </w:r>
      <w:r w:rsidRPr="00FA6062">
        <w:t>강제하기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적절한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청구할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가진다</w:t>
      </w:r>
      <w:r w:rsidRPr="00FA6062">
        <w:t>.</w:t>
      </w:r>
    </w:p>
    <w:p w14:paraId="6E56E515" w14:textId="1C439ACA" w:rsidR="006565CF" w:rsidRPr="00FA6062" w:rsidRDefault="007225F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매도인들의</w:t>
      </w:r>
      <w:r>
        <w:rPr>
          <w:rFonts w:ascii="Times New Roman" w:hAnsi="Times New Roman" w:cs="Times New Roman" w:hint="eastAsia"/>
        </w:rPr>
        <w:t xml:space="preserve"> </w:t>
      </w:r>
      <w:r w:rsidR="006565CF" w:rsidRPr="00FA6062">
        <w:rPr>
          <w:rFonts w:ascii="Times New Roman" w:hAnsi="Times New Roman" w:cs="Times New Roman"/>
        </w:rPr>
        <w:t>연대책임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권한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수여</w:t>
      </w:r>
      <w:r w:rsidR="006565CF" w:rsidRPr="00FA6062">
        <w:rPr>
          <w:rFonts w:ascii="Times New Roman" w:hAnsi="Times New Roman" w:cs="Times New Roman"/>
          <w:u w:val="none"/>
        </w:rPr>
        <w:t>.</w:t>
      </w:r>
    </w:p>
    <w:p w14:paraId="1CE569E3" w14:textId="7FD01E22" w:rsidR="006565CF" w:rsidRPr="00FA6062" w:rsidRDefault="006565CF" w:rsidP="003226D7">
      <w:pPr>
        <w:pStyle w:val="2f2"/>
        <w:wordWrap w:val="0"/>
        <w:autoSpaceDE w:val="0"/>
      </w:pPr>
      <w:r w:rsidRPr="00053564">
        <w:rPr>
          <w:rFonts w:hint="eastAsia"/>
          <w:highlight w:val="yellow"/>
          <w:rPrChange w:id="1160" w:author="SL Partners" w:date="2025-01-22T22:36:00Z" w16du:dateUtc="2025-01-22T13:36:00Z">
            <w:rPr>
              <w:rFonts w:hint="eastAsia"/>
            </w:rPr>
          </w:rPrChange>
        </w:rPr>
        <w:t>매도인</w:t>
      </w:r>
      <w:r w:rsidR="008C5D0B" w:rsidRPr="00053564">
        <w:rPr>
          <w:rFonts w:hint="eastAsia"/>
          <w:highlight w:val="yellow"/>
          <w:rPrChange w:id="1161" w:author="SL Partners" w:date="2025-01-22T22:36:00Z" w16du:dateUtc="2025-01-22T13:36:00Z">
            <w:rPr>
              <w:rFonts w:hint="eastAsia"/>
            </w:rPr>
          </w:rPrChange>
        </w:rPr>
        <w:t>들은</w:t>
      </w:r>
      <w:r w:rsidR="00CB3C9C" w:rsidRPr="00053564">
        <w:rPr>
          <w:highlight w:val="yellow"/>
          <w:rPrChange w:id="1162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63" w:author="SL Partners" w:date="2025-01-22T22:36:00Z" w16du:dateUtc="2025-01-22T13:36:00Z">
            <w:rPr>
              <w:rFonts w:hint="eastAsia"/>
            </w:rPr>
          </w:rPrChange>
        </w:rPr>
        <w:t>매도인들의</w:t>
      </w:r>
      <w:r w:rsidRPr="00053564">
        <w:rPr>
          <w:highlight w:val="yellow"/>
          <w:rPrChange w:id="1164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65" w:author="SL Partners" w:date="2025-01-22T22:36:00Z" w16du:dateUtc="2025-01-22T13:36:00Z">
            <w:rPr>
              <w:rFonts w:hint="eastAsia"/>
            </w:rPr>
          </w:rPrChange>
        </w:rPr>
        <w:t>본</w:t>
      </w:r>
      <w:r w:rsidRPr="00053564">
        <w:rPr>
          <w:highlight w:val="yellow"/>
          <w:rPrChange w:id="1166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67" w:author="SL Partners" w:date="2025-01-22T22:36:00Z" w16du:dateUtc="2025-01-22T13:36:00Z">
            <w:rPr>
              <w:rFonts w:hint="eastAsia"/>
            </w:rPr>
          </w:rPrChange>
        </w:rPr>
        <w:t>계약상</w:t>
      </w:r>
      <w:r w:rsidRPr="00053564">
        <w:rPr>
          <w:highlight w:val="yellow"/>
          <w:rPrChange w:id="1168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69" w:author="SL Partners" w:date="2025-01-22T22:36:00Z" w16du:dateUtc="2025-01-22T13:36:00Z">
            <w:rPr>
              <w:rFonts w:hint="eastAsia"/>
            </w:rPr>
          </w:rPrChange>
        </w:rPr>
        <w:t>진술</w:t>
      </w:r>
      <w:r w:rsidRPr="00053564">
        <w:rPr>
          <w:highlight w:val="yellow"/>
          <w:rPrChange w:id="1170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71" w:author="SL Partners" w:date="2025-01-22T22:36:00Z" w16du:dateUtc="2025-01-22T13:36:00Z">
            <w:rPr>
              <w:rFonts w:hint="eastAsia"/>
            </w:rPr>
          </w:rPrChange>
        </w:rPr>
        <w:t>및</w:t>
      </w:r>
      <w:r w:rsidRPr="00053564">
        <w:rPr>
          <w:highlight w:val="yellow"/>
          <w:rPrChange w:id="1172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73" w:author="SL Partners" w:date="2025-01-22T22:36:00Z" w16du:dateUtc="2025-01-22T13:36:00Z">
            <w:rPr>
              <w:rFonts w:hint="eastAsia"/>
            </w:rPr>
          </w:rPrChange>
        </w:rPr>
        <w:t>보장</w:t>
      </w:r>
      <w:r w:rsidRPr="00053564">
        <w:rPr>
          <w:highlight w:val="yellow"/>
          <w:rPrChange w:id="1174" w:author="SL Partners" w:date="2025-01-22T22:36:00Z" w16du:dateUtc="2025-01-22T13:36:00Z">
            <w:rPr/>
          </w:rPrChange>
        </w:rPr>
        <w:t xml:space="preserve">, </w:t>
      </w:r>
      <w:r w:rsidRPr="00053564">
        <w:rPr>
          <w:rFonts w:hint="eastAsia"/>
          <w:highlight w:val="yellow"/>
          <w:rPrChange w:id="1175" w:author="SL Partners" w:date="2025-01-22T22:36:00Z" w16du:dateUtc="2025-01-22T13:36:00Z">
            <w:rPr>
              <w:rFonts w:hint="eastAsia"/>
            </w:rPr>
          </w:rPrChange>
        </w:rPr>
        <w:t>확약</w:t>
      </w:r>
      <w:r w:rsidRPr="00053564">
        <w:rPr>
          <w:highlight w:val="yellow"/>
          <w:rPrChange w:id="1176" w:author="SL Partners" w:date="2025-01-22T22:36:00Z" w16du:dateUtc="2025-01-22T13:36:00Z">
            <w:rPr/>
          </w:rPrChange>
        </w:rPr>
        <w:t xml:space="preserve">, </w:t>
      </w:r>
      <w:r w:rsidRPr="00053564">
        <w:rPr>
          <w:rFonts w:hint="eastAsia"/>
          <w:highlight w:val="yellow"/>
          <w:rPrChange w:id="1177" w:author="SL Partners" w:date="2025-01-22T22:36:00Z" w16du:dateUtc="2025-01-22T13:36:00Z">
            <w:rPr>
              <w:rFonts w:hint="eastAsia"/>
            </w:rPr>
          </w:rPrChange>
        </w:rPr>
        <w:t>기타</w:t>
      </w:r>
      <w:r w:rsidRPr="00053564">
        <w:rPr>
          <w:highlight w:val="yellow"/>
          <w:rPrChange w:id="1178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79" w:author="SL Partners" w:date="2025-01-22T22:36:00Z" w16du:dateUtc="2025-01-22T13:36:00Z">
            <w:rPr>
              <w:rFonts w:hint="eastAsia"/>
            </w:rPr>
          </w:rPrChange>
        </w:rPr>
        <w:t>의무</w:t>
      </w:r>
      <w:r w:rsidRPr="00053564">
        <w:rPr>
          <w:highlight w:val="yellow"/>
          <w:rPrChange w:id="1180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81" w:author="SL Partners" w:date="2025-01-22T22:36:00Z" w16du:dateUtc="2025-01-22T13:36:00Z">
            <w:rPr>
              <w:rFonts w:hint="eastAsia"/>
            </w:rPr>
          </w:rPrChange>
        </w:rPr>
        <w:t>및</w:t>
      </w:r>
      <w:r w:rsidRPr="00053564">
        <w:rPr>
          <w:highlight w:val="yellow"/>
          <w:rPrChange w:id="1182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83" w:author="SL Partners" w:date="2025-01-22T22:36:00Z" w16du:dateUtc="2025-01-22T13:36:00Z">
            <w:rPr>
              <w:rFonts w:hint="eastAsia"/>
            </w:rPr>
          </w:rPrChange>
        </w:rPr>
        <w:t>그</w:t>
      </w:r>
      <w:r w:rsidRPr="00053564">
        <w:rPr>
          <w:highlight w:val="yellow"/>
          <w:rPrChange w:id="1184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85" w:author="SL Partners" w:date="2025-01-22T22:36:00Z" w16du:dateUtc="2025-01-22T13:36:00Z">
            <w:rPr>
              <w:rFonts w:hint="eastAsia"/>
            </w:rPr>
          </w:rPrChange>
        </w:rPr>
        <w:t>위반에</w:t>
      </w:r>
      <w:r w:rsidRPr="00053564">
        <w:rPr>
          <w:highlight w:val="yellow"/>
          <w:rPrChange w:id="1186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87" w:author="SL Partners" w:date="2025-01-22T22:36:00Z" w16du:dateUtc="2025-01-22T13:36:00Z">
            <w:rPr>
              <w:rFonts w:hint="eastAsia"/>
            </w:rPr>
          </w:rPrChange>
        </w:rPr>
        <w:t>따른</w:t>
      </w:r>
      <w:r w:rsidRPr="00053564">
        <w:rPr>
          <w:highlight w:val="yellow"/>
          <w:rPrChange w:id="1188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89" w:author="SL Partners" w:date="2025-01-22T22:36:00Z" w16du:dateUtc="2025-01-22T13:36:00Z">
            <w:rPr>
              <w:rFonts w:hint="eastAsia"/>
            </w:rPr>
          </w:rPrChange>
        </w:rPr>
        <w:t>손해배상과</w:t>
      </w:r>
      <w:r w:rsidRPr="00053564">
        <w:rPr>
          <w:highlight w:val="yellow"/>
          <w:rPrChange w:id="1190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91" w:author="SL Partners" w:date="2025-01-22T22:36:00Z" w16du:dateUtc="2025-01-22T13:36:00Z">
            <w:rPr>
              <w:rFonts w:hint="eastAsia"/>
            </w:rPr>
          </w:rPrChange>
        </w:rPr>
        <w:t>관련하여</w:t>
      </w:r>
      <w:r w:rsidRPr="00053564">
        <w:rPr>
          <w:highlight w:val="yellow"/>
          <w:rPrChange w:id="1192" w:author="SL Partners" w:date="2025-01-22T22:36:00Z" w16du:dateUtc="2025-01-22T13:36:00Z">
            <w:rPr/>
          </w:rPrChange>
        </w:rPr>
        <w:t xml:space="preserve"> </w:t>
      </w:r>
      <w:r w:rsidR="00E77C4E" w:rsidRPr="00053564">
        <w:rPr>
          <w:rFonts w:hint="eastAsia"/>
          <w:highlight w:val="yellow"/>
          <w:rPrChange w:id="1193" w:author="SL Partners" w:date="2025-01-22T22:36:00Z" w16du:dateUtc="2025-01-22T13:36:00Z">
            <w:rPr>
              <w:rFonts w:hint="eastAsia"/>
            </w:rPr>
          </w:rPrChange>
        </w:rPr>
        <w:t>매수인에게</w:t>
      </w:r>
      <w:r w:rsidR="00E77C4E" w:rsidRPr="00053564">
        <w:rPr>
          <w:highlight w:val="yellow"/>
          <w:rPrChange w:id="1194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95" w:author="SL Partners" w:date="2025-01-22T22:36:00Z" w16du:dateUtc="2025-01-22T13:36:00Z">
            <w:rPr>
              <w:rFonts w:hint="eastAsia"/>
            </w:rPr>
          </w:rPrChange>
        </w:rPr>
        <w:t>연대하여</w:t>
      </w:r>
      <w:r w:rsidRPr="00053564">
        <w:rPr>
          <w:highlight w:val="yellow"/>
          <w:rPrChange w:id="1196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97" w:author="SL Partners" w:date="2025-01-22T22:36:00Z" w16du:dateUtc="2025-01-22T13:36:00Z">
            <w:rPr>
              <w:rFonts w:hint="eastAsia"/>
            </w:rPr>
          </w:rPrChange>
        </w:rPr>
        <w:t>책임을</w:t>
      </w:r>
      <w:r w:rsidRPr="00053564">
        <w:rPr>
          <w:highlight w:val="yellow"/>
          <w:rPrChange w:id="1198" w:author="SL Partners" w:date="2025-01-22T22:36:00Z" w16du:dateUtc="2025-01-22T13:36:00Z">
            <w:rPr/>
          </w:rPrChange>
        </w:rPr>
        <w:t xml:space="preserve"> </w:t>
      </w:r>
      <w:r w:rsidRPr="00053564">
        <w:rPr>
          <w:rFonts w:hint="eastAsia"/>
          <w:highlight w:val="yellow"/>
          <w:rPrChange w:id="1199" w:author="SL Partners" w:date="2025-01-22T22:36:00Z" w16du:dateUtc="2025-01-22T13:36:00Z">
            <w:rPr>
              <w:rFonts w:hint="eastAsia"/>
            </w:rPr>
          </w:rPrChange>
        </w:rPr>
        <w:t>부담한다</w:t>
      </w:r>
      <w:r w:rsidRPr="00053564">
        <w:rPr>
          <w:highlight w:val="yellow"/>
          <w:rPrChange w:id="1200" w:author="SL Partners" w:date="2025-01-22T22:36:00Z" w16du:dateUtc="2025-01-22T13:36:00Z">
            <w:rPr/>
          </w:rPrChange>
        </w:rPr>
        <w:t>.</w:t>
      </w:r>
      <w:r w:rsidR="007225F6">
        <w:rPr>
          <w:rFonts w:hint="eastAsia"/>
        </w:rPr>
        <w:t xml:space="preserve"> </w:t>
      </w:r>
      <w:r w:rsidR="00B94045">
        <w:rPr>
          <w:rFonts w:hint="eastAsia"/>
        </w:rPr>
        <w:t xml:space="preserve"> </w:t>
      </w:r>
      <w:r w:rsidR="007225F6" w:rsidRPr="00734FA2">
        <w:t>매도인들은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계약의</w:t>
      </w:r>
      <w:r w:rsidR="007225F6" w:rsidRPr="00734FA2">
        <w:t xml:space="preserve"> </w:t>
      </w:r>
      <w:r w:rsidR="007225F6" w:rsidRPr="00734FA2">
        <w:t>체결로써</w:t>
      </w:r>
      <w:r w:rsidR="007225F6" w:rsidRPr="00734FA2">
        <w:t xml:space="preserve"> </w:t>
      </w:r>
      <w:r w:rsidR="007225F6">
        <w:rPr>
          <w:rFonts w:hint="eastAsia"/>
        </w:rPr>
        <w:t>각</w:t>
      </w:r>
      <w:r w:rsidR="007225F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대표에게</w:t>
      </w:r>
      <w:r w:rsidR="007225F6" w:rsidRPr="00734FA2">
        <w:t xml:space="preserve"> </w:t>
      </w:r>
      <w:r w:rsidR="007225F6" w:rsidRPr="00734FA2">
        <w:t>매도인들</w:t>
      </w:r>
      <w:r w:rsidR="007225F6" w:rsidRPr="00734FA2">
        <w:t xml:space="preserve"> </w:t>
      </w:r>
      <w:r w:rsidR="007225F6" w:rsidRPr="00734FA2">
        <w:t>전원을</w:t>
      </w:r>
      <w:r w:rsidR="007225F6" w:rsidRPr="00734FA2">
        <w:t xml:space="preserve"> </w:t>
      </w:r>
      <w:r w:rsidR="007225F6" w:rsidRPr="00734FA2">
        <w:t>대리하여</w:t>
      </w:r>
      <w:r w:rsidR="007225F6" w:rsidRPr="00734FA2">
        <w:t xml:space="preserve"> (i)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계약상의</w:t>
      </w:r>
      <w:r w:rsidR="007225F6" w:rsidRPr="00734FA2">
        <w:t xml:space="preserve"> </w:t>
      </w:r>
      <w:r w:rsidR="007225F6" w:rsidRPr="00734FA2">
        <w:t>권리를</w:t>
      </w:r>
      <w:r w:rsidR="007225F6" w:rsidRPr="00734FA2">
        <w:t xml:space="preserve"> </w:t>
      </w:r>
      <w:r w:rsidR="007225F6" w:rsidRPr="00734FA2">
        <w:t>행사하거나</w:t>
      </w:r>
      <w:r w:rsidR="007225F6" w:rsidRPr="00734FA2">
        <w:t xml:space="preserve"> </w:t>
      </w:r>
      <w:r w:rsidR="007225F6" w:rsidRPr="00734FA2">
        <w:t>의무를</w:t>
      </w:r>
      <w:r w:rsidR="007225F6" w:rsidRPr="00734FA2">
        <w:t xml:space="preserve"> </w:t>
      </w:r>
      <w:r w:rsidR="007225F6" w:rsidRPr="00734FA2">
        <w:t>이행하고</w:t>
      </w:r>
      <w:r w:rsidR="007225F6" w:rsidRPr="00734FA2">
        <w:t xml:space="preserve">, (ii)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의사표시를</w:t>
      </w:r>
      <w:r w:rsidR="007225F6" w:rsidRPr="00734FA2">
        <w:t xml:space="preserve"> </w:t>
      </w:r>
      <w:r w:rsidR="007225F6" w:rsidRPr="00734FA2">
        <w:t>하거나</w:t>
      </w:r>
      <w:r w:rsidR="007225F6" w:rsidRPr="00734FA2">
        <w:t xml:space="preserve"> </w:t>
      </w:r>
      <w:r w:rsidR="007225F6" w:rsidRPr="00734FA2">
        <w:t>매수인의</w:t>
      </w:r>
      <w:r w:rsidR="007225F6" w:rsidRPr="00734FA2">
        <w:t xml:space="preserve"> </w:t>
      </w:r>
      <w:r w:rsidR="007225F6" w:rsidRPr="00734FA2">
        <w:t>의사표시를</w:t>
      </w:r>
      <w:r w:rsidR="007225F6" w:rsidRPr="00734FA2">
        <w:t xml:space="preserve"> </w:t>
      </w:r>
      <w:r w:rsidR="007225F6" w:rsidRPr="00734FA2">
        <w:t>수령하며</w:t>
      </w:r>
      <w:r w:rsidR="007225F6" w:rsidRPr="00734FA2">
        <w:t xml:space="preserve">, (iii) </w:t>
      </w:r>
      <w:r w:rsidR="007225F6" w:rsidRPr="00734FA2">
        <w:t>서류의</w:t>
      </w:r>
      <w:r w:rsidR="007225F6" w:rsidRPr="00734FA2">
        <w:t xml:space="preserve"> </w:t>
      </w:r>
      <w:r w:rsidR="007225F6" w:rsidRPr="00734FA2">
        <w:t>수령</w:t>
      </w:r>
      <w:r w:rsidR="007225F6" w:rsidRPr="00734FA2">
        <w:t xml:space="preserve"> </w:t>
      </w:r>
      <w:r w:rsidR="007225F6" w:rsidRPr="00734FA2">
        <w:t>기타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계약과</w:t>
      </w:r>
      <w:r w:rsidR="007225F6" w:rsidRPr="00734FA2">
        <w:t xml:space="preserve"> </w:t>
      </w:r>
      <w:r w:rsidR="007225F6" w:rsidRPr="00734FA2">
        <w:t>관련하여</w:t>
      </w:r>
      <w:r w:rsidR="007225F6" w:rsidRPr="00734FA2">
        <w:t xml:space="preserve"> </w:t>
      </w:r>
      <w:r w:rsidR="007225F6" w:rsidRPr="00734FA2">
        <w:t>필요하거나</w:t>
      </w:r>
      <w:r w:rsidR="007225F6" w:rsidRPr="00734FA2">
        <w:t xml:space="preserve"> </w:t>
      </w:r>
      <w:r w:rsidR="007225F6" w:rsidRPr="00734FA2">
        <w:t>예정되어</w:t>
      </w:r>
      <w:r w:rsidR="007225F6" w:rsidRPr="00734FA2">
        <w:t xml:space="preserve"> </w:t>
      </w:r>
      <w:r w:rsidR="007225F6" w:rsidRPr="00734FA2">
        <w:t>있는</w:t>
      </w:r>
      <w:r w:rsidR="007225F6" w:rsidRPr="00734FA2">
        <w:t xml:space="preserve"> </w:t>
      </w:r>
      <w:r w:rsidR="007225F6" w:rsidRPr="00734FA2">
        <w:t>일체의</w:t>
      </w:r>
      <w:r w:rsidR="007225F6" w:rsidRPr="00734FA2">
        <w:t xml:space="preserve"> </w:t>
      </w:r>
      <w:r w:rsidR="007225F6" w:rsidRPr="00734FA2">
        <w:t>행위</w:t>
      </w:r>
      <w:r w:rsidR="007225F6" w:rsidRPr="00734FA2">
        <w:t xml:space="preserve"> </w:t>
      </w:r>
      <w:r w:rsidR="007225F6" w:rsidRPr="00734FA2">
        <w:t>및</w:t>
      </w:r>
      <w:r w:rsidR="007225F6" w:rsidRPr="00734FA2">
        <w:t xml:space="preserve"> </w:t>
      </w:r>
      <w:r w:rsidR="007225F6" w:rsidRPr="00734FA2">
        <w:t>조치와</w:t>
      </w:r>
      <w:r w:rsidR="007225F6" w:rsidRPr="00734FA2">
        <w:t xml:space="preserve"> </w:t>
      </w:r>
      <w:r w:rsidR="007225F6" w:rsidRPr="00734FA2">
        <w:t>그에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결정을</w:t>
      </w:r>
      <w:r w:rsidR="007225F6" w:rsidRPr="00734FA2">
        <w:t xml:space="preserve"> </w:t>
      </w:r>
      <w:r w:rsidR="007225F6" w:rsidRPr="00734FA2">
        <w:t>할</w:t>
      </w:r>
      <w:r w:rsidR="007225F6" w:rsidRPr="00734FA2">
        <w:t xml:space="preserve"> </w:t>
      </w:r>
      <w:r w:rsidR="007225F6" w:rsidRPr="00734FA2">
        <w:t>수</w:t>
      </w:r>
      <w:r w:rsidR="007225F6" w:rsidRPr="00734FA2">
        <w:t xml:space="preserve"> </w:t>
      </w:r>
      <w:r w:rsidR="007225F6" w:rsidRPr="00734FA2">
        <w:t>있는</w:t>
      </w:r>
      <w:r w:rsidR="007225F6" w:rsidRPr="00734FA2">
        <w:t xml:space="preserve"> </w:t>
      </w:r>
      <w:r w:rsidR="007225F6" w:rsidRPr="00734FA2">
        <w:t>적법하고</w:t>
      </w:r>
      <w:r w:rsidR="007225F6" w:rsidRPr="00734FA2">
        <w:t xml:space="preserve"> </w:t>
      </w:r>
      <w:r w:rsidR="007225F6" w:rsidRPr="00734FA2">
        <w:t>유효한</w:t>
      </w:r>
      <w:r w:rsidR="007225F6" w:rsidRPr="00734FA2">
        <w:t xml:space="preserve"> </w:t>
      </w:r>
      <w:r w:rsidR="007225F6" w:rsidRPr="00734FA2">
        <w:t>권한을</w:t>
      </w:r>
      <w:r w:rsidR="007225F6" w:rsidRPr="00734FA2">
        <w:t xml:space="preserve"> </w:t>
      </w:r>
      <w:r w:rsidR="007225F6" w:rsidRPr="00734FA2">
        <w:t>수여하고</w:t>
      </w:r>
      <w:r w:rsidR="007225F6" w:rsidRPr="00734FA2">
        <w:t xml:space="preserve">, </w:t>
      </w:r>
      <w:r w:rsidR="007225F6">
        <w:rPr>
          <w:rFonts w:hint="eastAsia"/>
        </w:rPr>
        <w:t>각</w:t>
      </w:r>
      <w:r w:rsidR="007225F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</w:t>
      </w:r>
      <w:r w:rsidR="007225F6">
        <w:rPr>
          <w:rFonts w:hint="eastAsia"/>
        </w:rPr>
        <w:t>를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권한을</w:t>
      </w:r>
      <w:r w:rsidR="007225F6" w:rsidRPr="00734FA2">
        <w:t xml:space="preserve"> </w:t>
      </w:r>
      <w:r w:rsidR="007225F6" w:rsidRPr="00734FA2">
        <w:t>가진</w:t>
      </w:r>
      <w:r w:rsidR="007225F6" w:rsidRPr="00734FA2">
        <w:t xml:space="preserve"> </w:t>
      </w:r>
      <w:r w:rsidR="007225F6" w:rsidRPr="00734FA2">
        <w:t>매도인들의</w:t>
      </w:r>
      <w:r w:rsidR="007225F6" w:rsidRPr="00734FA2">
        <w:t xml:space="preserve"> </w:t>
      </w:r>
      <w:r w:rsidR="007225F6" w:rsidRPr="00734FA2">
        <w:t>적법한</w:t>
      </w:r>
      <w:r w:rsidR="007225F6" w:rsidRPr="00734FA2">
        <w:t xml:space="preserve"> </w:t>
      </w:r>
      <w:r w:rsidR="007225F6" w:rsidRPr="00734FA2">
        <w:t>대리인으로</w:t>
      </w:r>
      <w:r w:rsidR="007225F6" w:rsidRPr="00734FA2">
        <w:t xml:space="preserve"> </w:t>
      </w:r>
      <w:r w:rsidR="007225F6" w:rsidRPr="00734FA2">
        <w:t>임명한다</w:t>
      </w:r>
      <w:r w:rsidR="007225F6" w:rsidRPr="00734FA2">
        <w:t xml:space="preserve">. </w:t>
      </w:r>
      <w:r w:rsidR="00B94045">
        <w:rPr>
          <w:rFonts w:hint="eastAsia"/>
        </w:rPr>
        <w:t xml:space="preserve"> </w:t>
      </w:r>
      <w:r w:rsidR="007225F6" w:rsidRPr="00734FA2">
        <w:t>각</w:t>
      </w:r>
      <w:r w:rsidR="007225F6" w:rsidRPr="00734FA2">
        <w:t xml:space="preserve"> </w:t>
      </w:r>
      <w:r w:rsidR="007225F6" w:rsidRPr="00734FA2">
        <w:t>매도인은</w:t>
      </w:r>
      <w:r w:rsidR="007225F6" w:rsidRPr="00734FA2">
        <w:t xml:space="preserve"> </w:t>
      </w:r>
      <w:r w:rsidR="00EC4D46">
        <w:rPr>
          <w:rFonts w:hint="eastAsia"/>
        </w:rPr>
        <w:t>어느</w:t>
      </w:r>
      <w:r w:rsidR="00EC4D4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대표가</w:t>
      </w:r>
      <w:r w:rsidR="007225F6" w:rsidRPr="00734FA2">
        <w:t xml:space="preserve"> </w:t>
      </w:r>
      <w:r w:rsidR="007225F6" w:rsidRPr="00734FA2">
        <w:t>해당</w:t>
      </w:r>
      <w:r w:rsidR="007225F6" w:rsidRPr="00734FA2">
        <w:t xml:space="preserve"> </w:t>
      </w:r>
      <w:r w:rsidR="007225F6" w:rsidRPr="00734FA2">
        <w:t>매도인을</w:t>
      </w:r>
      <w:r w:rsidR="007225F6" w:rsidRPr="00734FA2">
        <w:t xml:space="preserve"> </w:t>
      </w:r>
      <w:r w:rsidR="007225F6" w:rsidRPr="00734FA2">
        <w:t>대리하여</w:t>
      </w:r>
      <w:r w:rsidR="007225F6" w:rsidRPr="00734FA2">
        <w:t xml:space="preserve"> </w:t>
      </w:r>
      <w:r w:rsidR="007225F6" w:rsidRPr="00734FA2">
        <w:t>행한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부작위는</w:t>
      </w:r>
      <w:r w:rsidR="007225F6" w:rsidRPr="00734FA2">
        <w:t xml:space="preserve"> </w:t>
      </w:r>
      <w:r w:rsidR="007225F6" w:rsidRPr="00734FA2">
        <w:t>해당</w:t>
      </w:r>
      <w:r w:rsidR="007225F6" w:rsidRPr="00734FA2">
        <w:t xml:space="preserve"> </w:t>
      </w:r>
      <w:r w:rsidR="007225F6" w:rsidRPr="00734FA2">
        <w:t>매도인이</w:t>
      </w:r>
      <w:r w:rsidR="007225F6" w:rsidRPr="00734FA2">
        <w:t xml:space="preserve"> </w:t>
      </w:r>
      <w:r w:rsidR="007225F6" w:rsidRPr="00734FA2">
        <w:t>직접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부작위를</w:t>
      </w:r>
      <w:r w:rsidR="007225F6" w:rsidRPr="00734FA2">
        <w:t xml:space="preserve"> </w:t>
      </w:r>
      <w:r w:rsidR="007225F6" w:rsidRPr="00734FA2">
        <w:t>한</w:t>
      </w:r>
      <w:r w:rsidR="007225F6" w:rsidRPr="00734FA2">
        <w:t xml:space="preserve"> </w:t>
      </w:r>
      <w:r w:rsidR="007225F6" w:rsidRPr="00734FA2">
        <w:t>것과</w:t>
      </w:r>
      <w:r w:rsidR="007225F6" w:rsidRPr="00734FA2">
        <w:t xml:space="preserve"> </w:t>
      </w:r>
      <w:r w:rsidR="007225F6" w:rsidRPr="00734FA2">
        <w:t>마찬가지로</w:t>
      </w:r>
      <w:r w:rsidR="007225F6" w:rsidRPr="00734FA2">
        <w:t xml:space="preserve"> </w:t>
      </w:r>
      <w:r w:rsidR="007225F6" w:rsidRPr="00734FA2">
        <w:t>각</w:t>
      </w:r>
      <w:r w:rsidR="007225F6" w:rsidRPr="00734FA2">
        <w:t xml:space="preserve"> </w:t>
      </w:r>
      <w:r w:rsidR="007225F6" w:rsidRPr="00734FA2">
        <w:t>매도인에</w:t>
      </w:r>
      <w:r w:rsidR="007225F6" w:rsidRPr="00734FA2">
        <w:t xml:space="preserve"> </w:t>
      </w:r>
      <w:r w:rsidR="007225F6" w:rsidRPr="00734FA2">
        <w:t>대하여</w:t>
      </w:r>
      <w:r w:rsidR="007225F6" w:rsidRPr="00734FA2">
        <w:t xml:space="preserve"> </w:t>
      </w:r>
      <w:r w:rsidR="007225F6" w:rsidRPr="00734FA2">
        <w:t>효력</w:t>
      </w:r>
      <w:r w:rsidR="007225F6" w:rsidRPr="00734FA2">
        <w:t xml:space="preserve"> </w:t>
      </w:r>
      <w:r w:rsidR="007225F6" w:rsidRPr="00734FA2">
        <w:t>및</w:t>
      </w:r>
      <w:r w:rsidR="007225F6" w:rsidRPr="00734FA2">
        <w:t xml:space="preserve"> </w:t>
      </w:r>
      <w:r w:rsidR="007225F6" w:rsidRPr="00734FA2">
        <w:t>구속력이</w:t>
      </w:r>
      <w:r w:rsidR="007225F6" w:rsidRPr="00734FA2">
        <w:t xml:space="preserve"> </w:t>
      </w:r>
      <w:r w:rsidR="007225F6" w:rsidRPr="00734FA2">
        <w:t>있으며</w:t>
      </w:r>
      <w:r w:rsidR="007225F6" w:rsidRPr="00734FA2">
        <w:t xml:space="preserve">, </w:t>
      </w:r>
      <w:r w:rsidR="007225F6" w:rsidRPr="00734FA2">
        <w:t>매수인이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매도인</w:t>
      </w:r>
      <w:r w:rsidR="00EC4D46">
        <w:rPr>
          <w:rFonts w:hint="eastAsia"/>
        </w:rPr>
        <w:t xml:space="preserve"> </w:t>
      </w:r>
      <w:r w:rsidR="007225F6" w:rsidRPr="00734FA2">
        <w:t>대표의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부작위를</w:t>
      </w:r>
      <w:r w:rsidR="007225F6" w:rsidRPr="00734FA2">
        <w:t xml:space="preserve"> </w:t>
      </w:r>
      <w:r w:rsidR="007225F6" w:rsidRPr="00734FA2">
        <w:t>매도인들</w:t>
      </w:r>
      <w:r w:rsidR="007225F6" w:rsidRPr="00734FA2">
        <w:t xml:space="preserve"> </w:t>
      </w:r>
      <w:r w:rsidR="007225F6" w:rsidRPr="00734FA2">
        <w:t>전원의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부작위로</w:t>
      </w:r>
      <w:r w:rsidR="007225F6" w:rsidRPr="00734FA2">
        <w:t xml:space="preserve"> </w:t>
      </w:r>
      <w:r w:rsidR="007225F6" w:rsidRPr="00734FA2">
        <w:t>신뢰하고</w:t>
      </w:r>
      <w:r w:rsidR="007225F6" w:rsidRPr="00734FA2">
        <w:t xml:space="preserve"> </w:t>
      </w:r>
      <w:r w:rsidR="007225F6" w:rsidRPr="00734FA2">
        <w:t>그에</w:t>
      </w:r>
      <w:r w:rsidR="007225F6" w:rsidRPr="00734FA2">
        <w:t xml:space="preserve"> </w:t>
      </w:r>
      <w:r w:rsidR="007225F6" w:rsidRPr="00734FA2">
        <w:t>의존할</w:t>
      </w:r>
      <w:r w:rsidR="007225F6" w:rsidRPr="00734FA2">
        <w:t xml:space="preserve"> </w:t>
      </w:r>
      <w:r w:rsidR="007225F6" w:rsidRPr="00734FA2">
        <w:t>수</w:t>
      </w:r>
      <w:r w:rsidR="007225F6" w:rsidRPr="00734FA2">
        <w:t xml:space="preserve"> </w:t>
      </w:r>
      <w:r w:rsidR="007225F6" w:rsidRPr="00734FA2">
        <w:t>있음을</w:t>
      </w:r>
      <w:r w:rsidR="007225F6" w:rsidRPr="00734FA2">
        <w:t xml:space="preserve"> </w:t>
      </w:r>
      <w:r w:rsidR="007225F6" w:rsidRPr="00734FA2">
        <w:t>인정하고</w:t>
      </w:r>
      <w:r w:rsidR="007225F6" w:rsidRPr="00734FA2">
        <w:t xml:space="preserve"> </w:t>
      </w:r>
      <w:r w:rsidR="007225F6" w:rsidRPr="00734FA2">
        <w:t>동의한다</w:t>
      </w:r>
      <w:r w:rsidR="00EC4D46">
        <w:rPr>
          <w:rFonts w:hint="eastAsia"/>
        </w:rPr>
        <w:t>.</w:t>
      </w:r>
    </w:p>
    <w:p w14:paraId="26D6C925" w14:textId="77777777" w:rsidR="005D2CDC" w:rsidRPr="00FA6062" w:rsidRDefault="005D2CDC" w:rsidP="00375C1D">
      <w:pPr>
        <w:pStyle w:val="ad"/>
        <w:wordWrap w:val="0"/>
        <w:autoSpaceDE w:val="0"/>
        <w:jc w:val="center"/>
        <w:rPr>
          <w:rFonts w:eastAsia="바탕"/>
        </w:rPr>
      </w:pPr>
      <w:bookmarkStart w:id="1201" w:name="_DV_M258"/>
      <w:bookmarkEnd w:id="1201"/>
    </w:p>
    <w:p w14:paraId="18EF66FC" w14:textId="77777777" w:rsidR="005D2CDC" w:rsidRPr="00FA6062" w:rsidRDefault="00C84756" w:rsidP="00375C1D">
      <w:pPr>
        <w:pStyle w:val="ad"/>
        <w:wordWrap w:val="0"/>
        <w:autoSpaceDE w:val="0"/>
        <w:jc w:val="center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</w:rPr>
        <w:t>[</w:t>
      </w:r>
      <w:r w:rsidRPr="00FA6062">
        <w:rPr>
          <w:rFonts w:eastAsia="바탕"/>
          <w:sz w:val="23"/>
          <w:szCs w:val="23"/>
          <w:lang w:val="ko-KR"/>
        </w:rPr>
        <w:t>이하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서명란을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위한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여백임</w:t>
      </w:r>
      <w:r w:rsidRPr="00FA6062">
        <w:rPr>
          <w:rFonts w:eastAsia="바탕"/>
          <w:sz w:val="23"/>
          <w:szCs w:val="23"/>
        </w:rPr>
        <w:t>]</w:t>
      </w:r>
    </w:p>
    <w:p w14:paraId="334EA385" w14:textId="77777777" w:rsidR="005D2CDC" w:rsidRPr="00FA6062" w:rsidRDefault="005D2CDC" w:rsidP="00375C1D">
      <w:pPr>
        <w:pStyle w:val="ae"/>
        <w:wordWrap w:val="0"/>
        <w:autoSpaceDE w:val="0"/>
        <w:rPr>
          <w:rFonts w:cs="Times New Roman"/>
          <w:lang w:val="ko-KR"/>
        </w:rPr>
        <w:sectPr w:rsidR="005D2CDC" w:rsidRPr="00FA6062" w:rsidSect="0081260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AE3F437" w14:textId="3E0045E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bookmarkStart w:id="1202" w:name="_Hlk95771479"/>
      <w:r w:rsidRPr="00FA6062">
        <w:rPr>
          <w:rFonts w:cs="Times New Roman"/>
          <w:lang w:val="ko-KR"/>
        </w:rPr>
        <w:lastRenderedPageBreak/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성립을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증명하기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당사자들은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주식매매</w:t>
      </w:r>
      <w:r w:rsidRPr="00FA6062">
        <w:rPr>
          <w:rFonts w:cs="Times New Roman"/>
        </w:rPr>
        <w:t>계약</w:t>
      </w:r>
      <w:r w:rsidR="005F6A8B" w:rsidRPr="00FA6062">
        <w:rPr>
          <w:rFonts w:cs="Times New Roman"/>
        </w:rPr>
        <w:t>서를</w:t>
      </w:r>
      <w:r w:rsidR="0016183E" w:rsidRPr="00FA6062">
        <w:rPr>
          <w:rFonts w:cs="Times New Roman"/>
        </w:rPr>
        <w:t xml:space="preserve"> </w:t>
      </w:r>
      <w:r w:rsidR="00B94045">
        <w:rPr>
          <w:rFonts w:cs="Times New Roman" w:hint="eastAsia"/>
        </w:rPr>
        <w:t>[</w:t>
      </w:r>
      <w:r w:rsidR="0081343A">
        <w:rPr>
          <w:rFonts w:cs="Times New Roman" w:hint="eastAsia"/>
        </w:rPr>
        <w:t>8</w:t>
      </w:r>
      <w:r w:rsidR="00B94045">
        <w:rPr>
          <w:rFonts w:cs="Times New Roman" w:hint="eastAsia"/>
        </w:rPr>
        <w:t>]</w:t>
      </w:r>
      <w:r w:rsidR="005F6A8B" w:rsidRPr="00FA6062">
        <w:rPr>
          <w:rFonts w:cs="Times New Roman"/>
        </w:rPr>
        <w:t>부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작성하여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서명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또는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기명날인한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후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각자</w:t>
      </w:r>
      <w:r w:rsidR="005F6A8B" w:rsidRPr="00FA6062">
        <w:rPr>
          <w:rFonts w:cs="Times New Roman"/>
        </w:rPr>
        <w:t xml:space="preserve"> 1</w:t>
      </w:r>
      <w:r w:rsidR="005F6A8B" w:rsidRPr="00FA6062">
        <w:rPr>
          <w:rFonts w:cs="Times New Roman"/>
        </w:rPr>
        <w:t>부씩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보관한다</w:t>
      </w:r>
      <w:r w:rsidRPr="00FA6062">
        <w:rPr>
          <w:rFonts w:cs="Times New Roman"/>
        </w:rPr>
        <w:t xml:space="preserve">. </w:t>
      </w:r>
    </w:p>
    <w:bookmarkEnd w:id="1202"/>
    <w:p w14:paraId="461CC616" w14:textId="77777777" w:rsidR="005D2CDC" w:rsidRPr="00FA6062" w:rsidRDefault="005D2CDC" w:rsidP="00375C1D">
      <w:pPr>
        <w:pStyle w:val="ad"/>
        <w:wordWrap w:val="0"/>
        <w:autoSpaceDE w:val="0"/>
        <w:rPr>
          <w:rFonts w:eastAsia="바탕"/>
          <w:lang w:val="ko-KR"/>
        </w:rPr>
      </w:pPr>
    </w:p>
    <w:p w14:paraId="58E8073E" w14:textId="71395483" w:rsidR="005D2CDC" w:rsidRPr="00FA6062" w:rsidRDefault="00B54BFB" w:rsidP="00375C1D">
      <w:pPr>
        <w:pStyle w:val="ad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 w:rsidRPr="00FA6062">
        <w:rPr>
          <w:rFonts w:eastAsia="바탕"/>
          <w:b/>
          <w:sz w:val="23"/>
          <w:szCs w:val="23"/>
          <w:lang w:val="ko-KR"/>
        </w:rPr>
        <w:t>매도인</w:t>
      </w:r>
      <w:r w:rsidR="00113007">
        <w:rPr>
          <w:rFonts w:eastAsia="바탕" w:hint="eastAsia"/>
          <w:b/>
          <w:sz w:val="23"/>
          <w:szCs w:val="23"/>
          <w:lang w:val="ko-KR"/>
        </w:rPr>
        <w:t>들</w:t>
      </w:r>
      <w:r w:rsidR="0081343A">
        <w:rPr>
          <w:rFonts w:eastAsia="바탕" w:hint="eastAsia"/>
          <w:b/>
          <w:sz w:val="23"/>
          <w:szCs w:val="23"/>
          <w:lang w:val="ko-KR"/>
        </w:rPr>
        <w:t xml:space="preserve"> </w:t>
      </w:r>
    </w:p>
    <w:p w14:paraId="586AB9C7" w14:textId="77777777" w:rsidR="005D2CDC" w:rsidRDefault="005D2CDC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tbl>
      <w:tblPr>
        <w:tblStyle w:val="af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741539" w14:paraId="02CB6AAD" w14:textId="77777777" w:rsidTr="000D0304">
        <w:tc>
          <w:tcPr>
            <w:tcW w:w="4508" w:type="dxa"/>
          </w:tcPr>
          <w:p w14:paraId="4E4179AF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민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40E619F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59. 5. 21.</w:t>
            </w:r>
          </w:p>
          <w:p w14:paraId="00E7FCA8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경상북도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김천시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공단로</w:t>
            </w:r>
            <w:r>
              <w:rPr>
                <w:rFonts w:eastAsia="바탕" w:hint="eastAsia"/>
                <w:sz w:val="23"/>
                <w:szCs w:val="23"/>
              </w:rPr>
              <w:t xml:space="preserve"> 98(</w:t>
            </w:r>
            <w:r>
              <w:rPr>
                <w:rFonts w:eastAsia="바탕" w:hint="eastAsia"/>
                <w:sz w:val="23"/>
                <w:szCs w:val="23"/>
              </w:rPr>
              <w:t>대광동</w:t>
            </w:r>
            <w:r>
              <w:rPr>
                <w:rFonts w:eastAsia="바탕" w:hint="eastAsia"/>
                <w:sz w:val="23"/>
                <w:szCs w:val="23"/>
              </w:rPr>
              <w:t>)</w:t>
            </w:r>
          </w:p>
          <w:p w14:paraId="3A33C8B3" w14:textId="567E3DEB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3089235D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용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진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181E7C8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91. 4. 27.</w:t>
            </w:r>
          </w:p>
          <w:p w14:paraId="6FA75DEE" w14:textId="649B32E8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</w:tc>
      </w:tr>
      <w:tr w:rsidR="00741539" w14:paraId="0622367C" w14:textId="77777777" w:rsidTr="000D0304">
        <w:tc>
          <w:tcPr>
            <w:tcW w:w="4508" w:type="dxa"/>
          </w:tcPr>
          <w:p w14:paraId="5E827559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용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재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4DDCCB2C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89. 9. 8.</w:t>
            </w:r>
          </w:p>
          <w:p w14:paraId="50C82206" w14:textId="2A6B29C8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</w:tc>
        <w:tc>
          <w:tcPr>
            <w:tcW w:w="4509" w:type="dxa"/>
          </w:tcPr>
          <w:p w14:paraId="389A7CB9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이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명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희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19AF8666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1964. 3. 19.</w:t>
            </w:r>
          </w:p>
          <w:p w14:paraId="584E144A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  <w:p w14:paraId="28CE1C58" w14:textId="7DC3AB93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  <w:tr w:rsidR="00741539" w14:paraId="5A2DD277" w14:textId="77777777" w:rsidTr="000D0304">
        <w:tc>
          <w:tcPr>
            <w:tcW w:w="4508" w:type="dxa"/>
          </w:tcPr>
          <w:p w14:paraId="19C6503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석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680009FF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61. 7. 28.</w:t>
            </w:r>
          </w:p>
          <w:p w14:paraId="2CD01E48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  <w:p w14:paraId="6990F6B4" w14:textId="648C686E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4675DFE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조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숙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331ABD5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36. 12. 18.</w:t>
            </w:r>
          </w:p>
          <w:p w14:paraId="23DE7D16" w14:textId="77777777" w:rsidR="00741539" w:rsidRDefault="00741539" w:rsidP="00741539">
            <w:pPr>
              <w:rPr>
                <w:rFonts w:eastAsia="바탕"/>
                <w:sz w:val="23"/>
                <w:lang w:val="ko-KR" w:eastAsia="ko-KR"/>
              </w:rPr>
            </w:pP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eastAsia="ko-KR"/>
              </w:rPr>
              <w:t>[*]</w:t>
            </w:r>
          </w:p>
          <w:p w14:paraId="7955586A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  <w:tr w:rsidR="00741539" w14:paraId="3B6EA4BE" w14:textId="77777777" w:rsidTr="000D0304">
        <w:tc>
          <w:tcPr>
            <w:tcW w:w="4508" w:type="dxa"/>
          </w:tcPr>
          <w:p w14:paraId="6E5B2665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39DCDA5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64. 9. 19.</w:t>
            </w:r>
          </w:p>
          <w:p w14:paraId="68B119F0" w14:textId="77777777" w:rsidR="00741539" w:rsidRDefault="00741539" w:rsidP="00741539">
            <w:pPr>
              <w:rPr>
                <w:rFonts w:eastAsia="바탕"/>
                <w:sz w:val="23"/>
                <w:lang w:val="ko-KR" w:eastAsia="ko-KR"/>
              </w:rPr>
            </w:pP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eastAsia="ko-KR"/>
              </w:rPr>
              <w:t>[*]</w:t>
            </w:r>
          </w:p>
          <w:p w14:paraId="2AF01817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57D903AB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</w:tbl>
    <w:p w14:paraId="657C3E31" w14:textId="77777777" w:rsidR="00741539" w:rsidRDefault="00741539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p w14:paraId="53E63307" w14:textId="77777777" w:rsidR="00741539" w:rsidRPr="00FA6062" w:rsidRDefault="00741539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p w14:paraId="122597B8" w14:textId="36E07532" w:rsidR="0081343A" w:rsidRDefault="0081343A">
      <w:pPr>
        <w:rPr>
          <w:rFonts w:eastAsia="바탕"/>
          <w:sz w:val="23"/>
          <w:lang w:val="ko-KR" w:eastAsia="ko-KR"/>
        </w:rPr>
      </w:pPr>
      <w:r>
        <w:rPr>
          <w:lang w:val="ko-KR" w:eastAsia="ko-KR"/>
        </w:rPr>
        <w:br w:type="page"/>
      </w:r>
    </w:p>
    <w:p w14:paraId="6FEC40F8" w14:textId="53C22E5E" w:rsidR="005F6A8B" w:rsidRPr="00FA6062" w:rsidRDefault="005F6A8B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  <w:lang w:val="ko-KR"/>
        </w:rPr>
        <w:lastRenderedPageBreak/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성립을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증명하기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당사자들은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주식매매계약서를</w:t>
      </w:r>
      <w:r w:rsidRPr="00FA6062">
        <w:rPr>
          <w:rFonts w:cs="Times New Roman"/>
        </w:rPr>
        <w:t xml:space="preserve"> </w:t>
      </w:r>
      <w:r w:rsidR="001435E0">
        <w:rPr>
          <w:rFonts w:cs="Times New Roman" w:hint="eastAsia"/>
        </w:rPr>
        <w:t>[</w:t>
      </w:r>
      <w:r w:rsidR="0081343A">
        <w:rPr>
          <w:rFonts w:cs="Times New Roman" w:hint="eastAsia"/>
        </w:rPr>
        <w:t>8</w:t>
      </w:r>
      <w:r w:rsidR="001435E0">
        <w:rPr>
          <w:rFonts w:cs="Times New Roman" w:hint="eastAsia"/>
        </w:rPr>
        <w:t>]</w:t>
      </w:r>
      <w:r w:rsidRPr="00FA6062">
        <w:rPr>
          <w:rFonts w:cs="Times New Roman"/>
        </w:rPr>
        <w:t>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작성하여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서명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기명날인한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각자</w:t>
      </w:r>
      <w:r w:rsidRPr="00FA6062">
        <w:rPr>
          <w:rFonts w:cs="Times New Roman"/>
        </w:rPr>
        <w:t xml:space="preserve"> 1</w:t>
      </w:r>
      <w:r w:rsidRPr="00FA6062">
        <w:rPr>
          <w:rFonts w:cs="Times New Roman"/>
        </w:rPr>
        <w:t>부씩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보관한다</w:t>
      </w:r>
      <w:r w:rsidRPr="00FA6062">
        <w:rPr>
          <w:rFonts w:cs="Times New Roman"/>
        </w:rPr>
        <w:t xml:space="preserve">. </w:t>
      </w:r>
    </w:p>
    <w:p w14:paraId="55855324" w14:textId="77777777" w:rsidR="005F6A8B" w:rsidRPr="00FA6062" w:rsidRDefault="005F6A8B" w:rsidP="00375C1D">
      <w:pPr>
        <w:pStyle w:val="ad"/>
        <w:wordWrap w:val="0"/>
        <w:autoSpaceDE w:val="0"/>
        <w:rPr>
          <w:rFonts w:eastAsia="바탕"/>
          <w:b/>
          <w:sz w:val="23"/>
          <w:szCs w:val="23"/>
        </w:rPr>
      </w:pPr>
    </w:p>
    <w:p w14:paraId="76D37F64" w14:textId="625E727C" w:rsidR="005D2CDC" w:rsidRPr="00FA6062" w:rsidRDefault="0073219C" w:rsidP="00375C1D">
      <w:pPr>
        <w:pStyle w:val="ad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 w:rsidRPr="00FA6062">
        <w:rPr>
          <w:rFonts w:eastAsia="바탕"/>
          <w:b/>
          <w:sz w:val="23"/>
          <w:szCs w:val="23"/>
          <w:lang w:val="ko-KR"/>
        </w:rPr>
        <w:t>매수인</w:t>
      </w:r>
    </w:p>
    <w:p w14:paraId="2ACB0E13" w14:textId="77777777" w:rsidR="005D2CDC" w:rsidRPr="00FA6062" w:rsidRDefault="005D2CDC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</w:p>
    <w:p w14:paraId="5F374D40" w14:textId="49DC65C5" w:rsidR="007717D1" w:rsidRDefault="00FE762D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  <w:r w:rsidRPr="007717D1" w:rsidDel="00FE762D">
        <w:rPr>
          <w:rFonts w:eastAsia="바탕" w:hint="eastAsia"/>
          <w:sz w:val="23"/>
          <w:szCs w:val="23"/>
        </w:rPr>
        <w:t xml:space="preserve"> </w:t>
      </w:r>
      <w:r w:rsidR="007717D1" w:rsidRPr="007717D1">
        <w:rPr>
          <w:rFonts w:eastAsia="바탕"/>
          <w:sz w:val="23"/>
          <w:szCs w:val="23"/>
        </w:rPr>
        <w:t xml:space="preserve"> </w:t>
      </w:r>
    </w:p>
    <w:p w14:paraId="35FF15DF" w14:textId="2AF6CAFF" w:rsidR="005D2CDC" w:rsidRPr="00FA6062" w:rsidRDefault="007717D1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주소</w:t>
      </w:r>
      <w:r>
        <w:rPr>
          <w:rFonts w:eastAsia="바탕" w:hint="eastAsia"/>
          <w:sz w:val="23"/>
          <w:szCs w:val="23"/>
        </w:rPr>
        <w:t xml:space="preserve">: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20C73C49" w14:textId="5EEBD60A" w:rsidR="003726BE" w:rsidRPr="00260394" w:rsidRDefault="00FE762D" w:rsidP="007717D1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 w:rsidR="00260394"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 w:rsidR="00260394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이사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p w14:paraId="3D0D6029" w14:textId="77777777" w:rsidR="005D2CDC" w:rsidRPr="00FA6062" w:rsidRDefault="00C84756" w:rsidP="00375C1D">
      <w:pPr>
        <w:wordWrap w:val="0"/>
        <w:autoSpaceDE w:val="0"/>
        <w:autoSpaceDN w:val="0"/>
        <w:rPr>
          <w:rFonts w:eastAsia="바탕"/>
          <w:lang w:val="ko-KR" w:eastAsia="ko-KR"/>
        </w:rPr>
        <w:sectPr w:rsidR="005D2CDC" w:rsidRPr="00FA6062" w:rsidSect="00812603">
          <w:footerReference w:type="default" r:id="rId19"/>
          <w:headerReference w:type="first" r:id="rId20"/>
          <w:footerReference w:type="first" r:id="rId21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  <w:r w:rsidRPr="00FA6062">
        <w:rPr>
          <w:rFonts w:eastAsia="바탕"/>
          <w:lang w:val="ko-KR" w:eastAsia="ko-KR"/>
        </w:rPr>
        <w:br w:type="page"/>
      </w:r>
    </w:p>
    <w:p w14:paraId="19FFBA34" w14:textId="003892E5" w:rsidR="007717D1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bookmarkStart w:id="1204" w:name="_DV_M289"/>
      <w:bookmarkStart w:id="1205" w:name="_DV_M625"/>
      <w:bookmarkStart w:id="1206" w:name="_DV_M626"/>
      <w:bookmarkStart w:id="1207" w:name="_DV_M290"/>
      <w:bookmarkStart w:id="1208" w:name="_DV_M291"/>
      <w:bookmarkStart w:id="1209" w:name="_DV_M292"/>
      <w:bookmarkStart w:id="1210" w:name="_DV_M293"/>
      <w:bookmarkStart w:id="1211" w:name="_Toc420674119"/>
      <w:bookmarkStart w:id="1212" w:name="_Toc421816642"/>
      <w:bookmarkStart w:id="1213" w:name="_Toc96043405"/>
      <w:bookmarkStart w:id="1214" w:name="_Toc96459727"/>
      <w:bookmarkStart w:id="1215" w:name="_Toc96043409"/>
      <w:bookmarkStart w:id="1216" w:name="_Toc96459728"/>
      <w:bookmarkStart w:id="1217" w:name="_Toc420674121"/>
      <w:bookmarkStart w:id="1218" w:name="_Toc421816644"/>
      <w:bookmarkStart w:id="1219" w:name="_Toc118882277"/>
      <w:bookmarkEnd w:id="1204"/>
      <w:bookmarkEnd w:id="1205"/>
      <w:bookmarkEnd w:id="1206"/>
      <w:bookmarkEnd w:id="1207"/>
      <w:bookmarkEnd w:id="1208"/>
      <w:bookmarkEnd w:id="1209"/>
      <w:bookmarkEnd w:id="1210"/>
      <w:r w:rsidRPr="00FA6062">
        <w:lastRenderedPageBreak/>
        <w:t>별지</w:t>
      </w:r>
      <w:r w:rsidRPr="00FA6062">
        <w:t xml:space="preserve"> 1</w:t>
      </w:r>
    </w:p>
    <w:p w14:paraId="5204FEF1" w14:textId="337D0EB4" w:rsidR="007717D1" w:rsidRPr="00FA6062" w:rsidRDefault="007717D1" w:rsidP="00BE114C">
      <w:pPr>
        <w:pStyle w:val="1"/>
        <w:numPr>
          <w:ilvl w:val="0"/>
          <w:numId w:val="0"/>
        </w:numPr>
        <w:wordWrap w:val="0"/>
        <w:autoSpaceDE w:val="0"/>
        <w:jc w:val="center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매도인별</w:t>
      </w:r>
      <w:r>
        <w:rPr>
          <w:rFonts w:hint="eastAsia"/>
        </w:rPr>
        <w:t xml:space="preserve"> </w:t>
      </w:r>
      <w:r>
        <w:rPr>
          <w:rFonts w:hint="eastAsia"/>
        </w:rPr>
        <w:t>대상주식과</w:t>
      </w:r>
      <w:r>
        <w:rPr>
          <w:rFonts w:hint="eastAsia"/>
        </w:rPr>
        <w:t xml:space="preserve"> </w:t>
      </w:r>
      <w:r w:rsidR="005A3511">
        <w:rPr>
          <w:rFonts w:hint="eastAsia"/>
        </w:rPr>
        <w:t>기준</w:t>
      </w:r>
      <w:r>
        <w:rPr>
          <w:rFonts w:hint="eastAsia"/>
        </w:rPr>
        <w:t>매매대금</w:t>
      </w:r>
      <w:r w:rsidR="007E074E">
        <w:rPr>
          <w:rFonts w:hint="eastAsia"/>
        </w:rPr>
        <w:t xml:space="preserve"> </w:t>
      </w:r>
    </w:p>
    <w:tbl>
      <w:tblPr>
        <w:tblStyle w:val="afff2"/>
        <w:tblW w:w="9067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39"/>
        <w:gridCol w:w="2542"/>
        <w:gridCol w:w="2543"/>
        <w:gridCol w:w="2543"/>
      </w:tblGrid>
      <w:tr w:rsidR="007717D1" w14:paraId="51D47403" w14:textId="77777777" w:rsidTr="001E7080">
        <w:trPr>
          <w:trHeight w:val="291"/>
        </w:trPr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20327C87" w14:textId="77777777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성명</w:t>
            </w:r>
          </w:p>
        </w:tc>
        <w:tc>
          <w:tcPr>
            <w:tcW w:w="2542" w:type="dxa"/>
            <w:shd w:val="clear" w:color="auto" w:fill="D9D9D9" w:themeFill="background1" w:themeFillShade="D9"/>
            <w:vAlign w:val="center"/>
          </w:tcPr>
          <w:p w14:paraId="4BE0109F" w14:textId="237157E6" w:rsidR="007717D1" w:rsidRDefault="00A17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소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유</w:t>
            </w:r>
            <w:r w:rsidR="000F5928"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주식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14:paraId="0CA9B92B" w14:textId="0B1A2627" w:rsidR="007717D1" w:rsidRDefault="007B6985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대상주식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14:paraId="5A03760B" w14:textId="2B7253AE" w:rsidR="007717D1" w:rsidRDefault="007B6985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2637CF">
              <w:rPr>
                <w:rFonts w:asciiTheme="minorHAnsi" w:eastAsia="바탕" w:hAnsiTheme="minorHAnsi" w:cstheme="minorHAnsi"/>
                <w:b/>
                <w:sz w:val="20"/>
              </w:rPr>
              <w:br/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기준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매매대금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원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)</w:t>
            </w:r>
          </w:p>
        </w:tc>
      </w:tr>
      <w:tr w:rsidR="007717D1" w14:paraId="6791586D" w14:textId="77777777" w:rsidTr="001E7080">
        <w:trPr>
          <w:trHeight w:val="70"/>
        </w:trPr>
        <w:tc>
          <w:tcPr>
            <w:tcW w:w="1439" w:type="dxa"/>
            <w:vAlign w:val="center"/>
          </w:tcPr>
          <w:p w14:paraId="5E738622" w14:textId="63E2FEB9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박민규</w:t>
            </w:r>
          </w:p>
        </w:tc>
        <w:tc>
          <w:tcPr>
            <w:tcW w:w="2542" w:type="dxa"/>
            <w:vAlign w:val="center"/>
          </w:tcPr>
          <w:p w14:paraId="10EDA789" w14:textId="7433B29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1,037,432</w:t>
            </w:r>
          </w:p>
        </w:tc>
        <w:tc>
          <w:tcPr>
            <w:tcW w:w="2543" w:type="dxa"/>
            <w:vAlign w:val="center"/>
          </w:tcPr>
          <w:p w14:paraId="11681F95" w14:textId="15A6F0B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402F09A2" w14:textId="2903C64D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063ED36F" w14:textId="77777777" w:rsidTr="001E7080">
        <w:trPr>
          <w:trHeight w:val="174"/>
        </w:trPr>
        <w:tc>
          <w:tcPr>
            <w:tcW w:w="1439" w:type="dxa"/>
            <w:vAlign w:val="center"/>
          </w:tcPr>
          <w:p w14:paraId="4DFA3FDD" w14:textId="2AD2C071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박용진</w:t>
            </w:r>
          </w:p>
        </w:tc>
        <w:tc>
          <w:tcPr>
            <w:tcW w:w="2542" w:type="dxa"/>
            <w:vAlign w:val="center"/>
          </w:tcPr>
          <w:p w14:paraId="1470DB34" w14:textId="0F463D6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904,524</w:t>
            </w:r>
          </w:p>
        </w:tc>
        <w:tc>
          <w:tcPr>
            <w:tcW w:w="2543" w:type="dxa"/>
            <w:vAlign w:val="center"/>
          </w:tcPr>
          <w:p w14:paraId="5337BD3D" w14:textId="6BD631D1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3F5DA2E4" w14:textId="10DB2E60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2864905A" w14:textId="77777777" w:rsidTr="001E7080">
        <w:trPr>
          <w:trHeight w:val="135"/>
        </w:trPr>
        <w:tc>
          <w:tcPr>
            <w:tcW w:w="1439" w:type="dxa"/>
            <w:vAlign w:val="center"/>
          </w:tcPr>
          <w:p w14:paraId="3341EB31" w14:textId="761F896D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박용재</w:t>
            </w:r>
          </w:p>
        </w:tc>
        <w:tc>
          <w:tcPr>
            <w:tcW w:w="2542" w:type="dxa"/>
            <w:vAlign w:val="center"/>
          </w:tcPr>
          <w:p w14:paraId="02E8948A" w14:textId="4720776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198,329</w:t>
            </w:r>
          </w:p>
        </w:tc>
        <w:tc>
          <w:tcPr>
            <w:tcW w:w="2543" w:type="dxa"/>
            <w:vAlign w:val="center"/>
          </w:tcPr>
          <w:p w14:paraId="39DBD0B4" w14:textId="1342157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55E0B3F5" w14:textId="438EC768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66DD0554" w14:textId="77777777" w:rsidTr="001E7080">
        <w:trPr>
          <w:trHeight w:val="84"/>
        </w:trPr>
        <w:tc>
          <w:tcPr>
            <w:tcW w:w="1439" w:type="dxa"/>
            <w:vAlign w:val="center"/>
          </w:tcPr>
          <w:p w14:paraId="35029813" w14:textId="246AB227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이명희</w:t>
            </w:r>
          </w:p>
        </w:tc>
        <w:tc>
          <w:tcPr>
            <w:tcW w:w="2542" w:type="dxa"/>
            <w:vAlign w:val="center"/>
          </w:tcPr>
          <w:p w14:paraId="3F90E067" w14:textId="72040653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179,106</w:t>
            </w:r>
          </w:p>
        </w:tc>
        <w:tc>
          <w:tcPr>
            <w:tcW w:w="2543" w:type="dxa"/>
            <w:vAlign w:val="center"/>
          </w:tcPr>
          <w:p w14:paraId="44F2038A" w14:textId="693E377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23B80D25" w14:textId="5784B2E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2A38D5D1" w14:textId="77777777" w:rsidTr="001E7080">
        <w:trPr>
          <w:trHeight w:val="46"/>
        </w:trPr>
        <w:tc>
          <w:tcPr>
            <w:tcW w:w="1439" w:type="dxa"/>
            <w:vAlign w:val="center"/>
          </w:tcPr>
          <w:p w14:paraId="48224CE5" w14:textId="618336EE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박석규</w:t>
            </w:r>
          </w:p>
        </w:tc>
        <w:tc>
          <w:tcPr>
            <w:tcW w:w="2542" w:type="dxa"/>
            <w:vAlign w:val="center"/>
          </w:tcPr>
          <w:p w14:paraId="66ECBDD0" w14:textId="09EDE20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67,569</w:t>
            </w:r>
          </w:p>
        </w:tc>
        <w:tc>
          <w:tcPr>
            <w:tcW w:w="2543" w:type="dxa"/>
            <w:vAlign w:val="center"/>
          </w:tcPr>
          <w:p w14:paraId="7E126C31" w14:textId="12E3BEA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1FD0D99B" w14:textId="18D024C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B425F2C" w14:textId="77777777" w:rsidTr="001E7080">
        <w:trPr>
          <w:trHeight w:val="150"/>
        </w:trPr>
        <w:tc>
          <w:tcPr>
            <w:tcW w:w="1439" w:type="dxa"/>
            <w:vAlign w:val="center"/>
          </w:tcPr>
          <w:p w14:paraId="621273F4" w14:textId="7632A834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박진규</w:t>
            </w:r>
          </w:p>
        </w:tc>
        <w:tc>
          <w:tcPr>
            <w:tcW w:w="2542" w:type="dxa"/>
            <w:vAlign w:val="center"/>
          </w:tcPr>
          <w:p w14:paraId="78F746D5" w14:textId="63BC6EB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43,992</w:t>
            </w:r>
          </w:p>
        </w:tc>
        <w:tc>
          <w:tcPr>
            <w:tcW w:w="2543" w:type="dxa"/>
            <w:vAlign w:val="center"/>
          </w:tcPr>
          <w:p w14:paraId="4165487F" w14:textId="461508D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0A0274AA" w14:textId="041EDBFB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3B7DA0A" w14:textId="77777777" w:rsidTr="001E7080">
        <w:trPr>
          <w:trHeight w:val="25"/>
        </w:trPr>
        <w:tc>
          <w:tcPr>
            <w:tcW w:w="1439" w:type="dxa"/>
            <w:vAlign w:val="center"/>
          </w:tcPr>
          <w:p w14:paraId="288D53D6" w14:textId="452388AE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조정숙</w:t>
            </w:r>
          </w:p>
        </w:tc>
        <w:tc>
          <w:tcPr>
            <w:tcW w:w="2542" w:type="dxa"/>
            <w:vAlign w:val="center"/>
          </w:tcPr>
          <w:p w14:paraId="50D5FF06" w14:textId="068F5109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51,752</w:t>
            </w:r>
          </w:p>
        </w:tc>
        <w:tc>
          <w:tcPr>
            <w:tcW w:w="2543" w:type="dxa"/>
            <w:vAlign w:val="center"/>
          </w:tcPr>
          <w:p w14:paraId="3CA5718E" w14:textId="3002197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18E13B97" w14:textId="2EE9D3D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9AFECA4" w14:textId="77777777" w:rsidTr="001E7080">
        <w:trPr>
          <w:trHeight w:val="25"/>
        </w:trPr>
        <w:tc>
          <w:tcPr>
            <w:tcW w:w="1439" w:type="dxa"/>
            <w:vAlign w:val="center"/>
          </w:tcPr>
          <w:p w14:paraId="4C329A59" w14:textId="107C7718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 w:rsidRPr="007717D1">
              <w:rPr>
                <w:rFonts w:asciiTheme="minorHAnsi" w:eastAsia="바탕" w:hAnsiTheme="minorHAnsi" w:cstheme="minorHAnsi" w:hint="eastAsia"/>
                <w:b/>
                <w:bCs/>
                <w:sz w:val="20"/>
              </w:rPr>
              <w:t>합계</w:t>
            </w:r>
          </w:p>
        </w:tc>
        <w:tc>
          <w:tcPr>
            <w:tcW w:w="2542" w:type="dxa"/>
            <w:vAlign w:val="center"/>
          </w:tcPr>
          <w:p w14:paraId="4C581A14" w14:textId="49B08788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2,482,704</w:t>
            </w:r>
          </w:p>
        </w:tc>
        <w:tc>
          <w:tcPr>
            <w:tcW w:w="2543" w:type="dxa"/>
            <w:vAlign w:val="center"/>
          </w:tcPr>
          <w:p w14:paraId="6AED519F" w14:textId="7208D603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1,489,573</w:t>
            </w:r>
          </w:p>
        </w:tc>
        <w:tc>
          <w:tcPr>
            <w:tcW w:w="2543" w:type="dxa"/>
            <w:vAlign w:val="center"/>
          </w:tcPr>
          <w:p w14:paraId="04AA70A4" w14:textId="0585EED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7717D1">
              <w:rPr>
                <w:rFonts w:eastAsia="맑은 고딕"/>
                <w:color w:val="000000"/>
                <w:sz w:val="20"/>
              </w:rPr>
              <w:t>30,000,000,220</w:t>
            </w:r>
          </w:p>
        </w:tc>
      </w:tr>
    </w:tbl>
    <w:p w14:paraId="1D9E00DA" w14:textId="77777777" w:rsidR="007717D1" w:rsidRDefault="007717D1">
      <w:pPr>
        <w:rPr>
          <w:rFonts w:eastAsia="바탕"/>
          <w:lang w:eastAsia="ko-KR"/>
        </w:rPr>
      </w:pPr>
    </w:p>
    <w:p w14:paraId="6B3BACBA" w14:textId="6624675B" w:rsidR="007717D1" w:rsidRDefault="007717D1">
      <w:pPr>
        <w:rPr>
          <w:rFonts w:eastAsia="바탕"/>
          <w:b/>
          <w:color w:val="000000"/>
          <w:sz w:val="23"/>
          <w:lang w:eastAsia="ko-KR"/>
        </w:rPr>
      </w:pPr>
      <w:r>
        <w:br w:type="page"/>
      </w:r>
    </w:p>
    <w:bookmarkEnd w:id="1211"/>
    <w:bookmarkEnd w:id="1212"/>
    <w:bookmarkEnd w:id="1213"/>
    <w:bookmarkEnd w:id="1214"/>
    <w:p w14:paraId="66374BC4" w14:textId="08743FF6" w:rsidR="007717D1" w:rsidRPr="00FA6062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r w:rsidRPr="00FA6062">
        <w:lastRenderedPageBreak/>
        <w:t>별지</w:t>
      </w:r>
      <w:r w:rsidRPr="00FA6062">
        <w:t xml:space="preserve"> </w:t>
      </w:r>
      <w:r w:rsidR="00A95E71">
        <w:rPr>
          <w:rFonts w:hint="eastAsia"/>
        </w:rPr>
        <w:t>6</w:t>
      </w:r>
      <w:r w:rsidRPr="00FA6062">
        <w:t>.1(</w:t>
      </w:r>
      <w:r w:rsidR="00A95E71">
        <w:rPr>
          <w:rFonts w:hint="eastAsia"/>
        </w:rPr>
        <w:t>7</w:t>
      </w:r>
      <w:r w:rsidRPr="00FA6062">
        <w:t>)</w:t>
      </w:r>
    </w:p>
    <w:p w14:paraId="72629DBA" w14:textId="173B1127" w:rsidR="007717D1" w:rsidRPr="00FA6062" w:rsidRDefault="007717D1" w:rsidP="007717D1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>
        <w:rPr>
          <w:rFonts w:eastAsia="바탕" w:hint="eastAsia"/>
          <w:b/>
          <w:sz w:val="23"/>
          <w:szCs w:val="23"/>
          <w:u w:val="single"/>
        </w:rPr>
        <w:t>사임서</w:t>
      </w:r>
    </w:p>
    <w:p w14:paraId="6873590A" w14:textId="7D8F2781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주식회사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새빗켐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귀중</w:t>
      </w:r>
    </w:p>
    <w:p w14:paraId="2C2BC4CD" w14:textId="77777777" w:rsidR="007717D1" w:rsidRDefault="007717D1" w:rsidP="007717D1">
      <w:pPr>
        <w:pStyle w:val="1f"/>
        <w:rPr>
          <w:rFonts w:asciiTheme="minorHAnsi" w:hAnsiTheme="minorHAnsi" w:cstheme="minorHAnsi"/>
          <w:lang w:val="en-GB"/>
        </w:rPr>
      </w:pPr>
    </w:p>
    <w:p w14:paraId="2629C317" w14:textId="35A3DED0" w:rsidR="007717D1" w:rsidRDefault="007717D1" w:rsidP="007717D1">
      <w:pPr>
        <w:pStyle w:val="1f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본인은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본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문서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작성일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현재</w:t>
      </w:r>
      <w:r>
        <w:rPr>
          <w:rFonts w:asciiTheme="minorHAnsi" w:hAnsiTheme="minorHAnsi" w:cstheme="minorHAnsi"/>
          <w:lang w:val="en-GB"/>
        </w:rPr>
        <w:t xml:space="preserve"> </w:t>
      </w:r>
      <w:r w:rsidRPr="00C53C84">
        <w:rPr>
          <w:rFonts w:asciiTheme="minorHAnsi" w:hAnsiTheme="minorHAnsi" w:cstheme="minorHAnsi"/>
          <w:lang w:val="en-GB"/>
        </w:rPr>
        <w:t>주식회사</w:t>
      </w:r>
      <w:r w:rsidRPr="00C53C84">
        <w:rPr>
          <w:rFonts w:asciiTheme="minorHAnsi" w:hAnsiTheme="minorHAnsi" w:cstheme="minorHAnsi" w:hint="eastAsia"/>
          <w:lang w:val="en-GB"/>
        </w:rPr>
        <w:t xml:space="preserve"> </w:t>
      </w:r>
      <w:r w:rsidRPr="00C53C84">
        <w:rPr>
          <w:rFonts w:asciiTheme="minorHAnsi" w:hAnsiTheme="minorHAnsi" w:cstheme="minorHAnsi" w:hint="eastAsia"/>
          <w:lang w:val="en-GB"/>
        </w:rPr>
        <w:t>새빗켐</w:t>
      </w:r>
      <w:r w:rsidRPr="00C53C84">
        <w:rPr>
          <w:rFonts w:asciiTheme="minorHAnsi" w:hAnsiTheme="minorHAnsi" w:cstheme="minorHAnsi"/>
          <w:lang w:val="en-GB"/>
        </w:rPr>
        <w:t>의</w:t>
      </w:r>
      <w:r>
        <w:rPr>
          <w:rFonts w:eastAsia="바탕체"/>
          <w:sz w:val="22"/>
          <w:szCs w:val="22"/>
        </w:rPr>
        <w:t xml:space="preserve"> </w:t>
      </w:r>
      <w:r>
        <w:rPr>
          <w:rFonts w:asciiTheme="minorHAnsi" w:hAnsiTheme="minorHAnsi" w:cstheme="minorHAnsi"/>
          <w:lang w:val="en-GB"/>
        </w:rPr>
        <w:t>[</w:t>
      </w:r>
      <w:r>
        <w:rPr>
          <w:rFonts w:asciiTheme="minorHAnsi" w:hAnsiTheme="minorHAnsi" w:cstheme="minorHAnsi" w:hint="eastAsia"/>
          <w:lang w:val="en-GB"/>
        </w:rPr>
        <w:t>대표이사</w:t>
      </w:r>
      <w:r>
        <w:rPr>
          <w:rFonts w:asciiTheme="minorHAnsi" w:hAnsiTheme="minorHAnsi" w:cstheme="minorHAnsi" w:hint="eastAsia"/>
          <w:lang w:val="en-GB"/>
        </w:rPr>
        <w:t xml:space="preserve"> </w:t>
      </w:r>
      <w:r>
        <w:rPr>
          <w:rFonts w:asciiTheme="minorHAnsi" w:hAnsiTheme="minorHAnsi" w:cstheme="minorHAnsi" w:hint="eastAsia"/>
          <w:lang w:val="en-GB"/>
        </w:rPr>
        <w:t>겸</w:t>
      </w:r>
      <w:r>
        <w:rPr>
          <w:rFonts w:asciiTheme="minorHAnsi" w:hAnsiTheme="minorHAnsi" w:cstheme="minorHAnsi" w:hint="eastAsia"/>
          <w:lang w:val="en-GB"/>
        </w:rPr>
        <w:t xml:space="preserve"> </w:t>
      </w:r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 </w:t>
      </w:r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 </w:t>
      </w:r>
      <w:r w:rsidR="00E34B53">
        <w:rPr>
          <w:rFonts w:asciiTheme="minorHAnsi" w:hAnsiTheme="minorHAnsi" w:cstheme="minorHAnsi" w:hint="eastAsia"/>
          <w:lang w:val="en-GB"/>
        </w:rPr>
        <w:t>사외이사</w:t>
      </w:r>
      <w:r w:rsidR="00E34B53">
        <w:rPr>
          <w:rFonts w:asciiTheme="minorHAnsi" w:hAnsiTheme="minorHAnsi" w:cstheme="minorHAnsi" w:hint="eastAsia"/>
          <w:lang w:val="en-GB"/>
        </w:rPr>
        <w:t xml:space="preserve"> / </w:t>
      </w:r>
      <w:r w:rsidR="00E34B53">
        <w:rPr>
          <w:rFonts w:asciiTheme="minorHAnsi" w:hAnsiTheme="minorHAnsi" w:cstheme="minorHAnsi" w:hint="eastAsia"/>
          <w:lang w:val="en-GB"/>
        </w:rPr>
        <w:t>감사</w:t>
      </w:r>
      <w:r>
        <w:rPr>
          <w:rFonts w:asciiTheme="minorHAnsi" w:hAnsiTheme="minorHAnsi" w:cstheme="minorHAnsi"/>
          <w:lang w:val="en-GB"/>
        </w:rPr>
        <w:t>] (</w:t>
      </w:r>
      <w:r>
        <w:rPr>
          <w:rFonts w:asciiTheme="minorHAnsi" w:hAnsiTheme="minorHAnsi" w:cstheme="minorHAnsi"/>
          <w:lang w:val="en-GB"/>
        </w:rPr>
        <w:t>으</w:t>
      </w:r>
      <w:r>
        <w:rPr>
          <w:rFonts w:asciiTheme="minorHAnsi" w:hAnsiTheme="minorHAnsi" w:cstheme="minorHAnsi"/>
          <w:lang w:val="en-GB"/>
        </w:rPr>
        <w:t>)</w:t>
      </w:r>
      <w:r>
        <w:rPr>
          <w:rFonts w:asciiTheme="minorHAnsi" w:hAnsiTheme="minorHAnsi" w:cstheme="minorHAnsi"/>
          <w:lang w:val="en-GB"/>
        </w:rPr>
        <w:t>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재직하고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있는바</w:t>
      </w:r>
      <w:r>
        <w:rPr>
          <w:rFonts w:asciiTheme="minorHAnsi" w:hAnsiTheme="minorHAnsi" w:cstheme="minorHAnsi"/>
          <w:lang w:val="en-GB"/>
        </w:rPr>
        <w:t xml:space="preserve">, </w:t>
      </w:r>
      <w:bookmarkStart w:id="1220" w:name="_DV_M617"/>
      <w:bookmarkStart w:id="1221" w:name="_DV_M618"/>
      <w:bookmarkStart w:id="1222" w:name="_DV_M619"/>
      <w:bookmarkStart w:id="1223" w:name="_DV_M620"/>
      <w:bookmarkStart w:id="1224" w:name="_DV_M621"/>
      <w:bookmarkStart w:id="1225" w:name="_DV_M622"/>
      <w:bookmarkStart w:id="1226" w:name="_DV_M623"/>
      <w:bookmarkStart w:id="1227" w:name="_DV_M624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r>
        <w:rPr>
          <w:rFonts w:asciiTheme="minorHAnsi" w:hAnsiTheme="minorHAnsi" w:cstheme="minorHAnsi"/>
          <w:lang w:val="en-GB"/>
        </w:rPr>
        <w:t>202</w:t>
      </w:r>
      <w:r w:rsidR="00E34B53">
        <w:rPr>
          <w:rFonts w:asciiTheme="minorHAnsi" w:hAnsiTheme="minorHAnsi" w:cstheme="minorHAnsi" w:hint="eastAsia"/>
          <w:lang w:val="en-GB"/>
        </w:rPr>
        <w:t>5</w:t>
      </w:r>
      <w:r>
        <w:rPr>
          <w:rFonts w:asciiTheme="minorHAnsi" w:hAnsiTheme="minorHAnsi" w:cstheme="minorHAnsi"/>
          <w:lang w:val="en-GB"/>
        </w:rPr>
        <w:t>. [*]. [*].</w:t>
      </w:r>
      <w:r>
        <w:rPr>
          <w:rFonts w:asciiTheme="minorHAnsi" w:hAnsiTheme="minorHAnsi" w:cstheme="minorHAnsi"/>
          <w:lang w:val="en-GB"/>
        </w:rPr>
        <w:t>자로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사임합니다</w:t>
      </w:r>
      <w:r>
        <w:rPr>
          <w:rFonts w:asciiTheme="minorHAnsi" w:hAnsiTheme="minorHAnsi" w:cstheme="minorHAnsi"/>
          <w:lang w:val="en-GB"/>
        </w:rPr>
        <w:t>.</w:t>
      </w:r>
    </w:p>
    <w:p w14:paraId="2B2E224C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자발적인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의사에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사임서를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제출하였</w:t>
      </w:r>
      <w:r>
        <w:rPr>
          <w:rFonts w:asciiTheme="minorHAnsi" w:hAnsiTheme="minorHAnsi" w:cstheme="minorHAnsi" w:hint="eastAsia"/>
        </w:rPr>
        <w:t>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사임일까지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발생한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급여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퇴직금을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포함하여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사임일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전까지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회사로부터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수령해야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모든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금원을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수령하였음을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확인하며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채무와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책임을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면제하고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확정적으로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포기합니다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</w:p>
    <w:p w14:paraId="23E68864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위와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같은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및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면제</w:t>
      </w:r>
      <w:r>
        <w:rPr>
          <w:rFonts w:asciiTheme="minorHAnsi" w:eastAsia="나눔고딕" w:hAnsiTheme="minorHAnsi" w:cstheme="minorHAnsi"/>
        </w:rPr>
        <w:t>ㆍ</w:t>
      </w:r>
      <w:r>
        <w:rPr>
          <w:rFonts w:asciiTheme="minorHAnsi" w:hAnsiTheme="minorHAnsi" w:cstheme="minorHAnsi"/>
        </w:rPr>
        <w:t>포기의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효력을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다투거나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직무와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관련하여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주주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또는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임직원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계열회사에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민</w:t>
      </w:r>
      <w:r>
        <w:rPr>
          <w:rFonts w:asciiTheme="minorHAnsi" w:hAnsiTheme="minorHAnsi" w:cstheme="minorHAnsi"/>
        </w:rPr>
        <w:t>∙</w:t>
      </w:r>
      <w:r>
        <w:rPr>
          <w:rFonts w:asciiTheme="minorHAnsi" w:hAnsiTheme="minorHAnsi" w:cstheme="minorHAnsi"/>
        </w:rPr>
        <w:t>형사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어떠한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형태의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이의제기도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않겠습니다</w:t>
      </w:r>
      <w:r>
        <w:rPr>
          <w:rFonts w:asciiTheme="minorHAnsi" w:hAnsiTheme="minorHAnsi" w:cstheme="minorHAnsi"/>
        </w:rPr>
        <w:t>.</w:t>
      </w:r>
    </w:p>
    <w:p w14:paraId="5E0B2271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6C353924" w14:textId="3A6502C0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202</w:t>
      </w:r>
      <w:r w:rsidR="00E34B53">
        <w:rPr>
          <w:rFonts w:asciiTheme="minorHAnsi" w:hAnsiTheme="minorHAnsi" w:cstheme="minorHAnsi" w:hint="eastAsia"/>
        </w:rPr>
        <w:t>5</w:t>
      </w:r>
      <w:r>
        <w:rPr>
          <w:rFonts w:asciiTheme="minorHAnsi" w:hAnsiTheme="minorHAnsi" w:cstheme="minorHAnsi"/>
        </w:rPr>
        <w:t>. [*]. [*]</w:t>
      </w:r>
    </w:p>
    <w:p w14:paraId="50DE1017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721C1F7D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성명</w:t>
      </w:r>
      <w:r>
        <w:rPr>
          <w:rFonts w:asciiTheme="minorHAnsi" w:hAnsiTheme="minorHAnsi" w:cstheme="minorHAnsi"/>
        </w:rPr>
        <w:t xml:space="preserve"> 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(</w:t>
      </w:r>
      <w:r>
        <w:rPr>
          <w:rFonts w:asciiTheme="minorHAnsi" w:hAnsiTheme="minorHAnsi" w:cstheme="minorHAnsi"/>
        </w:rPr>
        <w:t>인</w:t>
      </w:r>
      <w:r>
        <w:rPr>
          <w:rFonts w:asciiTheme="minorHAnsi" w:hAnsiTheme="minorHAnsi" w:cstheme="minorHAnsi"/>
        </w:rPr>
        <w:t xml:space="preserve">) </w:t>
      </w:r>
    </w:p>
    <w:p w14:paraId="3BF0F625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주민등록번호</w:t>
      </w:r>
      <w:r>
        <w:rPr>
          <w:rFonts w:asciiTheme="minorHAnsi" w:hAnsiTheme="minorHAnsi" w:cstheme="minorHAnsi"/>
        </w:rPr>
        <w:t xml:space="preserve"> : </w:t>
      </w:r>
    </w:p>
    <w:p w14:paraId="261FCD79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주소</w:t>
      </w:r>
      <w:r>
        <w:rPr>
          <w:rFonts w:asciiTheme="minorHAnsi" w:hAnsiTheme="minorHAnsi" w:cstheme="minorHAnsi"/>
        </w:rPr>
        <w:t xml:space="preserve"> : </w:t>
      </w:r>
    </w:p>
    <w:p w14:paraId="2D1A613E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68114988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bookmarkStart w:id="1228" w:name="_DV_C217"/>
      <w:r>
        <w:rPr>
          <w:rFonts w:asciiTheme="minorHAnsi" w:hAnsiTheme="minorHAnsi" w:cstheme="minorHAnsi"/>
        </w:rPr>
        <w:t>첨부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인감증명서</w:t>
      </w:r>
      <w:bookmarkEnd w:id="1228"/>
    </w:p>
    <w:p w14:paraId="57143397" w14:textId="107BC62F" w:rsidR="007717D1" w:rsidRDefault="007717D1">
      <w:pPr>
        <w:rPr>
          <w:rFonts w:eastAsia="바탕"/>
          <w:bCs/>
          <w:color w:val="000000"/>
          <w:sz w:val="23"/>
          <w:lang w:eastAsia="ko-KR"/>
        </w:rPr>
      </w:pPr>
      <w:r>
        <w:rPr>
          <w:b/>
          <w:bCs/>
          <w:lang w:eastAsia="ko-KR"/>
        </w:rPr>
        <w:br w:type="page"/>
      </w:r>
    </w:p>
    <w:p w14:paraId="29775199" w14:textId="77777777" w:rsidR="00255D35" w:rsidRPr="00FA6062" w:rsidRDefault="00255D35" w:rsidP="001D3520">
      <w:pPr>
        <w:pStyle w:val="1"/>
        <w:numPr>
          <w:ilvl w:val="0"/>
          <w:numId w:val="0"/>
        </w:numPr>
        <w:jc w:val="center"/>
        <w:sectPr w:rsidR="00255D35" w:rsidRPr="00FA6062" w:rsidSect="00812603">
          <w:footerReference w:type="default" r:id="rId22"/>
          <w:headerReference w:type="first" r:id="rId23"/>
          <w:footerReference w:type="first" r:id="rId24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</w:p>
    <w:p w14:paraId="59BA148E" w14:textId="3EF7B24C" w:rsidR="00DD364E" w:rsidRPr="00FA6062" w:rsidRDefault="00DD364E" w:rsidP="00DD364E">
      <w:pPr>
        <w:pStyle w:val="1"/>
        <w:numPr>
          <w:ilvl w:val="0"/>
          <w:numId w:val="0"/>
        </w:numPr>
        <w:wordWrap w:val="0"/>
        <w:autoSpaceDE w:val="0"/>
      </w:pPr>
      <w:bookmarkStart w:id="1229" w:name="_Toc118882279"/>
      <w:bookmarkEnd w:id="1215"/>
      <w:bookmarkEnd w:id="1216"/>
      <w:r w:rsidRPr="00FA6062">
        <w:lastRenderedPageBreak/>
        <w:t>별지</w:t>
      </w:r>
      <w:r w:rsidRPr="00FA6062">
        <w:t xml:space="preserve"> </w:t>
      </w:r>
      <w:r w:rsidR="007717D1">
        <w:rPr>
          <w:rFonts w:hint="eastAsia"/>
        </w:rPr>
        <w:t>7</w:t>
      </w:r>
      <w:r w:rsidRPr="00FA6062">
        <w:t>.1(9)</w:t>
      </w:r>
    </w:p>
    <w:p w14:paraId="52B36426" w14:textId="07A99368" w:rsidR="00DD364E" w:rsidRPr="00FA6062" w:rsidRDefault="00DD364E" w:rsidP="00DD364E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 w:rsidRPr="00FA6062">
        <w:rPr>
          <w:rFonts w:eastAsia="바탕"/>
          <w:b/>
          <w:sz w:val="23"/>
          <w:szCs w:val="23"/>
          <w:u w:val="single"/>
        </w:rPr>
        <w:t>매도인들의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대상회사에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대한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진술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및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보장</w:t>
      </w:r>
    </w:p>
    <w:p w14:paraId="4715FA78" w14:textId="35069C6B" w:rsidR="00DD364E" w:rsidRPr="00FA6062" w:rsidRDefault="00DD364E" w:rsidP="00DD364E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매도인들은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매수인에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대하여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공개목록에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항목별로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기재된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제외하고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다만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이하에서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달리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명시된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)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진실하고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정확함을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보장한다</w:t>
      </w:r>
      <w:r w:rsidRPr="00FA6062">
        <w:rPr>
          <w:rFonts w:cs="Times New Roman"/>
        </w:rPr>
        <w:t>.</w:t>
      </w:r>
    </w:p>
    <w:p w14:paraId="3136A051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설립</w:t>
      </w:r>
      <w:r w:rsidRPr="00FA6062">
        <w:t xml:space="preserve">, </w:t>
      </w:r>
      <w:r w:rsidRPr="00FA6062">
        <w:t>조직</w:t>
      </w:r>
      <w:r w:rsidRPr="00FA6062">
        <w:t xml:space="preserve">, </w:t>
      </w:r>
      <w:r w:rsidRPr="00FA6062">
        <w:t>권한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없음</w:t>
      </w:r>
      <w:r w:rsidRPr="00FA6062">
        <w:t>.</w:t>
      </w:r>
    </w:p>
    <w:p w14:paraId="17B10B49" w14:textId="38550544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대한민국</w:t>
      </w:r>
      <w:r w:rsidR="00906B20" w:rsidRPr="00FA6062">
        <w:t xml:space="preserve"> </w:t>
      </w:r>
      <w:r w:rsidR="00906B20" w:rsidRPr="00FA6062">
        <w:t>법</w:t>
      </w:r>
      <w:r w:rsidR="004C7ADA" w:rsidRPr="00FA6062">
        <w:t>령</w:t>
      </w:r>
      <w:r w:rsidRPr="00FA6062">
        <w:t>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설립되고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존속하는</w:t>
      </w:r>
      <w:r w:rsidRPr="00FA6062">
        <w:t xml:space="preserve"> </w:t>
      </w:r>
      <w:r w:rsidRPr="00FA6062">
        <w:t>법인이며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수행하는</w:t>
      </w:r>
      <w:r w:rsidRPr="00FA6062">
        <w:t xml:space="preserve"> </w:t>
      </w:r>
      <w:r w:rsidRPr="00FA6062">
        <w:t>데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법인으로서의</w:t>
      </w:r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능력을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있고</w:t>
      </w:r>
      <w:r w:rsidRPr="00FA6062">
        <w:t xml:space="preserve">,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상법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해산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청산사유나</w:t>
      </w:r>
      <w:r w:rsidRPr="00FA6062">
        <w:t xml:space="preserve"> </w:t>
      </w:r>
      <w:r w:rsidRPr="00FA6062">
        <w:t>파산</w:t>
      </w:r>
      <w:r w:rsidRPr="00FA6062">
        <w:t xml:space="preserve">, </w:t>
      </w:r>
      <w:r w:rsidRPr="00FA6062">
        <w:t>회생절차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절차를</w:t>
      </w:r>
      <w:r w:rsidRPr="00FA6062">
        <w:t xml:space="preserve"> </w:t>
      </w:r>
      <w:r w:rsidRPr="00FA6062">
        <w:t>개시할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사유는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</w:p>
    <w:p w14:paraId="7E0AAA69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위반</w:t>
      </w:r>
      <w:r w:rsidRPr="00FA6062">
        <w:t xml:space="preserve"> </w:t>
      </w:r>
      <w:r w:rsidRPr="00FA6062">
        <w:t>없음</w:t>
      </w:r>
      <w:r w:rsidRPr="00FA6062">
        <w:t>.</w:t>
      </w:r>
    </w:p>
    <w:p w14:paraId="7A387581" w14:textId="71F47027" w:rsidR="00DD364E" w:rsidRPr="00FA6062" w:rsidRDefault="00DD364E" w:rsidP="00DD364E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이행은</w:t>
      </w:r>
      <w:r w:rsidRPr="00FA6062">
        <w:t xml:space="preserve"> (i) </w:t>
      </w:r>
      <w:r w:rsidRPr="00FA6062">
        <w:t>대상회사의</w:t>
      </w:r>
      <w:r w:rsidRPr="00FA6062">
        <w:t xml:space="preserve"> </w:t>
      </w:r>
      <w:r w:rsidRPr="00FA6062">
        <w:t>조직서류에</w:t>
      </w:r>
      <w:r w:rsidRPr="00FA6062">
        <w:t xml:space="preserve"> </w:t>
      </w:r>
      <w:r w:rsidRPr="00FA6062">
        <w:t>위반되거나</w:t>
      </w:r>
      <w:r w:rsidRPr="00FA6062">
        <w:t xml:space="preserve">, (ii) </w:t>
      </w:r>
      <w:r w:rsidRPr="00FA6062">
        <w:t>대상회사에</w:t>
      </w:r>
      <w:r w:rsidRPr="00FA6062">
        <w:t xml:space="preserve"> </w:t>
      </w:r>
      <w:r w:rsidRPr="00FA6062">
        <w:t>적용되는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정부승인에</w:t>
      </w:r>
      <w:r w:rsidRPr="00FA6062">
        <w:t xml:space="preserve"> </w:t>
      </w:r>
      <w:r w:rsidRPr="00FA6062">
        <w:t>위반되거나</w:t>
      </w:r>
      <w:r w:rsidRPr="00FA6062">
        <w:t xml:space="preserve"> (iii)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계약이나</w:t>
      </w:r>
      <w:r w:rsidRPr="00FA6062">
        <w:t xml:space="preserve"> </w:t>
      </w:r>
      <w:r w:rsidRPr="00FA6062">
        <w:t>약정의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의무불이행이나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</w:t>
      </w:r>
      <w:r w:rsidRPr="00FA6062">
        <w:t xml:space="preserve"> </w:t>
      </w:r>
      <w:r w:rsidRPr="00FA6062">
        <w:t>상실사유에</w:t>
      </w:r>
      <w:r w:rsidRPr="00FA6062">
        <w:t xml:space="preserve"> </w:t>
      </w:r>
      <w:r w:rsidRPr="00FA6062">
        <w:t>해당하지</w:t>
      </w:r>
      <w:r w:rsidRPr="00FA6062">
        <w:t xml:space="preserve"> </w:t>
      </w:r>
      <w:r w:rsidRPr="00FA6062">
        <w:t>아니한다</w:t>
      </w:r>
      <w:r w:rsidRPr="00FA6062">
        <w:t>(</w:t>
      </w:r>
      <w:r w:rsidRPr="00FA6062">
        <w:t>상대방</w:t>
      </w:r>
      <w:r w:rsidRPr="00FA6062">
        <w:t xml:space="preserve"> </w:t>
      </w:r>
      <w:r w:rsidRPr="00FA6062">
        <w:t>계약당사자</w:t>
      </w:r>
      <w:r w:rsidRPr="00FA6062">
        <w:t xml:space="preserve">, </w:t>
      </w:r>
      <w:r w:rsidRPr="00FA6062">
        <w:t>채권자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r w:rsidRPr="00FA6062">
        <w:t>경과</w:t>
      </w:r>
      <w:r w:rsidR="00BD68F3"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이익이</w:t>
      </w:r>
      <w:r w:rsidRPr="00FA6062">
        <w:t xml:space="preserve"> </w:t>
      </w:r>
      <w:r w:rsidRPr="00FA6062">
        <w:t>상실되는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포함한다</w:t>
      </w:r>
      <w:r w:rsidRPr="00FA6062">
        <w:t xml:space="preserve">). </w:t>
      </w:r>
    </w:p>
    <w:p w14:paraId="6300BD56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자본</w:t>
      </w:r>
      <w:r w:rsidRPr="00FA6062">
        <w:rPr>
          <w:szCs w:val="23"/>
          <w:u w:val="none"/>
        </w:rPr>
        <w:t>.</w:t>
      </w:r>
    </w:p>
    <w:p w14:paraId="2E6C869A" w14:textId="49A9CE39" w:rsidR="00DD364E" w:rsidRPr="00FA6062" w:rsidRDefault="00DD364E" w:rsidP="00DD364E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="00900A08" w:rsidRPr="00FA6062">
        <w:t>자본구성</w:t>
      </w:r>
      <w:r w:rsidR="00900A08" w:rsidRPr="00FA6062">
        <w:t>(</w:t>
      </w:r>
      <w:r w:rsidRPr="00FA6062">
        <w:t>수권주식총수</w:t>
      </w:r>
      <w:r w:rsidRPr="00FA6062">
        <w:t xml:space="preserve">, </w:t>
      </w:r>
      <w:r w:rsidRPr="00FA6062">
        <w:t>발행주식총수</w:t>
      </w:r>
      <w:r w:rsidR="00900A08" w:rsidRPr="00FA6062">
        <w:t xml:space="preserve">, </w:t>
      </w:r>
      <w:r w:rsidR="00900A08" w:rsidRPr="00FA6062">
        <w:t>주당</w:t>
      </w:r>
      <w:r w:rsidR="00900A08" w:rsidRPr="00FA6062">
        <w:t xml:space="preserve"> </w:t>
      </w:r>
      <w:r w:rsidR="00900A08" w:rsidRPr="00FA6062">
        <w:t>액면금액</w:t>
      </w:r>
      <w:r w:rsidR="00900A08" w:rsidRPr="00FA6062">
        <w:t xml:space="preserve">, </w:t>
      </w:r>
      <w:r w:rsidR="004251FE" w:rsidRPr="00FA6062">
        <w:t>자본금</w:t>
      </w:r>
      <w:r w:rsidR="00900A08" w:rsidRPr="00FA6062">
        <w:t xml:space="preserve">, </w:t>
      </w:r>
      <w:r w:rsidR="00253DAC" w:rsidRPr="00FA6062">
        <w:t>제한부담</w:t>
      </w:r>
      <w:r w:rsidR="00900A08" w:rsidRPr="00FA6062">
        <w:t xml:space="preserve"> </w:t>
      </w:r>
      <w:r w:rsidR="00253DAC" w:rsidRPr="00FA6062">
        <w:t>존재</w:t>
      </w:r>
      <w:r w:rsidR="00900A08" w:rsidRPr="00FA6062">
        <w:t xml:space="preserve"> </w:t>
      </w:r>
      <w:r w:rsidR="00900A08" w:rsidRPr="00FA6062">
        <w:t>여부</w:t>
      </w:r>
      <w:r w:rsidR="00900A08" w:rsidRPr="00FA6062">
        <w:t>)</w:t>
      </w:r>
      <w:r w:rsidR="00900A08" w:rsidRPr="00FA6062">
        <w:t>은</w:t>
      </w:r>
      <w:r w:rsidR="00883E3F" w:rsidRPr="00FA6062">
        <w:t xml:space="preserve"> </w:t>
      </w:r>
      <w:r w:rsidR="00883E3F" w:rsidRPr="00FA6062">
        <w:t>다음</w:t>
      </w:r>
      <w:r w:rsidR="00883E3F" w:rsidRPr="00FA6062">
        <w:t xml:space="preserve"> </w:t>
      </w:r>
      <w:r w:rsidR="00883E3F" w:rsidRPr="00FA6062">
        <w:t>표</w:t>
      </w:r>
      <w:r w:rsidRPr="00FA6062">
        <w:t>에</w:t>
      </w:r>
      <w:r w:rsidRPr="00FA6062">
        <w:t xml:space="preserve"> </w:t>
      </w:r>
      <w:r w:rsidRPr="00FA6062">
        <w:t>기재된</w:t>
      </w:r>
      <w:r w:rsidRPr="00FA6062">
        <w:t xml:space="preserve"> </w:t>
      </w:r>
      <w:r w:rsidRPr="00FA6062">
        <w:t>바와</w:t>
      </w:r>
      <w:r w:rsidRPr="00FA6062">
        <w:t xml:space="preserve"> </w:t>
      </w:r>
      <w:r w:rsidRPr="00FA6062">
        <w:t>같고</w:t>
      </w:r>
      <w:r w:rsidRPr="00FA6062">
        <w:t xml:space="preserve">, </w:t>
      </w:r>
      <w:r w:rsidR="00673159" w:rsidRPr="00FA6062">
        <w:t>대상회사의</w:t>
      </w:r>
      <w:r w:rsidR="00673159" w:rsidRPr="00FA6062">
        <w:t xml:space="preserve"> </w:t>
      </w:r>
      <w:r w:rsidRPr="00FA6062">
        <w:t>발행주식은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발행되었고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주금이</w:t>
      </w:r>
      <w:r w:rsidRPr="00FA6062">
        <w:t xml:space="preserve"> </w:t>
      </w:r>
      <w:r w:rsidRPr="00FA6062">
        <w:t>전액</w:t>
      </w:r>
      <w:r w:rsidRPr="00FA6062">
        <w:t xml:space="preserve"> </w:t>
      </w:r>
      <w:r w:rsidRPr="00FA6062">
        <w:t>납입되었으며</w:t>
      </w:r>
      <w:r w:rsidRPr="00FA6062">
        <w:t xml:space="preserve"> </w:t>
      </w:r>
      <w:r w:rsidRPr="00FA6062">
        <w:t>더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납입책임이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>.</w:t>
      </w:r>
      <w:r w:rsidR="003773FF" w:rsidRPr="00FA6062">
        <w:rPr>
          <w:rStyle w:val="afd"/>
        </w:rPr>
        <w:footnoteReference w:id="9"/>
      </w:r>
    </w:p>
    <w:tbl>
      <w:tblPr>
        <w:tblStyle w:val="afff2"/>
        <w:tblW w:w="0" w:type="auto"/>
        <w:tblInd w:w="737" w:type="dxa"/>
        <w:tblLook w:val="04A0" w:firstRow="1" w:lastRow="0" w:firstColumn="1" w:lastColumn="0" w:noHBand="0" w:noVBand="1"/>
      </w:tblPr>
      <w:tblGrid>
        <w:gridCol w:w="3794"/>
        <w:gridCol w:w="4486"/>
      </w:tblGrid>
      <w:tr w:rsidR="00C32BAB" w:rsidRPr="00FA6062" w14:paraId="4CCE148A" w14:textId="77777777" w:rsidTr="00A6309A">
        <w:tc>
          <w:tcPr>
            <w:tcW w:w="3794" w:type="dxa"/>
          </w:tcPr>
          <w:p w14:paraId="6052CB90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수권주식총수</w:t>
            </w:r>
          </w:p>
        </w:tc>
        <w:tc>
          <w:tcPr>
            <w:tcW w:w="4486" w:type="dxa"/>
          </w:tcPr>
          <w:p w14:paraId="635847F9" w14:textId="573CBE0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5AC90AA3" w14:textId="77777777" w:rsidTr="00A6309A">
        <w:tc>
          <w:tcPr>
            <w:tcW w:w="3794" w:type="dxa"/>
          </w:tcPr>
          <w:p w14:paraId="18F6E05B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발행주식총수</w:t>
            </w:r>
          </w:p>
        </w:tc>
        <w:tc>
          <w:tcPr>
            <w:tcW w:w="4486" w:type="dxa"/>
          </w:tcPr>
          <w:p w14:paraId="5209BDF4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0086BD28" w14:textId="77777777" w:rsidTr="00A6309A">
        <w:tc>
          <w:tcPr>
            <w:tcW w:w="3794" w:type="dxa"/>
          </w:tcPr>
          <w:p w14:paraId="6DA9F69D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자본금</w:t>
            </w:r>
            <w:r w:rsidRPr="00FA6062">
              <w:rPr>
                <w:b/>
                <w:bCs/>
              </w:rPr>
              <w:t>(</w:t>
            </w:r>
            <w:r w:rsidRPr="00FA6062">
              <w:rPr>
                <w:b/>
                <w:bCs/>
              </w:rPr>
              <w:t>주당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액면금액</w:t>
            </w:r>
            <w:r w:rsidRPr="00FA6062">
              <w:rPr>
                <w:b/>
                <w:bCs/>
              </w:rPr>
              <w:t>)</w:t>
            </w:r>
          </w:p>
        </w:tc>
        <w:tc>
          <w:tcPr>
            <w:tcW w:w="4486" w:type="dxa"/>
          </w:tcPr>
          <w:p w14:paraId="2C66D85A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27C74ED1" w14:textId="77777777" w:rsidTr="00A6309A">
        <w:tc>
          <w:tcPr>
            <w:tcW w:w="3794" w:type="dxa"/>
          </w:tcPr>
          <w:p w14:paraId="3910AA27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제한부담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존재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여부</w:t>
            </w:r>
          </w:p>
        </w:tc>
        <w:tc>
          <w:tcPr>
            <w:tcW w:w="4486" w:type="dxa"/>
          </w:tcPr>
          <w:p w14:paraId="4F5C6CD0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</w:tbl>
    <w:p w14:paraId="6E5B9029" w14:textId="77777777" w:rsidR="00091FDD" w:rsidRDefault="00091FDD" w:rsidP="00DD364E">
      <w:pPr>
        <w:pStyle w:val="2f2"/>
        <w:wordWrap w:val="0"/>
        <w:autoSpaceDE w:val="0"/>
      </w:pPr>
    </w:p>
    <w:p w14:paraId="14748D2D" w14:textId="60F0C030" w:rsidR="00DD364E" w:rsidRPr="00FA6062" w:rsidRDefault="002E67F9" w:rsidP="00DD364E">
      <w:pPr>
        <w:pStyle w:val="2f2"/>
        <w:wordWrap w:val="0"/>
        <w:autoSpaceDE w:val="0"/>
      </w:pPr>
      <w:r w:rsidRPr="000D0304">
        <w:rPr>
          <w:rFonts w:hint="eastAsia"/>
          <w:u w:val="single"/>
        </w:rPr>
        <w:lastRenderedPageBreak/>
        <w:t>공개목록</w:t>
      </w:r>
      <w:r w:rsidRPr="000D0304">
        <w:rPr>
          <w:u w:val="single"/>
        </w:rPr>
        <w:t xml:space="preserve"> 7.1(9)</w:t>
      </w:r>
      <w:r w:rsidRPr="000D0304">
        <w:rPr>
          <w:rFonts w:hint="eastAsia"/>
          <w:u w:val="single"/>
        </w:rPr>
        <w:t>의</w:t>
      </w:r>
      <w:r w:rsidRPr="000D0304">
        <w:rPr>
          <w:u w:val="single"/>
        </w:rPr>
        <w:t xml:space="preserve"> (3)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 w:rsidR="001E157F">
        <w:rPr>
          <w:rStyle w:val="afd"/>
        </w:rPr>
        <w:footnoteReference w:id="10"/>
      </w:r>
      <w:r>
        <w:rPr>
          <w:rFonts w:hint="eastAsia"/>
        </w:rPr>
        <w:t xml:space="preserve">, </w:t>
      </w:r>
      <w:r w:rsidR="00DD364E" w:rsidRPr="00FA6062">
        <w:t>대상회사</w:t>
      </w:r>
      <w:r w:rsidR="00306561" w:rsidRPr="00FA6062">
        <w:t>는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자에게</w:t>
      </w:r>
      <w:r w:rsidR="00DD364E" w:rsidRPr="00FA6062">
        <w:t xml:space="preserve"> </w:t>
      </w:r>
      <w:r w:rsidR="00DD364E" w:rsidRPr="00FA6062">
        <w:t>전환사채</w:t>
      </w:r>
      <w:r w:rsidR="00DD364E" w:rsidRPr="00FA6062">
        <w:t xml:space="preserve">, </w:t>
      </w:r>
      <w:r w:rsidR="00DD364E" w:rsidRPr="00FA6062">
        <w:t>신주인수권부사채</w:t>
      </w:r>
      <w:r w:rsidR="00DD364E" w:rsidRPr="00FA6062">
        <w:t xml:space="preserve">, </w:t>
      </w:r>
      <w:r w:rsidR="00DD364E" w:rsidRPr="00FA6062">
        <w:t>교환사채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회사의</w:t>
      </w:r>
      <w:r w:rsidR="00DD364E" w:rsidRPr="00FA6062">
        <w:t xml:space="preserve"> </w:t>
      </w:r>
      <w:r w:rsidR="00DD364E" w:rsidRPr="00FA6062">
        <w:t>주식으로</w:t>
      </w:r>
      <w:r w:rsidR="00DD364E" w:rsidRPr="00FA6062">
        <w:t xml:space="preserve"> </w:t>
      </w:r>
      <w:r w:rsidR="00DD364E" w:rsidRPr="00FA6062">
        <w:t>전환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교환될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증권을</w:t>
      </w:r>
      <w:r w:rsidR="00DD364E" w:rsidRPr="00FA6062">
        <w:t xml:space="preserve"> </w:t>
      </w:r>
      <w:r w:rsidR="00DD364E" w:rsidRPr="00FA6062">
        <w:t>발행한</w:t>
      </w:r>
      <w:r w:rsidR="00DD364E" w:rsidRPr="00FA6062">
        <w:t xml:space="preserve"> </w:t>
      </w:r>
      <w:r w:rsidR="00DD364E" w:rsidRPr="00FA6062">
        <w:t>바</w:t>
      </w:r>
      <w:r w:rsidR="00DD364E" w:rsidRPr="00FA6062">
        <w:t xml:space="preserve"> </w:t>
      </w:r>
      <w:r w:rsidR="00DD364E" w:rsidRPr="00FA6062">
        <w:t>없으며</w:t>
      </w:r>
      <w:r w:rsidR="00DD364E" w:rsidRPr="00FA6062">
        <w:t xml:space="preserve">, </w:t>
      </w:r>
      <w:r w:rsidR="00DD364E" w:rsidRPr="00FA6062">
        <w:t>주식매수선택권</w:t>
      </w:r>
      <w:r w:rsidR="00DD364E" w:rsidRPr="00FA6062">
        <w:t>(</w:t>
      </w:r>
      <w:r w:rsidR="00DD364E" w:rsidRPr="00FA6062">
        <w:t>스톡옵션</w:t>
      </w:r>
      <w:r w:rsidR="00DD364E" w:rsidRPr="00FA6062">
        <w:t>)</w:t>
      </w:r>
      <w:r w:rsidR="00DD364E" w:rsidRPr="00FA6062">
        <w:t>을</w:t>
      </w:r>
      <w:r w:rsidR="00DD364E" w:rsidRPr="00FA6062">
        <w:t xml:space="preserve"> </w:t>
      </w:r>
      <w:r w:rsidR="00DD364E" w:rsidRPr="00FA6062">
        <w:t>포함하여</w:t>
      </w:r>
      <w:r w:rsidR="00DD364E" w:rsidRPr="00FA6062">
        <w:t xml:space="preserve"> </w:t>
      </w:r>
      <w:r w:rsidR="00DD364E" w:rsidRPr="00FA6062">
        <w:t>회사에</w:t>
      </w:r>
      <w:r w:rsidR="00DD364E" w:rsidRPr="00FA6062">
        <w:t xml:space="preserve"> </w:t>
      </w:r>
      <w:r w:rsidR="00DD364E" w:rsidRPr="00FA6062">
        <w:t>대하여</w:t>
      </w:r>
      <w:r w:rsidR="00DD364E" w:rsidRPr="00FA6062">
        <w:t xml:space="preserve"> </w:t>
      </w:r>
      <w:r w:rsidR="00DD364E" w:rsidRPr="00FA6062">
        <w:t>주식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위</w:t>
      </w:r>
      <w:r w:rsidR="00DD364E" w:rsidRPr="00FA6062">
        <w:t xml:space="preserve"> </w:t>
      </w:r>
      <w:r w:rsidR="00DD364E" w:rsidRPr="00FA6062">
        <w:t>증권의</w:t>
      </w:r>
      <w:r w:rsidR="00DD364E" w:rsidRPr="00FA6062">
        <w:t xml:space="preserve"> </w:t>
      </w:r>
      <w:r w:rsidR="00DD364E" w:rsidRPr="00FA6062">
        <w:t>발행을</w:t>
      </w:r>
      <w:r w:rsidR="00DD364E" w:rsidRPr="00FA6062">
        <w:t xml:space="preserve"> </w:t>
      </w:r>
      <w:r w:rsidR="00DD364E" w:rsidRPr="00FA6062">
        <w:t>청구할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자에게</w:t>
      </w:r>
      <w:r w:rsidR="00DD364E" w:rsidRPr="00FA6062">
        <w:t xml:space="preserve"> </w:t>
      </w:r>
      <w:r w:rsidR="00DD364E" w:rsidRPr="00FA6062">
        <w:t>부여하거나</w:t>
      </w:r>
      <w:r w:rsidR="00DD364E" w:rsidRPr="00FA6062">
        <w:t xml:space="preserve"> </w:t>
      </w:r>
      <w:r w:rsidR="00DD364E" w:rsidRPr="00FA6062">
        <w:t>부여할</w:t>
      </w:r>
      <w:r w:rsidR="00DD364E" w:rsidRPr="00FA6062">
        <w:t xml:space="preserve"> </w:t>
      </w:r>
      <w:r w:rsidR="00DD364E" w:rsidRPr="00FA6062">
        <w:t>의무를</w:t>
      </w:r>
      <w:r w:rsidR="00DD364E" w:rsidRPr="00FA6062">
        <w:t xml:space="preserve"> </w:t>
      </w:r>
      <w:r w:rsidR="00DD364E" w:rsidRPr="00FA6062">
        <w:t>부담하고</w:t>
      </w:r>
      <w:r w:rsidR="00DD364E" w:rsidRPr="00FA6062">
        <w:t xml:space="preserve"> </w:t>
      </w:r>
      <w:r w:rsidR="00DD364E" w:rsidRPr="00FA6062">
        <w:t>있지</w:t>
      </w:r>
      <w:r w:rsidR="00DD364E" w:rsidRPr="00FA6062">
        <w:t xml:space="preserve"> </w:t>
      </w:r>
      <w:r w:rsidR="00DD364E" w:rsidRPr="00FA6062">
        <w:t>아니하다</w:t>
      </w:r>
      <w:r w:rsidR="00DD364E" w:rsidRPr="00FA6062">
        <w:t xml:space="preserve">. </w:t>
      </w:r>
      <w:r w:rsidR="004859A5">
        <w:rPr>
          <w:rFonts w:hint="eastAsia"/>
        </w:rPr>
        <w:t xml:space="preserve">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채권자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자가</w:t>
      </w:r>
      <w:r w:rsidR="00DD364E" w:rsidRPr="00FA6062">
        <w:t xml:space="preserve"> </w:t>
      </w:r>
      <w:r w:rsidR="00DD364E" w:rsidRPr="00FA6062">
        <w:t>대상회사를</w:t>
      </w:r>
      <w:r w:rsidR="00DD364E" w:rsidRPr="00FA6062">
        <w:t xml:space="preserve"> </w:t>
      </w:r>
      <w:r w:rsidR="00DD364E" w:rsidRPr="00FA6062">
        <w:t>상대로</w:t>
      </w:r>
      <w:r w:rsidR="00DD364E" w:rsidRPr="00FA6062">
        <w:t xml:space="preserve"> </w:t>
      </w:r>
      <w:r w:rsidR="00DD364E" w:rsidRPr="00FA6062">
        <w:t>보유하고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채권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대상회사</w:t>
      </w:r>
      <w:r w:rsidR="00DD364E" w:rsidRPr="00FA6062">
        <w:t xml:space="preserve"> </w:t>
      </w:r>
      <w:r w:rsidR="00DD364E" w:rsidRPr="00FA6062">
        <w:t>발행주식으로</w:t>
      </w:r>
      <w:r w:rsidR="00DD364E" w:rsidRPr="00FA6062">
        <w:t xml:space="preserve"> </w:t>
      </w:r>
      <w:r w:rsidR="00DD364E" w:rsidRPr="00FA6062">
        <w:t>전환</w:t>
      </w:r>
      <w:r w:rsidR="00DD364E" w:rsidRPr="00FA6062">
        <w:t>(</w:t>
      </w:r>
      <w:r w:rsidR="00DD364E" w:rsidRPr="00FA6062">
        <w:t>출자전환을</w:t>
      </w:r>
      <w:r w:rsidR="00DD364E" w:rsidRPr="00FA6062">
        <w:t xml:space="preserve"> </w:t>
      </w:r>
      <w:r w:rsidR="00DD364E" w:rsidRPr="00FA6062">
        <w:t>포함하여</w:t>
      </w:r>
      <w:r w:rsidR="00DD364E" w:rsidRPr="00FA6062">
        <w:t xml:space="preserve"> </w:t>
      </w:r>
      <w:r w:rsidR="00DD364E" w:rsidRPr="00FA6062">
        <w:t>이에</w:t>
      </w:r>
      <w:r w:rsidR="00DD364E" w:rsidRPr="00FA6062">
        <w:t xml:space="preserve"> </w:t>
      </w:r>
      <w:r w:rsidR="00DD364E" w:rsidRPr="00FA6062">
        <w:t>한정되지</w:t>
      </w:r>
      <w:r w:rsidR="00DD364E" w:rsidRPr="00FA6062">
        <w:t xml:space="preserve"> </w:t>
      </w:r>
      <w:r w:rsidR="00DD364E" w:rsidRPr="00FA6062">
        <w:t>아니함</w:t>
      </w:r>
      <w:r w:rsidR="00DD364E" w:rsidRPr="00FA6062">
        <w:t>)</w:t>
      </w:r>
      <w:r w:rsidR="00DD364E" w:rsidRPr="00FA6062">
        <w:t>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보유하고</w:t>
      </w:r>
      <w:r w:rsidR="00DD364E" w:rsidRPr="00FA6062">
        <w:t xml:space="preserve"> </w:t>
      </w:r>
      <w:r w:rsidR="00DD364E" w:rsidRPr="00FA6062">
        <w:t>있지</w:t>
      </w:r>
      <w:r w:rsidR="00DD364E" w:rsidRPr="00FA6062">
        <w:t xml:space="preserve"> </w:t>
      </w:r>
      <w:r w:rsidR="00DD364E" w:rsidRPr="00FA6062">
        <w:t>아니하며</w:t>
      </w:r>
      <w:r w:rsidR="00DD364E" w:rsidRPr="00FA6062">
        <w:t xml:space="preserve">, </w:t>
      </w:r>
      <w:r w:rsidR="00DD364E" w:rsidRPr="00FA6062">
        <w:t>그러할</w:t>
      </w:r>
      <w:r w:rsidR="00DD364E" w:rsidRPr="00FA6062">
        <w:t xml:space="preserve"> </w:t>
      </w:r>
      <w:r w:rsidR="00DD364E" w:rsidRPr="00FA6062">
        <w:t>우려도</w:t>
      </w:r>
      <w:r w:rsidR="00DD364E" w:rsidRPr="00FA6062">
        <w:t xml:space="preserve"> </w:t>
      </w:r>
      <w:r w:rsidR="00DD364E" w:rsidRPr="00FA6062">
        <w:t>없다</w:t>
      </w:r>
      <w:r w:rsidR="00DD364E" w:rsidRPr="00FA6062">
        <w:t>.</w:t>
      </w:r>
    </w:p>
    <w:p w14:paraId="1A127461" w14:textId="0587A015" w:rsidR="0012374C" w:rsidRPr="00FA6062" w:rsidRDefault="0012374C" w:rsidP="00F57929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주식이나</w:t>
      </w:r>
      <w:r w:rsidRPr="00FA6062">
        <w:t xml:space="preserve"> </w:t>
      </w:r>
      <w:r w:rsidRPr="00FA6062">
        <w:t>지분을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인</w:t>
      </w:r>
      <w:r w:rsidRPr="00FA6062">
        <w:t>(</w:t>
      </w:r>
      <w:r w:rsidRPr="00FA6062">
        <w:t>人</w:t>
      </w:r>
      <w:r w:rsidRPr="00FA6062">
        <w:t>)</w:t>
      </w:r>
      <w:r w:rsidRPr="00FA6062">
        <w:t>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446830C1" w14:textId="0751ACEC" w:rsidR="00DD364E" w:rsidRPr="00FA6062" w:rsidRDefault="00DD364E" w:rsidP="00DD364E">
      <w:pPr>
        <w:pStyle w:val="a5"/>
        <w:wordWrap w:val="0"/>
        <w:autoSpaceDE w:val="0"/>
      </w:pPr>
      <w:r w:rsidRPr="00FA6062">
        <w:t>주주간계약</w:t>
      </w:r>
      <w:r w:rsidRPr="00FA6062">
        <w:rPr>
          <w:u w:val="none"/>
        </w:rPr>
        <w:t>.</w:t>
      </w:r>
    </w:p>
    <w:p w14:paraId="6C2343E3" w14:textId="0D30C1B3" w:rsidR="00DD364E" w:rsidRPr="00FA6062" w:rsidRDefault="00DD364E" w:rsidP="00DD364E">
      <w:pPr>
        <w:pStyle w:val="2f2"/>
        <w:wordWrap w:val="0"/>
        <w:autoSpaceDE w:val="0"/>
      </w:pPr>
      <w:r w:rsidRPr="00FA6062">
        <w:t>대상회사의</w:t>
      </w:r>
      <w:r w:rsidRPr="00FA6062">
        <w:t xml:space="preserve"> </w:t>
      </w:r>
      <w:r w:rsidRPr="00FA6062">
        <w:t>설립</w:t>
      </w:r>
      <w:r w:rsidRPr="00FA6062">
        <w:t xml:space="preserve">, </w:t>
      </w:r>
      <w:r w:rsidRPr="00FA6062">
        <w:t>출자</w:t>
      </w:r>
      <w:r w:rsidRPr="00FA6062">
        <w:t xml:space="preserve">, </w:t>
      </w:r>
      <w:r w:rsidRPr="00FA6062">
        <w:t>경영</w:t>
      </w:r>
      <w:r w:rsidRPr="00FA6062">
        <w:t xml:space="preserve">, </w:t>
      </w:r>
      <w:r w:rsidRPr="00FA6062">
        <w:t>지배구조</w:t>
      </w:r>
      <w:r w:rsidRPr="00FA6062">
        <w:t xml:space="preserve">, </w:t>
      </w:r>
      <w:r w:rsidRPr="00FA6062">
        <w:t>영업활동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체결된</w:t>
      </w:r>
      <w:r w:rsidRPr="00FA6062">
        <w:t xml:space="preserve"> </w:t>
      </w:r>
      <w:r w:rsidRPr="00FA6062">
        <w:t>주주간계약</w:t>
      </w:r>
      <w:r w:rsidRPr="00FA6062">
        <w:t xml:space="preserve">, </w:t>
      </w:r>
      <w:r w:rsidRPr="00FA6062">
        <w:t>투자계약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계약</w:t>
      </w:r>
      <w:r w:rsidR="0029030B" w:rsidRPr="00FA6062">
        <w:t>으로</w:t>
      </w:r>
      <w:r w:rsidR="0029030B" w:rsidRPr="00FA6062">
        <w:t xml:space="preserve"> </w:t>
      </w:r>
      <w:r w:rsidR="0029030B" w:rsidRPr="00FA6062">
        <w:t>효력을</w:t>
      </w:r>
      <w:r w:rsidR="0029030B" w:rsidRPr="00FA6062">
        <w:t xml:space="preserve"> </w:t>
      </w:r>
      <w:r w:rsidR="0029030B" w:rsidRPr="00FA6062">
        <w:t>유지하고</w:t>
      </w:r>
      <w:r w:rsidR="0029030B" w:rsidRPr="00FA6062">
        <w:t xml:space="preserve"> </w:t>
      </w:r>
      <w:r w:rsidR="0029030B" w:rsidRPr="00FA6062">
        <w:t>있는</w:t>
      </w:r>
      <w:r w:rsidR="0029030B" w:rsidRPr="00FA6062">
        <w:t xml:space="preserve"> </w:t>
      </w:r>
      <w:r w:rsidR="0029030B" w:rsidRPr="00FA6062">
        <w:t>계약은</w:t>
      </w:r>
      <w:r w:rsidR="0029030B" w:rsidRPr="00FA6062">
        <w:t xml:space="preserve"> </w:t>
      </w:r>
      <w:r w:rsidR="0029030B" w:rsidRPr="00FA6062">
        <w:t>존재하지</w:t>
      </w:r>
      <w:r w:rsidR="0029030B" w:rsidRPr="00FA6062">
        <w:t xml:space="preserve"> </w:t>
      </w:r>
      <w:r w:rsidR="0029030B" w:rsidRPr="00FA6062">
        <w:t>아니한다</w:t>
      </w:r>
      <w:r w:rsidR="0029030B" w:rsidRPr="00FA6062">
        <w:t>.</w:t>
      </w:r>
    </w:p>
    <w:p w14:paraId="1FF04B43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필요적</w:t>
      </w:r>
      <w:r w:rsidRPr="00FA6062">
        <w:t xml:space="preserve"> </w:t>
      </w:r>
      <w:r w:rsidRPr="00FA6062">
        <w:t>정부승인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필요적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자승인</w:t>
      </w:r>
      <w:r w:rsidRPr="00FA6062">
        <w:rPr>
          <w:u w:val="none"/>
        </w:rPr>
        <w:t>.</w:t>
      </w:r>
    </w:p>
    <w:p w14:paraId="6083FD1D" w14:textId="06E5F75A" w:rsidR="00DD364E" w:rsidRPr="00FA6062" w:rsidRDefault="00DD364E" w:rsidP="00DD364E">
      <w:pPr>
        <w:pStyle w:val="2f2"/>
        <w:wordWrap w:val="0"/>
        <w:autoSpaceDE w:val="0"/>
      </w:pPr>
      <w:r w:rsidRPr="00FA6062">
        <w:t>대상회사에게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필요적</w:t>
      </w:r>
      <w:r w:rsidRPr="00FA6062">
        <w:t xml:space="preserve"> </w:t>
      </w:r>
      <w:r w:rsidR="00BE30D0" w:rsidRPr="00FA6062">
        <w:t>정부승인</w:t>
      </w:r>
      <w:r w:rsidR="00BE30D0" w:rsidRPr="00FA6062">
        <w:t xml:space="preserve"> </w:t>
      </w:r>
      <w:r w:rsidR="00B524A5" w:rsidRPr="00FA6062">
        <w:t>또는</w:t>
      </w:r>
      <w:r w:rsidR="00BE30D0" w:rsidRPr="00FA6062">
        <w:t xml:space="preserve"> </w:t>
      </w:r>
      <w:r w:rsidR="00BE30D0" w:rsidRPr="00FA6062">
        <w:t>필요적</w:t>
      </w:r>
      <w:r w:rsidR="00BE30D0" w:rsidRPr="00FA6062">
        <w:t xml:space="preserve"> </w:t>
      </w:r>
      <w:r w:rsidRPr="00FA6062">
        <w:t>제</w:t>
      </w:r>
      <w:r w:rsidRPr="00FA6062">
        <w:t>3</w:t>
      </w:r>
      <w:r w:rsidRPr="00FA6062">
        <w:t>자승인은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42922F15" w14:textId="3E6D885A" w:rsidR="00DD364E" w:rsidRPr="00FA6062" w:rsidRDefault="00DD364E" w:rsidP="00DD364E">
      <w:pPr>
        <w:pStyle w:val="a5"/>
        <w:wordWrap w:val="0"/>
        <w:autoSpaceDE w:val="0"/>
      </w:pPr>
      <w:r w:rsidRPr="00FA6062">
        <w:t>사업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정부승인</w:t>
      </w:r>
      <w:r w:rsidRPr="00FA6062">
        <w:rPr>
          <w:u w:val="none"/>
        </w:rPr>
        <w:t>.</w:t>
      </w:r>
    </w:p>
    <w:p w14:paraId="1F3C3DC8" w14:textId="1748360B" w:rsidR="00842BC3" w:rsidRPr="00FA6062" w:rsidRDefault="00DD364E" w:rsidP="002551EB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과거</w:t>
      </w:r>
      <w:r w:rsidRPr="00FA6062">
        <w:t xml:space="preserve"> </w:t>
      </w:r>
      <w:r w:rsidRPr="00FA6062">
        <w:t>영위하여</w:t>
      </w:r>
      <w:r w:rsidRPr="00FA6062">
        <w:t xml:space="preserve"> </w:t>
      </w:r>
      <w:r w:rsidRPr="00FA6062">
        <w:t>왔거나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영위하고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="00727469" w:rsidRPr="00FA6062">
        <w:t>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소유</w:t>
      </w:r>
      <w:r w:rsidRPr="00FA6062">
        <w:t xml:space="preserve">, </w:t>
      </w:r>
      <w:r w:rsidRPr="00FA6062">
        <w:t>사용</w:t>
      </w:r>
      <w:r w:rsidR="00727469" w:rsidRPr="00FA6062">
        <w:t>이나</w:t>
      </w:r>
      <w:r w:rsidRPr="00FA6062">
        <w:t xml:space="preserve"> </w:t>
      </w:r>
      <w:r w:rsidRPr="00FA6062">
        <w:t>운영에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법령에서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정부승인을</w:t>
      </w:r>
      <w:r w:rsidRPr="00FA6062">
        <w:t xml:space="preserve"> </w:t>
      </w:r>
      <w:ins w:id="1230" w:author="SL Partners" w:date="2025-01-22T23:06:00Z" w16du:dateUtc="2025-01-22T14:06:00Z">
        <w:r w:rsidR="0016762C">
          <w:rPr>
            <w:rFonts w:hint="eastAsia"/>
          </w:rPr>
          <w:t>중대한</w:t>
        </w:r>
        <w:r w:rsidR="0016762C">
          <w:rPr>
            <w:rFonts w:hint="eastAsia"/>
          </w:rPr>
          <w:t xml:space="preserve"> </w:t>
        </w:r>
        <w:r w:rsidR="0016762C">
          <w:rPr>
            <w:rFonts w:hint="eastAsia"/>
          </w:rPr>
          <w:t>면에서</w:t>
        </w:r>
        <w:r w:rsidR="0016762C">
          <w:rPr>
            <w:rFonts w:hint="eastAsia"/>
          </w:rPr>
          <w:t xml:space="preserve"> </w:t>
        </w:r>
      </w:ins>
      <w:r w:rsidRPr="00FA6062">
        <w:t>적법하게</w:t>
      </w:r>
      <w:r w:rsidRPr="00FA6062">
        <w:t xml:space="preserve"> </w:t>
      </w:r>
      <w:r w:rsidRPr="00FA6062">
        <w:t>취득하여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보유하</w:t>
      </w:r>
      <w:r w:rsidR="00727469" w:rsidRPr="00FA6062">
        <w:t>여</w:t>
      </w:r>
      <w:r w:rsidR="00727469" w:rsidRPr="00FA6062">
        <w:t xml:space="preserve"> </w:t>
      </w:r>
      <w:r w:rsidR="00727469" w:rsidRPr="00FA6062">
        <w:t>왔</w:t>
      </w:r>
      <w:r w:rsidRPr="00FA6062">
        <w:t>으며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조건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ins w:id="1231" w:author="SL Partners" w:date="2025-01-22T23:07:00Z" w16du:dateUtc="2025-01-22T14:07:00Z">
        <w:r w:rsidR="00F57C8D">
          <w:rPr>
            <w:rFonts w:hint="eastAsia"/>
          </w:rPr>
          <w:t>중대한</w:t>
        </w:r>
        <w:r w:rsidR="00F57C8D">
          <w:rPr>
            <w:rFonts w:hint="eastAsia"/>
          </w:rPr>
          <w:t xml:space="preserve"> </w:t>
        </w:r>
        <w:r w:rsidR="00F57C8D">
          <w:rPr>
            <w:rFonts w:hint="eastAsia"/>
          </w:rPr>
          <w:t>면에서</w:t>
        </w:r>
        <w:r w:rsidR="00F57C8D">
          <w:rPr>
            <w:rFonts w:hint="eastAsia"/>
          </w:rPr>
          <w:t xml:space="preserve"> </w:t>
        </w:r>
      </w:ins>
      <w:r w:rsidRPr="00FA6062">
        <w:t>준수하여</w:t>
      </w:r>
      <w:r w:rsidRPr="00FA6062">
        <w:t xml:space="preserve"> </w:t>
      </w:r>
      <w:r w:rsidRPr="00FA6062">
        <w:t>왔다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위반</w:t>
      </w:r>
      <w:r w:rsidRPr="00FA6062">
        <w:t xml:space="preserve">, </w:t>
      </w:r>
      <w:r w:rsidRPr="00FA6062">
        <w:t>무효</w:t>
      </w:r>
      <w:r w:rsidRPr="00FA6062">
        <w:t xml:space="preserve">, </w:t>
      </w:r>
      <w:r w:rsidRPr="00FA6062">
        <w:t>취소</w:t>
      </w:r>
      <w:r w:rsidRPr="00FA6062">
        <w:t xml:space="preserve">, </w:t>
      </w:r>
      <w:r w:rsidRPr="00FA6062">
        <w:t>철회</w:t>
      </w:r>
      <w:r w:rsidRPr="00FA6062">
        <w:t xml:space="preserve">, </w:t>
      </w:r>
      <w:r w:rsidRPr="00FA6062">
        <w:t>정지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갱신</w:t>
      </w:r>
      <w:r w:rsidRPr="00FA6062">
        <w:t xml:space="preserve"> </w:t>
      </w:r>
      <w:r w:rsidRPr="00FA6062">
        <w:t>거절을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행위를</w:t>
      </w:r>
      <w:r w:rsidRPr="00FA6062">
        <w:t xml:space="preserve"> </w:t>
      </w:r>
      <w:r w:rsidRPr="00FA6062">
        <w:t>하지</w:t>
      </w:r>
      <w:r w:rsidRPr="00FA6062">
        <w:t xml:space="preserve"> </w:t>
      </w:r>
      <w:r w:rsidRPr="00FA6062">
        <w:t>않았고</w:t>
      </w:r>
      <w:r w:rsidRPr="00FA6062">
        <w:t xml:space="preserve">,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위반</w:t>
      </w:r>
      <w:r w:rsidRPr="00FA6062">
        <w:t xml:space="preserve">, </w:t>
      </w:r>
      <w:r w:rsidRPr="00FA6062">
        <w:t>무효</w:t>
      </w:r>
      <w:r w:rsidRPr="00FA6062">
        <w:t xml:space="preserve">, </w:t>
      </w:r>
      <w:r w:rsidRPr="00FA6062">
        <w:t>취소</w:t>
      </w:r>
      <w:r w:rsidRPr="00FA6062">
        <w:t xml:space="preserve">, </w:t>
      </w:r>
      <w:r w:rsidRPr="00FA6062">
        <w:t>철회</w:t>
      </w:r>
      <w:r w:rsidRPr="00FA6062">
        <w:t xml:space="preserve">, </w:t>
      </w:r>
      <w:r w:rsidRPr="00FA6062">
        <w:t>정지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갱신</w:t>
      </w:r>
      <w:r w:rsidRPr="00FA6062">
        <w:t xml:space="preserve"> </w:t>
      </w:r>
      <w:r w:rsidRPr="00FA6062">
        <w:t>거절을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사정의</w:t>
      </w:r>
      <w:r w:rsidRPr="00FA6062">
        <w:t xml:space="preserve"> </w:t>
      </w:r>
      <w:r w:rsidRPr="00FA6062">
        <w:t>존재에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통지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고지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>.</w:t>
      </w:r>
    </w:p>
    <w:p w14:paraId="0FB8B47F" w14:textId="77777777" w:rsidR="00DD364E" w:rsidRPr="00FA6062" w:rsidRDefault="00DD364E" w:rsidP="003226D7">
      <w:pPr>
        <w:pStyle w:val="a5"/>
      </w:pPr>
      <w:r w:rsidRPr="00FA6062">
        <w:t>법령</w:t>
      </w:r>
      <w:r w:rsidRPr="00FA6062">
        <w:t xml:space="preserve"> </w:t>
      </w:r>
      <w:r w:rsidRPr="00FA6062">
        <w:t>준수</w:t>
      </w:r>
      <w:r w:rsidRPr="00FA6062">
        <w:rPr>
          <w:u w:val="none"/>
        </w:rPr>
        <w:t>.</w:t>
      </w:r>
    </w:p>
    <w:p w14:paraId="3BF129CE" w14:textId="7C4887AE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설립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="00713C63" w:rsidRPr="00FA6062">
        <w:t>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소유</w:t>
      </w:r>
      <w:r w:rsidRPr="00FA6062">
        <w:t xml:space="preserve">, </w:t>
      </w:r>
      <w:r w:rsidRPr="00FA6062">
        <w:t>사용</w:t>
      </w:r>
      <w:r w:rsidR="00713C63" w:rsidRPr="00FA6062">
        <w:t>이나</w:t>
      </w:r>
      <w:r w:rsidRPr="00FA6062">
        <w:t xml:space="preserve"> </w:t>
      </w:r>
      <w:r w:rsidRPr="00FA6062">
        <w:t>운영의</w:t>
      </w:r>
      <w:r w:rsidRPr="00FA6062">
        <w:t xml:space="preserve"> </w:t>
      </w:r>
      <w:r w:rsidRPr="00FA6062">
        <w:t>영위에</w:t>
      </w:r>
      <w:r w:rsidRPr="00FA6062">
        <w:t xml:space="preserve"> </w:t>
      </w:r>
      <w:r w:rsidRPr="00FA6062">
        <w:t>적용되는</w:t>
      </w:r>
      <w:r w:rsidRPr="00FA6062">
        <w:t xml:space="preserve"> </w:t>
      </w:r>
      <w:r w:rsidRPr="00FA6062">
        <w:t>법령을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lastRenderedPageBreak/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</w:t>
      </w:r>
      <w:r w:rsidRPr="00FA6062">
        <w:t>(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r w:rsidRPr="00FA6062">
        <w:t>경과</w:t>
      </w:r>
      <w:r w:rsidR="00A3617D"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위반이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이</w:t>
      </w:r>
      <w:r w:rsidRPr="00FA6062">
        <w:t xml:space="preserve"> </w:t>
      </w:r>
      <w:r w:rsidRPr="00FA6062">
        <w:t>발생</w:t>
      </w:r>
      <w:r w:rsidR="00046A35" w:rsidRPr="00FA6062">
        <w:t>한</w:t>
      </w:r>
      <w:r w:rsidR="00046A35" w:rsidRPr="00FA6062">
        <w:t xml:space="preserve"> </w:t>
      </w:r>
      <w:r w:rsidR="00046A35" w:rsidRPr="00FA6062">
        <w:t>바</w:t>
      </w:r>
      <w:r w:rsidR="00046A35" w:rsidRPr="00FA6062">
        <w:t xml:space="preserve"> </w:t>
      </w:r>
      <w:r w:rsidR="00046A35" w:rsidRPr="00FA6062">
        <w:t>없다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위반에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의사연락을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수사</w:t>
      </w:r>
      <w:r w:rsidRPr="00FA6062">
        <w:t xml:space="preserve">,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등은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중이지</w:t>
      </w:r>
      <w:r w:rsidRPr="00FA6062">
        <w:t xml:space="preserve"> </w:t>
      </w:r>
      <w:r w:rsidRPr="00FA6062">
        <w:t>않</w:t>
      </w:r>
      <w:r w:rsidR="00242F9B" w:rsidRPr="00FA6062">
        <w:t>으며</w:t>
      </w:r>
      <w:r w:rsidR="00242F9B" w:rsidRPr="00FA6062">
        <w:t>,</w:t>
      </w:r>
      <w:r w:rsidR="00DC17D8" w:rsidRPr="00FA6062">
        <w:t xml:space="preserve"> </w:t>
      </w:r>
      <w:r w:rsidR="00DC17D8" w:rsidRPr="00FA6062">
        <w:t>매도인들이</w:t>
      </w:r>
      <w:r w:rsidR="00DC17D8" w:rsidRPr="00FA6062">
        <w:t xml:space="preserve"> </w:t>
      </w:r>
      <w:r w:rsidR="00DC17D8" w:rsidRPr="00FA6062">
        <w:t>아는</w:t>
      </w:r>
      <w:r w:rsidR="00DC17D8" w:rsidRPr="00FA6062">
        <w:t xml:space="preserve"> </w:t>
      </w:r>
      <w:r w:rsidR="00DC17D8" w:rsidRPr="00FA6062">
        <w:t>한</w:t>
      </w:r>
      <w:r w:rsidR="00242F9B" w:rsidRPr="00FA6062">
        <w:t xml:space="preserve"> </w:t>
      </w:r>
      <w:r w:rsidR="00242F9B" w:rsidRPr="00FA6062">
        <w:t>그러한</w:t>
      </w:r>
      <w:r w:rsidR="00242F9B" w:rsidRPr="00FA6062">
        <w:t xml:space="preserve"> </w:t>
      </w:r>
      <w:r w:rsidR="00242F9B" w:rsidRPr="00FA6062">
        <w:t>우려도</w:t>
      </w:r>
      <w:r w:rsidR="00242F9B" w:rsidRPr="00FA6062">
        <w:t xml:space="preserve"> </w:t>
      </w:r>
      <w:r w:rsidR="00242F9B" w:rsidRPr="00FA6062">
        <w:t>없</w:t>
      </w:r>
      <w:r w:rsidRPr="00FA6062">
        <w:t>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대상회사에게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t>수행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rPr>
          <w:szCs w:val="23"/>
        </w:rPr>
        <w:t>운영과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관련하여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적용되는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법령을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준수하기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위해</w:t>
      </w:r>
      <w:r w:rsidRPr="00FA6062">
        <w:rPr>
          <w:szCs w:val="23"/>
        </w:rPr>
        <w:t xml:space="preserve"> </w:t>
      </w:r>
      <w:r w:rsidR="00992803" w:rsidRPr="00FA6062">
        <w:rPr>
          <w:szCs w:val="23"/>
        </w:rPr>
        <w:t>요구되는</w:t>
      </w:r>
      <w:r w:rsidR="00992803" w:rsidRPr="00FA6062">
        <w:rPr>
          <w:szCs w:val="23"/>
        </w:rPr>
        <w:t xml:space="preserve"> </w:t>
      </w:r>
      <w:r w:rsidRPr="00FA6062">
        <w:rPr>
          <w:szCs w:val="23"/>
        </w:rPr>
        <w:t>자본적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지출</w:t>
      </w:r>
      <w:r w:rsidR="00992803" w:rsidRPr="00FA6062">
        <w:rPr>
          <w:szCs w:val="23"/>
        </w:rPr>
        <w:t>은</w:t>
      </w:r>
      <w:r w:rsidR="00992803" w:rsidRPr="00FA6062">
        <w:rPr>
          <w:szCs w:val="23"/>
        </w:rPr>
        <w:t xml:space="preserve"> </w:t>
      </w:r>
      <w:r w:rsidR="00992803" w:rsidRPr="00FA6062">
        <w:rPr>
          <w:szCs w:val="23"/>
        </w:rPr>
        <w:t>존재하지</w:t>
      </w:r>
      <w:r w:rsidR="00992803" w:rsidRPr="00FA6062">
        <w:rPr>
          <w:szCs w:val="23"/>
        </w:rPr>
        <w:t xml:space="preserve"> </w:t>
      </w:r>
      <w:r w:rsidR="00992803" w:rsidRPr="00FA6062">
        <w:rPr>
          <w:szCs w:val="23"/>
        </w:rPr>
        <w:t>아니한다</w:t>
      </w:r>
      <w:r w:rsidRPr="00FA6062">
        <w:rPr>
          <w:szCs w:val="23"/>
        </w:rPr>
        <w:t>.</w:t>
      </w:r>
      <w:r w:rsidR="00324962">
        <w:rPr>
          <w:rFonts w:hint="eastAsia"/>
          <w:szCs w:val="23"/>
        </w:rPr>
        <w:t xml:space="preserve"> </w:t>
      </w:r>
    </w:p>
    <w:p w14:paraId="2DDD8A1F" w14:textId="0031E2E5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재무제표</w:t>
      </w:r>
      <w:r w:rsidRPr="00FA6062">
        <w:rPr>
          <w:szCs w:val="23"/>
          <w:u w:val="none"/>
        </w:rPr>
        <w:t>.</w:t>
      </w:r>
    </w:p>
    <w:p w14:paraId="26788B66" w14:textId="77E2F69F" w:rsidR="00773AA4" w:rsidRDefault="00135D0C" w:rsidP="00773AA4">
      <w:pPr>
        <w:pStyle w:val="2f2"/>
        <w:wordWrap w:val="0"/>
        <w:autoSpaceDE w:val="0"/>
      </w:pPr>
      <w:r w:rsidRPr="00FA6062">
        <w:t>대상회사에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="001060CE" w:rsidRPr="00FA6062">
        <w:t>2021. 12. 31., 2022. 12. 31.</w:t>
      </w:r>
      <w:r w:rsidR="00D94D8D" w:rsidRPr="00FA6062">
        <w:t xml:space="preserve"> </w:t>
      </w:r>
      <w:r w:rsidR="00D94D8D" w:rsidRPr="00FA6062">
        <w:t>및</w:t>
      </w:r>
      <w:r w:rsidR="001060CE" w:rsidRPr="00FA6062">
        <w:t xml:space="preserve"> </w:t>
      </w:r>
      <w:r w:rsidRPr="00FA6062">
        <w:t xml:space="preserve">2023. 12. 31. </w:t>
      </w:r>
      <w:r w:rsidRPr="00FA6062">
        <w:t>기준</w:t>
      </w:r>
      <w:r w:rsidRPr="00FA6062">
        <w:t xml:space="preserve"> </w:t>
      </w:r>
      <w:r w:rsidR="001060CE" w:rsidRPr="00FA6062">
        <w:t>각</w:t>
      </w:r>
      <w:r w:rsidR="001060CE" w:rsidRPr="00FA6062">
        <w:t xml:space="preserve"> </w:t>
      </w:r>
      <w:r w:rsidRPr="00FA6062">
        <w:t>감사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재무제표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DD364E" w:rsidRPr="00FA6062">
        <w:t>기준재무제표</w:t>
      </w:r>
      <w:r w:rsidR="00A3617D" w:rsidRPr="00FA6062">
        <w:t>는</w:t>
      </w:r>
      <w:r w:rsidR="00324962">
        <w:rPr>
          <w:rFonts w:hint="eastAsia"/>
        </w:rPr>
        <w:t xml:space="preserve"> </w:t>
      </w:r>
      <w:r w:rsidR="00324962">
        <w:rPr>
          <w:rFonts w:hint="eastAsia"/>
        </w:rPr>
        <w:t>한국채택국제회계기준</w:t>
      </w:r>
      <w:r w:rsidR="00324962">
        <w:rPr>
          <w:rFonts w:hint="eastAsia"/>
        </w:rPr>
        <w:t>(K-IFRS)</w:t>
      </w:r>
      <w:r w:rsidR="004A41A5" w:rsidRPr="00FA6062">
        <w:t>에</w:t>
      </w:r>
      <w:r w:rsidR="004A41A5" w:rsidRPr="00FA6062">
        <w:t xml:space="preserve"> </w:t>
      </w:r>
      <w:r w:rsidR="004A41A5" w:rsidRPr="00FA6062">
        <w:t>따라</w:t>
      </w:r>
      <w:r w:rsidR="004A41A5" w:rsidRPr="00FA6062">
        <w:t xml:space="preserve"> </w:t>
      </w:r>
      <w:r w:rsidR="004A41A5" w:rsidRPr="00FA6062">
        <w:t>작성되었고</w:t>
      </w:r>
      <w:r w:rsidR="004A41A5" w:rsidRPr="00FA6062">
        <w:t xml:space="preserve">,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장부</w:t>
      </w:r>
      <w:r w:rsidR="00DD364E" w:rsidRPr="00FA6062">
        <w:t xml:space="preserve"> </w:t>
      </w:r>
      <w:r w:rsidR="00DD364E" w:rsidRPr="00FA6062">
        <w:t>및</w:t>
      </w:r>
      <w:r w:rsidR="00DD364E" w:rsidRPr="00FA6062">
        <w:t xml:space="preserve"> </w:t>
      </w:r>
      <w:r w:rsidR="00DD364E" w:rsidRPr="00FA6062">
        <w:t>기록과</w:t>
      </w:r>
      <w:r w:rsidR="00DD364E" w:rsidRPr="00FA6062">
        <w:t xml:space="preserve"> </w:t>
      </w:r>
      <w:r w:rsidR="00DD364E" w:rsidRPr="00FA6062">
        <w:t>일치하고</w:t>
      </w:r>
      <w:r w:rsidR="00DD364E" w:rsidRPr="00FA6062">
        <w:t xml:space="preserve">, </w:t>
      </w:r>
      <w:r w:rsidR="00DD364E" w:rsidRPr="00FA6062">
        <w:t>해당</w:t>
      </w:r>
      <w:r w:rsidR="00DD364E" w:rsidRPr="00FA6062">
        <w:t xml:space="preserve"> </w:t>
      </w:r>
      <w:r w:rsidR="00DD364E" w:rsidRPr="00FA6062">
        <w:t>시점과</w:t>
      </w:r>
      <w:r w:rsidR="00DD364E" w:rsidRPr="00FA6062">
        <w:t xml:space="preserve"> </w:t>
      </w:r>
      <w:r w:rsidR="00DD364E" w:rsidRPr="00FA6062">
        <w:t>기간의</w:t>
      </w:r>
      <w:r w:rsidR="00DD364E" w:rsidRPr="00FA6062">
        <w:t xml:space="preserve">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재무상태</w:t>
      </w:r>
      <w:r w:rsidR="00DD364E" w:rsidRPr="00FA6062">
        <w:t xml:space="preserve">, </w:t>
      </w:r>
      <w:r w:rsidR="00DD364E" w:rsidRPr="00FA6062">
        <w:t>영업결과</w:t>
      </w:r>
      <w:r w:rsidR="00DD364E" w:rsidRPr="00FA6062">
        <w:t xml:space="preserve">, </w:t>
      </w:r>
      <w:r w:rsidR="00DD364E" w:rsidRPr="00FA6062">
        <w:t>자본의</w:t>
      </w:r>
      <w:r w:rsidR="00DD364E" w:rsidRPr="00FA6062">
        <w:t xml:space="preserve"> </w:t>
      </w:r>
      <w:r w:rsidR="00DD364E" w:rsidRPr="00FA6062">
        <w:t>변동과</w:t>
      </w:r>
      <w:r w:rsidR="00DD364E" w:rsidRPr="00FA6062">
        <w:t xml:space="preserve"> </w:t>
      </w:r>
      <w:r w:rsidR="00DD364E" w:rsidRPr="00FA6062">
        <w:t>현금흐름을</w:t>
      </w:r>
      <w:r w:rsidR="00DD364E" w:rsidRPr="00FA6062">
        <w:t xml:space="preserve"> </w:t>
      </w:r>
      <w:r w:rsidR="00DD364E" w:rsidRPr="00FA6062">
        <w:t>중요성의</w:t>
      </w:r>
      <w:r w:rsidR="00DD364E" w:rsidRPr="00FA6062">
        <w:t xml:space="preserve"> </w:t>
      </w:r>
      <w:r w:rsidR="00DD364E" w:rsidRPr="00FA6062">
        <w:t>관점에서</w:t>
      </w:r>
      <w:r w:rsidR="00DD364E" w:rsidRPr="00FA6062">
        <w:t xml:space="preserve"> </w:t>
      </w:r>
      <w:r w:rsidR="00DD364E" w:rsidRPr="00FA6062">
        <w:t>일관되고</w:t>
      </w:r>
      <w:r w:rsidR="00DD364E" w:rsidRPr="00FA6062">
        <w:t xml:space="preserve">, </w:t>
      </w:r>
      <w:r w:rsidR="00DD364E" w:rsidRPr="00FA6062">
        <w:t>적정하게</w:t>
      </w:r>
      <w:r w:rsidR="00DD364E" w:rsidRPr="00FA6062">
        <w:t xml:space="preserve"> </w:t>
      </w:r>
      <w:r w:rsidR="00DD364E" w:rsidRPr="00FA6062">
        <w:t>반영하고</w:t>
      </w:r>
      <w:r w:rsidR="00DD364E" w:rsidRPr="00FA6062">
        <w:t xml:space="preserve"> </w:t>
      </w:r>
      <w:r w:rsidR="00DD364E" w:rsidRPr="00FA6062">
        <w:t>있다</w:t>
      </w:r>
      <w:r w:rsidR="00DD364E" w:rsidRPr="00FA6062">
        <w:t>.</w:t>
      </w:r>
      <w:r w:rsidR="00324962">
        <w:rPr>
          <w:rFonts w:hint="eastAsia"/>
        </w:rPr>
        <w:t xml:space="preserve"> </w:t>
      </w:r>
    </w:p>
    <w:p w14:paraId="646CEFE4" w14:textId="77BFA5C0" w:rsidR="00324962" w:rsidRPr="00324962" w:rsidRDefault="00324962" w:rsidP="00773AA4">
      <w:pPr>
        <w:pStyle w:val="2f2"/>
        <w:wordWrap w:val="0"/>
        <w:autoSpaceDE w:val="0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사업보고서</w:t>
      </w:r>
      <w:r>
        <w:rPr>
          <w:rFonts w:hint="eastAsia"/>
        </w:rPr>
        <w:t xml:space="preserve">, </w:t>
      </w:r>
      <w:r>
        <w:rPr>
          <w:rFonts w:hint="eastAsia"/>
        </w:rPr>
        <w:t>분기검토보고서</w:t>
      </w:r>
      <w:r>
        <w:rPr>
          <w:rFonts w:hint="eastAsia"/>
        </w:rPr>
        <w:t xml:space="preserve">, </w:t>
      </w:r>
      <w:r>
        <w:rPr>
          <w:rFonts w:hint="eastAsia"/>
        </w:rPr>
        <w:t>반기검토보고서는</w:t>
      </w:r>
      <w:r>
        <w:rPr>
          <w:rFonts w:hint="eastAsia"/>
        </w:rPr>
        <w:t xml:space="preserve"> </w:t>
      </w:r>
      <w:r>
        <w:rPr>
          <w:rFonts w:hint="eastAsia"/>
        </w:rPr>
        <w:t>중요사항에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거짓의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중요사항이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1379B30F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미공개</w:t>
      </w:r>
      <w:r w:rsidRPr="00FA6062">
        <w:t>/</w:t>
      </w:r>
      <w:r w:rsidRPr="00FA6062">
        <w:t>우발채무의</w:t>
      </w:r>
      <w:r w:rsidRPr="00FA6062">
        <w:t xml:space="preserve"> </w:t>
      </w:r>
      <w:r w:rsidRPr="00FA6062">
        <w:t>부존재</w:t>
      </w:r>
      <w:r w:rsidRPr="00FA6062">
        <w:rPr>
          <w:u w:val="none"/>
        </w:rPr>
        <w:t>.</w:t>
      </w:r>
    </w:p>
    <w:p w14:paraId="3ED710A1" w14:textId="0A1F06A5" w:rsidR="00DD364E" w:rsidRPr="00FA6062" w:rsidRDefault="00DD364E" w:rsidP="00DD364E">
      <w:pPr>
        <w:pStyle w:val="2f2"/>
        <w:wordWrap w:val="0"/>
        <w:autoSpaceDE w:val="0"/>
      </w:pPr>
      <w:r w:rsidRPr="00FA6062">
        <w:t>대상회사에는</w:t>
      </w:r>
      <w:r w:rsidRPr="00FA6062">
        <w:t xml:space="preserve"> (i) </w:t>
      </w:r>
      <w:r w:rsidRPr="00FA6062">
        <w:t>기준재무제표에</w:t>
      </w:r>
      <w:r w:rsidRPr="00FA6062">
        <w:t xml:space="preserve"> </w:t>
      </w:r>
      <w:r w:rsidRPr="00FA6062">
        <w:t>반영되거나</w:t>
      </w:r>
      <w:r w:rsidRPr="00FA6062">
        <w:t xml:space="preserve"> </w:t>
      </w:r>
      <w:r w:rsidRPr="00FA6062">
        <w:t>공개된</w:t>
      </w:r>
      <w:r w:rsidRPr="00FA6062">
        <w:t xml:space="preserve"> </w:t>
      </w:r>
      <w:r w:rsidRPr="00FA6062">
        <w:t>내용</w:t>
      </w:r>
      <w:r w:rsidRPr="00FA6062">
        <w:t xml:space="preserve">, (ii) </w:t>
      </w:r>
      <w:r w:rsidRPr="00FA6062">
        <w:t>실사기준일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사업과정에서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것</w:t>
      </w:r>
      <w:r w:rsidRPr="00FA6062">
        <w:t xml:space="preserve"> </w:t>
      </w:r>
      <w:r w:rsidRPr="00FA6062">
        <w:t>외에는</w:t>
      </w:r>
      <w:r w:rsidRPr="00FA6062">
        <w:t xml:space="preserve">, </w:t>
      </w:r>
      <w:r w:rsidRPr="00FA6062">
        <w:t>어떠한</w:t>
      </w:r>
      <w:r w:rsidRPr="00FA6062">
        <w:t xml:space="preserve"> </w:t>
      </w:r>
      <w:r w:rsidRPr="00FA6062">
        <w:t>채무나</w:t>
      </w:r>
      <w:r w:rsidRPr="00FA6062">
        <w:t xml:space="preserve"> </w:t>
      </w:r>
      <w:r w:rsidRPr="00FA6062">
        <w:t>부채</w:t>
      </w:r>
      <w:r w:rsidRPr="00FA6062">
        <w:t>(</w:t>
      </w:r>
      <w:r w:rsidRPr="00FA6062">
        <w:t>우발채무</w:t>
      </w:r>
      <w:r w:rsidRPr="00FA6062">
        <w:t xml:space="preserve">, </w:t>
      </w:r>
      <w:r w:rsidRPr="00FA6062">
        <w:t>부외부채</w:t>
      </w:r>
      <w:r w:rsidRPr="00FA6062">
        <w:t xml:space="preserve"> </w:t>
      </w:r>
      <w:r w:rsidRPr="00FA6062">
        <w:t>포함</w:t>
      </w:r>
      <w:r w:rsidRPr="00FA6062">
        <w:t xml:space="preserve">) </w:t>
      </w:r>
      <w:r w:rsidRPr="00FA6062">
        <w:t>또는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채무나</w:t>
      </w:r>
      <w:r w:rsidRPr="00FA6062">
        <w:t xml:space="preserve"> </w:t>
      </w:r>
      <w:r w:rsidRPr="00FA6062">
        <w:t>부채를</w:t>
      </w:r>
      <w:r w:rsidRPr="00FA6062">
        <w:t xml:space="preserve"> </w:t>
      </w:r>
      <w:r w:rsidRPr="00FA6062">
        <w:t>발생시킬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사건</w:t>
      </w:r>
      <w:r w:rsidRPr="00FA6062">
        <w:t xml:space="preserve">, </w:t>
      </w:r>
      <w:r w:rsidRPr="00FA6062">
        <w:t>사유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사정도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5BA5C395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중요계약</w:t>
      </w:r>
      <w:r w:rsidRPr="00FA6062">
        <w:rPr>
          <w:u w:val="none"/>
        </w:rPr>
        <w:t>.</w:t>
      </w:r>
    </w:p>
    <w:p w14:paraId="014D15D5" w14:textId="3231FB12" w:rsidR="00DD364E" w:rsidRPr="00FA6062" w:rsidRDefault="00DD364E" w:rsidP="00DD364E">
      <w:pPr>
        <w:pStyle w:val="2f2"/>
        <w:wordWrap w:val="0"/>
        <w:autoSpaceDE w:val="0"/>
      </w:pPr>
      <w:r w:rsidRPr="00FA6062">
        <w:t>중요계약은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체결되었고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계약당사자에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법률적으로</w:t>
      </w:r>
      <w:r w:rsidRPr="00FA6062">
        <w:t xml:space="preserve"> </w:t>
      </w:r>
      <w:r w:rsidRPr="00FA6062">
        <w:t>구속력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구성하며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조건에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rPr>
          <w:szCs w:val="23"/>
        </w:rPr>
        <w:t>대상회사</w:t>
      </w:r>
      <w:r w:rsidR="00306561" w:rsidRPr="00FA6062">
        <w:rPr>
          <w:szCs w:val="23"/>
        </w:rPr>
        <w:t>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면에서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위반한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없고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대상회사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당사자는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채무불이행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상태</w:t>
      </w:r>
      <w:r w:rsidRPr="00FA6062">
        <w:rPr>
          <w:szCs w:val="23"/>
        </w:rPr>
        <w:t>(</w:t>
      </w:r>
      <w:r w:rsidRPr="00FA6062">
        <w:rPr>
          <w:szCs w:val="23"/>
        </w:rPr>
        <w:t>통지나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일정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기간의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경과시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채무불이행을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구성하는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경우를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포함함</w:t>
      </w:r>
      <w:r w:rsidRPr="00FA6062">
        <w:rPr>
          <w:szCs w:val="23"/>
        </w:rPr>
        <w:t>)</w:t>
      </w:r>
      <w:r w:rsidRPr="00FA6062">
        <w:rPr>
          <w:szCs w:val="23"/>
        </w:rPr>
        <w:t>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아니하다</w:t>
      </w:r>
      <w:r w:rsidRPr="00FA6062">
        <w:rPr>
          <w:szCs w:val="23"/>
        </w:rPr>
        <w:t xml:space="preserve">. </w:t>
      </w:r>
      <w:r w:rsidR="00A32C8C">
        <w:rPr>
          <w:rFonts w:hint="eastAsia"/>
          <w:szCs w:val="23"/>
        </w:rPr>
        <w:t xml:space="preserve"> </w:t>
      </w:r>
      <w:r w:rsidRPr="00FA6062">
        <w:rPr>
          <w:szCs w:val="23"/>
        </w:rPr>
        <w:t>대상회사</w:t>
      </w:r>
      <w:r w:rsidR="00306561" w:rsidRPr="00FA6062">
        <w:rPr>
          <w:szCs w:val="23"/>
        </w:rPr>
        <w:t>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관하여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상대방으로부터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무효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취소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해지</w:t>
      </w:r>
      <w:r w:rsidRPr="00FA6062">
        <w:rPr>
          <w:szCs w:val="23"/>
        </w:rPr>
        <w:t>(</w:t>
      </w:r>
      <w:r w:rsidRPr="00FA6062">
        <w:rPr>
          <w:szCs w:val="23"/>
        </w:rPr>
        <w:t>갱신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연장의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포함하며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이하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항에서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동일함</w:t>
      </w:r>
      <w:r w:rsidRPr="00FA6062">
        <w:rPr>
          <w:szCs w:val="23"/>
        </w:rPr>
        <w:t xml:space="preserve">), </w:t>
      </w:r>
      <w:r w:rsidRPr="00FA6062">
        <w:rPr>
          <w:szCs w:val="23"/>
        </w:rPr>
        <w:t>계약조건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요구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계약상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의무이행의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불가능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지체의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통지를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받거나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같은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의사를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전달받은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없으며</w:t>
      </w:r>
      <w:r w:rsidRPr="00FA6062">
        <w:rPr>
          <w:szCs w:val="23"/>
        </w:rPr>
        <w:t xml:space="preserve">, </w:t>
      </w:r>
      <w:r w:rsidR="003C20AA" w:rsidRPr="00FA6062">
        <w:rPr>
          <w:szCs w:val="23"/>
        </w:rPr>
        <w:t>매도인들이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알고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있는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한</w:t>
      </w:r>
      <w:r w:rsidR="003C20AA" w:rsidRPr="00FA6062">
        <w:rPr>
          <w:szCs w:val="23"/>
        </w:rPr>
        <w:t xml:space="preserve"> </w:t>
      </w:r>
      <w:r w:rsidRPr="00FA6062">
        <w:rPr>
          <w:szCs w:val="23"/>
        </w:rPr>
        <w:t>중요계약이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무효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취소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해지되거나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계약조건이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의무이행이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거절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불가능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지체될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것으로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예상되는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사유나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사정은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존재하지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아니한다</w:t>
      </w:r>
      <w:r w:rsidRPr="00FA6062">
        <w:rPr>
          <w:szCs w:val="23"/>
        </w:rPr>
        <w:t>.</w:t>
      </w:r>
      <w:r w:rsidRPr="00FA6062">
        <w:t xml:space="preserve">  </w:t>
      </w:r>
    </w:p>
    <w:p w14:paraId="054B32AC" w14:textId="5204311B" w:rsidR="00DD364E" w:rsidRPr="00FA6062" w:rsidRDefault="00DD364E" w:rsidP="00DD364E">
      <w:pPr>
        <w:pStyle w:val="2f2"/>
        <w:wordWrap w:val="0"/>
        <w:autoSpaceDE w:val="0"/>
      </w:pPr>
      <w:r w:rsidRPr="00FA6062">
        <w:rPr>
          <w:szCs w:val="23"/>
        </w:rPr>
        <w:lastRenderedPageBreak/>
        <w:t>중요계약상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제한부담이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설정되어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아니하다</w:t>
      </w:r>
      <w:r w:rsidRPr="00FA6062">
        <w:rPr>
          <w:szCs w:val="23"/>
        </w:rPr>
        <w:t xml:space="preserve">. </w:t>
      </w:r>
      <w:r w:rsidR="00A32C8C">
        <w:rPr>
          <w:rFonts w:hint="eastAsia"/>
          <w:szCs w:val="23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거래로</w:t>
      </w:r>
      <w:r w:rsidRPr="00FA6062">
        <w:t xml:space="preserve"> </w:t>
      </w:r>
      <w:r w:rsidRPr="00FA6062">
        <w:t>인하여</w:t>
      </w:r>
      <w:r w:rsidRPr="00FA6062">
        <w:t xml:space="preserve">, </w:t>
      </w:r>
      <w:r w:rsidRPr="00FA6062">
        <w:t>계약상대방에게</w:t>
      </w:r>
      <w:r w:rsidRPr="00FA6062">
        <w:t xml:space="preserve"> </w:t>
      </w:r>
      <w:r w:rsidRPr="00FA6062">
        <w:t>해제</w:t>
      </w:r>
      <w:r w:rsidRPr="00FA6062">
        <w:t xml:space="preserve">, </w:t>
      </w:r>
      <w:r w:rsidRPr="00FA6062">
        <w:t>해지권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손해배상청구권이</w:t>
      </w:r>
      <w:r w:rsidRPr="00FA6062">
        <w:t xml:space="preserve"> </w:t>
      </w:r>
      <w:r w:rsidRPr="00FA6062">
        <w:t>발생하거나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대상회사에게</w:t>
      </w:r>
      <w:r w:rsidRPr="00FA6062">
        <w:t xml:space="preserve"> </w:t>
      </w:r>
      <w:r w:rsidRPr="00FA6062">
        <w:t>불리하게</w:t>
      </w:r>
      <w:r w:rsidRPr="00FA6062">
        <w:t xml:space="preserve"> </w:t>
      </w:r>
      <w:r w:rsidRPr="00FA6062">
        <w:t>변경되는</w:t>
      </w:r>
      <w:r w:rsidRPr="00FA6062">
        <w:t xml:space="preserve"> </w:t>
      </w:r>
      <w:r w:rsidRPr="00FA6062">
        <w:t>중요계약</w:t>
      </w:r>
      <w:bookmarkStart w:id="1232" w:name="_DV_M338"/>
      <w:bookmarkEnd w:id="1232"/>
      <w:r w:rsidRPr="00FA6062">
        <w:t>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30E39CFF" w14:textId="69BFB09C" w:rsidR="00DD364E" w:rsidRPr="00FA6062" w:rsidRDefault="00DD364E" w:rsidP="00DD364E">
      <w:pPr>
        <w:pStyle w:val="2f2"/>
        <w:wordWrap w:val="0"/>
        <w:autoSpaceDE w:val="0"/>
      </w:pPr>
      <w:r w:rsidRPr="00FA6062">
        <w:t>중요계약의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="00142299" w:rsidRPr="00FA6062">
        <w:t>다른</w:t>
      </w:r>
      <w:r w:rsidR="00142299"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귀책사유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경우에도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해지</w:t>
      </w:r>
      <w:r w:rsidRPr="00FA6062">
        <w:t xml:space="preserve">, </w:t>
      </w:r>
      <w:r w:rsidRPr="00FA6062">
        <w:t>해제할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임의해지권을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조항은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5D4B7D55" w14:textId="02CBCEF6" w:rsidR="00DD364E" w:rsidRPr="00FA6062" w:rsidRDefault="00DD364E" w:rsidP="00DD364E">
      <w:pPr>
        <w:pStyle w:val="a5"/>
        <w:wordWrap w:val="0"/>
        <w:autoSpaceDE w:val="0"/>
      </w:pPr>
      <w:r w:rsidRPr="00FA6062">
        <w:t>고객</w:t>
      </w:r>
      <w:r w:rsidRPr="00FA6062">
        <w:rPr>
          <w:u w:val="none"/>
        </w:rPr>
        <w:t>.</w:t>
      </w:r>
    </w:p>
    <w:p w14:paraId="34140A2C" w14:textId="5F85287D" w:rsidR="00DD364E" w:rsidRPr="00FA6062" w:rsidRDefault="004E6BF6" w:rsidP="00DD364E">
      <w:pPr>
        <w:pStyle w:val="2f2"/>
        <w:wordWrap w:val="0"/>
        <w:autoSpaceDE w:val="0"/>
      </w:pPr>
      <w:ins w:id="1233" w:author="SL Partners" w:date="2025-01-22T22:42:00Z" w16du:dateUtc="2025-01-22T13:42:00Z">
        <w:r>
          <w:rPr>
            <w:rFonts w:hint="eastAsia"/>
          </w:rPr>
          <w:t>매도인들이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</w:t>
        </w:r>
        <w:r>
          <w:rPr>
            <w:rFonts w:hint="eastAsia"/>
          </w:rPr>
          <w:t xml:space="preserve">, </w:t>
        </w:r>
      </w:ins>
      <w:r w:rsidR="00DD364E" w:rsidRPr="00FA6062">
        <w:t>대상회사의</w:t>
      </w:r>
      <w:r w:rsidR="009F04B8" w:rsidRPr="00FA6062">
        <w:t xml:space="preserve"> </w:t>
      </w:r>
      <w:r w:rsidR="009F04B8" w:rsidRPr="00FA6062">
        <w:t>총</w:t>
      </w:r>
      <w:r w:rsidR="00DD364E" w:rsidRPr="00FA6062">
        <w:t xml:space="preserve"> </w:t>
      </w:r>
      <w:r w:rsidR="00DD364E" w:rsidRPr="00FA6062">
        <w:t>매출액</w:t>
      </w:r>
      <w:r w:rsidR="00DD364E" w:rsidRPr="00FA6062">
        <w:t xml:space="preserve"> </w:t>
      </w:r>
      <w:r w:rsidR="009F04B8" w:rsidRPr="00FA6062">
        <w:t>중</w:t>
      </w:r>
      <w:r w:rsidR="009F04B8" w:rsidRPr="00FA6062">
        <w:t xml:space="preserve"> </w:t>
      </w:r>
      <w:r w:rsidR="00097544">
        <w:rPr>
          <w:rFonts w:hint="eastAsia"/>
        </w:rPr>
        <w:t>10</w:t>
      </w:r>
      <w:r w:rsidR="00097544" w:rsidRPr="00FA6062">
        <w:t xml:space="preserve">% </w:t>
      </w:r>
      <w:r w:rsidR="00DD364E" w:rsidRPr="00FA6062">
        <w:t>이상을</w:t>
      </w:r>
      <w:r w:rsidR="00DD364E" w:rsidRPr="00FA6062">
        <w:t xml:space="preserve"> </w:t>
      </w:r>
      <w:r w:rsidR="00DD364E" w:rsidRPr="00FA6062">
        <w:t>차지하는</w:t>
      </w:r>
      <w:r w:rsidR="00DD364E" w:rsidRPr="00FA6062">
        <w:t xml:space="preserve"> </w:t>
      </w:r>
      <w:r w:rsidR="00DD364E" w:rsidRPr="00FA6062">
        <w:t>주요</w:t>
      </w:r>
      <w:r w:rsidR="00DD364E" w:rsidRPr="00FA6062">
        <w:t xml:space="preserve"> </w:t>
      </w:r>
      <w:r w:rsidR="00DD364E" w:rsidRPr="00FA6062">
        <w:t>고객과의</w:t>
      </w:r>
      <w:r w:rsidR="00DD364E" w:rsidRPr="00FA6062">
        <w:t xml:space="preserve"> </w:t>
      </w:r>
      <w:r w:rsidR="00DD364E" w:rsidRPr="00FA6062">
        <w:t>거래관계</w:t>
      </w:r>
      <w:r w:rsidR="00DD364E" w:rsidRPr="00FA6062">
        <w:t xml:space="preserve"> </w:t>
      </w:r>
      <w:r w:rsidR="00DD364E" w:rsidRPr="00FA6062">
        <w:t>유지에</w:t>
      </w:r>
      <w:r w:rsidR="00DD364E" w:rsidRPr="00FA6062">
        <w:t xml:space="preserve"> </w:t>
      </w:r>
      <w:ins w:id="1234" w:author="SL Partners" w:date="2025-01-22T22:43:00Z" w16du:dateUtc="2025-01-22T13:43:00Z">
        <w:r>
          <w:rPr>
            <w:rFonts w:hint="eastAsia"/>
          </w:rPr>
          <w:t>중대한</w:t>
        </w:r>
        <w:r>
          <w:rPr>
            <w:rFonts w:hint="eastAsia"/>
          </w:rPr>
          <w:t xml:space="preserve"> </w:t>
        </w:r>
      </w:ins>
      <w:r w:rsidR="00DD364E" w:rsidRPr="00FA6062">
        <w:t>부정적인</w:t>
      </w:r>
      <w:r w:rsidR="00DD364E" w:rsidRPr="00FA6062">
        <w:t xml:space="preserve"> </w:t>
      </w:r>
      <w:r w:rsidR="00DD364E" w:rsidRPr="00FA6062">
        <w:t>영향을</w:t>
      </w:r>
      <w:r w:rsidR="00DD364E" w:rsidRPr="00FA6062">
        <w:t xml:space="preserve"> </w:t>
      </w:r>
      <w:r w:rsidR="00DD364E" w:rsidRPr="00FA6062">
        <w:t>미칠</w:t>
      </w:r>
      <w:r w:rsidR="00DD364E" w:rsidRPr="00FA6062">
        <w:t xml:space="preserve"> </w:t>
      </w:r>
      <w:r w:rsidR="00DD364E" w:rsidRPr="00FA6062">
        <w:t>만한</w:t>
      </w:r>
      <w:r w:rsidR="00DD364E" w:rsidRPr="00FA6062">
        <w:t xml:space="preserve"> </w:t>
      </w:r>
      <w:ins w:id="1235" w:author="SL Partners" w:date="2025-01-22T22:46:00Z">
        <w:r w:rsidR="00E5002A" w:rsidRPr="00E5002A">
          <w:t>통지를</w:t>
        </w:r>
        <w:r w:rsidR="00E5002A" w:rsidRPr="00E5002A">
          <w:t xml:space="preserve"> </w:t>
        </w:r>
        <w:r w:rsidR="00E5002A" w:rsidRPr="00E5002A">
          <w:t>받거나</w:t>
        </w:r>
        <w:r w:rsidR="00E5002A" w:rsidRPr="00E5002A">
          <w:t xml:space="preserve"> </w:t>
        </w:r>
        <w:r w:rsidR="00E5002A" w:rsidRPr="00E5002A">
          <w:t>그와</w:t>
        </w:r>
        <w:r w:rsidR="00E5002A" w:rsidRPr="00E5002A">
          <w:t xml:space="preserve"> </w:t>
        </w:r>
        <w:r w:rsidR="00E5002A" w:rsidRPr="00E5002A">
          <w:t>같은</w:t>
        </w:r>
        <w:r w:rsidR="00E5002A" w:rsidRPr="00E5002A">
          <w:t xml:space="preserve"> </w:t>
        </w:r>
        <w:r w:rsidR="00E5002A" w:rsidRPr="00E5002A">
          <w:t>의사를</w:t>
        </w:r>
        <w:r w:rsidR="00E5002A" w:rsidRPr="00E5002A">
          <w:t xml:space="preserve"> </w:t>
        </w:r>
        <w:r w:rsidR="00E5002A" w:rsidRPr="00E5002A">
          <w:t>전달받은</w:t>
        </w:r>
        <w:r w:rsidR="00E5002A" w:rsidRPr="00E5002A">
          <w:t xml:space="preserve"> </w:t>
        </w:r>
        <w:r w:rsidR="00E5002A" w:rsidRPr="00E5002A">
          <w:t>바가</w:t>
        </w:r>
        <w:r w:rsidR="00E5002A" w:rsidRPr="00E5002A">
          <w:t xml:space="preserve"> </w:t>
        </w:r>
        <w:r w:rsidR="00E5002A" w:rsidRPr="00E5002A">
          <w:t>없고</w:t>
        </w:r>
        <w:r w:rsidR="00E5002A" w:rsidRPr="00E5002A">
          <w:t xml:space="preserve">, </w:t>
        </w:r>
        <w:r w:rsidR="00E5002A" w:rsidRPr="00E5002A">
          <w:t>그러한</w:t>
        </w:r>
        <w:r w:rsidR="00E5002A" w:rsidRPr="00E5002A">
          <w:t xml:space="preserve"> </w:t>
        </w:r>
        <w:r w:rsidR="00E5002A" w:rsidRPr="00E5002A">
          <w:t>우려가</w:t>
        </w:r>
        <w:r w:rsidR="00E5002A" w:rsidRPr="00E5002A">
          <w:t xml:space="preserve"> </w:t>
        </w:r>
        <w:r w:rsidR="00E5002A" w:rsidRPr="00E5002A">
          <w:t>있는</w:t>
        </w:r>
        <w:r w:rsidR="00E5002A" w:rsidRPr="00E5002A">
          <w:t xml:space="preserve"> </w:t>
        </w:r>
        <w:r w:rsidR="00E5002A" w:rsidRPr="00E5002A">
          <w:t>사건이나</w:t>
        </w:r>
        <w:r w:rsidR="00E5002A" w:rsidRPr="00E5002A">
          <w:t xml:space="preserve"> </w:t>
        </w:r>
        <w:r w:rsidR="00E5002A" w:rsidRPr="00E5002A">
          <w:t>행위도</w:t>
        </w:r>
        <w:r w:rsidR="00E5002A" w:rsidRPr="00E5002A">
          <w:t xml:space="preserve"> </w:t>
        </w:r>
        <w:r w:rsidR="00E5002A" w:rsidRPr="00E5002A">
          <w:t>없다</w:t>
        </w:r>
        <w:r w:rsidR="00E5002A" w:rsidRPr="00E5002A">
          <w:t xml:space="preserve">. </w:t>
        </w:r>
      </w:ins>
      <w:del w:id="1236" w:author="SL Partners" w:date="2025-01-22T22:46:00Z" w16du:dateUtc="2025-01-22T13:46:00Z">
        <w:r w:rsidR="00DD364E" w:rsidRPr="001E1CC3" w:rsidDel="00E5002A">
          <w:rPr>
            <w:rFonts w:hint="eastAsia"/>
            <w:highlight w:val="yellow"/>
            <w:rPrChange w:id="1237" w:author="SL Partners" w:date="2025-01-22T22:44:00Z" w16du:dateUtc="2025-01-22T13:44:00Z">
              <w:rPr>
                <w:rFonts w:hint="eastAsia"/>
              </w:rPr>
            </w:rPrChange>
          </w:rPr>
          <w:delText>사실상</w:delText>
        </w:r>
        <w:r w:rsidR="00DD364E" w:rsidRPr="001E1CC3" w:rsidDel="00E5002A">
          <w:rPr>
            <w:highlight w:val="yellow"/>
            <w:rPrChange w:id="1238" w:author="SL Partners" w:date="2025-01-22T22:44:00Z" w16du:dateUtc="2025-01-22T13:44:00Z">
              <w:rPr/>
            </w:rPrChange>
          </w:rPr>
          <w:delText xml:space="preserve"> </w:delText>
        </w:r>
        <w:r w:rsidR="00DD364E" w:rsidRPr="001E1CC3" w:rsidDel="00E5002A">
          <w:rPr>
            <w:rFonts w:hint="eastAsia"/>
            <w:highlight w:val="yellow"/>
            <w:rPrChange w:id="1239" w:author="SL Partners" w:date="2025-01-22T22:44:00Z" w16du:dateUtc="2025-01-22T13:44:00Z">
              <w:rPr>
                <w:rFonts w:hint="eastAsia"/>
              </w:rPr>
            </w:rPrChange>
          </w:rPr>
          <w:delText>또는</w:delText>
        </w:r>
        <w:r w:rsidR="00DD364E" w:rsidRPr="001E1CC3" w:rsidDel="00E5002A">
          <w:rPr>
            <w:highlight w:val="yellow"/>
            <w:rPrChange w:id="1240" w:author="SL Partners" w:date="2025-01-22T22:44:00Z" w16du:dateUtc="2025-01-22T13:44:00Z">
              <w:rPr/>
            </w:rPrChange>
          </w:rPr>
          <w:delText xml:space="preserve"> </w:delText>
        </w:r>
        <w:r w:rsidR="00DD364E" w:rsidRPr="001E1CC3" w:rsidDel="00E5002A">
          <w:rPr>
            <w:rFonts w:hint="eastAsia"/>
            <w:highlight w:val="yellow"/>
            <w:rPrChange w:id="1241" w:author="SL Partners" w:date="2025-01-22T22:44:00Z" w16du:dateUtc="2025-01-22T13:44:00Z">
              <w:rPr>
                <w:rFonts w:hint="eastAsia"/>
              </w:rPr>
            </w:rPrChange>
          </w:rPr>
          <w:delText>법률상의</w:delText>
        </w:r>
        <w:r w:rsidR="00DD364E" w:rsidRPr="001E1CC3" w:rsidDel="00E5002A">
          <w:rPr>
            <w:highlight w:val="yellow"/>
            <w:rPrChange w:id="1242" w:author="SL Partners" w:date="2025-01-22T22:44:00Z" w16du:dateUtc="2025-01-22T13:44:00Z">
              <w:rPr/>
            </w:rPrChange>
          </w:rPr>
          <w:delText xml:space="preserve"> </w:delText>
        </w:r>
        <w:r w:rsidR="00DD364E" w:rsidRPr="001E1CC3" w:rsidDel="00E5002A">
          <w:rPr>
            <w:rFonts w:hint="eastAsia"/>
            <w:highlight w:val="yellow"/>
            <w:rPrChange w:id="1243" w:author="SL Partners" w:date="2025-01-22T22:44:00Z" w16du:dateUtc="2025-01-22T13:44:00Z">
              <w:rPr>
                <w:rFonts w:hint="eastAsia"/>
              </w:rPr>
            </w:rPrChange>
          </w:rPr>
          <w:delText>사유</w:delText>
        </w:r>
        <w:r w:rsidR="00DD364E" w:rsidRPr="00FA6062" w:rsidDel="00E5002A">
          <w:delText>는</w:delText>
        </w:r>
        <w:r w:rsidR="00DD364E" w:rsidRPr="00FA6062" w:rsidDel="00E5002A">
          <w:delText xml:space="preserve"> </w:delText>
        </w:r>
        <w:r w:rsidR="00DD364E" w:rsidRPr="00FA6062" w:rsidDel="00E5002A">
          <w:delText>존재하지</w:delText>
        </w:r>
        <w:r w:rsidR="00DD364E" w:rsidRPr="00FA6062" w:rsidDel="00E5002A">
          <w:delText xml:space="preserve"> </w:delText>
        </w:r>
        <w:r w:rsidR="00DD364E" w:rsidRPr="00FA6062" w:rsidDel="00E5002A">
          <w:delText>아니한다</w:delText>
        </w:r>
        <w:r w:rsidR="00DD364E" w:rsidRPr="00FA6062" w:rsidDel="00E5002A">
          <w:delText>.</w:delText>
        </w:r>
        <w:r w:rsidR="00324962" w:rsidDel="00E5002A">
          <w:rPr>
            <w:rFonts w:hint="eastAsia"/>
          </w:rPr>
          <w:delText xml:space="preserve"> </w:delText>
        </w:r>
      </w:del>
      <w:ins w:id="1244" w:author="SL Partners" w:date="2025-01-22T22:43:00Z" w16du:dateUtc="2025-01-22T13:43:00Z">
        <w:r w:rsidR="001E1CC3" w:rsidRPr="001E1CC3">
          <w:rPr>
            <w:rFonts w:hint="eastAsia"/>
          </w:rPr>
          <w:t>단순한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시장상황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변화</w:t>
        </w:r>
        <w:r w:rsidR="001E1CC3" w:rsidRPr="001E1CC3">
          <w:t xml:space="preserve">, </w:t>
        </w:r>
        <w:r w:rsidR="001E1CC3" w:rsidRPr="001E1CC3">
          <w:rPr>
            <w:rFonts w:hint="eastAsia"/>
          </w:rPr>
          <w:t>고객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내부사정에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대한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풍문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등은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여기서</w:t>
        </w:r>
        <w:r w:rsidR="001E1CC3" w:rsidRPr="001E1CC3">
          <w:t xml:space="preserve"> </w:t>
        </w:r>
        <w:r w:rsidR="001E1CC3" w:rsidRPr="001E1CC3">
          <w:rPr>
            <w:rFonts w:hint="eastAsia"/>
          </w:rPr>
          <w:t>제외된다</w:t>
        </w:r>
        <w:r w:rsidR="001E1CC3" w:rsidRPr="001E1CC3">
          <w:t>.</w:t>
        </w:r>
      </w:ins>
    </w:p>
    <w:p w14:paraId="7FD70582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자산</w:t>
      </w:r>
      <w:r w:rsidRPr="00FA6062">
        <w:rPr>
          <w:u w:val="none"/>
        </w:rPr>
        <w:t>.</w:t>
      </w:r>
    </w:p>
    <w:p w14:paraId="76FB5006" w14:textId="0D72A793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회사가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자산을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적법한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자산이나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권리에는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제한부담도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="003E7E5E" w:rsidRPr="00FA6062">
        <w:t>대상회사가</w:t>
      </w:r>
      <w:r w:rsidR="003E7E5E" w:rsidRPr="00FA6062">
        <w:t xml:space="preserve"> </w:t>
      </w:r>
      <w:r w:rsidR="003E7E5E" w:rsidRPr="00FA6062">
        <w:t>매도인들</w:t>
      </w:r>
      <w:r w:rsidR="003E7E5E" w:rsidRPr="00FA6062">
        <w:t xml:space="preserve">, </w:t>
      </w:r>
      <w:r w:rsidR="003E7E5E" w:rsidRPr="00FA6062">
        <w:t>그</w:t>
      </w:r>
      <w:r w:rsidR="003E7E5E" w:rsidRPr="00FA6062">
        <w:t xml:space="preserve"> </w:t>
      </w:r>
      <w:r w:rsidR="003E7E5E" w:rsidRPr="00FA6062">
        <w:t>특수관계인</w:t>
      </w:r>
      <w:r w:rsidR="003E7E5E" w:rsidRPr="00FA6062">
        <w:t xml:space="preserve"> </w:t>
      </w:r>
      <w:r w:rsidR="003E7E5E" w:rsidRPr="00FA6062">
        <w:t>기타</w:t>
      </w:r>
      <w:r w:rsidR="003E7E5E" w:rsidRPr="00FA6062">
        <w:t xml:space="preserve"> </w:t>
      </w:r>
      <w:r w:rsidR="003E7E5E" w:rsidRPr="00FA6062">
        <w:t>제</w:t>
      </w:r>
      <w:r w:rsidR="003E7E5E" w:rsidRPr="00FA6062">
        <w:t>3</w:t>
      </w:r>
      <w:r w:rsidR="003E7E5E" w:rsidRPr="00FA6062">
        <w:t>자를</w:t>
      </w:r>
      <w:r w:rsidR="003E7E5E" w:rsidRPr="00FA6062">
        <w:t xml:space="preserve"> </w:t>
      </w:r>
      <w:r w:rsidR="003E7E5E" w:rsidRPr="00FA6062">
        <w:t>위하여</w:t>
      </w:r>
      <w:r w:rsidR="003E7E5E" w:rsidRPr="00FA6062">
        <w:t xml:space="preserve"> </w:t>
      </w:r>
      <w:r w:rsidR="003E7E5E" w:rsidRPr="00FA6062">
        <w:t>대상회사</w:t>
      </w:r>
      <w:r w:rsidR="003E7E5E" w:rsidRPr="00FA6062">
        <w:t xml:space="preserve"> </w:t>
      </w:r>
      <w:r w:rsidR="003E7E5E" w:rsidRPr="00FA6062">
        <w:t>소유</w:t>
      </w:r>
      <w:r w:rsidR="003E7E5E" w:rsidRPr="00FA6062">
        <w:t xml:space="preserve"> </w:t>
      </w:r>
      <w:r w:rsidR="003E7E5E" w:rsidRPr="00FA6062">
        <w:t>자산을</w:t>
      </w:r>
      <w:r w:rsidR="003E7E5E" w:rsidRPr="00FA6062">
        <w:t xml:space="preserve"> </w:t>
      </w:r>
      <w:r w:rsidR="003E7E5E" w:rsidRPr="00FA6062">
        <w:t>담보로</w:t>
      </w:r>
      <w:r w:rsidR="003E7E5E" w:rsidRPr="00FA6062">
        <w:t xml:space="preserve"> </w:t>
      </w:r>
      <w:r w:rsidR="003E7E5E" w:rsidRPr="00FA6062">
        <w:t>제공하거나</w:t>
      </w:r>
      <w:r w:rsidR="003E7E5E" w:rsidRPr="00FA6062">
        <w:t xml:space="preserve"> </w:t>
      </w:r>
      <w:r w:rsidR="003E7E5E" w:rsidRPr="00FA6062">
        <w:t>보증을</w:t>
      </w:r>
      <w:r w:rsidR="003E7E5E" w:rsidRPr="00FA6062">
        <w:t xml:space="preserve"> </w:t>
      </w:r>
      <w:r w:rsidR="003E7E5E" w:rsidRPr="00FA6062">
        <w:t>제공하고</w:t>
      </w:r>
      <w:r w:rsidR="003E7E5E" w:rsidRPr="00FA6062">
        <w:t xml:space="preserve"> </w:t>
      </w:r>
      <w:r w:rsidR="003E7E5E" w:rsidRPr="00FA6062">
        <w:t>있는</w:t>
      </w:r>
      <w:r w:rsidR="003E7E5E" w:rsidRPr="00FA6062">
        <w:t xml:space="preserve"> </w:t>
      </w:r>
      <w:r w:rsidR="003E7E5E" w:rsidRPr="00FA6062">
        <w:t>사항은</w:t>
      </w:r>
      <w:r w:rsidR="003E7E5E" w:rsidRPr="00FA6062">
        <w:t xml:space="preserve"> </w:t>
      </w:r>
      <w:r w:rsidR="003E7E5E" w:rsidRPr="00FA6062">
        <w:t>없다</w:t>
      </w:r>
      <w:r w:rsidR="003E7E5E" w:rsidRPr="00FA6062">
        <w:t>.</w:t>
      </w:r>
    </w:p>
    <w:p w14:paraId="73717A14" w14:textId="2A0BD7D1" w:rsidR="0035110D" w:rsidRPr="00FA6062" w:rsidRDefault="0035110D" w:rsidP="00DD364E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자산은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마모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손실을</w:t>
      </w:r>
      <w:r w:rsidRPr="00FA6062">
        <w:t xml:space="preserve"> </w:t>
      </w:r>
      <w:r w:rsidRPr="00FA6062">
        <w:t>제외하고</w:t>
      </w:r>
      <w:r w:rsidRPr="00FA6062">
        <w:t xml:space="preserve"> </w:t>
      </w:r>
      <w:r w:rsidRPr="00FA6062">
        <w:t>충분히</w:t>
      </w:r>
      <w:r w:rsidRPr="00FA6062">
        <w:t xml:space="preserve"> </w:t>
      </w:r>
      <w:r w:rsidRPr="00FA6062">
        <w:t>가동</w:t>
      </w:r>
      <w:r w:rsidRPr="00FA6062">
        <w:t xml:space="preserve">, </w:t>
      </w:r>
      <w:r w:rsidRPr="00FA6062">
        <w:t>운영</w:t>
      </w:r>
      <w:r w:rsidRPr="00FA6062">
        <w:t xml:space="preserve">, </w:t>
      </w:r>
      <w:r w:rsidRPr="00FA6062">
        <w:t>활용될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상태이고</w:t>
      </w:r>
      <w:r w:rsidRPr="00FA6062">
        <w:t xml:space="preserve">, </w:t>
      </w:r>
      <w:r w:rsidRPr="00FA6062">
        <w:t>유지보수에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취해지고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상태와</w:t>
      </w:r>
      <w:r w:rsidRPr="00FA6062">
        <w:t xml:space="preserve"> </w:t>
      </w:r>
      <w:r w:rsidRPr="00FA6062">
        <w:t>기능을</w:t>
      </w:r>
      <w:r w:rsidRPr="00FA6062">
        <w:t xml:space="preserve"> </w:t>
      </w:r>
      <w:r w:rsidRPr="00FA6062">
        <w:t>유지하기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자본적</w:t>
      </w:r>
      <w:r w:rsidRPr="00FA6062">
        <w:t xml:space="preserve"> </w:t>
      </w:r>
      <w:r w:rsidRPr="00FA6062">
        <w:t>지출이</w:t>
      </w:r>
      <w:r w:rsidRPr="00FA6062">
        <w:t xml:space="preserve"> </w:t>
      </w:r>
      <w:r w:rsidRPr="00FA6062">
        <w:t>요구되지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2239E381" w14:textId="5D4C7573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임차하거나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권원에</w:t>
      </w:r>
      <w:r w:rsidRPr="00FA6062">
        <w:t xml:space="preserve"> </w:t>
      </w:r>
      <w:r w:rsidRPr="00FA6062">
        <w:t>기초하여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부동산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유형자산과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임대차계약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근거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위반하거나</w:t>
      </w:r>
      <w:r w:rsidRPr="00FA6062">
        <w:t xml:space="preserve"> </w:t>
      </w:r>
      <w:r w:rsidRPr="00FA6062">
        <w:t>불이행하지</w:t>
      </w:r>
      <w:r w:rsidRPr="00FA6062">
        <w:t xml:space="preserve"> </w:t>
      </w:r>
      <w:r w:rsidRPr="00FA6062">
        <w:t>않았으며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지급되어야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차임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금원은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지급기일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지급되었고</w:t>
      </w:r>
      <w:r w:rsidRPr="00FA6062">
        <w:t xml:space="preserve">, </w:t>
      </w:r>
      <w:r w:rsidRPr="00FA6062">
        <w:t>임대차보증금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금원이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상계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공제된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임차보증금의</w:t>
      </w:r>
      <w:r w:rsidRPr="00FA6062">
        <w:t xml:space="preserve"> </w:t>
      </w:r>
      <w:r w:rsidRPr="00FA6062">
        <w:t>반환청구권을</w:t>
      </w:r>
      <w:r w:rsidRPr="00FA6062">
        <w:t xml:space="preserve"> </w:t>
      </w:r>
      <w:r w:rsidRPr="00FA6062">
        <w:t>담보하기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취하였으며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회수가</w:t>
      </w:r>
      <w:r w:rsidRPr="00FA6062">
        <w:t xml:space="preserve"> </w:t>
      </w:r>
      <w:r w:rsidRPr="00FA6062">
        <w:t>우려되는</w:t>
      </w:r>
      <w:r w:rsidRPr="00FA6062">
        <w:t xml:space="preserve"> </w:t>
      </w:r>
      <w:r w:rsidRPr="00FA6062">
        <w:t>임차보증금은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6F4166F1" w14:textId="536D99BE" w:rsidR="00B76AD4" w:rsidRPr="00FA6062" w:rsidRDefault="00DD364E" w:rsidP="00B76AD4">
      <w:pPr>
        <w:pStyle w:val="2f2"/>
        <w:wordWrap w:val="0"/>
        <w:autoSpaceDE w:val="0"/>
      </w:pPr>
      <w:bookmarkStart w:id="1245" w:name="_DV_C1524"/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건물은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규제</w:t>
      </w:r>
      <w:r w:rsidRPr="00FA6062">
        <w:t xml:space="preserve">, </w:t>
      </w:r>
      <w:r w:rsidRPr="00FA6062">
        <w:t>건축허가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승인에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건축되</w:t>
      </w:r>
      <w:r w:rsidR="00763263" w:rsidRPr="00FA6062">
        <w:t>었</w:t>
      </w:r>
      <w:r w:rsidR="00B76AD4" w:rsidRPr="00FA6062">
        <w:t>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위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부동산</w:t>
      </w:r>
      <w:r w:rsidRPr="00FA6062">
        <w:t xml:space="preserve"> </w:t>
      </w:r>
      <w:r w:rsidRPr="00FA6062">
        <w:t>등기부와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대장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공부는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부동산을</w:t>
      </w:r>
      <w:r w:rsidRPr="00FA6062">
        <w:t xml:space="preserve"> </w:t>
      </w:r>
      <w:r w:rsidRPr="00FA6062">
        <w:t>사실대로</w:t>
      </w:r>
      <w:r w:rsidRPr="00FA6062">
        <w:t xml:space="preserve"> </w:t>
      </w:r>
      <w:r w:rsidRPr="00FA6062">
        <w:t>정확하게</w:t>
      </w:r>
      <w:r w:rsidRPr="00FA6062">
        <w:t xml:space="preserve"> </w:t>
      </w:r>
      <w:r w:rsidRPr="00FA6062">
        <w:t>반영하고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소유</w:t>
      </w:r>
      <w:r w:rsidRPr="00FA6062">
        <w:t xml:space="preserve"> </w:t>
      </w:r>
      <w:r w:rsidRPr="00FA6062">
        <w:t>부동산에</w:t>
      </w:r>
      <w:r w:rsidRPr="00FA6062">
        <w:t xml:space="preserve"> </w:t>
      </w:r>
      <w:r w:rsidRPr="00FA6062">
        <w:t>위치한</w:t>
      </w:r>
      <w:r w:rsidRPr="00FA6062">
        <w:t xml:space="preserve"> </w:t>
      </w:r>
      <w:r w:rsidRPr="00FA6062">
        <w:t>실제</w:t>
      </w:r>
      <w:r w:rsidRPr="00FA6062">
        <w:t xml:space="preserve"> </w:t>
      </w:r>
      <w:r w:rsidRPr="00FA6062">
        <w:t>건축물과</w:t>
      </w:r>
      <w:r w:rsidRPr="00FA6062">
        <w:t xml:space="preserve"> </w:t>
      </w:r>
      <w:r w:rsidRPr="00FA6062">
        <w:lastRenderedPageBreak/>
        <w:t>소유</w:t>
      </w:r>
      <w:r w:rsidRPr="00FA6062">
        <w:t xml:space="preserve"> </w:t>
      </w:r>
      <w:r w:rsidRPr="00FA6062">
        <w:t>부동산의</w:t>
      </w:r>
      <w:r w:rsidRPr="00FA6062">
        <w:t xml:space="preserve"> </w:t>
      </w:r>
      <w:r w:rsidRPr="00FA6062">
        <w:t>실제</w:t>
      </w:r>
      <w:r w:rsidRPr="00FA6062">
        <w:t xml:space="preserve"> </w:t>
      </w:r>
      <w:r w:rsidRPr="00FA6062">
        <w:t>관리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사용</w:t>
      </w:r>
      <w:r w:rsidRPr="00FA6062">
        <w:t xml:space="preserve"> </w:t>
      </w:r>
      <w:r w:rsidRPr="00FA6062">
        <w:t>현황과</w:t>
      </w:r>
      <w:r w:rsidRPr="00FA6062">
        <w:t xml:space="preserve"> </w:t>
      </w:r>
      <w:r w:rsidRPr="00FA6062">
        <w:t>일치한다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소유</w:t>
      </w:r>
      <w:r w:rsidRPr="00FA6062">
        <w:t xml:space="preserve"> </w:t>
      </w:r>
      <w:r w:rsidRPr="00FA6062">
        <w:t>부동산이</w:t>
      </w:r>
      <w:r w:rsidRPr="00FA6062">
        <w:t xml:space="preserve"> </w:t>
      </w:r>
      <w:r w:rsidRPr="00FA6062">
        <w:t>위치한</w:t>
      </w:r>
      <w:r w:rsidRPr="00FA6062">
        <w:t xml:space="preserve"> </w:t>
      </w:r>
      <w:r w:rsidRPr="00FA6062">
        <w:t>지역의</w:t>
      </w:r>
      <w:r w:rsidRPr="00FA6062">
        <w:t xml:space="preserve"> </w:t>
      </w:r>
      <w:r w:rsidRPr="00FA6062">
        <w:t>도시계획상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부동산을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영업을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목적으로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데</w:t>
      </w:r>
      <w:r w:rsidRPr="00FA6062">
        <w:t xml:space="preserve"> </w:t>
      </w:r>
      <w:r w:rsidRPr="00FA6062">
        <w:t>제한이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용도지구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용도지역을</w:t>
      </w:r>
      <w:r w:rsidRPr="00FA6062">
        <w:t xml:space="preserve"> </w:t>
      </w:r>
      <w:r w:rsidRPr="00FA6062">
        <w:t>변경하거나</w:t>
      </w:r>
      <w:r w:rsidRPr="00FA6062">
        <w:t xml:space="preserve"> </w:t>
      </w:r>
      <w:r w:rsidRPr="00FA6062">
        <w:t>토지수용</w:t>
      </w:r>
      <w:r w:rsidRPr="00FA6062">
        <w:t>(</w:t>
      </w:r>
      <w:r w:rsidRPr="00FA6062">
        <w:t>또는</w:t>
      </w:r>
      <w:r w:rsidRPr="00FA6062">
        <w:t xml:space="preserve"> </w:t>
      </w:r>
      <w:r w:rsidRPr="00FA6062">
        <w:t>토지수용에</w:t>
      </w:r>
      <w:r w:rsidRPr="00FA6062">
        <w:t xml:space="preserve"> </w:t>
      </w:r>
      <w:r w:rsidRPr="00FA6062">
        <w:t>갈음하는</w:t>
      </w:r>
      <w:r w:rsidRPr="00FA6062">
        <w:t xml:space="preserve"> </w:t>
      </w:r>
      <w:r w:rsidRPr="00FA6062">
        <w:t>협의매수</w:t>
      </w:r>
      <w:r w:rsidRPr="00FA6062">
        <w:t>)</w:t>
      </w:r>
      <w:r w:rsidRPr="00FA6062">
        <w:t>을</w:t>
      </w:r>
      <w:r w:rsidRPr="00FA6062">
        <w:t xml:space="preserve"> </w:t>
      </w:r>
      <w:r w:rsidRPr="00FA6062">
        <w:t>선언하는</w:t>
      </w:r>
      <w:r w:rsidRPr="00FA6062">
        <w:t xml:space="preserve"> </w:t>
      </w:r>
      <w:r w:rsidRPr="00FA6062">
        <w:t>절차나</w:t>
      </w:r>
      <w:r w:rsidRPr="00FA6062">
        <w:t xml:space="preserve"> </w:t>
      </w:r>
      <w:r w:rsidRPr="00FA6062">
        <w:t>정부의</w:t>
      </w:r>
      <w:r w:rsidRPr="00FA6062">
        <w:t xml:space="preserve"> </w:t>
      </w:r>
      <w:r w:rsidRPr="00FA6062">
        <w:t>처분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정부의</w:t>
      </w:r>
      <w:r w:rsidRPr="00FA6062">
        <w:t xml:space="preserve"> </w:t>
      </w:r>
      <w:r w:rsidRPr="00FA6062">
        <w:t>처분은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소유하는</w:t>
      </w:r>
      <w:r w:rsidRPr="00FA6062">
        <w:t xml:space="preserve"> </w:t>
      </w:r>
      <w:r w:rsidRPr="00FA6062">
        <w:t>건물</w:t>
      </w:r>
      <w:r w:rsidR="00A47A1D">
        <w:rPr>
          <w:rFonts w:hint="eastAsia"/>
        </w:rPr>
        <w:t>이나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구축물</w:t>
      </w:r>
      <w:r w:rsidRPr="00FA6062">
        <w:t>은</w:t>
      </w:r>
      <w:r w:rsidRPr="00FA6062">
        <w:t xml:space="preserve"> </w:t>
      </w:r>
      <w:r w:rsidRPr="00FA6062">
        <w:t>타인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토지의</w:t>
      </w:r>
      <w:r w:rsidRPr="00FA6062">
        <w:t xml:space="preserve"> </w:t>
      </w:r>
      <w:r w:rsidRPr="00FA6062">
        <w:t>경계를</w:t>
      </w:r>
      <w:r w:rsidRPr="00FA6062">
        <w:t xml:space="preserve"> </w:t>
      </w:r>
      <w:r w:rsidRPr="00FA6062">
        <w:t>침범한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</w:t>
      </w:r>
      <w:r w:rsidR="00A47A1D">
        <w:rPr>
          <w:rFonts w:hint="eastAsia"/>
        </w:rPr>
        <w:t>으며</w:t>
      </w:r>
      <w:r w:rsidR="00A47A1D">
        <w:rPr>
          <w:rFonts w:hint="eastAsia"/>
        </w:rPr>
        <w:t xml:space="preserve">, </w:t>
      </w:r>
      <w:r w:rsidR="00A47A1D">
        <w:rPr>
          <w:rFonts w:hint="eastAsia"/>
        </w:rPr>
        <w:t>타인의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건물이나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구축물도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대상회사가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소유하는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토지의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경계를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침범한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바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없</w:t>
      </w:r>
      <w:r w:rsidRPr="00FA6062">
        <w:t>다</w:t>
      </w:r>
      <w:r w:rsidRPr="00FA6062">
        <w:t>.</w:t>
      </w:r>
    </w:p>
    <w:bookmarkEnd w:id="1245"/>
    <w:p w14:paraId="00CDF1FC" w14:textId="035DD7CA" w:rsidR="00905ADE" w:rsidRPr="00FA6062" w:rsidRDefault="00905ADE" w:rsidP="00905ADE">
      <w:pPr>
        <w:pStyle w:val="a5"/>
        <w:wordWrap w:val="0"/>
        <w:autoSpaceDE w:val="0"/>
      </w:pPr>
      <w:r w:rsidRPr="00FA6062">
        <w:t>채권</w:t>
      </w:r>
      <w:r w:rsidRPr="00FA6062">
        <w:t xml:space="preserve"> </w:t>
      </w:r>
      <w:r w:rsidRPr="00FA6062">
        <w:t>등</w:t>
      </w:r>
      <w:r w:rsidRPr="00FA6062">
        <w:rPr>
          <w:u w:val="none"/>
        </w:rPr>
        <w:t>.</w:t>
      </w:r>
    </w:p>
    <w:p w14:paraId="77C90392" w14:textId="6A4A3744" w:rsidR="00905ADE" w:rsidRPr="00FA6062" w:rsidRDefault="00905ADE" w:rsidP="00905ADE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유가증권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채권</w:t>
      </w:r>
      <w:r w:rsidRPr="00FA6062">
        <w:t>(receivable)</w:t>
      </w:r>
      <w:r w:rsidRPr="00FA6062">
        <w:t>에</w:t>
      </w:r>
      <w:r w:rsidRPr="00FA6062">
        <w:t xml:space="preserve"> </w:t>
      </w:r>
      <w:r w:rsidRPr="00FA6062">
        <w:t>대해서는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제한부담도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255A6D">
        <w:rPr>
          <w:rFonts w:hint="eastAsia"/>
          <w:highlight w:val="yellow"/>
          <w:rPrChange w:id="1246" w:author="SL Partners" w:date="2025-01-23T13:24:00Z" w16du:dateUtc="2025-01-23T04:24:00Z">
            <w:rPr>
              <w:rFonts w:hint="eastAsia"/>
            </w:rPr>
          </w:rPrChange>
        </w:rPr>
        <w:t>대상회사가</w:t>
      </w:r>
      <w:r w:rsidRPr="00255A6D">
        <w:rPr>
          <w:highlight w:val="yellow"/>
          <w:rPrChange w:id="1247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48" w:author="SL Partners" w:date="2025-01-23T13:24:00Z" w16du:dateUtc="2025-01-23T04:24:00Z">
            <w:rPr>
              <w:rFonts w:hint="eastAsia"/>
            </w:rPr>
          </w:rPrChange>
        </w:rPr>
        <w:t>보유하고</w:t>
      </w:r>
      <w:r w:rsidRPr="00255A6D">
        <w:rPr>
          <w:highlight w:val="yellow"/>
          <w:rPrChange w:id="1249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50" w:author="SL Partners" w:date="2025-01-23T13:24:00Z" w16du:dateUtc="2025-01-23T04:24:00Z">
            <w:rPr>
              <w:rFonts w:hint="eastAsia"/>
            </w:rPr>
          </w:rPrChange>
        </w:rPr>
        <w:t>있는</w:t>
      </w:r>
      <w:r w:rsidRPr="00255A6D">
        <w:rPr>
          <w:highlight w:val="yellow"/>
          <w:rPrChange w:id="1251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52" w:author="SL Partners" w:date="2025-01-23T13:24:00Z" w16du:dateUtc="2025-01-23T04:24:00Z">
            <w:rPr>
              <w:rFonts w:hint="eastAsia"/>
            </w:rPr>
          </w:rPrChange>
        </w:rPr>
        <w:t>유가증권</w:t>
      </w:r>
      <w:r w:rsidRPr="00255A6D">
        <w:rPr>
          <w:highlight w:val="yellow"/>
          <w:rPrChange w:id="1253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54" w:author="SL Partners" w:date="2025-01-23T13:24:00Z" w16du:dateUtc="2025-01-23T04:24:00Z">
            <w:rPr>
              <w:rFonts w:hint="eastAsia"/>
            </w:rPr>
          </w:rPrChange>
        </w:rPr>
        <w:t>또는</w:t>
      </w:r>
      <w:r w:rsidRPr="00255A6D">
        <w:rPr>
          <w:highlight w:val="yellow"/>
          <w:rPrChange w:id="1255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56" w:author="SL Partners" w:date="2025-01-23T13:24:00Z" w16du:dateUtc="2025-01-23T04:24:00Z">
            <w:rPr>
              <w:rFonts w:hint="eastAsia"/>
            </w:rPr>
          </w:rPrChange>
        </w:rPr>
        <w:t>채권</w:t>
      </w:r>
      <w:r w:rsidRPr="00255A6D">
        <w:rPr>
          <w:highlight w:val="yellow"/>
          <w:rPrChange w:id="1257" w:author="SL Partners" w:date="2025-01-23T13:24:00Z" w16du:dateUtc="2025-01-23T04:24:00Z">
            <w:rPr/>
          </w:rPrChange>
        </w:rPr>
        <w:t>(receivable)</w:t>
      </w:r>
      <w:r w:rsidRPr="00255A6D">
        <w:rPr>
          <w:rFonts w:hint="eastAsia"/>
          <w:highlight w:val="yellow"/>
          <w:rPrChange w:id="1258" w:author="SL Partners" w:date="2025-01-23T13:24:00Z" w16du:dateUtc="2025-01-23T04:24:00Z">
            <w:rPr>
              <w:rFonts w:hint="eastAsia"/>
            </w:rPr>
          </w:rPrChange>
        </w:rPr>
        <w:t>은</w:t>
      </w:r>
      <w:r w:rsidRPr="00255A6D">
        <w:rPr>
          <w:highlight w:val="yellow"/>
          <w:rPrChange w:id="1259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60" w:author="SL Partners" w:date="2025-01-23T13:24:00Z" w16du:dateUtc="2025-01-23T04:24:00Z">
            <w:rPr>
              <w:rFonts w:hint="eastAsia"/>
            </w:rPr>
          </w:rPrChange>
        </w:rPr>
        <w:t>기준재무제표상</w:t>
      </w:r>
      <w:r w:rsidRPr="00255A6D">
        <w:rPr>
          <w:highlight w:val="yellow"/>
          <w:rPrChange w:id="1261" w:author="SL Partners" w:date="2025-01-23T13:24:00Z" w16du:dateUtc="2025-01-23T04:24:00Z">
            <w:rPr/>
          </w:rPrChange>
        </w:rPr>
        <w:t xml:space="preserve"> </w:t>
      </w:r>
      <w:r w:rsidR="00324962" w:rsidRPr="00255A6D">
        <w:rPr>
          <w:rFonts w:hint="eastAsia"/>
          <w:highlight w:val="yellow"/>
          <w:rPrChange w:id="1262" w:author="SL Partners" w:date="2025-01-23T13:24:00Z" w16du:dateUtc="2025-01-23T04:24:00Z">
            <w:rPr>
              <w:rFonts w:hint="eastAsia"/>
            </w:rPr>
          </w:rPrChange>
        </w:rPr>
        <w:t>재무상태</w:t>
      </w:r>
      <w:r w:rsidRPr="00255A6D">
        <w:rPr>
          <w:rFonts w:hint="eastAsia"/>
          <w:highlight w:val="yellow"/>
          <w:rPrChange w:id="1263" w:author="SL Partners" w:date="2025-01-23T13:24:00Z" w16du:dateUtc="2025-01-23T04:24:00Z">
            <w:rPr>
              <w:rFonts w:hint="eastAsia"/>
            </w:rPr>
          </w:rPrChange>
        </w:rPr>
        <w:t>표에</w:t>
      </w:r>
      <w:r w:rsidRPr="00255A6D">
        <w:rPr>
          <w:highlight w:val="yellow"/>
          <w:rPrChange w:id="1264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65" w:author="SL Partners" w:date="2025-01-23T13:24:00Z" w16du:dateUtc="2025-01-23T04:24:00Z">
            <w:rPr>
              <w:rFonts w:hint="eastAsia"/>
            </w:rPr>
          </w:rPrChange>
        </w:rPr>
        <w:t>기재된</w:t>
      </w:r>
      <w:r w:rsidRPr="00255A6D">
        <w:rPr>
          <w:highlight w:val="yellow"/>
          <w:rPrChange w:id="1266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67" w:author="SL Partners" w:date="2025-01-23T13:24:00Z" w16du:dateUtc="2025-01-23T04:24:00Z">
            <w:rPr>
              <w:rFonts w:hint="eastAsia"/>
            </w:rPr>
          </w:rPrChange>
        </w:rPr>
        <w:t>가격</w:t>
      </w:r>
      <w:r w:rsidRPr="00255A6D">
        <w:rPr>
          <w:highlight w:val="yellow"/>
          <w:rPrChange w:id="1268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69" w:author="SL Partners" w:date="2025-01-23T13:24:00Z" w16du:dateUtc="2025-01-23T04:24:00Z">
            <w:rPr>
              <w:rFonts w:hint="eastAsia"/>
            </w:rPr>
          </w:rPrChange>
        </w:rPr>
        <w:t>이상으로</w:t>
      </w:r>
      <w:r w:rsidRPr="00255A6D">
        <w:rPr>
          <w:highlight w:val="yellow"/>
          <w:rPrChange w:id="1270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71" w:author="SL Partners" w:date="2025-01-23T13:24:00Z" w16du:dateUtc="2025-01-23T04:24:00Z">
            <w:rPr>
              <w:rFonts w:hint="eastAsia"/>
            </w:rPr>
          </w:rPrChange>
        </w:rPr>
        <w:t>회수가</w:t>
      </w:r>
      <w:r w:rsidRPr="00255A6D">
        <w:rPr>
          <w:highlight w:val="yellow"/>
          <w:rPrChange w:id="1272" w:author="SL Partners" w:date="2025-01-23T13:24:00Z" w16du:dateUtc="2025-01-23T04:24:00Z">
            <w:rPr/>
          </w:rPrChange>
        </w:rPr>
        <w:t xml:space="preserve"> </w:t>
      </w:r>
      <w:r w:rsidRPr="00255A6D">
        <w:rPr>
          <w:rFonts w:hint="eastAsia"/>
          <w:highlight w:val="yellow"/>
          <w:rPrChange w:id="1273" w:author="SL Partners" w:date="2025-01-23T13:24:00Z" w16du:dateUtc="2025-01-23T04:24:00Z">
            <w:rPr>
              <w:rFonts w:hint="eastAsia"/>
            </w:rPr>
          </w:rPrChange>
        </w:rPr>
        <w:t>가능하다</w:t>
      </w:r>
      <w:r w:rsidRPr="00255A6D">
        <w:rPr>
          <w:highlight w:val="yellow"/>
          <w:rPrChange w:id="1274" w:author="SL Partners" w:date="2025-01-23T13:24:00Z" w16du:dateUtc="2025-01-23T04:24:00Z">
            <w:rPr/>
          </w:rPrChange>
        </w:rPr>
        <w:t>.</w:t>
      </w:r>
    </w:p>
    <w:p w14:paraId="759AECA0" w14:textId="676AD91B" w:rsidR="00905ADE" w:rsidRPr="00FA6062" w:rsidRDefault="00905ADE" w:rsidP="00905ADE">
      <w:pPr>
        <w:pStyle w:val="2f2"/>
        <w:wordWrap w:val="0"/>
        <w:autoSpaceDE w:val="0"/>
      </w:pPr>
      <w:bookmarkStart w:id="1275" w:name="_DV_C1460"/>
      <w:commentRangeStart w:id="1276"/>
      <w:r w:rsidRPr="00FA6062">
        <w:t>대상회사의</w:t>
      </w:r>
      <w:bookmarkEnd w:id="1275"/>
      <w:r w:rsidRPr="00FA6062">
        <w:t xml:space="preserve"> </w:t>
      </w:r>
      <w:bookmarkStart w:id="1277" w:name="_DV_C1461"/>
      <w:r w:rsidRPr="00FA6062">
        <w:t>미수금</w:t>
      </w:r>
      <w:r w:rsidRPr="00FA6062">
        <w:t>(</w:t>
      </w:r>
      <w:r w:rsidRPr="00FA6062">
        <w:t>매출채권</w:t>
      </w:r>
      <w:bookmarkEnd w:id="1277"/>
      <w:r w:rsidRPr="00FA6062">
        <w:t xml:space="preserve"> </w:t>
      </w:r>
      <w:bookmarkStart w:id="1278" w:name="_DV_C1462"/>
      <w:r w:rsidRPr="00FA6062">
        <w:t>포함하며</w:t>
      </w:r>
      <w:r w:rsidRPr="00FA6062">
        <w:t xml:space="preserve"> </w:t>
      </w:r>
      <w:r w:rsidRPr="00FA6062">
        <w:t>이하</w:t>
      </w:r>
      <w:bookmarkEnd w:id="1278"/>
      <w:r w:rsidRPr="00FA6062">
        <w:t xml:space="preserve"> </w:t>
      </w:r>
      <w:bookmarkStart w:id="1279" w:name="_DV_C1463"/>
      <w:r w:rsidRPr="00FA6062">
        <w:t>같음</w:t>
      </w:r>
      <w:r w:rsidRPr="00FA6062">
        <w:t>)</w:t>
      </w:r>
      <w:r w:rsidRPr="00FA6062">
        <w:t>은</w:t>
      </w:r>
      <w:bookmarkEnd w:id="1279"/>
      <w:r w:rsidRPr="00FA6062">
        <w:t xml:space="preserve"> </w:t>
      </w:r>
      <w:bookmarkStart w:id="1280" w:name="_DV_C1464"/>
      <w:r w:rsidRPr="00FA6062">
        <w:t>통상적인</w:t>
      </w:r>
      <w:bookmarkEnd w:id="1280"/>
      <w:r w:rsidRPr="00FA6062">
        <w:t xml:space="preserve"> </w:t>
      </w:r>
      <w:bookmarkStart w:id="1281" w:name="_DV_C1465"/>
      <w:r w:rsidRPr="00FA6062">
        <w:t>사업과정</w:t>
      </w:r>
      <w:bookmarkEnd w:id="1281"/>
      <w:r w:rsidRPr="00FA6062">
        <w:t xml:space="preserve"> </w:t>
      </w:r>
      <w:bookmarkStart w:id="1282" w:name="_DV_C1466"/>
      <w:r w:rsidRPr="00FA6062">
        <w:t>중에</w:t>
      </w:r>
      <w:bookmarkEnd w:id="1282"/>
      <w:r w:rsidRPr="00FA6062">
        <w:t xml:space="preserve"> </w:t>
      </w:r>
      <w:bookmarkStart w:id="1283" w:name="_DV_C1467"/>
      <w:r w:rsidRPr="00FA6062">
        <w:t>실제로</w:t>
      </w:r>
      <w:bookmarkEnd w:id="1283"/>
      <w:r w:rsidRPr="00FA6062">
        <w:t xml:space="preserve"> </w:t>
      </w:r>
      <w:bookmarkStart w:id="1284" w:name="_DV_C1468"/>
      <w:r w:rsidRPr="00FA6062">
        <w:t>발생한</w:t>
      </w:r>
      <w:bookmarkEnd w:id="1284"/>
      <w:r w:rsidRPr="00FA6062">
        <w:t xml:space="preserve"> </w:t>
      </w:r>
      <w:bookmarkStart w:id="1285" w:name="_DV_C1469"/>
      <w:r w:rsidRPr="00FA6062">
        <w:t>것이며</w:t>
      </w:r>
      <w:bookmarkEnd w:id="1285"/>
      <w:r w:rsidRPr="00FA6062">
        <w:t xml:space="preserve"> </w:t>
      </w:r>
      <w:bookmarkStart w:id="1286" w:name="_DV_C1470"/>
      <w:ins w:id="1287" w:author="SL Partners" w:date="2025-01-22T23:03:00Z" w16du:dateUtc="2025-01-22T14:03:00Z">
        <w:r w:rsidR="00946B0F">
          <w:rPr>
            <w:rFonts w:hint="eastAsia"/>
          </w:rPr>
          <w:t>매도인들이</w:t>
        </w:r>
        <w:r w:rsidR="00946B0F">
          <w:rPr>
            <w:rFonts w:hint="eastAsia"/>
          </w:rPr>
          <w:t xml:space="preserve"> </w:t>
        </w:r>
        <w:r w:rsidR="00946B0F">
          <w:rPr>
            <w:rFonts w:hint="eastAsia"/>
          </w:rPr>
          <w:t>알고</w:t>
        </w:r>
        <w:r w:rsidR="00946B0F">
          <w:rPr>
            <w:rFonts w:hint="eastAsia"/>
          </w:rPr>
          <w:t xml:space="preserve"> </w:t>
        </w:r>
        <w:r w:rsidR="00946B0F">
          <w:rPr>
            <w:rFonts w:hint="eastAsia"/>
          </w:rPr>
          <w:t>있는</w:t>
        </w:r>
        <w:r w:rsidR="00946B0F">
          <w:rPr>
            <w:rFonts w:hint="eastAsia"/>
          </w:rPr>
          <w:t xml:space="preserve"> </w:t>
        </w:r>
        <w:r w:rsidR="00946B0F">
          <w:rPr>
            <w:rFonts w:hint="eastAsia"/>
          </w:rPr>
          <w:t>한</w:t>
        </w:r>
        <w:r w:rsidR="00946B0F">
          <w:rPr>
            <w:rFonts w:hint="eastAsia"/>
          </w:rPr>
          <w:t xml:space="preserve"> </w:t>
        </w:r>
      </w:ins>
      <w:r w:rsidRPr="00FA6062">
        <w:t>채무자를</w:t>
      </w:r>
      <w:r w:rsidRPr="00FA6062">
        <w:t xml:space="preserve"> </w:t>
      </w:r>
      <w:r w:rsidRPr="00FA6062">
        <w:t>상대로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가능하며</w:t>
      </w:r>
      <w:r w:rsidRPr="00FA6062">
        <w:t xml:space="preserve"> </w:t>
      </w:r>
      <w:r w:rsidRPr="00FA6062">
        <w:t>비정상적인</w:t>
      </w:r>
      <w:bookmarkEnd w:id="1286"/>
      <w:r w:rsidRPr="00FA6062">
        <w:t xml:space="preserve"> </w:t>
      </w:r>
      <w:bookmarkStart w:id="1288" w:name="_DV_C1471"/>
      <w:r w:rsidRPr="00FA6062">
        <w:t>비용이</w:t>
      </w:r>
      <w:bookmarkEnd w:id="1288"/>
      <w:r w:rsidRPr="00FA6062">
        <w:t xml:space="preserve"> </w:t>
      </w:r>
      <w:bookmarkStart w:id="1289" w:name="_DV_C1472"/>
      <w:r w:rsidRPr="00FA6062">
        <w:t>소요됨이</w:t>
      </w:r>
      <w:bookmarkEnd w:id="1289"/>
      <w:r w:rsidRPr="00FA6062">
        <w:t xml:space="preserve"> </w:t>
      </w:r>
      <w:bookmarkStart w:id="1290" w:name="_DV_C1473"/>
      <w:r w:rsidRPr="00FA6062">
        <w:t>없이</w:t>
      </w:r>
      <w:bookmarkEnd w:id="1290"/>
      <w:r w:rsidRPr="00FA6062">
        <w:t xml:space="preserve"> </w:t>
      </w:r>
      <w:bookmarkStart w:id="1291" w:name="_DV_C1474"/>
      <w:r w:rsidRPr="00FA6062">
        <w:t>그</w:t>
      </w:r>
      <w:bookmarkEnd w:id="1291"/>
      <w:r w:rsidRPr="00FA6062">
        <w:t xml:space="preserve"> </w:t>
      </w:r>
      <w:bookmarkStart w:id="1292" w:name="_DV_C1475"/>
      <w:r w:rsidRPr="00FA6062">
        <w:t>변제기에</w:t>
      </w:r>
      <w:bookmarkEnd w:id="1292"/>
      <w:r w:rsidRPr="00FA6062">
        <w:t xml:space="preserve"> </w:t>
      </w:r>
      <w:bookmarkStart w:id="1293" w:name="_DV_C1476"/>
      <w:r w:rsidRPr="00FA6062">
        <w:t>회수할</w:t>
      </w:r>
      <w:bookmarkEnd w:id="1293"/>
      <w:r w:rsidRPr="00FA6062">
        <w:t xml:space="preserve"> </w:t>
      </w:r>
      <w:bookmarkStart w:id="1294" w:name="_DV_C1477"/>
      <w:r w:rsidRPr="00FA6062">
        <w:t>수</w:t>
      </w:r>
      <w:bookmarkEnd w:id="1294"/>
      <w:r w:rsidRPr="00FA6062">
        <w:t xml:space="preserve"> </w:t>
      </w:r>
      <w:bookmarkStart w:id="1295" w:name="_DV_C1478"/>
      <w:r w:rsidRPr="00FA6062">
        <w:t>있다</w:t>
      </w:r>
      <w:r w:rsidRPr="00FA6062">
        <w:t xml:space="preserve">. </w:t>
      </w:r>
      <w:bookmarkStart w:id="1296" w:name="_DV_C1483"/>
      <w:bookmarkEnd w:id="1295"/>
      <w:r w:rsidR="00A32C8C">
        <w:rPr>
          <w:rFonts w:hint="eastAsia"/>
        </w:rPr>
        <w:t xml:space="preserve"> </w:t>
      </w:r>
      <w:r w:rsidRPr="00FA6062">
        <w:t>대상회사의</w:t>
      </w:r>
      <w:bookmarkEnd w:id="1296"/>
      <w:r w:rsidRPr="00FA6062">
        <w:t xml:space="preserve"> </w:t>
      </w:r>
      <w:bookmarkStart w:id="1297" w:name="_DV_C1484"/>
      <w:r w:rsidRPr="00FA6062">
        <w:t>미수금은</w:t>
      </w:r>
      <w:bookmarkEnd w:id="1297"/>
      <w:ins w:id="1298" w:author="SL Partners" w:date="2025-01-22T23:03:00Z" w16du:dateUtc="2025-01-22T14:03:00Z">
        <w:r w:rsidR="00E6666C" w:rsidRPr="00E6666C">
          <w:rPr>
            <w:rFonts w:hint="eastAsia"/>
          </w:rPr>
          <w:t xml:space="preserve"> </w:t>
        </w:r>
        <w:r w:rsidR="00E6666C">
          <w:rPr>
            <w:rFonts w:hint="eastAsia"/>
          </w:rPr>
          <w:t>매도인들이</w:t>
        </w:r>
        <w:r w:rsidR="00E6666C">
          <w:rPr>
            <w:rFonts w:hint="eastAsia"/>
          </w:rPr>
          <w:t xml:space="preserve"> </w:t>
        </w:r>
        <w:r w:rsidR="00E6666C">
          <w:rPr>
            <w:rFonts w:hint="eastAsia"/>
          </w:rPr>
          <w:t>알고</w:t>
        </w:r>
        <w:r w:rsidR="00E6666C">
          <w:rPr>
            <w:rFonts w:hint="eastAsia"/>
          </w:rPr>
          <w:t xml:space="preserve"> </w:t>
        </w:r>
        <w:r w:rsidR="00E6666C">
          <w:rPr>
            <w:rFonts w:hint="eastAsia"/>
          </w:rPr>
          <w:t>있는</w:t>
        </w:r>
        <w:r w:rsidR="00E6666C">
          <w:rPr>
            <w:rFonts w:hint="eastAsia"/>
          </w:rPr>
          <w:t xml:space="preserve"> </w:t>
        </w:r>
        <w:r w:rsidR="00E6666C">
          <w:rPr>
            <w:rFonts w:hint="eastAsia"/>
          </w:rPr>
          <w:t>한</w:t>
        </w:r>
      </w:ins>
      <w:r w:rsidRPr="00FA6062">
        <w:t xml:space="preserve"> </w:t>
      </w:r>
      <w:bookmarkStart w:id="1299" w:name="_DV_C1485"/>
      <w:r w:rsidRPr="00FA6062">
        <w:t>상계</w:t>
      </w:r>
      <w:r w:rsidRPr="00FA6062">
        <w:t xml:space="preserve">, </w:t>
      </w:r>
      <w:r w:rsidRPr="00FA6062">
        <w:t>공제</w:t>
      </w:r>
      <w:bookmarkEnd w:id="1299"/>
      <w:r w:rsidRPr="00FA6062">
        <w:t xml:space="preserve"> </w:t>
      </w:r>
      <w:bookmarkStart w:id="1300" w:name="_DV_C1486"/>
      <w:r w:rsidRPr="00FA6062">
        <w:t>및</w:t>
      </w:r>
      <w:bookmarkEnd w:id="1300"/>
      <w:r w:rsidRPr="00FA6062">
        <w:t xml:space="preserve"> </w:t>
      </w:r>
      <w:bookmarkStart w:id="1301" w:name="_DV_C1487"/>
      <w:r w:rsidRPr="00FA6062">
        <w:t>금액조정</w:t>
      </w:r>
      <w:bookmarkEnd w:id="1301"/>
      <w:r w:rsidRPr="00FA6062">
        <w:t xml:space="preserve"> </w:t>
      </w:r>
      <w:bookmarkStart w:id="1302" w:name="_DV_C1488"/>
      <w:r w:rsidRPr="00FA6062">
        <w:t>등의</w:t>
      </w:r>
      <w:bookmarkEnd w:id="1302"/>
      <w:r w:rsidRPr="00FA6062">
        <w:t xml:space="preserve"> </w:t>
      </w:r>
      <w:bookmarkStart w:id="1303" w:name="_DV_C1489"/>
      <w:r w:rsidRPr="00FA6062">
        <w:t>대상이</w:t>
      </w:r>
      <w:bookmarkEnd w:id="1303"/>
      <w:r w:rsidRPr="00FA6062">
        <w:t xml:space="preserve"> </w:t>
      </w:r>
      <w:bookmarkStart w:id="1304" w:name="_DV_C1490"/>
      <w:r w:rsidRPr="00FA6062">
        <w:t>아니며</w:t>
      </w:r>
      <w:r w:rsidRPr="00FA6062">
        <w:t xml:space="preserve">, </w:t>
      </w:r>
      <w:r w:rsidRPr="00FA6062">
        <w:t>어떠한</w:t>
      </w:r>
      <w:bookmarkEnd w:id="1304"/>
      <w:r w:rsidRPr="00FA6062">
        <w:t xml:space="preserve"> </w:t>
      </w:r>
      <w:bookmarkStart w:id="1305" w:name="_DV_C1491"/>
      <w:r w:rsidRPr="00FA6062">
        <w:t>제한부담도</w:t>
      </w:r>
      <w:bookmarkEnd w:id="1305"/>
      <w:r w:rsidRPr="00FA6062">
        <w:t xml:space="preserve"> </w:t>
      </w:r>
      <w:bookmarkStart w:id="1306" w:name="_DV_C1492"/>
      <w:r w:rsidRPr="00FA6062">
        <w:t>설정되어</w:t>
      </w:r>
      <w:bookmarkEnd w:id="1306"/>
      <w:r w:rsidRPr="00FA6062">
        <w:t xml:space="preserve"> </w:t>
      </w:r>
      <w:bookmarkStart w:id="1307" w:name="_DV_C1493"/>
      <w:r w:rsidRPr="00FA6062">
        <w:t>있지</w:t>
      </w:r>
      <w:bookmarkEnd w:id="1307"/>
      <w:r w:rsidRPr="00FA6062">
        <w:t xml:space="preserve"> </w:t>
      </w:r>
      <w:bookmarkStart w:id="1308" w:name="_DV_C1494"/>
      <w:r w:rsidRPr="00FA6062">
        <w:t>아니하다</w:t>
      </w:r>
      <w:r w:rsidRPr="00FA6062">
        <w:t>.</w:t>
      </w:r>
      <w:bookmarkStart w:id="1309" w:name="_DV_C1495"/>
      <w:bookmarkEnd w:id="1308"/>
      <w:commentRangeEnd w:id="1276"/>
      <w:r w:rsidR="00094CCB">
        <w:rPr>
          <w:rStyle w:val="af1"/>
          <w:rFonts w:eastAsiaTheme="minorEastAsia"/>
          <w:lang w:eastAsia="zh-CN"/>
        </w:rPr>
        <w:commentReference w:id="1276"/>
      </w:r>
    </w:p>
    <w:p w14:paraId="01C11EBD" w14:textId="10E79BE1" w:rsidR="00905ADE" w:rsidRPr="00FA6062" w:rsidRDefault="00905ADE" w:rsidP="00491FDD">
      <w:pPr>
        <w:pStyle w:val="2f2"/>
        <w:wordWrap w:val="0"/>
        <w:autoSpaceDE w:val="0"/>
      </w:pPr>
      <w:bookmarkStart w:id="1310" w:name="_DV_C1496"/>
      <w:bookmarkEnd w:id="1309"/>
      <w:r w:rsidRPr="00FA6062">
        <w:t>대상회사의</w:t>
      </w:r>
      <w:bookmarkEnd w:id="1310"/>
      <w:r w:rsidRPr="00FA6062">
        <w:t xml:space="preserve"> </w:t>
      </w:r>
      <w:bookmarkStart w:id="1311" w:name="_DV_C1497"/>
      <w:r w:rsidRPr="00FA6062">
        <w:t>미지급금</w:t>
      </w:r>
      <w:r w:rsidRPr="00FA6062">
        <w:t>(</w:t>
      </w:r>
      <w:r w:rsidRPr="00FA6062">
        <w:t>매입채무</w:t>
      </w:r>
      <w:bookmarkEnd w:id="1311"/>
      <w:r w:rsidRPr="00FA6062">
        <w:t xml:space="preserve"> </w:t>
      </w:r>
      <w:bookmarkStart w:id="1312" w:name="_DV_C1498"/>
      <w:r w:rsidRPr="00FA6062">
        <w:t>포함</w:t>
      </w:r>
      <w:r w:rsidRPr="00FA6062">
        <w:t>)</w:t>
      </w:r>
      <w:r w:rsidRPr="00FA6062">
        <w:t>은</w:t>
      </w:r>
      <w:bookmarkEnd w:id="1312"/>
      <w:r w:rsidRPr="00FA6062">
        <w:t xml:space="preserve"> </w:t>
      </w:r>
      <w:bookmarkStart w:id="1313" w:name="_DV_C1499"/>
      <w:r w:rsidRPr="00FA6062">
        <w:t>통상적인</w:t>
      </w:r>
      <w:bookmarkEnd w:id="1313"/>
      <w:r w:rsidRPr="00FA6062">
        <w:t xml:space="preserve"> </w:t>
      </w:r>
      <w:bookmarkStart w:id="1314" w:name="_DV_C1500"/>
      <w:r w:rsidRPr="00FA6062">
        <w:t>사업과정</w:t>
      </w:r>
      <w:bookmarkEnd w:id="1314"/>
      <w:r w:rsidRPr="00FA6062">
        <w:t xml:space="preserve"> </w:t>
      </w:r>
      <w:bookmarkStart w:id="1315" w:name="_DV_C1501"/>
      <w:r w:rsidRPr="00FA6062">
        <w:t>중에</w:t>
      </w:r>
      <w:bookmarkEnd w:id="1315"/>
      <w:r w:rsidRPr="00FA6062">
        <w:t xml:space="preserve"> </w:t>
      </w:r>
      <w:bookmarkStart w:id="1316" w:name="_DV_C1502"/>
      <w:r w:rsidRPr="00FA6062">
        <w:t>실제로</w:t>
      </w:r>
      <w:bookmarkEnd w:id="1316"/>
      <w:r w:rsidRPr="00FA6062">
        <w:t xml:space="preserve"> </w:t>
      </w:r>
      <w:bookmarkStart w:id="1317" w:name="_DV_C1503"/>
      <w:r w:rsidRPr="00FA6062">
        <w:t>발생한</w:t>
      </w:r>
      <w:bookmarkEnd w:id="1317"/>
      <w:r w:rsidRPr="00FA6062">
        <w:t xml:space="preserve"> </w:t>
      </w:r>
      <w:bookmarkStart w:id="1318" w:name="_DV_C1504"/>
      <w:r w:rsidRPr="00FA6062">
        <w:t>것이며</w:t>
      </w:r>
      <w:bookmarkEnd w:id="1318"/>
      <w:r w:rsidRPr="00FA6062">
        <w:t xml:space="preserve"> </w:t>
      </w:r>
      <w:bookmarkStart w:id="1319" w:name="_DV_C1505"/>
      <w:r w:rsidRPr="00FA6062">
        <w:t>대상회사의</w:t>
      </w:r>
      <w:bookmarkEnd w:id="1319"/>
      <w:r w:rsidRPr="00FA6062">
        <w:t xml:space="preserve"> </w:t>
      </w:r>
      <w:bookmarkStart w:id="1320" w:name="_DV_C1506"/>
      <w:r w:rsidRPr="00FA6062">
        <w:t>회계관행</w:t>
      </w:r>
      <w:bookmarkEnd w:id="1320"/>
      <w:r w:rsidRPr="00FA6062">
        <w:t xml:space="preserve"> </w:t>
      </w:r>
      <w:bookmarkStart w:id="1321" w:name="_DV_C1507"/>
      <w:r w:rsidRPr="00FA6062">
        <w:t>및</w:t>
      </w:r>
      <w:bookmarkEnd w:id="1321"/>
      <w:r w:rsidRPr="00FA6062">
        <w:t xml:space="preserve"> </w:t>
      </w:r>
      <w:bookmarkStart w:id="1322" w:name="_DV_C1512"/>
      <w:r w:rsidR="00324962">
        <w:rPr>
          <w:rFonts w:hint="eastAsia"/>
        </w:rPr>
        <w:t>한국채택국제회계기준</w:t>
      </w:r>
      <w:r w:rsidR="00324962">
        <w:rPr>
          <w:rFonts w:hint="eastAsia"/>
        </w:rPr>
        <w:t>(K-IFRS)</w:t>
      </w:r>
      <w:r w:rsidRPr="00FA6062">
        <w:t>에</w:t>
      </w:r>
      <w:bookmarkEnd w:id="1322"/>
      <w:r w:rsidRPr="00FA6062">
        <w:t xml:space="preserve"> </w:t>
      </w:r>
      <w:bookmarkStart w:id="1323" w:name="_DV_C1513"/>
      <w:r w:rsidRPr="00FA6062">
        <w:t>따라</w:t>
      </w:r>
      <w:bookmarkEnd w:id="1323"/>
      <w:r w:rsidRPr="00FA6062">
        <w:t xml:space="preserve"> </w:t>
      </w:r>
      <w:bookmarkStart w:id="1324" w:name="_DV_C1514"/>
      <w:r w:rsidRPr="00FA6062">
        <w:t>대상회사의</w:t>
      </w:r>
      <w:bookmarkEnd w:id="1324"/>
      <w:r w:rsidRPr="00FA6062">
        <w:t xml:space="preserve"> </w:t>
      </w:r>
      <w:bookmarkStart w:id="1325" w:name="_DV_C1515"/>
      <w:r w:rsidRPr="00FA6062">
        <w:t>장부와</w:t>
      </w:r>
      <w:bookmarkEnd w:id="1325"/>
      <w:r w:rsidRPr="00FA6062">
        <w:t xml:space="preserve"> </w:t>
      </w:r>
      <w:bookmarkStart w:id="1326" w:name="_DV_C1516"/>
      <w:r w:rsidRPr="00FA6062">
        <w:t>기준재무제표</w:t>
      </w:r>
      <w:bookmarkStart w:id="1327" w:name="_DV_C1519"/>
      <w:bookmarkEnd w:id="1326"/>
      <w:r w:rsidRPr="00FA6062">
        <w:t>에</w:t>
      </w:r>
      <w:bookmarkEnd w:id="1327"/>
      <w:r w:rsidRPr="00FA6062">
        <w:t xml:space="preserve"> </w:t>
      </w:r>
      <w:bookmarkStart w:id="1328" w:name="_DV_C1520"/>
      <w:r w:rsidRPr="00FA6062">
        <w:t>적정하게</w:t>
      </w:r>
      <w:bookmarkEnd w:id="1328"/>
      <w:r w:rsidRPr="00FA6062">
        <w:t xml:space="preserve"> </w:t>
      </w:r>
      <w:bookmarkStart w:id="1329" w:name="_DV_C1521"/>
      <w:r w:rsidRPr="00FA6062">
        <w:t>반영되어</w:t>
      </w:r>
      <w:bookmarkEnd w:id="1329"/>
      <w:r w:rsidRPr="00FA6062">
        <w:t xml:space="preserve"> </w:t>
      </w:r>
      <w:bookmarkStart w:id="1330" w:name="_DV_C1522"/>
      <w:r w:rsidRPr="00FA6062">
        <w:t>있다</w:t>
      </w:r>
      <w:r w:rsidRPr="00FA6062">
        <w:t>.</w:t>
      </w:r>
      <w:bookmarkEnd w:id="1330"/>
    </w:p>
    <w:p w14:paraId="548ED3CC" w14:textId="3940B088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근로관계</w:t>
      </w:r>
      <w:r w:rsidRPr="00FA6062">
        <w:rPr>
          <w:szCs w:val="23"/>
          <w:u w:val="none"/>
        </w:rPr>
        <w:t>.</w:t>
      </w:r>
    </w:p>
    <w:p w14:paraId="066028FB" w14:textId="3F77DB04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="00357DD2" w:rsidRPr="00FA6062">
        <w:t>대상회사의</w:t>
      </w:r>
      <w:r w:rsidR="00357DD2" w:rsidRPr="00FA6062">
        <w:t xml:space="preserve"> </w:t>
      </w:r>
      <w:r w:rsidRPr="00FA6062">
        <w:t>임직원을</w:t>
      </w:r>
      <w:r w:rsidRPr="00FA6062">
        <w:t xml:space="preserve"> </w:t>
      </w:r>
      <w:r w:rsidRPr="00FA6062">
        <w:t>제외하고는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자도</w:t>
      </w:r>
      <w:r w:rsidRPr="00FA6062">
        <w:t xml:space="preserve"> </w:t>
      </w:r>
      <w:r w:rsidRPr="00FA6062">
        <w:t>고용할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근로기준법</w:t>
      </w:r>
      <w:r w:rsidRPr="00FA6062">
        <w:t xml:space="preserve">, </w:t>
      </w:r>
      <w:r w:rsidRPr="00FA6062">
        <w:t>파견근로자</w:t>
      </w:r>
      <w:r w:rsidRPr="00FA6062">
        <w:t xml:space="preserve"> </w:t>
      </w:r>
      <w:r w:rsidRPr="00FA6062">
        <w:t>보호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법률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근로관계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사용자로서</w:t>
      </w:r>
      <w:r w:rsidRPr="00FA6062">
        <w:t xml:space="preserve"> </w:t>
      </w:r>
      <w:r w:rsidRPr="00FA6062">
        <w:t>책임을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기간제근로자</w:t>
      </w:r>
      <w:r w:rsidRPr="00FA6062">
        <w:t xml:space="preserve">, </w:t>
      </w:r>
      <w:r w:rsidRPr="00FA6062">
        <w:t>단시간근로자</w:t>
      </w:r>
      <w:r w:rsidRPr="00FA6062">
        <w:t xml:space="preserve">, </w:t>
      </w:r>
      <w:r w:rsidRPr="00FA6062">
        <w:t>파견근로자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정규직</w:t>
      </w:r>
      <w:r w:rsidRPr="00FA6062">
        <w:t xml:space="preserve"> </w:t>
      </w:r>
      <w:r w:rsidRPr="00FA6062">
        <w:t>전환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3210DFEE" w14:textId="33E5DE1E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근로기준법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인사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노무와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취업규칙을</w:t>
      </w:r>
      <w:r w:rsidRPr="00FA6062">
        <w:t xml:space="preserve"> </w:t>
      </w:r>
      <w:r w:rsidRPr="00FA6062">
        <w:t>포함한</w:t>
      </w:r>
      <w:r w:rsidRPr="00FA6062">
        <w:t xml:space="preserve"> </w:t>
      </w:r>
      <w:r w:rsidRPr="00FA6062">
        <w:t>내부규정</w:t>
      </w:r>
      <w:r w:rsidRPr="00FA6062">
        <w:t xml:space="preserve">, </w:t>
      </w:r>
      <w:r w:rsidRPr="00FA6062">
        <w:t>단체협약</w:t>
      </w:r>
      <w:r w:rsidRPr="00FA6062">
        <w:t xml:space="preserve"> </w:t>
      </w:r>
      <w:r w:rsidR="00E77017" w:rsidRPr="00FA6062">
        <w:t>또는</w:t>
      </w:r>
      <w:r w:rsidRPr="00FA6062">
        <w:t xml:space="preserve"> </w:t>
      </w:r>
      <w:r w:rsidRPr="00FA6062">
        <w:t>근로계약을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내부규정</w:t>
      </w:r>
      <w:r w:rsidRPr="00FA6062">
        <w:t xml:space="preserve">, </w:t>
      </w:r>
      <w:r w:rsidRPr="00FA6062">
        <w:t>단체협약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근로계약에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근로자에게</w:t>
      </w:r>
      <w:r w:rsidRPr="00FA6062">
        <w:t xml:space="preserve"> </w:t>
      </w:r>
      <w:r w:rsidRPr="00FA6062">
        <w:t>제공할</w:t>
      </w:r>
      <w:r w:rsidRPr="00FA6062">
        <w:t xml:space="preserve"> </w:t>
      </w:r>
      <w:r w:rsidRPr="00FA6062">
        <w:t>의무가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임금</w:t>
      </w:r>
      <w:r w:rsidRPr="00FA6062">
        <w:t>(</w:t>
      </w:r>
      <w:r w:rsidRPr="00FA6062">
        <w:t>최저임금</w:t>
      </w:r>
      <w:r w:rsidRPr="00FA6062">
        <w:t xml:space="preserve"> </w:t>
      </w:r>
      <w:r w:rsidRPr="00FA6062">
        <w:t>포함</w:t>
      </w:r>
      <w:r w:rsidRPr="00FA6062">
        <w:t xml:space="preserve">), </w:t>
      </w:r>
      <w:r w:rsidRPr="00FA6062">
        <w:t>각종</w:t>
      </w:r>
      <w:r w:rsidRPr="00FA6062">
        <w:t xml:space="preserve"> </w:t>
      </w:r>
      <w:r w:rsidRPr="00FA6062">
        <w:t>수당</w:t>
      </w:r>
      <w:r w:rsidRPr="00FA6062">
        <w:t xml:space="preserve">, </w:t>
      </w:r>
      <w:r w:rsidRPr="00FA6062">
        <w:t>상여금</w:t>
      </w:r>
      <w:r w:rsidRPr="00FA6062">
        <w:t xml:space="preserve">, </w:t>
      </w:r>
      <w:r w:rsidRPr="00FA6062">
        <w:t>퇴직금</w:t>
      </w:r>
      <w:r w:rsidRPr="00FA6062">
        <w:t xml:space="preserve">, </w:t>
      </w:r>
      <w:r w:rsidRPr="00FA6062">
        <w:t>근로시간</w:t>
      </w:r>
      <w:r w:rsidRPr="00FA6062">
        <w:t xml:space="preserve">, </w:t>
      </w:r>
      <w:r w:rsidRPr="00FA6062">
        <w:t>휴일</w:t>
      </w:r>
      <w:r w:rsidRPr="00FA6062">
        <w:t xml:space="preserve">, </w:t>
      </w:r>
      <w:r w:rsidRPr="00FA6062">
        <w:t>휴가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복리후생</w:t>
      </w:r>
      <w:r w:rsidRPr="00FA6062">
        <w:t xml:space="preserve"> </w:t>
      </w:r>
      <w:r w:rsidRPr="00FA6062">
        <w:t>등의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근로조건을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이와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정부기관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자로부터</w:t>
      </w:r>
      <w:r w:rsidRPr="00FA6062">
        <w:t xml:space="preserve"> </w:t>
      </w:r>
      <w:r w:rsidRPr="00FA6062">
        <w:t>고소</w:t>
      </w:r>
      <w:r w:rsidRPr="00FA6062">
        <w:t xml:space="preserve">, </w:t>
      </w:r>
      <w:r w:rsidRPr="00FA6062">
        <w:t>고발</w:t>
      </w:r>
      <w:r w:rsidRPr="00FA6062">
        <w:t xml:space="preserve">, </w:t>
      </w:r>
      <w:r w:rsidRPr="00FA6062">
        <w:t>지적</w:t>
      </w:r>
      <w:r w:rsidRPr="00FA6062">
        <w:t xml:space="preserve">, </w:t>
      </w:r>
      <w:r w:rsidRPr="00FA6062">
        <w:t>민원</w:t>
      </w:r>
      <w:r w:rsidRPr="00FA6062">
        <w:t xml:space="preserve"> </w:t>
      </w:r>
      <w:r w:rsidRPr="00FA6062">
        <w:t>등을</w:t>
      </w:r>
      <w:r w:rsidRPr="00FA6062">
        <w:t xml:space="preserve"> </w:t>
      </w:r>
      <w:r w:rsidRPr="00FA6062">
        <w:t>제기받거나</w:t>
      </w:r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개시되거나</w:t>
      </w:r>
      <w:r w:rsidRPr="00FA6062">
        <w:t xml:space="preserve"> </w:t>
      </w:r>
      <w:r w:rsidRPr="00FA6062">
        <w:t>그러할</w:t>
      </w:r>
      <w:r w:rsidRPr="00FA6062">
        <w:t xml:space="preserve"> </w:t>
      </w:r>
      <w:r w:rsidRPr="00FA6062">
        <w:t>만한</w:t>
      </w:r>
      <w:r w:rsidRPr="00FA6062">
        <w:t xml:space="preserve"> </w:t>
      </w:r>
      <w:r w:rsidRPr="00FA6062">
        <w:t>사정이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 xml:space="preserve">.  </w:t>
      </w:r>
      <w:r w:rsidRPr="00FA6062">
        <w:t>매도인들은</w:t>
      </w:r>
      <w:r w:rsidRPr="00FA6062">
        <w:t xml:space="preserve"> </w:t>
      </w:r>
      <w:r w:rsidRPr="00FA6062">
        <w:lastRenderedPageBreak/>
        <w:t>매수인에게</w:t>
      </w:r>
      <w:r w:rsidRPr="00FA6062"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근로자에게</w:t>
      </w:r>
      <w:r w:rsidRPr="00FA6062">
        <w:t xml:space="preserve"> </w:t>
      </w:r>
      <w:r w:rsidRPr="00FA6062">
        <w:t>제공할</w:t>
      </w:r>
      <w:r w:rsidRPr="00FA6062">
        <w:t xml:space="preserve"> </w:t>
      </w:r>
      <w:r w:rsidRPr="00FA6062">
        <w:t>의무가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임금</w:t>
      </w:r>
      <w:r w:rsidRPr="00FA6062">
        <w:t xml:space="preserve">, </w:t>
      </w:r>
      <w:r w:rsidRPr="00FA6062">
        <w:t>각종</w:t>
      </w:r>
      <w:r w:rsidRPr="00FA6062">
        <w:t xml:space="preserve"> </w:t>
      </w:r>
      <w:r w:rsidRPr="00FA6062">
        <w:t>수당</w:t>
      </w:r>
      <w:r w:rsidRPr="00FA6062">
        <w:t xml:space="preserve">, </w:t>
      </w:r>
      <w:r w:rsidRPr="00FA6062">
        <w:t>상여금</w:t>
      </w:r>
      <w:r w:rsidRPr="00FA6062">
        <w:t xml:space="preserve">, </w:t>
      </w:r>
      <w:r w:rsidRPr="00FA6062">
        <w:t>퇴직금</w:t>
      </w:r>
      <w:r w:rsidRPr="00FA6062">
        <w:t xml:space="preserve">, </w:t>
      </w:r>
      <w:r w:rsidRPr="00FA6062">
        <w:t>근로시간</w:t>
      </w:r>
      <w:r w:rsidRPr="00FA6062">
        <w:t xml:space="preserve">, </w:t>
      </w:r>
      <w:r w:rsidRPr="00FA6062">
        <w:t>휴일</w:t>
      </w:r>
      <w:r w:rsidRPr="00FA6062">
        <w:t xml:space="preserve">, </w:t>
      </w:r>
      <w:r w:rsidRPr="00FA6062">
        <w:t>휴가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복리후생</w:t>
      </w:r>
      <w:r w:rsidRPr="00FA6062">
        <w:t xml:space="preserve"> </w:t>
      </w:r>
      <w:r w:rsidRPr="00FA6062">
        <w:t>등의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근로조건에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제공하였다</w:t>
      </w:r>
      <w:r w:rsidRPr="00FA6062">
        <w:t>.</w:t>
      </w:r>
    </w:p>
    <w:p w14:paraId="4C6B7085" w14:textId="024E42B0" w:rsidR="00DD364E" w:rsidRPr="00FA6062" w:rsidRDefault="00DD364E" w:rsidP="00DD364E">
      <w:pPr>
        <w:pStyle w:val="2f2"/>
        <w:wordWrap w:val="0"/>
        <w:autoSpaceDE w:val="0"/>
      </w:pPr>
      <w:r w:rsidRPr="00FA6062">
        <w:t xml:space="preserve"> (i)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과거</w:t>
      </w:r>
      <w:r w:rsidRPr="00FA6062">
        <w:t xml:space="preserve"> 5</w:t>
      </w:r>
      <w:r w:rsidRPr="00FA6062">
        <w:t>년간</w:t>
      </w:r>
      <w:r w:rsidRPr="00FA6062">
        <w:t xml:space="preserve"> </w:t>
      </w:r>
      <w:r w:rsidRPr="00FA6062">
        <w:t>파업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노동조합</w:t>
      </w:r>
      <w:r w:rsidRPr="00FA6062">
        <w:t xml:space="preserve"> </w:t>
      </w:r>
      <w:r w:rsidRPr="00FA6062">
        <w:t>쟁의행위를</w:t>
      </w:r>
      <w:r w:rsidRPr="00FA6062">
        <w:t xml:space="preserve"> </w:t>
      </w:r>
      <w:r w:rsidRPr="00FA6062">
        <w:t>경험하지</w:t>
      </w:r>
      <w:r w:rsidRPr="00FA6062">
        <w:t xml:space="preserve"> </w:t>
      </w:r>
      <w:r w:rsidRPr="00FA6062">
        <w:t>않았고</w:t>
      </w:r>
      <w:r w:rsidRPr="00FA6062">
        <w:t xml:space="preserve">, </w:t>
      </w:r>
      <w:r w:rsidRPr="00FA6062">
        <w:t>현재</w:t>
      </w:r>
      <w:r w:rsidRPr="00FA6062">
        <w:t xml:space="preserve"> </w:t>
      </w:r>
      <w:r w:rsidRPr="00FA6062">
        <w:t>파업</w:t>
      </w:r>
      <w:r w:rsidRPr="00FA6062">
        <w:t xml:space="preserve">, </w:t>
      </w:r>
      <w:r w:rsidRPr="00FA6062">
        <w:t>휴업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쟁의행위가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중에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아니하며</w:t>
      </w:r>
      <w:r w:rsidRPr="00FA6062">
        <w:t xml:space="preserve">, (ii) </w:t>
      </w:r>
      <w:r w:rsidRPr="00FA6062">
        <w:t>근로관계와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중인</w:t>
      </w:r>
      <w:r w:rsidRPr="00FA6062">
        <w:t xml:space="preserve"> </w:t>
      </w:r>
      <w:r w:rsidRPr="00FA6062">
        <w:t>근로자의</w:t>
      </w:r>
      <w:r w:rsidRPr="00FA6062">
        <w:t xml:space="preserve"> </w:t>
      </w:r>
      <w:r w:rsidRPr="00FA6062">
        <w:t>고충처리</w:t>
      </w:r>
      <w:r w:rsidRPr="00FA6062">
        <w:t xml:space="preserve">, </w:t>
      </w:r>
      <w:r w:rsidRPr="00FA6062">
        <w:t>고소</w:t>
      </w:r>
      <w:r w:rsidRPr="00FA6062">
        <w:t xml:space="preserve">, </w:t>
      </w:r>
      <w:r w:rsidRPr="00FA6062">
        <w:t>고발</w:t>
      </w:r>
      <w:r w:rsidRPr="00FA6062">
        <w:t xml:space="preserve">, </w:t>
      </w:r>
      <w:r w:rsidRPr="00FA6062">
        <w:t>정부기관에</w:t>
      </w:r>
      <w:r w:rsidRPr="00FA6062">
        <w:t xml:space="preserve"> </w:t>
      </w:r>
      <w:r w:rsidRPr="00FA6062">
        <w:t>제소</w:t>
      </w:r>
      <w:r w:rsidRPr="00FA6062">
        <w:t xml:space="preserve">, </w:t>
      </w:r>
      <w:r w:rsidRPr="00FA6062">
        <w:t>소송제기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민원</w:t>
      </w:r>
      <w:r w:rsidRPr="00FA6062">
        <w:t xml:space="preserve"> </w:t>
      </w:r>
      <w:r w:rsidRPr="00FA6062">
        <w:t>등은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대상회사에는</w:t>
      </w:r>
      <w:r w:rsidRPr="00FA6062">
        <w:t xml:space="preserve"> </w:t>
      </w:r>
      <w:r w:rsidRPr="00FA6062">
        <w:t>노동조합이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</w:t>
      </w:r>
      <w:r w:rsidR="00306561" w:rsidRPr="00FA6062">
        <w:t>한</w:t>
      </w:r>
      <w:r w:rsidRPr="00FA6062">
        <w:t>다</w:t>
      </w:r>
      <w:r w:rsidRPr="00FA6062">
        <w:t>.</w:t>
      </w:r>
    </w:p>
    <w:p w14:paraId="50C88DF5" w14:textId="6BBF7191" w:rsidR="00DD364E" w:rsidRPr="00FA6062" w:rsidRDefault="00DD364E" w:rsidP="00DD364E">
      <w:pPr>
        <w:pStyle w:val="2f2"/>
        <w:wordWrap w:val="0"/>
        <w:autoSpaceDE w:val="0"/>
      </w:pPr>
      <w:r w:rsidRPr="00FA6062">
        <w:t xml:space="preserve">(i) </w:t>
      </w:r>
      <w:r w:rsidR="00BA2E73" w:rsidRPr="00FA6062">
        <w:t>본건</w:t>
      </w:r>
      <w:r w:rsidR="00BA2E73" w:rsidRPr="00FA6062">
        <w:t xml:space="preserve"> </w:t>
      </w:r>
      <w:r w:rsidR="00BA2E73" w:rsidRPr="00FA6062">
        <w:t>거래</w:t>
      </w:r>
      <w:r w:rsidR="00BA2E73" w:rsidRPr="00FA6062">
        <w:t xml:space="preserve"> </w:t>
      </w:r>
      <w:r w:rsidR="00BA2E73" w:rsidRPr="00FA6062">
        <w:t>관련하여</w:t>
      </w:r>
      <w:r w:rsidR="00BA2E73" w:rsidRPr="00FA6062">
        <w:t xml:space="preserve"> </w:t>
      </w:r>
      <w:r w:rsidRPr="00FA6062">
        <w:t>대상회사</w:t>
      </w:r>
      <w:r w:rsidRPr="00FA6062">
        <w:t xml:space="preserve"> </w:t>
      </w:r>
      <w:r w:rsidR="00BA2E73" w:rsidRPr="00FA6062">
        <w:t>임직원들의</w:t>
      </w:r>
      <w:r w:rsidR="00BA2E73" w:rsidRPr="00FA6062">
        <w:t xml:space="preserve"> </w:t>
      </w:r>
      <w:r w:rsidR="00BA2E73" w:rsidRPr="00FA6062">
        <w:t>사전</w:t>
      </w:r>
      <w:r w:rsidR="00BA2E73" w:rsidRPr="00FA6062">
        <w:t xml:space="preserve"> </w:t>
      </w:r>
      <w:r w:rsidR="00BA2E73" w:rsidRPr="00FA6062">
        <w:t>동의나</w:t>
      </w:r>
      <w:r w:rsidR="00BA2E73" w:rsidRPr="00FA6062">
        <w:t xml:space="preserve"> </w:t>
      </w:r>
      <w:r w:rsidR="00BA2E73" w:rsidRPr="00FA6062">
        <w:t>협의</w:t>
      </w:r>
      <w:r w:rsidR="00BA2E73" w:rsidRPr="00FA6062">
        <w:t xml:space="preserve"> </w:t>
      </w:r>
      <w:r w:rsidR="00BA2E73" w:rsidRPr="00FA6062">
        <w:t>또는</w:t>
      </w:r>
      <w:r w:rsidR="00BA2E73" w:rsidRPr="00FA6062">
        <w:t xml:space="preserve"> </w:t>
      </w:r>
      <w:r w:rsidR="00BA2E73" w:rsidRPr="00FA6062">
        <w:t>해당</w:t>
      </w:r>
      <w:r w:rsidR="00BA2E73" w:rsidRPr="00FA6062">
        <w:t xml:space="preserve"> </w:t>
      </w:r>
      <w:r w:rsidR="00BA2E73" w:rsidRPr="00FA6062">
        <w:t>임직원들에</w:t>
      </w:r>
      <w:r w:rsidR="00BA2E73" w:rsidRPr="00FA6062">
        <w:t xml:space="preserve"> </w:t>
      </w:r>
      <w:r w:rsidR="00BA2E73" w:rsidRPr="00FA6062">
        <w:t>대한</w:t>
      </w:r>
      <w:r w:rsidR="00BA2E73" w:rsidRPr="00FA6062">
        <w:t xml:space="preserve"> </w:t>
      </w:r>
      <w:r w:rsidR="00BA2E73" w:rsidRPr="00FA6062">
        <w:t>통지가</w:t>
      </w:r>
      <w:r w:rsidR="00BA2E73" w:rsidRPr="00FA6062">
        <w:t xml:space="preserve"> </w:t>
      </w:r>
      <w:r w:rsidR="00BA2E73" w:rsidRPr="00FA6062">
        <w:t>필요하지</w:t>
      </w:r>
      <w:r w:rsidR="00BA2E73" w:rsidRPr="00FA6062">
        <w:t xml:space="preserve"> </w:t>
      </w:r>
      <w:r w:rsidR="00BA2E73" w:rsidRPr="00FA6062">
        <w:t>아니하고</w:t>
      </w:r>
      <w:r w:rsidRPr="00FA6062">
        <w:t xml:space="preserve">, (ii)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이행은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추가적인</w:t>
      </w:r>
      <w:r w:rsidRPr="00FA6062">
        <w:t xml:space="preserve"> </w:t>
      </w:r>
      <w:r w:rsidRPr="00FA6062">
        <w:t>금전지급의무</w:t>
      </w:r>
      <w:r w:rsidRPr="00FA6062">
        <w:t xml:space="preserve">, </w:t>
      </w:r>
      <w:r w:rsidRPr="00FA6062">
        <w:t>복지제공의무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급여의무를</w:t>
      </w:r>
      <w:r w:rsidRPr="00FA6062">
        <w:t xml:space="preserve"> </w:t>
      </w:r>
      <w:r w:rsidRPr="00FA6062">
        <w:t>발생시키지</w:t>
      </w:r>
      <w:r w:rsidRPr="00FA6062">
        <w:t xml:space="preserve"> </w:t>
      </w:r>
      <w:r w:rsidRPr="00FA6062">
        <w:t>아니하며</w:t>
      </w:r>
      <w:r w:rsidRPr="00FA6062">
        <w:t xml:space="preserve">, (iii)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이유로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특별상여금</w:t>
      </w:r>
      <w:r w:rsidRPr="00FA6062">
        <w:t>(</w:t>
      </w:r>
      <w:r w:rsidRPr="00FA6062">
        <w:t>법령</w:t>
      </w:r>
      <w:r w:rsidRPr="00FA6062">
        <w:t xml:space="preserve">, </w:t>
      </w:r>
      <w:r w:rsidRPr="00FA6062">
        <w:t>단체협약</w:t>
      </w:r>
      <w:r w:rsidRPr="00FA6062">
        <w:t xml:space="preserve">, </w:t>
      </w:r>
      <w:r w:rsidRPr="00FA6062">
        <w:t>취업규칙</w:t>
      </w:r>
      <w:r w:rsidRPr="00FA6062">
        <w:t xml:space="preserve">, </w:t>
      </w:r>
      <w:r w:rsidRPr="00FA6062">
        <w:t>보수규정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근거하여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지급해</w:t>
      </w:r>
      <w:r w:rsidRPr="00FA6062">
        <w:t xml:space="preserve"> </w:t>
      </w:r>
      <w:r w:rsidRPr="00FA6062">
        <w:t>왔던</w:t>
      </w:r>
      <w:r w:rsidRPr="00FA6062">
        <w:t xml:space="preserve"> </w:t>
      </w:r>
      <w:r w:rsidRPr="00FA6062">
        <w:t>상여금</w:t>
      </w:r>
      <w:r w:rsidRPr="00FA6062">
        <w:t xml:space="preserve"> </w:t>
      </w:r>
      <w:r w:rsidRPr="00FA6062">
        <w:t>이외의</w:t>
      </w:r>
      <w:r w:rsidRPr="00FA6062">
        <w:t xml:space="preserve"> </w:t>
      </w:r>
      <w:r w:rsidRPr="00FA6062">
        <w:t>상여금을</w:t>
      </w:r>
      <w:r w:rsidRPr="00FA6062">
        <w:t xml:space="preserve"> </w:t>
      </w:r>
      <w:r w:rsidRPr="00FA6062">
        <w:t>말함</w:t>
      </w:r>
      <w:r w:rsidRPr="00FA6062">
        <w:t xml:space="preserve">), </w:t>
      </w:r>
      <w:r w:rsidRPr="00FA6062">
        <w:t>위로금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유사하거나</w:t>
      </w:r>
      <w:r w:rsidRPr="00FA6062">
        <w:t xml:space="preserve"> </w:t>
      </w:r>
      <w:r w:rsidRPr="00FA6062">
        <w:t>이에</w:t>
      </w:r>
      <w:r w:rsidRPr="00FA6062">
        <w:t xml:space="preserve"> </w:t>
      </w:r>
      <w:r w:rsidRPr="00FA6062">
        <w:t>준하는</w:t>
      </w:r>
      <w:r w:rsidRPr="00FA6062">
        <w:t xml:space="preserve"> </w:t>
      </w:r>
      <w:r w:rsidRPr="00FA6062">
        <w:t>금원</w:t>
      </w:r>
      <w:r w:rsidRPr="00FA6062">
        <w:t xml:space="preserve"> </w:t>
      </w:r>
      <w:r w:rsidRPr="00FA6062">
        <w:t>내지</w:t>
      </w:r>
      <w:r w:rsidRPr="00FA6062">
        <w:t xml:space="preserve"> </w:t>
      </w:r>
      <w:r w:rsidRPr="00FA6062">
        <w:t>대가를</w:t>
      </w:r>
      <w:r w:rsidRPr="00FA6062">
        <w:t xml:space="preserve"> </w:t>
      </w:r>
      <w:r w:rsidRPr="00FA6062">
        <w:t>지급</w:t>
      </w:r>
      <w:r w:rsidR="00C21EC8" w:rsidRPr="00FA6062">
        <w:t>할</w:t>
      </w:r>
      <w:r w:rsidR="00C21EC8" w:rsidRPr="00FA6062">
        <w:t xml:space="preserve"> </w:t>
      </w:r>
      <w:r w:rsidR="00C21EC8" w:rsidRPr="00FA6062">
        <w:t>의무를</w:t>
      </w:r>
      <w:r w:rsidR="00C21EC8" w:rsidRPr="00FA6062">
        <w:t xml:space="preserve"> </w:t>
      </w:r>
      <w:r w:rsidR="00C21EC8" w:rsidRPr="00FA6062">
        <w:t>부담하지</w:t>
      </w:r>
      <w:r w:rsidR="00C21EC8" w:rsidRPr="00FA6062">
        <w:t xml:space="preserve"> </w:t>
      </w:r>
      <w:r w:rsidR="00C21EC8" w:rsidRPr="00FA6062">
        <w:t>아니하고</w:t>
      </w:r>
      <w:r w:rsidR="00C21EC8" w:rsidRPr="00FA6062">
        <w:t xml:space="preserve">, </w:t>
      </w:r>
      <w:r w:rsidR="00C21EC8" w:rsidRPr="00FA6062">
        <w:t>그러한</w:t>
      </w:r>
      <w:r w:rsidRPr="00FA6062">
        <w:t xml:space="preserve"> </w:t>
      </w:r>
      <w:r w:rsidRPr="00FA6062">
        <w:t>약속</w:t>
      </w:r>
      <w:r w:rsidR="00C21EC8" w:rsidRPr="00FA6062">
        <w:t>이</w:t>
      </w:r>
      <w:r w:rsidRPr="00FA6062">
        <w:t>나</w:t>
      </w:r>
      <w:r w:rsidRPr="00FA6062">
        <w:t xml:space="preserve"> </w:t>
      </w:r>
      <w:r w:rsidRPr="00FA6062">
        <w:t>합의</w:t>
      </w:r>
      <w:r w:rsidR="00C21EC8" w:rsidRPr="00FA6062">
        <w:t>를</w:t>
      </w:r>
      <w:r w:rsidR="00C21EC8"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38FAE292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조세</w:t>
      </w:r>
      <w:r w:rsidRPr="00FA6062">
        <w:rPr>
          <w:u w:val="none"/>
        </w:rPr>
        <w:t>.</w:t>
      </w:r>
    </w:p>
    <w:p w14:paraId="0BD2CA77" w14:textId="71851FF2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사업에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바에</w:t>
      </w:r>
      <w:r w:rsidRPr="00FA6062">
        <w:t xml:space="preserve"> </w:t>
      </w:r>
      <w:r w:rsidRPr="00FA6062">
        <w:t>따라</w:t>
      </w:r>
      <w:r w:rsidRPr="00FA6062">
        <w:t xml:space="preserve"> (i) </w:t>
      </w:r>
      <w:r w:rsidRPr="00FA6062">
        <w:t>적법하게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기한</w:t>
      </w:r>
      <w:r w:rsidRPr="00FA6062">
        <w:t xml:space="preserve"> </w:t>
      </w:r>
      <w:r w:rsidRPr="00FA6062">
        <w:t>내에</w:t>
      </w:r>
      <w:r w:rsidRPr="00FA6062">
        <w:t xml:space="preserve"> </w:t>
      </w:r>
      <w:r w:rsidRPr="00FA6062">
        <w:t>납세신고를</w:t>
      </w:r>
      <w:r w:rsidRPr="00FA6062">
        <w:t xml:space="preserve"> </w:t>
      </w:r>
      <w:r w:rsidRPr="00FA6062">
        <w:t>하였고</w:t>
      </w:r>
      <w:r w:rsidRPr="00FA6062">
        <w:t xml:space="preserve">, (ii) </w:t>
      </w:r>
      <w:r w:rsidRPr="00FA6062">
        <w:t>대상회</w:t>
      </w:r>
      <w:r w:rsidR="00306561" w:rsidRPr="00FA6062">
        <w:t>사가</w:t>
      </w:r>
      <w:r w:rsidRPr="00FA6062">
        <w:t xml:space="preserve"> </w:t>
      </w:r>
      <w:r w:rsidRPr="00FA6062">
        <w:t>납부하여야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조세</w:t>
      </w:r>
      <w:r w:rsidRPr="00FA6062">
        <w:rPr>
          <w:szCs w:val="23"/>
        </w:rPr>
        <w:t>를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납부기한</w:t>
      </w:r>
      <w:r w:rsidRPr="00FA6062">
        <w:t xml:space="preserve"> </w:t>
      </w:r>
      <w:r w:rsidRPr="00FA6062">
        <w:t>내에</w:t>
      </w:r>
      <w:r w:rsidRPr="00FA6062">
        <w:t xml:space="preserve"> </w:t>
      </w:r>
      <w:r w:rsidRPr="00FA6062">
        <w:t>납부하였고</w:t>
      </w:r>
      <w:r w:rsidRPr="00FA6062">
        <w:t>(</w:t>
      </w:r>
      <w:r w:rsidRPr="00FA6062">
        <w:t>근로자</w:t>
      </w:r>
      <w:r w:rsidRPr="00FA6062">
        <w:t xml:space="preserve">, </w:t>
      </w:r>
      <w:r w:rsidRPr="00FA6062">
        <w:t>채권자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rPr>
          <w:szCs w:val="22"/>
        </w:rPr>
        <w:t>지급하여야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금액에서</w:t>
      </w:r>
      <w:r w:rsidRPr="00FA6062">
        <w:t xml:space="preserve"> </w:t>
      </w:r>
      <w:r w:rsidRPr="00FA6062">
        <w:t>법령상</w:t>
      </w:r>
      <w:r w:rsidRPr="00FA6062">
        <w:t xml:space="preserve"> </w:t>
      </w:r>
      <w:r w:rsidRPr="00FA6062">
        <w:t>원천징수를</w:t>
      </w:r>
      <w:r w:rsidRPr="00FA6062">
        <w:t xml:space="preserve"> </w:t>
      </w:r>
      <w:r w:rsidRPr="00FA6062">
        <w:t>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조세의</w:t>
      </w:r>
      <w:r w:rsidRPr="00FA6062">
        <w:t xml:space="preserve"> </w:t>
      </w:r>
      <w:r w:rsidRPr="00FA6062">
        <w:t>원천징수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납부</w:t>
      </w:r>
      <w:r w:rsidRPr="00FA6062">
        <w:t xml:space="preserve"> </w:t>
      </w:r>
      <w:r w:rsidRPr="00FA6062">
        <w:t>포함</w:t>
      </w:r>
      <w:r w:rsidRPr="00FA6062">
        <w:t xml:space="preserve">), (iii) </w:t>
      </w:r>
      <w:r w:rsidRPr="00FA6062">
        <w:t>기한이</w:t>
      </w:r>
      <w:r w:rsidRPr="00FA6062">
        <w:t xml:space="preserve"> </w:t>
      </w:r>
      <w:r w:rsidRPr="00FA6062">
        <w:t>도래하지</w:t>
      </w:r>
      <w:r w:rsidRPr="00FA6062">
        <w:t xml:space="preserve"> </w:t>
      </w:r>
      <w:r w:rsidRPr="00FA6062">
        <w:t>않은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납부하기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충분한</w:t>
      </w:r>
      <w:r w:rsidRPr="00FA6062">
        <w:t xml:space="preserve"> </w:t>
      </w:r>
      <w:r w:rsidRPr="00FA6062">
        <w:t>적립금을</w:t>
      </w:r>
      <w:r w:rsidRPr="00FA6062">
        <w:t xml:space="preserve"> </w:t>
      </w:r>
      <w:r w:rsidR="00766D05" w:rsidRPr="00FA6062">
        <w:t>쌓아</w:t>
      </w:r>
      <w:r w:rsidR="00766D05" w:rsidRPr="00FA6062">
        <w:t xml:space="preserve"> </w:t>
      </w:r>
      <w:r w:rsidR="00766D05" w:rsidRPr="00FA6062">
        <w:t>왔다</w:t>
      </w:r>
      <w:r w:rsidRPr="00FA6062">
        <w:t>.</w:t>
      </w:r>
    </w:p>
    <w:p w14:paraId="30ADFF63" w14:textId="78528FA2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(i) </w:t>
      </w:r>
      <w:r w:rsidRPr="00FA6062">
        <w:t>조세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법원의</w:t>
      </w:r>
      <w:r w:rsidRPr="00FA6062">
        <w:t xml:space="preserve"> </w:t>
      </w:r>
      <w:r w:rsidRPr="00FA6062">
        <w:t>판결이나</w:t>
      </w:r>
      <w:r w:rsidRPr="00FA6062">
        <w:t xml:space="preserve"> </w:t>
      </w:r>
      <w:r w:rsidRPr="00FA6062">
        <w:t>결정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조치</w:t>
      </w:r>
      <w:r w:rsidRPr="00FA6062">
        <w:t xml:space="preserve">, </w:t>
      </w:r>
      <w:r w:rsidRPr="00FA6062">
        <w:t>명령</w:t>
      </w:r>
      <w:r w:rsidRPr="00FA6062">
        <w:t xml:space="preserve">, </w:t>
      </w:r>
      <w:r w:rsidRPr="00FA6062">
        <w:t>지시</w:t>
      </w:r>
      <w:r w:rsidRPr="00FA6062">
        <w:t xml:space="preserve">, </w:t>
      </w:r>
      <w:r w:rsidRPr="00FA6062">
        <w:t>지도</w:t>
      </w:r>
      <w:r w:rsidRPr="00FA6062">
        <w:t xml:space="preserve">, </w:t>
      </w:r>
      <w:r w:rsidRPr="00FA6062">
        <w:t>예규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유권해석을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없고</w:t>
      </w:r>
      <w:r w:rsidRPr="00FA6062">
        <w:t xml:space="preserve"> (ii) </w:t>
      </w:r>
      <w:commentRangeStart w:id="1331"/>
      <w:r w:rsidRPr="00FA6062">
        <w:t>조세와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정부기관으로부터</w:t>
      </w:r>
      <w:r w:rsidRPr="00FA6062">
        <w:t xml:space="preserve"> </w:t>
      </w:r>
      <w:r w:rsidRPr="00FA6062">
        <w:t>조사를</w:t>
      </w:r>
      <w:r w:rsidRPr="00FA6062">
        <w:t xml:space="preserve"> </w:t>
      </w:r>
      <w:r w:rsidRPr="00FA6062">
        <w:t>받고</w:t>
      </w:r>
      <w:r w:rsidRPr="00FA6062">
        <w:t xml:space="preserve"> </w:t>
      </w:r>
      <w:r w:rsidRPr="00FA6062">
        <w:t>있거나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개시될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예고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바도</w:t>
      </w:r>
      <w:r w:rsidRPr="00FA6062">
        <w:t xml:space="preserve"> </w:t>
      </w:r>
      <w:r w:rsidRPr="00FA6062">
        <w:t>없으며</w:t>
      </w:r>
      <w:r w:rsidRPr="00FA6062">
        <w:t xml:space="preserve">, </w:t>
      </w:r>
      <w:r w:rsidRPr="00FA6062">
        <w:t>매도인</w:t>
      </w:r>
      <w:r w:rsidR="00894061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개시될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 </w:t>
      </w:r>
      <w:commentRangeEnd w:id="1331"/>
      <w:r w:rsidR="00212793">
        <w:rPr>
          <w:rStyle w:val="af1"/>
          <w:rFonts w:eastAsiaTheme="minorEastAsia"/>
          <w:lang w:eastAsia="zh-CN"/>
        </w:rPr>
        <w:commentReference w:id="1331"/>
      </w:r>
    </w:p>
    <w:p w14:paraId="1E2B4FBC" w14:textId="3ED5FB57" w:rsidR="00DD364E" w:rsidRPr="00FA6062" w:rsidRDefault="00DD364E" w:rsidP="00DD364E">
      <w:pPr>
        <w:pStyle w:val="2f2"/>
        <w:wordWrap w:val="0"/>
        <w:autoSpaceDE w:val="0"/>
      </w:pPr>
      <w:commentRangeStart w:id="1332"/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사람이</w:t>
      </w:r>
      <w:r w:rsidRPr="00FA6062">
        <w:t xml:space="preserve"> </w:t>
      </w:r>
      <w:r w:rsidRPr="00FA6062">
        <w:t>부담하여야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대상회</w:t>
      </w:r>
      <w:r w:rsidR="00306561" w:rsidRPr="00FA6062">
        <w:t>사가</w:t>
      </w:r>
      <w:r w:rsidRPr="00FA6062">
        <w:t xml:space="preserve"> </w:t>
      </w:r>
      <w:r w:rsidRPr="00FA6062">
        <w:t>대신</w:t>
      </w:r>
      <w:r w:rsidRPr="00FA6062">
        <w:t xml:space="preserve"> </w:t>
      </w:r>
      <w:r w:rsidRPr="00FA6062">
        <w:t>부담하거나</w:t>
      </w:r>
      <w:r w:rsidRPr="00FA6062">
        <w:t xml:space="preserve"> </w:t>
      </w:r>
      <w:r w:rsidRPr="00FA6062">
        <w:t>공동으로</w:t>
      </w:r>
      <w:r w:rsidRPr="00FA6062">
        <w:t xml:space="preserve"> </w:t>
      </w:r>
      <w:r w:rsidRPr="00FA6062">
        <w:t>부담하도록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>.</w:t>
      </w:r>
      <w:commentRangeEnd w:id="1332"/>
      <w:r w:rsidR="00212793">
        <w:rPr>
          <w:rStyle w:val="af1"/>
          <w:rFonts w:eastAsiaTheme="minorEastAsia"/>
          <w:lang w:eastAsia="zh-CN"/>
        </w:rPr>
        <w:commentReference w:id="1332"/>
      </w:r>
    </w:p>
    <w:p w14:paraId="7E9E9FCF" w14:textId="03247A2C" w:rsidR="00DD364E" w:rsidRPr="00FA6062" w:rsidRDefault="00DD364E" w:rsidP="00DD364E">
      <w:pPr>
        <w:pStyle w:val="a5"/>
        <w:wordWrap w:val="0"/>
        <w:autoSpaceDE w:val="0"/>
      </w:pPr>
      <w:r w:rsidRPr="00FA6062">
        <w:t>지</w:t>
      </w:r>
      <w:r w:rsidR="00A01484" w:rsidRPr="00FA6062">
        <w:t>식</w:t>
      </w:r>
      <w:r w:rsidRPr="00FA6062">
        <w:t>재산권</w:t>
      </w:r>
      <w:r w:rsidRPr="00FA6062">
        <w:rPr>
          <w:u w:val="none"/>
        </w:rPr>
        <w:t>.</w:t>
      </w:r>
    </w:p>
    <w:p w14:paraId="4F6F3C53" w14:textId="1B5BF2FE" w:rsidR="0086128F" w:rsidRPr="00A95E71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bookmarkStart w:id="1333" w:name="_DV_C246"/>
      <w:bookmarkStart w:id="1334" w:name="_Ref392603670"/>
      <w:r w:rsidRPr="00FA6062">
        <w:rPr>
          <w:rStyle w:val="DeltaViewInsertion"/>
          <w:color w:val="auto"/>
          <w:u w:val="none"/>
        </w:rPr>
        <w:lastRenderedPageBreak/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그</w:t>
      </w:r>
      <w:r w:rsidR="00F70BC0"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사업과</w:t>
      </w:r>
      <w:r w:rsidR="00F70BC0"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관련하여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소유하거나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>(</w:t>
      </w:r>
      <w:r w:rsidRPr="00FA6062">
        <w:rPr>
          <w:rStyle w:val="DeltaViewInsertion"/>
          <w:color w:val="auto"/>
          <w:u w:val="none"/>
        </w:rPr>
        <w:t>이하</w:t>
      </w:r>
      <w:r w:rsidRPr="00FA6062">
        <w:rPr>
          <w:rStyle w:val="DeltaViewInsertion"/>
          <w:color w:val="auto"/>
          <w:u w:val="none"/>
        </w:rPr>
        <w:t xml:space="preserve"> “</w:t>
      </w:r>
      <w:r w:rsidRPr="00FA6062">
        <w:rPr>
          <w:rStyle w:val="DeltaViewInsertion"/>
          <w:color w:val="auto"/>
          <w:u w:val="single"/>
        </w:rPr>
        <w:t>본건</w:t>
      </w:r>
      <w:r w:rsidRPr="00FA6062">
        <w:rPr>
          <w:rStyle w:val="DeltaViewInsertion"/>
          <w:color w:val="auto"/>
          <w:u w:val="single"/>
        </w:rPr>
        <w:t xml:space="preserve"> </w:t>
      </w:r>
      <w:r w:rsidRPr="00FA6062">
        <w:rPr>
          <w:rStyle w:val="DeltaViewInsertion"/>
          <w:color w:val="auto"/>
          <w:u w:val="single"/>
        </w:rPr>
        <w:t>지</w:t>
      </w:r>
      <w:r w:rsidR="00A01484" w:rsidRPr="00FA6062">
        <w:rPr>
          <w:rStyle w:val="DeltaViewInsertion"/>
          <w:color w:val="auto"/>
          <w:u w:val="single"/>
        </w:rPr>
        <w:t>식</w:t>
      </w:r>
      <w:r w:rsidRPr="00FA6062">
        <w:rPr>
          <w:rStyle w:val="DeltaViewInsertion"/>
          <w:color w:val="auto"/>
          <w:u w:val="single"/>
        </w:rPr>
        <w:t>재산권</w:t>
      </w:r>
      <w:r w:rsidRPr="00FA6062">
        <w:rPr>
          <w:rStyle w:val="DeltaViewInsertion"/>
          <w:color w:val="auto"/>
          <w:u w:val="none"/>
        </w:rPr>
        <w:t>”)</w:t>
      </w:r>
      <w:r w:rsidRPr="00FA6062">
        <w:rPr>
          <w:rStyle w:val="DeltaViewInsertion"/>
          <w:color w:val="auto"/>
          <w:u w:val="none"/>
        </w:rPr>
        <w:t>에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관하여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적법한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가지고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있고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본건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중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재산권에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대해서는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아무런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제한부담이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존재하지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아니한다</w:t>
      </w:r>
      <w:r w:rsidRPr="00FA6062">
        <w:rPr>
          <w:rStyle w:val="DeltaViewInsertion"/>
          <w:color w:val="auto"/>
          <w:u w:val="none"/>
        </w:rPr>
        <w:t xml:space="preserve">. </w:t>
      </w:r>
    </w:p>
    <w:p w14:paraId="2647F150" w14:textId="6EC3518B" w:rsidR="00DD364E" w:rsidRPr="00FA6062" w:rsidRDefault="006749CB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 w:rsidRPr="00FA6062">
        <w:rPr>
          <w:rStyle w:val="DeltaViewInsertion"/>
          <w:color w:val="auto"/>
          <w:u w:val="none"/>
        </w:rPr>
        <w:t>매도인들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특수관계인이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대상회사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관련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지식재산권은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존재하지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아니하고</w:t>
      </w:r>
      <w:r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본건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="00DD364E" w:rsidRPr="00FA6062">
        <w:rPr>
          <w:rStyle w:val="DeltaViewInsertion"/>
          <w:color w:val="auto"/>
          <w:u w:val="none"/>
        </w:rPr>
        <w:t>재산권과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관련하여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제</w:t>
      </w:r>
      <w:r w:rsidR="00DD364E" w:rsidRPr="00FA6062">
        <w:rPr>
          <w:rStyle w:val="DeltaViewInsertion"/>
          <w:color w:val="auto"/>
          <w:u w:val="none"/>
        </w:rPr>
        <w:t>3</w:t>
      </w:r>
      <w:r w:rsidR="00DD364E" w:rsidRPr="00FA6062">
        <w:rPr>
          <w:rStyle w:val="DeltaViewInsertion"/>
          <w:color w:val="auto"/>
          <w:u w:val="none"/>
        </w:rPr>
        <w:t>자</w:t>
      </w:r>
      <w:r w:rsidR="00DD364E" w:rsidRPr="00FA6062">
        <w:rPr>
          <w:rStyle w:val="DeltaViewInsertion"/>
          <w:color w:val="auto"/>
          <w:u w:val="none"/>
        </w:rPr>
        <w:t>(</w:t>
      </w:r>
      <w:r w:rsidR="00DD364E" w:rsidRPr="00FA6062">
        <w:rPr>
          <w:rStyle w:val="DeltaViewInsertion"/>
          <w:color w:val="auto"/>
          <w:u w:val="none"/>
        </w:rPr>
        <w:t>대상회사의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전</w:t>
      </w:r>
      <w:r w:rsidR="00DD364E" w:rsidRPr="00FA6062">
        <w:rPr>
          <w:rStyle w:val="DeltaViewInsertion"/>
          <w:color w:val="auto"/>
          <w:u w:val="none"/>
        </w:rPr>
        <w:t>·</w:t>
      </w:r>
      <w:r w:rsidR="00DD364E" w:rsidRPr="00FA6062">
        <w:t>현직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임직원을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포함</w:t>
      </w:r>
      <w:r w:rsidR="00DD364E" w:rsidRPr="00FA6062">
        <w:rPr>
          <w:rStyle w:val="DeltaViewInsertion"/>
          <w:color w:val="auto"/>
          <w:u w:val="none"/>
        </w:rPr>
        <w:t>)</w:t>
      </w:r>
      <w:r w:rsidR="00DD364E" w:rsidRPr="00FA6062">
        <w:rPr>
          <w:rStyle w:val="DeltaViewInsertion"/>
          <w:color w:val="auto"/>
          <w:u w:val="none"/>
        </w:rPr>
        <w:t>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대상회사에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대하여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보상을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요구할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수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있는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권리는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존재하지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아니한다</w:t>
      </w:r>
      <w:r w:rsidR="00DD364E" w:rsidRPr="00FA6062">
        <w:rPr>
          <w:rStyle w:val="DeltaViewInsertion"/>
          <w:color w:val="auto"/>
          <w:u w:val="none"/>
        </w:rPr>
        <w:t>.</w:t>
      </w:r>
      <w:r w:rsidRPr="00FA6062">
        <w:rPr>
          <w:rStyle w:val="DeltaViewInsertion"/>
          <w:color w:val="auto"/>
          <w:u w:val="none"/>
        </w:rPr>
        <w:t xml:space="preserve"> </w:t>
      </w:r>
      <w:r w:rsidR="00A32C8C">
        <w:rPr>
          <w:rStyle w:val="DeltaViewInsertion"/>
          <w:rFonts w:hint="eastAsia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소유하고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있는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본건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="00DD364E" w:rsidRPr="00FA6062">
        <w:rPr>
          <w:rStyle w:val="DeltaViewInsertion"/>
          <w:color w:val="auto"/>
          <w:u w:val="none"/>
        </w:rPr>
        <w:t>재산권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중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직무발명에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해당하는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것과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관련하여</w:t>
      </w:r>
      <w:r w:rsidR="00DD364E"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640A2F" w:rsidRPr="00FA6062">
        <w:rPr>
          <w:rStyle w:val="DeltaViewInsertion"/>
          <w:color w:val="auto"/>
          <w:u w:val="none"/>
        </w:rPr>
        <w:t>관련</w:t>
      </w:r>
      <w:r w:rsidR="00640A2F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발명자로부터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법령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및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계약에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따라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적법</w:t>
      </w:r>
      <w:r w:rsidR="00640A2F" w:rsidRPr="00FA6062">
        <w:rPr>
          <w:rStyle w:val="DeltaViewInsertion"/>
          <w:color w:val="auto"/>
          <w:u w:val="none"/>
        </w:rPr>
        <w:t xml:space="preserve">, </w:t>
      </w:r>
      <w:r w:rsidR="00640A2F" w:rsidRPr="00FA6062">
        <w:rPr>
          <w:rStyle w:val="DeltaViewInsertion"/>
          <w:color w:val="auto"/>
          <w:u w:val="none"/>
        </w:rPr>
        <w:t>유효</w:t>
      </w:r>
      <w:r w:rsidR="00DD364E" w:rsidRPr="00FA6062">
        <w:rPr>
          <w:rStyle w:val="DeltaViewInsertion"/>
          <w:color w:val="auto"/>
          <w:u w:val="none"/>
        </w:rPr>
        <w:t>하게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권리를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승계하였으며</w:t>
      </w:r>
      <w:r w:rsidR="00DD364E"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해당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발명자에게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정당한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보상을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지급하였</w:t>
      </w:r>
      <w:r w:rsidR="00F47336" w:rsidRPr="00FA6062">
        <w:rPr>
          <w:rStyle w:val="DeltaViewInsertion"/>
          <w:color w:val="auto"/>
          <w:u w:val="none"/>
        </w:rPr>
        <w:t>으며</w:t>
      </w:r>
      <w:r w:rsidR="00F47336" w:rsidRPr="00FA6062">
        <w:rPr>
          <w:rStyle w:val="DeltaViewInsertion"/>
          <w:color w:val="auto"/>
          <w:u w:val="none"/>
        </w:rPr>
        <w:t xml:space="preserve">, </w:t>
      </w:r>
      <w:r w:rsidR="00F47336" w:rsidRPr="00FA6062">
        <w:rPr>
          <w:rStyle w:val="DeltaViewInsertion"/>
          <w:color w:val="auto"/>
          <w:u w:val="none"/>
        </w:rPr>
        <w:t>더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이상의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책임이나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채무</w:t>
      </w:r>
      <w:r w:rsidR="00F47336" w:rsidRPr="00FA6062">
        <w:rPr>
          <w:rStyle w:val="DeltaViewInsertion"/>
          <w:color w:val="auto"/>
          <w:u w:val="none"/>
        </w:rPr>
        <w:t>(</w:t>
      </w:r>
      <w:r w:rsidR="00F47336" w:rsidRPr="00FA6062">
        <w:rPr>
          <w:rStyle w:val="DeltaViewInsertion"/>
          <w:color w:val="auto"/>
          <w:u w:val="none"/>
        </w:rPr>
        <w:t>우발채무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포함</w:t>
      </w:r>
      <w:r w:rsidR="00F47336" w:rsidRPr="00FA6062">
        <w:rPr>
          <w:rStyle w:val="DeltaViewInsertion"/>
          <w:color w:val="auto"/>
          <w:u w:val="none"/>
        </w:rPr>
        <w:t>)</w:t>
      </w:r>
      <w:r w:rsidR="00F47336" w:rsidRPr="00FA6062">
        <w:rPr>
          <w:rStyle w:val="DeltaViewInsertion"/>
          <w:color w:val="auto"/>
          <w:u w:val="none"/>
        </w:rPr>
        <w:t>를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부담하지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아니한</w:t>
      </w:r>
      <w:r w:rsidR="00DD364E" w:rsidRPr="00FA6062">
        <w:rPr>
          <w:rStyle w:val="DeltaViewInsertion"/>
          <w:color w:val="auto"/>
          <w:u w:val="none"/>
        </w:rPr>
        <w:t>다</w:t>
      </w:r>
      <w:r w:rsidR="00DD364E" w:rsidRPr="00FA6062">
        <w:rPr>
          <w:rStyle w:val="DeltaViewInsertion"/>
          <w:color w:val="auto"/>
          <w:u w:val="none"/>
        </w:rPr>
        <w:t>.</w:t>
      </w:r>
    </w:p>
    <w:p w14:paraId="19EA2E8E" w14:textId="1B01F0BF" w:rsidR="00DD364E" w:rsidRPr="00FA6062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 w:rsidRPr="00FA6062">
        <w:rPr>
          <w:rStyle w:val="DeltaViewInsertion"/>
          <w:color w:val="auto"/>
          <w:u w:val="none"/>
        </w:rPr>
        <w:t>대상회사의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상충되거나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없고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침해하였다는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취지의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통지를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수령한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없으며</w:t>
      </w:r>
      <w:r w:rsidRPr="00FA6062">
        <w:rPr>
          <w:rStyle w:val="DeltaViewInsertion"/>
          <w:color w:val="auto"/>
          <w:u w:val="none"/>
        </w:rPr>
        <w:t xml:space="preserve">, </w:t>
      </w:r>
      <w:r w:rsidR="000107AD" w:rsidRPr="00FA6062">
        <w:rPr>
          <w:rStyle w:val="DeltaViewInsertion"/>
          <w:color w:val="auto"/>
          <w:u w:val="none"/>
        </w:rPr>
        <w:t>각</w:t>
      </w:r>
      <w:r w:rsidR="000107AD"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매도인이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알고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그러한</w:t>
      </w:r>
      <w:r w:rsidRPr="00FA6062">
        <w:rPr>
          <w:rStyle w:val="DeltaViewInsertion"/>
          <w:color w:val="auto"/>
          <w:u w:val="none"/>
        </w:rPr>
        <w:t xml:space="preserve"> </w:t>
      </w:r>
      <w:r w:rsidR="00C21C59" w:rsidRPr="00FA6062">
        <w:rPr>
          <w:rStyle w:val="DeltaViewInsertion"/>
          <w:color w:val="auto"/>
          <w:u w:val="none"/>
        </w:rPr>
        <w:t>우려도</w:t>
      </w:r>
      <w:r w:rsidR="00C21C59" w:rsidRPr="00FA6062">
        <w:rPr>
          <w:rStyle w:val="DeltaViewInsertion"/>
          <w:color w:val="auto"/>
          <w:u w:val="none"/>
        </w:rPr>
        <w:t xml:space="preserve"> </w:t>
      </w:r>
      <w:r w:rsidR="00C21C59" w:rsidRPr="00FA6062">
        <w:rPr>
          <w:rStyle w:val="DeltaViewInsertion"/>
          <w:color w:val="auto"/>
          <w:u w:val="none"/>
        </w:rPr>
        <w:t>없다</w:t>
      </w:r>
      <w:r w:rsidRPr="00FA6062">
        <w:rPr>
          <w:rStyle w:val="DeltaViewInsertion"/>
          <w:color w:val="auto"/>
          <w:u w:val="none"/>
        </w:rPr>
        <w:t xml:space="preserve">. </w:t>
      </w:r>
      <w:r w:rsidR="008F591E">
        <w:rPr>
          <w:rStyle w:val="DeltaViewInsertion"/>
          <w:rFonts w:hint="eastAsia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매도인들이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알고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있는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한</w:t>
      </w:r>
      <w:r w:rsidR="00877899" w:rsidRPr="00FA6062">
        <w:rPr>
          <w:rStyle w:val="DeltaViewInsertion"/>
          <w:color w:val="auto"/>
          <w:u w:val="none"/>
        </w:rPr>
        <w:t xml:space="preserve">, </w:t>
      </w:r>
      <w:r w:rsidR="00877899" w:rsidRPr="00FA6062">
        <w:rPr>
          <w:rStyle w:val="DeltaViewInsertion"/>
          <w:color w:val="auto"/>
          <w:u w:val="none"/>
        </w:rPr>
        <w:t>제</w:t>
      </w:r>
      <w:r w:rsidR="00877899" w:rsidRPr="00FA6062">
        <w:rPr>
          <w:rStyle w:val="DeltaViewInsertion"/>
          <w:color w:val="auto"/>
          <w:u w:val="none"/>
        </w:rPr>
        <w:t>3</w:t>
      </w:r>
      <w:r w:rsidR="00877899" w:rsidRPr="00FA6062">
        <w:rPr>
          <w:rStyle w:val="DeltaViewInsertion"/>
          <w:color w:val="auto"/>
          <w:u w:val="none"/>
        </w:rPr>
        <w:t>자가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대상회사의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본건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지식재산권을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침해한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바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없다</w:t>
      </w:r>
      <w:r w:rsidR="00877899" w:rsidRPr="00FA6062">
        <w:rPr>
          <w:rStyle w:val="DeltaViewInsertion"/>
          <w:color w:val="auto"/>
          <w:u w:val="none"/>
        </w:rPr>
        <w:t>.</w:t>
      </w:r>
      <w:r w:rsidRPr="00FA6062">
        <w:rPr>
          <w:rStyle w:val="DeltaViewInsertion"/>
          <w:color w:val="auto"/>
          <w:u w:val="none"/>
        </w:rPr>
        <w:t xml:space="preserve"> </w:t>
      </w:r>
    </w:p>
    <w:p w14:paraId="4808B808" w14:textId="596490DA" w:rsidR="00DD364E" w:rsidRPr="00FA6062" w:rsidRDefault="00DD364E" w:rsidP="00DD364E">
      <w:pPr>
        <w:pStyle w:val="2f2"/>
        <w:wordWrap w:val="0"/>
        <w:autoSpaceDE w:val="0"/>
      </w:pP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보호하고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아니하기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위하여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유사한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규모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및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성격의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사업을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영위하는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다른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회사들이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통상적으로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필요한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조치를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취하</w:t>
      </w:r>
      <w:r w:rsidR="00785A07" w:rsidRPr="00FA6062">
        <w:rPr>
          <w:rStyle w:val="DeltaViewInsertion"/>
          <w:color w:val="auto"/>
          <w:u w:val="none"/>
        </w:rPr>
        <w:t>여</w:t>
      </w:r>
      <w:r w:rsidR="00785A07" w:rsidRPr="00FA6062">
        <w:rPr>
          <w:rStyle w:val="DeltaViewInsertion"/>
          <w:color w:val="auto"/>
          <w:u w:val="none"/>
        </w:rPr>
        <w:t xml:space="preserve"> </w:t>
      </w:r>
      <w:r w:rsidR="00785A07" w:rsidRPr="00FA6062">
        <w:rPr>
          <w:rStyle w:val="DeltaViewInsertion"/>
          <w:color w:val="auto"/>
          <w:u w:val="none"/>
        </w:rPr>
        <w:t>왔</w:t>
      </w:r>
      <w:r w:rsidRPr="00FA6062">
        <w:rPr>
          <w:rStyle w:val="DeltaViewInsertion"/>
          <w:color w:val="auto"/>
          <w:u w:val="none"/>
        </w:rPr>
        <w:t>으며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아니하며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매도인</w:t>
      </w:r>
      <w:r w:rsidR="0094272C" w:rsidRPr="00FA6062">
        <w:rPr>
          <w:rStyle w:val="DeltaViewInsertion"/>
          <w:color w:val="auto"/>
          <w:u w:val="none"/>
        </w:rPr>
        <w:t>들</w:t>
      </w:r>
      <w:r w:rsidRPr="00FA6062">
        <w:rPr>
          <w:rStyle w:val="DeltaViewInsertion"/>
          <w:color w:val="auto"/>
          <w:u w:val="none"/>
        </w:rPr>
        <w:t>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알고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한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대상회사의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없다</w:t>
      </w:r>
      <w:r w:rsidRPr="00FA6062">
        <w:rPr>
          <w:rStyle w:val="DeltaViewInsertion"/>
          <w:color w:val="auto"/>
          <w:u w:val="none"/>
        </w:rPr>
        <w:t>.</w:t>
      </w:r>
      <w:bookmarkStart w:id="1335" w:name="_DV_C247"/>
      <w:bookmarkEnd w:id="1333"/>
      <w:bookmarkEnd w:id="1334"/>
    </w:p>
    <w:bookmarkEnd w:id="1335"/>
    <w:p w14:paraId="1188D876" w14:textId="2BC747A7" w:rsidR="00DD364E" w:rsidRPr="00FA6062" w:rsidRDefault="00DD364E" w:rsidP="00DD364E">
      <w:pPr>
        <w:pStyle w:val="a5"/>
        <w:wordWrap w:val="0"/>
        <w:autoSpaceDE w:val="0"/>
      </w:pPr>
      <w:r w:rsidRPr="00FA6062">
        <w:t>소송</w:t>
      </w:r>
      <w:r w:rsidR="00A95E71">
        <w:rPr>
          <w:rFonts w:hint="eastAsia"/>
        </w:rPr>
        <w:t>등</w:t>
      </w:r>
      <w:r w:rsidRPr="00FA6062">
        <w:rPr>
          <w:u w:val="none"/>
        </w:rPr>
        <w:t>.</w:t>
      </w:r>
    </w:p>
    <w:p w14:paraId="49E4DA45" w14:textId="6AAFF2B1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되어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rPr>
          <w:szCs w:val="22"/>
        </w:rPr>
        <w:t>수행과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임직원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대리인</w:t>
      </w:r>
      <w:r w:rsidRPr="00FA6062">
        <w:rPr>
          <w:szCs w:val="23"/>
        </w:rPr>
        <w:t>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당사자가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되어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진행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소송</w:t>
      </w:r>
      <w:r w:rsidR="00A95E71">
        <w:rPr>
          <w:rFonts w:hint="eastAsia"/>
          <w:szCs w:val="23"/>
        </w:rPr>
        <w:t>등</w:t>
      </w:r>
      <w:r w:rsidRPr="00FA6062">
        <w:rPr>
          <w:szCs w:val="23"/>
        </w:rPr>
        <w:t>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존재하지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아니하고</w:t>
      </w:r>
      <w:r w:rsidRPr="00FA6062">
        <w:t xml:space="preserve">, </w:t>
      </w:r>
      <w:r w:rsidRPr="00FA6062">
        <w:t>매도인</w:t>
      </w:r>
      <w:r w:rsidR="002C5101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6B9653C5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특수관계인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거래</w:t>
      </w:r>
      <w:r w:rsidRPr="00FA6062">
        <w:rPr>
          <w:szCs w:val="23"/>
          <w:u w:val="none"/>
        </w:rPr>
        <w:t>.</w:t>
      </w:r>
    </w:p>
    <w:p w14:paraId="01188A15" w14:textId="17149089" w:rsidR="00DD364E" w:rsidRPr="00FA6062" w:rsidRDefault="00DD364E" w:rsidP="00DD364E">
      <w:pPr>
        <w:pStyle w:val="2f2"/>
        <w:wordWrap w:val="0"/>
        <w:autoSpaceDE w:val="0"/>
        <w:rPr>
          <w:color w:val="000000"/>
          <w:szCs w:val="22"/>
        </w:rPr>
      </w:pPr>
      <w:r w:rsidRPr="00FA6062">
        <w:t>대상회사</w:t>
      </w:r>
      <w:r w:rsidR="00306561" w:rsidRPr="00FA6062">
        <w:t>를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당사자로</w:t>
      </w:r>
      <w:r w:rsidRPr="00FA6062">
        <w:t xml:space="preserve"> </w:t>
      </w:r>
      <w:r w:rsidRPr="00FA6062">
        <w:t>하고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특수관계인</w:t>
      </w:r>
      <w:r w:rsidRPr="00FA6062">
        <w:t xml:space="preserve">, </w:t>
      </w:r>
      <w:r w:rsidRPr="00FA6062">
        <w:t>계열회사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주주를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당사자로</w:t>
      </w:r>
      <w:r w:rsidRPr="00FA6062">
        <w:t xml:space="preserve"> </w:t>
      </w:r>
      <w:r w:rsidRPr="00FA6062">
        <w:t>하여</w:t>
      </w:r>
      <w:r w:rsidRPr="00FA6062">
        <w:t xml:space="preserve"> </w:t>
      </w:r>
      <w:r w:rsidRPr="00FA6062">
        <w:t>이루어진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거래는</w:t>
      </w:r>
      <w:r w:rsidRPr="00FA6062">
        <w:t xml:space="preserve"> </w:t>
      </w:r>
      <w:r w:rsidRPr="00FA6062">
        <w:t>특수관계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거래에서와</w:t>
      </w:r>
      <w:r w:rsidRPr="00FA6062">
        <w:t xml:space="preserve"> </w:t>
      </w:r>
      <w:r w:rsidRPr="00FA6062">
        <w:t>같은</w:t>
      </w:r>
      <w:r w:rsidRPr="00FA6062">
        <w:t xml:space="preserve"> </w:t>
      </w:r>
      <w:r w:rsidRPr="00FA6062">
        <w:t>공정한</w:t>
      </w:r>
      <w:r w:rsidRPr="00FA6062">
        <w:t xml:space="preserve"> </w:t>
      </w:r>
      <w:r w:rsidRPr="00FA6062">
        <w:t>거래</w:t>
      </w:r>
      <w:r w:rsidRPr="00FA6062">
        <w:t xml:space="preserve"> </w:t>
      </w:r>
      <w:r w:rsidRPr="00FA6062">
        <w:t>조건</w:t>
      </w:r>
      <w:r w:rsidRPr="00FA6062">
        <w:rPr>
          <w:szCs w:val="23"/>
        </w:rPr>
        <w:t>(arm’s length basis)</w:t>
      </w:r>
      <w:r w:rsidRPr="00FA6062">
        <w:t>으로</w:t>
      </w:r>
      <w:r w:rsidRPr="00FA6062">
        <w:t xml:space="preserve"> </w:t>
      </w:r>
      <w:r w:rsidRPr="00FA6062">
        <w:t>체결되고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이행되었다</w:t>
      </w:r>
      <w:r w:rsidRPr="00FA6062">
        <w:t>.</w:t>
      </w:r>
      <w:r w:rsidRPr="00FA6062">
        <w:rPr>
          <w:color w:val="000000"/>
          <w:szCs w:val="22"/>
        </w:rPr>
        <w:t xml:space="preserve">  </w:t>
      </w:r>
    </w:p>
    <w:p w14:paraId="2575EF1E" w14:textId="4C4D493C" w:rsidR="00DD364E" w:rsidRPr="00FA6062" w:rsidRDefault="00514B2C" w:rsidP="00DD364E">
      <w:pPr>
        <w:pStyle w:val="2f2"/>
        <w:wordWrap w:val="0"/>
        <w:autoSpaceDE w:val="0"/>
        <w:rPr>
          <w:color w:val="000000"/>
        </w:rPr>
      </w:pPr>
      <w:ins w:id="1336" w:author="SL Partners" w:date="2025-01-22T23:54:00Z" w16du:dateUtc="2025-01-22T14:54:00Z">
        <w:r>
          <w:rPr>
            <w:rFonts w:hint="eastAsia"/>
            <w:color w:val="000000"/>
            <w:szCs w:val="22"/>
          </w:rPr>
          <w:t>매도인이</w:t>
        </w:r>
        <w:r>
          <w:rPr>
            <w:rFonts w:hint="eastAsia"/>
            <w:color w:val="000000"/>
            <w:szCs w:val="22"/>
          </w:rPr>
          <w:t xml:space="preserve"> </w:t>
        </w:r>
        <w:r>
          <w:rPr>
            <w:rFonts w:hint="eastAsia"/>
            <w:color w:val="000000"/>
            <w:szCs w:val="22"/>
          </w:rPr>
          <w:t>알고</w:t>
        </w:r>
        <w:r>
          <w:rPr>
            <w:rFonts w:hint="eastAsia"/>
            <w:color w:val="000000"/>
            <w:szCs w:val="22"/>
          </w:rPr>
          <w:t xml:space="preserve"> </w:t>
        </w:r>
        <w:r>
          <w:rPr>
            <w:rFonts w:hint="eastAsia"/>
            <w:color w:val="000000"/>
            <w:szCs w:val="22"/>
          </w:rPr>
          <w:t>있는</w:t>
        </w:r>
        <w:r>
          <w:rPr>
            <w:rFonts w:hint="eastAsia"/>
            <w:color w:val="000000"/>
            <w:szCs w:val="22"/>
          </w:rPr>
          <w:t xml:space="preserve"> </w:t>
        </w:r>
        <w:r>
          <w:rPr>
            <w:rFonts w:hint="eastAsia"/>
            <w:color w:val="000000"/>
            <w:szCs w:val="22"/>
          </w:rPr>
          <w:t>한</w:t>
        </w:r>
        <w:r>
          <w:rPr>
            <w:rFonts w:hint="eastAsia"/>
            <w:color w:val="000000"/>
            <w:szCs w:val="22"/>
          </w:rPr>
          <w:t xml:space="preserve"> </w:t>
        </w:r>
      </w:ins>
      <w:r w:rsidR="00DD364E" w:rsidRPr="00FA6062">
        <w:rPr>
          <w:color w:val="000000"/>
          <w:szCs w:val="22"/>
        </w:rPr>
        <w:t>이러한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거래가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관련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법령에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위반되거나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이로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인하여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대상회사의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조세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부담이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증가하거나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대상회사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또는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그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임직원이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형사처벌</w:t>
      </w:r>
      <w:r w:rsidR="00DD364E" w:rsidRPr="00FA6062">
        <w:rPr>
          <w:color w:val="000000"/>
          <w:szCs w:val="22"/>
        </w:rPr>
        <w:t xml:space="preserve">, </w:t>
      </w:r>
      <w:r w:rsidR="00DD364E" w:rsidRPr="00FA6062">
        <w:rPr>
          <w:color w:val="000000"/>
          <w:szCs w:val="22"/>
        </w:rPr>
        <w:t>과징금</w:t>
      </w:r>
      <w:r w:rsidR="00DD364E" w:rsidRPr="00FA6062">
        <w:rPr>
          <w:color w:val="000000"/>
          <w:szCs w:val="22"/>
        </w:rPr>
        <w:t xml:space="preserve">, </w:t>
      </w:r>
      <w:r w:rsidR="00DD364E" w:rsidRPr="00FA6062">
        <w:rPr>
          <w:color w:val="000000"/>
          <w:szCs w:val="22"/>
        </w:rPr>
        <w:t>과태료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기타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형사적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또는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행정적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제재를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받을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우려가</w:t>
      </w:r>
      <w:r w:rsidR="00DD364E" w:rsidRPr="00FA6062">
        <w:rPr>
          <w:color w:val="000000"/>
          <w:szCs w:val="22"/>
        </w:rPr>
        <w:t xml:space="preserve"> </w:t>
      </w:r>
      <w:r w:rsidR="00DD364E" w:rsidRPr="00FA6062">
        <w:rPr>
          <w:color w:val="000000"/>
          <w:szCs w:val="22"/>
        </w:rPr>
        <w:t>없다</w:t>
      </w:r>
      <w:r w:rsidR="00DD364E" w:rsidRPr="00FA6062">
        <w:rPr>
          <w:color w:val="000000"/>
          <w:szCs w:val="22"/>
        </w:rPr>
        <w:t>.</w:t>
      </w:r>
    </w:p>
    <w:p w14:paraId="3863212D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lastRenderedPageBreak/>
        <w:t>보험</w:t>
      </w:r>
      <w:r w:rsidRPr="00FA6062">
        <w:rPr>
          <w:szCs w:val="23"/>
          <w:u w:val="none"/>
        </w:rPr>
        <w:t>.</w:t>
      </w:r>
    </w:p>
    <w:p w14:paraId="4DFC8111" w14:textId="03F92551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(i)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가입이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보험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산업의</w:t>
      </w:r>
      <w:r w:rsidRPr="00FA6062">
        <w:t xml:space="preserve"> </w:t>
      </w:r>
      <w:r w:rsidRPr="00FA6062">
        <w:t>기업들이</w:t>
      </w:r>
      <w:r w:rsidRPr="00FA6062">
        <w:t xml:space="preserve"> </w:t>
      </w:r>
      <w:r w:rsidRPr="00FA6062">
        <w:t>통상적으로</w:t>
      </w:r>
      <w:r w:rsidRPr="00FA6062">
        <w:t xml:space="preserve"> </w:t>
      </w:r>
      <w:r w:rsidRPr="00FA6062">
        <w:t>가입하는</w:t>
      </w:r>
      <w:r w:rsidRPr="00FA6062">
        <w:t xml:space="preserve"> </w:t>
      </w:r>
      <w:r w:rsidRPr="00FA6062">
        <w:t>보험에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가입하였고</w:t>
      </w:r>
      <w:r w:rsidRPr="00FA6062">
        <w:t xml:space="preserve">, (ii) </w:t>
      </w:r>
      <w:r w:rsidRPr="00FA6062">
        <w:t>그에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보험료를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지급하였으며</w:t>
      </w:r>
      <w:r w:rsidRPr="00FA6062">
        <w:t xml:space="preserve"> </w:t>
      </w:r>
      <w:r w:rsidRPr="00FA6062">
        <w:t>연체된</w:t>
      </w:r>
      <w:r w:rsidRPr="00FA6062">
        <w:t xml:space="preserve"> </w:t>
      </w:r>
      <w:r w:rsidRPr="00FA6062">
        <w:t>금액은</w:t>
      </w:r>
      <w:r w:rsidRPr="00FA6062">
        <w:t xml:space="preserve"> </w:t>
      </w:r>
      <w:r w:rsidRPr="00FA6062">
        <w:t>없으며</w:t>
      </w:r>
      <w:r w:rsidRPr="00FA6062">
        <w:t xml:space="preserve">, (iii)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체결한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보험계약은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체결되었으며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</w:t>
      </w:r>
      <w:r w:rsidRPr="00FA6062">
        <w:t xml:space="preserve"> </w:t>
      </w:r>
      <w:r w:rsidRPr="00FA6062">
        <w:t>중이고</w:t>
      </w:r>
      <w:r w:rsidRPr="00FA6062">
        <w:t xml:space="preserve">, (iv) </w:t>
      </w:r>
      <w:r w:rsidRPr="00FA6062">
        <w:t>위</w:t>
      </w:r>
      <w:r w:rsidRPr="00FA6062">
        <w:t xml:space="preserve"> </w:t>
      </w:r>
      <w:r w:rsidRPr="00FA6062">
        <w:t>보험계약의</w:t>
      </w:r>
      <w:r w:rsidRPr="00FA6062">
        <w:t xml:space="preserve"> </w:t>
      </w:r>
      <w:r w:rsidRPr="00FA6062">
        <w:t>보험금액은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사업수행에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발생할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손해나</w:t>
      </w:r>
      <w:r w:rsidRPr="00FA6062">
        <w:t xml:space="preserve"> </w:t>
      </w:r>
      <w:r w:rsidRPr="00FA6062">
        <w:t>위험을</w:t>
      </w:r>
      <w:r w:rsidRPr="00FA6062">
        <w:t xml:space="preserve"> </w:t>
      </w:r>
      <w:r w:rsidRPr="00FA6062">
        <w:t>부보하기에</w:t>
      </w:r>
      <w:r w:rsidRPr="00FA6062">
        <w:t xml:space="preserve"> </w:t>
      </w:r>
      <w:r w:rsidRPr="00FA6062">
        <w:t>충분하며</w:t>
      </w:r>
      <w:r w:rsidRPr="00FA6062">
        <w:t xml:space="preserve">, (v) </w:t>
      </w:r>
      <w:r w:rsidRPr="00FA6062">
        <w:t>그</w:t>
      </w:r>
      <w:r w:rsidRPr="00FA6062">
        <w:t xml:space="preserve"> </w:t>
      </w:r>
      <w:r w:rsidRPr="00FA6062">
        <w:t>부보되는</w:t>
      </w:r>
      <w:r w:rsidRPr="00FA6062">
        <w:t xml:space="preserve"> </w:t>
      </w:r>
      <w:r w:rsidRPr="00FA6062">
        <w:t>금액을</w:t>
      </w:r>
      <w:r w:rsidRPr="00FA6062">
        <w:t xml:space="preserve"> </w:t>
      </w:r>
      <w:r w:rsidRPr="00FA6062">
        <w:t>초과하거나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보험계약의</w:t>
      </w:r>
      <w:r w:rsidRPr="00FA6062">
        <w:t xml:space="preserve"> </w:t>
      </w:r>
      <w:r w:rsidRPr="00FA6062">
        <w:t>보험료에</w:t>
      </w:r>
      <w:r w:rsidRPr="00FA6062">
        <w:t xml:space="preserve"> </w:t>
      </w:r>
      <w:r w:rsidRPr="00FA6062">
        <w:t>반영되지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보험사고가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없으며</w:t>
      </w:r>
      <w:r w:rsidRPr="00FA6062">
        <w:t xml:space="preserve">, (vi) </w:t>
      </w:r>
      <w:r w:rsidRPr="00FA6062">
        <w:t>해당</w:t>
      </w:r>
      <w:r w:rsidRPr="00FA6062">
        <w:t xml:space="preserve"> </w:t>
      </w:r>
      <w:r w:rsidRPr="00FA6062">
        <w:t>보험의</w:t>
      </w:r>
      <w:r w:rsidRPr="00FA6062">
        <w:t xml:space="preserve"> </w:t>
      </w:r>
      <w:r w:rsidRPr="00FA6062">
        <w:t>보험금청구권에는</w:t>
      </w:r>
      <w:r w:rsidRPr="00FA6062">
        <w:t xml:space="preserve"> </w:t>
      </w:r>
      <w:r w:rsidRPr="00FA6062">
        <w:t>제한부담이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않다</w:t>
      </w:r>
      <w:r w:rsidRPr="00FA6062">
        <w:t>.</w:t>
      </w:r>
    </w:p>
    <w:p w14:paraId="6AF056DE" w14:textId="4F04CCA9" w:rsidR="00DD364E" w:rsidRPr="00FA6062" w:rsidRDefault="00DD364E" w:rsidP="00DD364E">
      <w:pPr>
        <w:pStyle w:val="a5"/>
        <w:wordWrap w:val="0"/>
        <w:autoSpaceDE w:val="0"/>
      </w:pP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보건</w:t>
      </w:r>
      <w:r w:rsidRPr="00FA6062">
        <w:rPr>
          <w:u w:val="none"/>
        </w:rPr>
        <w:t>.</w:t>
      </w:r>
    </w:p>
    <w:p w14:paraId="74AE9DB5" w14:textId="7B32E425" w:rsidR="00B831D3" w:rsidRPr="00FA6062" w:rsidRDefault="00DD364E" w:rsidP="00B831D3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환경</w:t>
      </w:r>
      <w:r w:rsidRPr="00FA6062">
        <w:t>(</w:t>
      </w:r>
      <w:r w:rsidRPr="00FA6062">
        <w:t>대기</w:t>
      </w:r>
      <w:r w:rsidRPr="00FA6062">
        <w:t xml:space="preserve">, </w:t>
      </w:r>
      <w:r w:rsidRPr="00FA6062">
        <w:t>수질</w:t>
      </w:r>
      <w:r w:rsidRPr="00FA6062">
        <w:t xml:space="preserve">, </w:t>
      </w:r>
      <w:r w:rsidRPr="00FA6062">
        <w:t>토양</w:t>
      </w:r>
      <w:r w:rsidRPr="00FA6062">
        <w:t xml:space="preserve">, </w:t>
      </w:r>
      <w:r w:rsidRPr="00FA6062">
        <w:t>폐기물</w:t>
      </w:r>
      <w:r w:rsidRPr="00FA6062">
        <w:t xml:space="preserve">, </w:t>
      </w:r>
      <w:r w:rsidRPr="00FA6062">
        <w:t>소음</w:t>
      </w:r>
      <w:r w:rsidRPr="00FA6062">
        <w:t xml:space="preserve">, </w:t>
      </w:r>
      <w:r w:rsidRPr="00FA6062">
        <w:t>해양</w:t>
      </w:r>
      <w:r w:rsidRPr="00FA6062">
        <w:t xml:space="preserve">, </w:t>
      </w:r>
      <w:r w:rsidRPr="00FA6062">
        <w:t>석면</w:t>
      </w:r>
      <w:r w:rsidRPr="00FA6062">
        <w:t xml:space="preserve">, </w:t>
      </w:r>
      <w:r w:rsidRPr="00FA6062">
        <w:t>비산먼지</w:t>
      </w:r>
      <w:r w:rsidRPr="00FA6062">
        <w:t xml:space="preserve"> </w:t>
      </w:r>
      <w:r w:rsidRPr="00FA6062">
        <w:t>등</w:t>
      </w:r>
      <w:r w:rsidRPr="00FA6062">
        <w:t xml:space="preserve">), </w:t>
      </w:r>
      <w:r w:rsidRPr="00FA6062">
        <w:t>안전</w:t>
      </w:r>
      <w:r w:rsidRPr="00FA6062">
        <w:t xml:space="preserve">, </w:t>
      </w:r>
      <w:r w:rsidRPr="00FA6062">
        <w:t>보건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유해물질</w:t>
      </w:r>
      <w:r w:rsidRPr="00FA6062">
        <w:t xml:space="preserve"> </w:t>
      </w:r>
      <w:r w:rsidRPr="00FA6062">
        <w:t>관리와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법령을</w:t>
      </w:r>
      <w:r w:rsidRPr="00FA6062">
        <w:t xml:space="preserve"> </w:t>
      </w:r>
      <w:ins w:id="1337" w:author="SL Partners" w:date="2025-01-22T23:53:00Z" w16du:dateUtc="2025-01-22T14:53:00Z">
        <w:r w:rsidR="00F44F50">
          <w:rPr>
            <w:rFonts w:hint="eastAsia"/>
          </w:rPr>
          <w:t>중대한</w:t>
        </w:r>
        <w:r w:rsidR="00F44F50">
          <w:rPr>
            <w:rFonts w:hint="eastAsia"/>
          </w:rPr>
          <w:t xml:space="preserve"> </w:t>
        </w:r>
        <w:r w:rsidR="00F44F50">
          <w:rPr>
            <w:rFonts w:hint="eastAsia"/>
          </w:rPr>
          <w:t>면에서</w:t>
        </w:r>
        <w:r w:rsidR="00F44F50">
          <w:rPr>
            <w:rFonts w:hint="eastAsia"/>
          </w:rPr>
          <w:t xml:space="preserve"> </w:t>
        </w:r>
      </w:ins>
      <w:r w:rsidRPr="00FA6062">
        <w:t>준수하여</w:t>
      </w:r>
      <w:r w:rsidRPr="00FA6062">
        <w:t xml:space="preserve"> </w:t>
      </w:r>
      <w:r w:rsidRPr="00FA6062">
        <w:t>왔</w:t>
      </w:r>
      <w:r w:rsidR="008E0989" w:rsidRPr="00FA6062">
        <w:t>고</w:t>
      </w:r>
      <w:r w:rsidRPr="00FA6062">
        <w:t xml:space="preserve">, </w:t>
      </w:r>
      <w:r w:rsidRPr="00FA6062">
        <w:t>관련</w:t>
      </w:r>
      <w:r w:rsidRPr="00FA6062">
        <w:t xml:space="preserve"> </w:t>
      </w:r>
      <w:r w:rsidRPr="00FA6062">
        <w:t>정부승인</w:t>
      </w:r>
      <w:r w:rsidR="008E0989" w:rsidRPr="00FA6062">
        <w:t>(</w:t>
      </w:r>
      <w:r w:rsidR="006B11C5" w:rsidRPr="00FA6062">
        <w:t>화학물질관리법</w:t>
      </w:r>
      <w:r w:rsidR="006B11C5" w:rsidRPr="00FA6062">
        <w:t xml:space="preserve">, </w:t>
      </w:r>
      <w:r w:rsidR="006B11C5" w:rsidRPr="00FA6062">
        <w:t>화학물질의</w:t>
      </w:r>
      <w:r w:rsidR="006B11C5" w:rsidRPr="00FA6062">
        <w:t xml:space="preserve"> </w:t>
      </w:r>
      <w:r w:rsidR="006B11C5" w:rsidRPr="00FA6062">
        <w:t>등록</w:t>
      </w:r>
      <w:r w:rsidR="006B11C5" w:rsidRPr="00FA6062">
        <w:t xml:space="preserve"> </w:t>
      </w:r>
      <w:r w:rsidR="006B11C5" w:rsidRPr="00FA6062">
        <w:t>및</w:t>
      </w:r>
      <w:r w:rsidR="006B11C5" w:rsidRPr="00FA6062">
        <w:t xml:space="preserve"> </w:t>
      </w:r>
      <w:r w:rsidR="006B11C5" w:rsidRPr="00FA6062">
        <w:t>평가등에</w:t>
      </w:r>
      <w:r w:rsidR="006B11C5" w:rsidRPr="00FA6062">
        <w:t xml:space="preserve"> </w:t>
      </w:r>
      <w:r w:rsidR="006B11C5" w:rsidRPr="00FA6062">
        <w:t>관한</w:t>
      </w:r>
      <w:r w:rsidR="006B11C5" w:rsidRPr="00FA6062">
        <w:t xml:space="preserve"> </w:t>
      </w:r>
      <w:r w:rsidR="006B11C5" w:rsidRPr="00FA6062">
        <w:t>법률</w:t>
      </w:r>
      <w:r w:rsidR="006B11C5" w:rsidRPr="00FA6062">
        <w:t xml:space="preserve">, </w:t>
      </w:r>
      <w:r w:rsidR="006B11C5" w:rsidRPr="00FA6062">
        <w:t>폐기물관리법</w:t>
      </w:r>
      <w:r w:rsidR="006B11C5" w:rsidRPr="00FA6062">
        <w:t xml:space="preserve">, </w:t>
      </w:r>
      <w:r w:rsidR="006B11C5" w:rsidRPr="00FA6062">
        <w:t>대기환경보전법</w:t>
      </w:r>
      <w:r w:rsidR="006B11C5" w:rsidRPr="00FA6062">
        <w:t xml:space="preserve">, </w:t>
      </w:r>
      <w:r w:rsidR="006B11C5" w:rsidRPr="00FA6062">
        <w:t>물환경보전법</w:t>
      </w:r>
      <w:r w:rsidR="006B11C5" w:rsidRPr="00FA6062">
        <w:t xml:space="preserve">, </w:t>
      </w:r>
      <w:r w:rsidR="00B76AD4" w:rsidRPr="00FA6062">
        <w:t>소음진동관리법</w:t>
      </w:r>
      <w:r w:rsidR="00B76AD4" w:rsidRPr="00FA6062">
        <w:t xml:space="preserve">, </w:t>
      </w:r>
      <w:r w:rsidR="00B76AD4" w:rsidRPr="00FA6062">
        <w:t>토양환경보전법</w:t>
      </w:r>
      <w:r w:rsidR="006B11C5" w:rsidRPr="00FA6062">
        <w:t xml:space="preserve"> </w:t>
      </w:r>
      <w:r w:rsidR="006B11C5" w:rsidRPr="00FA6062">
        <w:t>등에</w:t>
      </w:r>
      <w:r w:rsidR="006B11C5" w:rsidRPr="00FA6062">
        <w:t xml:space="preserve"> </w:t>
      </w:r>
      <w:r w:rsidR="006B11C5" w:rsidRPr="00FA6062">
        <w:t>따른</w:t>
      </w:r>
      <w:r w:rsidR="006B11C5" w:rsidRPr="00FA6062">
        <w:t xml:space="preserve"> </w:t>
      </w:r>
      <w:r w:rsidR="006B11C5" w:rsidRPr="00FA6062">
        <w:t>등록</w:t>
      </w:r>
      <w:r w:rsidR="006B11C5" w:rsidRPr="00FA6062">
        <w:t xml:space="preserve">, </w:t>
      </w:r>
      <w:r w:rsidR="006B11C5" w:rsidRPr="00FA6062">
        <w:t>신고를</w:t>
      </w:r>
      <w:r w:rsidR="006B11C5" w:rsidRPr="00FA6062">
        <w:t xml:space="preserve"> </w:t>
      </w:r>
      <w:r w:rsidR="006B11C5" w:rsidRPr="00FA6062">
        <w:t>포함하되</w:t>
      </w:r>
      <w:r w:rsidR="006B11C5" w:rsidRPr="00FA6062">
        <w:t xml:space="preserve">, </w:t>
      </w:r>
      <w:r w:rsidR="006B11C5" w:rsidRPr="00FA6062">
        <w:t>이에</w:t>
      </w:r>
      <w:r w:rsidR="006B11C5" w:rsidRPr="00FA6062">
        <w:t xml:space="preserve"> </w:t>
      </w:r>
      <w:r w:rsidR="006B11C5" w:rsidRPr="00FA6062">
        <w:t>한정하지</w:t>
      </w:r>
      <w:r w:rsidR="006B11C5" w:rsidRPr="00FA6062">
        <w:t xml:space="preserve"> </w:t>
      </w:r>
      <w:r w:rsidR="006B11C5" w:rsidRPr="00FA6062">
        <w:t>않음</w:t>
      </w:r>
      <w:r w:rsidR="008E0989" w:rsidRPr="00FA6062">
        <w:t>)</w:t>
      </w:r>
      <w:r w:rsidRPr="00FA6062">
        <w:t>을</w:t>
      </w:r>
      <w:r w:rsidRPr="00FA6062">
        <w:t xml:space="preserve"> </w:t>
      </w:r>
      <w:ins w:id="1338" w:author="SL Partners" w:date="2025-01-22T23:53:00Z" w16du:dateUtc="2025-01-22T14:53:00Z">
        <w:r w:rsidR="00F273BE">
          <w:rPr>
            <w:rFonts w:hint="eastAsia"/>
          </w:rPr>
          <w:t>중대한</w:t>
        </w:r>
        <w:r w:rsidR="00F273BE">
          <w:rPr>
            <w:rFonts w:hint="eastAsia"/>
          </w:rPr>
          <w:t xml:space="preserve"> </w:t>
        </w:r>
        <w:r w:rsidR="00F273BE">
          <w:rPr>
            <w:rFonts w:hint="eastAsia"/>
          </w:rPr>
          <w:t>면에서</w:t>
        </w:r>
        <w:r w:rsidR="00F273BE">
          <w:rPr>
            <w:rFonts w:hint="eastAsia"/>
          </w:rPr>
          <w:t xml:space="preserve"> </w:t>
        </w:r>
      </w:ins>
      <w:r w:rsidRPr="00FA6062">
        <w:t>적법</w:t>
      </w:r>
      <w:r w:rsidRPr="00FA6062">
        <w:t xml:space="preserve">, </w:t>
      </w:r>
      <w:r w:rsidRPr="00FA6062">
        <w:t>유효하게</w:t>
      </w:r>
      <w:r w:rsidRPr="00FA6062">
        <w:t xml:space="preserve"> </w:t>
      </w:r>
      <w:r w:rsidRPr="00FA6062">
        <w:t>취득하여</w:t>
      </w:r>
      <w:r w:rsidRPr="00FA6062">
        <w:t xml:space="preserve"> </w:t>
      </w:r>
      <w:r w:rsidRPr="00FA6062">
        <w:t>보유하여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사업을</w:t>
      </w:r>
      <w:r w:rsidRPr="00FA6062">
        <w:t xml:space="preserve"> </w:t>
      </w:r>
      <w:r w:rsidRPr="00FA6062">
        <w:t>영위함에</w:t>
      </w:r>
      <w:r w:rsidRPr="00FA6062">
        <w:t xml:space="preserve"> </w:t>
      </w:r>
      <w:r w:rsidRPr="00FA6062">
        <w:t>있어</w:t>
      </w:r>
      <w:r w:rsidRPr="00FA6062">
        <w:t xml:space="preserve"> </w:t>
      </w: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, </w:t>
      </w:r>
      <w:r w:rsidRPr="00FA6062">
        <w:t>보건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유해물질</w:t>
      </w:r>
      <w:r w:rsidRPr="00FA6062">
        <w:t xml:space="preserve"> </w:t>
      </w:r>
      <w:r w:rsidRPr="00FA6062">
        <w:t>관리와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명령</w:t>
      </w:r>
      <w:r w:rsidRPr="00FA6062">
        <w:t xml:space="preserve">, </w:t>
      </w:r>
      <w:r w:rsidRPr="00FA6062">
        <w:t>정부승인</w:t>
      </w:r>
      <w:r w:rsidRPr="00FA6062">
        <w:t>(</w:t>
      </w:r>
      <w:r w:rsidRPr="00FA6062">
        <w:t>정부승인에</w:t>
      </w:r>
      <w:r w:rsidRPr="00FA6062">
        <w:t xml:space="preserve"> </w:t>
      </w:r>
      <w:r w:rsidRPr="00FA6062">
        <w:t>부여된</w:t>
      </w:r>
      <w:r w:rsidRPr="00FA6062">
        <w:t xml:space="preserve"> </w:t>
      </w:r>
      <w:r w:rsidRPr="00FA6062">
        <w:t>부담이나</w:t>
      </w:r>
      <w:r w:rsidRPr="00FA6062">
        <w:t xml:space="preserve"> </w:t>
      </w:r>
      <w:r w:rsidRPr="00FA6062">
        <w:t>조건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을</w:t>
      </w:r>
      <w:r w:rsidRPr="00FA6062">
        <w:t xml:space="preserve"> </w:t>
      </w:r>
      <w:ins w:id="1339" w:author="SL Partners" w:date="2025-01-22T23:53:00Z" w16du:dateUtc="2025-01-22T14:53:00Z">
        <w:r w:rsidR="00037096">
          <w:rPr>
            <w:rFonts w:hint="eastAsia"/>
          </w:rPr>
          <w:t>중대한</w:t>
        </w:r>
        <w:r w:rsidR="00037096">
          <w:rPr>
            <w:rFonts w:hint="eastAsia"/>
          </w:rPr>
          <w:t xml:space="preserve"> </w:t>
        </w:r>
        <w:r w:rsidR="00037096">
          <w:rPr>
            <w:rFonts w:hint="eastAsia"/>
          </w:rPr>
          <w:t>면에서</w:t>
        </w:r>
        <w:r w:rsidR="00037096">
          <w:rPr>
            <w:rFonts w:hint="eastAsia"/>
          </w:rPr>
          <w:t xml:space="preserve"> </w:t>
        </w:r>
      </w:ins>
      <w:r w:rsidRPr="00FA6062">
        <w:t>준수하여</w:t>
      </w:r>
      <w:r w:rsidRPr="00FA6062">
        <w:t xml:space="preserve"> </w:t>
      </w:r>
      <w:r w:rsidRPr="00FA6062">
        <w:t>왔다</w:t>
      </w:r>
      <w:r w:rsidRPr="00FA6062">
        <w:t>.</w:t>
      </w:r>
      <w:r w:rsidR="00B831D3" w:rsidRPr="00FA6062">
        <w:t xml:space="preserve"> </w:t>
      </w:r>
      <w:r w:rsidR="00A32C8C">
        <w:rPr>
          <w:rFonts w:hint="eastAsia"/>
        </w:rPr>
        <w:t xml:space="preserve"> </w:t>
      </w:r>
      <w:r w:rsidR="00BE0435" w:rsidRPr="00FA6062">
        <w:t>대상회사는</w:t>
      </w:r>
      <w:r w:rsidR="00BE0435" w:rsidRPr="00FA6062">
        <w:t xml:space="preserve"> </w:t>
      </w:r>
      <w:r w:rsidR="00BE0435" w:rsidRPr="00FA6062">
        <w:t>대상회사가</w:t>
      </w:r>
      <w:r w:rsidR="00BE0435" w:rsidRPr="00FA6062">
        <w:t xml:space="preserve"> </w:t>
      </w:r>
      <w:r w:rsidR="00BE0435" w:rsidRPr="00FA6062">
        <w:t>취급하거나</w:t>
      </w:r>
      <w:r w:rsidR="00BE0435" w:rsidRPr="00FA6062">
        <w:t xml:space="preserve"> </w:t>
      </w:r>
      <w:r w:rsidR="00BE0435" w:rsidRPr="00FA6062">
        <w:t>수입</w:t>
      </w:r>
      <w:r w:rsidR="00BE0435" w:rsidRPr="00FA6062">
        <w:t xml:space="preserve"> </w:t>
      </w:r>
      <w:r w:rsidR="00BE0435" w:rsidRPr="00FA6062">
        <w:t>또는</w:t>
      </w:r>
      <w:r w:rsidR="00BE0435" w:rsidRPr="00FA6062">
        <w:t xml:space="preserve"> </w:t>
      </w:r>
      <w:r w:rsidR="00BE0435" w:rsidRPr="00FA6062">
        <w:t>제조하는</w:t>
      </w:r>
      <w:r w:rsidR="00BE0435" w:rsidRPr="00FA6062">
        <w:t xml:space="preserve"> </w:t>
      </w:r>
      <w:r w:rsidR="00BE0435" w:rsidRPr="00FA6062">
        <w:t>화학물질에</w:t>
      </w:r>
      <w:r w:rsidR="00BE0435" w:rsidRPr="00FA6062">
        <w:t xml:space="preserve"> </w:t>
      </w:r>
      <w:r w:rsidR="00BE0435" w:rsidRPr="00FA6062">
        <w:t>대하여</w:t>
      </w:r>
      <w:r w:rsidR="00BE0435" w:rsidRPr="00FA6062">
        <w:t xml:space="preserve"> </w:t>
      </w:r>
      <w:r w:rsidR="00BE0435" w:rsidRPr="00FA6062">
        <w:t>관련</w:t>
      </w:r>
      <w:r w:rsidR="00BE0435" w:rsidRPr="00FA6062">
        <w:t xml:space="preserve"> </w:t>
      </w:r>
      <w:r w:rsidR="00BE0435" w:rsidRPr="00FA6062">
        <w:t>법령에</w:t>
      </w:r>
      <w:r w:rsidR="00BE0435" w:rsidRPr="00FA6062">
        <w:t xml:space="preserve"> </w:t>
      </w:r>
      <w:r w:rsidR="00BE0435" w:rsidRPr="00FA6062">
        <w:t>따라</w:t>
      </w:r>
      <w:r w:rsidR="00BE0435" w:rsidRPr="00FA6062">
        <w:t xml:space="preserve"> </w:t>
      </w:r>
      <w:r w:rsidR="00BE0435" w:rsidRPr="00FA6062">
        <w:t>요구되는</w:t>
      </w:r>
      <w:r w:rsidR="00BE0435" w:rsidRPr="00FA6062">
        <w:t xml:space="preserve"> </w:t>
      </w:r>
      <w:r w:rsidR="00BE0435" w:rsidRPr="00FA6062">
        <w:t>정부승인을</w:t>
      </w:r>
      <w:r w:rsidR="00BE0435" w:rsidRPr="00FA6062">
        <w:t xml:space="preserve"> </w:t>
      </w:r>
      <w:ins w:id="1340" w:author="SL Partners" w:date="2025-01-22T23:52:00Z" w16du:dateUtc="2025-01-22T14:52:00Z">
        <w:r w:rsidR="000E7463">
          <w:rPr>
            <w:rFonts w:hint="eastAsia"/>
          </w:rPr>
          <w:t>중대한</w:t>
        </w:r>
        <w:r w:rsidR="000E7463">
          <w:rPr>
            <w:rFonts w:hint="eastAsia"/>
          </w:rPr>
          <w:t xml:space="preserve"> </w:t>
        </w:r>
        <w:r w:rsidR="000E7463">
          <w:rPr>
            <w:rFonts w:hint="eastAsia"/>
          </w:rPr>
          <w:t>면에서</w:t>
        </w:r>
        <w:r w:rsidR="000E7463">
          <w:rPr>
            <w:rFonts w:hint="eastAsia"/>
          </w:rPr>
          <w:t xml:space="preserve"> </w:t>
        </w:r>
      </w:ins>
      <w:r w:rsidR="003718CC" w:rsidRPr="00FA6062">
        <w:t>적법</w:t>
      </w:r>
      <w:r w:rsidR="003718CC" w:rsidRPr="00FA6062">
        <w:t xml:space="preserve">, </w:t>
      </w:r>
      <w:r w:rsidR="003718CC" w:rsidRPr="00FA6062">
        <w:t>유효하게</w:t>
      </w:r>
      <w:r w:rsidR="003718CC" w:rsidRPr="00FA6062">
        <w:t xml:space="preserve"> </w:t>
      </w:r>
      <w:r w:rsidR="003718CC" w:rsidRPr="00FA6062">
        <w:t>취득하여</w:t>
      </w:r>
      <w:r w:rsidR="003718CC" w:rsidRPr="00FA6062">
        <w:t xml:space="preserve"> </w:t>
      </w:r>
      <w:r w:rsidR="003718CC" w:rsidRPr="00FA6062">
        <w:t>보유하여</w:t>
      </w:r>
      <w:r w:rsidR="003718CC" w:rsidRPr="00FA6062">
        <w:t xml:space="preserve"> </w:t>
      </w:r>
      <w:r w:rsidR="003718CC" w:rsidRPr="00FA6062">
        <w:t>왔으며</w:t>
      </w:r>
      <w:r w:rsidR="003718CC" w:rsidRPr="00FA6062">
        <w:t>,</w:t>
      </w:r>
      <w:r w:rsidR="00BE0435" w:rsidRPr="00FA6062">
        <w:t xml:space="preserve"> </w:t>
      </w:r>
      <w:r w:rsidR="000F358B" w:rsidRPr="00FA6062">
        <w:t>대상회사가</w:t>
      </w:r>
      <w:r w:rsidR="000F358B" w:rsidRPr="00FA6062">
        <w:t xml:space="preserve"> </w:t>
      </w:r>
      <w:r w:rsidR="003718CC" w:rsidRPr="00FA6062">
        <w:t>보유한</w:t>
      </w:r>
      <w:r w:rsidR="000F358B" w:rsidRPr="00FA6062">
        <w:t xml:space="preserve"> </w:t>
      </w:r>
      <w:r w:rsidR="000F358B" w:rsidRPr="00FA6062">
        <w:t>정부승인에</w:t>
      </w:r>
      <w:r w:rsidR="000F358B" w:rsidRPr="00FA6062">
        <w:t xml:space="preserve"> </w:t>
      </w:r>
      <w:r w:rsidR="000F358B" w:rsidRPr="00FA6062">
        <w:t>따라</w:t>
      </w:r>
      <w:r w:rsidR="000F358B" w:rsidRPr="00FA6062">
        <w:t xml:space="preserve"> </w:t>
      </w:r>
      <w:r w:rsidR="000F358B" w:rsidRPr="00FA6062">
        <w:t>허용되는</w:t>
      </w:r>
      <w:r w:rsidR="000F358B" w:rsidRPr="00FA6062">
        <w:t xml:space="preserve"> </w:t>
      </w:r>
      <w:r w:rsidR="000F358B" w:rsidRPr="00FA6062">
        <w:t>수량</w:t>
      </w:r>
      <w:r w:rsidR="000F358B" w:rsidRPr="00FA6062">
        <w:t xml:space="preserve"> </w:t>
      </w:r>
      <w:r w:rsidR="000F358B" w:rsidRPr="00FA6062">
        <w:t>이상의</w:t>
      </w:r>
      <w:r w:rsidR="000F358B" w:rsidRPr="00FA6062">
        <w:t xml:space="preserve"> </w:t>
      </w:r>
      <w:r w:rsidR="000F358B" w:rsidRPr="00FA6062">
        <w:t>화학물질을</w:t>
      </w:r>
      <w:r w:rsidR="000F358B" w:rsidRPr="00FA6062">
        <w:t xml:space="preserve"> </w:t>
      </w:r>
      <w:r w:rsidR="000F358B" w:rsidRPr="00FA6062">
        <w:t>취급하거나</w:t>
      </w:r>
      <w:r w:rsidR="000F358B" w:rsidRPr="00FA6062">
        <w:t xml:space="preserve"> </w:t>
      </w:r>
      <w:r w:rsidR="000F358B" w:rsidRPr="00FA6062">
        <w:t>수입</w:t>
      </w:r>
      <w:r w:rsidR="000F358B" w:rsidRPr="00FA6062">
        <w:t xml:space="preserve"> </w:t>
      </w:r>
      <w:r w:rsidR="000F358B" w:rsidRPr="00FA6062">
        <w:t>또는</w:t>
      </w:r>
      <w:r w:rsidR="000F358B" w:rsidRPr="00FA6062">
        <w:t xml:space="preserve"> </w:t>
      </w:r>
      <w:r w:rsidR="000F358B" w:rsidRPr="00FA6062">
        <w:t>제조한</w:t>
      </w:r>
      <w:r w:rsidR="000F358B" w:rsidRPr="00FA6062">
        <w:t xml:space="preserve"> </w:t>
      </w:r>
      <w:r w:rsidR="000F358B" w:rsidRPr="00FA6062">
        <w:t>사실이</w:t>
      </w:r>
      <w:r w:rsidR="000F358B" w:rsidRPr="00FA6062">
        <w:t xml:space="preserve"> </w:t>
      </w:r>
      <w:r w:rsidR="000F358B" w:rsidRPr="00FA6062">
        <w:t>없다</w:t>
      </w:r>
      <w:r w:rsidR="000F358B" w:rsidRPr="00FA6062">
        <w:t xml:space="preserve">. </w:t>
      </w:r>
      <w:r w:rsidR="00A32C8C">
        <w:rPr>
          <w:rFonts w:hint="eastAsia"/>
        </w:rPr>
        <w:t xml:space="preserve"> </w:t>
      </w:r>
      <w:r w:rsidR="00A95E71">
        <w:rPr>
          <w:rFonts w:hint="eastAsia"/>
        </w:rPr>
        <w:t>대상회사가</w:t>
      </w:r>
      <w:r w:rsidR="00A95E71">
        <w:rPr>
          <w:rFonts w:hint="eastAsia"/>
        </w:rPr>
        <w:t xml:space="preserve"> </w:t>
      </w:r>
      <w:r w:rsidR="00A95E71" w:rsidRPr="00F44F50">
        <w:rPr>
          <w:rFonts w:hint="eastAsia"/>
          <w:highlight w:val="yellow"/>
          <w:rPrChange w:id="1341" w:author="SL Partners" w:date="2025-01-22T23:53:00Z" w16du:dateUtc="2025-01-22T14:53:00Z">
            <w:rPr>
              <w:rFonts w:hint="eastAsia"/>
            </w:rPr>
          </w:rPrChange>
        </w:rPr>
        <w:t>환경</w:t>
      </w:r>
      <w:r w:rsidR="00A95E71" w:rsidRPr="00F44F50">
        <w:rPr>
          <w:highlight w:val="yellow"/>
          <w:rPrChange w:id="1342" w:author="SL Partners" w:date="2025-01-22T23:53:00Z" w16du:dateUtc="2025-01-22T14:53:00Z">
            <w:rPr/>
          </w:rPrChange>
        </w:rPr>
        <w:t xml:space="preserve">, </w:t>
      </w:r>
      <w:r w:rsidR="00A95E71" w:rsidRPr="00F44F50">
        <w:rPr>
          <w:rFonts w:hint="eastAsia"/>
          <w:highlight w:val="yellow"/>
          <w:rPrChange w:id="1343" w:author="SL Partners" w:date="2025-01-22T23:53:00Z" w16du:dateUtc="2025-01-22T14:53:00Z">
            <w:rPr>
              <w:rFonts w:hint="eastAsia"/>
            </w:rPr>
          </w:rPrChange>
        </w:rPr>
        <w:t>안전</w:t>
      </w:r>
      <w:r w:rsidR="00A95E71" w:rsidRPr="00F44F50">
        <w:rPr>
          <w:highlight w:val="yellow"/>
          <w:rPrChange w:id="1344" w:author="SL Partners" w:date="2025-01-22T23:53:00Z" w16du:dateUtc="2025-01-22T14:53:00Z">
            <w:rPr/>
          </w:rPrChange>
        </w:rPr>
        <w:t xml:space="preserve">, </w:t>
      </w:r>
      <w:r w:rsidR="00A95E71" w:rsidRPr="00F44F50">
        <w:rPr>
          <w:rFonts w:hint="eastAsia"/>
          <w:highlight w:val="yellow"/>
          <w:rPrChange w:id="1345" w:author="SL Partners" w:date="2025-01-22T23:53:00Z" w16du:dateUtc="2025-01-22T14:53:00Z">
            <w:rPr>
              <w:rFonts w:hint="eastAsia"/>
            </w:rPr>
          </w:rPrChange>
        </w:rPr>
        <w:t>보건</w:t>
      </w:r>
      <w:r w:rsidR="00A95E71" w:rsidRPr="00F44F50">
        <w:rPr>
          <w:highlight w:val="yellow"/>
          <w:rPrChange w:id="1346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47" w:author="SL Partners" w:date="2025-01-22T23:53:00Z" w16du:dateUtc="2025-01-22T14:53:00Z">
            <w:rPr>
              <w:rFonts w:hint="eastAsia"/>
            </w:rPr>
          </w:rPrChange>
        </w:rPr>
        <w:t>및</w:t>
      </w:r>
      <w:r w:rsidR="00A95E71" w:rsidRPr="00F44F50">
        <w:rPr>
          <w:highlight w:val="yellow"/>
          <w:rPrChange w:id="1348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49" w:author="SL Partners" w:date="2025-01-22T23:53:00Z" w16du:dateUtc="2025-01-22T14:53:00Z">
            <w:rPr>
              <w:rFonts w:hint="eastAsia"/>
            </w:rPr>
          </w:rPrChange>
        </w:rPr>
        <w:t>유해물질</w:t>
      </w:r>
      <w:r w:rsidR="00A95E71" w:rsidRPr="00F44F50">
        <w:rPr>
          <w:highlight w:val="yellow"/>
          <w:rPrChange w:id="1350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51" w:author="SL Partners" w:date="2025-01-22T23:53:00Z" w16du:dateUtc="2025-01-22T14:53:00Z">
            <w:rPr>
              <w:rFonts w:hint="eastAsia"/>
            </w:rPr>
          </w:rPrChange>
        </w:rPr>
        <w:t>관리와</w:t>
      </w:r>
      <w:r w:rsidR="00A95E71" w:rsidRPr="00F44F50">
        <w:rPr>
          <w:highlight w:val="yellow"/>
          <w:rPrChange w:id="1352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53" w:author="SL Partners" w:date="2025-01-22T23:53:00Z" w16du:dateUtc="2025-01-22T14:53:00Z">
            <w:rPr>
              <w:rFonts w:hint="eastAsia"/>
            </w:rPr>
          </w:rPrChange>
        </w:rPr>
        <w:t>관련된</w:t>
      </w:r>
      <w:r w:rsidR="00A95E71" w:rsidRPr="00F44F50">
        <w:rPr>
          <w:highlight w:val="yellow"/>
          <w:rPrChange w:id="1354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55" w:author="SL Partners" w:date="2025-01-22T23:53:00Z" w16du:dateUtc="2025-01-22T14:53:00Z">
            <w:rPr>
              <w:rFonts w:hint="eastAsia"/>
            </w:rPr>
          </w:rPrChange>
        </w:rPr>
        <w:t>법령과</w:t>
      </w:r>
      <w:r w:rsidR="00A95E71" w:rsidRPr="00F44F50">
        <w:rPr>
          <w:highlight w:val="yellow"/>
          <w:rPrChange w:id="1356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57" w:author="SL Partners" w:date="2025-01-22T23:53:00Z" w16du:dateUtc="2025-01-22T14:53:00Z">
            <w:rPr>
              <w:rFonts w:hint="eastAsia"/>
            </w:rPr>
          </w:rPrChange>
        </w:rPr>
        <w:t>관련</w:t>
      </w:r>
      <w:r w:rsidR="00A95E71" w:rsidRPr="00F44F50">
        <w:rPr>
          <w:highlight w:val="yellow"/>
          <w:rPrChange w:id="1358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59" w:author="SL Partners" w:date="2025-01-22T23:53:00Z" w16du:dateUtc="2025-01-22T14:53:00Z">
            <w:rPr>
              <w:rFonts w:hint="eastAsia"/>
            </w:rPr>
          </w:rPrChange>
        </w:rPr>
        <w:t>정부승인을</w:t>
      </w:r>
      <w:r w:rsidR="00A95E71" w:rsidRPr="00F44F50">
        <w:rPr>
          <w:highlight w:val="yellow"/>
          <w:rPrChange w:id="1360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61" w:author="SL Partners" w:date="2025-01-22T23:53:00Z" w16du:dateUtc="2025-01-22T14:53:00Z">
            <w:rPr>
              <w:rFonts w:hint="eastAsia"/>
            </w:rPr>
          </w:rPrChange>
        </w:rPr>
        <w:t>준수하기</w:t>
      </w:r>
      <w:r w:rsidR="00A95E71" w:rsidRPr="00F44F50">
        <w:rPr>
          <w:highlight w:val="yellow"/>
          <w:rPrChange w:id="1362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63" w:author="SL Partners" w:date="2025-01-22T23:53:00Z" w16du:dateUtc="2025-01-22T14:53:00Z">
            <w:rPr>
              <w:rFonts w:hint="eastAsia"/>
            </w:rPr>
          </w:rPrChange>
        </w:rPr>
        <w:t>위해</w:t>
      </w:r>
      <w:r w:rsidR="00A95E71" w:rsidRPr="00F44F50">
        <w:rPr>
          <w:highlight w:val="yellow"/>
          <w:rPrChange w:id="1364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65" w:author="SL Partners" w:date="2025-01-22T23:53:00Z" w16du:dateUtc="2025-01-22T14:53:00Z">
            <w:rPr>
              <w:rFonts w:hint="eastAsia"/>
            </w:rPr>
          </w:rPrChange>
        </w:rPr>
        <w:t>자본적</w:t>
      </w:r>
      <w:r w:rsidR="00A95E71" w:rsidRPr="00F44F50">
        <w:rPr>
          <w:highlight w:val="yellow"/>
          <w:rPrChange w:id="1366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67" w:author="SL Partners" w:date="2025-01-22T23:53:00Z" w16du:dateUtc="2025-01-22T14:53:00Z">
            <w:rPr>
              <w:rFonts w:hint="eastAsia"/>
            </w:rPr>
          </w:rPrChange>
        </w:rPr>
        <w:t>지출이</w:t>
      </w:r>
      <w:r w:rsidR="00A95E71" w:rsidRPr="00F44F50">
        <w:rPr>
          <w:highlight w:val="yellow"/>
          <w:rPrChange w:id="1368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69" w:author="SL Partners" w:date="2025-01-22T23:53:00Z" w16du:dateUtc="2025-01-22T14:53:00Z">
            <w:rPr>
              <w:rFonts w:hint="eastAsia"/>
            </w:rPr>
          </w:rPrChange>
        </w:rPr>
        <w:t>요구되지</w:t>
      </w:r>
      <w:r w:rsidR="00A95E71" w:rsidRPr="00F44F50">
        <w:rPr>
          <w:highlight w:val="yellow"/>
          <w:rPrChange w:id="1370" w:author="SL Partners" w:date="2025-01-22T23:53:00Z" w16du:dateUtc="2025-01-22T14:53:00Z">
            <w:rPr/>
          </w:rPrChange>
        </w:rPr>
        <w:t xml:space="preserve"> </w:t>
      </w:r>
      <w:r w:rsidR="00A95E71" w:rsidRPr="00F44F50">
        <w:rPr>
          <w:rFonts w:hint="eastAsia"/>
          <w:highlight w:val="yellow"/>
          <w:rPrChange w:id="1371" w:author="SL Partners" w:date="2025-01-22T23:53:00Z" w16du:dateUtc="2025-01-22T14:53:00Z">
            <w:rPr>
              <w:rFonts w:hint="eastAsia"/>
            </w:rPr>
          </w:rPrChange>
        </w:rPr>
        <w:t>않고</w:t>
      </w:r>
      <w:r w:rsidR="00A95E71">
        <w:rPr>
          <w:rFonts w:hint="eastAsia"/>
        </w:rPr>
        <w:t xml:space="preserve">, </w:t>
      </w:r>
      <w:ins w:id="1372" w:author="SL Partners" w:date="2025-01-22T23:53:00Z" w16du:dateUtc="2025-01-22T14:53:00Z">
        <w:r w:rsidR="000E7463">
          <w:rPr>
            <w:rFonts w:hint="eastAsia"/>
          </w:rPr>
          <w:t>매도인이</w:t>
        </w:r>
        <w:r w:rsidR="000E7463">
          <w:rPr>
            <w:rFonts w:hint="eastAsia"/>
          </w:rPr>
          <w:t xml:space="preserve"> </w:t>
        </w:r>
        <w:r w:rsidR="000E7463">
          <w:rPr>
            <w:rFonts w:hint="eastAsia"/>
          </w:rPr>
          <w:t>알고</w:t>
        </w:r>
        <w:r w:rsidR="000E7463">
          <w:rPr>
            <w:rFonts w:hint="eastAsia"/>
          </w:rPr>
          <w:t xml:space="preserve"> </w:t>
        </w:r>
        <w:r w:rsidR="000E7463">
          <w:rPr>
            <w:rFonts w:hint="eastAsia"/>
          </w:rPr>
          <w:t>있는</w:t>
        </w:r>
        <w:r w:rsidR="000E7463">
          <w:rPr>
            <w:rFonts w:hint="eastAsia"/>
          </w:rPr>
          <w:t xml:space="preserve"> </w:t>
        </w:r>
        <w:r w:rsidR="000E7463">
          <w:rPr>
            <w:rFonts w:hint="eastAsia"/>
          </w:rPr>
          <w:t>한</w:t>
        </w:r>
        <w:r w:rsidR="000E7463">
          <w:rPr>
            <w:rFonts w:hint="eastAsia"/>
          </w:rPr>
          <w:t xml:space="preserve"> </w:t>
        </w:r>
      </w:ins>
      <w:r w:rsidR="00A95E71">
        <w:rPr>
          <w:rFonts w:hint="eastAsia"/>
        </w:rPr>
        <w:t>그러한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자본적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지출이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발생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또는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필요할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것으로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예상되는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사정도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없다</w:t>
      </w:r>
      <w:r w:rsidR="00A95E71">
        <w:rPr>
          <w:rFonts w:hint="eastAsia"/>
        </w:rPr>
        <w:t xml:space="preserve">. </w:t>
      </w:r>
    </w:p>
    <w:p w14:paraId="68D2BC1D" w14:textId="12FA47F8" w:rsidR="00DD364E" w:rsidRPr="00FA6062" w:rsidRDefault="00095249" w:rsidP="00DD364E">
      <w:pPr>
        <w:pStyle w:val="2f2"/>
        <w:wordWrap w:val="0"/>
        <w:autoSpaceDE w:val="0"/>
      </w:pPr>
      <w:ins w:id="1373" w:author="SL Partners" w:date="2025-01-22T23:54:00Z" w16du:dateUtc="2025-01-22T14:54:00Z">
        <w:r>
          <w:rPr>
            <w:rFonts w:hint="eastAsia"/>
          </w:rPr>
          <w:t>매도인이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알고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</w:t>
        </w:r>
        <w:r>
          <w:rPr>
            <w:rFonts w:hint="eastAsia"/>
          </w:rPr>
          <w:t xml:space="preserve"> </w:t>
        </w:r>
      </w:ins>
      <w:r w:rsidR="00DD364E" w:rsidRPr="00FA6062">
        <w:t>대상회사</w:t>
      </w:r>
      <w:r w:rsidR="00306561" w:rsidRPr="00FA6062">
        <w:t>가</w:t>
      </w:r>
      <w:r w:rsidR="00DD364E" w:rsidRPr="00FA6062">
        <w:t xml:space="preserve"> </w:t>
      </w:r>
      <w:r w:rsidR="00DD364E" w:rsidRPr="00FA6062">
        <w:t>현재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과거에</w:t>
      </w:r>
      <w:r w:rsidR="00DD364E" w:rsidRPr="00FA6062">
        <w:t xml:space="preserve"> </w:t>
      </w:r>
      <w:r w:rsidR="00DD364E" w:rsidRPr="00FA6062">
        <w:t>소유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사용한</w:t>
      </w:r>
      <w:r w:rsidR="00DD364E" w:rsidRPr="00FA6062">
        <w:t xml:space="preserve"> </w:t>
      </w:r>
      <w:r w:rsidR="00DD364E" w:rsidRPr="00FA6062">
        <w:t>어떤</w:t>
      </w:r>
      <w:r w:rsidR="00DD364E" w:rsidRPr="00FA6062">
        <w:t xml:space="preserve"> </w:t>
      </w:r>
      <w:r w:rsidR="00DD364E" w:rsidRPr="00FA6062">
        <w:t>부동산이나</w:t>
      </w:r>
      <w:r w:rsidR="00DD364E" w:rsidRPr="00FA6062">
        <w:t xml:space="preserve"> </w:t>
      </w:r>
      <w:r w:rsidR="00DD364E" w:rsidRPr="00FA6062">
        <w:t>사업장도</w:t>
      </w:r>
      <w:r w:rsidR="00DD364E" w:rsidRPr="00FA6062">
        <w:t xml:space="preserve"> </w:t>
      </w:r>
      <w:r w:rsidR="00DD364E" w:rsidRPr="00FA6062">
        <w:t>환경</w:t>
      </w:r>
      <w:r w:rsidR="00DD364E" w:rsidRPr="00FA6062">
        <w:t xml:space="preserve">, </w:t>
      </w:r>
      <w:r w:rsidR="00DD364E" w:rsidRPr="00FA6062">
        <w:t>안전</w:t>
      </w:r>
      <w:r w:rsidR="00DD364E" w:rsidRPr="00FA6062">
        <w:t xml:space="preserve">, </w:t>
      </w:r>
      <w:r w:rsidR="00DD364E" w:rsidRPr="00FA6062">
        <w:t>보건</w:t>
      </w:r>
      <w:r w:rsidR="00DD364E" w:rsidRPr="00FA6062">
        <w:t xml:space="preserve"> </w:t>
      </w:r>
      <w:r w:rsidR="00DD364E" w:rsidRPr="00FA6062">
        <w:t>및</w:t>
      </w:r>
      <w:r w:rsidR="00DD364E" w:rsidRPr="00FA6062">
        <w:t xml:space="preserve"> </w:t>
      </w:r>
      <w:r w:rsidR="00DD364E" w:rsidRPr="00FA6062">
        <w:t>유해물질</w:t>
      </w:r>
      <w:r w:rsidR="00DD364E" w:rsidRPr="00FA6062">
        <w:t xml:space="preserve"> </w:t>
      </w:r>
      <w:r w:rsidR="00DD364E" w:rsidRPr="00FA6062">
        <w:t>관리와</w:t>
      </w:r>
      <w:r w:rsidR="00DD364E" w:rsidRPr="00FA6062">
        <w:t xml:space="preserve"> </w:t>
      </w:r>
      <w:r w:rsidR="00DD364E" w:rsidRPr="00FA6062">
        <w:t>관련된</w:t>
      </w:r>
      <w:r w:rsidR="00DD364E" w:rsidRPr="00FA6062">
        <w:t xml:space="preserve"> </w:t>
      </w:r>
      <w:r w:rsidR="00DD364E" w:rsidRPr="00FA6062">
        <w:t>법령상</w:t>
      </w:r>
      <w:r w:rsidR="00DD364E" w:rsidRPr="00FA6062">
        <w:t xml:space="preserve"> </w:t>
      </w:r>
      <w:r w:rsidR="00DD364E" w:rsidRPr="00FA6062">
        <w:t>복원이</w:t>
      </w:r>
      <w:r w:rsidR="00DD364E" w:rsidRPr="00FA6062">
        <w:t xml:space="preserve"> </w:t>
      </w:r>
      <w:r w:rsidR="00DD364E" w:rsidRPr="00FA6062">
        <w:t>요구될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유해물질에</w:t>
      </w:r>
      <w:r w:rsidR="00DD364E" w:rsidRPr="00FA6062">
        <w:t xml:space="preserve"> </w:t>
      </w:r>
      <w:r w:rsidR="00DD364E" w:rsidRPr="00FA6062">
        <w:t>의해</w:t>
      </w:r>
      <w:r w:rsidR="00DD364E" w:rsidRPr="00FA6062">
        <w:t xml:space="preserve"> </w:t>
      </w:r>
      <w:r w:rsidR="00DD364E" w:rsidRPr="00FA6062">
        <w:t>오염된</w:t>
      </w:r>
      <w:r w:rsidR="00DD364E" w:rsidRPr="00FA6062">
        <w:t xml:space="preserve"> </w:t>
      </w:r>
      <w:r w:rsidR="00DD364E" w:rsidRPr="00FA6062">
        <w:t>사실이</w:t>
      </w:r>
      <w:r w:rsidR="00DD364E" w:rsidRPr="00FA6062">
        <w:t xml:space="preserve"> </w:t>
      </w:r>
      <w:r w:rsidR="00DD364E" w:rsidRPr="00FA6062">
        <w:t>없</w:t>
      </w:r>
      <w:r w:rsidR="00E43A0B" w:rsidRPr="00FA6062">
        <w:t>고</w:t>
      </w:r>
      <w:r w:rsidR="00E43A0B" w:rsidRPr="00FA6062">
        <w:t xml:space="preserve">, </w:t>
      </w:r>
      <w:r w:rsidR="00E43A0B" w:rsidRPr="00FA6062">
        <w:t>기타</w:t>
      </w:r>
      <w:r w:rsidR="00E43A0B" w:rsidRPr="00FA6062">
        <w:t xml:space="preserve"> </w:t>
      </w:r>
      <w:r w:rsidR="00E43A0B" w:rsidRPr="00FA6062">
        <w:t>환경</w:t>
      </w:r>
      <w:r w:rsidR="00E43A0B" w:rsidRPr="00FA6062">
        <w:t xml:space="preserve"> </w:t>
      </w:r>
      <w:r w:rsidR="00E43A0B" w:rsidRPr="00FA6062">
        <w:t>오염</w:t>
      </w:r>
      <w:r w:rsidR="00E43A0B" w:rsidRPr="00FA6062">
        <w:t xml:space="preserve"> </w:t>
      </w:r>
      <w:r w:rsidR="00E43A0B" w:rsidRPr="00FA6062">
        <w:t>관련</w:t>
      </w:r>
      <w:r w:rsidR="00E43A0B" w:rsidRPr="00FA6062">
        <w:t xml:space="preserve"> </w:t>
      </w:r>
      <w:r w:rsidR="00E43A0B" w:rsidRPr="00FA6062">
        <w:t>책임</w:t>
      </w:r>
      <w:r w:rsidR="00E43A0B" w:rsidRPr="00FA6062">
        <w:t>(</w:t>
      </w:r>
      <w:r w:rsidR="00E43A0B" w:rsidRPr="00FA6062">
        <w:t>정화책임</w:t>
      </w:r>
      <w:r w:rsidR="00E43A0B" w:rsidRPr="00FA6062">
        <w:t xml:space="preserve"> </w:t>
      </w:r>
      <w:r w:rsidR="00E43A0B" w:rsidRPr="00FA6062">
        <w:t>포함</w:t>
      </w:r>
      <w:r w:rsidR="00E43A0B" w:rsidRPr="00FA6062">
        <w:t>)</w:t>
      </w:r>
      <w:r w:rsidR="00E43A0B" w:rsidRPr="00FA6062">
        <w:t>이나</w:t>
      </w:r>
      <w:r w:rsidR="00E43A0B" w:rsidRPr="00FA6062">
        <w:t xml:space="preserve"> </w:t>
      </w:r>
      <w:r w:rsidR="00E43A0B" w:rsidRPr="00FA6062">
        <w:t>채무를</w:t>
      </w:r>
      <w:r w:rsidR="00E43A0B" w:rsidRPr="00FA6062">
        <w:t xml:space="preserve"> </w:t>
      </w:r>
      <w:r w:rsidR="00E43A0B" w:rsidRPr="00FA6062">
        <w:t>부담하지</w:t>
      </w:r>
      <w:r w:rsidR="00E43A0B" w:rsidRPr="00FA6062">
        <w:t xml:space="preserve"> </w:t>
      </w:r>
      <w:r w:rsidR="00E43A0B" w:rsidRPr="00FA6062">
        <w:t>아니하며</w:t>
      </w:r>
      <w:r w:rsidR="00E43A0B" w:rsidRPr="00FA6062">
        <w:t xml:space="preserve">, </w:t>
      </w:r>
      <w:r w:rsidR="00E43A0B" w:rsidRPr="00FA6062">
        <w:t>매도인들이</w:t>
      </w:r>
      <w:r w:rsidR="00E43A0B" w:rsidRPr="00FA6062">
        <w:t xml:space="preserve"> </w:t>
      </w:r>
      <w:r w:rsidR="00E43A0B" w:rsidRPr="00FA6062">
        <w:t>알고</w:t>
      </w:r>
      <w:r w:rsidR="00E43A0B" w:rsidRPr="00FA6062">
        <w:t xml:space="preserve"> </w:t>
      </w:r>
      <w:r w:rsidR="00E43A0B" w:rsidRPr="00FA6062">
        <w:t>있는</w:t>
      </w:r>
      <w:r w:rsidR="00E43A0B" w:rsidRPr="00FA6062">
        <w:t xml:space="preserve"> </w:t>
      </w:r>
      <w:r w:rsidR="00E43A0B" w:rsidRPr="00FA6062">
        <w:t>한</w:t>
      </w:r>
      <w:r w:rsidR="00E43A0B" w:rsidRPr="00FA6062">
        <w:t xml:space="preserve"> </w:t>
      </w:r>
      <w:r w:rsidR="00E43A0B" w:rsidRPr="00FA6062">
        <w:t>그러한</w:t>
      </w:r>
      <w:r w:rsidR="00E43A0B" w:rsidRPr="00FA6062">
        <w:t xml:space="preserve"> </w:t>
      </w:r>
      <w:r w:rsidR="00E43A0B" w:rsidRPr="00FA6062">
        <w:t>우려도</w:t>
      </w:r>
      <w:r w:rsidR="00E43A0B" w:rsidRPr="00FA6062">
        <w:t xml:space="preserve"> </w:t>
      </w:r>
      <w:r w:rsidR="00E43A0B" w:rsidRPr="00FA6062">
        <w:t>없</w:t>
      </w:r>
      <w:r w:rsidR="00DD364E" w:rsidRPr="00FA6062">
        <w:t>다</w:t>
      </w:r>
      <w:r w:rsidR="00DD364E" w:rsidRPr="00FA6062">
        <w:t>.</w:t>
      </w:r>
    </w:p>
    <w:p w14:paraId="54E08231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영향의</w:t>
      </w:r>
      <w:r w:rsidRPr="00FA6062">
        <w:t xml:space="preserve"> </w:t>
      </w:r>
      <w:r w:rsidRPr="00FA6062">
        <w:t>부존재</w:t>
      </w:r>
      <w:r w:rsidRPr="00FA6062">
        <w:rPr>
          <w:u w:val="none"/>
        </w:rPr>
        <w:t xml:space="preserve">. </w:t>
      </w:r>
    </w:p>
    <w:p w14:paraId="43EF73CF" w14:textId="396B7C41" w:rsidR="00DD364E" w:rsidRPr="00FA6062" w:rsidRDefault="00DD364E" w:rsidP="00DD364E">
      <w:pPr>
        <w:pStyle w:val="2f2"/>
        <w:wordWrap w:val="0"/>
        <w:autoSpaceDE w:val="0"/>
      </w:pPr>
      <w:r w:rsidRPr="00FA6062">
        <w:lastRenderedPageBreak/>
        <w:t>실사기준일</w:t>
      </w:r>
      <w:r w:rsidRPr="00FA6062">
        <w:t xml:space="preserve"> </w:t>
      </w:r>
      <w:r w:rsidRPr="00FA6062">
        <w:t>이후</w:t>
      </w:r>
      <w:r w:rsidRPr="00FA6062">
        <w:t xml:space="preserve"> (i) </w:t>
      </w:r>
      <w:r w:rsidRPr="00FA6062">
        <w:t>대상회사에</w:t>
      </w:r>
      <w:r w:rsidRPr="00FA6062">
        <w:t xml:space="preserve"> </w:t>
      </w: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영향이</w:t>
      </w:r>
      <w:r w:rsidRPr="00FA6062">
        <w:t xml:space="preserve"> </w:t>
      </w:r>
      <w:r w:rsidRPr="00FA6062">
        <w:t>발생하지</w:t>
      </w:r>
      <w:r w:rsidRPr="00FA6062">
        <w:t xml:space="preserve"> </w:t>
      </w:r>
      <w:r w:rsidRPr="00FA6062">
        <w:t>아니하였으며</w:t>
      </w:r>
      <w:r w:rsidRPr="00FA6062">
        <w:t xml:space="preserve">, (ii)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영위하였고</w:t>
      </w:r>
      <w:r w:rsidRPr="00FA6062">
        <w:t xml:space="preserve">, (iii) </w:t>
      </w:r>
      <w:r w:rsidRPr="00FA6062">
        <w:t>제</w:t>
      </w:r>
      <w:r w:rsidR="00A95E71">
        <w:rPr>
          <w:rFonts w:hint="eastAsia"/>
        </w:rPr>
        <w:t>6</w:t>
      </w:r>
      <w:r w:rsidRPr="00FA6062">
        <w:t>.1</w:t>
      </w:r>
      <w:r w:rsidRPr="00FA6062">
        <w:t>조</w:t>
      </w:r>
      <w:r w:rsidRPr="00FA6062">
        <w:t xml:space="preserve"> </w:t>
      </w:r>
      <w:r w:rsidRPr="00FA6062">
        <w:t>제</w:t>
      </w:r>
      <w:r w:rsidRPr="00FA6062">
        <w:t>(4)</w:t>
      </w:r>
      <w:r w:rsidRPr="00FA6062">
        <w:t>항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사유가</w:t>
      </w:r>
      <w:r w:rsidRPr="00FA6062">
        <w:t xml:space="preserve"> </w:t>
      </w:r>
      <w:r w:rsidRPr="00FA6062">
        <w:t>발생하지</w:t>
      </w:r>
      <w:r w:rsidRPr="00FA6062">
        <w:t xml:space="preserve"> </w:t>
      </w:r>
      <w:r w:rsidRPr="00FA6062">
        <w:t>아니하였다</w:t>
      </w:r>
      <w:r w:rsidRPr="00FA6062">
        <w:t xml:space="preserve">. </w:t>
      </w:r>
    </w:p>
    <w:p w14:paraId="059C9BE9" w14:textId="0C41605A" w:rsidR="00DD364E" w:rsidRPr="00FA6062" w:rsidRDefault="00DD364E" w:rsidP="00DD364E">
      <w:pPr>
        <w:pStyle w:val="a5"/>
        <w:wordWrap w:val="0"/>
        <w:autoSpaceDE w:val="0"/>
      </w:pPr>
      <w:r w:rsidRPr="00FA6062">
        <w:t>수수료</w:t>
      </w:r>
      <w:r w:rsidRPr="00FA6062">
        <w:t xml:space="preserve"> </w:t>
      </w:r>
      <w:r w:rsidRPr="00FA6062">
        <w:t>없음</w:t>
      </w:r>
      <w:r w:rsidRPr="00FA6062">
        <w:t>.</w:t>
      </w:r>
    </w:p>
    <w:p w14:paraId="6415DECF" w14:textId="77777777" w:rsidR="00DD364E" w:rsidRPr="00FA6062" w:rsidRDefault="00DD364E" w:rsidP="00DD364E">
      <w:pPr>
        <w:pStyle w:val="2f2"/>
        <w:wordWrap w:val="0"/>
        <w:autoSpaceDE w:val="0"/>
      </w:pPr>
      <w:r w:rsidRPr="00FA6062">
        <w:t>대상회사는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관련하여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수수료</w:t>
      </w:r>
      <w:r w:rsidRPr="00FA6062">
        <w:t xml:space="preserve">, </w:t>
      </w:r>
      <w:r w:rsidRPr="00FA6062">
        <w:t>커미션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보수의</w:t>
      </w:r>
      <w:r w:rsidRPr="00FA6062">
        <w:t xml:space="preserve"> </w:t>
      </w:r>
      <w:r w:rsidRPr="00FA6062">
        <w:t>지급의무를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수수료</w:t>
      </w:r>
      <w:r w:rsidRPr="00FA6062">
        <w:t xml:space="preserve"> </w:t>
      </w:r>
      <w:r w:rsidRPr="00FA6062">
        <w:t>등을</w:t>
      </w:r>
      <w:r w:rsidRPr="00FA6062">
        <w:t xml:space="preserve"> </w:t>
      </w:r>
      <w:r w:rsidRPr="00FA6062">
        <w:t>청구할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체결하거나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취한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>.</w:t>
      </w:r>
    </w:p>
    <w:p w14:paraId="361188A3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실사자료의</w:t>
      </w:r>
      <w:r w:rsidRPr="00FA6062">
        <w:t xml:space="preserve"> </w:t>
      </w:r>
      <w:r w:rsidRPr="00FA6062">
        <w:t>정확성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완전</w:t>
      </w:r>
      <w:r w:rsidRPr="00FA6062">
        <w:t xml:space="preserve"> </w:t>
      </w:r>
      <w:r w:rsidRPr="00FA6062">
        <w:t>공개</w:t>
      </w:r>
      <w:r w:rsidRPr="00FA6062">
        <w:rPr>
          <w:u w:val="none"/>
        </w:rPr>
        <w:t>.</w:t>
      </w:r>
    </w:p>
    <w:p w14:paraId="5A783E7A" w14:textId="2458EB81" w:rsidR="00DD364E" w:rsidRPr="00FA6062" w:rsidRDefault="00DD364E" w:rsidP="003226D7">
      <w:pPr>
        <w:pStyle w:val="2f2"/>
        <w:wordWrap w:val="0"/>
        <w:autoSpaceDE w:val="0"/>
      </w:pPr>
      <w:r w:rsidRPr="00FA6062">
        <w:t>매도인들이</w:t>
      </w:r>
      <w:r w:rsidRPr="00FA6062">
        <w:t xml:space="preserve"> </w:t>
      </w:r>
      <w:r w:rsidRPr="00FA6062">
        <w:t>대상회사</w:t>
      </w:r>
      <w:r w:rsidR="00306561" w:rsidRPr="00FA6062">
        <w:t>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제공한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정보는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정확하고</w:t>
      </w:r>
      <w:r w:rsidRPr="00FA6062">
        <w:t xml:space="preserve"> </w:t>
      </w:r>
      <w:r w:rsidRPr="00FA6062">
        <w:t>진실하며</w:t>
      </w:r>
      <w:r w:rsidRPr="00FA6062">
        <w:t xml:space="preserve">, </w:t>
      </w:r>
      <w:r w:rsidRPr="00FA6062">
        <w:t>매수인이</w:t>
      </w:r>
      <w:r w:rsidRPr="00FA6062">
        <w:t xml:space="preserve"> </w:t>
      </w:r>
      <w:r w:rsidRPr="00FA6062">
        <w:t>대상회사</w:t>
      </w:r>
      <w:r w:rsidR="00306561" w:rsidRPr="00FA6062">
        <w:t>를</w:t>
      </w:r>
      <w:r w:rsidRPr="00FA6062">
        <w:t xml:space="preserve"> </w:t>
      </w:r>
      <w:r w:rsidRPr="00FA6062">
        <w:t>파악하고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가치를</w:t>
      </w:r>
      <w:r w:rsidRPr="00FA6062">
        <w:t xml:space="preserve"> </w:t>
      </w:r>
      <w:r w:rsidRPr="00FA6062">
        <w:t>평가하는데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정보의</w:t>
      </w:r>
      <w:r w:rsidRPr="00FA6062">
        <w:t xml:space="preserve"> </w:t>
      </w:r>
      <w:r w:rsidRPr="00FA6062">
        <w:t>누락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제공되었다</w:t>
      </w:r>
      <w:r w:rsidRPr="00FA6062">
        <w:t xml:space="preserve">. </w:t>
      </w:r>
      <w:bookmarkEnd w:id="1229"/>
    </w:p>
    <w:bookmarkEnd w:id="1217"/>
    <w:bookmarkEnd w:id="1218"/>
    <w:bookmarkEnd w:id="1219"/>
    <w:p w14:paraId="7BEC6645" w14:textId="77777777" w:rsidR="0019412C" w:rsidRPr="00FA6062" w:rsidRDefault="0019412C" w:rsidP="0019412C">
      <w:pPr>
        <w:ind w:left="0" w:firstLine="0"/>
        <w:rPr>
          <w:rFonts w:eastAsia="바탕"/>
          <w:lang w:eastAsia="ko-KR"/>
        </w:rPr>
        <w:sectPr w:rsidR="0019412C" w:rsidRPr="00FA6062" w:rsidSect="00812603">
          <w:footerReference w:type="default" r:id="rId25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0FF88698" w14:textId="77777777" w:rsidR="00200DC2" w:rsidRPr="00FA6062" w:rsidRDefault="00200DC2" w:rsidP="00200DC2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 w:rsidRPr="00FA6062">
        <w:rPr>
          <w:rFonts w:eastAsia="바탕"/>
          <w:b/>
          <w:sz w:val="23"/>
          <w:szCs w:val="23"/>
          <w:u w:val="single"/>
          <w:lang w:eastAsia="ko-KR"/>
        </w:rPr>
        <w:lastRenderedPageBreak/>
        <w:t>공개목록</w:t>
      </w:r>
    </w:p>
    <w:p w14:paraId="4C5028EB" w14:textId="35828546" w:rsidR="00200DC2" w:rsidRPr="00FA6062" w:rsidRDefault="00200DC2" w:rsidP="00200DC2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="00A95E71">
        <w:rPr>
          <w:rFonts w:cs="Times New Roman" w:hint="eastAsia"/>
        </w:rPr>
        <w:t>7</w:t>
      </w:r>
      <w:r w:rsidRPr="00FA6062">
        <w:rPr>
          <w:rFonts w:cs="Times New Roman"/>
        </w:rPr>
        <w:t>.1</w:t>
      </w:r>
      <w:r w:rsidRPr="00FA6062">
        <w:rPr>
          <w:rFonts w:cs="Times New Roman"/>
        </w:rPr>
        <w:t>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u w:val="single"/>
        </w:rPr>
        <w:t>별지</w:t>
      </w:r>
      <w:r w:rsidRPr="00FA6062">
        <w:rPr>
          <w:rFonts w:cs="Times New Roman"/>
          <w:u w:val="single"/>
        </w:rPr>
        <w:t xml:space="preserve"> </w:t>
      </w:r>
      <w:r w:rsidR="00A95E71">
        <w:rPr>
          <w:rFonts w:cs="Times New Roman" w:hint="eastAsia"/>
          <w:u w:val="single"/>
        </w:rPr>
        <w:t>7</w:t>
      </w:r>
      <w:r w:rsidRPr="00FA6062">
        <w:rPr>
          <w:rFonts w:cs="Times New Roman"/>
          <w:u w:val="single"/>
        </w:rPr>
        <w:t>.1(9)</w:t>
      </w:r>
      <w:r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기재된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szCs w:val="22"/>
        </w:rPr>
        <w:t>대상회사에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대한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진술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및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보장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예외사항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공개목록의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대해서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3A3EA5F3" w14:textId="77777777" w:rsidR="00200DC2" w:rsidRPr="00FA6062" w:rsidRDefault="00200DC2" w:rsidP="00200DC2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공개목록에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명시된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허위로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만들거나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중요사항이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누락되어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아니하고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그러한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합리적이고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객관적으로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직접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대해서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1071284F" w14:textId="77777777" w:rsidR="00200DC2" w:rsidRPr="00FA6062" w:rsidRDefault="00200DC2" w:rsidP="00200DC2">
      <w:pPr>
        <w:pStyle w:val="ad"/>
        <w:wordWrap w:val="0"/>
        <w:autoSpaceDE w:val="0"/>
        <w:jc w:val="center"/>
        <w:rPr>
          <w:rFonts w:eastAsia="바탕"/>
          <w:b/>
          <w:szCs w:val="22"/>
        </w:rPr>
      </w:pPr>
      <w:r w:rsidRPr="00FA6062">
        <w:rPr>
          <w:rFonts w:eastAsia="바탕"/>
          <w:b/>
          <w:szCs w:val="22"/>
          <w:highlight w:val="yellow"/>
        </w:rPr>
        <w:t>[</w:t>
      </w:r>
      <w:r w:rsidRPr="00FA6062">
        <w:rPr>
          <w:rFonts w:eastAsia="바탕"/>
          <w:b/>
          <w:szCs w:val="22"/>
          <w:highlight w:val="yellow"/>
        </w:rPr>
        <w:t>매도인들</w:t>
      </w:r>
      <w:r w:rsidRPr="00FA6062">
        <w:rPr>
          <w:rFonts w:eastAsia="바탕"/>
          <w:b/>
          <w:szCs w:val="22"/>
          <w:highlight w:val="yellow"/>
        </w:rPr>
        <w:t xml:space="preserve"> </w:t>
      </w:r>
      <w:r w:rsidRPr="00FA6062">
        <w:rPr>
          <w:rFonts w:eastAsia="바탕"/>
          <w:b/>
          <w:szCs w:val="22"/>
          <w:highlight w:val="yellow"/>
        </w:rPr>
        <w:t>제공</w:t>
      </w:r>
      <w:r w:rsidRPr="00FA6062">
        <w:rPr>
          <w:rFonts w:eastAsia="바탕"/>
          <w:b/>
          <w:szCs w:val="22"/>
          <w:highlight w:val="yellow"/>
        </w:rPr>
        <w:t>]</w:t>
      </w:r>
    </w:p>
    <w:p w14:paraId="59928F7C" w14:textId="77777777" w:rsidR="006D3A8C" w:rsidRPr="00FA6062" w:rsidRDefault="006D3A8C">
      <w:pPr>
        <w:rPr>
          <w:rFonts w:eastAsia="바탕"/>
          <w:b/>
          <w:color w:val="000000"/>
          <w:sz w:val="23"/>
          <w:lang w:eastAsia="ko-KR"/>
        </w:rPr>
      </w:pPr>
    </w:p>
    <w:p w14:paraId="7D59831E" w14:textId="45E83956" w:rsidR="00F03152" w:rsidRPr="00FA6062" w:rsidRDefault="00F03152" w:rsidP="00B953D0">
      <w:pPr>
        <w:rPr>
          <w:rFonts w:eastAsia="바탕"/>
          <w:b/>
          <w:bCs/>
          <w:color w:val="000000"/>
          <w:sz w:val="23"/>
          <w:lang w:eastAsia="ko-KR"/>
        </w:rPr>
      </w:pPr>
    </w:p>
    <w:sectPr w:rsidR="00F03152" w:rsidRPr="00FA6062" w:rsidSect="00812603">
      <w:footerReference w:type="default" r:id="rId26"/>
      <w:pgSz w:w="11907" w:h="16840" w:code="9"/>
      <w:pgMar w:top="1701" w:right="1440" w:bottom="1440" w:left="1440" w:header="567" w:footer="567" w:gutter="0"/>
      <w:pgNumType w:fmt="lowerRoman" w:start="1"/>
      <w:cols w:space="720"/>
      <w:docGrid w:linePitch="360"/>
      <w:sectPrChange w:id="1374" w:author="SL PARTNERS" w:date="2025-01-23T17:29:00Z" w16du:dateUtc="2025-01-23T08:29:00Z">
        <w:sectPr w:rsidR="00F03152" w:rsidRPr="00FA6062" w:rsidSect="00812603">
          <w:pgMar w:top="1701" w:right="1440" w:bottom="1440" w:left="1440" w:header="567" w:footer="567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4" w:author="SL Partners" w:date="2025-01-23T10:30:00Z" w:initials="SLP">
    <w:p w14:paraId="4654EFC3" w14:textId="77777777" w:rsidR="00911CFC" w:rsidRDefault="00911CFC" w:rsidP="00911CFC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회계처리가</w:t>
      </w:r>
      <w:r>
        <w:t xml:space="preserve"> </w:t>
      </w:r>
      <w:r>
        <w:rPr>
          <w:rFonts w:hint="eastAsia"/>
        </w:rPr>
        <w:t>현저히</w:t>
      </w:r>
      <w:r>
        <w:t xml:space="preserve"> </w:t>
      </w:r>
      <w:r>
        <w:rPr>
          <w:rFonts w:hint="eastAsia"/>
        </w:rPr>
        <w:t>적정하지</w:t>
      </w:r>
      <w:r>
        <w:t xml:space="preserve"> </w:t>
      </w:r>
      <w:r>
        <w:rPr>
          <w:rFonts w:hint="eastAsia"/>
        </w:rPr>
        <w:t>않아</w:t>
      </w:r>
      <w:r>
        <w:br/>
      </w:r>
      <w:r>
        <w:br/>
      </w:r>
      <w:r>
        <w:rPr>
          <w:rFonts w:hint="eastAsia"/>
        </w:rPr>
        <w:t>감소되어야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객관적인</w:t>
      </w:r>
      <w:r>
        <w:t xml:space="preserve"> </w:t>
      </w:r>
      <w:r>
        <w:rPr>
          <w:rFonts w:hint="eastAsia"/>
        </w:rPr>
        <w:t>근거가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</w:t>
      </w:r>
    </w:p>
  </w:comment>
  <w:comment w:id="170" w:author="SL Partners" w:date="2025-01-23T10:40:00Z" w:initials="SLP">
    <w:p w14:paraId="2ED838BD" w14:textId="77777777" w:rsidR="00413482" w:rsidRDefault="00413482" w:rsidP="00413482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기한</w:t>
      </w:r>
      <w:r>
        <w:t xml:space="preserve"> </w:t>
      </w:r>
      <w:r>
        <w:rPr>
          <w:rFonts w:hint="eastAsia"/>
        </w:rPr>
        <w:t>한정</w:t>
      </w:r>
    </w:p>
  </w:comment>
  <w:comment w:id="172" w:author="SL Partners" w:date="2025-01-23T10:33:00Z" w:initials="SLP">
    <w:p w14:paraId="12E99F1B" w14:textId="415CD931" w:rsidR="00CE624C" w:rsidRDefault="00CE624C" w:rsidP="00CE624C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초과하는</w:t>
      </w:r>
      <w:r>
        <w:t xml:space="preserve"> </w:t>
      </w:r>
      <w:r>
        <w:rPr>
          <w:rFonts w:hint="eastAsia"/>
        </w:rPr>
        <w:t>금액</w:t>
      </w:r>
    </w:p>
  </w:comment>
  <w:comment w:id="186" w:author="SL Partners" w:date="2025-01-23T10:51:00Z" w:initials="SLP">
    <w:p w14:paraId="7E592EE7" w14:textId="77777777" w:rsidR="00DB7F11" w:rsidRDefault="00DB7F11" w:rsidP="00DB7F11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매도인</w:t>
      </w:r>
      <w:r>
        <w:t xml:space="preserve"> </w:t>
      </w:r>
      <w:r>
        <w:rPr>
          <w:rFonts w:hint="eastAsia"/>
        </w:rPr>
        <w:t>대표</w:t>
      </w:r>
      <w:r>
        <w:t xml:space="preserve"> </w:t>
      </w:r>
      <w:r>
        <w:rPr>
          <w:rFonts w:hint="eastAsia"/>
        </w:rPr>
        <w:t>이의신청</w:t>
      </w:r>
      <w:r>
        <w:t xml:space="preserve"> </w:t>
      </w:r>
      <w:r>
        <w:rPr>
          <w:rFonts w:hint="eastAsia"/>
        </w:rPr>
        <w:t>절차</w:t>
      </w:r>
      <w:r>
        <w:t xml:space="preserve"> </w:t>
      </w:r>
      <w:r>
        <w:rPr>
          <w:rFonts w:hint="eastAsia"/>
        </w:rPr>
        <w:t>추가</w:t>
      </w:r>
    </w:p>
  </w:comment>
  <w:comment w:id="213" w:author="SL Partners" w:date="2025-01-23T11:02:00Z" w:initials="SLP">
    <w:p w14:paraId="6BBD8EBB" w14:textId="77777777" w:rsidR="00556963" w:rsidRDefault="00556963" w:rsidP="00556963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금액</w:t>
      </w:r>
      <w:r>
        <w:br/>
      </w:r>
    </w:p>
  </w:comment>
  <w:comment w:id="1063" w:author="SL Partners" w:date="2025-01-22T21:33:00Z" w:initials="SLP">
    <w:p w14:paraId="4A9D1A3C" w14:textId="63BE7E51" w:rsidR="006E192F" w:rsidRDefault="006E192F" w:rsidP="006E192F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선행조건에도</w:t>
      </w:r>
      <w:r>
        <w:t xml:space="preserve"> </w:t>
      </w:r>
      <w:r>
        <w:rPr>
          <w:rFonts w:hint="eastAsia"/>
        </w:rPr>
        <w:t>중복적으로</w:t>
      </w:r>
      <w:r>
        <w:t xml:space="preserve"> </w:t>
      </w:r>
      <w:r>
        <w:rPr>
          <w:rFonts w:hint="eastAsia"/>
        </w:rPr>
        <w:t>존재함</w:t>
      </w:r>
    </w:p>
  </w:comment>
  <w:comment w:id="1066" w:author="SL Partners" w:date="2025-01-22T19:06:00Z" w:initials="SLP">
    <w:p w14:paraId="0A20CD46" w14:textId="77777777" w:rsidR="004E6BF6" w:rsidRDefault="00360460" w:rsidP="004E6BF6">
      <w:pPr>
        <w:pStyle w:val="af2"/>
        <w:ind w:left="0" w:firstLine="0"/>
      </w:pPr>
      <w:r>
        <w:rPr>
          <w:rStyle w:val="af1"/>
        </w:rPr>
        <w:annotationRef/>
      </w:r>
      <w:r w:rsidR="004E6BF6">
        <w:rPr>
          <w:rFonts w:hint="eastAsia"/>
        </w:rPr>
        <w:t>매수인이</w:t>
      </w:r>
      <w:r w:rsidR="004E6BF6">
        <w:t xml:space="preserve"> </w:t>
      </w:r>
      <w:r w:rsidR="004E6BF6">
        <w:rPr>
          <w:rFonts w:hint="eastAsia"/>
        </w:rPr>
        <w:t>자금조달</w:t>
      </w:r>
      <w:r w:rsidR="004E6BF6">
        <w:t xml:space="preserve"> </w:t>
      </w:r>
      <w:r w:rsidR="004E6BF6">
        <w:rPr>
          <w:rFonts w:hint="eastAsia"/>
        </w:rPr>
        <w:t>실패하더라도</w:t>
      </w:r>
      <w:r w:rsidR="004E6BF6">
        <w:t xml:space="preserve"> “</w:t>
      </w:r>
      <w:r w:rsidR="004E6BF6">
        <w:rPr>
          <w:rFonts w:hint="eastAsia"/>
        </w:rPr>
        <w:t>상업적으로</w:t>
      </w:r>
      <w:r w:rsidR="004E6BF6">
        <w:t xml:space="preserve"> </w:t>
      </w:r>
      <w:r w:rsidR="004E6BF6">
        <w:rPr>
          <w:rFonts w:hint="eastAsia"/>
        </w:rPr>
        <w:t>합리적인</w:t>
      </w:r>
      <w:r w:rsidR="004E6BF6">
        <w:t xml:space="preserve"> </w:t>
      </w:r>
      <w:r w:rsidR="004E6BF6">
        <w:rPr>
          <w:rFonts w:hint="eastAsia"/>
        </w:rPr>
        <w:t>최선의</w:t>
      </w:r>
      <w:r w:rsidR="004E6BF6">
        <w:t xml:space="preserve"> </w:t>
      </w:r>
      <w:r w:rsidR="004E6BF6">
        <w:rPr>
          <w:rFonts w:hint="eastAsia"/>
        </w:rPr>
        <w:t>노력”을</w:t>
      </w:r>
      <w:r w:rsidR="004E6BF6">
        <w:t xml:space="preserve"> </w:t>
      </w:r>
      <w:r w:rsidR="004E6BF6">
        <w:rPr>
          <w:rFonts w:hint="eastAsia"/>
        </w:rPr>
        <w:t>다했다면</w:t>
      </w:r>
      <w:r w:rsidR="004E6BF6">
        <w:t xml:space="preserve"> </w:t>
      </w:r>
      <w:r w:rsidR="004E6BF6">
        <w:rPr>
          <w:rFonts w:hint="eastAsia"/>
        </w:rPr>
        <w:t>별다른</w:t>
      </w:r>
      <w:r w:rsidR="004E6BF6">
        <w:t xml:space="preserve"> </w:t>
      </w:r>
      <w:r w:rsidR="004E6BF6">
        <w:rPr>
          <w:rFonts w:hint="eastAsia"/>
        </w:rPr>
        <w:t>책임</w:t>
      </w:r>
      <w:r w:rsidR="004E6BF6">
        <w:t xml:space="preserve"> </w:t>
      </w:r>
      <w:r w:rsidR="004E6BF6">
        <w:rPr>
          <w:rFonts w:hint="eastAsia"/>
        </w:rPr>
        <w:t>없이</w:t>
      </w:r>
      <w:r w:rsidR="004E6BF6">
        <w:t xml:space="preserve"> </w:t>
      </w:r>
      <w:r w:rsidR="004E6BF6">
        <w:rPr>
          <w:rFonts w:hint="eastAsia"/>
        </w:rPr>
        <w:t>계약</w:t>
      </w:r>
      <w:r w:rsidR="004E6BF6">
        <w:t xml:space="preserve"> </w:t>
      </w:r>
      <w:r w:rsidR="004E6BF6">
        <w:rPr>
          <w:rFonts w:hint="eastAsia"/>
        </w:rPr>
        <w:t>해제</w:t>
      </w:r>
      <w:r w:rsidR="004E6BF6">
        <w:t xml:space="preserve"> </w:t>
      </w:r>
      <w:r w:rsidR="004E6BF6">
        <w:rPr>
          <w:rFonts w:hint="eastAsia"/>
        </w:rPr>
        <w:t>가능</w:t>
      </w:r>
      <w:r w:rsidR="004E6BF6">
        <w:t xml:space="preserve"> </w:t>
      </w:r>
      <w:r w:rsidR="004E6BF6">
        <w:br/>
      </w:r>
      <w:r w:rsidR="004E6BF6">
        <w:br/>
        <w:t xml:space="preserve">No-Shop </w:t>
      </w:r>
      <w:r w:rsidR="004E6BF6">
        <w:rPr>
          <w:rFonts w:hint="eastAsia"/>
        </w:rPr>
        <w:t>조항</w:t>
      </w:r>
      <w:r w:rsidR="004E6BF6">
        <w:t xml:space="preserve"> </w:t>
      </w:r>
      <w:r w:rsidR="004E6BF6">
        <w:rPr>
          <w:rFonts w:hint="eastAsia"/>
        </w:rPr>
        <w:t>때문에</w:t>
      </w:r>
      <w:r w:rsidR="004E6BF6">
        <w:t xml:space="preserve"> </w:t>
      </w:r>
      <w:r w:rsidR="004E6BF6">
        <w:rPr>
          <w:rFonts w:hint="eastAsia"/>
        </w:rPr>
        <w:t>자금조달</w:t>
      </w:r>
      <w:r w:rsidR="004E6BF6">
        <w:t xml:space="preserve"> </w:t>
      </w:r>
      <w:r w:rsidR="004E6BF6">
        <w:rPr>
          <w:rFonts w:hint="eastAsia"/>
        </w:rPr>
        <w:t>실패</w:t>
      </w:r>
      <w:r w:rsidR="004E6BF6">
        <w:t xml:space="preserve"> </w:t>
      </w:r>
      <w:r w:rsidR="004E6BF6">
        <w:rPr>
          <w:rFonts w:hint="eastAsia"/>
        </w:rPr>
        <w:t>시에도</w:t>
      </w:r>
      <w:r w:rsidR="004E6BF6">
        <w:t xml:space="preserve"> </w:t>
      </w:r>
      <w:r w:rsidR="004E6BF6">
        <w:rPr>
          <w:rFonts w:hint="eastAsia"/>
        </w:rPr>
        <w:t>매수인은</w:t>
      </w:r>
      <w:r w:rsidR="004E6BF6">
        <w:t xml:space="preserve"> </w:t>
      </w:r>
      <w:r w:rsidR="004E6BF6">
        <w:rPr>
          <w:rFonts w:hint="eastAsia"/>
        </w:rPr>
        <w:t>책임이</w:t>
      </w:r>
      <w:r w:rsidR="004E6BF6">
        <w:t xml:space="preserve"> </w:t>
      </w:r>
      <w:r w:rsidR="004E6BF6">
        <w:rPr>
          <w:rFonts w:hint="eastAsia"/>
        </w:rPr>
        <w:t>없고</w:t>
      </w:r>
      <w:r w:rsidR="004E6BF6">
        <w:t xml:space="preserve">, </w:t>
      </w:r>
      <w:r w:rsidR="004E6BF6">
        <w:rPr>
          <w:rFonts w:hint="eastAsia"/>
        </w:rPr>
        <w:t>결과적으로</w:t>
      </w:r>
      <w:r w:rsidR="004E6BF6">
        <w:t xml:space="preserve"> </w:t>
      </w:r>
      <w:r w:rsidR="004E6BF6">
        <w:rPr>
          <w:rFonts w:hint="eastAsia"/>
        </w:rPr>
        <w:t>매도인은</w:t>
      </w:r>
      <w:r w:rsidR="004E6BF6">
        <w:t xml:space="preserve"> </w:t>
      </w:r>
      <w:r w:rsidR="004E6BF6">
        <w:rPr>
          <w:rFonts w:hint="eastAsia"/>
        </w:rPr>
        <w:t>계약</w:t>
      </w:r>
      <w:r w:rsidR="004E6BF6">
        <w:t xml:space="preserve"> </w:t>
      </w:r>
      <w:r w:rsidR="004E6BF6">
        <w:rPr>
          <w:rFonts w:hint="eastAsia"/>
        </w:rPr>
        <w:t>해제당해도</w:t>
      </w:r>
      <w:r w:rsidR="004E6BF6">
        <w:t xml:space="preserve"> </w:t>
      </w:r>
      <w:r w:rsidR="004E6BF6">
        <w:rPr>
          <w:rFonts w:hint="eastAsia"/>
        </w:rPr>
        <w:t>계약금이나</w:t>
      </w:r>
      <w:r w:rsidR="004E6BF6">
        <w:t xml:space="preserve"> </w:t>
      </w:r>
      <w:r w:rsidR="004E6BF6">
        <w:rPr>
          <w:rFonts w:hint="eastAsia"/>
        </w:rPr>
        <w:t>손해배상을</w:t>
      </w:r>
      <w:r w:rsidR="004E6BF6">
        <w:t xml:space="preserve"> </w:t>
      </w:r>
      <w:r w:rsidR="004E6BF6">
        <w:rPr>
          <w:rFonts w:hint="eastAsia"/>
        </w:rPr>
        <w:t>별도로</w:t>
      </w:r>
      <w:r w:rsidR="004E6BF6">
        <w:t xml:space="preserve"> </w:t>
      </w:r>
      <w:r w:rsidR="004E6BF6">
        <w:rPr>
          <w:rFonts w:hint="eastAsia"/>
        </w:rPr>
        <w:t>못</w:t>
      </w:r>
      <w:r w:rsidR="004E6BF6">
        <w:t xml:space="preserve"> </w:t>
      </w:r>
      <w:r w:rsidR="004E6BF6">
        <w:rPr>
          <w:rFonts w:hint="eastAsia"/>
        </w:rPr>
        <w:t>받을</w:t>
      </w:r>
      <w:r w:rsidR="004E6BF6">
        <w:t xml:space="preserve"> </w:t>
      </w:r>
      <w:r w:rsidR="004E6BF6">
        <w:rPr>
          <w:rFonts w:hint="eastAsia"/>
        </w:rPr>
        <w:t>수</w:t>
      </w:r>
      <w:r w:rsidR="004E6BF6">
        <w:t xml:space="preserve"> </w:t>
      </w:r>
      <w:r w:rsidR="004E6BF6">
        <w:rPr>
          <w:rFonts w:hint="eastAsia"/>
        </w:rPr>
        <w:t>있음</w:t>
      </w:r>
    </w:p>
  </w:comment>
  <w:comment w:id="1276" w:author="SL Partners" w:date="2025-01-22T23:04:00Z" w:initials="SLP">
    <w:p w14:paraId="5CF6E6D0" w14:textId="2168C2F8" w:rsidR="00094CCB" w:rsidRDefault="00094CCB" w:rsidP="00094CCB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채무자의</w:t>
      </w:r>
      <w:r>
        <w:t xml:space="preserve"> </w:t>
      </w:r>
      <w:r>
        <w:rPr>
          <w:rFonts w:hint="eastAsia"/>
        </w:rPr>
        <w:t>사정에</w:t>
      </w:r>
      <w:r>
        <w:t xml:space="preserve"> </w:t>
      </w:r>
      <w:r>
        <w:rPr>
          <w:rFonts w:hint="eastAsia"/>
        </w:rPr>
        <w:t>의한</w:t>
      </w:r>
      <w:r>
        <w:t xml:space="preserve"> </w:t>
      </w:r>
      <w:r>
        <w:rPr>
          <w:rFonts w:hint="eastAsia"/>
        </w:rPr>
        <w:t>부도가능성</w:t>
      </w:r>
      <w:r>
        <w:t xml:space="preserve"> </w:t>
      </w:r>
      <w:r>
        <w:rPr>
          <w:rFonts w:hint="eastAsia"/>
        </w:rPr>
        <w:t>존재</w:t>
      </w:r>
    </w:p>
  </w:comment>
  <w:comment w:id="1331" w:author="SL Partners" w:date="2025-01-22T23:18:00Z" w:initials="SLP">
    <w:p w14:paraId="09419E18" w14:textId="77777777" w:rsidR="00212793" w:rsidRDefault="00212793" w:rsidP="00212793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세무조사는</w:t>
      </w:r>
      <w:r>
        <w:t xml:space="preserve"> </w:t>
      </w:r>
      <w:r>
        <w:rPr>
          <w:rFonts w:hint="eastAsia"/>
        </w:rPr>
        <w:t>통지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r>
        <w:rPr>
          <w:rFonts w:hint="eastAsia"/>
        </w:rPr>
        <w:t>진행</w:t>
      </w:r>
      <w:r>
        <w:t xml:space="preserve"> </w:t>
      </w:r>
      <w:r>
        <w:rPr>
          <w:rFonts w:hint="eastAsia"/>
        </w:rPr>
        <w:t>가능성도</w:t>
      </w:r>
      <w:r>
        <w:t xml:space="preserve"> </w:t>
      </w:r>
      <w:r>
        <w:rPr>
          <w:rFonts w:hint="eastAsia"/>
        </w:rPr>
        <w:t>있으며</w:t>
      </w:r>
      <w:r>
        <w:t xml:space="preserve">, </w:t>
      </w:r>
      <w:r>
        <w:rPr>
          <w:rFonts w:hint="eastAsia"/>
        </w:rPr>
        <w:t>매도인</w:t>
      </w:r>
      <w:r>
        <w:t xml:space="preserve"> </w:t>
      </w:r>
      <w:r>
        <w:rPr>
          <w:rFonts w:hint="eastAsia"/>
        </w:rPr>
        <w:t>모르는</w:t>
      </w:r>
      <w:r>
        <w:t xml:space="preserve"> </w:t>
      </w:r>
      <w:r>
        <w:rPr>
          <w:rFonts w:hint="eastAsia"/>
        </w:rPr>
        <w:t>잠재적</w:t>
      </w:r>
      <w:r>
        <w:t xml:space="preserve"> </w:t>
      </w:r>
      <w:r>
        <w:rPr>
          <w:rFonts w:hint="eastAsia"/>
        </w:rPr>
        <w:t>이슈가</w:t>
      </w:r>
      <w:r>
        <w:t xml:space="preserve"> </w:t>
      </w:r>
      <w:r>
        <w:rPr>
          <w:rFonts w:hint="eastAsia"/>
        </w:rPr>
        <w:t>있을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있음</w:t>
      </w:r>
      <w:r>
        <w:t xml:space="preserve">. </w:t>
      </w:r>
    </w:p>
  </w:comment>
  <w:comment w:id="1332" w:author="SL Partners" w:date="2025-01-22T23:18:00Z" w:initials="SLP">
    <w:p w14:paraId="1732D46B" w14:textId="77777777" w:rsidR="00212793" w:rsidRDefault="00212793" w:rsidP="00212793">
      <w:pPr>
        <w:pStyle w:val="af2"/>
        <w:ind w:left="0" w:firstLine="0"/>
      </w:pPr>
      <w:r>
        <w:rPr>
          <w:rStyle w:val="af1"/>
        </w:rPr>
        <w:annotationRef/>
      </w:r>
      <w:r>
        <w:rPr>
          <w:rFonts w:hint="eastAsia"/>
        </w:rPr>
        <w:t>특수관계인</w:t>
      </w:r>
      <w:r>
        <w:t xml:space="preserve"> </w:t>
      </w:r>
      <w:r>
        <w:rPr>
          <w:rFonts w:hint="eastAsia"/>
        </w:rPr>
        <w:t>자금거래나</w:t>
      </w:r>
      <w:r>
        <w:t xml:space="preserve"> </w:t>
      </w:r>
      <w:r>
        <w:rPr>
          <w:rFonts w:hint="eastAsia"/>
        </w:rPr>
        <w:t>과세당국의</w:t>
      </w:r>
      <w:r>
        <w:t xml:space="preserve"> </w:t>
      </w:r>
      <w:r>
        <w:rPr>
          <w:rFonts w:hint="eastAsia"/>
        </w:rPr>
        <w:t>추후</w:t>
      </w:r>
      <w:r>
        <w:t xml:space="preserve"> </w:t>
      </w:r>
      <w:r>
        <w:rPr>
          <w:rFonts w:hint="eastAsia"/>
        </w:rPr>
        <w:t>해석</w:t>
      </w:r>
      <w:r>
        <w:t xml:space="preserve"> </w:t>
      </w:r>
      <w:r>
        <w:rPr>
          <w:rFonts w:hint="eastAsia"/>
        </w:rPr>
        <w:t>가능성을</w:t>
      </w:r>
      <w:r>
        <w:t xml:space="preserve"> </w:t>
      </w:r>
      <w:r>
        <w:rPr>
          <w:rFonts w:hint="eastAsia"/>
        </w:rPr>
        <w:t>일절</w:t>
      </w:r>
      <w:r>
        <w:t xml:space="preserve"> </w:t>
      </w:r>
      <w:r>
        <w:rPr>
          <w:rFonts w:hint="eastAsia"/>
        </w:rPr>
        <w:t>배제하기</w:t>
      </w:r>
      <w:r>
        <w:t xml:space="preserve"> </w:t>
      </w:r>
      <w:r>
        <w:rPr>
          <w:rFonts w:hint="eastAsia"/>
        </w:rPr>
        <w:t>어려움</w:t>
      </w:r>
      <w:r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54EFC3" w15:done="0"/>
  <w15:commentEx w15:paraId="2ED838BD" w15:done="0"/>
  <w15:commentEx w15:paraId="12E99F1B" w15:done="0"/>
  <w15:commentEx w15:paraId="7E592EE7" w15:done="0"/>
  <w15:commentEx w15:paraId="6BBD8EBB" w15:done="0"/>
  <w15:commentEx w15:paraId="4A9D1A3C" w15:done="0"/>
  <w15:commentEx w15:paraId="0A20CD46" w15:done="0"/>
  <w15:commentEx w15:paraId="5CF6E6D0" w15:done="0"/>
  <w15:commentEx w15:paraId="09419E18" w15:done="0"/>
  <w15:commentEx w15:paraId="1732D4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5D1AB4" w16cex:dateUtc="2025-01-23T01:30:00Z"/>
  <w16cex:commentExtensible w16cex:durableId="5371E314" w16cex:dateUtc="2025-01-23T01:40:00Z"/>
  <w16cex:commentExtensible w16cex:durableId="657543EF" w16cex:dateUtc="2025-01-23T01:33:00Z"/>
  <w16cex:commentExtensible w16cex:durableId="0384902B" w16cex:dateUtc="2025-01-23T01:51:00Z"/>
  <w16cex:commentExtensible w16cex:durableId="22AC3871" w16cex:dateUtc="2025-01-23T02:02:00Z"/>
  <w16cex:commentExtensible w16cex:durableId="50D83DC0" w16cex:dateUtc="2025-01-22T12:33:00Z"/>
  <w16cex:commentExtensible w16cex:durableId="6FB5794E" w16cex:dateUtc="2025-01-22T10:06:00Z"/>
  <w16cex:commentExtensible w16cex:durableId="5A9CD54A" w16cex:dateUtc="2025-01-22T14:04:00Z"/>
  <w16cex:commentExtensible w16cex:durableId="0B682522" w16cex:dateUtc="2025-01-22T14:18:00Z"/>
  <w16cex:commentExtensible w16cex:durableId="38E5C879" w16cex:dateUtc="2025-01-22T1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54EFC3" w16cid:durableId="115D1AB4"/>
  <w16cid:commentId w16cid:paraId="2ED838BD" w16cid:durableId="5371E314"/>
  <w16cid:commentId w16cid:paraId="12E99F1B" w16cid:durableId="657543EF"/>
  <w16cid:commentId w16cid:paraId="7E592EE7" w16cid:durableId="0384902B"/>
  <w16cid:commentId w16cid:paraId="6BBD8EBB" w16cid:durableId="22AC3871"/>
  <w16cid:commentId w16cid:paraId="4A9D1A3C" w16cid:durableId="50D83DC0"/>
  <w16cid:commentId w16cid:paraId="0A20CD46" w16cid:durableId="6FB5794E"/>
  <w16cid:commentId w16cid:paraId="5CF6E6D0" w16cid:durableId="5A9CD54A"/>
  <w16cid:commentId w16cid:paraId="09419E18" w16cid:durableId="0B682522"/>
  <w16cid:commentId w16cid:paraId="1732D46B" w16cid:durableId="38E5C8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E64F" w14:textId="77777777" w:rsidR="00CD5DEB" w:rsidRDefault="00CD5DEB">
      <w:pPr>
        <w:spacing w:after="0" w:line="240" w:lineRule="auto"/>
      </w:pPr>
      <w:r>
        <w:separator/>
      </w:r>
    </w:p>
  </w:endnote>
  <w:endnote w:type="continuationSeparator" w:id="0">
    <w:p w14:paraId="3CAC9A26" w14:textId="77777777" w:rsidR="00CD5DEB" w:rsidRDefault="00CD5DEB">
      <w:pPr>
        <w:spacing w:after="0" w:line="240" w:lineRule="auto"/>
      </w:pPr>
      <w:r>
        <w:continuationSeparator/>
      </w:r>
    </w:p>
  </w:endnote>
  <w:endnote w:type="continuationNotice" w:id="1">
    <w:p w14:paraId="29956AC9" w14:textId="77777777" w:rsidR="00CD5DEB" w:rsidRDefault="00CD5D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E51D9" w14:textId="77777777" w:rsidR="00DB4985" w:rsidRDefault="00DB498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2043249070"/>
      <w:docPartObj>
        <w:docPartGallery w:val="Page Numbers (Bottom of Page)"/>
        <w:docPartUnique/>
      </w:docPartObj>
    </w:sdtPr>
    <w:sdtEndPr/>
    <w:sdtContent>
      <w:p w14:paraId="0FB1BE7A" w14:textId="77777777" w:rsidR="00926C83" w:rsidRDefault="00926C83">
        <w:pPr>
          <w:pStyle w:val="afc"/>
          <w:jc w:val="center"/>
          <w:rPr>
            <w:rFonts w:eastAsia="바탕"/>
            <w:sz w:val="22"/>
          </w:rPr>
        </w:pP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 xml:space="preserve"> PAGE   \* MERGEFORMAT 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48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5822" w14:textId="77777777" w:rsidR="00DB4985" w:rsidRDefault="00DB4985">
    <w:pPr>
      <w:pStyle w:val="af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9E1" w14:textId="5401CA63" w:rsidR="00926C83" w:rsidRDefault="00926C83">
    <w:pPr>
      <w:pStyle w:val="afc"/>
      <w:jc w:val="center"/>
      <w:rPr>
        <w:rFonts w:eastAsia="바탕"/>
        <w:sz w:val="22"/>
        <w:lang w:eastAsia="ko-KR"/>
      </w:rPr>
    </w:pPr>
    <w:r w:rsidRPr="004417E5">
      <w:rPr>
        <w:rFonts w:eastAsia="바탕" w:hint="eastAsia"/>
        <w:sz w:val="22"/>
        <w:szCs w:val="22"/>
        <w:lang w:eastAsia="ko-KR"/>
      </w:rPr>
      <w:t>[</w:t>
    </w:r>
    <w:bookmarkStart w:id="1203" w:name="_Hlk95771558"/>
    <w:r w:rsidRPr="004417E5">
      <w:rPr>
        <w:rFonts w:eastAsia="바탕" w:hint="eastAsia"/>
        <w:sz w:val="22"/>
        <w:szCs w:val="22"/>
        <w:lang w:eastAsia="ko-KR"/>
      </w:rPr>
      <w:t>주식매매계약서의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서명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또는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기명날인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페이지</w:t>
    </w:r>
    <w:bookmarkEnd w:id="1203"/>
    <w:r w:rsidRPr="004417E5">
      <w:rPr>
        <w:rFonts w:eastAsia="바탕" w:hint="eastAsia"/>
        <w:sz w:val="22"/>
        <w:szCs w:val="22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9E00B" w14:textId="126841F2" w:rsidR="00926C83" w:rsidRPr="004417E5" w:rsidRDefault="00926C83" w:rsidP="00BA71AC">
    <w:pPr>
      <w:pStyle w:val="afc"/>
      <w:jc w:val="center"/>
      <w:rPr>
        <w:rFonts w:eastAsia="바탕"/>
        <w:sz w:val="22"/>
        <w:szCs w:val="22"/>
        <w:lang w:eastAsia="ko-KR"/>
      </w:rPr>
    </w:pPr>
    <w:r w:rsidRPr="004417E5">
      <w:rPr>
        <w:rFonts w:eastAsia="바탕" w:hint="eastAsia"/>
        <w:sz w:val="22"/>
        <w:szCs w:val="22"/>
        <w:lang w:eastAsia="ko-KR"/>
      </w:rPr>
      <w:t>[</w:t>
    </w:r>
    <w:r w:rsidRPr="004417E5">
      <w:rPr>
        <w:rFonts w:eastAsia="바탕" w:hint="eastAsia"/>
        <w:sz w:val="22"/>
        <w:szCs w:val="22"/>
        <w:lang w:eastAsia="ko-KR"/>
      </w:rPr>
      <w:t>주식매매계약서의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서명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또는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기명날인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페이지</w:t>
    </w:r>
    <w:r w:rsidRPr="004417E5">
      <w:rPr>
        <w:rFonts w:eastAsia="바탕" w:hint="eastAsia"/>
        <w:sz w:val="22"/>
        <w:szCs w:val="22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C91D" w14:textId="37C4A681" w:rsidR="0016183E" w:rsidRPr="00260394" w:rsidRDefault="001435E0" w:rsidP="00260394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6.1(7) </w:t>
    </w:r>
    <w:r>
      <w:rPr>
        <w:rFonts w:eastAsia="바탕" w:hint="eastAsia"/>
        <w:sz w:val="22"/>
        <w:lang w:eastAsia="ko-KR"/>
      </w:rPr>
      <w:t>사임서</w:t>
    </w:r>
    <w:r>
      <w:rPr>
        <w:rFonts w:eastAsia="바탕" w:hint="eastAsia"/>
        <w:sz w:val="22"/>
        <w:lang w:eastAsia="ko-KR"/>
      </w:rP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38DE" w14:textId="2FEAABE2" w:rsidR="0016183E" w:rsidRPr="00260394" w:rsidRDefault="00B6010B" w:rsidP="00260394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1 </w:t>
    </w:r>
    <w:r>
      <w:rPr>
        <w:rFonts w:eastAsia="바탕" w:hint="eastAsia"/>
        <w:sz w:val="22"/>
        <w:lang w:eastAsia="ko-KR"/>
      </w:rPr>
      <w:t>각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매도인별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대상주식과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기준매매대금</w:t>
    </w:r>
    <w:r>
      <w:rPr>
        <w:rFonts w:eastAsia="바탕" w:hint="eastAsia"/>
        <w:sz w:val="22"/>
        <w:lang w:eastAsia="ko-KR"/>
      </w:rPr>
      <w:t>]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1BCC" w14:textId="066CDA08" w:rsidR="00A46EBE" w:rsidRDefault="00373B42">
    <w:pPr>
      <w:pStyle w:val="afc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</w:t>
    </w:r>
    <w:r w:rsidR="00324962">
      <w:rPr>
        <w:rFonts w:eastAsia="바탕" w:hint="eastAsia"/>
        <w:sz w:val="22"/>
        <w:lang w:eastAsia="ko-KR"/>
      </w:rPr>
      <w:t>7</w:t>
    </w:r>
    <w:r>
      <w:rPr>
        <w:rFonts w:eastAsia="바탕" w:hint="eastAsia"/>
        <w:sz w:val="22"/>
        <w:lang w:eastAsia="ko-KR"/>
      </w:rPr>
      <w:t xml:space="preserve">.1(9) </w:t>
    </w:r>
    <w:r>
      <w:rPr>
        <w:rFonts w:eastAsia="바탕" w:hint="eastAsia"/>
        <w:sz w:val="22"/>
        <w:lang w:eastAsia="ko-KR"/>
      </w:rPr>
      <w:t>매도인들</w:t>
    </w:r>
    <w:r w:rsidR="00064D56">
      <w:rPr>
        <w:rFonts w:eastAsia="바탕" w:hint="eastAsia"/>
        <w:sz w:val="22"/>
        <w:lang w:eastAsia="ko-KR"/>
      </w:rPr>
      <w:t>의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대상회사에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대한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진술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및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보장</w:t>
    </w:r>
    <w:r>
      <w:rPr>
        <w:rFonts w:eastAsia="바탕" w:hint="eastAsia"/>
        <w:sz w:val="22"/>
        <w:lang w:eastAsia="ko-KR"/>
      </w:rPr>
      <w:t>]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3C62" w14:textId="18F5275F" w:rsidR="0019412C" w:rsidRDefault="0019412C">
    <w:pPr>
      <w:pStyle w:val="afc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별첨</w:t>
    </w:r>
    <w:r>
      <w:rPr>
        <w:rFonts w:eastAsia="바탕" w:hint="eastAsia"/>
        <w:sz w:val="22"/>
        <w:lang w:eastAsia="ko-KR"/>
      </w:rPr>
      <w:t xml:space="preserve"> </w:t>
    </w:r>
    <w:r w:rsidR="00064D56">
      <w:rPr>
        <w:rFonts w:eastAsia="바탕" w:hint="eastAsia"/>
        <w:sz w:val="22"/>
        <w:lang w:eastAsia="ko-KR"/>
      </w:rPr>
      <w:t>7</w:t>
    </w:r>
    <w:r>
      <w:rPr>
        <w:rFonts w:eastAsia="바탕" w:hint="eastAsia"/>
        <w:sz w:val="22"/>
        <w:lang w:eastAsia="ko-KR"/>
      </w:rPr>
      <w:t xml:space="preserve">.1 </w:t>
    </w:r>
    <w:r>
      <w:rPr>
        <w:rFonts w:eastAsia="바탕" w:hint="eastAsia"/>
        <w:sz w:val="22"/>
        <w:lang w:eastAsia="ko-KR"/>
      </w:rPr>
      <w:t>공개목록</w:t>
    </w:r>
    <w:r>
      <w:rPr>
        <w:rFonts w:eastAsia="바탕" w:hint="eastAsia"/>
        <w:sz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0342" w14:textId="77777777" w:rsidR="00CD5DEB" w:rsidRDefault="00CD5DEB">
      <w:pPr>
        <w:spacing w:after="0" w:line="240" w:lineRule="auto"/>
      </w:pPr>
      <w:r>
        <w:separator/>
      </w:r>
    </w:p>
  </w:footnote>
  <w:footnote w:type="continuationSeparator" w:id="0">
    <w:p w14:paraId="7D686D07" w14:textId="77777777" w:rsidR="00CD5DEB" w:rsidRDefault="00CD5DEB">
      <w:pPr>
        <w:spacing w:after="0" w:line="240" w:lineRule="auto"/>
      </w:pPr>
      <w:r>
        <w:continuationSeparator/>
      </w:r>
    </w:p>
  </w:footnote>
  <w:footnote w:type="continuationNotice" w:id="1">
    <w:p w14:paraId="64A2833D" w14:textId="77777777" w:rsidR="00CD5DEB" w:rsidRDefault="00CD5DEB">
      <w:pPr>
        <w:spacing w:after="0" w:line="240" w:lineRule="auto"/>
      </w:pPr>
    </w:p>
  </w:footnote>
  <w:footnote w:id="2">
    <w:p w14:paraId="61248789" w14:textId="7953236F" w:rsidR="008662FB" w:rsidRPr="000D0304" w:rsidRDefault="008662FB" w:rsidP="000D0304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AF11EA">
        <w:rPr>
          <w:rFonts w:eastAsia="바탕" w:hint="eastAsia"/>
          <w:b/>
          <w:bCs/>
          <w:sz w:val="20"/>
          <w:lang w:eastAsia="ko-KR"/>
        </w:rPr>
        <w:t>Note to Seller</w:t>
      </w:r>
      <w:r w:rsidRPr="00AF11EA">
        <w:rPr>
          <w:rFonts w:eastAsia="바탕" w:hint="eastAsia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결과에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따라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본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주식매매계약의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내용이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</w:t>
      </w:r>
      <w:r w:rsidRPr="00AF11EA">
        <w:rPr>
          <w:rFonts w:eastAsia="바탕" w:hint="eastAsia"/>
          <w:sz w:val="20"/>
          <w:lang w:eastAsia="ko-KR"/>
        </w:rPr>
        <w:t>/</w:t>
      </w:r>
      <w:r w:rsidRPr="00AF11EA">
        <w:rPr>
          <w:rFonts w:eastAsia="바탕" w:hint="eastAsia"/>
          <w:sz w:val="20"/>
          <w:lang w:eastAsia="ko-KR"/>
        </w:rPr>
        <w:t>수정될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="00830F47" w:rsidRPr="00AF11EA">
        <w:rPr>
          <w:rFonts w:eastAsia="바탕" w:hint="eastAsia"/>
          <w:sz w:val="20"/>
          <w:lang w:eastAsia="ko-KR"/>
        </w:rPr>
        <w:t>있습니다</w:t>
      </w:r>
      <w:r w:rsidR="00830F47" w:rsidRPr="00AF11EA">
        <w:rPr>
          <w:rFonts w:eastAsia="바탕" w:hint="eastAsia"/>
          <w:sz w:val="20"/>
          <w:lang w:eastAsia="ko-KR"/>
        </w:rPr>
        <w:t>.</w:t>
      </w:r>
    </w:p>
  </w:footnote>
  <w:footnote w:id="3">
    <w:p w14:paraId="261E7F2E" w14:textId="0089E467" w:rsidR="00AF11EA" w:rsidRPr="000D0304" w:rsidRDefault="00AF11EA" w:rsidP="000D0304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0D0304">
        <w:rPr>
          <w:rFonts w:eastAsia="바탕"/>
          <w:b/>
          <w:bCs/>
          <w:sz w:val="20"/>
          <w:lang w:eastAsia="ko-KR"/>
        </w:rPr>
        <w:t>Note to Seller</w:t>
      </w:r>
      <w:r w:rsidRPr="000D0304">
        <w:rPr>
          <w:rFonts w:eastAsia="바탕"/>
          <w:sz w:val="20"/>
          <w:lang w:eastAsia="ko-KR"/>
        </w:rPr>
        <w:t xml:space="preserve">: </w:t>
      </w:r>
      <w:r w:rsidRPr="000D0304">
        <w:rPr>
          <w:rFonts w:eastAsia="바탕" w:hint="eastAsia"/>
          <w:sz w:val="20"/>
          <w:lang w:eastAsia="ko-KR"/>
        </w:rPr>
        <w:t>매도인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중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조세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목적상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비거주자가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있는지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확인해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주시기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바랍니다</w:t>
      </w:r>
      <w:r w:rsidRPr="000D0304">
        <w:rPr>
          <w:rFonts w:eastAsia="바탕"/>
          <w:sz w:val="20"/>
          <w:lang w:eastAsia="ko-KR"/>
        </w:rPr>
        <w:t xml:space="preserve">. </w:t>
      </w:r>
      <w:r w:rsidRPr="000D0304">
        <w:rPr>
          <w:rFonts w:eastAsia="바탕" w:hint="eastAsia"/>
          <w:sz w:val="20"/>
          <w:lang w:eastAsia="ko-KR"/>
        </w:rPr>
        <w:t>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경우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매수인이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매매대금에서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양도소득세와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증권거래세를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원천징수해야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할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수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있습니다</w:t>
      </w:r>
      <w:r w:rsidRPr="000D0304">
        <w:rPr>
          <w:rFonts w:eastAsia="바탕"/>
          <w:sz w:val="20"/>
          <w:lang w:eastAsia="ko-KR"/>
        </w:rPr>
        <w:t>.</w:t>
      </w:r>
    </w:p>
  </w:footnote>
  <w:footnote w:id="4">
    <w:p w14:paraId="28222471" w14:textId="1CA76F43" w:rsidR="00BB74C8" w:rsidRPr="000D0304" w:rsidRDefault="00BB74C8" w:rsidP="000D0304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AF11EA">
        <w:rPr>
          <w:rFonts w:eastAsia="바탕" w:hint="eastAsia"/>
          <w:b/>
          <w:bCs/>
          <w:sz w:val="20"/>
          <w:lang w:eastAsia="ko-KR"/>
        </w:rPr>
        <w:t>N</w:t>
      </w:r>
      <w:r w:rsidRPr="00AF11EA">
        <w:rPr>
          <w:rFonts w:eastAsia="바탕"/>
          <w:b/>
          <w:bCs/>
          <w:sz w:val="20"/>
          <w:lang w:eastAsia="ko-KR"/>
        </w:rPr>
        <w:t>ote</w:t>
      </w:r>
      <w:r w:rsidRPr="00AF11EA">
        <w:rPr>
          <w:rFonts w:eastAsia="바탕" w:hint="eastAsia"/>
          <w:b/>
          <w:bCs/>
          <w:sz w:val="20"/>
          <w:lang w:eastAsia="ko-KR"/>
        </w:rPr>
        <w:t xml:space="preserve">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결과에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따라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있습니다</w:t>
      </w:r>
      <w:r w:rsidRPr="00AF11EA">
        <w:rPr>
          <w:rFonts w:eastAsia="바탕" w:hint="eastAsia"/>
          <w:sz w:val="20"/>
          <w:lang w:eastAsia="ko-KR"/>
        </w:rPr>
        <w:t xml:space="preserve">. </w:t>
      </w:r>
    </w:p>
  </w:footnote>
  <w:footnote w:id="5">
    <w:p w14:paraId="54C1D3EB" w14:textId="612CBDA0" w:rsidR="006A1811" w:rsidRPr="00DF1B1E" w:rsidRDefault="006A1811" w:rsidP="00DF1B1E">
      <w:pPr>
        <w:pStyle w:val="afe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DF1B1E">
        <w:rPr>
          <w:rFonts w:eastAsia="바탕"/>
          <w:b/>
          <w:bCs/>
          <w:sz w:val="20"/>
          <w:lang w:eastAsia="ko-KR"/>
        </w:rPr>
        <w:t>Note to Seller</w:t>
      </w:r>
      <w:r w:rsidRPr="00DF1B1E">
        <w:rPr>
          <w:rFonts w:eastAsia="바탕"/>
          <w:sz w:val="20"/>
          <w:lang w:eastAsia="ko-KR"/>
        </w:rPr>
        <w:t xml:space="preserve">: </w:t>
      </w:r>
      <w:r w:rsidR="00B47105" w:rsidRPr="00916DD6">
        <w:rPr>
          <w:rFonts w:eastAsia="바탕" w:hint="eastAsia"/>
          <w:sz w:val="20"/>
          <w:lang w:eastAsia="ko-KR"/>
        </w:rPr>
        <w:t>현재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매도인들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주식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일부는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이미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대출금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채무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담보를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위해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질권이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설정되어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있고</w:t>
      </w:r>
      <w:r w:rsidR="00B47105" w:rsidRPr="00916DD6">
        <w:rPr>
          <w:rFonts w:eastAsia="바탕" w:hint="eastAsia"/>
          <w:sz w:val="20"/>
          <w:lang w:eastAsia="ko-KR"/>
        </w:rPr>
        <w:t xml:space="preserve">, </w:t>
      </w:r>
      <w:r w:rsidR="00B47105" w:rsidRPr="00916DD6">
        <w:rPr>
          <w:rFonts w:eastAsia="바탕" w:hint="eastAsia"/>
          <w:sz w:val="20"/>
          <w:lang w:eastAsia="ko-KR"/>
        </w:rPr>
        <w:t>일부는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세무서에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공탁되어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있는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것으로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이해됩니다</w:t>
      </w:r>
      <w:r w:rsidR="00B47105" w:rsidRPr="00916DD6">
        <w:rPr>
          <w:rFonts w:eastAsia="바탕" w:hint="eastAsia"/>
          <w:sz w:val="20"/>
          <w:lang w:eastAsia="ko-KR"/>
        </w:rPr>
        <w:t xml:space="preserve">. </w:t>
      </w:r>
      <w:r w:rsidR="00B47105">
        <w:rPr>
          <w:rFonts w:eastAsia="바탕" w:hint="eastAsia"/>
          <w:sz w:val="20"/>
          <w:lang w:eastAsia="ko-KR"/>
        </w:rPr>
        <w:t>본건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거래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대상주식에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이러한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담보나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공탁</w:t>
      </w:r>
      <w:r w:rsidR="00B47105">
        <w:rPr>
          <w:rFonts w:eastAsia="바탕" w:hint="eastAsia"/>
          <w:sz w:val="20"/>
          <w:lang w:eastAsia="ko-KR"/>
        </w:rPr>
        <w:t>이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존재하는지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여부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및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그렇다면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어떻게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해당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담보와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공탁을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해소하여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이전해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주실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예정이신지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관련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방법과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절차</w:t>
      </w:r>
      <w:r w:rsidR="00B47105">
        <w:rPr>
          <w:rFonts w:eastAsia="바탕" w:hint="eastAsia"/>
          <w:sz w:val="20"/>
          <w:lang w:eastAsia="ko-KR"/>
        </w:rPr>
        <w:t>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알려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주시기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바랍니다</w:t>
      </w:r>
      <w:r w:rsidR="00B47105" w:rsidRPr="00916DD6">
        <w:rPr>
          <w:rFonts w:eastAsia="바탕" w:hint="eastAsia"/>
          <w:sz w:val="20"/>
          <w:lang w:eastAsia="ko-KR"/>
        </w:rPr>
        <w:t>.</w:t>
      </w:r>
    </w:p>
  </w:footnote>
  <w:footnote w:id="6">
    <w:p w14:paraId="55D1266E" w14:textId="786BCE9E" w:rsidR="006F0E2E" w:rsidRPr="00AF11EA" w:rsidRDefault="006F0E2E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b/>
          <w:sz w:val="20"/>
          <w:lang w:eastAsia="ko-KR"/>
        </w:rPr>
        <w:t>Note to Seller</w:t>
      </w:r>
      <w:r w:rsidRPr="00AF11EA">
        <w:rPr>
          <w:rFonts w:eastAsia="바탕" w:hint="eastAsia"/>
          <w:sz w:val="20"/>
          <w:lang w:eastAsia="ko-KR"/>
        </w:rPr>
        <w:t xml:space="preserve">: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매도인이나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대상회사에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요구되는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정부승인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 xml:space="preserve"> </w:t>
      </w:r>
      <w:r w:rsidR="00000C1E" w:rsidRPr="00AF11EA">
        <w:rPr>
          <w:rFonts w:asciiTheme="minorHAnsi" w:eastAsia="바탕" w:hAnsiTheme="minorHAnsi" w:cstheme="minorHAnsi" w:hint="eastAsia"/>
          <w:sz w:val="20"/>
          <w:lang w:eastAsia="ko-KR"/>
        </w:rPr>
        <w:t>또는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제</w:t>
      </w:r>
      <w:r w:rsidRPr="00AF11EA">
        <w:rPr>
          <w:rFonts w:asciiTheme="minorHAnsi" w:hAnsiTheme="minorHAnsi" w:cstheme="minorHAnsi"/>
          <w:sz w:val="20"/>
          <w:lang w:eastAsia="ko-KR"/>
        </w:rPr>
        <w:t>3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자승인이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있</w:t>
      </w:r>
      <w:r w:rsidR="00067120" w:rsidRPr="00AF11EA">
        <w:rPr>
          <w:rFonts w:ascii="바탕" w:eastAsia="바탕" w:hAnsi="바탕" w:cs="바탕" w:hint="eastAsia"/>
          <w:sz w:val="20"/>
          <w:lang w:eastAsia="ko-KR"/>
        </w:rPr>
        <w:t>다면 알려주시기 바랍니다.</w:t>
      </w:r>
    </w:p>
  </w:footnote>
  <w:footnote w:id="7">
    <w:p w14:paraId="6758E56E" w14:textId="77777777" w:rsidR="00CC2EB9" w:rsidRPr="00AF11EA" w:rsidRDefault="00CC2EB9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rFonts w:eastAsia="바탕"/>
          <w:b/>
          <w:bCs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본건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있습니다</w:t>
      </w:r>
      <w:r w:rsidRPr="00AF11EA">
        <w:rPr>
          <w:rFonts w:eastAsia="바탕" w:hint="eastAsia"/>
          <w:sz w:val="20"/>
          <w:lang w:eastAsia="ko-KR"/>
        </w:rPr>
        <w:t xml:space="preserve">. </w:t>
      </w:r>
    </w:p>
  </w:footnote>
  <w:footnote w:id="8">
    <w:p w14:paraId="3ABA5412" w14:textId="4DDEFFB7" w:rsidR="00380BF2" w:rsidRPr="00AF11EA" w:rsidRDefault="00380BF2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0D0304">
        <w:rPr>
          <w:rFonts w:eastAsia="바탕"/>
          <w:b/>
          <w:bCs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매도인에게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요구되는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정부승인이나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제</w:t>
      </w:r>
      <w:r w:rsidRPr="00AF11EA">
        <w:rPr>
          <w:rFonts w:asciiTheme="minorHAnsi" w:hAnsiTheme="minorHAnsi" w:cstheme="minorHAnsi"/>
          <w:sz w:val="20"/>
          <w:lang w:eastAsia="ko-KR"/>
        </w:rPr>
        <w:t>3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자승인이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있는지에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대해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확인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부탁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드립니다</w:t>
      </w:r>
      <w:r w:rsidRPr="00AF11EA">
        <w:rPr>
          <w:rFonts w:asciiTheme="minorHAnsi" w:hAnsiTheme="minorHAnsi" w:cstheme="minorHAnsi"/>
          <w:sz w:val="20"/>
          <w:lang w:eastAsia="ko-KR"/>
        </w:rPr>
        <w:t>.</w:t>
      </w:r>
    </w:p>
  </w:footnote>
  <w:footnote w:id="9">
    <w:p w14:paraId="388F5D91" w14:textId="5A9D6A2F" w:rsidR="003773FF" w:rsidRPr="00AF11EA" w:rsidRDefault="003773FF" w:rsidP="00AF11EA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b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위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표에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관련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내용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기재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부탁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드립니다</w:t>
      </w:r>
      <w:r w:rsidRPr="00AF11EA">
        <w:rPr>
          <w:rFonts w:eastAsia="바탕"/>
          <w:sz w:val="20"/>
          <w:lang w:eastAsia="ko-KR"/>
        </w:rPr>
        <w:t>.</w:t>
      </w:r>
    </w:p>
  </w:footnote>
  <w:footnote w:id="10">
    <w:p w14:paraId="3D586ED0" w14:textId="656DB06E" w:rsidR="001E157F" w:rsidRPr="000459DE" w:rsidRDefault="001E157F" w:rsidP="001E157F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rPr>
          <w:lang w:eastAsia="ko-KR"/>
        </w:rPr>
        <w:t xml:space="preserve"> </w:t>
      </w:r>
      <w:r w:rsidRPr="001E157F">
        <w:rPr>
          <w:rFonts w:eastAsia="바탕" w:hint="eastAsia"/>
          <w:b/>
          <w:bCs/>
          <w:sz w:val="20"/>
          <w:lang w:eastAsia="ko-KR"/>
        </w:rPr>
        <w:t>Note to Seller: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공개목록</w:t>
      </w:r>
      <w:r w:rsidRPr="001E157F">
        <w:rPr>
          <w:rFonts w:eastAsia="바탕" w:hint="eastAsia"/>
          <w:sz w:val="20"/>
          <w:lang w:eastAsia="ko-KR"/>
        </w:rPr>
        <w:t xml:space="preserve"> 7.1(9)</w:t>
      </w:r>
      <w:r w:rsidRPr="001E157F">
        <w:rPr>
          <w:rFonts w:eastAsia="바탕" w:hint="eastAsia"/>
          <w:sz w:val="20"/>
          <w:lang w:eastAsia="ko-KR"/>
        </w:rPr>
        <w:t>의</w:t>
      </w:r>
      <w:r w:rsidRPr="001E157F">
        <w:rPr>
          <w:rFonts w:eastAsia="바탕" w:hint="eastAsia"/>
          <w:sz w:val="20"/>
          <w:lang w:eastAsia="ko-KR"/>
        </w:rPr>
        <w:t xml:space="preserve"> (3)</w:t>
      </w:r>
      <w:r w:rsidRPr="001E157F">
        <w:rPr>
          <w:rFonts w:eastAsia="바탕" w:hint="eastAsia"/>
          <w:sz w:val="20"/>
          <w:lang w:eastAsia="ko-KR"/>
        </w:rPr>
        <w:t>을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만드셔서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대상회사가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발행하고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주식연계증권과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주식매수선택권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등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지분희석가능성이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내용에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대해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기재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부탁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드립니다</w:t>
      </w:r>
      <w:r w:rsidRPr="001E157F">
        <w:rPr>
          <w:rFonts w:eastAsia="바탕" w:hint="eastAsia"/>
          <w:sz w:val="20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6382" w14:textId="77777777" w:rsidR="00DB4985" w:rsidRDefault="00DB4985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30EE" w14:textId="63ED89E6" w:rsidR="00926C83" w:rsidRPr="0091299E" w:rsidRDefault="00926C83" w:rsidP="00BD25D5">
    <w:pPr>
      <w:pStyle w:val="aff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9333" w14:textId="283064DA" w:rsidR="00926C83" w:rsidRPr="00401420" w:rsidRDefault="00775F97" w:rsidP="00401420">
    <w:pPr>
      <w:pStyle w:val="aff"/>
      <w:jc w:val="right"/>
      <w:rPr>
        <w:rFonts w:eastAsia="바탕"/>
        <w:i/>
        <w:lang w:eastAsia="ko-KR"/>
      </w:rPr>
    </w:pPr>
    <w:r>
      <w:rPr>
        <w:rFonts w:eastAsia="바탕" w:hint="eastAsia"/>
        <w:i/>
        <w:lang w:eastAsia="ko-KR"/>
      </w:rPr>
      <w:t>매수인</w:t>
    </w:r>
    <w:r>
      <w:rPr>
        <w:rFonts w:eastAsia="바탕" w:hint="eastAsia"/>
        <w:i/>
        <w:lang w:eastAsia="ko-KR"/>
      </w:rPr>
      <w:t xml:space="preserve"> </w:t>
    </w:r>
    <w:r w:rsidR="008A01BE">
      <w:rPr>
        <w:rFonts w:eastAsia="바탕" w:hint="eastAsia"/>
        <w:i/>
        <w:lang w:eastAsia="ko-KR"/>
      </w:rPr>
      <w:t>D</w:t>
    </w:r>
    <w:r w:rsidR="003B7321">
      <w:rPr>
        <w:rFonts w:eastAsia="바탕" w:hint="eastAsia"/>
        <w:i/>
        <w:lang w:eastAsia="ko-KR"/>
      </w:rPr>
      <w:t xml:space="preserve">raft </w:t>
    </w:r>
    <w:r w:rsidR="005824E8">
      <w:rPr>
        <w:rFonts w:eastAsia="바탕" w:hint="eastAsia"/>
        <w:i/>
        <w:lang w:eastAsia="ko-KR"/>
      </w:rPr>
      <w:t>202</w:t>
    </w:r>
    <w:r w:rsidR="0081343A">
      <w:rPr>
        <w:rFonts w:eastAsia="바탕" w:hint="eastAsia"/>
        <w:i/>
        <w:lang w:eastAsia="ko-KR"/>
      </w:rPr>
      <w:t>5012</w:t>
    </w:r>
    <w:r w:rsidR="00CF62AA">
      <w:rPr>
        <w:rFonts w:eastAsia="바탕" w:hint="eastAsia"/>
        <w:i/>
        <w:lang w:eastAsia="ko-KR"/>
      </w:rPr>
      <w:t>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4B01" w14:textId="4A6D08F4" w:rsidR="00857381" w:rsidRPr="00401420" w:rsidRDefault="00857381" w:rsidP="00401420">
    <w:pPr>
      <w:pStyle w:val="aff"/>
      <w:jc w:val="right"/>
      <w:rPr>
        <w:rFonts w:eastAsia="바탕"/>
        <w:i/>
        <w:lang w:eastAsia="ko-KR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A3DB" w14:textId="77777777" w:rsidR="0016183E" w:rsidRPr="00401420" w:rsidRDefault="0016183E" w:rsidP="00401420">
    <w:pPr>
      <w:pStyle w:val="aff"/>
      <w:jc w:val="right"/>
      <w:rPr>
        <w:rFonts w:eastAsia="바탕"/>
        <w:i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412CC908"/>
    <w:name w:val="Legal Numbering (4 Levels)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01C3A30"/>
    <w:multiLevelType w:val="hybridMultilevel"/>
    <w:tmpl w:val="2CB6C102"/>
    <w:lvl w:ilvl="0" w:tplc="CC66F5F4"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11E823BA"/>
    <w:multiLevelType w:val="hybridMultilevel"/>
    <w:tmpl w:val="FB187C00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986843"/>
    <w:multiLevelType w:val="multilevel"/>
    <w:tmpl w:val="ADBE030A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</w:lvl>
    <w:lvl w:ilvl="2">
      <w:start w:val="1"/>
      <w:numFmt w:val="lowerRoman"/>
      <w:lvlText w:val="%3."/>
      <w:lvlJc w:val="righ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upperLetter"/>
      <w:lvlText w:val="%5."/>
      <w:lvlJc w:val="left"/>
      <w:pPr>
        <w:ind w:left="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upp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19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61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2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4" w15:restartNumberingAfterBreak="0">
    <w:nsid w:val="1DA902CC"/>
    <w:multiLevelType w:val="hybridMultilevel"/>
    <w:tmpl w:val="DE1A0CC0"/>
    <w:lvl w:ilvl="0" w:tplc="04090011">
      <w:start w:val="1"/>
      <w:numFmt w:val="decimalEnclosedCircle"/>
      <w:lvlText w:val="%1"/>
      <w:lvlJc w:val="left"/>
      <w:pPr>
        <w:ind w:left="3091" w:hanging="440"/>
      </w:pPr>
    </w:lvl>
    <w:lvl w:ilvl="1" w:tplc="04090019" w:tentative="1">
      <w:start w:val="1"/>
      <w:numFmt w:val="upperLetter"/>
      <w:lvlText w:val="%2."/>
      <w:lvlJc w:val="left"/>
      <w:pPr>
        <w:ind w:left="3531" w:hanging="440"/>
      </w:pPr>
    </w:lvl>
    <w:lvl w:ilvl="2" w:tplc="0409001B" w:tentative="1">
      <w:start w:val="1"/>
      <w:numFmt w:val="lowerRoman"/>
      <w:lvlText w:val="%3."/>
      <w:lvlJc w:val="right"/>
      <w:pPr>
        <w:ind w:left="3971" w:hanging="440"/>
      </w:pPr>
    </w:lvl>
    <w:lvl w:ilvl="3" w:tplc="0409000F" w:tentative="1">
      <w:start w:val="1"/>
      <w:numFmt w:val="decimal"/>
      <w:lvlText w:val="%4."/>
      <w:lvlJc w:val="left"/>
      <w:pPr>
        <w:ind w:left="4411" w:hanging="440"/>
      </w:pPr>
    </w:lvl>
    <w:lvl w:ilvl="4" w:tplc="04090019" w:tentative="1">
      <w:start w:val="1"/>
      <w:numFmt w:val="upperLetter"/>
      <w:lvlText w:val="%5."/>
      <w:lvlJc w:val="left"/>
      <w:pPr>
        <w:ind w:left="4851" w:hanging="440"/>
      </w:pPr>
    </w:lvl>
    <w:lvl w:ilvl="5" w:tplc="0409001B" w:tentative="1">
      <w:start w:val="1"/>
      <w:numFmt w:val="lowerRoman"/>
      <w:lvlText w:val="%6."/>
      <w:lvlJc w:val="right"/>
      <w:pPr>
        <w:ind w:left="5291" w:hanging="440"/>
      </w:pPr>
    </w:lvl>
    <w:lvl w:ilvl="6" w:tplc="0409000F" w:tentative="1">
      <w:start w:val="1"/>
      <w:numFmt w:val="decimal"/>
      <w:lvlText w:val="%7."/>
      <w:lvlJc w:val="left"/>
      <w:pPr>
        <w:ind w:left="5731" w:hanging="440"/>
      </w:pPr>
    </w:lvl>
    <w:lvl w:ilvl="7" w:tplc="04090019" w:tentative="1">
      <w:start w:val="1"/>
      <w:numFmt w:val="upperLetter"/>
      <w:lvlText w:val="%8."/>
      <w:lvlJc w:val="left"/>
      <w:pPr>
        <w:ind w:left="6171" w:hanging="440"/>
      </w:pPr>
    </w:lvl>
    <w:lvl w:ilvl="8" w:tplc="0409001B" w:tentative="1">
      <w:start w:val="1"/>
      <w:numFmt w:val="lowerRoman"/>
      <w:lvlText w:val="%9."/>
      <w:lvlJc w:val="right"/>
      <w:pPr>
        <w:ind w:left="6611" w:hanging="440"/>
      </w:pPr>
    </w:lvl>
  </w:abstractNum>
  <w:abstractNum w:abstractNumId="25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9" w15:restartNumberingAfterBreak="0">
    <w:nsid w:val="266A6979"/>
    <w:multiLevelType w:val="hybridMultilevel"/>
    <w:tmpl w:val="EF16A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upperLetter"/>
      <w:lvlText w:val="%5."/>
      <w:lvlJc w:val="left"/>
      <w:pPr>
        <w:ind w:left="2200" w:hanging="440"/>
      </w:pPr>
    </w:lvl>
    <w:lvl w:ilvl="5" w:tplc="FFFFFFFF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upperLetter"/>
      <w:lvlText w:val="%8."/>
      <w:lvlJc w:val="left"/>
      <w:pPr>
        <w:ind w:left="3520" w:hanging="440"/>
      </w:pPr>
    </w:lvl>
    <w:lvl w:ilvl="8" w:tplc="FFFFFFFF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D276BF7"/>
    <w:multiLevelType w:val="hybridMultilevel"/>
    <w:tmpl w:val="8C8C6E18"/>
    <w:lvl w:ilvl="0" w:tplc="F3D86238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1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3" w15:restartNumberingAfterBreak="0">
    <w:nsid w:val="356A5AA0"/>
    <w:multiLevelType w:val="multilevel"/>
    <w:tmpl w:val="D00E3DD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8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9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2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4" w15:restartNumberingAfterBreak="0">
    <w:nsid w:val="4E043735"/>
    <w:multiLevelType w:val="hybridMultilevel"/>
    <w:tmpl w:val="0B1A251A"/>
    <w:lvl w:ilvl="0" w:tplc="1ED2E8F8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46" w15:restartNumberingAfterBreak="0">
    <w:nsid w:val="50AB63C4"/>
    <w:multiLevelType w:val="hybridMultilevel"/>
    <w:tmpl w:val="522E09F6"/>
    <w:lvl w:ilvl="0" w:tplc="04090011">
      <w:start w:val="1"/>
      <w:numFmt w:val="decimalEnclosedCircle"/>
      <w:lvlText w:val="%1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7" w15:restartNumberingAfterBreak="0">
    <w:nsid w:val="5A0124C9"/>
    <w:multiLevelType w:val="hybridMultilevel"/>
    <w:tmpl w:val="B0009754"/>
    <w:lvl w:ilvl="0" w:tplc="FF46D86E">
      <w:numFmt w:val="bullet"/>
      <w:lvlText w:val="-"/>
      <w:lvlJc w:val="left"/>
      <w:pPr>
        <w:ind w:left="3054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35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3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54" w:hanging="440"/>
      </w:pPr>
      <w:rPr>
        <w:rFonts w:ascii="Wingdings" w:hAnsi="Wingdings" w:hint="default"/>
      </w:rPr>
    </w:lvl>
  </w:abstractNum>
  <w:abstractNum w:abstractNumId="48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0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1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2" w15:restartNumberingAfterBreak="0">
    <w:nsid w:val="71CE41D6"/>
    <w:multiLevelType w:val="hybridMultilevel"/>
    <w:tmpl w:val="CB4A6180"/>
    <w:lvl w:ilvl="0" w:tplc="270C7BB0">
      <w:start w:val="4"/>
      <w:numFmt w:val="bullet"/>
      <w:lvlText w:val="▪"/>
      <w:lvlJc w:val="left"/>
      <w:pPr>
        <w:ind w:left="880" w:hanging="44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4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6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7AC81244"/>
    <w:multiLevelType w:val="hybridMultilevel"/>
    <w:tmpl w:val="6882E538"/>
    <w:lvl w:ilvl="0" w:tplc="4D32CB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966875">
    <w:abstractNumId w:val="8"/>
  </w:num>
  <w:num w:numId="2" w16cid:durableId="1245725733">
    <w:abstractNumId w:val="6"/>
  </w:num>
  <w:num w:numId="3" w16cid:durableId="1085956480">
    <w:abstractNumId w:val="5"/>
  </w:num>
  <w:num w:numId="4" w16cid:durableId="1515336561">
    <w:abstractNumId w:val="7"/>
  </w:num>
  <w:num w:numId="5" w16cid:durableId="202250512">
    <w:abstractNumId w:val="2"/>
  </w:num>
  <w:num w:numId="6" w16cid:durableId="1234465527">
    <w:abstractNumId w:val="11"/>
  </w:num>
  <w:num w:numId="7" w16cid:durableId="1253932404">
    <w:abstractNumId w:val="10"/>
  </w:num>
  <w:num w:numId="8" w16cid:durableId="1086421443">
    <w:abstractNumId w:val="55"/>
  </w:num>
  <w:num w:numId="9" w16cid:durableId="440104468">
    <w:abstractNumId w:val="54"/>
  </w:num>
  <w:num w:numId="10" w16cid:durableId="1968929351">
    <w:abstractNumId w:val="4"/>
  </w:num>
  <w:num w:numId="11" w16cid:durableId="1153565339">
    <w:abstractNumId w:val="3"/>
  </w:num>
  <w:num w:numId="12" w16cid:durableId="659122121">
    <w:abstractNumId w:val="1"/>
  </w:num>
  <w:num w:numId="13" w16cid:durableId="212808880">
    <w:abstractNumId w:val="0"/>
  </w:num>
  <w:num w:numId="14" w16cid:durableId="558787785">
    <w:abstractNumId w:val="34"/>
  </w:num>
  <w:num w:numId="15" w16cid:durableId="602155574">
    <w:abstractNumId w:val="53"/>
  </w:num>
  <w:num w:numId="16" w16cid:durableId="2058429036">
    <w:abstractNumId w:val="27"/>
  </w:num>
  <w:num w:numId="17" w16cid:durableId="99223820">
    <w:abstractNumId w:val="50"/>
  </w:num>
  <w:num w:numId="18" w16cid:durableId="937328613">
    <w:abstractNumId w:val="40"/>
  </w:num>
  <w:num w:numId="19" w16cid:durableId="502088444">
    <w:abstractNumId w:val="9"/>
  </w:num>
  <w:num w:numId="20" w16cid:durableId="1695306093">
    <w:abstractNumId w:val="32"/>
  </w:num>
  <w:num w:numId="21" w16cid:durableId="2080783797">
    <w:abstractNumId w:val="38"/>
  </w:num>
  <w:num w:numId="22" w16cid:durableId="1500346569">
    <w:abstractNumId w:val="35"/>
  </w:num>
  <w:num w:numId="23" w16cid:durableId="541787636">
    <w:abstractNumId w:val="49"/>
  </w:num>
  <w:num w:numId="24" w16cid:durableId="995650450">
    <w:abstractNumId w:val="51"/>
  </w:num>
  <w:num w:numId="25" w16cid:durableId="841161729">
    <w:abstractNumId w:val="14"/>
  </w:num>
  <w:num w:numId="26" w16cid:durableId="1543977800">
    <w:abstractNumId w:val="43"/>
  </w:num>
  <w:num w:numId="27" w16cid:durableId="2063167937">
    <w:abstractNumId w:val="26"/>
  </w:num>
  <w:num w:numId="28" w16cid:durableId="580993318">
    <w:abstractNumId w:val="37"/>
  </w:num>
  <w:num w:numId="29" w16cid:durableId="558979648">
    <w:abstractNumId w:val="13"/>
  </w:num>
  <w:num w:numId="30" w16cid:durableId="1746494111">
    <w:abstractNumId w:val="28"/>
  </w:num>
  <w:num w:numId="31" w16cid:durableId="1666662838">
    <w:abstractNumId w:val="23"/>
  </w:num>
  <w:num w:numId="32" w16cid:durableId="1082869992">
    <w:abstractNumId w:val="36"/>
  </w:num>
  <w:num w:numId="33" w16cid:durableId="1927689169">
    <w:abstractNumId w:val="19"/>
  </w:num>
  <w:num w:numId="34" w16cid:durableId="1374233307">
    <w:abstractNumId w:val="41"/>
  </w:num>
  <w:num w:numId="35" w16cid:durableId="1330136822">
    <w:abstractNumId w:val="21"/>
  </w:num>
  <w:num w:numId="36" w16cid:durableId="2133818068">
    <w:abstractNumId w:val="58"/>
  </w:num>
  <w:num w:numId="37" w16cid:durableId="1487935566">
    <w:abstractNumId w:val="42"/>
  </w:num>
  <w:num w:numId="38" w16cid:durableId="1958637439">
    <w:abstractNumId w:val="11"/>
    <w:lvlOverride w:ilvl="0">
      <w:startOverride w:val="6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04503200">
    <w:abstractNumId w:val="31"/>
  </w:num>
  <w:num w:numId="40" w16cid:durableId="1490704614">
    <w:abstractNumId w:val="25"/>
  </w:num>
  <w:num w:numId="41" w16cid:durableId="2081783412">
    <w:abstractNumId w:val="56"/>
  </w:num>
  <w:num w:numId="42" w16cid:durableId="969021817">
    <w:abstractNumId w:val="39"/>
  </w:num>
  <w:num w:numId="43" w16cid:durableId="405038096">
    <w:abstractNumId w:val="12"/>
  </w:num>
  <w:num w:numId="44" w16cid:durableId="1427729286">
    <w:abstractNumId w:val="46"/>
  </w:num>
  <w:num w:numId="45" w16cid:durableId="862087134">
    <w:abstractNumId w:val="11"/>
  </w:num>
  <w:num w:numId="46" w16cid:durableId="681664407">
    <w:abstractNumId w:val="11"/>
  </w:num>
  <w:num w:numId="47" w16cid:durableId="1516962224">
    <w:abstractNumId w:val="11"/>
  </w:num>
  <w:num w:numId="48" w16cid:durableId="463163475">
    <w:abstractNumId w:val="11"/>
  </w:num>
  <w:num w:numId="49" w16cid:durableId="481386839">
    <w:abstractNumId w:val="11"/>
  </w:num>
  <w:num w:numId="50" w16cid:durableId="1719282115">
    <w:abstractNumId w:val="11"/>
  </w:num>
  <w:num w:numId="51" w16cid:durableId="1700550806">
    <w:abstractNumId w:val="11"/>
  </w:num>
  <w:num w:numId="52" w16cid:durableId="961888791">
    <w:abstractNumId w:val="11"/>
  </w:num>
  <w:num w:numId="53" w16cid:durableId="974678311">
    <w:abstractNumId w:val="11"/>
  </w:num>
  <w:num w:numId="54" w16cid:durableId="1824471255">
    <w:abstractNumId w:val="39"/>
  </w:num>
  <w:num w:numId="55" w16cid:durableId="1161392086">
    <w:abstractNumId w:val="30"/>
  </w:num>
  <w:num w:numId="56" w16cid:durableId="51005102">
    <w:abstractNumId w:val="11"/>
  </w:num>
  <w:num w:numId="57" w16cid:durableId="513499872">
    <w:abstractNumId w:val="11"/>
  </w:num>
  <w:num w:numId="58" w16cid:durableId="6845964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308491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785808853">
    <w:abstractNumId w:val="11"/>
  </w:num>
  <w:num w:numId="61" w16cid:durableId="1358234356">
    <w:abstractNumId w:val="17"/>
  </w:num>
  <w:num w:numId="62" w16cid:durableId="865099335">
    <w:abstractNumId w:val="44"/>
  </w:num>
  <w:num w:numId="63" w16cid:durableId="1397163685">
    <w:abstractNumId w:val="33"/>
  </w:num>
  <w:num w:numId="64" w16cid:durableId="898788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17159446">
    <w:abstractNumId w:val="11"/>
  </w:num>
  <w:num w:numId="66" w16cid:durableId="1460218851">
    <w:abstractNumId w:val="11"/>
  </w:num>
  <w:num w:numId="67" w16cid:durableId="183709594">
    <w:abstractNumId w:val="11"/>
  </w:num>
  <w:num w:numId="68" w16cid:durableId="651833656">
    <w:abstractNumId w:val="11"/>
  </w:num>
  <w:num w:numId="69" w16cid:durableId="797533650">
    <w:abstractNumId w:val="52"/>
  </w:num>
  <w:num w:numId="70" w16cid:durableId="1364984562">
    <w:abstractNumId w:val="24"/>
  </w:num>
  <w:num w:numId="71" w16cid:durableId="1147478337">
    <w:abstractNumId w:val="47"/>
  </w:num>
  <w:num w:numId="72" w16cid:durableId="475074571">
    <w:abstractNumId w:val="11"/>
  </w:num>
  <w:num w:numId="73" w16cid:durableId="150483372">
    <w:abstractNumId w:val="11"/>
  </w:num>
  <w:num w:numId="74" w16cid:durableId="1574850383">
    <w:abstractNumId w:val="11"/>
  </w:num>
  <w:num w:numId="75" w16cid:durableId="612517431">
    <w:abstractNumId w:val="16"/>
  </w:num>
  <w:num w:numId="76" w16cid:durableId="1367368391">
    <w:abstractNumId w:val="11"/>
  </w:num>
  <w:num w:numId="77" w16cid:durableId="1142769558">
    <w:abstractNumId w:val="11"/>
  </w:num>
  <w:num w:numId="78" w16cid:durableId="859396117">
    <w:abstractNumId w:val="45"/>
  </w:num>
  <w:num w:numId="79" w16cid:durableId="1671759764">
    <w:abstractNumId w:val="11"/>
  </w:num>
  <w:num w:numId="80" w16cid:durableId="685837247">
    <w:abstractNumId w:val="11"/>
  </w:num>
  <w:num w:numId="81" w16cid:durableId="1198615781">
    <w:abstractNumId w:val="11"/>
  </w:num>
  <w:numIdMacAtCleanup w:val="8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bordersDoNotSurroundHeader/>
  <w:bordersDoNotSurroundFooter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3F8"/>
    <w:rsid w:val="00000C1E"/>
    <w:rsid w:val="000010FF"/>
    <w:rsid w:val="00001DCD"/>
    <w:rsid w:val="000023F9"/>
    <w:rsid w:val="00004293"/>
    <w:rsid w:val="00005A4A"/>
    <w:rsid w:val="00006393"/>
    <w:rsid w:val="00006D8D"/>
    <w:rsid w:val="000105E3"/>
    <w:rsid w:val="000107AD"/>
    <w:rsid w:val="00011B2E"/>
    <w:rsid w:val="00011F50"/>
    <w:rsid w:val="00012BAC"/>
    <w:rsid w:val="00012D54"/>
    <w:rsid w:val="0001323C"/>
    <w:rsid w:val="0001332F"/>
    <w:rsid w:val="000139D3"/>
    <w:rsid w:val="00014B66"/>
    <w:rsid w:val="0001611A"/>
    <w:rsid w:val="000168CE"/>
    <w:rsid w:val="00016EEC"/>
    <w:rsid w:val="00017DB7"/>
    <w:rsid w:val="00017FF9"/>
    <w:rsid w:val="00020951"/>
    <w:rsid w:val="00020F16"/>
    <w:rsid w:val="00020FE8"/>
    <w:rsid w:val="00020FF7"/>
    <w:rsid w:val="000227A6"/>
    <w:rsid w:val="00022A34"/>
    <w:rsid w:val="000230D4"/>
    <w:rsid w:val="00024370"/>
    <w:rsid w:val="00024517"/>
    <w:rsid w:val="0002484B"/>
    <w:rsid w:val="00024BBF"/>
    <w:rsid w:val="00025A4F"/>
    <w:rsid w:val="0002611B"/>
    <w:rsid w:val="000265E1"/>
    <w:rsid w:val="00026875"/>
    <w:rsid w:val="00027267"/>
    <w:rsid w:val="000273DF"/>
    <w:rsid w:val="00027461"/>
    <w:rsid w:val="000305B6"/>
    <w:rsid w:val="00030709"/>
    <w:rsid w:val="000310DB"/>
    <w:rsid w:val="00031A7D"/>
    <w:rsid w:val="0003232F"/>
    <w:rsid w:val="000323D8"/>
    <w:rsid w:val="000343BA"/>
    <w:rsid w:val="00034BCC"/>
    <w:rsid w:val="00035A7F"/>
    <w:rsid w:val="00035BC0"/>
    <w:rsid w:val="00036170"/>
    <w:rsid w:val="000364C9"/>
    <w:rsid w:val="0003659E"/>
    <w:rsid w:val="00037096"/>
    <w:rsid w:val="00040674"/>
    <w:rsid w:val="00041749"/>
    <w:rsid w:val="000431DC"/>
    <w:rsid w:val="000438E5"/>
    <w:rsid w:val="000442F7"/>
    <w:rsid w:val="0004467E"/>
    <w:rsid w:val="00044B8B"/>
    <w:rsid w:val="000450BE"/>
    <w:rsid w:val="0004535E"/>
    <w:rsid w:val="000459DE"/>
    <w:rsid w:val="00045EEE"/>
    <w:rsid w:val="00046A35"/>
    <w:rsid w:val="00046DDF"/>
    <w:rsid w:val="00047258"/>
    <w:rsid w:val="00051A5E"/>
    <w:rsid w:val="00051AE7"/>
    <w:rsid w:val="00052408"/>
    <w:rsid w:val="00053564"/>
    <w:rsid w:val="00053DFB"/>
    <w:rsid w:val="00053F10"/>
    <w:rsid w:val="0005412B"/>
    <w:rsid w:val="000546A4"/>
    <w:rsid w:val="000546C4"/>
    <w:rsid w:val="000558FA"/>
    <w:rsid w:val="000563A3"/>
    <w:rsid w:val="00056737"/>
    <w:rsid w:val="00056B1E"/>
    <w:rsid w:val="0005704F"/>
    <w:rsid w:val="000572C0"/>
    <w:rsid w:val="00057F05"/>
    <w:rsid w:val="000611A0"/>
    <w:rsid w:val="00061A0D"/>
    <w:rsid w:val="00061FAA"/>
    <w:rsid w:val="00062B47"/>
    <w:rsid w:val="00062D8C"/>
    <w:rsid w:val="00064060"/>
    <w:rsid w:val="000644D2"/>
    <w:rsid w:val="00064D56"/>
    <w:rsid w:val="0006550C"/>
    <w:rsid w:val="00065EA1"/>
    <w:rsid w:val="000666DB"/>
    <w:rsid w:val="00067055"/>
    <w:rsid w:val="0006705F"/>
    <w:rsid w:val="00067120"/>
    <w:rsid w:val="00067420"/>
    <w:rsid w:val="00067765"/>
    <w:rsid w:val="00072EDE"/>
    <w:rsid w:val="0007473D"/>
    <w:rsid w:val="000748AC"/>
    <w:rsid w:val="00075EDA"/>
    <w:rsid w:val="00076042"/>
    <w:rsid w:val="0007631D"/>
    <w:rsid w:val="00076675"/>
    <w:rsid w:val="00076892"/>
    <w:rsid w:val="000777F2"/>
    <w:rsid w:val="0008008E"/>
    <w:rsid w:val="00080E8C"/>
    <w:rsid w:val="0008229B"/>
    <w:rsid w:val="000827CF"/>
    <w:rsid w:val="00082DCC"/>
    <w:rsid w:val="00082E8E"/>
    <w:rsid w:val="00082F76"/>
    <w:rsid w:val="000837CD"/>
    <w:rsid w:val="00084DEF"/>
    <w:rsid w:val="000856F6"/>
    <w:rsid w:val="00085D97"/>
    <w:rsid w:val="0008679C"/>
    <w:rsid w:val="0008680C"/>
    <w:rsid w:val="000875D3"/>
    <w:rsid w:val="000907C0"/>
    <w:rsid w:val="00091AC5"/>
    <w:rsid w:val="00091FDD"/>
    <w:rsid w:val="00092346"/>
    <w:rsid w:val="00092BD9"/>
    <w:rsid w:val="00094165"/>
    <w:rsid w:val="00094CCB"/>
    <w:rsid w:val="00095249"/>
    <w:rsid w:val="00095D23"/>
    <w:rsid w:val="0009639F"/>
    <w:rsid w:val="000973F5"/>
    <w:rsid w:val="00097544"/>
    <w:rsid w:val="000A1EE3"/>
    <w:rsid w:val="000A2351"/>
    <w:rsid w:val="000A3427"/>
    <w:rsid w:val="000A53C8"/>
    <w:rsid w:val="000A7563"/>
    <w:rsid w:val="000B0BE9"/>
    <w:rsid w:val="000B0D96"/>
    <w:rsid w:val="000B21C0"/>
    <w:rsid w:val="000B22DD"/>
    <w:rsid w:val="000B35DB"/>
    <w:rsid w:val="000B35FD"/>
    <w:rsid w:val="000B3612"/>
    <w:rsid w:val="000B4CFE"/>
    <w:rsid w:val="000B6029"/>
    <w:rsid w:val="000B66A1"/>
    <w:rsid w:val="000C2BBA"/>
    <w:rsid w:val="000C323F"/>
    <w:rsid w:val="000C5181"/>
    <w:rsid w:val="000C5BB0"/>
    <w:rsid w:val="000C70E4"/>
    <w:rsid w:val="000D0304"/>
    <w:rsid w:val="000D0C11"/>
    <w:rsid w:val="000D1F4D"/>
    <w:rsid w:val="000D293C"/>
    <w:rsid w:val="000D3490"/>
    <w:rsid w:val="000D3636"/>
    <w:rsid w:val="000D3ABE"/>
    <w:rsid w:val="000D405B"/>
    <w:rsid w:val="000D529A"/>
    <w:rsid w:val="000D57A1"/>
    <w:rsid w:val="000D5902"/>
    <w:rsid w:val="000D5CE9"/>
    <w:rsid w:val="000D69EB"/>
    <w:rsid w:val="000D71D5"/>
    <w:rsid w:val="000D78AB"/>
    <w:rsid w:val="000E02A0"/>
    <w:rsid w:val="000E0BA5"/>
    <w:rsid w:val="000E15AB"/>
    <w:rsid w:val="000E33EA"/>
    <w:rsid w:val="000E3C9E"/>
    <w:rsid w:val="000E3D4E"/>
    <w:rsid w:val="000E4500"/>
    <w:rsid w:val="000E461C"/>
    <w:rsid w:val="000E4E43"/>
    <w:rsid w:val="000E64AC"/>
    <w:rsid w:val="000E6C80"/>
    <w:rsid w:val="000E7463"/>
    <w:rsid w:val="000E7851"/>
    <w:rsid w:val="000F045F"/>
    <w:rsid w:val="000F06E4"/>
    <w:rsid w:val="000F12E8"/>
    <w:rsid w:val="000F2B51"/>
    <w:rsid w:val="000F2F52"/>
    <w:rsid w:val="000F2FF1"/>
    <w:rsid w:val="000F3278"/>
    <w:rsid w:val="000F339C"/>
    <w:rsid w:val="000F358B"/>
    <w:rsid w:val="000F3D03"/>
    <w:rsid w:val="000F46D7"/>
    <w:rsid w:val="000F4A5E"/>
    <w:rsid w:val="000F4E3E"/>
    <w:rsid w:val="000F5928"/>
    <w:rsid w:val="000F7351"/>
    <w:rsid w:val="000F7600"/>
    <w:rsid w:val="00103ADB"/>
    <w:rsid w:val="00104CD1"/>
    <w:rsid w:val="001055CE"/>
    <w:rsid w:val="00105FED"/>
    <w:rsid w:val="001060CE"/>
    <w:rsid w:val="00106BD4"/>
    <w:rsid w:val="00106C53"/>
    <w:rsid w:val="001103ED"/>
    <w:rsid w:val="001107EE"/>
    <w:rsid w:val="00110822"/>
    <w:rsid w:val="00110CA0"/>
    <w:rsid w:val="00111C2E"/>
    <w:rsid w:val="00112F7A"/>
    <w:rsid w:val="00113007"/>
    <w:rsid w:val="001134CD"/>
    <w:rsid w:val="00113989"/>
    <w:rsid w:val="0011446D"/>
    <w:rsid w:val="001148D8"/>
    <w:rsid w:val="00115DBA"/>
    <w:rsid w:val="00117017"/>
    <w:rsid w:val="00117832"/>
    <w:rsid w:val="00117D1C"/>
    <w:rsid w:val="001207B1"/>
    <w:rsid w:val="00121BD4"/>
    <w:rsid w:val="0012213D"/>
    <w:rsid w:val="00122259"/>
    <w:rsid w:val="00122D2B"/>
    <w:rsid w:val="0012374C"/>
    <w:rsid w:val="00124036"/>
    <w:rsid w:val="001254AE"/>
    <w:rsid w:val="00125E10"/>
    <w:rsid w:val="00126202"/>
    <w:rsid w:val="00126645"/>
    <w:rsid w:val="0012708A"/>
    <w:rsid w:val="00130A70"/>
    <w:rsid w:val="00131BC4"/>
    <w:rsid w:val="00132302"/>
    <w:rsid w:val="00132820"/>
    <w:rsid w:val="00132E1A"/>
    <w:rsid w:val="00134251"/>
    <w:rsid w:val="00134393"/>
    <w:rsid w:val="00134F32"/>
    <w:rsid w:val="00135D0C"/>
    <w:rsid w:val="00135DFF"/>
    <w:rsid w:val="00135EB0"/>
    <w:rsid w:val="00136B93"/>
    <w:rsid w:val="00136CB0"/>
    <w:rsid w:val="0014073A"/>
    <w:rsid w:val="00140971"/>
    <w:rsid w:val="00140BC5"/>
    <w:rsid w:val="0014106A"/>
    <w:rsid w:val="00141B2B"/>
    <w:rsid w:val="00142235"/>
    <w:rsid w:val="00142299"/>
    <w:rsid w:val="00142919"/>
    <w:rsid w:val="001430B1"/>
    <w:rsid w:val="001435E0"/>
    <w:rsid w:val="00143620"/>
    <w:rsid w:val="00143CB7"/>
    <w:rsid w:val="00144727"/>
    <w:rsid w:val="00145208"/>
    <w:rsid w:val="001454B8"/>
    <w:rsid w:val="00145945"/>
    <w:rsid w:val="00146A7B"/>
    <w:rsid w:val="0014717B"/>
    <w:rsid w:val="0014762C"/>
    <w:rsid w:val="00147748"/>
    <w:rsid w:val="001479AD"/>
    <w:rsid w:val="00147AEB"/>
    <w:rsid w:val="00147AF9"/>
    <w:rsid w:val="00147B13"/>
    <w:rsid w:val="001505D5"/>
    <w:rsid w:val="00150FEA"/>
    <w:rsid w:val="00152F85"/>
    <w:rsid w:val="00153721"/>
    <w:rsid w:val="00155451"/>
    <w:rsid w:val="001569A4"/>
    <w:rsid w:val="00157A5D"/>
    <w:rsid w:val="00157B12"/>
    <w:rsid w:val="0016115F"/>
    <w:rsid w:val="0016183E"/>
    <w:rsid w:val="00162869"/>
    <w:rsid w:val="00162A40"/>
    <w:rsid w:val="0016334E"/>
    <w:rsid w:val="001637DF"/>
    <w:rsid w:val="00163F51"/>
    <w:rsid w:val="00164A30"/>
    <w:rsid w:val="00164B39"/>
    <w:rsid w:val="00164C6B"/>
    <w:rsid w:val="0016582F"/>
    <w:rsid w:val="00165C30"/>
    <w:rsid w:val="00165E44"/>
    <w:rsid w:val="0016762C"/>
    <w:rsid w:val="00167EB5"/>
    <w:rsid w:val="0017118F"/>
    <w:rsid w:val="0017150A"/>
    <w:rsid w:val="001725EE"/>
    <w:rsid w:val="00173D80"/>
    <w:rsid w:val="00174AF6"/>
    <w:rsid w:val="00174D55"/>
    <w:rsid w:val="00175AA0"/>
    <w:rsid w:val="00176142"/>
    <w:rsid w:val="00176459"/>
    <w:rsid w:val="00177766"/>
    <w:rsid w:val="0017787B"/>
    <w:rsid w:val="001778F8"/>
    <w:rsid w:val="001779C0"/>
    <w:rsid w:val="00177A89"/>
    <w:rsid w:val="001805AD"/>
    <w:rsid w:val="00180E04"/>
    <w:rsid w:val="00180E2A"/>
    <w:rsid w:val="00181996"/>
    <w:rsid w:val="00181B2C"/>
    <w:rsid w:val="00181F57"/>
    <w:rsid w:val="0018212F"/>
    <w:rsid w:val="00182A59"/>
    <w:rsid w:val="00182BD4"/>
    <w:rsid w:val="00182DD8"/>
    <w:rsid w:val="001838E7"/>
    <w:rsid w:val="00184D90"/>
    <w:rsid w:val="00186437"/>
    <w:rsid w:val="001864B7"/>
    <w:rsid w:val="00186D0B"/>
    <w:rsid w:val="00190EF4"/>
    <w:rsid w:val="001910AB"/>
    <w:rsid w:val="001916E9"/>
    <w:rsid w:val="00191830"/>
    <w:rsid w:val="00191CBC"/>
    <w:rsid w:val="00192C5F"/>
    <w:rsid w:val="0019412C"/>
    <w:rsid w:val="00194142"/>
    <w:rsid w:val="00194DF9"/>
    <w:rsid w:val="0019512E"/>
    <w:rsid w:val="001952E9"/>
    <w:rsid w:val="0019682C"/>
    <w:rsid w:val="001969EF"/>
    <w:rsid w:val="00196E03"/>
    <w:rsid w:val="001978A1"/>
    <w:rsid w:val="00197AC1"/>
    <w:rsid w:val="00197B1A"/>
    <w:rsid w:val="001A12B7"/>
    <w:rsid w:val="001A2742"/>
    <w:rsid w:val="001A33D8"/>
    <w:rsid w:val="001A3722"/>
    <w:rsid w:val="001A3C04"/>
    <w:rsid w:val="001A3CCB"/>
    <w:rsid w:val="001A3D9B"/>
    <w:rsid w:val="001A5A1A"/>
    <w:rsid w:val="001A5F51"/>
    <w:rsid w:val="001A6004"/>
    <w:rsid w:val="001A6191"/>
    <w:rsid w:val="001A63FC"/>
    <w:rsid w:val="001A7704"/>
    <w:rsid w:val="001B0639"/>
    <w:rsid w:val="001B0D19"/>
    <w:rsid w:val="001B3A59"/>
    <w:rsid w:val="001B3CDD"/>
    <w:rsid w:val="001B5DAC"/>
    <w:rsid w:val="001B5DDF"/>
    <w:rsid w:val="001B5E32"/>
    <w:rsid w:val="001B6859"/>
    <w:rsid w:val="001B6F82"/>
    <w:rsid w:val="001B7486"/>
    <w:rsid w:val="001C0646"/>
    <w:rsid w:val="001C2998"/>
    <w:rsid w:val="001C316B"/>
    <w:rsid w:val="001C4619"/>
    <w:rsid w:val="001C4F52"/>
    <w:rsid w:val="001C53A8"/>
    <w:rsid w:val="001C6C32"/>
    <w:rsid w:val="001C6FF4"/>
    <w:rsid w:val="001D1EC0"/>
    <w:rsid w:val="001D2E8C"/>
    <w:rsid w:val="001D3520"/>
    <w:rsid w:val="001D3F82"/>
    <w:rsid w:val="001D4C1D"/>
    <w:rsid w:val="001D4E80"/>
    <w:rsid w:val="001D507A"/>
    <w:rsid w:val="001D53F3"/>
    <w:rsid w:val="001E0BB1"/>
    <w:rsid w:val="001E157F"/>
    <w:rsid w:val="001E1583"/>
    <w:rsid w:val="001E1CC3"/>
    <w:rsid w:val="001E1F1B"/>
    <w:rsid w:val="001E2436"/>
    <w:rsid w:val="001E29FF"/>
    <w:rsid w:val="001E2D6E"/>
    <w:rsid w:val="001E3C2D"/>
    <w:rsid w:val="001E4595"/>
    <w:rsid w:val="001E4A95"/>
    <w:rsid w:val="001E4C2D"/>
    <w:rsid w:val="001E521C"/>
    <w:rsid w:val="001E540A"/>
    <w:rsid w:val="001E5C60"/>
    <w:rsid w:val="001E7080"/>
    <w:rsid w:val="001E728F"/>
    <w:rsid w:val="001E784B"/>
    <w:rsid w:val="001E7BE8"/>
    <w:rsid w:val="001E7E32"/>
    <w:rsid w:val="001E7FBA"/>
    <w:rsid w:val="001F05EB"/>
    <w:rsid w:val="001F0A96"/>
    <w:rsid w:val="001F15D5"/>
    <w:rsid w:val="001F17B1"/>
    <w:rsid w:val="001F2F3F"/>
    <w:rsid w:val="001F32AE"/>
    <w:rsid w:val="001F351A"/>
    <w:rsid w:val="001F4407"/>
    <w:rsid w:val="001F5010"/>
    <w:rsid w:val="001F569F"/>
    <w:rsid w:val="001F5A24"/>
    <w:rsid w:val="001F64C7"/>
    <w:rsid w:val="001F6A71"/>
    <w:rsid w:val="001F6D52"/>
    <w:rsid w:val="001F7164"/>
    <w:rsid w:val="001F7EEE"/>
    <w:rsid w:val="002000ED"/>
    <w:rsid w:val="002002C0"/>
    <w:rsid w:val="0020034B"/>
    <w:rsid w:val="00200682"/>
    <w:rsid w:val="00200DC2"/>
    <w:rsid w:val="00200F92"/>
    <w:rsid w:val="00201157"/>
    <w:rsid w:val="002011A2"/>
    <w:rsid w:val="00201A17"/>
    <w:rsid w:val="00201B10"/>
    <w:rsid w:val="002026BE"/>
    <w:rsid w:val="00202844"/>
    <w:rsid w:val="00202E32"/>
    <w:rsid w:val="00202F98"/>
    <w:rsid w:val="00204350"/>
    <w:rsid w:val="002047FB"/>
    <w:rsid w:val="00204B00"/>
    <w:rsid w:val="00204CF0"/>
    <w:rsid w:val="002061B3"/>
    <w:rsid w:val="002064DC"/>
    <w:rsid w:val="00206A8E"/>
    <w:rsid w:val="00206E0A"/>
    <w:rsid w:val="00206F0C"/>
    <w:rsid w:val="00207363"/>
    <w:rsid w:val="002076B3"/>
    <w:rsid w:val="00211D3D"/>
    <w:rsid w:val="0021227C"/>
    <w:rsid w:val="00212793"/>
    <w:rsid w:val="002139AF"/>
    <w:rsid w:val="00213AD9"/>
    <w:rsid w:val="00213E6E"/>
    <w:rsid w:val="00213E9F"/>
    <w:rsid w:val="002142EB"/>
    <w:rsid w:val="00214A60"/>
    <w:rsid w:val="00214B78"/>
    <w:rsid w:val="00217366"/>
    <w:rsid w:val="00220476"/>
    <w:rsid w:val="00220AB0"/>
    <w:rsid w:val="00221287"/>
    <w:rsid w:val="002253CE"/>
    <w:rsid w:val="0022751A"/>
    <w:rsid w:val="002275DC"/>
    <w:rsid w:val="00227AB7"/>
    <w:rsid w:val="00227DCA"/>
    <w:rsid w:val="00231143"/>
    <w:rsid w:val="00232899"/>
    <w:rsid w:val="0023305D"/>
    <w:rsid w:val="002336E6"/>
    <w:rsid w:val="00234841"/>
    <w:rsid w:val="00234C4C"/>
    <w:rsid w:val="00235657"/>
    <w:rsid w:val="00235F51"/>
    <w:rsid w:val="00236040"/>
    <w:rsid w:val="002363B4"/>
    <w:rsid w:val="00236DDC"/>
    <w:rsid w:val="00237431"/>
    <w:rsid w:val="0023746B"/>
    <w:rsid w:val="0024184A"/>
    <w:rsid w:val="00242017"/>
    <w:rsid w:val="0024297A"/>
    <w:rsid w:val="00242F9B"/>
    <w:rsid w:val="0024397A"/>
    <w:rsid w:val="002439E2"/>
    <w:rsid w:val="00243C40"/>
    <w:rsid w:val="00244385"/>
    <w:rsid w:val="0024586C"/>
    <w:rsid w:val="00245D86"/>
    <w:rsid w:val="00250745"/>
    <w:rsid w:val="00252244"/>
    <w:rsid w:val="002528A4"/>
    <w:rsid w:val="00252905"/>
    <w:rsid w:val="00252E72"/>
    <w:rsid w:val="00253DAC"/>
    <w:rsid w:val="00254284"/>
    <w:rsid w:val="002543EF"/>
    <w:rsid w:val="002551EB"/>
    <w:rsid w:val="002555EB"/>
    <w:rsid w:val="00255A6D"/>
    <w:rsid w:val="00255A8C"/>
    <w:rsid w:val="00255D35"/>
    <w:rsid w:val="00256669"/>
    <w:rsid w:val="00260394"/>
    <w:rsid w:val="002606C7"/>
    <w:rsid w:val="0026141A"/>
    <w:rsid w:val="002636F6"/>
    <w:rsid w:val="002637CF"/>
    <w:rsid w:val="00263A3A"/>
    <w:rsid w:val="00264171"/>
    <w:rsid w:val="00264260"/>
    <w:rsid w:val="00264B73"/>
    <w:rsid w:val="002653B5"/>
    <w:rsid w:val="00266723"/>
    <w:rsid w:val="00267E40"/>
    <w:rsid w:val="00272584"/>
    <w:rsid w:val="00272B17"/>
    <w:rsid w:val="0027309F"/>
    <w:rsid w:val="0027328E"/>
    <w:rsid w:val="0027424A"/>
    <w:rsid w:val="00274919"/>
    <w:rsid w:val="002752FD"/>
    <w:rsid w:val="00276137"/>
    <w:rsid w:val="002779FE"/>
    <w:rsid w:val="002804FF"/>
    <w:rsid w:val="00280ADD"/>
    <w:rsid w:val="00280CBB"/>
    <w:rsid w:val="002811A4"/>
    <w:rsid w:val="00281305"/>
    <w:rsid w:val="002814AA"/>
    <w:rsid w:val="00282686"/>
    <w:rsid w:val="0028292D"/>
    <w:rsid w:val="00283628"/>
    <w:rsid w:val="00283C07"/>
    <w:rsid w:val="00283F42"/>
    <w:rsid w:val="002850DC"/>
    <w:rsid w:val="002855AE"/>
    <w:rsid w:val="00285634"/>
    <w:rsid w:val="00286033"/>
    <w:rsid w:val="00286234"/>
    <w:rsid w:val="00287715"/>
    <w:rsid w:val="0029030B"/>
    <w:rsid w:val="002910E4"/>
    <w:rsid w:val="00291442"/>
    <w:rsid w:val="00291534"/>
    <w:rsid w:val="0029156B"/>
    <w:rsid w:val="002935FA"/>
    <w:rsid w:val="00293942"/>
    <w:rsid w:val="00293EF9"/>
    <w:rsid w:val="00293F50"/>
    <w:rsid w:val="00294A20"/>
    <w:rsid w:val="00294BC1"/>
    <w:rsid w:val="00295B60"/>
    <w:rsid w:val="00296323"/>
    <w:rsid w:val="0029688F"/>
    <w:rsid w:val="00296EEB"/>
    <w:rsid w:val="0029752F"/>
    <w:rsid w:val="002A05FE"/>
    <w:rsid w:val="002A0A76"/>
    <w:rsid w:val="002A17BF"/>
    <w:rsid w:val="002A1F51"/>
    <w:rsid w:val="002A27DC"/>
    <w:rsid w:val="002A2AC0"/>
    <w:rsid w:val="002A2BE8"/>
    <w:rsid w:val="002A2D97"/>
    <w:rsid w:val="002A3709"/>
    <w:rsid w:val="002A5947"/>
    <w:rsid w:val="002A5AB7"/>
    <w:rsid w:val="002A5B9D"/>
    <w:rsid w:val="002A6024"/>
    <w:rsid w:val="002A67EB"/>
    <w:rsid w:val="002B166C"/>
    <w:rsid w:val="002B2A3A"/>
    <w:rsid w:val="002B2FA0"/>
    <w:rsid w:val="002B4936"/>
    <w:rsid w:val="002B6F6F"/>
    <w:rsid w:val="002C0AC6"/>
    <w:rsid w:val="002C1015"/>
    <w:rsid w:val="002C2593"/>
    <w:rsid w:val="002C3E4D"/>
    <w:rsid w:val="002C412A"/>
    <w:rsid w:val="002C505C"/>
    <w:rsid w:val="002C5101"/>
    <w:rsid w:val="002C536E"/>
    <w:rsid w:val="002C5A47"/>
    <w:rsid w:val="002C6492"/>
    <w:rsid w:val="002C6E7F"/>
    <w:rsid w:val="002C70B0"/>
    <w:rsid w:val="002C7D51"/>
    <w:rsid w:val="002D0871"/>
    <w:rsid w:val="002D2AC7"/>
    <w:rsid w:val="002D3FD3"/>
    <w:rsid w:val="002D5642"/>
    <w:rsid w:val="002D58DD"/>
    <w:rsid w:val="002D5EFC"/>
    <w:rsid w:val="002D6CB0"/>
    <w:rsid w:val="002D7602"/>
    <w:rsid w:val="002D7E13"/>
    <w:rsid w:val="002D7E6F"/>
    <w:rsid w:val="002E0324"/>
    <w:rsid w:val="002E0672"/>
    <w:rsid w:val="002E1247"/>
    <w:rsid w:val="002E2124"/>
    <w:rsid w:val="002E2F34"/>
    <w:rsid w:val="002E31D7"/>
    <w:rsid w:val="002E35DA"/>
    <w:rsid w:val="002E52F5"/>
    <w:rsid w:val="002E59C0"/>
    <w:rsid w:val="002E64C3"/>
    <w:rsid w:val="002E67F9"/>
    <w:rsid w:val="002E6DAD"/>
    <w:rsid w:val="002E781B"/>
    <w:rsid w:val="002E7A2B"/>
    <w:rsid w:val="002E7DC4"/>
    <w:rsid w:val="002F1307"/>
    <w:rsid w:val="002F1B76"/>
    <w:rsid w:val="002F21E5"/>
    <w:rsid w:val="002F2CC2"/>
    <w:rsid w:val="002F2D6A"/>
    <w:rsid w:val="002F2EF6"/>
    <w:rsid w:val="002F5326"/>
    <w:rsid w:val="002F5C22"/>
    <w:rsid w:val="002F64BF"/>
    <w:rsid w:val="002F6614"/>
    <w:rsid w:val="002F698D"/>
    <w:rsid w:val="003005A1"/>
    <w:rsid w:val="003008FC"/>
    <w:rsid w:val="00301767"/>
    <w:rsid w:val="00301DAE"/>
    <w:rsid w:val="00302796"/>
    <w:rsid w:val="003032DF"/>
    <w:rsid w:val="00303C2F"/>
    <w:rsid w:val="00303C7F"/>
    <w:rsid w:val="00304F2A"/>
    <w:rsid w:val="00306456"/>
    <w:rsid w:val="00306561"/>
    <w:rsid w:val="0030676E"/>
    <w:rsid w:val="003076D7"/>
    <w:rsid w:val="003101CC"/>
    <w:rsid w:val="00310423"/>
    <w:rsid w:val="00310F3D"/>
    <w:rsid w:val="003121E8"/>
    <w:rsid w:val="00312F2C"/>
    <w:rsid w:val="00313086"/>
    <w:rsid w:val="00313762"/>
    <w:rsid w:val="00313D18"/>
    <w:rsid w:val="0031453F"/>
    <w:rsid w:val="00314713"/>
    <w:rsid w:val="00315AC5"/>
    <w:rsid w:val="003166F1"/>
    <w:rsid w:val="0031708B"/>
    <w:rsid w:val="003203DE"/>
    <w:rsid w:val="00321DDD"/>
    <w:rsid w:val="003226D7"/>
    <w:rsid w:val="00322FC8"/>
    <w:rsid w:val="00323B44"/>
    <w:rsid w:val="0032478A"/>
    <w:rsid w:val="00324962"/>
    <w:rsid w:val="00324E68"/>
    <w:rsid w:val="00325BAD"/>
    <w:rsid w:val="003273B9"/>
    <w:rsid w:val="00327A1E"/>
    <w:rsid w:val="003304DB"/>
    <w:rsid w:val="00330675"/>
    <w:rsid w:val="00331250"/>
    <w:rsid w:val="00332419"/>
    <w:rsid w:val="00333098"/>
    <w:rsid w:val="0033319B"/>
    <w:rsid w:val="00333867"/>
    <w:rsid w:val="003348DE"/>
    <w:rsid w:val="003353A6"/>
    <w:rsid w:val="003354EE"/>
    <w:rsid w:val="00335761"/>
    <w:rsid w:val="00336C56"/>
    <w:rsid w:val="00336E87"/>
    <w:rsid w:val="00337AE5"/>
    <w:rsid w:val="00340697"/>
    <w:rsid w:val="00341E99"/>
    <w:rsid w:val="00342914"/>
    <w:rsid w:val="00342E2D"/>
    <w:rsid w:val="00342F28"/>
    <w:rsid w:val="00343B8B"/>
    <w:rsid w:val="0034421B"/>
    <w:rsid w:val="00344364"/>
    <w:rsid w:val="003447A9"/>
    <w:rsid w:val="003454BC"/>
    <w:rsid w:val="003454C0"/>
    <w:rsid w:val="003455C5"/>
    <w:rsid w:val="003456E3"/>
    <w:rsid w:val="00346C45"/>
    <w:rsid w:val="0034750E"/>
    <w:rsid w:val="00347DAB"/>
    <w:rsid w:val="00350174"/>
    <w:rsid w:val="0035026B"/>
    <w:rsid w:val="003510FB"/>
    <w:rsid w:val="0035110D"/>
    <w:rsid w:val="00351A39"/>
    <w:rsid w:val="0035202F"/>
    <w:rsid w:val="00352DE1"/>
    <w:rsid w:val="00353568"/>
    <w:rsid w:val="003544A1"/>
    <w:rsid w:val="003550B7"/>
    <w:rsid w:val="0035670E"/>
    <w:rsid w:val="00357DD2"/>
    <w:rsid w:val="00360460"/>
    <w:rsid w:val="00360D82"/>
    <w:rsid w:val="00362170"/>
    <w:rsid w:val="003623B4"/>
    <w:rsid w:val="003623C8"/>
    <w:rsid w:val="00364D30"/>
    <w:rsid w:val="00365903"/>
    <w:rsid w:val="0036628C"/>
    <w:rsid w:val="00366CA3"/>
    <w:rsid w:val="0036720B"/>
    <w:rsid w:val="003675C2"/>
    <w:rsid w:val="00367939"/>
    <w:rsid w:val="00367D03"/>
    <w:rsid w:val="0037060E"/>
    <w:rsid w:val="00370EA8"/>
    <w:rsid w:val="003718CC"/>
    <w:rsid w:val="00371AE2"/>
    <w:rsid w:val="00371BC0"/>
    <w:rsid w:val="003726BE"/>
    <w:rsid w:val="00373654"/>
    <w:rsid w:val="00373A05"/>
    <w:rsid w:val="00373B42"/>
    <w:rsid w:val="00375344"/>
    <w:rsid w:val="00375808"/>
    <w:rsid w:val="00375C1D"/>
    <w:rsid w:val="003773FF"/>
    <w:rsid w:val="003803CE"/>
    <w:rsid w:val="00380BF2"/>
    <w:rsid w:val="003830E3"/>
    <w:rsid w:val="0038429B"/>
    <w:rsid w:val="003846BC"/>
    <w:rsid w:val="0038471C"/>
    <w:rsid w:val="00384CFB"/>
    <w:rsid w:val="003854B3"/>
    <w:rsid w:val="00386496"/>
    <w:rsid w:val="00386A22"/>
    <w:rsid w:val="00386A84"/>
    <w:rsid w:val="0038709B"/>
    <w:rsid w:val="00387A0E"/>
    <w:rsid w:val="00387F35"/>
    <w:rsid w:val="00390FB3"/>
    <w:rsid w:val="00391C68"/>
    <w:rsid w:val="0039236D"/>
    <w:rsid w:val="003923C4"/>
    <w:rsid w:val="003937D6"/>
    <w:rsid w:val="00393CA9"/>
    <w:rsid w:val="00395164"/>
    <w:rsid w:val="003960CC"/>
    <w:rsid w:val="00396170"/>
    <w:rsid w:val="00397135"/>
    <w:rsid w:val="00397B0E"/>
    <w:rsid w:val="003A0084"/>
    <w:rsid w:val="003A16F3"/>
    <w:rsid w:val="003A2EE6"/>
    <w:rsid w:val="003A2F8D"/>
    <w:rsid w:val="003A37E1"/>
    <w:rsid w:val="003A3D5F"/>
    <w:rsid w:val="003A408D"/>
    <w:rsid w:val="003A44A9"/>
    <w:rsid w:val="003A5B53"/>
    <w:rsid w:val="003A6329"/>
    <w:rsid w:val="003A63B9"/>
    <w:rsid w:val="003A6785"/>
    <w:rsid w:val="003A6D70"/>
    <w:rsid w:val="003A7408"/>
    <w:rsid w:val="003B0929"/>
    <w:rsid w:val="003B26F5"/>
    <w:rsid w:val="003B2CFD"/>
    <w:rsid w:val="003B3563"/>
    <w:rsid w:val="003B394D"/>
    <w:rsid w:val="003B47FB"/>
    <w:rsid w:val="003B5552"/>
    <w:rsid w:val="003B7321"/>
    <w:rsid w:val="003B7C17"/>
    <w:rsid w:val="003C01F8"/>
    <w:rsid w:val="003C08A0"/>
    <w:rsid w:val="003C1336"/>
    <w:rsid w:val="003C1D2F"/>
    <w:rsid w:val="003C20AA"/>
    <w:rsid w:val="003C38F6"/>
    <w:rsid w:val="003C3A72"/>
    <w:rsid w:val="003C42BC"/>
    <w:rsid w:val="003C4848"/>
    <w:rsid w:val="003C6038"/>
    <w:rsid w:val="003C73F6"/>
    <w:rsid w:val="003C7791"/>
    <w:rsid w:val="003D0E3E"/>
    <w:rsid w:val="003D14DA"/>
    <w:rsid w:val="003D1ABE"/>
    <w:rsid w:val="003D225D"/>
    <w:rsid w:val="003D2948"/>
    <w:rsid w:val="003D2AA8"/>
    <w:rsid w:val="003D2F92"/>
    <w:rsid w:val="003D3521"/>
    <w:rsid w:val="003D422B"/>
    <w:rsid w:val="003D4277"/>
    <w:rsid w:val="003D5C8C"/>
    <w:rsid w:val="003D5C9A"/>
    <w:rsid w:val="003D6A8F"/>
    <w:rsid w:val="003D6AC4"/>
    <w:rsid w:val="003D6E72"/>
    <w:rsid w:val="003D722F"/>
    <w:rsid w:val="003D73F4"/>
    <w:rsid w:val="003D7EEB"/>
    <w:rsid w:val="003D7FAF"/>
    <w:rsid w:val="003E08B3"/>
    <w:rsid w:val="003E13AF"/>
    <w:rsid w:val="003E1565"/>
    <w:rsid w:val="003E252C"/>
    <w:rsid w:val="003E3750"/>
    <w:rsid w:val="003E44D7"/>
    <w:rsid w:val="003E4887"/>
    <w:rsid w:val="003E5348"/>
    <w:rsid w:val="003E5769"/>
    <w:rsid w:val="003E6132"/>
    <w:rsid w:val="003E659C"/>
    <w:rsid w:val="003E6A98"/>
    <w:rsid w:val="003E6DBB"/>
    <w:rsid w:val="003E7170"/>
    <w:rsid w:val="003E71C3"/>
    <w:rsid w:val="003E73B8"/>
    <w:rsid w:val="003E7A67"/>
    <w:rsid w:val="003E7B5F"/>
    <w:rsid w:val="003E7DF8"/>
    <w:rsid w:val="003E7E5E"/>
    <w:rsid w:val="003F226F"/>
    <w:rsid w:val="003F3276"/>
    <w:rsid w:val="003F36DA"/>
    <w:rsid w:val="003F3756"/>
    <w:rsid w:val="003F38E0"/>
    <w:rsid w:val="003F45AF"/>
    <w:rsid w:val="003F5062"/>
    <w:rsid w:val="003F6430"/>
    <w:rsid w:val="003F7E60"/>
    <w:rsid w:val="0040025F"/>
    <w:rsid w:val="00400330"/>
    <w:rsid w:val="00400669"/>
    <w:rsid w:val="00401420"/>
    <w:rsid w:val="004028AE"/>
    <w:rsid w:val="00402ACF"/>
    <w:rsid w:val="0040359D"/>
    <w:rsid w:val="004038D8"/>
    <w:rsid w:val="00403F84"/>
    <w:rsid w:val="00403FFC"/>
    <w:rsid w:val="00404EBF"/>
    <w:rsid w:val="00405FC2"/>
    <w:rsid w:val="0040655C"/>
    <w:rsid w:val="00410475"/>
    <w:rsid w:val="00411305"/>
    <w:rsid w:val="004114D7"/>
    <w:rsid w:val="004128FE"/>
    <w:rsid w:val="0041293B"/>
    <w:rsid w:val="00412F3D"/>
    <w:rsid w:val="00413482"/>
    <w:rsid w:val="004141DB"/>
    <w:rsid w:val="004148E2"/>
    <w:rsid w:val="00414D43"/>
    <w:rsid w:val="00416550"/>
    <w:rsid w:val="00416D60"/>
    <w:rsid w:val="00416F48"/>
    <w:rsid w:val="004171B6"/>
    <w:rsid w:val="00417263"/>
    <w:rsid w:val="00417297"/>
    <w:rsid w:val="004173FC"/>
    <w:rsid w:val="00417DAF"/>
    <w:rsid w:val="00417F66"/>
    <w:rsid w:val="004211E7"/>
    <w:rsid w:val="00421997"/>
    <w:rsid w:val="00421EBD"/>
    <w:rsid w:val="00422AE7"/>
    <w:rsid w:val="0042308E"/>
    <w:rsid w:val="0042378A"/>
    <w:rsid w:val="004247A5"/>
    <w:rsid w:val="004251FE"/>
    <w:rsid w:val="00425951"/>
    <w:rsid w:val="004259ED"/>
    <w:rsid w:val="00425B97"/>
    <w:rsid w:val="004269DD"/>
    <w:rsid w:val="00427518"/>
    <w:rsid w:val="00427C82"/>
    <w:rsid w:val="00430205"/>
    <w:rsid w:val="00430B5E"/>
    <w:rsid w:val="004310DB"/>
    <w:rsid w:val="004327CB"/>
    <w:rsid w:val="00432C65"/>
    <w:rsid w:val="00432DD7"/>
    <w:rsid w:val="00433687"/>
    <w:rsid w:val="00433BF6"/>
    <w:rsid w:val="004340B5"/>
    <w:rsid w:val="0043440C"/>
    <w:rsid w:val="00435393"/>
    <w:rsid w:val="004354EA"/>
    <w:rsid w:val="0043650A"/>
    <w:rsid w:val="0043698F"/>
    <w:rsid w:val="00436C5C"/>
    <w:rsid w:val="004374DF"/>
    <w:rsid w:val="00437F64"/>
    <w:rsid w:val="004409C5"/>
    <w:rsid w:val="00441743"/>
    <w:rsid w:val="004417CA"/>
    <w:rsid w:val="004417E5"/>
    <w:rsid w:val="00441FD2"/>
    <w:rsid w:val="004421F3"/>
    <w:rsid w:val="00442A2A"/>
    <w:rsid w:val="00442EC6"/>
    <w:rsid w:val="00443140"/>
    <w:rsid w:val="00444580"/>
    <w:rsid w:val="004447F2"/>
    <w:rsid w:val="00444E4B"/>
    <w:rsid w:val="00445584"/>
    <w:rsid w:val="00445D2C"/>
    <w:rsid w:val="004465D4"/>
    <w:rsid w:val="004470AD"/>
    <w:rsid w:val="004474F2"/>
    <w:rsid w:val="004513B7"/>
    <w:rsid w:val="004523DD"/>
    <w:rsid w:val="0045313B"/>
    <w:rsid w:val="0045475B"/>
    <w:rsid w:val="00454F2F"/>
    <w:rsid w:val="00455D55"/>
    <w:rsid w:val="00456310"/>
    <w:rsid w:val="00457055"/>
    <w:rsid w:val="004578AA"/>
    <w:rsid w:val="00457C63"/>
    <w:rsid w:val="00457C76"/>
    <w:rsid w:val="00457EB6"/>
    <w:rsid w:val="0046059D"/>
    <w:rsid w:val="0046096B"/>
    <w:rsid w:val="00461507"/>
    <w:rsid w:val="0046162A"/>
    <w:rsid w:val="00461634"/>
    <w:rsid w:val="00461F44"/>
    <w:rsid w:val="00462203"/>
    <w:rsid w:val="0046314C"/>
    <w:rsid w:val="00464589"/>
    <w:rsid w:val="00465ABD"/>
    <w:rsid w:val="00465F6A"/>
    <w:rsid w:val="00465F6F"/>
    <w:rsid w:val="004660E3"/>
    <w:rsid w:val="00467BE9"/>
    <w:rsid w:val="00467CDF"/>
    <w:rsid w:val="00470410"/>
    <w:rsid w:val="004704B7"/>
    <w:rsid w:val="004704C6"/>
    <w:rsid w:val="00471502"/>
    <w:rsid w:val="004725BA"/>
    <w:rsid w:val="00472613"/>
    <w:rsid w:val="00472A17"/>
    <w:rsid w:val="00473D4B"/>
    <w:rsid w:val="004752C1"/>
    <w:rsid w:val="00477666"/>
    <w:rsid w:val="00477AF7"/>
    <w:rsid w:val="00477B9A"/>
    <w:rsid w:val="00480CC6"/>
    <w:rsid w:val="00483555"/>
    <w:rsid w:val="0048398A"/>
    <w:rsid w:val="00483AAE"/>
    <w:rsid w:val="00484A07"/>
    <w:rsid w:val="00484AEB"/>
    <w:rsid w:val="0048577A"/>
    <w:rsid w:val="004859A5"/>
    <w:rsid w:val="00485AD2"/>
    <w:rsid w:val="0048600D"/>
    <w:rsid w:val="0048616E"/>
    <w:rsid w:val="00487F17"/>
    <w:rsid w:val="00491171"/>
    <w:rsid w:val="00491FDD"/>
    <w:rsid w:val="004921CA"/>
    <w:rsid w:val="004927A8"/>
    <w:rsid w:val="00492DAC"/>
    <w:rsid w:val="00494B81"/>
    <w:rsid w:val="00494D12"/>
    <w:rsid w:val="00494D85"/>
    <w:rsid w:val="0049593C"/>
    <w:rsid w:val="00495D84"/>
    <w:rsid w:val="0049617B"/>
    <w:rsid w:val="00497C5C"/>
    <w:rsid w:val="004A07C0"/>
    <w:rsid w:val="004A0F52"/>
    <w:rsid w:val="004A12EC"/>
    <w:rsid w:val="004A13DB"/>
    <w:rsid w:val="004A1BFC"/>
    <w:rsid w:val="004A237D"/>
    <w:rsid w:val="004A3766"/>
    <w:rsid w:val="004A41A5"/>
    <w:rsid w:val="004A4AE7"/>
    <w:rsid w:val="004A4B59"/>
    <w:rsid w:val="004A554F"/>
    <w:rsid w:val="004A5F06"/>
    <w:rsid w:val="004A6A68"/>
    <w:rsid w:val="004A77FF"/>
    <w:rsid w:val="004A7C88"/>
    <w:rsid w:val="004B0E92"/>
    <w:rsid w:val="004B1301"/>
    <w:rsid w:val="004B1AFA"/>
    <w:rsid w:val="004B2DA1"/>
    <w:rsid w:val="004B455D"/>
    <w:rsid w:val="004B4EFD"/>
    <w:rsid w:val="004B51A8"/>
    <w:rsid w:val="004B5FB4"/>
    <w:rsid w:val="004B6002"/>
    <w:rsid w:val="004B6280"/>
    <w:rsid w:val="004B74F7"/>
    <w:rsid w:val="004B75DF"/>
    <w:rsid w:val="004B7B90"/>
    <w:rsid w:val="004C0393"/>
    <w:rsid w:val="004C1230"/>
    <w:rsid w:val="004C20F5"/>
    <w:rsid w:val="004C2288"/>
    <w:rsid w:val="004C274B"/>
    <w:rsid w:val="004C3941"/>
    <w:rsid w:val="004C44CC"/>
    <w:rsid w:val="004C5305"/>
    <w:rsid w:val="004C5665"/>
    <w:rsid w:val="004C58D8"/>
    <w:rsid w:val="004C6E59"/>
    <w:rsid w:val="004C7ADA"/>
    <w:rsid w:val="004C7F65"/>
    <w:rsid w:val="004D0C9D"/>
    <w:rsid w:val="004D0D60"/>
    <w:rsid w:val="004D1204"/>
    <w:rsid w:val="004D2494"/>
    <w:rsid w:val="004D2635"/>
    <w:rsid w:val="004D3C21"/>
    <w:rsid w:val="004D4D15"/>
    <w:rsid w:val="004D53A4"/>
    <w:rsid w:val="004D54DF"/>
    <w:rsid w:val="004D5BFC"/>
    <w:rsid w:val="004D6B91"/>
    <w:rsid w:val="004E0360"/>
    <w:rsid w:val="004E10D8"/>
    <w:rsid w:val="004E1344"/>
    <w:rsid w:val="004E270A"/>
    <w:rsid w:val="004E293B"/>
    <w:rsid w:val="004E2B32"/>
    <w:rsid w:val="004E2CFB"/>
    <w:rsid w:val="004E318D"/>
    <w:rsid w:val="004E3B68"/>
    <w:rsid w:val="004E42DE"/>
    <w:rsid w:val="004E49C8"/>
    <w:rsid w:val="004E53E5"/>
    <w:rsid w:val="004E5479"/>
    <w:rsid w:val="004E5BF3"/>
    <w:rsid w:val="004E6BF6"/>
    <w:rsid w:val="004E6CEA"/>
    <w:rsid w:val="004F0D7C"/>
    <w:rsid w:val="004F0F01"/>
    <w:rsid w:val="004F1683"/>
    <w:rsid w:val="004F170C"/>
    <w:rsid w:val="004F1BA6"/>
    <w:rsid w:val="004F24FE"/>
    <w:rsid w:val="004F2C68"/>
    <w:rsid w:val="004F3574"/>
    <w:rsid w:val="004F4422"/>
    <w:rsid w:val="004F52F4"/>
    <w:rsid w:val="004F5B7C"/>
    <w:rsid w:val="004F6860"/>
    <w:rsid w:val="004F6993"/>
    <w:rsid w:val="004F7512"/>
    <w:rsid w:val="004F77D9"/>
    <w:rsid w:val="004F7841"/>
    <w:rsid w:val="004F7F64"/>
    <w:rsid w:val="00500E03"/>
    <w:rsid w:val="00500E6C"/>
    <w:rsid w:val="00501E8F"/>
    <w:rsid w:val="00502313"/>
    <w:rsid w:val="0050260D"/>
    <w:rsid w:val="00502D9C"/>
    <w:rsid w:val="00503B0D"/>
    <w:rsid w:val="00503CBD"/>
    <w:rsid w:val="00503E32"/>
    <w:rsid w:val="00504A24"/>
    <w:rsid w:val="00504B37"/>
    <w:rsid w:val="00505077"/>
    <w:rsid w:val="00505FB8"/>
    <w:rsid w:val="00506052"/>
    <w:rsid w:val="0050739E"/>
    <w:rsid w:val="00507F35"/>
    <w:rsid w:val="00510996"/>
    <w:rsid w:val="00510B19"/>
    <w:rsid w:val="00510E32"/>
    <w:rsid w:val="00511930"/>
    <w:rsid w:val="005122E1"/>
    <w:rsid w:val="00512544"/>
    <w:rsid w:val="0051258D"/>
    <w:rsid w:val="005138EC"/>
    <w:rsid w:val="00513F39"/>
    <w:rsid w:val="00514377"/>
    <w:rsid w:val="00514A71"/>
    <w:rsid w:val="00514B2C"/>
    <w:rsid w:val="005152D5"/>
    <w:rsid w:val="005157BD"/>
    <w:rsid w:val="00515F1C"/>
    <w:rsid w:val="00516623"/>
    <w:rsid w:val="00516FB1"/>
    <w:rsid w:val="00517D42"/>
    <w:rsid w:val="00520802"/>
    <w:rsid w:val="00521531"/>
    <w:rsid w:val="005218EA"/>
    <w:rsid w:val="00521B96"/>
    <w:rsid w:val="005223B3"/>
    <w:rsid w:val="00523A31"/>
    <w:rsid w:val="00523A9F"/>
    <w:rsid w:val="00524706"/>
    <w:rsid w:val="0052536B"/>
    <w:rsid w:val="00526496"/>
    <w:rsid w:val="00526AC8"/>
    <w:rsid w:val="00527E42"/>
    <w:rsid w:val="00530CC2"/>
    <w:rsid w:val="00530CD8"/>
    <w:rsid w:val="00530F43"/>
    <w:rsid w:val="00532417"/>
    <w:rsid w:val="00533A45"/>
    <w:rsid w:val="00533E96"/>
    <w:rsid w:val="00533FAA"/>
    <w:rsid w:val="005342A7"/>
    <w:rsid w:val="0053502D"/>
    <w:rsid w:val="00535E76"/>
    <w:rsid w:val="00536B20"/>
    <w:rsid w:val="00537274"/>
    <w:rsid w:val="00537936"/>
    <w:rsid w:val="00537D7B"/>
    <w:rsid w:val="00537DFC"/>
    <w:rsid w:val="00540386"/>
    <w:rsid w:val="00540B28"/>
    <w:rsid w:val="00540E4E"/>
    <w:rsid w:val="005440F1"/>
    <w:rsid w:val="00545038"/>
    <w:rsid w:val="005454F0"/>
    <w:rsid w:val="00546D67"/>
    <w:rsid w:val="0054798A"/>
    <w:rsid w:val="00547ABC"/>
    <w:rsid w:val="00551D63"/>
    <w:rsid w:val="00552570"/>
    <w:rsid w:val="00552917"/>
    <w:rsid w:val="00552CB1"/>
    <w:rsid w:val="00553297"/>
    <w:rsid w:val="00553D57"/>
    <w:rsid w:val="00553E6A"/>
    <w:rsid w:val="00554296"/>
    <w:rsid w:val="00555338"/>
    <w:rsid w:val="005561AC"/>
    <w:rsid w:val="00556963"/>
    <w:rsid w:val="0055744F"/>
    <w:rsid w:val="005575EF"/>
    <w:rsid w:val="00561BE7"/>
    <w:rsid w:val="00561D3D"/>
    <w:rsid w:val="00561D7F"/>
    <w:rsid w:val="0056269B"/>
    <w:rsid w:val="00562FBF"/>
    <w:rsid w:val="00563689"/>
    <w:rsid w:val="00563B34"/>
    <w:rsid w:val="00564C91"/>
    <w:rsid w:val="00564EA9"/>
    <w:rsid w:val="005651B0"/>
    <w:rsid w:val="005662DB"/>
    <w:rsid w:val="00566DA2"/>
    <w:rsid w:val="00570A68"/>
    <w:rsid w:val="0057171D"/>
    <w:rsid w:val="0057301C"/>
    <w:rsid w:val="005738FE"/>
    <w:rsid w:val="00573C1E"/>
    <w:rsid w:val="00573DB9"/>
    <w:rsid w:val="00574AE3"/>
    <w:rsid w:val="005755D7"/>
    <w:rsid w:val="00575C9B"/>
    <w:rsid w:val="0057642F"/>
    <w:rsid w:val="00576895"/>
    <w:rsid w:val="005768A6"/>
    <w:rsid w:val="00576D94"/>
    <w:rsid w:val="0058079D"/>
    <w:rsid w:val="0058222A"/>
    <w:rsid w:val="005824A7"/>
    <w:rsid w:val="005824E8"/>
    <w:rsid w:val="00582E2D"/>
    <w:rsid w:val="005849FA"/>
    <w:rsid w:val="005867D8"/>
    <w:rsid w:val="00586D53"/>
    <w:rsid w:val="0058790D"/>
    <w:rsid w:val="00587D16"/>
    <w:rsid w:val="00587EE1"/>
    <w:rsid w:val="00590197"/>
    <w:rsid w:val="005906EF"/>
    <w:rsid w:val="005927AA"/>
    <w:rsid w:val="00592BFF"/>
    <w:rsid w:val="005934B4"/>
    <w:rsid w:val="00594C37"/>
    <w:rsid w:val="00595327"/>
    <w:rsid w:val="005959B4"/>
    <w:rsid w:val="00595B0F"/>
    <w:rsid w:val="00595FF4"/>
    <w:rsid w:val="00596742"/>
    <w:rsid w:val="00596D6B"/>
    <w:rsid w:val="00597D87"/>
    <w:rsid w:val="005A0177"/>
    <w:rsid w:val="005A1B18"/>
    <w:rsid w:val="005A1BE9"/>
    <w:rsid w:val="005A20A9"/>
    <w:rsid w:val="005A23BB"/>
    <w:rsid w:val="005A26A1"/>
    <w:rsid w:val="005A3511"/>
    <w:rsid w:val="005A53B4"/>
    <w:rsid w:val="005A59B8"/>
    <w:rsid w:val="005A5EC5"/>
    <w:rsid w:val="005A70A9"/>
    <w:rsid w:val="005A71C2"/>
    <w:rsid w:val="005A76DF"/>
    <w:rsid w:val="005A7821"/>
    <w:rsid w:val="005B05B3"/>
    <w:rsid w:val="005B2D83"/>
    <w:rsid w:val="005B4225"/>
    <w:rsid w:val="005B450B"/>
    <w:rsid w:val="005B4514"/>
    <w:rsid w:val="005B4F85"/>
    <w:rsid w:val="005C00B1"/>
    <w:rsid w:val="005C03D8"/>
    <w:rsid w:val="005C0410"/>
    <w:rsid w:val="005C04C7"/>
    <w:rsid w:val="005C0C5A"/>
    <w:rsid w:val="005C0C6F"/>
    <w:rsid w:val="005C0E72"/>
    <w:rsid w:val="005C164B"/>
    <w:rsid w:val="005C1E9E"/>
    <w:rsid w:val="005C59FD"/>
    <w:rsid w:val="005C6391"/>
    <w:rsid w:val="005C6C5D"/>
    <w:rsid w:val="005C736D"/>
    <w:rsid w:val="005D016A"/>
    <w:rsid w:val="005D02E1"/>
    <w:rsid w:val="005D05F7"/>
    <w:rsid w:val="005D17A8"/>
    <w:rsid w:val="005D2AF3"/>
    <w:rsid w:val="005D2B0F"/>
    <w:rsid w:val="005D2BE6"/>
    <w:rsid w:val="005D2CDC"/>
    <w:rsid w:val="005D36B4"/>
    <w:rsid w:val="005D4B33"/>
    <w:rsid w:val="005D6089"/>
    <w:rsid w:val="005D65E3"/>
    <w:rsid w:val="005D68DE"/>
    <w:rsid w:val="005D6F5E"/>
    <w:rsid w:val="005D7094"/>
    <w:rsid w:val="005D7EEC"/>
    <w:rsid w:val="005E047F"/>
    <w:rsid w:val="005E0F61"/>
    <w:rsid w:val="005E2560"/>
    <w:rsid w:val="005E373F"/>
    <w:rsid w:val="005E3F09"/>
    <w:rsid w:val="005E6050"/>
    <w:rsid w:val="005E6197"/>
    <w:rsid w:val="005E67C7"/>
    <w:rsid w:val="005E70C1"/>
    <w:rsid w:val="005E724D"/>
    <w:rsid w:val="005E789C"/>
    <w:rsid w:val="005F02D2"/>
    <w:rsid w:val="005F129F"/>
    <w:rsid w:val="005F12E0"/>
    <w:rsid w:val="005F12EE"/>
    <w:rsid w:val="005F1AF2"/>
    <w:rsid w:val="005F204E"/>
    <w:rsid w:val="005F2724"/>
    <w:rsid w:val="005F2ED8"/>
    <w:rsid w:val="005F3225"/>
    <w:rsid w:val="005F4285"/>
    <w:rsid w:val="005F44D9"/>
    <w:rsid w:val="005F697C"/>
    <w:rsid w:val="005F6A8B"/>
    <w:rsid w:val="005F74B2"/>
    <w:rsid w:val="00600C70"/>
    <w:rsid w:val="00600DD3"/>
    <w:rsid w:val="0060179B"/>
    <w:rsid w:val="00603394"/>
    <w:rsid w:val="00603774"/>
    <w:rsid w:val="00604067"/>
    <w:rsid w:val="00605788"/>
    <w:rsid w:val="00606286"/>
    <w:rsid w:val="00606666"/>
    <w:rsid w:val="006070B9"/>
    <w:rsid w:val="00607510"/>
    <w:rsid w:val="00607616"/>
    <w:rsid w:val="00607689"/>
    <w:rsid w:val="00610036"/>
    <w:rsid w:val="00611B37"/>
    <w:rsid w:val="00613355"/>
    <w:rsid w:val="00613695"/>
    <w:rsid w:val="00613944"/>
    <w:rsid w:val="00614D8F"/>
    <w:rsid w:val="00614E52"/>
    <w:rsid w:val="00614FA0"/>
    <w:rsid w:val="00615DDA"/>
    <w:rsid w:val="00615E44"/>
    <w:rsid w:val="00616CF8"/>
    <w:rsid w:val="00616F93"/>
    <w:rsid w:val="0061742E"/>
    <w:rsid w:val="00617A0F"/>
    <w:rsid w:val="00617F95"/>
    <w:rsid w:val="00620905"/>
    <w:rsid w:val="00620E77"/>
    <w:rsid w:val="0062188D"/>
    <w:rsid w:val="00622875"/>
    <w:rsid w:val="00623CB9"/>
    <w:rsid w:val="0062471C"/>
    <w:rsid w:val="00626270"/>
    <w:rsid w:val="00626F15"/>
    <w:rsid w:val="00627182"/>
    <w:rsid w:val="0062775E"/>
    <w:rsid w:val="006305A9"/>
    <w:rsid w:val="006305FB"/>
    <w:rsid w:val="006309D3"/>
    <w:rsid w:val="00631310"/>
    <w:rsid w:val="0063183E"/>
    <w:rsid w:val="00631C94"/>
    <w:rsid w:val="00632143"/>
    <w:rsid w:val="0063391B"/>
    <w:rsid w:val="00633D48"/>
    <w:rsid w:val="006344D7"/>
    <w:rsid w:val="006345C0"/>
    <w:rsid w:val="00634C12"/>
    <w:rsid w:val="0063583C"/>
    <w:rsid w:val="00635970"/>
    <w:rsid w:val="00635DE2"/>
    <w:rsid w:val="006365DA"/>
    <w:rsid w:val="00636816"/>
    <w:rsid w:val="00636D83"/>
    <w:rsid w:val="006402A2"/>
    <w:rsid w:val="00640A2F"/>
    <w:rsid w:val="00642315"/>
    <w:rsid w:val="006423CC"/>
    <w:rsid w:val="00642FA2"/>
    <w:rsid w:val="006433E9"/>
    <w:rsid w:val="00643C89"/>
    <w:rsid w:val="00644151"/>
    <w:rsid w:val="00644A2E"/>
    <w:rsid w:val="00645497"/>
    <w:rsid w:val="006454C1"/>
    <w:rsid w:val="006457A9"/>
    <w:rsid w:val="006458DA"/>
    <w:rsid w:val="00645B33"/>
    <w:rsid w:val="00646183"/>
    <w:rsid w:val="006504E2"/>
    <w:rsid w:val="00650B17"/>
    <w:rsid w:val="006513ED"/>
    <w:rsid w:val="006515DD"/>
    <w:rsid w:val="00654343"/>
    <w:rsid w:val="00654AA8"/>
    <w:rsid w:val="0065520C"/>
    <w:rsid w:val="006553B8"/>
    <w:rsid w:val="0065558A"/>
    <w:rsid w:val="0065587B"/>
    <w:rsid w:val="006565CF"/>
    <w:rsid w:val="00656D31"/>
    <w:rsid w:val="006572C8"/>
    <w:rsid w:val="00657324"/>
    <w:rsid w:val="00657888"/>
    <w:rsid w:val="0066053B"/>
    <w:rsid w:val="0066256F"/>
    <w:rsid w:val="00663356"/>
    <w:rsid w:val="00663E75"/>
    <w:rsid w:val="00664269"/>
    <w:rsid w:val="00664A40"/>
    <w:rsid w:val="00664CB5"/>
    <w:rsid w:val="006650EE"/>
    <w:rsid w:val="006658ED"/>
    <w:rsid w:val="00665AEA"/>
    <w:rsid w:val="006664AB"/>
    <w:rsid w:val="006674C9"/>
    <w:rsid w:val="006701F0"/>
    <w:rsid w:val="006714CA"/>
    <w:rsid w:val="00672C1C"/>
    <w:rsid w:val="0067307D"/>
    <w:rsid w:val="00673159"/>
    <w:rsid w:val="006747D1"/>
    <w:rsid w:val="006749CB"/>
    <w:rsid w:val="00674E16"/>
    <w:rsid w:val="00675E72"/>
    <w:rsid w:val="00676999"/>
    <w:rsid w:val="00680B06"/>
    <w:rsid w:val="00680CFD"/>
    <w:rsid w:val="0068188F"/>
    <w:rsid w:val="00681FD2"/>
    <w:rsid w:val="00682737"/>
    <w:rsid w:val="00683C5F"/>
    <w:rsid w:val="00683E34"/>
    <w:rsid w:val="006844A9"/>
    <w:rsid w:val="00684633"/>
    <w:rsid w:val="00684FFF"/>
    <w:rsid w:val="006856AD"/>
    <w:rsid w:val="006859C1"/>
    <w:rsid w:val="00690EE4"/>
    <w:rsid w:val="00691664"/>
    <w:rsid w:val="00691DD2"/>
    <w:rsid w:val="00691EDA"/>
    <w:rsid w:val="00692B83"/>
    <w:rsid w:val="00693AFE"/>
    <w:rsid w:val="00693B14"/>
    <w:rsid w:val="006945F0"/>
    <w:rsid w:val="0069466E"/>
    <w:rsid w:val="00694E5D"/>
    <w:rsid w:val="00695D1F"/>
    <w:rsid w:val="0069641F"/>
    <w:rsid w:val="0069694D"/>
    <w:rsid w:val="006969D4"/>
    <w:rsid w:val="006A0599"/>
    <w:rsid w:val="006A0747"/>
    <w:rsid w:val="006A1432"/>
    <w:rsid w:val="006A1811"/>
    <w:rsid w:val="006A212B"/>
    <w:rsid w:val="006A2945"/>
    <w:rsid w:val="006A2B40"/>
    <w:rsid w:val="006A36DB"/>
    <w:rsid w:val="006A3BA3"/>
    <w:rsid w:val="006A43BB"/>
    <w:rsid w:val="006A4DB9"/>
    <w:rsid w:val="006A5586"/>
    <w:rsid w:val="006A558A"/>
    <w:rsid w:val="006A5D72"/>
    <w:rsid w:val="006A6434"/>
    <w:rsid w:val="006A6BB0"/>
    <w:rsid w:val="006A7B44"/>
    <w:rsid w:val="006B0354"/>
    <w:rsid w:val="006B0F6D"/>
    <w:rsid w:val="006B11C5"/>
    <w:rsid w:val="006B2521"/>
    <w:rsid w:val="006B29CC"/>
    <w:rsid w:val="006B3510"/>
    <w:rsid w:val="006B4893"/>
    <w:rsid w:val="006B5813"/>
    <w:rsid w:val="006B6A16"/>
    <w:rsid w:val="006B7AD6"/>
    <w:rsid w:val="006B7AF0"/>
    <w:rsid w:val="006C051F"/>
    <w:rsid w:val="006C0A09"/>
    <w:rsid w:val="006C0BD4"/>
    <w:rsid w:val="006C1615"/>
    <w:rsid w:val="006C23A8"/>
    <w:rsid w:val="006C2EB8"/>
    <w:rsid w:val="006C3788"/>
    <w:rsid w:val="006C4A61"/>
    <w:rsid w:val="006C4D1C"/>
    <w:rsid w:val="006C54D3"/>
    <w:rsid w:val="006C5AAF"/>
    <w:rsid w:val="006C729B"/>
    <w:rsid w:val="006C7A7B"/>
    <w:rsid w:val="006C7AA7"/>
    <w:rsid w:val="006C7AAF"/>
    <w:rsid w:val="006C7EF9"/>
    <w:rsid w:val="006D0903"/>
    <w:rsid w:val="006D1080"/>
    <w:rsid w:val="006D1AE8"/>
    <w:rsid w:val="006D3A8C"/>
    <w:rsid w:val="006D3B79"/>
    <w:rsid w:val="006D4528"/>
    <w:rsid w:val="006D452F"/>
    <w:rsid w:val="006D699A"/>
    <w:rsid w:val="006D722A"/>
    <w:rsid w:val="006E0581"/>
    <w:rsid w:val="006E0A55"/>
    <w:rsid w:val="006E17CB"/>
    <w:rsid w:val="006E192F"/>
    <w:rsid w:val="006E25FF"/>
    <w:rsid w:val="006E2C5C"/>
    <w:rsid w:val="006E3FEF"/>
    <w:rsid w:val="006E423A"/>
    <w:rsid w:val="006E4BA0"/>
    <w:rsid w:val="006E4BB4"/>
    <w:rsid w:val="006E5319"/>
    <w:rsid w:val="006E55D6"/>
    <w:rsid w:val="006E57A8"/>
    <w:rsid w:val="006E5EC4"/>
    <w:rsid w:val="006E6162"/>
    <w:rsid w:val="006E6C30"/>
    <w:rsid w:val="006E7F99"/>
    <w:rsid w:val="006F0E2E"/>
    <w:rsid w:val="006F288C"/>
    <w:rsid w:val="006F2D37"/>
    <w:rsid w:val="006F2FFD"/>
    <w:rsid w:val="006F3392"/>
    <w:rsid w:val="006F4257"/>
    <w:rsid w:val="006F438D"/>
    <w:rsid w:val="006F4E85"/>
    <w:rsid w:val="006F5101"/>
    <w:rsid w:val="006F583A"/>
    <w:rsid w:val="006F59B6"/>
    <w:rsid w:val="006F5D2F"/>
    <w:rsid w:val="006F6CD4"/>
    <w:rsid w:val="006F721C"/>
    <w:rsid w:val="006F733E"/>
    <w:rsid w:val="007018FA"/>
    <w:rsid w:val="007029A0"/>
    <w:rsid w:val="00702B0D"/>
    <w:rsid w:val="00702B1E"/>
    <w:rsid w:val="0070327C"/>
    <w:rsid w:val="007040DC"/>
    <w:rsid w:val="00704DF4"/>
    <w:rsid w:val="007051CF"/>
    <w:rsid w:val="0070548F"/>
    <w:rsid w:val="00705D53"/>
    <w:rsid w:val="00705D7B"/>
    <w:rsid w:val="007069AF"/>
    <w:rsid w:val="0070785B"/>
    <w:rsid w:val="00707BCF"/>
    <w:rsid w:val="00710AED"/>
    <w:rsid w:val="00711236"/>
    <w:rsid w:val="007112F5"/>
    <w:rsid w:val="0071149B"/>
    <w:rsid w:val="00711EA2"/>
    <w:rsid w:val="00711F29"/>
    <w:rsid w:val="00712010"/>
    <w:rsid w:val="00712ABE"/>
    <w:rsid w:val="00713C63"/>
    <w:rsid w:val="0071469D"/>
    <w:rsid w:val="007154C4"/>
    <w:rsid w:val="00715B17"/>
    <w:rsid w:val="00715B99"/>
    <w:rsid w:val="007160E0"/>
    <w:rsid w:val="007167E7"/>
    <w:rsid w:val="0071772E"/>
    <w:rsid w:val="007179C8"/>
    <w:rsid w:val="0072015F"/>
    <w:rsid w:val="00721446"/>
    <w:rsid w:val="0072218F"/>
    <w:rsid w:val="007225F6"/>
    <w:rsid w:val="007245CC"/>
    <w:rsid w:val="00724FFE"/>
    <w:rsid w:val="00725644"/>
    <w:rsid w:val="007262B2"/>
    <w:rsid w:val="0072693D"/>
    <w:rsid w:val="00727469"/>
    <w:rsid w:val="00727517"/>
    <w:rsid w:val="0073079F"/>
    <w:rsid w:val="0073219C"/>
    <w:rsid w:val="00732220"/>
    <w:rsid w:val="00732677"/>
    <w:rsid w:val="00733434"/>
    <w:rsid w:val="00734FA2"/>
    <w:rsid w:val="00735368"/>
    <w:rsid w:val="00735480"/>
    <w:rsid w:val="00735872"/>
    <w:rsid w:val="00735C71"/>
    <w:rsid w:val="00735DEF"/>
    <w:rsid w:val="00736394"/>
    <w:rsid w:val="00736CC8"/>
    <w:rsid w:val="00737B29"/>
    <w:rsid w:val="007412F5"/>
    <w:rsid w:val="00741539"/>
    <w:rsid w:val="00741617"/>
    <w:rsid w:val="00741676"/>
    <w:rsid w:val="00741D8A"/>
    <w:rsid w:val="00742E4E"/>
    <w:rsid w:val="00743862"/>
    <w:rsid w:val="00743B65"/>
    <w:rsid w:val="00743EDA"/>
    <w:rsid w:val="0074430E"/>
    <w:rsid w:val="0074541C"/>
    <w:rsid w:val="007463FA"/>
    <w:rsid w:val="0074676F"/>
    <w:rsid w:val="007474B8"/>
    <w:rsid w:val="00750156"/>
    <w:rsid w:val="007511DA"/>
    <w:rsid w:val="007515BE"/>
    <w:rsid w:val="0075164E"/>
    <w:rsid w:val="0075174B"/>
    <w:rsid w:val="00751818"/>
    <w:rsid w:val="007518BB"/>
    <w:rsid w:val="007518F9"/>
    <w:rsid w:val="00752656"/>
    <w:rsid w:val="007532DB"/>
    <w:rsid w:val="00753F09"/>
    <w:rsid w:val="007540F8"/>
    <w:rsid w:val="00755092"/>
    <w:rsid w:val="0075575B"/>
    <w:rsid w:val="00755CE3"/>
    <w:rsid w:val="00760D28"/>
    <w:rsid w:val="0076133F"/>
    <w:rsid w:val="00761D95"/>
    <w:rsid w:val="00763263"/>
    <w:rsid w:val="00764363"/>
    <w:rsid w:val="00765E38"/>
    <w:rsid w:val="00766243"/>
    <w:rsid w:val="00766D05"/>
    <w:rsid w:val="00767EE3"/>
    <w:rsid w:val="0077007E"/>
    <w:rsid w:val="00770B45"/>
    <w:rsid w:val="00771662"/>
    <w:rsid w:val="007717D1"/>
    <w:rsid w:val="00771CCC"/>
    <w:rsid w:val="0077267E"/>
    <w:rsid w:val="00772B49"/>
    <w:rsid w:val="00773198"/>
    <w:rsid w:val="007733FD"/>
    <w:rsid w:val="007735B4"/>
    <w:rsid w:val="00773951"/>
    <w:rsid w:val="00773AA4"/>
    <w:rsid w:val="0077417E"/>
    <w:rsid w:val="00775F97"/>
    <w:rsid w:val="007764EC"/>
    <w:rsid w:val="00777CD9"/>
    <w:rsid w:val="00777F89"/>
    <w:rsid w:val="00780EB6"/>
    <w:rsid w:val="00780ED8"/>
    <w:rsid w:val="00781AC7"/>
    <w:rsid w:val="0078254F"/>
    <w:rsid w:val="00783991"/>
    <w:rsid w:val="007844B1"/>
    <w:rsid w:val="007845B0"/>
    <w:rsid w:val="00784781"/>
    <w:rsid w:val="00784840"/>
    <w:rsid w:val="00785A07"/>
    <w:rsid w:val="0078677D"/>
    <w:rsid w:val="0078693E"/>
    <w:rsid w:val="00786FA4"/>
    <w:rsid w:val="00790607"/>
    <w:rsid w:val="00790838"/>
    <w:rsid w:val="007911CF"/>
    <w:rsid w:val="00791362"/>
    <w:rsid w:val="00791A8A"/>
    <w:rsid w:val="00792918"/>
    <w:rsid w:val="00793447"/>
    <w:rsid w:val="00795BE3"/>
    <w:rsid w:val="00795F22"/>
    <w:rsid w:val="007A0AD3"/>
    <w:rsid w:val="007A1287"/>
    <w:rsid w:val="007A190D"/>
    <w:rsid w:val="007A2102"/>
    <w:rsid w:val="007A2113"/>
    <w:rsid w:val="007A2140"/>
    <w:rsid w:val="007A5796"/>
    <w:rsid w:val="007A5931"/>
    <w:rsid w:val="007A6449"/>
    <w:rsid w:val="007A7196"/>
    <w:rsid w:val="007A77A7"/>
    <w:rsid w:val="007A7899"/>
    <w:rsid w:val="007B19A9"/>
    <w:rsid w:val="007B2207"/>
    <w:rsid w:val="007B2AEB"/>
    <w:rsid w:val="007B2C23"/>
    <w:rsid w:val="007B315B"/>
    <w:rsid w:val="007B4191"/>
    <w:rsid w:val="007B4556"/>
    <w:rsid w:val="007B4C87"/>
    <w:rsid w:val="007B4EF6"/>
    <w:rsid w:val="007B6985"/>
    <w:rsid w:val="007B7C38"/>
    <w:rsid w:val="007B7CBD"/>
    <w:rsid w:val="007C05EF"/>
    <w:rsid w:val="007C07FA"/>
    <w:rsid w:val="007C1C72"/>
    <w:rsid w:val="007C203A"/>
    <w:rsid w:val="007C22A6"/>
    <w:rsid w:val="007C25FD"/>
    <w:rsid w:val="007C26F8"/>
    <w:rsid w:val="007C36AE"/>
    <w:rsid w:val="007C43B9"/>
    <w:rsid w:val="007C4BA5"/>
    <w:rsid w:val="007C4C71"/>
    <w:rsid w:val="007C4EC8"/>
    <w:rsid w:val="007C4F2D"/>
    <w:rsid w:val="007C5247"/>
    <w:rsid w:val="007C5A27"/>
    <w:rsid w:val="007C5A45"/>
    <w:rsid w:val="007C648D"/>
    <w:rsid w:val="007C6C76"/>
    <w:rsid w:val="007C6F45"/>
    <w:rsid w:val="007C7EFF"/>
    <w:rsid w:val="007C7F28"/>
    <w:rsid w:val="007D012A"/>
    <w:rsid w:val="007D0194"/>
    <w:rsid w:val="007D0313"/>
    <w:rsid w:val="007D0BA8"/>
    <w:rsid w:val="007D0E6C"/>
    <w:rsid w:val="007D0F68"/>
    <w:rsid w:val="007D1811"/>
    <w:rsid w:val="007D1AB4"/>
    <w:rsid w:val="007D237D"/>
    <w:rsid w:val="007D2581"/>
    <w:rsid w:val="007D2689"/>
    <w:rsid w:val="007D2734"/>
    <w:rsid w:val="007D2B78"/>
    <w:rsid w:val="007D3348"/>
    <w:rsid w:val="007D33A0"/>
    <w:rsid w:val="007D4971"/>
    <w:rsid w:val="007D53BD"/>
    <w:rsid w:val="007D5524"/>
    <w:rsid w:val="007D5C01"/>
    <w:rsid w:val="007D7B0C"/>
    <w:rsid w:val="007D7B27"/>
    <w:rsid w:val="007D7F67"/>
    <w:rsid w:val="007E055B"/>
    <w:rsid w:val="007E074E"/>
    <w:rsid w:val="007E0AB3"/>
    <w:rsid w:val="007E117E"/>
    <w:rsid w:val="007E6A46"/>
    <w:rsid w:val="007E6A49"/>
    <w:rsid w:val="007E7B30"/>
    <w:rsid w:val="007E7B56"/>
    <w:rsid w:val="007E7B6D"/>
    <w:rsid w:val="007F0A9F"/>
    <w:rsid w:val="007F10A9"/>
    <w:rsid w:val="007F10C6"/>
    <w:rsid w:val="007F1BBA"/>
    <w:rsid w:val="007F2A7A"/>
    <w:rsid w:val="007F2EB7"/>
    <w:rsid w:val="007F3032"/>
    <w:rsid w:val="007F42CB"/>
    <w:rsid w:val="007F44CE"/>
    <w:rsid w:val="007F522C"/>
    <w:rsid w:val="007F5ADA"/>
    <w:rsid w:val="007F73D2"/>
    <w:rsid w:val="00800D86"/>
    <w:rsid w:val="00801D66"/>
    <w:rsid w:val="00802F99"/>
    <w:rsid w:val="008043B7"/>
    <w:rsid w:val="00805753"/>
    <w:rsid w:val="008062FA"/>
    <w:rsid w:val="008063D8"/>
    <w:rsid w:val="00806B55"/>
    <w:rsid w:val="00807645"/>
    <w:rsid w:val="0081012A"/>
    <w:rsid w:val="00810158"/>
    <w:rsid w:val="00811728"/>
    <w:rsid w:val="00812603"/>
    <w:rsid w:val="00812894"/>
    <w:rsid w:val="00813121"/>
    <w:rsid w:val="008132C6"/>
    <w:rsid w:val="0081343A"/>
    <w:rsid w:val="0081385E"/>
    <w:rsid w:val="00813B0E"/>
    <w:rsid w:val="0081414D"/>
    <w:rsid w:val="0081418C"/>
    <w:rsid w:val="008156FE"/>
    <w:rsid w:val="00815DFB"/>
    <w:rsid w:val="00816008"/>
    <w:rsid w:val="00816F28"/>
    <w:rsid w:val="00817427"/>
    <w:rsid w:val="008175B4"/>
    <w:rsid w:val="00820059"/>
    <w:rsid w:val="0082025F"/>
    <w:rsid w:val="0082128C"/>
    <w:rsid w:val="00821CFF"/>
    <w:rsid w:val="00821FE5"/>
    <w:rsid w:val="00822094"/>
    <w:rsid w:val="00822B2B"/>
    <w:rsid w:val="00823F4F"/>
    <w:rsid w:val="00824BAC"/>
    <w:rsid w:val="008255B3"/>
    <w:rsid w:val="00826813"/>
    <w:rsid w:val="00826E9F"/>
    <w:rsid w:val="008273A8"/>
    <w:rsid w:val="008273CD"/>
    <w:rsid w:val="00830058"/>
    <w:rsid w:val="0083050A"/>
    <w:rsid w:val="00830B8F"/>
    <w:rsid w:val="00830F47"/>
    <w:rsid w:val="0083134D"/>
    <w:rsid w:val="00831DFD"/>
    <w:rsid w:val="008321C2"/>
    <w:rsid w:val="008322BC"/>
    <w:rsid w:val="00832576"/>
    <w:rsid w:val="00832927"/>
    <w:rsid w:val="00833161"/>
    <w:rsid w:val="008336CB"/>
    <w:rsid w:val="00833E4B"/>
    <w:rsid w:val="00833F53"/>
    <w:rsid w:val="008343F9"/>
    <w:rsid w:val="00836485"/>
    <w:rsid w:val="00837CE3"/>
    <w:rsid w:val="00837F0D"/>
    <w:rsid w:val="008403D3"/>
    <w:rsid w:val="00840E3A"/>
    <w:rsid w:val="008420BD"/>
    <w:rsid w:val="00842BC3"/>
    <w:rsid w:val="00843152"/>
    <w:rsid w:val="008434AD"/>
    <w:rsid w:val="00845A1C"/>
    <w:rsid w:val="00846B6E"/>
    <w:rsid w:val="00846D8E"/>
    <w:rsid w:val="0084768D"/>
    <w:rsid w:val="0085104A"/>
    <w:rsid w:val="008516E5"/>
    <w:rsid w:val="008520C3"/>
    <w:rsid w:val="008526EE"/>
    <w:rsid w:val="00852D33"/>
    <w:rsid w:val="00854113"/>
    <w:rsid w:val="00855211"/>
    <w:rsid w:val="008556D4"/>
    <w:rsid w:val="00855AB6"/>
    <w:rsid w:val="00855E07"/>
    <w:rsid w:val="00855FC8"/>
    <w:rsid w:val="008563E8"/>
    <w:rsid w:val="00857381"/>
    <w:rsid w:val="0086034C"/>
    <w:rsid w:val="008610E9"/>
    <w:rsid w:val="0086128F"/>
    <w:rsid w:val="00861BF5"/>
    <w:rsid w:val="00862275"/>
    <w:rsid w:val="00862AE3"/>
    <w:rsid w:val="0086309A"/>
    <w:rsid w:val="008632BB"/>
    <w:rsid w:val="00864F2D"/>
    <w:rsid w:val="008652CA"/>
    <w:rsid w:val="008657B6"/>
    <w:rsid w:val="00865B66"/>
    <w:rsid w:val="008662FB"/>
    <w:rsid w:val="008673F9"/>
    <w:rsid w:val="00867837"/>
    <w:rsid w:val="0087007D"/>
    <w:rsid w:val="00873FEA"/>
    <w:rsid w:val="00874A30"/>
    <w:rsid w:val="00874FDD"/>
    <w:rsid w:val="0087655B"/>
    <w:rsid w:val="00876C54"/>
    <w:rsid w:val="00876D7E"/>
    <w:rsid w:val="008773D3"/>
    <w:rsid w:val="00877899"/>
    <w:rsid w:val="00877AF1"/>
    <w:rsid w:val="00880337"/>
    <w:rsid w:val="008819CD"/>
    <w:rsid w:val="0088289B"/>
    <w:rsid w:val="00883985"/>
    <w:rsid w:val="00883E3F"/>
    <w:rsid w:val="00884732"/>
    <w:rsid w:val="008849EB"/>
    <w:rsid w:val="00884AF2"/>
    <w:rsid w:val="00884C8D"/>
    <w:rsid w:val="00885177"/>
    <w:rsid w:val="00885B82"/>
    <w:rsid w:val="0088735C"/>
    <w:rsid w:val="00887520"/>
    <w:rsid w:val="008904D7"/>
    <w:rsid w:val="0089104E"/>
    <w:rsid w:val="008914F3"/>
    <w:rsid w:val="008920F7"/>
    <w:rsid w:val="00893253"/>
    <w:rsid w:val="00893777"/>
    <w:rsid w:val="00894061"/>
    <w:rsid w:val="0089485D"/>
    <w:rsid w:val="00894910"/>
    <w:rsid w:val="008955B0"/>
    <w:rsid w:val="00895829"/>
    <w:rsid w:val="00895A36"/>
    <w:rsid w:val="00895F75"/>
    <w:rsid w:val="008966C8"/>
    <w:rsid w:val="00896797"/>
    <w:rsid w:val="008A01BE"/>
    <w:rsid w:val="008A04AB"/>
    <w:rsid w:val="008A240E"/>
    <w:rsid w:val="008A256A"/>
    <w:rsid w:val="008A2DF6"/>
    <w:rsid w:val="008A38B2"/>
    <w:rsid w:val="008A39D3"/>
    <w:rsid w:val="008A3C13"/>
    <w:rsid w:val="008A40D9"/>
    <w:rsid w:val="008A4D8B"/>
    <w:rsid w:val="008A5354"/>
    <w:rsid w:val="008A612E"/>
    <w:rsid w:val="008A63A3"/>
    <w:rsid w:val="008A64D5"/>
    <w:rsid w:val="008A7E73"/>
    <w:rsid w:val="008B0F54"/>
    <w:rsid w:val="008B2318"/>
    <w:rsid w:val="008B24B4"/>
    <w:rsid w:val="008B38E9"/>
    <w:rsid w:val="008B4AF9"/>
    <w:rsid w:val="008B5148"/>
    <w:rsid w:val="008B66F1"/>
    <w:rsid w:val="008B7523"/>
    <w:rsid w:val="008B7A89"/>
    <w:rsid w:val="008B7ADA"/>
    <w:rsid w:val="008C1688"/>
    <w:rsid w:val="008C1C57"/>
    <w:rsid w:val="008C2ED6"/>
    <w:rsid w:val="008C306F"/>
    <w:rsid w:val="008C3FCB"/>
    <w:rsid w:val="008C4321"/>
    <w:rsid w:val="008C4D0B"/>
    <w:rsid w:val="008C4DEB"/>
    <w:rsid w:val="008C50C8"/>
    <w:rsid w:val="008C5225"/>
    <w:rsid w:val="008C5673"/>
    <w:rsid w:val="008C57D3"/>
    <w:rsid w:val="008C5911"/>
    <w:rsid w:val="008C5BE3"/>
    <w:rsid w:val="008C5D0B"/>
    <w:rsid w:val="008C5DB2"/>
    <w:rsid w:val="008C5E48"/>
    <w:rsid w:val="008C6480"/>
    <w:rsid w:val="008C65F3"/>
    <w:rsid w:val="008C6E61"/>
    <w:rsid w:val="008C7066"/>
    <w:rsid w:val="008C7841"/>
    <w:rsid w:val="008C791E"/>
    <w:rsid w:val="008D0DB9"/>
    <w:rsid w:val="008D0F65"/>
    <w:rsid w:val="008D17C0"/>
    <w:rsid w:val="008D19CB"/>
    <w:rsid w:val="008D2339"/>
    <w:rsid w:val="008D26C0"/>
    <w:rsid w:val="008D2BD2"/>
    <w:rsid w:val="008D31E4"/>
    <w:rsid w:val="008D39B0"/>
    <w:rsid w:val="008D423E"/>
    <w:rsid w:val="008D5A1D"/>
    <w:rsid w:val="008D5E4B"/>
    <w:rsid w:val="008D63FE"/>
    <w:rsid w:val="008D648E"/>
    <w:rsid w:val="008D653F"/>
    <w:rsid w:val="008D659E"/>
    <w:rsid w:val="008D7FF8"/>
    <w:rsid w:val="008E0883"/>
    <w:rsid w:val="008E0989"/>
    <w:rsid w:val="008E1638"/>
    <w:rsid w:val="008E2975"/>
    <w:rsid w:val="008E2CB3"/>
    <w:rsid w:val="008E32BD"/>
    <w:rsid w:val="008E3965"/>
    <w:rsid w:val="008E4491"/>
    <w:rsid w:val="008E4BE3"/>
    <w:rsid w:val="008E5AD9"/>
    <w:rsid w:val="008E69DD"/>
    <w:rsid w:val="008E7366"/>
    <w:rsid w:val="008E7B2C"/>
    <w:rsid w:val="008F01AF"/>
    <w:rsid w:val="008F0328"/>
    <w:rsid w:val="008F174C"/>
    <w:rsid w:val="008F2BA2"/>
    <w:rsid w:val="008F46FA"/>
    <w:rsid w:val="008F52CB"/>
    <w:rsid w:val="008F591E"/>
    <w:rsid w:val="008F6163"/>
    <w:rsid w:val="008F62F6"/>
    <w:rsid w:val="008F68E7"/>
    <w:rsid w:val="008F6C4F"/>
    <w:rsid w:val="00900A08"/>
    <w:rsid w:val="00901BC9"/>
    <w:rsid w:val="009024D1"/>
    <w:rsid w:val="00902A4F"/>
    <w:rsid w:val="00903561"/>
    <w:rsid w:val="00903BC9"/>
    <w:rsid w:val="00904D2A"/>
    <w:rsid w:val="00905ADE"/>
    <w:rsid w:val="009065DC"/>
    <w:rsid w:val="00906A4E"/>
    <w:rsid w:val="00906B20"/>
    <w:rsid w:val="00907CB2"/>
    <w:rsid w:val="00907D4E"/>
    <w:rsid w:val="009116A0"/>
    <w:rsid w:val="00911CFC"/>
    <w:rsid w:val="0091299E"/>
    <w:rsid w:val="00912A59"/>
    <w:rsid w:val="00912C5D"/>
    <w:rsid w:val="009146BA"/>
    <w:rsid w:val="00915011"/>
    <w:rsid w:val="0091502A"/>
    <w:rsid w:val="00915579"/>
    <w:rsid w:val="009155D3"/>
    <w:rsid w:val="009157E2"/>
    <w:rsid w:val="00915A0C"/>
    <w:rsid w:val="00915EBA"/>
    <w:rsid w:val="0091656D"/>
    <w:rsid w:val="0092021F"/>
    <w:rsid w:val="009211E8"/>
    <w:rsid w:val="00921C6D"/>
    <w:rsid w:val="00921D3F"/>
    <w:rsid w:val="00923080"/>
    <w:rsid w:val="00924A48"/>
    <w:rsid w:val="0092685C"/>
    <w:rsid w:val="00926C83"/>
    <w:rsid w:val="00930FB6"/>
    <w:rsid w:val="00931DD1"/>
    <w:rsid w:val="00932B1D"/>
    <w:rsid w:val="009342B1"/>
    <w:rsid w:val="009347E8"/>
    <w:rsid w:val="00934D35"/>
    <w:rsid w:val="00934F77"/>
    <w:rsid w:val="00935382"/>
    <w:rsid w:val="0093557F"/>
    <w:rsid w:val="00936093"/>
    <w:rsid w:val="0093648D"/>
    <w:rsid w:val="009365B4"/>
    <w:rsid w:val="00936930"/>
    <w:rsid w:val="009401E6"/>
    <w:rsid w:val="0094027E"/>
    <w:rsid w:val="00941361"/>
    <w:rsid w:val="00941442"/>
    <w:rsid w:val="009418C0"/>
    <w:rsid w:val="009418EA"/>
    <w:rsid w:val="00941E59"/>
    <w:rsid w:val="00942319"/>
    <w:rsid w:val="0094272C"/>
    <w:rsid w:val="0094349C"/>
    <w:rsid w:val="00943907"/>
    <w:rsid w:val="00944354"/>
    <w:rsid w:val="00944D80"/>
    <w:rsid w:val="009451DD"/>
    <w:rsid w:val="0094697E"/>
    <w:rsid w:val="00946B0F"/>
    <w:rsid w:val="0094766E"/>
    <w:rsid w:val="00947B35"/>
    <w:rsid w:val="00950728"/>
    <w:rsid w:val="00951539"/>
    <w:rsid w:val="00952E1A"/>
    <w:rsid w:val="00952F39"/>
    <w:rsid w:val="00952FDE"/>
    <w:rsid w:val="0095319D"/>
    <w:rsid w:val="00953B6A"/>
    <w:rsid w:val="00953E7C"/>
    <w:rsid w:val="00953E96"/>
    <w:rsid w:val="00954567"/>
    <w:rsid w:val="009545E6"/>
    <w:rsid w:val="009548A2"/>
    <w:rsid w:val="0095493A"/>
    <w:rsid w:val="00954BBC"/>
    <w:rsid w:val="00954D26"/>
    <w:rsid w:val="009553FD"/>
    <w:rsid w:val="0095637A"/>
    <w:rsid w:val="0095639C"/>
    <w:rsid w:val="0095643C"/>
    <w:rsid w:val="009568FD"/>
    <w:rsid w:val="00956921"/>
    <w:rsid w:val="009573BA"/>
    <w:rsid w:val="009616EE"/>
    <w:rsid w:val="00962312"/>
    <w:rsid w:val="00962853"/>
    <w:rsid w:val="00962BC1"/>
    <w:rsid w:val="00962F93"/>
    <w:rsid w:val="009630E8"/>
    <w:rsid w:val="00963C3E"/>
    <w:rsid w:val="00964967"/>
    <w:rsid w:val="00964BFB"/>
    <w:rsid w:val="009653A5"/>
    <w:rsid w:val="0096619E"/>
    <w:rsid w:val="00966C72"/>
    <w:rsid w:val="009703CC"/>
    <w:rsid w:val="00970536"/>
    <w:rsid w:val="00970D03"/>
    <w:rsid w:val="009713BE"/>
    <w:rsid w:val="0097156B"/>
    <w:rsid w:val="009716FE"/>
    <w:rsid w:val="00971B74"/>
    <w:rsid w:val="009721CA"/>
    <w:rsid w:val="00972366"/>
    <w:rsid w:val="009729E9"/>
    <w:rsid w:val="00975F57"/>
    <w:rsid w:val="00977B71"/>
    <w:rsid w:val="00980F63"/>
    <w:rsid w:val="0098122E"/>
    <w:rsid w:val="009814C9"/>
    <w:rsid w:val="00981763"/>
    <w:rsid w:val="00981803"/>
    <w:rsid w:val="00981BDC"/>
    <w:rsid w:val="00981C54"/>
    <w:rsid w:val="00981E99"/>
    <w:rsid w:val="00982DF3"/>
    <w:rsid w:val="0098379A"/>
    <w:rsid w:val="00983838"/>
    <w:rsid w:val="00983CB3"/>
    <w:rsid w:val="00984F22"/>
    <w:rsid w:val="009854FD"/>
    <w:rsid w:val="009860E8"/>
    <w:rsid w:val="00986296"/>
    <w:rsid w:val="0098797D"/>
    <w:rsid w:val="00987B9F"/>
    <w:rsid w:val="00990216"/>
    <w:rsid w:val="009902C0"/>
    <w:rsid w:val="009917FE"/>
    <w:rsid w:val="0099255B"/>
    <w:rsid w:val="00992803"/>
    <w:rsid w:val="0099327A"/>
    <w:rsid w:val="00993926"/>
    <w:rsid w:val="009945AA"/>
    <w:rsid w:val="0099539D"/>
    <w:rsid w:val="0099624E"/>
    <w:rsid w:val="00996597"/>
    <w:rsid w:val="009968FD"/>
    <w:rsid w:val="00996FA0"/>
    <w:rsid w:val="00997FF7"/>
    <w:rsid w:val="009A0DDB"/>
    <w:rsid w:val="009A197E"/>
    <w:rsid w:val="009A2ECD"/>
    <w:rsid w:val="009A3677"/>
    <w:rsid w:val="009A3817"/>
    <w:rsid w:val="009A3EBF"/>
    <w:rsid w:val="009A41E4"/>
    <w:rsid w:val="009A4398"/>
    <w:rsid w:val="009A4507"/>
    <w:rsid w:val="009A4CD8"/>
    <w:rsid w:val="009A5280"/>
    <w:rsid w:val="009A5FDE"/>
    <w:rsid w:val="009A601B"/>
    <w:rsid w:val="009A60EB"/>
    <w:rsid w:val="009A6FEA"/>
    <w:rsid w:val="009A7C35"/>
    <w:rsid w:val="009B137D"/>
    <w:rsid w:val="009B1FF4"/>
    <w:rsid w:val="009B3432"/>
    <w:rsid w:val="009B3A5D"/>
    <w:rsid w:val="009B3BCE"/>
    <w:rsid w:val="009B4289"/>
    <w:rsid w:val="009B48A7"/>
    <w:rsid w:val="009B5F54"/>
    <w:rsid w:val="009B66E5"/>
    <w:rsid w:val="009C05C4"/>
    <w:rsid w:val="009C08CB"/>
    <w:rsid w:val="009C240B"/>
    <w:rsid w:val="009C26FA"/>
    <w:rsid w:val="009C490F"/>
    <w:rsid w:val="009C4916"/>
    <w:rsid w:val="009C4AF3"/>
    <w:rsid w:val="009C5681"/>
    <w:rsid w:val="009C57C4"/>
    <w:rsid w:val="009C59BD"/>
    <w:rsid w:val="009D08AE"/>
    <w:rsid w:val="009D20E7"/>
    <w:rsid w:val="009D24A0"/>
    <w:rsid w:val="009D260A"/>
    <w:rsid w:val="009D2AE6"/>
    <w:rsid w:val="009D332D"/>
    <w:rsid w:val="009D36E9"/>
    <w:rsid w:val="009D3DB1"/>
    <w:rsid w:val="009D4BBE"/>
    <w:rsid w:val="009D4F7B"/>
    <w:rsid w:val="009D661C"/>
    <w:rsid w:val="009D6C05"/>
    <w:rsid w:val="009D7260"/>
    <w:rsid w:val="009D7A06"/>
    <w:rsid w:val="009E0195"/>
    <w:rsid w:val="009E29FF"/>
    <w:rsid w:val="009E437A"/>
    <w:rsid w:val="009E499F"/>
    <w:rsid w:val="009E49B6"/>
    <w:rsid w:val="009E4A33"/>
    <w:rsid w:val="009E556F"/>
    <w:rsid w:val="009E5958"/>
    <w:rsid w:val="009E6743"/>
    <w:rsid w:val="009F04B8"/>
    <w:rsid w:val="009F1401"/>
    <w:rsid w:val="009F1592"/>
    <w:rsid w:val="009F1991"/>
    <w:rsid w:val="009F26C2"/>
    <w:rsid w:val="009F2733"/>
    <w:rsid w:val="009F392B"/>
    <w:rsid w:val="009F50E9"/>
    <w:rsid w:val="009F66E2"/>
    <w:rsid w:val="009F68DB"/>
    <w:rsid w:val="009F750B"/>
    <w:rsid w:val="00A00074"/>
    <w:rsid w:val="00A01484"/>
    <w:rsid w:val="00A02494"/>
    <w:rsid w:val="00A02CB4"/>
    <w:rsid w:val="00A03166"/>
    <w:rsid w:val="00A054E7"/>
    <w:rsid w:val="00A056E4"/>
    <w:rsid w:val="00A05FF0"/>
    <w:rsid w:val="00A07CDB"/>
    <w:rsid w:val="00A105D1"/>
    <w:rsid w:val="00A11621"/>
    <w:rsid w:val="00A11A15"/>
    <w:rsid w:val="00A12136"/>
    <w:rsid w:val="00A123A7"/>
    <w:rsid w:val="00A12775"/>
    <w:rsid w:val="00A13078"/>
    <w:rsid w:val="00A132AC"/>
    <w:rsid w:val="00A1342C"/>
    <w:rsid w:val="00A14572"/>
    <w:rsid w:val="00A14AF8"/>
    <w:rsid w:val="00A15B86"/>
    <w:rsid w:val="00A15E4D"/>
    <w:rsid w:val="00A177D1"/>
    <w:rsid w:val="00A17CA5"/>
    <w:rsid w:val="00A17F33"/>
    <w:rsid w:val="00A203B2"/>
    <w:rsid w:val="00A208A8"/>
    <w:rsid w:val="00A20D9E"/>
    <w:rsid w:val="00A21B84"/>
    <w:rsid w:val="00A21F87"/>
    <w:rsid w:val="00A22081"/>
    <w:rsid w:val="00A225FB"/>
    <w:rsid w:val="00A2350A"/>
    <w:rsid w:val="00A23F23"/>
    <w:rsid w:val="00A25335"/>
    <w:rsid w:val="00A259AF"/>
    <w:rsid w:val="00A26AF0"/>
    <w:rsid w:val="00A27800"/>
    <w:rsid w:val="00A3076B"/>
    <w:rsid w:val="00A30D98"/>
    <w:rsid w:val="00A3122A"/>
    <w:rsid w:val="00A32179"/>
    <w:rsid w:val="00A3232F"/>
    <w:rsid w:val="00A329ED"/>
    <w:rsid w:val="00A32ABF"/>
    <w:rsid w:val="00A32C8C"/>
    <w:rsid w:val="00A334A9"/>
    <w:rsid w:val="00A345F7"/>
    <w:rsid w:val="00A34697"/>
    <w:rsid w:val="00A34977"/>
    <w:rsid w:val="00A3617D"/>
    <w:rsid w:val="00A365DC"/>
    <w:rsid w:val="00A37680"/>
    <w:rsid w:val="00A4007A"/>
    <w:rsid w:val="00A40167"/>
    <w:rsid w:val="00A43001"/>
    <w:rsid w:val="00A4312E"/>
    <w:rsid w:val="00A43C83"/>
    <w:rsid w:val="00A44D8F"/>
    <w:rsid w:val="00A44EDC"/>
    <w:rsid w:val="00A4536B"/>
    <w:rsid w:val="00A45E20"/>
    <w:rsid w:val="00A46EBE"/>
    <w:rsid w:val="00A47A1D"/>
    <w:rsid w:val="00A50053"/>
    <w:rsid w:val="00A5074E"/>
    <w:rsid w:val="00A525B4"/>
    <w:rsid w:val="00A526B5"/>
    <w:rsid w:val="00A528A6"/>
    <w:rsid w:val="00A53DFC"/>
    <w:rsid w:val="00A53FDA"/>
    <w:rsid w:val="00A54B43"/>
    <w:rsid w:val="00A54C14"/>
    <w:rsid w:val="00A5565B"/>
    <w:rsid w:val="00A60176"/>
    <w:rsid w:val="00A6082B"/>
    <w:rsid w:val="00A61902"/>
    <w:rsid w:val="00A62526"/>
    <w:rsid w:val="00A62ABB"/>
    <w:rsid w:val="00A639A3"/>
    <w:rsid w:val="00A63D08"/>
    <w:rsid w:val="00A65073"/>
    <w:rsid w:val="00A65114"/>
    <w:rsid w:val="00A653FD"/>
    <w:rsid w:val="00A65D9A"/>
    <w:rsid w:val="00A65DFD"/>
    <w:rsid w:val="00A663CC"/>
    <w:rsid w:val="00A66EC3"/>
    <w:rsid w:val="00A6768D"/>
    <w:rsid w:val="00A67955"/>
    <w:rsid w:val="00A702D7"/>
    <w:rsid w:val="00A71395"/>
    <w:rsid w:val="00A71B69"/>
    <w:rsid w:val="00A72955"/>
    <w:rsid w:val="00A72C1E"/>
    <w:rsid w:val="00A737DD"/>
    <w:rsid w:val="00A74276"/>
    <w:rsid w:val="00A745C7"/>
    <w:rsid w:val="00A74AF9"/>
    <w:rsid w:val="00A75259"/>
    <w:rsid w:val="00A758A3"/>
    <w:rsid w:val="00A7681B"/>
    <w:rsid w:val="00A76964"/>
    <w:rsid w:val="00A769AB"/>
    <w:rsid w:val="00A76AE0"/>
    <w:rsid w:val="00A77C99"/>
    <w:rsid w:val="00A8079D"/>
    <w:rsid w:val="00A80D60"/>
    <w:rsid w:val="00A81292"/>
    <w:rsid w:val="00A8135C"/>
    <w:rsid w:val="00A81947"/>
    <w:rsid w:val="00A832DD"/>
    <w:rsid w:val="00A84160"/>
    <w:rsid w:val="00A843EE"/>
    <w:rsid w:val="00A86965"/>
    <w:rsid w:val="00A875B3"/>
    <w:rsid w:val="00A92754"/>
    <w:rsid w:val="00A92966"/>
    <w:rsid w:val="00A937C1"/>
    <w:rsid w:val="00A939F8"/>
    <w:rsid w:val="00A94CE2"/>
    <w:rsid w:val="00A95909"/>
    <w:rsid w:val="00A95B9C"/>
    <w:rsid w:val="00A95E71"/>
    <w:rsid w:val="00A96FC5"/>
    <w:rsid w:val="00AA0128"/>
    <w:rsid w:val="00AA09B9"/>
    <w:rsid w:val="00AA1078"/>
    <w:rsid w:val="00AA1617"/>
    <w:rsid w:val="00AA1D02"/>
    <w:rsid w:val="00AA299D"/>
    <w:rsid w:val="00AA4A67"/>
    <w:rsid w:val="00AA5C0F"/>
    <w:rsid w:val="00AA5CD3"/>
    <w:rsid w:val="00AA6667"/>
    <w:rsid w:val="00AA7749"/>
    <w:rsid w:val="00AB02CD"/>
    <w:rsid w:val="00AB079D"/>
    <w:rsid w:val="00AB0E63"/>
    <w:rsid w:val="00AB1459"/>
    <w:rsid w:val="00AB199A"/>
    <w:rsid w:val="00AB1F7B"/>
    <w:rsid w:val="00AB1F92"/>
    <w:rsid w:val="00AB28EB"/>
    <w:rsid w:val="00AB34B7"/>
    <w:rsid w:val="00AB4858"/>
    <w:rsid w:val="00AB4F7C"/>
    <w:rsid w:val="00AB7383"/>
    <w:rsid w:val="00AB7406"/>
    <w:rsid w:val="00AB7ADD"/>
    <w:rsid w:val="00AC0911"/>
    <w:rsid w:val="00AC0B38"/>
    <w:rsid w:val="00AC0F07"/>
    <w:rsid w:val="00AC1618"/>
    <w:rsid w:val="00AC1910"/>
    <w:rsid w:val="00AC25A5"/>
    <w:rsid w:val="00AC3627"/>
    <w:rsid w:val="00AC460E"/>
    <w:rsid w:val="00AC4882"/>
    <w:rsid w:val="00AC604D"/>
    <w:rsid w:val="00AC6167"/>
    <w:rsid w:val="00AC768D"/>
    <w:rsid w:val="00AC7C10"/>
    <w:rsid w:val="00AD08F1"/>
    <w:rsid w:val="00AD185D"/>
    <w:rsid w:val="00AD2012"/>
    <w:rsid w:val="00AD2105"/>
    <w:rsid w:val="00AD22A8"/>
    <w:rsid w:val="00AD2C1A"/>
    <w:rsid w:val="00AD32E4"/>
    <w:rsid w:val="00AD3467"/>
    <w:rsid w:val="00AD37CA"/>
    <w:rsid w:val="00AD3806"/>
    <w:rsid w:val="00AD52AD"/>
    <w:rsid w:val="00AD5417"/>
    <w:rsid w:val="00AD56D5"/>
    <w:rsid w:val="00AD6D35"/>
    <w:rsid w:val="00AD7020"/>
    <w:rsid w:val="00AD7C35"/>
    <w:rsid w:val="00AE061D"/>
    <w:rsid w:val="00AE0EEF"/>
    <w:rsid w:val="00AE1385"/>
    <w:rsid w:val="00AE27B6"/>
    <w:rsid w:val="00AE2953"/>
    <w:rsid w:val="00AE3423"/>
    <w:rsid w:val="00AE4360"/>
    <w:rsid w:val="00AE4657"/>
    <w:rsid w:val="00AE59DB"/>
    <w:rsid w:val="00AE6715"/>
    <w:rsid w:val="00AE68AB"/>
    <w:rsid w:val="00AE68E4"/>
    <w:rsid w:val="00AE724D"/>
    <w:rsid w:val="00AF01BA"/>
    <w:rsid w:val="00AF029D"/>
    <w:rsid w:val="00AF0B15"/>
    <w:rsid w:val="00AF0CE2"/>
    <w:rsid w:val="00AF0FEE"/>
    <w:rsid w:val="00AF11EA"/>
    <w:rsid w:val="00AF14CB"/>
    <w:rsid w:val="00AF18F0"/>
    <w:rsid w:val="00AF1BEE"/>
    <w:rsid w:val="00AF2929"/>
    <w:rsid w:val="00AF2C60"/>
    <w:rsid w:val="00AF2E4D"/>
    <w:rsid w:val="00AF2E79"/>
    <w:rsid w:val="00AF3D42"/>
    <w:rsid w:val="00AF4C2D"/>
    <w:rsid w:val="00AF5208"/>
    <w:rsid w:val="00AF5BDE"/>
    <w:rsid w:val="00AF63AC"/>
    <w:rsid w:val="00AF6497"/>
    <w:rsid w:val="00B00653"/>
    <w:rsid w:val="00B00695"/>
    <w:rsid w:val="00B00709"/>
    <w:rsid w:val="00B00CEE"/>
    <w:rsid w:val="00B01EDA"/>
    <w:rsid w:val="00B02B02"/>
    <w:rsid w:val="00B02D79"/>
    <w:rsid w:val="00B0399A"/>
    <w:rsid w:val="00B03EBD"/>
    <w:rsid w:val="00B05633"/>
    <w:rsid w:val="00B05F46"/>
    <w:rsid w:val="00B064F5"/>
    <w:rsid w:val="00B10393"/>
    <w:rsid w:val="00B10B82"/>
    <w:rsid w:val="00B11258"/>
    <w:rsid w:val="00B12173"/>
    <w:rsid w:val="00B12416"/>
    <w:rsid w:val="00B1352D"/>
    <w:rsid w:val="00B137B8"/>
    <w:rsid w:val="00B13A28"/>
    <w:rsid w:val="00B16029"/>
    <w:rsid w:val="00B16153"/>
    <w:rsid w:val="00B17059"/>
    <w:rsid w:val="00B17571"/>
    <w:rsid w:val="00B17737"/>
    <w:rsid w:val="00B17F0E"/>
    <w:rsid w:val="00B17F27"/>
    <w:rsid w:val="00B208CE"/>
    <w:rsid w:val="00B21D25"/>
    <w:rsid w:val="00B22238"/>
    <w:rsid w:val="00B2264F"/>
    <w:rsid w:val="00B22DF2"/>
    <w:rsid w:val="00B22E41"/>
    <w:rsid w:val="00B2331C"/>
    <w:rsid w:val="00B240CD"/>
    <w:rsid w:val="00B2430E"/>
    <w:rsid w:val="00B259EF"/>
    <w:rsid w:val="00B26373"/>
    <w:rsid w:val="00B2714C"/>
    <w:rsid w:val="00B27532"/>
    <w:rsid w:val="00B2796E"/>
    <w:rsid w:val="00B30DA7"/>
    <w:rsid w:val="00B31C32"/>
    <w:rsid w:val="00B34398"/>
    <w:rsid w:val="00B343C5"/>
    <w:rsid w:val="00B34F47"/>
    <w:rsid w:val="00B34FFF"/>
    <w:rsid w:val="00B36309"/>
    <w:rsid w:val="00B36E91"/>
    <w:rsid w:val="00B375B1"/>
    <w:rsid w:val="00B40A70"/>
    <w:rsid w:val="00B4106D"/>
    <w:rsid w:val="00B41CDE"/>
    <w:rsid w:val="00B4281A"/>
    <w:rsid w:val="00B42C74"/>
    <w:rsid w:val="00B43DC0"/>
    <w:rsid w:val="00B450D5"/>
    <w:rsid w:val="00B4593C"/>
    <w:rsid w:val="00B45AEB"/>
    <w:rsid w:val="00B463A3"/>
    <w:rsid w:val="00B46A83"/>
    <w:rsid w:val="00B47105"/>
    <w:rsid w:val="00B47131"/>
    <w:rsid w:val="00B471A1"/>
    <w:rsid w:val="00B473BC"/>
    <w:rsid w:val="00B501F2"/>
    <w:rsid w:val="00B51129"/>
    <w:rsid w:val="00B5115A"/>
    <w:rsid w:val="00B51282"/>
    <w:rsid w:val="00B516EB"/>
    <w:rsid w:val="00B51757"/>
    <w:rsid w:val="00B5232D"/>
    <w:rsid w:val="00B524A5"/>
    <w:rsid w:val="00B530A8"/>
    <w:rsid w:val="00B545F7"/>
    <w:rsid w:val="00B54BFB"/>
    <w:rsid w:val="00B560B3"/>
    <w:rsid w:val="00B56616"/>
    <w:rsid w:val="00B5716C"/>
    <w:rsid w:val="00B6010B"/>
    <w:rsid w:val="00B6049D"/>
    <w:rsid w:val="00B61036"/>
    <w:rsid w:val="00B61294"/>
    <w:rsid w:val="00B61733"/>
    <w:rsid w:val="00B617EB"/>
    <w:rsid w:val="00B619C3"/>
    <w:rsid w:val="00B637C6"/>
    <w:rsid w:val="00B63B81"/>
    <w:rsid w:val="00B64754"/>
    <w:rsid w:val="00B64C3A"/>
    <w:rsid w:val="00B64EF5"/>
    <w:rsid w:val="00B66E9A"/>
    <w:rsid w:val="00B66FAA"/>
    <w:rsid w:val="00B701E4"/>
    <w:rsid w:val="00B704B8"/>
    <w:rsid w:val="00B70718"/>
    <w:rsid w:val="00B70780"/>
    <w:rsid w:val="00B70E5A"/>
    <w:rsid w:val="00B71981"/>
    <w:rsid w:val="00B723B6"/>
    <w:rsid w:val="00B724B3"/>
    <w:rsid w:val="00B72AC2"/>
    <w:rsid w:val="00B73C22"/>
    <w:rsid w:val="00B747C0"/>
    <w:rsid w:val="00B755EA"/>
    <w:rsid w:val="00B767B2"/>
    <w:rsid w:val="00B76AD4"/>
    <w:rsid w:val="00B800D5"/>
    <w:rsid w:val="00B801D0"/>
    <w:rsid w:val="00B80697"/>
    <w:rsid w:val="00B80E17"/>
    <w:rsid w:val="00B81976"/>
    <w:rsid w:val="00B81CA7"/>
    <w:rsid w:val="00B82224"/>
    <w:rsid w:val="00B826B0"/>
    <w:rsid w:val="00B8279B"/>
    <w:rsid w:val="00B8279F"/>
    <w:rsid w:val="00B82D07"/>
    <w:rsid w:val="00B831D3"/>
    <w:rsid w:val="00B8404C"/>
    <w:rsid w:val="00B84D30"/>
    <w:rsid w:val="00B84DF6"/>
    <w:rsid w:val="00B8512F"/>
    <w:rsid w:val="00B85D50"/>
    <w:rsid w:val="00B900DC"/>
    <w:rsid w:val="00B9128B"/>
    <w:rsid w:val="00B91937"/>
    <w:rsid w:val="00B91A9D"/>
    <w:rsid w:val="00B924E6"/>
    <w:rsid w:val="00B92CD9"/>
    <w:rsid w:val="00B93B50"/>
    <w:rsid w:val="00B94045"/>
    <w:rsid w:val="00B944A8"/>
    <w:rsid w:val="00B953D0"/>
    <w:rsid w:val="00B956AB"/>
    <w:rsid w:val="00B959DE"/>
    <w:rsid w:val="00B96485"/>
    <w:rsid w:val="00B965D7"/>
    <w:rsid w:val="00B96BDF"/>
    <w:rsid w:val="00B970E2"/>
    <w:rsid w:val="00BA0533"/>
    <w:rsid w:val="00BA0678"/>
    <w:rsid w:val="00BA0D3B"/>
    <w:rsid w:val="00BA151E"/>
    <w:rsid w:val="00BA2E73"/>
    <w:rsid w:val="00BA3108"/>
    <w:rsid w:val="00BA35AA"/>
    <w:rsid w:val="00BA39A2"/>
    <w:rsid w:val="00BA3A4C"/>
    <w:rsid w:val="00BA4880"/>
    <w:rsid w:val="00BA4BDC"/>
    <w:rsid w:val="00BA4C9D"/>
    <w:rsid w:val="00BA4F15"/>
    <w:rsid w:val="00BA6DCE"/>
    <w:rsid w:val="00BA6F54"/>
    <w:rsid w:val="00BA71AC"/>
    <w:rsid w:val="00BA7BB5"/>
    <w:rsid w:val="00BB0786"/>
    <w:rsid w:val="00BB23B1"/>
    <w:rsid w:val="00BB2A88"/>
    <w:rsid w:val="00BB2A9A"/>
    <w:rsid w:val="00BB3592"/>
    <w:rsid w:val="00BB4FC9"/>
    <w:rsid w:val="00BB53C1"/>
    <w:rsid w:val="00BB570C"/>
    <w:rsid w:val="00BB5993"/>
    <w:rsid w:val="00BB5F8F"/>
    <w:rsid w:val="00BB63B0"/>
    <w:rsid w:val="00BB6BD8"/>
    <w:rsid w:val="00BB7386"/>
    <w:rsid w:val="00BB74C8"/>
    <w:rsid w:val="00BB7535"/>
    <w:rsid w:val="00BC0353"/>
    <w:rsid w:val="00BC1BE1"/>
    <w:rsid w:val="00BC1C47"/>
    <w:rsid w:val="00BC1FA7"/>
    <w:rsid w:val="00BC2351"/>
    <w:rsid w:val="00BC368B"/>
    <w:rsid w:val="00BC370F"/>
    <w:rsid w:val="00BC383C"/>
    <w:rsid w:val="00BC4686"/>
    <w:rsid w:val="00BC5173"/>
    <w:rsid w:val="00BC626D"/>
    <w:rsid w:val="00BC685E"/>
    <w:rsid w:val="00BC6901"/>
    <w:rsid w:val="00BC7F63"/>
    <w:rsid w:val="00BD16AD"/>
    <w:rsid w:val="00BD25D5"/>
    <w:rsid w:val="00BD5447"/>
    <w:rsid w:val="00BD654F"/>
    <w:rsid w:val="00BD68F3"/>
    <w:rsid w:val="00BD71CE"/>
    <w:rsid w:val="00BD76FD"/>
    <w:rsid w:val="00BD7AB2"/>
    <w:rsid w:val="00BD7C26"/>
    <w:rsid w:val="00BE0041"/>
    <w:rsid w:val="00BE00B9"/>
    <w:rsid w:val="00BE0435"/>
    <w:rsid w:val="00BE0722"/>
    <w:rsid w:val="00BE114C"/>
    <w:rsid w:val="00BE13C3"/>
    <w:rsid w:val="00BE208C"/>
    <w:rsid w:val="00BE23BA"/>
    <w:rsid w:val="00BE24E4"/>
    <w:rsid w:val="00BE2A13"/>
    <w:rsid w:val="00BE30D0"/>
    <w:rsid w:val="00BE34CE"/>
    <w:rsid w:val="00BE411D"/>
    <w:rsid w:val="00BE5255"/>
    <w:rsid w:val="00BE5884"/>
    <w:rsid w:val="00BE6DF1"/>
    <w:rsid w:val="00BE7F98"/>
    <w:rsid w:val="00BF03A4"/>
    <w:rsid w:val="00BF08ED"/>
    <w:rsid w:val="00BF1DA3"/>
    <w:rsid w:val="00BF24DA"/>
    <w:rsid w:val="00BF2FAC"/>
    <w:rsid w:val="00BF3361"/>
    <w:rsid w:val="00BF3D04"/>
    <w:rsid w:val="00BF4088"/>
    <w:rsid w:val="00BF469D"/>
    <w:rsid w:val="00BF6210"/>
    <w:rsid w:val="00BF67D3"/>
    <w:rsid w:val="00BF686D"/>
    <w:rsid w:val="00BF6FE2"/>
    <w:rsid w:val="00BF7E15"/>
    <w:rsid w:val="00C004A6"/>
    <w:rsid w:val="00C01A26"/>
    <w:rsid w:val="00C01CD9"/>
    <w:rsid w:val="00C02393"/>
    <w:rsid w:val="00C023AC"/>
    <w:rsid w:val="00C033EB"/>
    <w:rsid w:val="00C03A37"/>
    <w:rsid w:val="00C04E75"/>
    <w:rsid w:val="00C05D0E"/>
    <w:rsid w:val="00C05D8F"/>
    <w:rsid w:val="00C06942"/>
    <w:rsid w:val="00C106C3"/>
    <w:rsid w:val="00C10DC8"/>
    <w:rsid w:val="00C10F1F"/>
    <w:rsid w:val="00C113CF"/>
    <w:rsid w:val="00C116EA"/>
    <w:rsid w:val="00C123FC"/>
    <w:rsid w:val="00C134E9"/>
    <w:rsid w:val="00C13816"/>
    <w:rsid w:val="00C13A2E"/>
    <w:rsid w:val="00C1415A"/>
    <w:rsid w:val="00C14953"/>
    <w:rsid w:val="00C15C57"/>
    <w:rsid w:val="00C16011"/>
    <w:rsid w:val="00C167D2"/>
    <w:rsid w:val="00C202DC"/>
    <w:rsid w:val="00C206E7"/>
    <w:rsid w:val="00C21551"/>
    <w:rsid w:val="00C21C59"/>
    <w:rsid w:val="00C21EC8"/>
    <w:rsid w:val="00C21F68"/>
    <w:rsid w:val="00C22110"/>
    <w:rsid w:val="00C22213"/>
    <w:rsid w:val="00C23B6B"/>
    <w:rsid w:val="00C24AB7"/>
    <w:rsid w:val="00C2522B"/>
    <w:rsid w:val="00C25866"/>
    <w:rsid w:val="00C27504"/>
    <w:rsid w:val="00C276CB"/>
    <w:rsid w:val="00C27AA8"/>
    <w:rsid w:val="00C3074F"/>
    <w:rsid w:val="00C31527"/>
    <w:rsid w:val="00C31DC5"/>
    <w:rsid w:val="00C3204A"/>
    <w:rsid w:val="00C32BAB"/>
    <w:rsid w:val="00C32F65"/>
    <w:rsid w:val="00C331E6"/>
    <w:rsid w:val="00C333CE"/>
    <w:rsid w:val="00C334D9"/>
    <w:rsid w:val="00C34F24"/>
    <w:rsid w:val="00C35871"/>
    <w:rsid w:val="00C3647F"/>
    <w:rsid w:val="00C3677C"/>
    <w:rsid w:val="00C367A2"/>
    <w:rsid w:val="00C36F4B"/>
    <w:rsid w:val="00C37352"/>
    <w:rsid w:val="00C37601"/>
    <w:rsid w:val="00C40082"/>
    <w:rsid w:val="00C403CD"/>
    <w:rsid w:val="00C40A09"/>
    <w:rsid w:val="00C41299"/>
    <w:rsid w:val="00C414D3"/>
    <w:rsid w:val="00C41682"/>
    <w:rsid w:val="00C41ED5"/>
    <w:rsid w:val="00C41EDC"/>
    <w:rsid w:val="00C42EE4"/>
    <w:rsid w:val="00C43773"/>
    <w:rsid w:val="00C451E5"/>
    <w:rsid w:val="00C455BF"/>
    <w:rsid w:val="00C47060"/>
    <w:rsid w:val="00C47367"/>
    <w:rsid w:val="00C47B52"/>
    <w:rsid w:val="00C51739"/>
    <w:rsid w:val="00C51901"/>
    <w:rsid w:val="00C51B57"/>
    <w:rsid w:val="00C5204D"/>
    <w:rsid w:val="00C525C5"/>
    <w:rsid w:val="00C537BB"/>
    <w:rsid w:val="00C53C84"/>
    <w:rsid w:val="00C54F33"/>
    <w:rsid w:val="00C55EAA"/>
    <w:rsid w:val="00C55FB1"/>
    <w:rsid w:val="00C56EE8"/>
    <w:rsid w:val="00C614BA"/>
    <w:rsid w:val="00C61DB5"/>
    <w:rsid w:val="00C62096"/>
    <w:rsid w:val="00C6236D"/>
    <w:rsid w:val="00C62B74"/>
    <w:rsid w:val="00C63B54"/>
    <w:rsid w:val="00C6414E"/>
    <w:rsid w:val="00C64372"/>
    <w:rsid w:val="00C64384"/>
    <w:rsid w:val="00C643B8"/>
    <w:rsid w:val="00C64704"/>
    <w:rsid w:val="00C648D4"/>
    <w:rsid w:val="00C64A90"/>
    <w:rsid w:val="00C65B46"/>
    <w:rsid w:val="00C66542"/>
    <w:rsid w:val="00C671DF"/>
    <w:rsid w:val="00C67BC0"/>
    <w:rsid w:val="00C67F7C"/>
    <w:rsid w:val="00C702A8"/>
    <w:rsid w:val="00C7038D"/>
    <w:rsid w:val="00C711FB"/>
    <w:rsid w:val="00C72101"/>
    <w:rsid w:val="00C7304B"/>
    <w:rsid w:val="00C739AB"/>
    <w:rsid w:val="00C73BE3"/>
    <w:rsid w:val="00C74169"/>
    <w:rsid w:val="00C7421C"/>
    <w:rsid w:val="00C748D3"/>
    <w:rsid w:val="00C74CDC"/>
    <w:rsid w:val="00C74FEA"/>
    <w:rsid w:val="00C7503A"/>
    <w:rsid w:val="00C7557E"/>
    <w:rsid w:val="00C770A5"/>
    <w:rsid w:val="00C77665"/>
    <w:rsid w:val="00C812E0"/>
    <w:rsid w:val="00C81416"/>
    <w:rsid w:val="00C81A3E"/>
    <w:rsid w:val="00C8275D"/>
    <w:rsid w:val="00C82DC2"/>
    <w:rsid w:val="00C84756"/>
    <w:rsid w:val="00C84BE7"/>
    <w:rsid w:val="00C858F7"/>
    <w:rsid w:val="00C85962"/>
    <w:rsid w:val="00C90005"/>
    <w:rsid w:val="00C913FD"/>
    <w:rsid w:val="00C9146D"/>
    <w:rsid w:val="00C91BA8"/>
    <w:rsid w:val="00C93016"/>
    <w:rsid w:val="00C93C5D"/>
    <w:rsid w:val="00C93EAC"/>
    <w:rsid w:val="00C9425F"/>
    <w:rsid w:val="00C9478B"/>
    <w:rsid w:val="00C95B08"/>
    <w:rsid w:val="00C95D42"/>
    <w:rsid w:val="00C967E0"/>
    <w:rsid w:val="00C96E70"/>
    <w:rsid w:val="00C96F3A"/>
    <w:rsid w:val="00CA051A"/>
    <w:rsid w:val="00CA0BF9"/>
    <w:rsid w:val="00CA0C37"/>
    <w:rsid w:val="00CA20E6"/>
    <w:rsid w:val="00CA23BC"/>
    <w:rsid w:val="00CA4034"/>
    <w:rsid w:val="00CA5787"/>
    <w:rsid w:val="00CA5BB5"/>
    <w:rsid w:val="00CA5C1B"/>
    <w:rsid w:val="00CA60BD"/>
    <w:rsid w:val="00CA6472"/>
    <w:rsid w:val="00CA65B2"/>
    <w:rsid w:val="00CA660E"/>
    <w:rsid w:val="00CA73DF"/>
    <w:rsid w:val="00CA7CCC"/>
    <w:rsid w:val="00CA7D42"/>
    <w:rsid w:val="00CB0337"/>
    <w:rsid w:val="00CB0CDF"/>
    <w:rsid w:val="00CB1B74"/>
    <w:rsid w:val="00CB2055"/>
    <w:rsid w:val="00CB264A"/>
    <w:rsid w:val="00CB3C9C"/>
    <w:rsid w:val="00CB413A"/>
    <w:rsid w:val="00CB466F"/>
    <w:rsid w:val="00CB4A10"/>
    <w:rsid w:val="00CB547C"/>
    <w:rsid w:val="00CB5578"/>
    <w:rsid w:val="00CB5874"/>
    <w:rsid w:val="00CB5CDD"/>
    <w:rsid w:val="00CB5DA9"/>
    <w:rsid w:val="00CB66E3"/>
    <w:rsid w:val="00CB6CDC"/>
    <w:rsid w:val="00CB712B"/>
    <w:rsid w:val="00CB7569"/>
    <w:rsid w:val="00CB776F"/>
    <w:rsid w:val="00CB77E4"/>
    <w:rsid w:val="00CB7D61"/>
    <w:rsid w:val="00CC08D3"/>
    <w:rsid w:val="00CC0E9F"/>
    <w:rsid w:val="00CC1493"/>
    <w:rsid w:val="00CC23D6"/>
    <w:rsid w:val="00CC2EB9"/>
    <w:rsid w:val="00CC3116"/>
    <w:rsid w:val="00CC314D"/>
    <w:rsid w:val="00CC3193"/>
    <w:rsid w:val="00CC4109"/>
    <w:rsid w:val="00CC4C27"/>
    <w:rsid w:val="00CC4DA2"/>
    <w:rsid w:val="00CC529F"/>
    <w:rsid w:val="00CC5E67"/>
    <w:rsid w:val="00CC756F"/>
    <w:rsid w:val="00CC7E4E"/>
    <w:rsid w:val="00CD0F17"/>
    <w:rsid w:val="00CD23FA"/>
    <w:rsid w:val="00CD5742"/>
    <w:rsid w:val="00CD57C2"/>
    <w:rsid w:val="00CD5DEB"/>
    <w:rsid w:val="00CD64FB"/>
    <w:rsid w:val="00CD6688"/>
    <w:rsid w:val="00CD6812"/>
    <w:rsid w:val="00CD6F2B"/>
    <w:rsid w:val="00CD7BD9"/>
    <w:rsid w:val="00CD7E23"/>
    <w:rsid w:val="00CD7F2B"/>
    <w:rsid w:val="00CE12EE"/>
    <w:rsid w:val="00CE1E1A"/>
    <w:rsid w:val="00CE2140"/>
    <w:rsid w:val="00CE2E4D"/>
    <w:rsid w:val="00CE3877"/>
    <w:rsid w:val="00CE4267"/>
    <w:rsid w:val="00CE46F8"/>
    <w:rsid w:val="00CE55F6"/>
    <w:rsid w:val="00CE624C"/>
    <w:rsid w:val="00CE6E64"/>
    <w:rsid w:val="00CE6F9F"/>
    <w:rsid w:val="00CE71EF"/>
    <w:rsid w:val="00CF1A64"/>
    <w:rsid w:val="00CF2A66"/>
    <w:rsid w:val="00CF3BD4"/>
    <w:rsid w:val="00CF550B"/>
    <w:rsid w:val="00CF5C9B"/>
    <w:rsid w:val="00CF62AA"/>
    <w:rsid w:val="00CF6B82"/>
    <w:rsid w:val="00CF7D9F"/>
    <w:rsid w:val="00CF7F7C"/>
    <w:rsid w:val="00D027CB"/>
    <w:rsid w:val="00D03176"/>
    <w:rsid w:val="00D0328F"/>
    <w:rsid w:val="00D03DF8"/>
    <w:rsid w:val="00D068A2"/>
    <w:rsid w:val="00D06CA1"/>
    <w:rsid w:val="00D06EB9"/>
    <w:rsid w:val="00D07D5A"/>
    <w:rsid w:val="00D110FF"/>
    <w:rsid w:val="00D123F8"/>
    <w:rsid w:val="00D12791"/>
    <w:rsid w:val="00D13284"/>
    <w:rsid w:val="00D13438"/>
    <w:rsid w:val="00D138DB"/>
    <w:rsid w:val="00D138F2"/>
    <w:rsid w:val="00D13B1A"/>
    <w:rsid w:val="00D13F62"/>
    <w:rsid w:val="00D15997"/>
    <w:rsid w:val="00D16197"/>
    <w:rsid w:val="00D16ABA"/>
    <w:rsid w:val="00D17019"/>
    <w:rsid w:val="00D175BC"/>
    <w:rsid w:val="00D20257"/>
    <w:rsid w:val="00D204C8"/>
    <w:rsid w:val="00D20EEB"/>
    <w:rsid w:val="00D2163B"/>
    <w:rsid w:val="00D22010"/>
    <w:rsid w:val="00D252EC"/>
    <w:rsid w:val="00D26094"/>
    <w:rsid w:val="00D2680A"/>
    <w:rsid w:val="00D26A9C"/>
    <w:rsid w:val="00D27319"/>
    <w:rsid w:val="00D27409"/>
    <w:rsid w:val="00D30DA5"/>
    <w:rsid w:val="00D30E18"/>
    <w:rsid w:val="00D311ED"/>
    <w:rsid w:val="00D320EF"/>
    <w:rsid w:val="00D323DC"/>
    <w:rsid w:val="00D32610"/>
    <w:rsid w:val="00D33BEA"/>
    <w:rsid w:val="00D348CB"/>
    <w:rsid w:val="00D34B52"/>
    <w:rsid w:val="00D34C6F"/>
    <w:rsid w:val="00D34C72"/>
    <w:rsid w:val="00D34E2E"/>
    <w:rsid w:val="00D353EA"/>
    <w:rsid w:val="00D35FAB"/>
    <w:rsid w:val="00D3779A"/>
    <w:rsid w:val="00D37AEC"/>
    <w:rsid w:val="00D37D53"/>
    <w:rsid w:val="00D37DEC"/>
    <w:rsid w:val="00D37EDE"/>
    <w:rsid w:val="00D40AFA"/>
    <w:rsid w:val="00D41F2A"/>
    <w:rsid w:val="00D41FDD"/>
    <w:rsid w:val="00D42E8D"/>
    <w:rsid w:val="00D43986"/>
    <w:rsid w:val="00D44463"/>
    <w:rsid w:val="00D44AA1"/>
    <w:rsid w:val="00D44F5C"/>
    <w:rsid w:val="00D45B31"/>
    <w:rsid w:val="00D47668"/>
    <w:rsid w:val="00D476E7"/>
    <w:rsid w:val="00D517DB"/>
    <w:rsid w:val="00D51929"/>
    <w:rsid w:val="00D52AF2"/>
    <w:rsid w:val="00D537F6"/>
    <w:rsid w:val="00D55093"/>
    <w:rsid w:val="00D566BF"/>
    <w:rsid w:val="00D56F6B"/>
    <w:rsid w:val="00D5732E"/>
    <w:rsid w:val="00D573C5"/>
    <w:rsid w:val="00D5769A"/>
    <w:rsid w:val="00D57AD1"/>
    <w:rsid w:val="00D57D59"/>
    <w:rsid w:val="00D60270"/>
    <w:rsid w:val="00D6051E"/>
    <w:rsid w:val="00D61C37"/>
    <w:rsid w:val="00D62B0F"/>
    <w:rsid w:val="00D63532"/>
    <w:rsid w:val="00D63F26"/>
    <w:rsid w:val="00D64595"/>
    <w:rsid w:val="00D646B1"/>
    <w:rsid w:val="00D6488D"/>
    <w:rsid w:val="00D64CF0"/>
    <w:rsid w:val="00D64DCE"/>
    <w:rsid w:val="00D652FA"/>
    <w:rsid w:val="00D65D23"/>
    <w:rsid w:val="00D65EE6"/>
    <w:rsid w:val="00D65F62"/>
    <w:rsid w:val="00D66720"/>
    <w:rsid w:val="00D67580"/>
    <w:rsid w:val="00D678AC"/>
    <w:rsid w:val="00D67B15"/>
    <w:rsid w:val="00D702AB"/>
    <w:rsid w:val="00D71373"/>
    <w:rsid w:val="00D7168C"/>
    <w:rsid w:val="00D72158"/>
    <w:rsid w:val="00D722FB"/>
    <w:rsid w:val="00D72D6E"/>
    <w:rsid w:val="00D730F8"/>
    <w:rsid w:val="00D73BAF"/>
    <w:rsid w:val="00D7451F"/>
    <w:rsid w:val="00D74E44"/>
    <w:rsid w:val="00D753C7"/>
    <w:rsid w:val="00D75CE3"/>
    <w:rsid w:val="00D760AA"/>
    <w:rsid w:val="00D76255"/>
    <w:rsid w:val="00D76564"/>
    <w:rsid w:val="00D8111E"/>
    <w:rsid w:val="00D8158B"/>
    <w:rsid w:val="00D81CB7"/>
    <w:rsid w:val="00D82113"/>
    <w:rsid w:val="00D82B90"/>
    <w:rsid w:val="00D8341F"/>
    <w:rsid w:val="00D84653"/>
    <w:rsid w:val="00D852EC"/>
    <w:rsid w:val="00D85971"/>
    <w:rsid w:val="00D878D8"/>
    <w:rsid w:val="00D90741"/>
    <w:rsid w:val="00D90B58"/>
    <w:rsid w:val="00D91118"/>
    <w:rsid w:val="00D92566"/>
    <w:rsid w:val="00D931D2"/>
    <w:rsid w:val="00D936F4"/>
    <w:rsid w:val="00D93761"/>
    <w:rsid w:val="00D94308"/>
    <w:rsid w:val="00D9485F"/>
    <w:rsid w:val="00D94B7A"/>
    <w:rsid w:val="00D94D50"/>
    <w:rsid w:val="00D94D8D"/>
    <w:rsid w:val="00D95458"/>
    <w:rsid w:val="00D95E87"/>
    <w:rsid w:val="00D95FCD"/>
    <w:rsid w:val="00D96D72"/>
    <w:rsid w:val="00D97574"/>
    <w:rsid w:val="00DA0C2D"/>
    <w:rsid w:val="00DA19A9"/>
    <w:rsid w:val="00DA32D5"/>
    <w:rsid w:val="00DA38DB"/>
    <w:rsid w:val="00DA4312"/>
    <w:rsid w:val="00DA48E8"/>
    <w:rsid w:val="00DA4CC5"/>
    <w:rsid w:val="00DA5198"/>
    <w:rsid w:val="00DB0AC1"/>
    <w:rsid w:val="00DB11FA"/>
    <w:rsid w:val="00DB2857"/>
    <w:rsid w:val="00DB2CDC"/>
    <w:rsid w:val="00DB2ECB"/>
    <w:rsid w:val="00DB30B0"/>
    <w:rsid w:val="00DB359F"/>
    <w:rsid w:val="00DB35C5"/>
    <w:rsid w:val="00DB3BD2"/>
    <w:rsid w:val="00DB3DB2"/>
    <w:rsid w:val="00DB4412"/>
    <w:rsid w:val="00DB4985"/>
    <w:rsid w:val="00DB61B6"/>
    <w:rsid w:val="00DB6C8F"/>
    <w:rsid w:val="00DB7227"/>
    <w:rsid w:val="00DB7E62"/>
    <w:rsid w:val="00DB7F11"/>
    <w:rsid w:val="00DC0A5C"/>
    <w:rsid w:val="00DC17D8"/>
    <w:rsid w:val="00DC1EB1"/>
    <w:rsid w:val="00DC20A5"/>
    <w:rsid w:val="00DC2342"/>
    <w:rsid w:val="00DC270C"/>
    <w:rsid w:val="00DC2E6C"/>
    <w:rsid w:val="00DC4340"/>
    <w:rsid w:val="00DC4F35"/>
    <w:rsid w:val="00DC5121"/>
    <w:rsid w:val="00DC59FB"/>
    <w:rsid w:val="00DC5DF1"/>
    <w:rsid w:val="00DC5DF8"/>
    <w:rsid w:val="00DC5FE8"/>
    <w:rsid w:val="00DC6887"/>
    <w:rsid w:val="00DC6BC4"/>
    <w:rsid w:val="00DC73BE"/>
    <w:rsid w:val="00DC7FD1"/>
    <w:rsid w:val="00DD0BF0"/>
    <w:rsid w:val="00DD0DD4"/>
    <w:rsid w:val="00DD364E"/>
    <w:rsid w:val="00DD4328"/>
    <w:rsid w:val="00DD4C2C"/>
    <w:rsid w:val="00DD7226"/>
    <w:rsid w:val="00DE061D"/>
    <w:rsid w:val="00DE0F48"/>
    <w:rsid w:val="00DE15A4"/>
    <w:rsid w:val="00DE17DC"/>
    <w:rsid w:val="00DE17E4"/>
    <w:rsid w:val="00DE1C1F"/>
    <w:rsid w:val="00DE31D3"/>
    <w:rsid w:val="00DE38B4"/>
    <w:rsid w:val="00DE531F"/>
    <w:rsid w:val="00DE5952"/>
    <w:rsid w:val="00DE5B0F"/>
    <w:rsid w:val="00DE62EF"/>
    <w:rsid w:val="00DE6654"/>
    <w:rsid w:val="00DE6891"/>
    <w:rsid w:val="00DE743A"/>
    <w:rsid w:val="00DF0578"/>
    <w:rsid w:val="00DF0844"/>
    <w:rsid w:val="00DF0CEE"/>
    <w:rsid w:val="00DF187A"/>
    <w:rsid w:val="00DF1B1E"/>
    <w:rsid w:val="00DF1C1E"/>
    <w:rsid w:val="00DF2E66"/>
    <w:rsid w:val="00DF6225"/>
    <w:rsid w:val="00DF71BA"/>
    <w:rsid w:val="00DF7309"/>
    <w:rsid w:val="00DF7F1E"/>
    <w:rsid w:val="00E00A2B"/>
    <w:rsid w:val="00E00BF6"/>
    <w:rsid w:val="00E01789"/>
    <w:rsid w:val="00E02C22"/>
    <w:rsid w:val="00E0319B"/>
    <w:rsid w:val="00E03311"/>
    <w:rsid w:val="00E03369"/>
    <w:rsid w:val="00E03484"/>
    <w:rsid w:val="00E03829"/>
    <w:rsid w:val="00E03B43"/>
    <w:rsid w:val="00E03DC8"/>
    <w:rsid w:val="00E046A5"/>
    <w:rsid w:val="00E047DD"/>
    <w:rsid w:val="00E05C54"/>
    <w:rsid w:val="00E06608"/>
    <w:rsid w:val="00E0686D"/>
    <w:rsid w:val="00E06F93"/>
    <w:rsid w:val="00E10411"/>
    <w:rsid w:val="00E10AB6"/>
    <w:rsid w:val="00E119E6"/>
    <w:rsid w:val="00E11B24"/>
    <w:rsid w:val="00E11CD1"/>
    <w:rsid w:val="00E14AEB"/>
    <w:rsid w:val="00E14FAA"/>
    <w:rsid w:val="00E15134"/>
    <w:rsid w:val="00E159EF"/>
    <w:rsid w:val="00E16561"/>
    <w:rsid w:val="00E17646"/>
    <w:rsid w:val="00E17BDF"/>
    <w:rsid w:val="00E2095F"/>
    <w:rsid w:val="00E20B25"/>
    <w:rsid w:val="00E21433"/>
    <w:rsid w:val="00E21B9F"/>
    <w:rsid w:val="00E22669"/>
    <w:rsid w:val="00E23E4D"/>
    <w:rsid w:val="00E23E9A"/>
    <w:rsid w:val="00E2563E"/>
    <w:rsid w:val="00E25713"/>
    <w:rsid w:val="00E25868"/>
    <w:rsid w:val="00E25B4B"/>
    <w:rsid w:val="00E2688D"/>
    <w:rsid w:val="00E269EC"/>
    <w:rsid w:val="00E2756C"/>
    <w:rsid w:val="00E27B24"/>
    <w:rsid w:val="00E27B47"/>
    <w:rsid w:val="00E27CA9"/>
    <w:rsid w:val="00E27CF5"/>
    <w:rsid w:val="00E31500"/>
    <w:rsid w:val="00E31D75"/>
    <w:rsid w:val="00E31EC2"/>
    <w:rsid w:val="00E32117"/>
    <w:rsid w:val="00E32252"/>
    <w:rsid w:val="00E32550"/>
    <w:rsid w:val="00E33AE5"/>
    <w:rsid w:val="00E33C6E"/>
    <w:rsid w:val="00E34310"/>
    <w:rsid w:val="00E3486B"/>
    <w:rsid w:val="00E34B53"/>
    <w:rsid w:val="00E35840"/>
    <w:rsid w:val="00E35A99"/>
    <w:rsid w:val="00E3621C"/>
    <w:rsid w:val="00E3706E"/>
    <w:rsid w:val="00E37136"/>
    <w:rsid w:val="00E404DD"/>
    <w:rsid w:val="00E4141D"/>
    <w:rsid w:val="00E42074"/>
    <w:rsid w:val="00E420C5"/>
    <w:rsid w:val="00E42E58"/>
    <w:rsid w:val="00E43A0B"/>
    <w:rsid w:val="00E451D7"/>
    <w:rsid w:val="00E45296"/>
    <w:rsid w:val="00E46B94"/>
    <w:rsid w:val="00E472D8"/>
    <w:rsid w:val="00E4739B"/>
    <w:rsid w:val="00E47ABF"/>
    <w:rsid w:val="00E5002A"/>
    <w:rsid w:val="00E5028C"/>
    <w:rsid w:val="00E502E5"/>
    <w:rsid w:val="00E5071C"/>
    <w:rsid w:val="00E50866"/>
    <w:rsid w:val="00E528AF"/>
    <w:rsid w:val="00E529F3"/>
    <w:rsid w:val="00E53495"/>
    <w:rsid w:val="00E53E84"/>
    <w:rsid w:val="00E54749"/>
    <w:rsid w:val="00E54FDE"/>
    <w:rsid w:val="00E563BE"/>
    <w:rsid w:val="00E56940"/>
    <w:rsid w:val="00E57B42"/>
    <w:rsid w:val="00E57FEC"/>
    <w:rsid w:val="00E6082F"/>
    <w:rsid w:val="00E60FD4"/>
    <w:rsid w:val="00E6116E"/>
    <w:rsid w:val="00E635E2"/>
    <w:rsid w:val="00E63E12"/>
    <w:rsid w:val="00E650F1"/>
    <w:rsid w:val="00E66596"/>
    <w:rsid w:val="00E6666C"/>
    <w:rsid w:val="00E66E6B"/>
    <w:rsid w:val="00E67009"/>
    <w:rsid w:val="00E67C3A"/>
    <w:rsid w:val="00E70549"/>
    <w:rsid w:val="00E715B4"/>
    <w:rsid w:val="00E73B8F"/>
    <w:rsid w:val="00E73DF8"/>
    <w:rsid w:val="00E7450B"/>
    <w:rsid w:val="00E74DCF"/>
    <w:rsid w:val="00E75D41"/>
    <w:rsid w:val="00E75F4F"/>
    <w:rsid w:val="00E7637B"/>
    <w:rsid w:val="00E77017"/>
    <w:rsid w:val="00E7707F"/>
    <w:rsid w:val="00E77C4E"/>
    <w:rsid w:val="00E806F3"/>
    <w:rsid w:val="00E80AF2"/>
    <w:rsid w:val="00E812F9"/>
    <w:rsid w:val="00E8178F"/>
    <w:rsid w:val="00E82159"/>
    <w:rsid w:val="00E82EEF"/>
    <w:rsid w:val="00E838A5"/>
    <w:rsid w:val="00E83BC5"/>
    <w:rsid w:val="00E83C8B"/>
    <w:rsid w:val="00E841E0"/>
    <w:rsid w:val="00E842D4"/>
    <w:rsid w:val="00E84C65"/>
    <w:rsid w:val="00E86586"/>
    <w:rsid w:val="00E86F12"/>
    <w:rsid w:val="00E90EC5"/>
    <w:rsid w:val="00E9181A"/>
    <w:rsid w:val="00E922DD"/>
    <w:rsid w:val="00E92E5F"/>
    <w:rsid w:val="00E93230"/>
    <w:rsid w:val="00E94BA2"/>
    <w:rsid w:val="00E9505F"/>
    <w:rsid w:val="00E950DF"/>
    <w:rsid w:val="00E957F4"/>
    <w:rsid w:val="00E95B64"/>
    <w:rsid w:val="00E96C7E"/>
    <w:rsid w:val="00E971CF"/>
    <w:rsid w:val="00EA06A5"/>
    <w:rsid w:val="00EA0792"/>
    <w:rsid w:val="00EA0885"/>
    <w:rsid w:val="00EA08C5"/>
    <w:rsid w:val="00EA1167"/>
    <w:rsid w:val="00EA14A5"/>
    <w:rsid w:val="00EA19E6"/>
    <w:rsid w:val="00EA1D0D"/>
    <w:rsid w:val="00EA218B"/>
    <w:rsid w:val="00EA25A4"/>
    <w:rsid w:val="00EA30CF"/>
    <w:rsid w:val="00EA335D"/>
    <w:rsid w:val="00EA3AC2"/>
    <w:rsid w:val="00EA3FD7"/>
    <w:rsid w:val="00EA6DD3"/>
    <w:rsid w:val="00EA7132"/>
    <w:rsid w:val="00EB04FB"/>
    <w:rsid w:val="00EB0E17"/>
    <w:rsid w:val="00EB35E2"/>
    <w:rsid w:val="00EB3B4E"/>
    <w:rsid w:val="00EB4AB7"/>
    <w:rsid w:val="00EB4B31"/>
    <w:rsid w:val="00EB5087"/>
    <w:rsid w:val="00EB590A"/>
    <w:rsid w:val="00EB5F07"/>
    <w:rsid w:val="00EB6540"/>
    <w:rsid w:val="00EB6647"/>
    <w:rsid w:val="00EB6B6C"/>
    <w:rsid w:val="00EB6E4F"/>
    <w:rsid w:val="00EB732F"/>
    <w:rsid w:val="00EB74B7"/>
    <w:rsid w:val="00EC14DC"/>
    <w:rsid w:val="00EC179B"/>
    <w:rsid w:val="00EC1C50"/>
    <w:rsid w:val="00EC23FE"/>
    <w:rsid w:val="00EC24E8"/>
    <w:rsid w:val="00EC2BFA"/>
    <w:rsid w:val="00EC432C"/>
    <w:rsid w:val="00EC4333"/>
    <w:rsid w:val="00EC4BC7"/>
    <w:rsid w:val="00EC4D46"/>
    <w:rsid w:val="00EC5745"/>
    <w:rsid w:val="00EC57DB"/>
    <w:rsid w:val="00EC5A44"/>
    <w:rsid w:val="00EC5BC9"/>
    <w:rsid w:val="00EC5F7C"/>
    <w:rsid w:val="00EC6046"/>
    <w:rsid w:val="00EC64D3"/>
    <w:rsid w:val="00EC68CA"/>
    <w:rsid w:val="00EC6C57"/>
    <w:rsid w:val="00EC7662"/>
    <w:rsid w:val="00EC78F0"/>
    <w:rsid w:val="00EC7AC2"/>
    <w:rsid w:val="00ED0930"/>
    <w:rsid w:val="00ED18CE"/>
    <w:rsid w:val="00ED1A75"/>
    <w:rsid w:val="00ED1C5F"/>
    <w:rsid w:val="00ED22FA"/>
    <w:rsid w:val="00ED25AD"/>
    <w:rsid w:val="00ED2A1A"/>
    <w:rsid w:val="00ED2DF2"/>
    <w:rsid w:val="00ED3C3B"/>
    <w:rsid w:val="00ED3D30"/>
    <w:rsid w:val="00ED4C4B"/>
    <w:rsid w:val="00ED4C7D"/>
    <w:rsid w:val="00ED5090"/>
    <w:rsid w:val="00ED519B"/>
    <w:rsid w:val="00ED5810"/>
    <w:rsid w:val="00ED5978"/>
    <w:rsid w:val="00ED6172"/>
    <w:rsid w:val="00ED6615"/>
    <w:rsid w:val="00ED7C32"/>
    <w:rsid w:val="00EE006C"/>
    <w:rsid w:val="00EE00E5"/>
    <w:rsid w:val="00EE1615"/>
    <w:rsid w:val="00EE1BE6"/>
    <w:rsid w:val="00EE29B7"/>
    <w:rsid w:val="00EE3782"/>
    <w:rsid w:val="00EE3E9F"/>
    <w:rsid w:val="00EE4CFF"/>
    <w:rsid w:val="00EE5158"/>
    <w:rsid w:val="00EE5A82"/>
    <w:rsid w:val="00EE666B"/>
    <w:rsid w:val="00EE6BCE"/>
    <w:rsid w:val="00EE6C2B"/>
    <w:rsid w:val="00EE6ECF"/>
    <w:rsid w:val="00EE7A75"/>
    <w:rsid w:val="00EF2E54"/>
    <w:rsid w:val="00EF43E8"/>
    <w:rsid w:val="00EF4854"/>
    <w:rsid w:val="00EF490D"/>
    <w:rsid w:val="00EF4B30"/>
    <w:rsid w:val="00EF638A"/>
    <w:rsid w:val="00EF6507"/>
    <w:rsid w:val="00F0029C"/>
    <w:rsid w:val="00F00C3E"/>
    <w:rsid w:val="00F01247"/>
    <w:rsid w:val="00F01C6A"/>
    <w:rsid w:val="00F01F3E"/>
    <w:rsid w:val="00F01F91"/>
    <w:rsid w:val="00F02018"/>
    <w:rsid w:val="00F022C5"/>
    <w:rsid w:val="00F02715"/>
    <w:rsid w:val="00F030BD"/>
    <w:rsid w:val="00F03152"/>
    <w:rsid w:val="00F04A89"/>
    <w:rsid w:val="00F054FA"/>
    <w:rsid w:val="00F05F2A"/>
    <w:rsid w:val="00F102EC"/>
    <w:rsid w:val="00F1085A"/>
    <w:rsid w:val="00F10877"/>
    <w:rsid w:val="00F10A8D"/>
    <w:rsid w:val="00F11299"/>
    <w:rsid w:val="00F116EC"/>
    <w:rsid w:val="00F11DF6"/>
    <w:rsid w:val="00F1280E"/>
    <w:rsid w:val="00F12ADC"/>
    <w:rsid w:val="00F12CBE"/>
    <w:rsid w:val="00F12E11"/>
    <w:rsid w:val="00F146B2"/>
    <w:rsid w:val="00F16182"/>
    <w:rsid w:val="00F16ED2"/>
    <w:rsid w:val="00F170DD"/>
    <w:rsid w:val="00F17CC8"/>
    <w:rsid w:val="00F17EE7"/>
    <w:rsid w:val="00F20C58"/>
    <w:rsid w:val="00F21127"/>
    <w:rsid w:val="00F2145F"/>
    <w:rsid w:val="00F218A6"/>
    <w:rsid w:val="00F21F01"/>
    <w:rsid w:val="00F21F9B"/>
    <w:rsid w:val="00F2249A"/>
    <w:rsid w:val="00F23C43"/>
    <w:rsid w:val="00F249EC"/>
    <w:rsid w:val="00F24DAA"/>
    <w:rsid w:val="00F25C3D"/>
    <w:rsid w:val="00F2608B"/>
    <w:rsid w:val="00F273BE"/>
    <w:rsid w:val="00F30C3F"/>
    <w:rsid w:val="00F30F1E"/>
    <w:rsid w:val="00F312B1"/>
    <w:rsid w:val="00F312B4"/>
    <w:rsid w:val="00F3285B"/>
    <w:rsid w:val="00F32BE7"/>
    <w:rsid w:val="00F333C6"/>
    <w:rsid w:val="00F33EF0"/>
    <w:rsid w:val="00F34C27"/>
    <w:rsid w:val="00F35330"/>
    <w:rsid w:val="00F35433"/>
    <w:rsid w:val="00F3566D"/>
    <w:rsid w:val="00F3579E"/>
    <w:rsid w:val="00F357A4"/>
    <w:rsid w:val="00F35FF1"/>
    <w:rsid w:val="00F360DB"/>
    <w:rsid w:val="00F37741"/>
    <w:rsid w:val="00F406CC"/>
    <w:rsid w:val="00F425B6"/>
    <w:rsid w:val="00F42740"/>
    <w:rsid w:val="00F42847"/>
    <w:rsid w:val="00F428BE"/>
    <w:rsid w:val="00F433A0"/>
    <w:rsid w:val="00F439F3"/>
    <w:rsid w:val="00F44F50"/>
    <w:rsid w:val="00F45A57"/>
    <w:rsid w:val="00F463D5"/>
    <w:rsid w:val="00F4649B"/>
    <w:rsid w:val="00F47336"/>
    <w:rsid w:val="00F476C2"/>
    <w:rsid w:val="00F4775C"/>
    <w:rsid w:val="00F50179"/>
    <w:rsid w:val="00F506D6"/>
    <w:rsid w:val="00F51CFE"/>
    <w:rsid w:val="00F54A51"/>
    <w:rsid w:val="00F54C0B"/>
    <w:rsid w:val="00F55052"/>
    <w:rsid w:val="00F55088"/>
    <w:rsid w:val="00F550E1"/>
    <w:rsid w:val="00F55A84"/>
    <w:rsid w:val="00F568A2"/>
    <w:rsid w:val="00F56BED"/>
    <w:rsid w:val="00F5704B"/>
    <w:rsid w:val="00F57075"/>
    <w:rsid w:val="00F575B0"/>
    <w:rsid w:val="00F5788C"/>
    <w:rsid w:val="00F57929"/>
    <w:rsid w:val="00F57C8D"/>
    <w:rsid w:val="00F61A92"/>
    <w:rsid w:val="00F63683"/>
    <w:rsid w:val="00F65772"/>
    <w:rsid w:val="00F658DD"/>
    <w:rsid w:val="00F66B34"/>
    <w:rsid w:val="00F70837"/>
    <w:rsid w:val="00F70BC0"/>
    <w:rsid w:val="00F70E6A"/>
    <w:rsid w:val="00F710E6"/>
    <w:rsid w:val="00F71853"/>
    <w:rsid w:val="00F761C0"/>
    <w:rsid w:val="00F76316"/>
    <w:rsid w:val="00F76448"/>
    <w:rsid w:val="00F76E19"/>
    <w:rsid w:val="00F76EF9"/>
    <w:rsid w:val="00F76EFC"/>
    <w:rsid w:val="00F80BDF"/>
    <w:rsid w:val="00F816E2"/>
    <w:rsid w:val="00F817CC"/>
    <w:rsid w:val="00F82788"/>
    <w:rsid w:val="00F82860"/>
    <w:rsid w:val="00F8346B"/>
    <w:rsid w:val="00F85A56"/>
    <w:rsid w:val="00F86D03"/>
    <w:rsid w:val="00F87567"/>
    <w:rsid w:val="00F875B8"/>
    <w:rsid w:val="00F87697"/>
    <w:rsid w:val="00F90B18"/>
    <w:rsid w:val="00F91498"/>
    <w:rsid w:val="00F91835"/>
    <w:rsid w:val="00F9215B"/>
    <w:rsid w:val="00F92A31"/>
    <w:rsid w:val="00F93328"/>
    <w:rsid w:val="00F93AC3"/>
    <w:rsid w:val="00F93D7A"/>
    <w:rsid w:val="00F944FF"/>
    <w:rsid w:val="00F94D43"/>
    <w:rsid w:val="00F957EB"/>
    <w:rsid w:val="00F95DB9"/>
    <w:rsid w:val="00F9617F"/>
    <w:rsid w:val="00F9678F"/>
    <w:rsid w:val="00F97EAE"/>
    <w:rsid w:val="00FA0128"/>
    <w:rsid w:val="00FA0BC8"/>
    <w:rsid w:val="00FA1439"/>
    <w:rsid w:val="00FA2C9E"/>
    <w:rsid w:val="00FA43CB"/>
    <w:rsid w:val="00FA5065"/>
    <w:rsid w:val="00FA6062"/>
    <w:rsid w:val="00FA6A83"/>
    <w:rsid w:val="00FA70DE"/>
    <w:rsid w:val="00FA7128"/>
    <w:rsid w:val="00FA73DE"/>
    <w:rsid w:val="00FA7ABA"/>
    <w:rsid w:val="00FB1298"/>
    <w:rsid w:val="00FB13AA"/>
    <w:rsid w:val="00FB2231"/>
    <w:rsid w:val="00FB2FC6"/>
    <w:rsid w:val="00FB33C8"/>
    <w:rsid w:val="00FB35F1"/>
    <w:rsid w:val="00FB3F6F"/>
    <w:rsid w:val="00FB40DE"/>
    <w:rsid w:val="00FB4A5D"/>
    <w:rsid w:val="00FB4C00"/>
    <w:rsid w:val="00FB4E67"/>
    <w:rsid w:val="00FB4F8C"/>
    <w:rsid w:val="00FB513A"/>
    <w:rsid w:val="00FB517D"/>
    <w:rsid w:val="00FB53B8"/>
    <w:rsid w:val="00FB6D11"/>
    <w:rsid w:val="00FB7958"/>
    <w:rsid w:val="00FB7E2A"/>
    <w:rsid w:val="00FC0D95"/>
    <w:rsid w:val="00FC0DB8"/>
    <w:rsid w:val="00FC11F6"/>
    <w:rsid w:val="00FC1E21"/>
    <w:rsid w:val="00FC28FB"/>
    <w:rsid w:val="00FC3BC3"/>
    <w:rsid w:val="00FC4423"/>
    <w:rsid w:val="00FC4A2A"/>
    <w:rsid w:val="00FC55A0"/>
    <w:rsid w:val="00FC5A50"/>
    <w:rsid w:val="00FC621D"/>
    <w:rsid w:val="00FD0F3E"/>
    <w:rsid w:val="00FD11BD"/>
    <w:rsid w:val="00FD1E7C"/>
    <w:rsid w:val="00FD24C8"/>
    <w:rsid w:val="00FD3177"/>
    <w:rsid w:val="00FD3272"/>
    <w:rsid w:val="00FD41AC"/>
    <w:rsid w:val="00FD5BCF"/>
    <w:rsid w:val="00FD61BA"/>
    <w:rsid w:val="00FD649A"/>
    <w:rsid w:val="00FD7556"/>
    <w:rsid w:val="00FD7E47"/>
    <w:rsid w:val="00FE015D"/>
    <w:rsid w:val="00FE0374"/>
    <w:rsid w:val="00FE1D0A"/>
    <w:rsid w:val="00FE2217"/>
    <w:rsid w:val="00FE25C9"/>
    <w:rsid w:val="00FE2FAB"/>
    <w:rsid w:val="00FE2FC4"/>
    <w:rsid w:val="00FE3403"/>
    <w:rsid w:val="00FE36B5"/>
    <w:rsid w:val="00FE44B9"/>
    <w:rsid w:val="00FE45D2"/>
    <w:rsid w:val="00FE4819"/>
    <w:rsid w:val="00FE4F3F"/>
    <w:rsid w:val="00FE50B1"/>
    <w:rsid w:val="00FE51D9"/>
    <w:rsid w:val="00FE5716"/>
    <w:rsid w:val="00FE6248"/>
    <w:rsid w:val="00FE62D6"/>
    <w:rsid w:val="00FE6886"/>
    <w:rsid w:val="00FE68C4"/>
    <w:rsid w:val="00FE6961"/>
    <w:rsid w:val="00FE742D"/>
    <w:rsid w:val="00FE762D"/>
    <w:rsid w:val="00FE7CD1"/>
    <w:rsid w:val="00FE7CEF"/>
    <w:rsid w:val="00FE7F2A"/>
    <w:rsid w:val="00FE7FC0"/>
    <w:rsid w:val="00FF0512"/>
    <w:rsid w:val="00FF11FF"/>
    <w:rsid w:val="00FF1B98"/>
    <w:rsid w:val="00FF48E3"/>
    <w:rsid w:val="00FF57A9"/>
    <w:rsid w:val="00FF57FC"/>
    <w:rsid w:val="00FF5CBB"/>
    <w:rsid w:val="00FF68B3"/>
    <w:rsid w:val="00FF713D"/>
    <w:rsid w:val="00FF7344"/>
    <w:rsid w:val="00FF798F"/>
    <w:rsid w:val="00FF7A8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823E7E"/>
  <w15:docId w15:val="{C41D1403-8DB4-45EF-A416-C03B3705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uiPriority="99" w:qFormat="1"/>
    <w:lsdException w:name="heading 4" w:semiHidden="1" w:uiPriority="9" w:unhideWhenUsed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183E"/>
    <w:rPr>
      <w:sz w:val="24"/>
    </w:rPr>
  </w:style>
  <w:style w:type="paragraph" w:styleId="1">
    <w:name w:val="heading 1"/>
    <w:aliases w:val="계약제목1,Chapter Title,조문제목"/>
    <w:basedOn w:val="a6"/>
    <w:link w:val="1Char"/>
    <w:qFormat/>
    <w:rsid w:val="00BB6BD8"/>
    <w:pPr>
      <w:numPr>
        <w:numId w:val="6"/>
      </w:numPr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0">
    <w:name w:val="heading 2"/>
    <w:aliases w:val="계약제목2"/>
    <w:basedOn w:val="a6"/>
    <w:link w:val="2Char"/>
    <w:autoRedefine/>
    <w:uiPriority w:val="99"/>
    <w:qFormat/>
    <w:rsid w:val="007844B1"/>
    <w:pPr>
      <w:numPr>
        <w:ilvl w:val="1"/>
        <w:numId w:val="6"/>
      </w:numPr>
      <w:wordWrap w:val="0"/>
      <w:autoSpaceDE w:val="0"/>
      <w:autoSpaceDN w:val="0"/>
      <w:adjustRightInd w:val="0"/>
      <w:spacing w:before="240" w:after="240" w:line="312" w:lineRule="auto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paragraph" w:styleId="32">
    <w:name w:val="heading 3"/>
    <w:basedOn w:val="a6"/>
    <w:link w:val="3Char"/>
    <w:autoRedefine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iPriority w:val="99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iPriority w:val="99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iPriority w:val="99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iPriority w:val="99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iPriority w:val="99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styleId="111111">
    <w:name w:val="Outline List 2"/>
    <w:basedOn w:val="a9"/>
    <w:pPr>
      <w:numPr>
        <w:numId w:val="39"/>
      </w:numPr>
    </w:pPr>
  </w:style>
  <w:style w:type="numbering" w:styleId="1ai">
    <w:name w:val="Outline List 1"/>
    <w:basedOn w:val="a9"/>
  </w:style>
  <w:style w:type="numbering" w:styleId="aa">
    <w:name w:val="Outline List 3"/>
    <w:basedOn w:val="a9"/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0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1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2"/>
    <w:rPr>
      <w:sz w:val="20"/>
    </w:rPr>
  </w:style>
  <w:style w:type="paragraph" w:styleId="af3">
    <w:name w:val="Date"/>
    <w:aliases w:val="d"/>
    <w:basedOn w:val="a6"/>
    <w:next w:val="a6"/>
    <w:link w:val="Char3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4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basedOn w:val="a6"/>
    <w:link w:val="Char5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uiPriority w:val="99"/>
    <w:semiHidden/>
    <w:unhideWhenUsed/>
    <w:rPr>
      <w:vertAlign w:val="superscript"/>
    </w:rPr>
  </w:style>
  <w:style w:type="paragraph" w:styleId="afe">
    <w:name w:val="footnote text"/>
    <w:basedOn w:val="a6"/>
    <w:link w:val="Char6"/>
    <w:pPr>
      <w:spacing w:after="240"/>
      <w:ind w:left="720" w:hanging="720"/>
    </w:pPr>
  </w:style>
  <w:style w:type="paragraph" w:styleId="aff">
    <w:name w:val="header"/>
    <w:basedOn w:val="a6"/>
    <w:link w:val="Char7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8"/>
  </w:style>
  <w:style w:type="character" w:styleId="affa">
    <w:name w:val="page number"/>
    <w:basedOn w:val="a7"/>
    <w:unhideWhenUsed/>
  </w:style>
  <w:style w:type="paragraph" w:styleId="affb">
    <w:name w:val="Plain Text"/>
    <w:basedOn w:val="a6"/>
    <w:semiHidden/>
    <w:rPr>
      <w:rFonts w:ascii="Courier New" w:hAnsi="Courier New"/>
    </w:rPr>
  </w:style>
  <w:style w:type="paragraph" w:styleId="affc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d">
    <w:name w:val="Signature"/>
    <w:basedOn w:val="a6"/>
    <w:pPr>
      <w:ind w:left="4320"/>
    </w:pPr>
  </w:style>
  <w:style w:type="character" w:styleId="affe">
    <w:name w:val="Strong"/>
    <w:basedOn w:val="a7"/>
    <w:rPr>
      <w:b/>
    </w:rPr>
  </w:style>
  <w:style w:type="paragraph" w:styleId="afff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1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6"/>
    <w:next w:val="a6"/>
    <w:semiHidden/>
    <w:unhideWhenUsed/>
    <w:pPr>
      <w:ind w:left="240" w:hanging="240"/>
    </w:pPr>
  </w:style>
  <w:style w:type="paragraph" w:styleId="afff4">
    <w:name w:val="table of figures"/>
    <w:basedOn w:val="a6"/>
    <w:next w:val="a6"/>
    <w:semiHidden/>
    <w:unhideWhenUsed/>
    <w:pPr>
      <w:ind w:left="480" w:hanging="480"/>
    </w:pPr>
  </w:style>
  <w:style w:type="table" w:styleId="afff5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6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6"/>
    <w:pPr>
      <w:keepNext/>
      <w:spacing w:after="240"/>
      <w:jc w:val="center"/>
    </w:pPr>
    <w:rPr>
      <w:b/>
      <w:caps/>
    </w:rPr>
  </w:style>
  <w:style w:type="paragraph" w:styleId="afff8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324E68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8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7844B1"/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5">
    <w:name w:val="바닥글 Char"/>
    <w:basedOn w:val="a7"/>
    <w:link w:val="afc"/>
    <w:uiPriority w:val="99"/>
    <w:rPr>
      <w:sz w:val="24"/>
    </w:rPr>
  </w:style>
  <w:style w:type="paragraph" w:styleId="afff9">
    <w:name w:val="Balloon Text"/>
    <w:basedOn w:val="a6"/>
    <w:link w:val="Char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9">
    <w:name w:val="풍선 도움말 텍스트 Char"/>
    <w:basedOn w:val="a7"/>
    <w:link w:val="afff9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a">
    <w:name w:val="Bibliography"/>
    <w:basedOn w:val="a6"/>
    <w:next w:val="a6"/>
  </w:style>
  <w:style w:type="paragraph" w:styleId="afffb">
    <w:name w:val="annotation subject"/>
    <w:basedOn w:val="af2"/>
    <w:next w:val="af2"/>
    <w:link w:val="Chara"/>
    <w:pPr>
      <w:spacing w:line="240" w:lineRule="auto"/>
    </w:pPr>
    <w:rPr>
      <w:b/>
      <w:bCs/>
    </w:rPr>
  </w:style>
  <w:style w:type="character" w:customStyle="1" w:styleId="Char2">
    <w:name w:val="메모 텍스트 Char"/>
    <w:basedOn w:val="a7"/>
    <w:link w:val="af2"/>
  </w:style>
  <w:style w:type="character" w:customStyle="1" w:styleId="Chara">
    <w:name w:val="메모 주제 Char"/>
    <w:basedOn w:val="Char2"/>
    <w:link w:val="afffb"/>
    <w:rPr>
      <w:b/>
      <w:bCs/>
    </w:rPr>
  </w:style>
  <w:style w:type="paragraph" w:styleId="afffc">
    <w:name w:val="Intense Quote"/>
    <w:basedOn w:val="a6"/>
    <w:next w:val="a6"/>
    <w:link w:val="Charb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b">
    <w:name w:val="강한 인용 Char"/>
    <w:basedOn w:val="a7"/>
    <w:link w:val="afffc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paragraph" w:styleId="afffd">
    <w:name w:val="List Paragraph"/>
    <w:basedOn w:val="a6"/>
    <w:pPr>
      <w:ind w:left="720"/>
      <w:contextualSpacing/>
    </w:pPr>
  </w:style>
  <w:style w:type="paragraph" w:styleId="afffe">
    <w:name w:val="No Spacing"/>
    <w:semiHidden/>
    <w:qFormat/>
    <w:pPr>
      <w:spacing w:after="0" w:line="240" w:lineRule="auto"/>
    </w:pPr>
    <w:rPr>
      <w:sz w:val="24"/>
    </w:rPr>
  </w:style>
  <w:style w:type="paragraph" w:styleId="affff">
    <w:name w:val="Quote"/>
    <w:basedOn w:val="a6"/>
    <w:next w:val="a6"/>
    <w:link w:val="Charc"/>
    <w:semiHidden/>
    <w:qFormat/>
    <w:rPr>
      <w:i/>
      <w:iCs/>
      <w:color w:val="000000" w:themeColor="text1"/>
    </w:rPr>
  </w:style>
  <w:style w:type="character" w:customStyle="1" w:styleId="Charc">
    <w:name w:val="인용 Char"/>
    <w:basedOn w:val="a7"/>
    <w:link w:val="affff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Chapter Title Char,조문제목 Char"/>
    <w:link w:val="1"/>
    <w:rsid w:val="00BB6BD8"/>
    <w:rPr>
      <w:rFonts w:eastAsia="바탕"/>
      <w:b/>
      <w:color w:val="000000"/>
      <w:sz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8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0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6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30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7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8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2"/>
      </w:numPr>
    </w:pPr>
    <w:rPr>
      <w:sz w:val="24"/>
    </w:rPr>
  </w:style>
  <w:style w:type="paragraph" w:customStyle="1" w:styleId="12-2">
    <w:name w:val="표준12-2"/>
    <w:basedOn w:val="14-2"/>
    <w:pPr>
      <w:numPr>
        <w:numId w:val="17"/>
      </w:numPr>
    </w:pPr>
    <w:rPr>
      <w:sz w:val="24"/>
    </w:rPr>
  </w:style>
  <w:style w:type="paragraph" w:customStyle="1" w:styleId="12-3">
    <w:name w:val="표준12-3"/>
    <w:basedOn w:val="14-3"/>
    <w:pPr>
      <w:numPr>
        <w:numId w:val="1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6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9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20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21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3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4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5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31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9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7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8">
    <w:name w:val="각주/미주 머리글 Char"/>
    <w:link w:val="aff9"/>
    <w:rPr>
      <w:sz w:val="24"/>
    </w:rPr>
  </w:style>
  <w:style w:type="character" w:customStyle="1" w:styleId="Char1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3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2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1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2">
    <w:name w:val="바탕글"/>
    <w:basedOn w:val="a6"/>
    <w:link w:val="Chard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3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4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d">
    <w:name w:val="바탕글 Char"/>
    <w:link w:val="affff2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uiPriority w:val="99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customStyle="1" w:styleId="41">
    <w:name w:val="계약제목4"/>
    <w:basedOn w:val="ad"/>
    <w:link w:val="4Char0"/>
    <w:uiPriority w:val="99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rsid w:val="00BB0786"/>
    <w:rPr>
      <w:rFonts w:eastAsia="바탕"/>
      <w:color w:val="000000"/>
      <w:sz w:val="23"/>
      <w:lang w:eastAsia="ko-KR"/>
    </w:rPr>
  </w:style>
  <w:style w:type="paragraph" w:customStyle="1" w:styleId="1f">
    <w:name w:val="계약본문1"/>
    <w:basedOn w:val="ad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"/>
    <w:link w:val="41"/>
    <w:rsid w:val="00BB0786"/>
    <w:rPr>
      <w:rFonts w:eastAsia="바탕"/>
      <w:sz w:val="23"/>
      <w:lang w:eastAsia="ko-KR"/>
    </w:rPr>
  </w:style>
  <w:style w:type="paragraph" w:customStyle="1" w:styleId="2f2">
    <w:name w:val="계약본문2"/>
    <w:basedOn w:val="ae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1Char0">
    <w:name w:val="계약본문1 Char"/>
    <w:basedOn w:val="Char"/>
    <w:link w:val="1f"/>
    <w:rsid w:val="00BB0786"/>
    <w:rPr>
      <w:rFonts w:eastAsia="바탕" w:cs="바탕"/>
      <w:sz w:val="23"/>
      <w:lang w:eastAsia="ko-KR"/>
    </w:rPr>
  </w:style>
  <w:style w:type="paragraph" w:customStyle="1" w:styleId="affff3">
    <w:name w:val="계약각주"/>
    <w:basedOn w:val="a6"/>
    <w:link w:val="Chare"/>
    <w:qFormat/>
    <w:rsid w:val="00BA3108"/>
    <w:pPr>
      <w:autoSpaceDE w:val="0"/>
      <w:autoSpaceDN w:val="0"/>
      <w:spacing w:line="276" w:lineRule="auto"/>
      <w:ind w:left="0" w:firstLine="0"/>
      <w:jc w:val="both"/>
    </w:pPr>
    <w:rPr>
      <w:rFonts w:eastAsia="바탕"/>
      <w:sz w:val="22"/>
      <w:lang w:eastAsia="ko-KR"/>
    </w:rPr>
  </w:style>
  <w:style w:type="character" w:customStyle="1" w:styleId="Char0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0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d"/>
    <w:link w:val="bullet1Char"/>
    <w:rsid w:val="00AB1459"/>
    <w:pPr>
      <w:numPr>
        <w:numId w:val="35"/>
      </w:numPr>
      <w:spacing w:line="312" w:lineRule="auto"/>
    </w:pPr>
    <w:rPr>
      <w:rFonts w:eastAsia="바탕"/>
      <w:sz w:val="23"/>
    </w:rPr>
  </w:style>
  <w:style w:type="character" w:customStyle="1" w:styleId="Chare">
    <w:name w:val="계약각주 Char"/>
    <w:basedOn w:val="a7"/>
    <w:link w:val="affff3"/>
    <w:rsid w:val="00BA3108"/>
    <w:rPr>
      <w:rFonts w:eastAsia="바탕"/>
      <w:sz w:val="22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character" w:customStyle="1" w:styleId="bullet1Char">
    <w:name w:val="계약bullet1 Char"/>
    <w:basedOn w:val="Char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"/>
    <w:link w:val="bullet2"/>
    <w:rsid w:val="007D33A0"/>
    <w:rPr>
      <w:rFonts w:eastAsia="바탕"/>
      <w:sz w:val="23"/>
      <w:u w:val="single"/>
      <w:lang w:eastAsia="ko-KR"/>
    </w:rPr>
  </w:style>
  <w:style w:type="paragraph" w:customStyle="1" w:styleId="a5">
    <w:name w:val="계약본문목차"/>
    <w:basedOn w:val="2f2"/>
    <w:link w:val="Charf"/>
    <w:rsid w:val="00181996"/>
    <w:pPr>
      <w:numPr>
        <w:numId w:val="37"/>
      </w:numPr>
      <w:ind w:left="737" w:hanging="737"/>
    </w:pPr>
    <w:rPr>
      <w:u w:val="single"/>
    </w:rPr>
  </w:style>
  <w:style w:type="character" w:customStyle="1" w:styleId="Charf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paragraph" w:customStyle="1" w:styleId="311">
    <w:name w:val="제목 3.1"/>
    <w:basedOn w:val="32"/>
    <w:autoRedefine/>
    <w:rsid w:val="00B0399A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4">
    <w:name w:val="미주 텍스트 Char"/>
    <w:link w:val="af8"/>
    <w:uiPriority w:val="99"/>
    <w:semiHidden/>
    <w:rsid w:val="004A5F06"/>
  </w:style>
  <w:style w:type="character" w:customStyle="1" w:styleId="DeltaViewDeletion">
    <w:name w:val="DeltaView Deletion"/>
    <w:uiPriority w:val="99"/>
    <w:rsid w:val="00F428BE"/>
    <w:rPr>
      <w:strike/>
      <w:color w:val="FF0000"/>
    </w:rPr>
  </w:style>
  <w:style w:type="paragraph" w:customStyle="1" w:styleId="Default">
    <w:name w:val="Default"/>
    <w:rsid w:val="009C491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4">
    <w:name w:val="기타"/>
    <w:basedOn w:val="1f"/>
    <w:link w:val="Charf0"/>
    <w:rsid w:val="0017118F"/>
  </w:style>
  <w:style w:type="character" w:customStyle="1" w:styleId="Char6">
    <w:name w:val="각주 텍스트 Char"/>
    <w:basedOn w:val="a7"/>
    <w:link w:val="afe"/>
    <w:uiPriority w:val="99"/>
    <w:rsid w:val="00E15134"/>
    <w:rPr>
      <w:sz w:val="24"/>
    </w:rPr>
  </w:style>
  <w:style w:type="character" w:customStyle="1" w:styleId="Charf0">
    <w:name w:val="기타 Char"/>
    <w:basedOn w:val="1Char0"/>
    <w:link w:val="affff4"/>
    <w:rsid w:val="0017118F"/>
    <w:rPr>
      <w:rFonts w:eastAsia="바탕" w:cs="바탕"/>
      <w:sz w:val="23"/>
      <w:lang w:eastAsia="ko-KR"/>
    </w:rPr>
  </w:style>
  <w:style w:type="paragraph" w:customStyle="1" w:styleId="BKLBodyText">
    <w:name w:val="BKL Body Text"/>
    <w:basedOn w:val="a6"/>
    <w:rsid w:val="00B51757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9B3A5D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D85971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85971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175AA0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175AA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175AA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175AA0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895829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E2756C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0">
    <w:name w:val="표 구분선1"/>
    <w:basedOn w:val="a8"/>
    <w:next w:val="afff2"/>
    <w:uiPriority w:val="59"/>
    <w:rsid w:val="00134F32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KLevel1">
    <w:name w:val="LK_Level1"/>
    <w:basedOn w:val="a6"/>
    <w:uiPriority w:val="1"/>
    <w:qFormat/>
    <w:rsid w:val="00982DF3"/>
    <w:pPr>
      <w:numPr>
        <w:numId w:val="78"/>
      </w:numPr>
      <w:wordWrap w:val="0"/>
      <w:topLinePunct/>
      <w:autoSpaceDE w:val="0"/>
      <w:autoSpaceDN w:val="0"/>
      <w:adjustRightInd w:val="0"/>
      <w:snapToGrid w:val="0"/>
      <w:spacing w:before="480" w:after="360" w:line="312" w:lineRule="auto"/>
      <w:jc w:val="center"/>
      <w:outlineLvl w:val="0"/>
    </w:pPr>
    <w:rPr>
      <w:rFonts w:eastAsia="바탕"/>
      <w:b/>
      <w:sz w:val="22"/>
      <w:lang w:eastAsia="ko-KR"/>
    </w:rPr>
  </w:style>
  <w:style w:type="paragraph" w:customStyle="1" w:styleId="LKLevel2">
    <w:name w:val="LK_Level2"/>
    <w:basedOn w:val="a6"/>
    <w:uiPriority w:val="1"/>
    <w:qFormat/>
    <w:rsid w:val="00982DF3"/>
    <w:pPr>
      <w:widowControl w:val="0"/>
      <w:numPr>
        <w:ilvl w:val="1"/>
        <w:numId w:val="78"/>
      </w:numPr>
      <w:wordWrap w:val="0"/>
      <w:topLinePunct/>
      <w:autoSpaceDE w:val="0"/>
      <w:autoSpaceDN w:val="0"/>
      <w:adjustRightInd w:val="0"/>
      <w:snapToGrid w:val="0"/>
      <w:spacing w:before="360" w:after="240" w:line="312" w:lineRule="auto"/>
      <w:jc w:val="both"/>
      <w:outlineLvl w:val="1"/>
    </w:pPr>
    <w:rPr>
      <w:rFonts w:eastAsia="바탕"/>
      <w:sz w:val="22"/>
      <w:u w:val="single"/>
      <w:lang w:eastAsia="ko-KR"/>
    </w:rPr>
  </w:style>
  <w:style w:type="paragraph" w:customStyle="1" w:styleId="LKLevel3">
    <w:name w:val="LK_Level3"/>
    <w:basedOn w:val="a6"/>
    <w:link w:val="LKLevel3Char"/>
    <w:uiPriority w:val="1"/>
    <w:qFormat/>
    <w:rsid w:val="00982DF3"/>
    <w:pPr>
      <w:widowControl w:val="0"/>
      <w:numPr>
        <w:ilvl w:val="2"/>
        <w:numId w:val="78"/>
      </w:numPr>
      <w:wordWrap w:val="0"/>
      <w:topLinePunct/>
      <w:autoSpaceDE w:val="0"/>
      <w:autoSpaceDN w:val="0"/>
      <w:adjustRightInd w:val="0"/>
      <w:snapToGrid w:val="0"/>
      <w:spacing w:after="288" w:line="312" w:lineRule="auto"/>
      <w:jc w:val="both"/>
      <w:outlineLvl w:val="2"/>
    </w:pPr>
    <w:rPr>
      <w:rFonts w:eastAsia="바탕"/>
      <w:sz w:val="22"/>
      <w:lang w:eastAsia="ko-KR"/>
    </w:rPr>
  </w:style>
  <w:style w:type="paragraph" w:customStyle="1" w:styleId="LKLevel4">
    <w:name w:val="LK_Level4"/>
    <w:basedOn w:val="LKLevel3"/>
    <w:link w:val="LKLevel4Char"/>
    <w:uiPriority w:val="1"/>
    <w:qFormat/>
    <w:rsid w:val="00982DF3"/>
    <w:pPr>
      <w:numPr>
        <w:ilvl w:val="3"/>
      </w:numPr>
      <w:outlineLvl w:val="3"/>
    </w:pPr>
  </w:style>
  <w:style w:type="character" w:customStyle="1" w:styleId="LKLevel4Char">
    <w:name w:val="LK_Level4 Char"/>
    <w:basedOn w:val="a7"/>
    <w:link w:val="LKLevel4"/>
    <w:uiPriority w:val="1"/>
    <w:rsid w:val="00982DF3"/>
    <w:rPr>
      <w:rFonts w:eastAsia="바탕"/>
      <w:sz w:val="22"/>
      <w:lang w:eastAsia="ko-KR"/>
    </w:rPr>
  </w:style>
  <w:style w:type="character" w:customStyle="1" w:styleId="LKLevel3Char">
    <w:name w:val="LK_Level3 Char"/>
    <w:basedOn w:val="a7"/>
    <w:link w:val="LKLevel3"/>
    <w:uiPriority w:val="1"/>
    <w:rsid w:val="008A5354"/>
    <w:rPr>
      <w:rFonts w:eastAsia="바탕"/>
      <w:sz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9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footer" Target="foot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MATTER!8115403.8</documentid>
  <senderid>BJUKIM</senderid>
  <senderemail>BJUKIM@SHINKIM.COM</senderemail>
  <lastmodified>2025-01-22T17:10:00.0000000+09:00</lastmodified>
  <database>MATTER</database>
</properties>
</file>

<file path=customXml/itemProps1.xml><?xml version="1.0" encoding="utf-8"?>
<ds:datastoreItem xmlns:ds="http://schemas.openxmlformats.org/officeDocument/2006/customXml" ds:itemID="{FF3CA2FF-935D-4BED-9104-C94B86A0B9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2EDC0-EA65-4170-9226-F4BAABF2EB27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6290</Words>
  <Characters>35856</Characters>
  <Application>Microsoft Office Word</Application>
  <DocSecurity>0</DocSecurity>
  <Lines>298</Lines>
  <Paragraphs>84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</vt:lpstr>
      <vt:lpstr>_</vt:lpstr>
    </vt:vector>
  </TitlesOfParts>
  <Manager/>
  <Company/>
  <LinksUpToDate>false</LinksUpToDate>
  <CharactersWithSpaces>42062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> </dc:subject>
  <dc:creator>S&amp;K</dc:creator>
  <cp:keywords> </cp:keywords>
  <dc:description/>
  <cp:lastModifiedBy>SL PARTNERS</cp:lastModifiedBy>
  <cp:revision>4</cp:revision>
  <cp:lastPrinted>2022-03-03T07:14:00Z</cp:lastPrinted>
  <dcterms:created xsi:type="dcterms:W3CDTF">2025-01-23T08:29:00Z</dcterms:created>
  <dcterms:modified xsi:type="dcterms:W3CDTF">2025-01-23T08:29:00Z</dcterms:modified>
  <cp:category> </cp:category>
  <cp:contentStatus> 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2025-01-22T09:18:12Z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7a06b349-1d6d-4f53-b5bf-a9e301208e44</vt:lpwstr>
  </property>
  <property fmtid="{D5CDD505-2E9C-101B-9397-08002B2CF9AE}" pid="8" name="MSIP_Label_defa4170-0d19-0005-0004-bc88714345d2_ContentBits">
    <vt:lpwstr>0</vt:lpwstr>
  </property>
</Properties>
</file>