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F495" w14:textId="4912FA93" w:rsidR="005D2CDC" w:rsidRPr="001000FF" w:rsidRDefault="00DF6598" w:rsidP="00EA06E0">
      <w:pPr>
        <w:pStyle w:val="ad"/>
        <w:wordWrap w:val="0"/>
        <w:spacing w:line="360" w:lineRule="auto"/>
        <w:jc w:val="center"/>
        <w:rPr>
          <w:rFonts w:eastAsia="바탕"/>
          <w:b/>
          <w:sz w:val="23"/>
          <w:szCs w:val="23"/>
          <w:lang w:val="en-GB"/>
        </w:rPr>
      </w:pPr>
      <w:r w:rsidRPr="001000FF">
        <w:rPr>
          <w:rFonts w:eastAsia="바탕"/>
          <w:b/>
          <w:sz w:val="32"/>
          <w:szCs w:val="23"/>
          <w:lang w:val="en-GB"/>
        </w:rPr>
        <w:t>주</w:t>
      </w:r>
      <w:r w:rsidR="009343BE" w:rsidRPr="001000FF">
        <w:rPr>
          <w:rFonts w:eastAsia="바탕"/>
          <w:b/>
          <w:sz w:val="32"/>
          <w:szCs w:val="23"/>
          <w:lang w:val="en-GB"/>
        </w:rPr>
        <w:t>주간계약</w:t>
      </w:r>
    </w:p>
    <w:p w14:paraId="11F2C263" w14:textId="111F28E3" w:rsidR="005D2CDC" w:rsidRPr="001000FF" w:rsidRDefault="00C84756" w:rsidP="001000FF">
      <w:pPr>
        <w:pStyle w:val="1f"/>
      </w:pPr>
      <w:r w:rsidRPr="001000FF">
        <w:t>본</w:t>
      </w:r>
      <w:r w:rsidRPr="001000FF">
        <w:t xml:space="preserve"> </w:t>
      </w:r>
      <w:r w:rsidRPr="001000FF">
        <w:t>주</w:t>
      </w:r>
      <w:r w:rsidR="009343BE" w:rsidRPr="001000FF">
        <w:t>주간</w:t>
      </w:r>
      <w:r w:rsidRPr="001000FF">
        <w:t>계약</w:t>
      </w:r>
      <w:r w:rsidRPr="001000FF"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u w:val="single"/>
        </w:rPr>
        <w:t>본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계약</w:t>
      </w:r>
      <w:r w:rsidRPr="001000FF">
        <w:t>”)</w:t>
      </w:r>
      <w:r w:rsidRPr="001000FF">
        <w:t>은</w:t>
      </w:r>
      <w:r w:rsidR="00844C03" w:rsidRPr="001000FF">
        <w:t xml:space="preserve"> 20</w:t>
      </w:r>
      <w:r w:rsidR="001718E3">
        <w:t>2</w:t>
      </w:r>
      <w:r w:rsidR="005E5CBB">
        <w:rPr>
          <w:rFonts w:hint="eastAsia"/>
        </w:rPr>
        <w:t>5</w:t>
      </w:r>
      <w:r w:rsidR="00460B2E">
        <w:rPr>
          <w:rFonts w:hint="eastAsia"/>
        </w:rPr>
        <w:t>.</w:t>
      </w:r>
      <w:r w:rsidR="00460B2E" w:rsidRPr="001000FF">
        <w:t xml:space="preserve"> </w:t>
      </w:r>
      <w:r w:rsidR="00433A6F">
        <w:rPr>
          <w:rFonts w:hint="eastAsia"/>
        </w:rPr>
        <w:t>2</w:t>
      </w:r>
      <w:r w:rsidR="00526D82">
        <w:rPr>
          <w:rFonts w:hint="eastAsia"/>
        </w:rPr>
        <w:t>.</w:t>
      </w:r>
      <w:r w:rsidR="00526D82" w:rsidRPr="001000FF">
        <w:t xml:space="preserve"> </w:t>
      </w:r>
      <w:r w:rsidR="00755156">
        <w:rPr>
          <w:rFonts w:hint="eastAsia"/>
        </w:rPr>
        <w:t>3</w:t>
      </w:r>
      <w:r w:rsidR="00526D82">
        <w:rPr>
          <w:rFonts w:hint="eastAsia"/>
        </w:rPr>
        <w:t>.</w:t>
      </w:r>
      <w:r w:rsidRPr="001000FF"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u w:val="single"/>
        </w:rPr>
        <w:t>본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계약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체결일</w:t>
      </w:r>
      <w:r w:rsidRPr="001000FF">
        <w:t xml:space="preserve">”) </w:t>
      </w:r>
      <w:r w:rsidRPr="001000FF">
        <w:t>아래</w:t>
      </w:r>
      <w:r w:rsidRPr="001000FF">
        <w:t xml:space="preserve"> </w:t>
      </w:r>
      <w:r w:rsidRPr="001000FF">
        <w:t>당사자들</w:t>
      </w:r>
      <w:bookmarkStart w:id="0" w:name="_Hlk188215027"/>
      <w:r w:rsidRPr="001000FF">
        <w:t>(</w:t>
      </w:r>
      <w:r w:rsidRPr="001000FF">
        <w:t>이하에서</w:t>
      </w:r>
      <w:r w:rsidRPr="001000FF">
        <w:t xml:space="preserve"> </w:t>
      </w:r>
      <w:r w:rsidRPr="001000FF">
        <w:t>정의됨</w:t>
      </w:r>
      <w:r w:rsidRPr="001000FF">
        <w:t xml:space="preserve">) </w:t>
      </w:r>
      <w:bookmarkEnd w:id="0"/>
      <w:r w:rsidRPr="001000FF">
        <w:t>사이에서</w:t>
      </w:r>
      <w:r w:rsidRPr="001000FF">
        <w:t xml:space="preserve"> </w:t>
      </w:r>
      <w:r w:rsidRPr="001000FF">
        <w:t>체결되었다</w:t>
      </w:r>
      <w:r w:rsidRPr="001000FF">
        <w:t>.</w:t>
      </w:r>
    </w:p>
    <w:p w14:paraId="65BD78B1" w14:textId="4C23A2BE" w:rsidR="00016514" w:rsidRPr="00B137DD" w:rsidRDefault="00E738FA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eastAsia="바탕"/>
          <w:color w:val="000000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>
        <w:rPr>
          <w:rFonts w:asciiTheme="minorHAnsi" w:eastAsia="바탕" w:hAnsiTheme="minorHAnsi" w:cstheme="minorHAnsi" w:hint="eastAsia"/>
          <w:sz w:val="23"/>
          <w:szCs w:val="23"/>
        </w:rPr>
        <w:t>층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에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본점을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둔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7C7776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="007C7776" w:rsidRPr="007C7776">
        <w:rPr>
          <w:rFonts w:eastAsia="바탕" w:hint="eastAsia"/>
          <w:color w:val="000000"/>
          <w:sz w:val="23"/>
          <w:szCs w:val="23"/>
        </w:rPr>
        <w:t>1</w:t>
      </w:r>
      <w:r w:rsidR="007C7776" w:rsidRPr="007C7776">
        <w:rPr>
          <w:rFonts w:eastAsia="바탕" w:hint="eastAsia"/>
          <w:color w:val="000000"/>
          <w:sz w:val="23"/>
          <w:szCs w:val="23"/>
        </w:rPr>
        <w:t>호</w:t>
      </w:r>
      <w:r w:rsidR="007C7776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7C7776" w:rsidRPr="007C7776">
        <w:rPr>
          <w:rFonts w:eastAsia="바탕" w:hint="eastAsia"/>
          <w:color w:val="000000"/>
          <w:sz w:val="23"/>
          <w:szCs w:val="23"/>
        </w:rPr>
        <w:t>유한회사</w:t>
      </w:r>
      <w:r w:rsidR="002F4ABD">
        <w:rPr>
          <w:rFonts w:eastAsia="바탕" w:hint="eastAsia"/>
          <w:color w:val="000000"/>
          <w:sz w:val="23"/>
          <w:szCs w:val="23"/>
        </w:rPr>
        <w:t>(</w:t>
      </w:r>
      <w:r w:rsidR="002F4ABD">
        <w:rPr>
          <w:rFonts w:eastAsia="바탕" w:hint="eastAsia"/>
          <w:color w:val="000000"/>
          <w:sz w:val="23"/>
          <w:szCs w:val="23"/>
        </w:rPr>
        <w:t>이하</w:t>
      </w:r>
      <w:r w:rsidR="002F4ABD">
        <w:rPr>
          <w:rFonts w:eastAsia="바탕" w:hint="eastAsia"/>
          <w:color w:val="000000"/>
          <w:sz w:val="23"/>
          <w:szCs w:val="23"/>
        </w:rPr>
        <w:t xml:space="preserve"> </w:t>
      </w:r>
      <w:r w:rsidR="002F4ABD">
        <w:rPr>
          <w:rFonts w:eastAsia="바탕"/>
          <w:color w:val="000000"/>
          <w:sz w:val="23"/>
          <w:szCs w:val="23"/>
        </w:rPr>
        <w:t>“</w:t>
      </w:r>
      <w:r w:rsidR="00BB030E">
        <w:rPr>
          <w:rFonts w:eastAsia="바탕" w:hint="eastAsia"/>
          <w:color w:val="000000"/>
          <w:sz w:val="23"/>
          <w:szCs w:val="23"/>
          <w:u w:val="single"/>
        </w:rPr>
        <w:t>최대주주</w:t>
      </w:r>
      <w:r w:rsidR="002F4ABD">
        <w:rPr>
          <w:rFonts w:eastAsia="바탕"/>
          <w:color w:val="000000"/>
          <w:sz w:val="23"/>
          <w:szCs w:val="23"/>
        </w:rPr>
        <w:t>”</w:t>
      </w:r>
      <w:r w:rsidR="002F4ABD">
        <w:rPr>
          <w:rFonts w:eastAsia="바탕" w:hint="eastAsia"/>
          <w:color w:val="000000"/>
          <w:sz w:val="23"/>
          <w:szCs w:val="23"/>
        </w:rPr>
        <w:t>)</w:t>
      </w:r>
    </w:p>
    <w:p w14:paraId="2FCE5460" w14:textId="29BD95A2" w:rsidR="00A00DEB" w:rsidRPr="007844B1" w:rsidRDefault="00A65BEB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>
        <w:rPr>
          <w:rFonts w:eastAsia="바탕체" w:hint="eastAsia"/>
          <w:sz w:val="23"/>
          <w:szCs w:val="23"/>
        </w:rPr>
        <w:t>경상북도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김천시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공단로</w:t>
      </w:r>
      <w:r>
        <w:rPr>
          <w:rFonts w:eastAsia="바탕체" w:hint="eastAsia"/>
          <w:sz w:val="23"/>
          <w:szCs w:val="23"/>
        </w:rPr>
        <w:t xml:space="preserve"> 98(</w:t>
      </w:r>
      <w:r>
        <w:rPr>
          <w:rFonts w:eastAsia="바탕체" w:hint="eastAsia"/>
          <w:sz w:val="23"/>
          <w:szCs w:val="23"/>
        </w:rPr>
        <w:t>대광동</w:t>
      </w:r>
      <w:r>
        <w:rPr>
          <w:rFonts w:eastAsia="바탕체" w:hint="eastAsia"/>
          <w:sz w:val="23"/>
          <w:szCs w:val="23"/>
        </w:rPr>
        <w:t>)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에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주소를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두고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있는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박민규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(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이하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 xml:space="preserve"> 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A00DEB" w:rsidRPr="00D25E65">
        <w:rPr>
          <w:rFonts w:asciiTheme="minorHAnsi" w:eastAsia="바탕" w:hAnsiTheme="minorHAnsi" w:cstheme="minorHAnsi"/>
          <w:sz w:val="23"/>
          <w:szCs w:val="23"/>
          <w:u w:val="single"/>
        </w:rPr>
        <w:t>1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”)</w:t>
      </w:r>
    </w:p>
    <w:p w14:paraId="1FCA5D31" w14:textId="746A12CD" w:rsidR="007D26C0" w:rsidRDefault="00EA150A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 w:rsidRPr="00EA150A">
        <w:rPr>
          <w:rFonts w:asciiTheme="minorHAnsi" w:eastAsia="바탕" w:hAnsiTheme="minorHAnsi" w:cstheme="minorHAnsi" w:hint="eastAsia"/>
          <w:sz w:val="23"/>
          <w:szCs w:val="23"/>
        </w:rPr>
        <w:t>경기도</w:t>
      </w:r>
      <w:r w:rsidRPr="00EA150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EA150A">
        <w:rPr>
          <w:rFonts w:asciiTheme="minorHAnsi" w:eastAsia="바탕" w:hAnsiTheme="minorHAnsi" w:cstheme="minorHAnsi" w:hint="eastAsia"/>
          <w:sz w:val="23"/>
          <w:szCs w:val="23"/>
        </w:rPr>
        <w:t>의정부시</w:t>
      </w:r>
      <w:r w:rsidRPr="00EA150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EA150A">
        <w:rPr>
          <w:rFonts w:asciiTheme="minorHAnsi" w:eastAsia="바탕" w:hAnsiTheme="minorHAnsi" w:cstheme="minorHAnsi" w:hint="eastAsia"/>
          <w:sz w:val="23"/>
          <w:szCs w:val="23"/>
        </w:rPr>
        <w:t>의정로</w:t>
      </w:r>
      <w:r w:rsidRPr="00EA150A">
        <w:rPr>
          <w:rFonts w:asciiTheme="minorHAnsi" w:eastAsia="바탕" w:hAnsiTheme="minorHAnsi" w:cstheme="minorHAnsi"/>
          <w:sz w:val="23"/>
          <w:szCs w:val="23"/>
        </w:rPr>
        <w:t>46</w:t>
      </w:r>
      <w:r w:rsidRPr="00EA150A">
        <w:rPr>
          <w:rFonts w:asciiTheme="minorHAnsi" w:eastAsia="바탕" w:hAnsiTheme="minorHAnsi" w:cstheme="minorHAnsi" w:hint="eastAsia"/>
          <w:sz w:val="23"/>
          <w:szCs w:val="23"/>
        </w:rPr>
        <w:t>번길</w:t>
      </w:r>
      <w:r w:rsidRPr="00EA150A">
        <w:rPr>
          <w:rFonts w:asciiTheme="minorHAnsi" w:eastAsia="바탕" w:hAnsiTheme="minorHAnsi" w:cstheme="minorHAnsi"/>
          <w:sz w:val="23"/>
          <w:szCs w:val="23"/>
        </w:rPr>
        <w:t xml:space="preserve"> 26-5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의정부동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에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주소를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두고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있는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박용진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2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7D26C0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1987B27B" w14:textId="62535F13" w:rsidR="00A00DEB" w:rsidRDefault="007D26C0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 w:rsidRPr="007D26C0">
        <w:rPr>
          <w:rFonts w:asciiTheme="minorHAnsi" w:eastAsia="바탕" w:hAnsiTheme="minorHAnsi" w:cstheme="minorHAnsi" w:hint="eastAsia"/>
          <w:sz w:val="23"/>
          <w:szCs w:val="23"/>
        </w:rPr>
        <w:t>경상북도</w:t>
      </w:r>
      <w:r w:rsidRPr="007D26C0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7D26C0">
        <w:rPr>
          <w:rFonts w:asciiTheme="minorHAnsi" w:eastAsia="바탕" w:hAnsiTheme="minorHAnsi" w:cstheme="minorHAnsi" w:hint="eastAsia"/>
          <w:sz w:val="23"/>
          <w:szCs w:val="23"/>
        </w:rPr>
        <w:t>김천시</w:t>
      </w:r>
      <w:r w:rsidRPr="007D26C0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7D26C0">
        <w:rPr>
          <w:rFonts w:asciiTheme="minorHAnsi" w:eastAsia="바탕" w:hAnsiTheme="minorHAnsi" w:cstheme="minorHAnsi" w:hint="eastAsia"/>
          <w:sz w:val="23"/>
          <w:szCs w:val="23"/>
        </w:rPr>
        <w:t>모암길</w:t>
      </w:r>
      <w:r w:rsidRPr="007D26C0">
        <w:rPr>
          <w:rFonts w:asciiTheme="minorHAnsi" w:eastAsia="바탕" w:hAnsiTheme="minorHAnsi" w:cstheme="minorHAnsi"/>
          <w:sz w:val="23"/>
          <w:szCs w:val="23"/>
        </w:rPr>
        <w:t xml:space="preserve"> 15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모암동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>
        <w:rPr>
          <w:rFonts w:asciiTheme="minorHAnsi" w:eastAsia="바탕" w:hAnsiTheme="minorHAnsi" w:cstheme="minorHAnsi" w:hint="eastAsia"/>
          <w:sz w:val="23"/>
          <w:szCs w:val="23"/>
        </w:rPr>
        <w:t>에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주소를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두고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있는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이명희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이하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/>
          <w:sz w:val="23"/>
          <w:szCs w:val="23"/>
        </w:rPr>
        <w:t>“</w:t>
      </w:r>
      <w:r w:rsidRPr="00FB6129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Pr="00FB6129">
        <w:rPr>
          <w:rFonts w:asciiTheme="minorHAnsi" w:eastAsia="바탕" w:hAnsiTheme="minorHAnsi" w:cstheme="minorHAnsi"/>
          <w:sz w:val="23"/>
          <w:szCs w:val="23"/>
          <w:u w:val="single"/>
        </w:rPr>
        <w:t>3</w:t>
      </w:r>
      <w:r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기존주주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1</w:t>
      </w:r>
      <w:r>
        <w:rPr>
          <w:rFonts w:asciiTheme="minorHAnsi" w:eastAsia="바탕" w:hAnsiTheme="minorHAnsi" w:cstheme="minorHAnsi" w:hint="eastAsia"/>
          <w:sz w:val="23"/>
          <w:szCs w:val="23"/>
        </w:rPr>
        <w:t>,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기존주주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2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및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기존주주</w:t>
      </w:r>
      <w:r>
        <w:rPr>
          <w:rFonts w:asciiTheme="minorHAnsi" w:eastAsia="바탕" w:hAnsiTheme="minorHAnsi" w:cstheme="minorHAnsi" w:hint="eastAsia"/>
          <w:sz w:val="23"/>
          <w:szCs w:val="23"/>
        </w:rPr>
        <w:t>3</w:t>
      </w:r>
      <w:r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기존주주들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42532A32" w14:textId="46BBFBEE" w:rsidR="003F5A05" w:rsidRPr="00016514" w:rsidRDefault="00BB29C9" w:rsidP="007F25C4">
      <w:pPr>
        <w:kinsoku w:val="0"/>
        <w:wordWrap w:val="0"/>
        <w:spacing w:before="300"/>
        <w:ind w:left="0" w:firstLine="0"/>
        <w:jc w:val="both"/>
        <w:rPr>
          <w:rFonts w:eastAsia="바탕"/>
          <w:color w:val="000000"/>
          <w:sz w:val="23"/>
          <w:szCs w:val="23"/>
          <w:lang w:eastAsia="ko-KR"/>
        </w:rPr>
      </w:pPr>
      <w:r w:rsidRPr="00016514">
        <w:rPr>
          <w:rFonts w:eastAsia="바탕"/>
          <w:color w:val="000000"/>
          <w:sz w:val="23"/>
          <w:szCs w:val="23"/>
          <w:lang w:eastAsia="ko-KR"/>
        </w:rPr>
        <w:t>(</w:t>
      </w:r>
      <w:r w:rsidRPr="00016514">
        <w:rPr>
          <w:rFonts w:eastAsia="바탕"/>
          <w:color w:val="000000"/>
          <w:sz w:val="23"/>
          <w:szCs w:val="23"/>
          <w:lang w:eastAsia="ko-KR"/>
        </w:rPr>
        <w:t>이하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  <w:r w:rsidR="00BB030E">
        <w:rPr>
          <w:rFonts w:eastAsia="바탕" w:hint="eastAsia"/>
          <w:color w:val="000000"/>
          <w:sz w:val="23"/>
          <w:szCs w:val="23"/>
          <w:lang w:eastAsia="ko-KR"/>
        </w:rPr>
        <w:t>최대주주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 xml:space="preserve"> 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>및</w:t>
      </w:r>
      <w:r w:rsidR="00D25E65">
        <w:rPr>
          <w:rFonts w:eastAsia="바탕" w:hint="eastAsia"/>
          <w:color w:val="000000"/>
          <w:sz w:val="23"/>
          <w:szCs w:val="23"/>
          <w:lang w:eastAsia="ko-KR"/>
        </w:rPr>
        <w:t xml:space="preserve"> </w:t>
      </w:r>
      <w:r w:rsidR="00D25E65">
        <w:rPr>
          <w:rFonts w:eastAsia="바탕" w:hint="eastAsia"/>
          <w:color w:val="000000"/>
          <w:sz w:val="23"/>
          <w:szCs w:val="23"/>
          <w:lang w:eastAsia="ko-KR"/>
        </w:rPr>
        <w:t>기존주주</w:t>
      </w:r>
      <w:r w:rsidR="008A47D4">
        <w:rPr>
          <w:rFonts w:eastAsia="바탕" w:hint="eastAsia"/>
          <w:color w:val="000000"/>
          <w:sz w:val="23"/>
          <w:szCs w:val="23"/>
          <w:lang w:eastAsia="ko-KR"/>
        </w:rPr>
        <w:t>들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>을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  <w:r w:rsidRPr="00016514">
        <w:rPr>
          <w:rFonts w:eastAsia="바탕"/>
          <w:color w:val="000000"/>
          <w:sz w:val="23"/>
          <w:szCs w:val="23"/>
          <w:lang w:eastAsia="ko-KR"/>
        </w:rPr>
        <w:t>총칭하여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“</w:t>
      </w:r>
      <w:r w:rsidRPr="00016514">
        <w:rPr>
          <w:rFonts w:eastAsia="바탕" w:hint="eastAsia"/>
          <w:sz w:val="23"/>
          <w:szCs w:val="23"/>
          <w:u w:val="single"/>
          <w:lang w:eastAsia="ko-KR"/>
        </w:rPr>
        <w:t>당사자들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”, </w:t>
      </w:r>
      <w:r w:rsidRPr="00016514">
        <w:rPr>
          <w:rFonts w:eastAsia="바탕"/>
          <w:color w:val="000000"/>
          <w:sz w:val="23"/>
          <w:szCs w:val="23"/>
          <w:lang w:eastAsia="ko-KR"/>
        </w:rPr>
        <w:t>개별적으로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“</w:t>
      </w:r>
      <w:r w:rsidRPr="00016514">
        <w:rPr>
          <w:rFonts w:eastAsia="바탕" w:hint="eastAsia"/>
          <w:sz w:val="23"/>
          <w:szCs w:val="23"/>
          <w:u w:val="single"/>
          <w:lang w:eastAsia="ko-KR"/>
        </w:rPr>
        <w:t>당사자</w:t>
      </w:r>
      <w:r w:rsidRPr="00016514">
        <w:rPr>
          <w:rFonts w:eastAsia="바탕"/>
          <w:color w:val="000000"/>
          <w:sz w:val="23"/>
          <w:szCs w:val="23"/>
          <w:lang w:eastAsia="ko-KR"/>
        </w:rPr>
        <w:t>”)</w:t>
      </w:r>
      <w:r w:rsidR="00F12245"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</w:p>
    <w:p w14:paraId="28D41B0F" w14:textId="77777777" w:rsidR="005D2CDC" w:rsidRPr="00D5362A" w:rsidRDefault="00DF6598" w:rsidP="00EA06E0">
      <w:pPr>
        <w:pStyle w:val="a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right" w:pos="9027"/>
        </w:tabs>
        <w:wordWrap w:val="0"/>
        <w:spacing w:line="360" w:lineRule="auto"/>
        <w:jc w:val="left"/>
        <w:rPr>
          <w:rFonts w:eastAsia="바탕"/>
          <w:b/>
          <w:bCs/>
          <w:sz w:val="23"/>
          <w:szCs w:val="23"/>
          <w:lang w:val="en-GB"/>
        </w:rPr>
      </w:pP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="00C84756" w:rsidRPr="00D5362A">
        <w:rPr>
          <w:rFonts w:eastAsia="바탕" w:hint="eastAsia"/>
          <w:b/>
          <w:bCs/>
          <w:sz w:val="23"/>
          <w:szCs w:val="23"/>
          <w:lang w:val="en-GB"/>
        </w:rPr>
        <w:t>전</w:t>
      </w:r>
      <w:r w:rsidR="00CB080F" w:rsidRPr="00D5362A">
        <w:rPr>
          <w:rFonts w:eastAsia="바탕"/>
          <w:b/>
          <w:bCs/>
          <w:sz w:val="23"/>
          <w:szCs w:val="23"/>
          <w:lang w:val="en-GB"/>
        </w:rPr>
        <w:tab/>
      </w:r>
      <w:r w:rsidR="00C84756" w:rsidRPr="00D5362A">
        <w:rPr>
          <w:rFonts w:eastAsia="바탕" w:hint="eastAsia"/>
          <w:b/>
          <w:bCs/>
          <w:sz w:val="23"/>
          <w:szCs w:val="23"/>
          <w:lang w:val="en-GB"/>
        </w:rPr>
        <w:t>문</w:t>
      </w:r>
      <w:r w:rsidRPr="00D5362A">
        <w:rPr>
          <w:rFonts w:eastAsia="바탕"/>
          <w:b/>
          <w:bCs/>
          <w:sz w:val="23"/>
          <w:szCs w:val="23"/>
          <w:lang w:val="en-GB"/>
        </w:rPr>
        <w:tab/>
      </w:r>
    </w:p>
    <w:p w14:paraId="30B23943" w14:textId="6F48B4F5" w:rsidR="00B55DA2" w:rsidRDefault="005A0683" w:rsidP="008A47D4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본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계약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체결일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현재</w:t>
      </w:r>
      <w:r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기존주주</w:t>
      </w:r>
      <w:r>
        <w:rPr>
          <w:rFonts w:eastAsia="바탕" w:hint="eastAsia"/>
          <w:sz w:val="23"/>
          <w:szCs w:val="23"/>
        </w:rPr>
        <w:t>1</w:t>
      </w:r>
      <w:r>
        <w:rPr>
          <w:rFonts w:eastAsia="바탕" w:hint="eastAsia"/>
          <w:sz w:val="23"/>
          <w:szCs w:val="23"/>
        </w:rPr>
        <w:t>은</w:t>
      </w:r>
      <w:r>
        <w:rPr>
          <w:rFonts w:eastAsia="바탕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경상북도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김천시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공단로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98(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대광동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에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본점을</w:t>
      </w:r>
      <w:r w:rsidR="00CF23DB" w:rsidRPr="008A47D4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 w:rsidRPr="007D55BD">
        <w:rPr>
          <w:rFonts w:asciiTheme="minorHAnsi" w:eastAsia="바탕" w:hAnsiTheme="minorHAnsi" w:cstheme="minorHAnsi" w:hint="eastAsia"/>
          <w:sz w:val="23"/>
          <w:szCs w:val="23"/>
        </w:rPr>
        <w:t>둔</w:t>
      </w:r>
      <w:r w:rsidR="00CF23DB" w:rsidRPr="007D55BD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주식회사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새빗켐</w:t>
      </w:r>
      <w:r w:rsidR="00CF23DB">
        <w:rPr>
          <w:rFonts w:eastAsia="바탕" w:hint="eastAsia"/>
          <w:sz w:val="23"/>
          <w:szCs w:val="23"/>
        </w:rPr>
        <w:t>(</w:t>
      </w:r>
      <w:r w:rsidR="00CF23DB">
        <w:rPr>
          <w:rFonts w:eastAsia="바탕" w:hint="eastAsia"/>
          <w:sz w:val="23"/>
          <w:szCs w:val="23"/>
        </w:rPr>
        <w:t>이하</w:t>
      </w:r>
      <w:r w:rsidR="00CF23DB">
        <w:rPr>
          <w:rFonts w:eastAsia="바탕" w:hint="eastAsia"/>
          <w:sz w:val="23"/>
          <w:szCs w:val="23"/>
        </w:rPr>
        <w:t xml:space="preserve"> </w:t>
      </w:r>
      <w:r w:rsidR="00CF23DB">
        <w:rPr>
          <w:rFonts w:eastAsia="바탕"/>
          <w:sz w:val="23"/>
          <w:szCs w:val="23"/>
        </w:rPr>
        <w:t>“</w:t>
      </w:r>
      <w:r w:rsidR="00D72E34" w:rsidRPr="00CF23DB">
        <w:rPr>
          <w:rFonts w:eastAsia="바탕" w:hint="eastAsia"/>
          <w:sz w:val="23"/>
          <w:szCs w:val="23"/>
          <w:u w:val="single"/>
        </w:rPr>
        <w:t>대상회사</w:t>
      </w:r>
      <w:r w:rsidR="00CF23DB">
        <w:rPr>
          <w:rFonts w:eastAsia="바탕"/>
          <w:sz w:val="23"/>
          <w:szCs w:val="23"/>
        </w:rPr>
        <w:t>”</w:t>
      </w:r>
      <w:r w:rsidR="00CF23DB">
        <w:rPr>
          <w:rFonts w:eastAsia="바탕" w:hint="eastAsia"/>
          <w:sz w:val="23"/>
          <w:szCs w:val="23"/>
        </w:rPr>
        <w:t>)</w:t>
      </w:r>
      <w:r w:rsidR="00D72E34"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발행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보통주식</w:t>
      </w:r>
      <w:r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1,037,432</w:t>
      </w:r>
      <w:r w:rsidR="00F500E0">
        <w:rPr>
          <w:rFonts w:eastAsia="바탕" w:hint="eastAsia"/>
          <w:sz w:val="23"/>
          <w:szCs w:val="23"/>
        </w:rPr>
        <w:t>주</w:t>
      </w:r>
      <w:r w:rsidR="00F500E0">
        <w:rPr>
          <w:rFonts w:eastAsia="바탕" w:hint="eastAsia"/>
          <w:sz w:val="23"/>
          <w:szCs w:val="23"/>
        </w:rPr>
        <w:t>(</w:t>
      </w:r>
      <w:r w:rsidR="00A05038">
        <w:rPr>
          <w:rFonts w:eastAsia="바탕" w:hint="eastAsia"/>
          <w:sz w:val="23"/>
          <w:szCs w:val="23"/>
        </w:rPr>
        <w:t>발행주식총수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A05038">
        <w:rPr>
          <w:rFonts w:eastAsia="바탕" w:hint="eastAsia"/>
          <w:sz w:val="23"/>
          <w:szCs w:val="23"/>
        </w:rPr>
        <w:t>대비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지분율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A57AA3">
        <w:rPr>
          <w:rFonts w:eastAsia="바탕" w:hint="eastAsia"/>
          <w:sz w:val="23"/>
          <w:szCs w:val="23"/>
        </w:rPr>
        <w:t>20.</w:t>
      </w:r>
      <w:r w:rsidR="003363BD">
        <w:rPr>
          <w:rFonts w:eastAsia="바탕" w:hint="eastAsia"/>
          <w:sz w:val="23"/>
          <w:szCs w:val="23"/>
        </w:rPr>
        <w:t>83</w:t>
      </w:r>
      <w:r w:rsidR="00F500E0">
        <w:rPr>
          <w:rFonts w:eastAsia="바탕" w:hint="eastAsia"/>
          <w:sz w:val="23"/>
          <w:szCs w:val="23"/>
        </w:rPr>
        <w:t>%)</w:t>
      </w:r>
      <w:r w:rsidR="008A47D4">
        <w:rPr>
          <w:rFonts w:eastAsia="바탕" w:hint="eastAsia"/>
          <w:sz w:val="23"/>
          <w:szCs w:val="23"/>
        </w:rPr>
        <w:t>를</w:t>
      </w:r>
      <w:r w:rsidR="00F500E0">
        <w:rPr>
          <w:rFonts w:eastAsia="바탕" w:hint="eastAsia"/>
          <w:sz w:val="23"/>
          <w:szCs w:val="23"/>
        </w:rPr>
        <w:t xml:space="preserve">, </w:t>
      </w:r>
      <w:r w:rsidR="00F500E0">
        <w:rPr>
          <w:rFonts w:eastAsia="바탕" w:hint="eastAsia"/>
          <w:sz w:val="23"/>
          <w:szCs w:val="23"/>
        </w:rPr>
        <w:t>기존주주</w:t>
      </w:r>
      <w:r w:rsidR="00F500E0">
        <w:rPr>
          <w:rFonts w:eastAsia="바탕" w:hint="eastAsia"/>
          <w:sz w:val="23"/>
          <w:szCs w:val="23"/>
        </w:rPr>
        <w:t>2</w:t>
      </w:r>
      <w:r w:rsidR="00F500E0">
        <w:rPr>
          <w:rFonts w:eastAsia="바탕" w:hint="eastAsia"/>
          <w:sz w:val="23"/>
          <w:szCs w:val="23"/>
        </w:rPr>
        <w:t>는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대상회사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발행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보통주식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904,524</w:t>
      </w:r>
      <w:r w:rsidR="00F500E0">
        <w:rPr>
          <w:rFonts w:eastAsia="바탕" w:hint="eastAsia"/>
          <w:sz w:val="23"/>
          <w:szCs w:val="23"/>
        </w:rPr>
        <w:t>주</w:t>
      </w:r>
      <w:r w:rsidR="00F500E0">
        <w:rPr>
          <w:rFonts w:eastAsia="바탕" w:hint="eastAsia"/>
          <w:sz w:val="23"/>
          <w:szCs w:val="23"/>
        </w:rPr>
        <w:t>(</w:t>
      </w:r>
      <w:r w:rsidR="00A05038">
        <w:rPr>
          <w:rFonts w:eastAsia="바탕" w:hint="eastAsia"/>
          <w:sz w:val="23"/>
          <w:szCs w:val="23"/>
        </w:rPr>
        <w:t>발행주식총수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A05038">
        <w:rPr>
          <w:rFonts w:eastAsia="바탕" w:hint="eastAsia"/>
          <w:sz w:val="23"/>
          <w:szCs w:val="23"/>
        </w:rPr>
        <w:t>대비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지분율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A57AA3">
        <w:rPr>
          <w:rFonts w:eastAsia="바탕" w:hint="eastAsia"/>
          <w:sz w:val="23"/>
          <w:szCs w:val="23"/>
        </w:rPr>
        <w:t>18.16</w:t>
      </w:r>
      <w:r w:rsidR="00F500E0">
        <w:rPr>
          <w:rFonts w:eastAsia="바탕" w:hint="eastAsia"/>
          <w:sz w:val="23"/>
          <w:szCs w:val="23"/>
        </w:rPr>
        <w:t>%)</w:t>
      </w:r>
      <w:r w:rsidR="00F500E0">
        <w:rPr>
          <w:rFonts w:eastAsia="바탕" w:hint="eastAsia"/>
          <w:sz w:val="23"/>
          <w:szCs w:val="23"/>
        </w:rPr>
        <w:t>를</w:t>
      </w:r>
      <w:r w:rsidR="005942EF">
        <w:rPr>
          <w:rFonts w:eastAsia="바탕" w:hint="eastAsia"/>
          <w:sz w:val="23"/>
          <w:szCs w:val="23"/>
        </w:rPr>
        <w:t xml:space="preserve">, </w:t>
      </w:r>
      <w:r w:rsidR="00956F27">
        <w:rPr>
          <w:rFonts w:eastAsia="바탕" w:hint="eastAsia"/>
          <w:sz w:val="23"/>
          <w:szCs w:val="23"/>
        </w:rPr>
        <w:t>기존주주</w:t>
      </w:r>
      <w:r w:rsidR="00956F27">
        <w:rPr>
          <w:rFonts w:eastAsia="바탕" w:hint="eastAsia"/>
          <w:sz w:val="23"/>
          <w:szCs w:val="23"/>
        </w:rPr>
        <w:t>3</w:t>
      </w:r>
      <w:r w:rsidR="00956F27">
        <w:rPr>
          <w:rFonts w:eastAsia="바탕" w:hint="eastAsia"/>
          <w:sz w:val="23"/>
          <w:szCs w:val="23"/>
        </w:rPr>
        <w:t>은</w:t>
      </w:r>
      <w:r w:rsidR="005942EF">
        <w:rPr>
          <w:rFonts w:eastAsia="바탕" w:hint="eastAsia"/>
          <w:sz w:val="23"/>
          <w:szCs w:val="23"/>
        </w:rPr>
        <w:t xml:space="preserve"> </w:t>
      </w:r>
      <w:r w:rsidR="005942EF">
        <w:rPr>
          <w:rFonts w:eastAsia="바탕" w:hint="eastAsia"/>
          <w:sz w:val="23"/>
          <w:szCs w:val="23"/>
        </w:rPr>
        <w:t>대상회사</w:t>
      </w:r>
      <w:r w:rsidR="005942EF">
        <w:rPr>
          <w:rFonts w:eastAsia="바탕" w:hint="eastAsia"/>
          <w:sz w:val="23"/>
          <w:szCs w:val="23"/>
        </w:rPr>
        <w:t xml:space="preserve"> </w:t>
      </w:r>
      <w:r w:rsidR="005942EF">
        <w:rPr>
          <w:rFonts w:eastAsia="바탕" w:hint="eastAsia"/>
          <w:sz w:val="23"/>
          <w:szCs w:val="23"/>
        </w:rPr>
        <w:t>발행</w:t>
      </w:r>
      <w:r w:rsidR="005942EF">
        <w:rPr>
          <w:rFonts w:eastAsia="바탕" w:hint="eastAsia"/>
          <w:sz w:val="23"/>
          <w:szCs w:val="23"/>
        </w:rPr>
        <w:t xml:space="preserve"> </w:t>
      </w:r>
      <w:r w:rsidR="005942EF">
        <w:rPr>
          <w:rFonts w:eastAsia="바탕" w:hint="eastAsia"/>
          <w:sz w:val="23"/>
          <w:szCs w:val="23"/>
        </w:rPr>
        <w:t>보통주식</w:t>
      </w:r>
      <w:r w:rsidR="005942EF">
        <w:rPr>
          <w:rFonts w:eastAsia="바탕" w:hint="eastAsia"/>
          <w:sz w:val="23"/>
          <w:szCs w:val="23"/>
        </w:rPr>
        <w:t xml:space="preserve"> 179,106</w:t>
      </w:r>
      <w:r w:rsidR="005942EF">
        <w:rPr>
          <w:rFonts w:eastAsia="바탕" w:hint="eastAsia"/>
          <w:sz w:val="23"/>
          <w:szCs w:val="23"/>
        </w:rPr>
        <w:t>주</w:t>
      </w:r>
      <w:r w:rsidR="009D278B">
        <w:rPr>
          <w:rFonts w:eastAsia="바탕" w:hint="eastAsia"/>
          <w:sz w:val="23"/>
          <w:szCs w:val="23"/>
        </w:rPr>
        <w:t>(</w:t>
      </w:r>
      <w:r w:rsidR="00A05038">
        <w:rPr>
          <w:rFonts w:eastAsia="바탕" w:hint="eastAsia"/>
          <w:sz w:val="23"/>
          <w:szCs w:val="23"/>
        </w:rPr>
        <w:t>발행주식총수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A05038">
        <w:rPr>
          <w:rFonts w:eastAsia="바탕" w:hint="eastAsia"/>
          <w:sz w:val="23"/>
          <w:szCs w:val="23"/>
        </w:rPr>
        <w:t>대비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9D278B">
        <w:rPr>
          <w:rFonts w:eastAsia="바탕" w:hint="eastAsia"/>
          <w:sz w:val="23"/>
          <w:szCs w:val="23"/>
        </w:rPr>
        <w:t>지분율</w:t>
      </w:r>
      <w:r w:rsidR="009D278B">
        <w:rPr>
          <w:rFonts w:eastAsia="바탕" w:hint="eastAsia"/>
          <w:sz w:val="23"/>
          <w:szCs w:val="23"/>
        </w:rPr>
        <w:t xml:space="preserve"> </w:t>
      </w:r>
      <w:r w:rsidR="00A57AA3">
        <w:rPr>
          <w:rFonts w:eastAsia="바탕" w:hint="eastAsia"/>
          <w:sz w:val="23"/>
          <w:szCs w:val="23"/>
        </w:rPr>
        <w:t>3.</w:t>
      </w:r>
      <w:r w:rsidR="003363BD">
        <w:rPr>
          <w:rFonts w:eastAsia="바탕" w:hint="eastAsia"/>
          <w:sz w:val="23"/>
          <w:szCs w:val="23"/>
        </w:rPr>
        <w:t>60</w:t>
      </w:r>
      <w:r w:rsidR="009D278B">
        <w:rPr>
          <w:rFonts w:eastAsia="바탕" w:hint="eastAsia"/>
          <w:sz w:val="23"/>
          <w:szCs w:val="23"/>
        </w:rPr>
        <w:t>%)</w:t>
      </w:r>
      <w:r w:rsidR="005942EF">
        <w:rPr>
          <w:rFonts w:eastAsia="바탕" w:hint="eastAsia"/>
          <w:sz w:val="23"/>
          <w:szCs w:val="23"/>
        </w:rPr>
        <w:t>를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A47D4">
        <w:rPr>
          <w:rFonts w:eastAsia="바탕" w:hint="eastAsia"/>
          <w:sz w:val="23"/>
          <w:szCs w:val="23"/>
        </w:rPr>
        <w:t>각</w:t>
      </w:r>
      <w:r w:rsidR="008A47D4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보유하고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있다</w:t>
      </w:r>
      <w:r w:rsidR="00F500E0">
        <w:rPr>
          <w:rFonts w:eastAsia="바탕" w:hint="eastAsia"/>
          <w:sz w:val="23"/>
          <w:szCs w:val="23"/>
        </w:rPr>
        <w:t>.</w:t>
      </w:r>
    </w:p>
    <w:p w14:paraId="4BECDF14" w14:textId="6DB7544E" w:rsidR="00B55DA2" w:rsidRPr="00742EE7" w:rsidRDefault="00DE4146" w:rsidP="00016514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 w:rsidRPr="008E04A4">
        <w:rPr>
          <w:rFonts w:eastAsia="바탕" w:hint="eastAsia"/>
          <w:sz w:val="23"/>
          <w:szCs w:val="23"/>
        </w:rPr>
        <w:t>본</w:t>
      </w:r>
      <w:r w:rsidRPr="008E04A4">
        <w:rPr>
          <w:rFonts w:eastAsia="바탕" w:hint="eastAsia"/>
          <w:sz w:val="23"/>
          <w:szCs w:val="23"/>
        </w:rPr>
        <w:t xml:space="preserve"> </w:t>
      </w:r>
      <w:r w:rsidRPr="008E04A4">
        <w:rPr>
          <w:rFonts w:eastAsia="바탕" w:hint="eastAsia"/>
          <w:sz w:val="23"/>
          <w:szCs w:val="23"/>
        </w:rPr>
        <w:t>계약</w:t>
      </w:r>
      <w:r w:rsidRPr="008E04A4">
        <w:rPr>
          <w:rFonts w:eastAsia="바탕" w:hint="eastAsia"/>
          <w:sz w:val="23"/>
          <w:szCs w:val="23"/>
        </w:rPr>
        <w:t xml:space="preserve"> </w:t>
      </w:r>
      <w:r w:rsidRPr="008E04A4">
        <w:rPr>
          <w:rFonts w:eastAsia="바탕" w:hint="eastAsia"/>
          <w:sz w:val="23"/>
          <w:szCs w:val="23"/>
        </w:rPr>
        <w:t>체결일</w:t>
      </w:r>
      <w:r>
        <w:rPr>
          <w:rFonts w:eastAsia="바탕" w:hint="eastAsia"/>
          <w:sz w:val="23"/>
          <w:szCs w:val="23"/>
        </w:rPr>
        <w:t>과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같은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날</w:t>
      </w:r>
      <w:r>
        <w:rPr>
          <w:rFonts w:eastAsia="바탕" w:hint="eastAsia"/>
          <w:sz w:val="23"/>
          <w:szCs w:val="23"/>
        </w:rPr>
        <w:t xml:space="preserve">, (i) </w:t>
      </w:r>
      <w:r w:rsidR="00507990">
        <w:rPr>
          <w:rFonts w:eastAsia="바탕" w:hint="eastAsia"/>
          <w:sz w:val="23"/>
          <w:szCs w:val="23"/>
        </w:rPr>
        <w:t>최대주주와</w:t>
      </w:r>
      <w:r w:rsidR="00507990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기존주주</w:t>
      </w:r>
      <w:r w:rsidR="007E7A65">
        <w:rPr>
          <w:rFonts w:eastAsia="바탕" w:hint="eastAsia"/>
          <w:sz w:val="23"/>
          <w:szCs w:val="23"/>
        </w:rPr>
        <w:t>1, 2</w:t>
      </w:r>
      <w:r w:rsidR="002B36FE">
        <w:rPr>
          <w:rFonts w:eastAsia="바탕" w:hint="eastAsia"/>
          <w:sz w:val="23"/>
          <w:szCs w:val="23"/>
        </w:rPr>
        <w:t>및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기존주주들의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특수관계인들</w:t>
      </w:r>
      <w:r w:rsidR="002B36FE">
        <w:rPr>
          <w:rFonts w:eastAsia="바탕" w:hint="eastAsia"/>
          <w:sz w:val="23"/>
          <w:szCs w:val="23"/>
        </w:rPr>
        <w:t>(</w:t>
      </w:r>
      <w:r w:rsidR="002B36FE">
        <w:rPr>
          <w:rFonts w:eastAsia="바탕" w:hint="eastAsia"/>
          <w:sz w:val="23"/>
          <w:szCs w:val="23"/>
        </w:rPr>
        <w:t>이하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기존주주들과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총칭하여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/>
          <w:sz w:val="23"/>
          <w:szCs w:val="23"/>
        </w:rPr>
        <w:t>“</w:t>
      </w:r>
      <w:r w:rsidR="002B36FE" w:rsidRPr="002B36FE">
        <w:rPr>
          <w:rFonts w:eastAsia="바탕" w:hint="eastAsia"/>
          <w:sz w:val="23"/>
          <w:szCs w:val="23"/>
          <w:u w:val="single"/>
        </w:rPr>
        <w:t>매도인들</w:t>
      </w:r>
      <w:r w:rsidR="002B36FE">
        <w:rPr>
          <w:rFonts w:eastAsia="바탕"/>
          <w:sz w:val="23"/>
          <w:szCs w:val="23"/>
        </w:rPr>
        <w:t>”</w:t>
      </w:r>
      <w:r w:rsidR="002B36FE">
        <w:rPr>
          <w:rFonts w:eastAsia="바탕" w:hint="eastAsia"/>
          <w:sz w:val="23"/>
          <w:szCs w:val="23"/>
        </w:rPr>
        <w:t>)</w:t>
      </w:r>
      <w:r w:rsidR="00507990">
        <w:rPr>
          <w:rFonts w:eastAsia="바탕" w:hint="eastAsia"/>
          <w:sz w:val="23"/>
          <w:szCs w:val="23"/>
        </w:rPr>
        <w:t>은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1A513F">
        <w:rPr>
          <w:rFonts w:eastAsia="바탕" w:hint="eastAsia"/>
          <w:sz w:val="23"/>
          <w:szCs w:val="23"/>
        </w:rPr>
        <w:t>최대주주가</w:t>
      </w:r>
      <w:r w:rsidR="001A513F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매도인들이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소유하고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있는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대상회사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발행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보통주식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D52EE6" w:rsidRPr="00D52EE6">
        <w:rPr>
          <w:rFonts w:eastAsia="바탕"/>
          <w:sz w:val="23"/>
          <w:szCs w:val="23"/>
        </w:rPr>
        <w:t>1,489,573</w:t>
      </w:r>
      <w:r w:rsidR="00B55DA2" w:rsidRPr="008E04A4">
        <w:rPr>
          <w:rFonts w:eastAsia="바탕" w:hint="eastAsia"/>
          <w:sz w:val="23"/>
          <w:szCs w:val="23"/>
        </w:rPr>
        <w:t>주를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매수하는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내용의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주식매매계약</w:t>
      </w:r>
      <w:r w:rsidR="00B55DA2" w:rsidRPr="008E04A4">
        <w:rPr>
          <w:rFonts w:eastAsia="바탕" w:hint="eastAsia"/>
          <w:sz w:val="23"/>
          <w:szCs w:val="23"/>
        </w:rPr>
        <w:t>(</w:t>
      </w:r>
      <w:r w:rsidR="00E32A0C">
        <w:rPr>
          <w:rFonts w:eastAsia="바탕" w:hint="eastAsia"/>
          <w:sz w:val="23"/>
          <w:szCs w:val="23"/>
        </w:rPr>
        <w:t>변경</w:t>
      </w:r>
      <w:r w:rsidR="00E32A0C">
        <w:rPr>
          <w:rFonts w:eastAsia="바탕" w:hint="eastAsia"/>
          <w:sz w:val="23"/>
          <w:szCs w:val="23"/>
        </w:rPr>
        <w:t xml:space="preserve">, </w:t>
      </w:r>
      <w:r w:rsidR="00E32A0C">
        <w:rPr>
          <w:rFonts w:eastAsia="바탕" w:hint="eastAsia"/>
          <w:sz w:val="23"/>
          <w:szCs w:val="23"/>
        </w:rPr>
        <w:t>수정</w:t>
      </w:r>
      <w:r w:rsidR="00586CBA">
        <w:rPr>
          <w:rFonts w:eastAsia="바탕" w:hint="eastAsia"/>
          <w:sz w:val="23"/>
          <w:szCs w:val="23"/>
        </w:rPr>
        <w:t xml:space="preserve">, </w:t>
      </w:r>
      <w:r w:rsidR="00586CBA">
        <w:rPr>
          <w:rFonts w:eastAsia="바탕" w:hint="eastAsia"/>
          <w:sz w:val="23"/>
          <w:szCs w:val="23"/>
        </w:rPr>
        <w:t>갱신</w:t>
      </w:r>
      <w:r w:rsidR="00E32A0C">
        <w:rPr>
          <w:rFonts w:eastAsia="바탕" w:hint="eastAsia"/>
          <w:sz w:val="23"/>
          <w:szCs w:val="23"/>
        </w:rPr>
        <w:t>된</w:t>
      </w:r>
      <w:r w:rsidR="00E32A0C">
        <w:rPr>
          <w:rFonts w:eastAsia="바탕" w:hint="eastAsia"/>
          <w:sz w:val="23"/>
          <w:szCs w:val="23"/>
        </w:rPr>
        <w:t xml:space="preserve"> </w:t>
      </w:r>
      <w:r w:rsidR="00E32A0C">
        <w:rPr>
          <w:rFonts w:eastAsia="바탕" w:hint="eastAsia"/>
          <w:sz w:val="23"/>
          <w:szCs w:val="23"/>
        </w:rPr>
        <w:t>것을</w:t>
      </w:r>
      <w:r w:rsidR="00E32A0C">
        <w:rPr>
          <w:rFonts w:eastAsia="바탕" w:hint="eastAsia"/>
          <w:sz w:val="23"/>
          <w:szCs w:val="23"/>
        </w:rPr>
        <w:t xml:space="preserve"> </w:t>
      </w:r>
      <w:r w:rsidR="00E32A0C">
        <w:rPr>
          <w:rFonts w:eastAsia="바탕" w:hint="eastAsia"/>
          <w:sz w:val="23"/>
          <w:szCs w:val="23"/>
        </w:rPr>
        <w:t>포함하며</w:t>
      </w:r>
      <w:r w:rsidR="00E32A0C">
        <w:rPr>
          <w:rFonts w:eastAsia="바탕" w:hint="eastAsia"/>
          <w:sz w:val="23"/>
          <w:szCs w:val="23"/>
        </w:rPr>
        <w:t xml:space="preserve">, </w:t>
      </w:r>
      <w:r w:rsidR="00B55DA2" w:rsidRPr="008E04A4">
        <w:rPr>
          <w:rFonts w:eastAsia="바탕" w:hint="eastAsia"/>
          <w:sz w:val="23"/>
          <w:szCs w:val="23"/>
        </w:rPr>
        <w:t>이하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/>
          <w:sz w:val="23"/>
          <w:szCs w:val="23"/>
        </w:rPr>
        <w:t>“</w:t>
      </w:r>
      <w:r w:rsidR="006D5456" w:rsidRPr="008E04A4">
        <w:rPr>
          <w:rFonts w:eastAsia="바탕" w:hint="eastAsia"/>
          <w:sz w:val="23"/>
          <w:szCs w:val="23"/>
          <w:u w:val="single"/>
        </w:rPr>
        <w:t>본</w:t>
      </w:r>
      <w:r w:rsidR="00B55DA2" w:rsidRPr="008E04A4">
        <w:rPr>
          <w:rFonts w:eastAsia="바탕" w:hint="eastAsia"/>
          <w:sz w:val="23"/>
          <w:szCs w:val="23"/>
          <w:u w:val="single"/>
        </w:rPr>
        <w:t>건</w:t>
      </w:r>
      <w:r w:rsidR="00B55DA2" w:rsidRPr="008E04A4">
        <w:rPr>
          <w:rFonts w:eastAsia="바탕" w:hint="eastAsia"/>
          <w:sz w:val="23"/>
          <w:szCs w:val="23"/>
          <w:u w:val="single"/>
        </w:rPr>
        <w:t xml:space="preserve"> </w:t>
      </w:r>
      <w:r w:rsidR="00B55DA2" w:rsidRPr="008E04A4">
        <w:rPr>
          <w:rFonts w:eastAsia="바탕" w:hint="eastAsia"/>
          <w:sz w:val="23"/>
          <w:szCs w:val="23"/>
          <w:u w:val="single"/>
        </w:rPr>
        <w:t>주식매매계약</w:t>
      </w:r>
      <w:r w:rsidR="00B55DA2" w:rsidRPr="008E04A4">
        <w:rPr>
          <w:rFonts w:eastAsia="바탕"/>
          <w:sz w:val="23"/>
          <w:szCs w:val="23"/>
        </w:rPr>
        <w:t>”</w:t>
      </w:r>
      <w:r w:rsidR="00B55DA2" w:rsidRPr="008E04A4">
        <w:rPr>
          <w:rFonts w:eastAsia="바탕" w:hint="eastAsia"/>
          <w:sz w:val="23"/>
          <w:szCs w:val="23"/>
        </w:rPr>
        <w:t>)</w:t>
      </w:r>
      <w:r w:rsidR="00FE37D9" w:rsidRPr="008E04A4">
        <w:rPr>
          <w:rFonts w:eastAsia="바탕" w:hint="eastAsia"/>
          <w:sz w:val="23"/>
          <w:szCs w:val="23"/>
        </w:rPr>
        <w:t>을</w:t>
      </w:r>
      <w:r w:rsidR="00FE37D9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체결하였</w:t>
      </w:r>
      <w:r>
        <w:rPr>
          <w:rFonts w:eastAsia="바탕" w:hint="eastAsia"/>
          <w:sz w:val="23"/>
          <w:szCs w:val="23"/>
        </w:rPr>
        <w:t>고</w:t>
      </w:r>
      <w:r>
        <w:rPr>
          <w:rFonts w:eastAsia="바탕" w:hint="eastAsia"/>
          <w:sz w:val="23"/>
          <w:szCs w:val="23"/>
        </w:rPr>
        <w:t xml:space="preserve">, </w:t>
      </w:r>
      <w:r w:rsidRPr="00742EE7">
        <w:rPr>
          <w:rFonts w:eastAsia="바탕" w:hint="eastAsia"/>
          <w:sz w:val="23"/>
          <w:szCs w:val="23"/>
        </w:rPr>
        <w:t xml:space="preserve">(ii) </w:t>
      </w:r>
      <w:r w:rsidR="00E7458C" w:rsidRPr="00FB6129">
        <w:rPr>
          <w:rFonts w:hint="eastAsia"/>
          <w:sz w:val="23"/>
          <w:szCs w:val="23"/>
        </w:rPr>
        <w:t>최대주주</w:t>
      </w:r>
      <w:r w:rsidR="00E7458C" w:rsidRPr="00FB6129">
        <w:rPr>
          <w:rFonts w:eastAsia="바탕" w:hint="eastAsia"/>
          <w:sz w:val="23"/>
          <w:szCs w:val="23"/>
        </w:rPr>
        <w:t>와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기존주주</w:t>
      </w:r>
      <w:r w:rsidR="00207CA0">
        <w:rPr>
          <w:rFonts w:eastAsia="바탕" w:hint="eastAsia"/>
          <w:sz w:val="23"/>
          <w:szCs w:val="23"/>
        </w:rPr>
        <w:t>1, 2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및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대상회사</w:t>
      </w:r>
      <w:r w:rsidR="00E7458C" w:rsidRPr="00FB6129">
        <w:rPr>
          <w:rFonts w:ascii="바탕" w:eastAsia="바탕" w:hAnsi="바탕" w:cs="바탕" w:hint="eastAsia"/>
          <w:sz w:val="23"/>
          <w:szCs w:val="23"/>
        </w:rPr>
        <w:t>는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ascii="바탕" w:eastAsia="바탕" w:hAnsi="바탕" w:cs="바탕" w:hint="eastAsia"/>
          <w:sz w:val="23"/>
          <w:szCs w:val="23"/>
        </w:rPr>
        <w:t>최대주주</w:t>
      </w:r>
      <w:r w:rsidR="00273FE1" w:rsidRPr="00FB6129">
        <w:rPr>
          <w:rFonts w:ascii="바탕" w:eastAsia="바탕" w:hAnsi="바탕" w:cs="바탕"/>
          <w:sz w:val="23"/>
          <w:szCs w:val="23"/>
        </w:rPr>
        <w:t xml:space="preserve">(인수인이 </w:t>
      </w:r>
      <w:r w:rsidR="00273FE1" w:rsidRPr="00FB6129">
        <w:rPr>
          <w:rFonts w:ascii="바탕" w:eastAsia="바탕" w:hAnsi="바탕" w:cs="바탕" w:hint="eastAsia"/>
          <w:sz w:val="23"/>
          <w:szCs w:val="23"/>
        </w:rPr>
        <w:t>변경된</w:t>
      </w:r>
      <w:r w:rsidR="00273FE1" w:rsidRPr="00FB6129">
        <w:rPr>
          <w:rFonts w:ascii="바탕" w:eastAsia="바탕" w:hAnsi="바탕" w:cs="바탕"/>
          <w:sz w:val="23"/>
          <w:szCs w:val="23"/>
        </w:rPr>
        <w:t xml:space="preserve"> </w:t>
      </w:r>
      <w:r w:rsidR="00273FE1" w:rsidRPr="00FB6129">
        <w:rPr>
          <w:rFonts w:ascii="바탕" w:eastAsia="바탕" w:hAnsi="바탕" w:cs="바탕" w:hint="eastAsia"/>
          <w:sz w:val="23"/>
          <w:szCs w:val="23"/>
        </w:rPr>
        <w:t>경우에는</w:t>
      </w:r>
      <w:r w:rsidR="00273FE1" w:rsidRPr="00FB6129">
        <w:rPr>
          <w:rFonts w:ascii="바탕" w:eastAsia="바탕" w:hAnsi="바탕" w:cs="바탕"/>
          <w:sz w:val="23"/>
          <w:szCs w:val="23"/>
        </w:rPr>
        <w:t xml:space="preserve"> </w:t>
      </w:r>
      <w:r w:rsidR="00273FE1" w:rsidRPr="00FB6129">
        <w:rPr>
          <w:rFonts w:ascii="바탕" w:eastAsia="바탕" w:hAnsi="바탕" w:cs="바탕" w:hint="eastAsia"/>
          <w:sz w:val="23"/>
          <w:szCs w:val="23"/>
        </w:rPr>
        <w:t>해당</w:t>
      </w:r>
      <w:r w:rsidR="00273FE1" w:rsidRPr="00FB6129">
        <w:rPr>
          <w:rFonts w:ascii="바탕" w:eastAsia="바탕" w:hAnsi="바탕" w:cs="바탕"/>
          <w:sz w:val="23"/>
          <w:szCs w:val="23"/>
        </w:rPr>
        <w:t xml:space="preserve"> </w:t>
      </w:r>
      <w:r w:rsidR="00273FE1" w:rsidRPr="00FB6129">
        <w:rPr>
          <w:rFonts w:ascii="바탕" w:eastAsia="바탕" w:hAnsi="바탕" w:cs="바탕" w:hint="eastAsia"/>
          <w:sz w:val="23"/>
          <w:szCs w:val="23"/>
        </w:rPr>
        <w:t>인수인</w:t>
      </w:r>
      <w:r w:rsidR="00273FE1" w:rsidRPr="00FB6129">
        <w:rPr>
          <w:rFonts w:ascii="바탕" w:eastAsia="바탕" w:hAnsi="바탕" w:cs="바탕"/>
          <w:sz w:val="23"/>
          <w:szCs w:val="23"/>
        </w:rPr>
        <w:t>)</w:t>
      </w:r>
      <w:r w:rsidR="00E7458C" w:rsidRPr="00FB6129">
        <w:rPr>
          <w:rFonts w:ascii="바탕" w:eastAsia="바탕" w:hAnsi="바탕" w:cs="바탕" w:hint="eastAsia"/>
          <w:sz w:val="23"/>
          <w:szCs w:val="23"/>
        </w:rPr>
        <w:t>가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대상회사가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발행하는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보통주식</w:t>
      </w:r>
      <w:r w:rsidR="00E7458C" w:rsidRPr="00FB6129">
        <w:rPr>
          <w:sz w:val="23"/>
          <w:szCs w:val="23"/>
        </w:rPr>
        <w:t xml:space="preserve"> </w:t>
      </w:r>
      <w:ins w:id="1" w:author="SL Partners" w:date="2025-02-02T19:06:00Z" w16du:dateUtc="2025-02-02T10:06:00Z">
        <w:r w:rsidR="004A5F27" w:rsidRPr="00EA1C5A">
          <w:rPr>
            <w:rFonts w:eastAsia="바탕체"/>
            <w:sz w:val="23"/>
            <w:szCs w:val="23"/>
            <w:lang w:val="en-GB"/>
          </w:rPr>
          <w:t>648,50</w:t>
        </w:r>
        <w:r w:rsidR="004A5F27">
          <w:rPr>
            <w:rFonts w:eastAsia="바탕체" w:hint="eastAsia"/>
            <w:sz w:val="23"/>
            <w:szCs w:val="23"/>
            <w:lang w:val="en-GB"/>
          </w:rPr>
          <w:t>9</w:t>
        </w:r>
      </w:ins>
      <w:del w:id="2" w:author="SL Partners" w:date="2025-02-02T19:06:00Z" w16du:dateUtc="2025-02-02T10:06:00Z">
        <w:r w:rsidR="00033C2A" w:rsidRPr="00033C2A" w:rsidDel="004A5F27">
          <w:rPr>
            <w:rFonts w:eastAsia="바탕" w:hint="eastAsia"/>
            <w:sz w:val="23"/>
            <w:szCs w:val="23"/>
          </w:rPr>
          <w:delText>622,666</w:delText>
        </w:r>
      </w:del>
      <w:r w:rsidR="00E7458C" w:rsidRPr="00FB6129">
        <w:rPr>
          <w:rFonts w:hint="eastAsia"/>
          <w:sz w:val="23"/>
          <w:szCs w:val="23"/>
        </w:rPr>
        <w:t>주를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인수하는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내용의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신주인수계약</w:t>
      </w:r>
      <w:r w:rsidR="00E7458C" w:rsidRPr="00FB6129">
        <w:rPr>
          <w:sz w:val="23"/>
          <w:szCs w:val="23"/>
        </w:rPr>
        <w:t>(</w:t>
      </w:r>
      <w:r w:rsidR="00E7458C" w:rsidRPr="00FB6129">
        <w:rPr>
          <w:rFonts w:hint="eastAsia"/>
          <w:sz w:val="23"/>
          <w:szCs w:val="23"/>
        </w:rPr>
        <w:t>변경</w:t>
      </w:r>
      <w:r w:rsidR="00E7458C" w:rsidRPr="00FB6129">
        <w:rPr>
          <w:sz w:val="23"/>
          <w:szCs w:val="23"/>
        </w:rPr>
        <w:t xml:space="preserve">, </w:t>
      </w:r>
      <w:r w:rsidR="00E7458C" w:rsidRPr="00FB6129">
        <w:rPr>
          <w:rFonts w:hint="eastAsia"/>
          <w:sz w:val="23"/>
          <w:szCs w:val="23"/>
        </w:rPr>
        <w:t>수정</w:t>
      </w:r>
      <w:r w:rsidR="00D57F28" w:rsidRPr="00FB6129">
        <w:rPr>
          <w:rFonts w:eastAsia="바탕"/>
          <w:sz w:val="23"/>
          <w:szCs w:val="23"/>
        </w:rPr>
        <w:t xml:space="preserve">, </w:t>
      </w:r>
      <w:r w:rsidR="00D57F28" w:rsidRPr="00FB6129">
        <w:rPr>
          <w:rFonts w:eastAsia="바탕" w:hint="eastAsia"/>
          <w:sz w:val="23"/>
          <w:szCs w:val="23"/>
        </w:rPr>
        <w:t>갱신</w:t>
      </w:r>
      <w:r w:rsidR="00E7458C" w:rsidRPr="00FB6129">
        <w:rPr>
          <w:rFonts w:hint="eastAsia"/>
          <w:sz w:val="23"/>
          <w:szCs w:val="23"/>
        </w:rPr>
        <w:t>된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것을</w:t>
      </w:r>
      <w:r w:rsidR="00E7458C" w:rsidRPr="00FB6129">
        <w:rPr>
          <w:sz w:val="23"/>
          <w:szCs w:val="23"/>
        </w:rPr>
        <w:t xml:space="preserve"> </w:t>
      </w:r>
      <w:r w:rsidR="00E7458C" w:rsidRPr="00FB6129">
        <w:rPr>
          <w:rFonts w:hint="eastAsia"/>
          <w:sz w:val="23"/>
          <w:szCs w:val="23"/>
        </w:rPr>
        <w:t>포함함</w:t>
      </w:r>
      <w:r w:rsidR="00E7458C" w:rsidRPr="00FB6129">
        <w:rPr>
          <w:sz w:val="23"/>
          <w:szCs w:val="23"/>
        </w:rPr>
        <w:t>)</w:t>
      </w:r>
      <w:r w:rsidR="00E7458C" w:rsidRPr="00FB6129">
        <w:rPr>
          <w:rFonts w:hint="eastAsia"/>
          <w:sz w:val="23"/>
          <w:szCs w:val="23"/>
        </w:rPr>
        <w:t>을</w:t>
      </w:r>
      <w:r w:rsidR="00E7458C" w:rsidRPr="00FB6129">
        <w:rPr>
          <w:sz w:val="23"/>
          <w:szCs w:val="23"/>
        </w:rPr>
        <w:t xml:space="preserve"> </w:t>
      </w:r>
      <w:r w:rsidR="00DE14C7" w:rsidRPr="00FB6129">
        <w:rPr>
          <w:rFonts w:ascii="바탕" w:eastAsia="바탕" w:hAnsi="바탕" w:cs="바탕" w:hint="eastAsia"/>
          <w:sz w:val="23"/>
          <w:szCs w:val="23"/>
        </w:rPr>
        <w:t>체결하였</w:t>
      </w:r>
      <w:r w:rsidR="00B55DA2" w:rsidRPr="00742EE7">
        <w:rPr>
          <w:rFonts w:eastAsia="바탕" w:hint="eastAsia"/>
          <w:sz w:val="23"/>
          <w:szCs w:val="23"/>
        </w:rPr>
        <w:t>다</w:t>
      </w:r>
      <w:r w:rsidR="00B55DA2" w:rsidRPr="00742EE7">
        <w:rPr>
          <w:rFonts w:eastAsia="바탕" w:hint="eastAsia"/>
          <w:sz w:val="23"/>
          <w:szCs w:val="23"/>
        </w:rPr>
        <w:t>.</w:t>
      </w:r>
      <w:r w:rsidR="00182B04" w:rsidRPr="00742EE7">
        <w:rPr>
          <w:rFonts w:eastAsia="바탕" w:hint="eastAsia"/>
          <w:sz w:val="23"/>
          <w:szCs w:val="23"/>
        </w:rPr>
        <w:t xml:space="preserve"> </w:t>
      </w:r>
    </w:p>
    <w:p w14:paraId="510F1457" w14:textId="35841ACC" w:rsidR="004E38B7" w:rsidRPr="00D322F8" w:rsidRDefault="004E38B7" w:rsidP="00610E16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 w:rsidRPr="00D322F8">
        <w:rPr>
          <w:rFonts w:eastAsia="바탕" w:hint="eastAsia"/>
          <w:sz w:val="23"/>
          <w:szCs w:val="23"/>
        </w:rPr>
        <w:t>본건</w:t>
      </w:r>
      <w:r w:rsidRPr="00D322F8">
        <w:rPr>
          <w:rFonts w:eastAsia="바탕"/>
          <w:sz w:val="23"/>
          <w:szCs w:val="23"/>
        </w:rPr>
        <w:t xml:space="preserve"> </w:t>
      </w:r>
      <w:r w:rsidR="00CF788A" w:rsidRPr="00D322F8">
        <w:rPr>
          <w:rFonts w:eastAsia="바탕" w:hint="eastAsia"/>
          <w:sz w:val="23"/>
          <w:szCs w:val="23"/>
        </w:rPr>
        <w:t>주식매매</w:t>
      </w:r>
      <w:r w:rsidR="00B2742A" w:rsidRPr="00D322F8">
        <w:rPr>
          <w:rFonts w:eastAsia="바탕" w:hint="eastAsia"/>
          <w:sz w:val="23"/>
          <w:szCs w:val="23"/>
        </w:rPr>
        <w:t>계약에</w:t>
      </w:r>
      <w:r w:rsidR="00B2742A" w:rsidRPr="00D322F8">
        <w:rPr>
          <w:rFonts w:eastAsia="바탕"/>
          <w:sz w:val="23"/>
          <w:szCs w:val="23"/>
        </w:rPr>
        <w:t xml:space="preserve"> </w:t>
      </w:r>
      <w:r w:rsidR="00FE37D9" w:rsidRPr="00D322F8">
        <w:rPr>
          <w:rFonts w:eastAsia="바탕" w:hint="eastAsia"/>
          <w:sz w:val="23"/>
          <w:szCs w:val="23"/>
        </w:rPr>
        <w:t>따른</w:t>
      </w:r>
      <w:r w:rsidR="00FE37D9" w:rsidRPr="00D322F8">
        <w:rPr>
          <w:rFonts w:eastAsia="바탕"/>
          <w:sz w:val="23"/>
          <w:szCs w:val="23"/>
        </w:rPr>
        <w:t xml:space="preserve"> </w:t>
      </w:r>
      <w:r w:rsidR="00FE37D9" w:rsidRPr="00D322F8">
        <w:rPr>
          <w:rFonts w:eastAsia="바탕" w:hint="eastAsia"/>
          <w:sz w:val="23"/>
          <w:szCs w:val="23"/>
        </w:rPr>
        <w:t>거래</w:t>
      </w:r>
      <w:r w:rsidR="00CF788A"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종결</w:t>
      </w:r>
      <w:r w:rsidRPr="00D322F8">
        <w:rPr>
          <w:rFonts w:eastAsia="바탕"/>
          <w:sz w:val="23"/>
          <w:szCs w:val="23"/>
        </w:rPr>
        <w:t xml:space="preserve"> </w:t>
      </w:r>
      <w:r w:rsidR="00713947">
        <w:rPr>
          <w:rFonts w:eastAsia="바탕" w:hint="eastAsia"/>
          <w:sz w:val="23"/>
          <w:szCs w:val="23"/>
        </w:rPr>
        <w:t>직</w:t>
      </w:r>
      <w:r w:rsidRPr="00D322F8">
        <w:rPr>
          <w:rFonts w:eastAsia="바탕" w:hint="eastAsia"/>
          <w:sz w:val="23"/>
          <w:szCs w:val="23"/>
        </w:rPr>
        <w:t>후</w:t>
      </w:r>
      <w:r w:rsidRPr="00D322F8">
        <w:rPr>
          <w:rFonts w:eastAsia="바탕"/>
          <w:sz w:val="23"/>
          <w:szCs w:val="23"/>
        </w:rPr>
        <w:t xml:space="preserve"> </w:t>
      </w:r>
      <w:r w:rsidR="00E82EBC">
        <w:rPr>
          <w:rFonts w:eastAsia="바탕" w:hint="eastAsia"/>
          <w:sz w:val="23"/>
          <w:szCs w:val="23"/>
        </w:rPr>
        <w:t>최대주주는</w:t>
      </w:r>
      <w:r w:rsidR="00E82EBC">
        <w:rPr>
          <w:rFonts w:eastAsia="바탕" w:hint="eastAsia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대상회사</w:t>
      </w:r>
      <w:r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발행주식</w:t>
      </w:r>
      <w:r w:rsidR="00B2742A"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총</w:t>
      </w:r>
      <w:r w:rsidRPr="00D322F8">
        <w:rPr>
          <w:rFonts w:eastAsia="바탕"/>
          <w:sz w:val="23"/>
          <w:szCs w:val="23"/>
        </w:rPr>
        <w:t xml:space="preserve"> </w:t>
      </w:r>
      <w:r w:rsidR="003A0FD5">
        <w:rPr>
          <w:rFonts w:eastAsia="바탕" w:hint="eastAsia"/>
          <w:sz w:val="23"/>
          <w:szCs w:val="23"/>
        </w:rPr>
        <w:t>1,489,573</w:t>
      </w:r>
      <w:r w:rsidRPr="00D322F8">
        <w:rPr>
          <w:rFonts w:eastAsia="바탕" w:hint="eastAsia"/>
          <w:sz w:val="23"/>
          <w:szCs w:val="23"/>
        </w:rPr>
        <w:t>주</w:t>
      </w:r>
      <w:r w:rsidRPr="00D322F8">
        <w:rPr>
          <w:rFonts w:eastAsia="바탕"/>
          <w:sz w:val="23"/>
          <w:szCs w:val="23"/>
        </w:rPr>
        <w:t>(</w:t>
      </w:r>
      <w:r w:rsidR="00A05038">
        <w:rPr>
          <w:rFonts w:eastAsia="바탕" w:hint="eastAsia"/>
          <w:sz w:val="23"/>
          <w:szCs w:val="23"/>
        </w:rPr>
        <w:t>발행주식총수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A05038">
        <w:rPr>
          <w:rFonts w:eastAsia="바탕" w:hint="eastAsia"/>
          <w:sz w:val="23"/>
          <w:szCs w:val="23"/>
        </w:rPr>
        <w:t>대비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FA02D4">
        <w:rPr>
          <w:rFonts w:eastAsia="바탕" w:hint="eastAsia"/>
          <w:sz w:val="23"/>
          <w:szCs w:val="23"/>
        </w:rPr>
        <w:t>지분율</w:t>
      </w:r>
      <w:r w:rsidRPr="00D322F8">
        <w:rPr>
          <w:rFonts w:eastAsia="바탕"/>
          <w:sz w:val="23"/>
          <w:szCs w:val="23"/>
        </w:rPr>
        <w:t xml:space="preserve"> </w:t>
      </w:r>
      <w:r w:rsidR="003A0FD5">
        <w:rPr>
          <w:rFonts w:eastAsia="바탕" w:hint="eastAsia"/>
          <w:sz w:val="23"/>
          <w:szCs w:val="23"/>
        </w:rPr>
        <w:t>29.90</w:t>
      </w:r>
      <w:r w:rsidRPr="00D322F8">
        <w:rPr>
          <w:rFonts w:eastAsia="바탕"/>
          <w:sz w:val="23"/>
          <w:szCs w:val="23"/>
        </w:rPr>
        <w:t>%)</w:t>
      </w:r>
      <w:r w:rsidRPr="00D322F8">
        <w:rPr>
          <w:rFonts w:eastAsia="바탕" w:hint="eastAsia"/>
          <w:sz w:val="23"/>
          <w:szCs w:val="23"/>
        </w:rPr>
        <w:t>를</w:t>
      </w:r>
      <w:r w:rsidRPr="00D322F8">
        <w:rPr>
          <w:rFonts w:eastAsia="바탕"/>
          <w:sz w:val="23"/>
          <w:szCs w:val="23"/>
        </w:rPr>
        <w:t xml:space="preserve">, </w:t>
      </w:r>
      <w:r w:rsidR="009B7417" w:rsidRPr="00D322F8">
        <w:rPr>
          <w:rFonts w:eastAsia="바탕" w:hint="eastAsia"/>
          <w:sz w:val="23"/>
          <w:szCs w:val="23"/>
        </w:rPr>
        <w:t>기존주주</w:t>
      </w:r>
      <w:r w:rsidR="009B7417" w:rsidRPr="00D322F8">
        <w:rPr>
          <w:rFonts w:eastAsia="바탕"/>
          <w:sz w:val="23"/>
          <w:szCs w:val="23"/>
        </w:rPr>
        <w:t>1</w:t>
      </w:r>
      <w:r w:rsidR="009B7417" w:rsidRPr="00D322F8">
        <w:rPr>
          <w:rFonts w:eastAsia="바탕" w:hint="eastAsia"/>
          <w:sz w:val="23"/>
          <w:szCs w:val="23"/>
        </w:rPr>
        <w:t>은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대상회사의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발행주</w:t>
      </w:r>
      <w:r w:rsidR="009B7417" w:rsidRPr="00D322F8">
        <w:rPr>
          <w:rFonts w:eastAsia="바탕" w:hint="eastAsia"/>
          <w:sz w:val="23"/>
          <w:szCs w:val="23"/>
        </w:rPr>
        <w:lastRenderedPageBreak/>
        <w:t>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중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3A0FD5">
        <w:rPr>
          <w:rFonts w:eastAsia="바탕" w:hint="eastAsia"/>
          <w:sz w:val="23"/>
          <w:szCs w:val="23"/>
        </w:rPr>
        <w:t>81</w:t>
      </w:r>
      <w:r w:rsidR="00C60665">
        <w:rPr>
          <w:rFonts w:eastAsia="바탕" w:hint="eastAsia"/>
          <w:sz w:val="23"/>
          <w:szCs w:val="23"/>
        </w:rPr>
        <w:t>4</w:t>
      </w:r>
      <w:r w:rsidR="003A0FD5">
        <w:rPr>
          <w:rFonts w:eastAsia="바탕" w:hint="eastAsia"/>
          <w:sz w:val="23"/>
          <w:szCs w:val="23"/>
        </w:rPr>
        <w:t>,</w:t>
      </w:r>
      <w:r w:rsidR="00C60665">
        <w:rPr>
          <w:rFonts w:eastAsia="바탕" w:hint="eastAsia"/>
          <w:sz w:val="23"/>
          <w:szCs w:val="23"/>
        </w:rPr>
        <w:t>025</w:t>
      </w:r>
      <w:r w:rsidR="009B7417" w:rsidRPr="00D322F8">
        <w:rPr>
          <w:rFonts w:eastAsia="바탕" w:hint="eastAsia"/>
          <w:sz w:val="23"/>
          <w:szCs w:val="23"/>
        </w:rPr>
        <w:t>주</w:t>
      </w:r>
      <w:r w:rsidR="00610E16" w:rsidRPr="00D322F8">
        <w:rPr>
          <w:rFonts w:eastAsia="바탕"/>
          <w:sz w:val="23"/>
          <w:szCs w:val="23"/>
        </w:rPr>
        <w:t>(</w:t>
      </w:r>
      <w:r w:rsidR="00A05038">
        <w:rPr>
          <w:rFonts w:eastAsia="바탕" w:hint="eastAsia"/>
          <w:sz w:val="23"/>
          <w:szCs w:val="23"/>
        </w:rPr>
        <w:t>발행주식총수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A05038">
        <w:rPr>
          <w:rFonts w:eastAsia="바탕" w:hint="eastAsia"/>
          <w:sz w:val="23"/>
          <w:szCs w:val="23"/>
        </w:rPr>
        <w:t>대비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FA02D4">
        <w:rPr>
          <w:rFonts w:eastAsia="바탕" w:hint="eastAsia"/>
          <w:sz w:val="23"/>
          <w:szCs w:val="23"/>
        </w:rPr>
        <w:t>지분율</w:t>
      </w:r>
      <w:r w:rsidR="00FA02D4" w:rsidRPr="00D322F8">
        <w:rPr>
          <w:rFonts w:eastAsia="바탕" w:hint="eastAsia"/>
          <w:sz w:val="23"/>
          <w:szCs w:val="23"/>
        </w:rPr>
        <w:t xml:space="preserve"> </w:t>
      </w:r>
      <w:r w:rsidR="003A0FD5">
        <w:rPr>
          <w:rFonts w:eastAsia="바탕" w:hint="eastAsia"/>
          <w:sz w:val="23"/>
          <w:szCs w:val="23"/>
        </w:rPr>
        <w:t>16.</w:t>
      </w:r>
      <w:r w:rsidR="00B25255">
        <w:rPr>
          <w:rFonts w:eastAsia="바탕" w:hint="eastAsia"/>
          <w:sz w:val="23"/>
          <w:szCs w:val="23"/>
        </w:rPr>
        <w:t>34</w:t>
      </w:r>
      <w:r w:rsidR="00F50C27" w:rsidRPr="00D322F8">
        <w:rPr>
          <w:rFonts w:eastAsia="바탕"/>
          <w:sz w:val="23"/>
          <w:szCs w:val="23"/>
        </w:rPr>
        <w:t>%</w:t>
      </w:r>
      <w:r w:rsidR="00610E16" w:rsidRPr="00D322F8">
        <w:rPr>
          <w:rFonts w:eastAsia="바탕"/>
          <w:sz w:val="23"/>
          <w:szCs w:val="23"/>
        </w:rPr>
        <w:t>)</w:t>
      </w:r>
      <w:r w:rsidR="00E82EBC">
        <w:rPr>
          <w:rFonts w:eastAsia="바탕" w:hint="eastAsia"/>
          <w:sz w:val="23"/>
          <w:szCs w:val="23"/>
        </w:rPr>
        <w:t>를</w:t>
      </w:r>
      <w:r w:rsidR="00366002">
        <w:rPr>
          <w:rFonts w:eastAsia="바탕" w:hint="eastAsia"/>
          <w:sz w:val="23"/>
          <w:szCs w:val="23"/>
        </w:rPr>
        <w:t xml:space="preserve"> </w:t>
      </w:r>
      <w:r w:rsidR="00366002">
        <w:rPr>
          <w:rFonts w:eastAsia="바탕" w:hint="eastAsia"/>
          <w:sz w:val="23"/>
          <w:szCs w:val="23"/>
        </w:rPr>
        <w:t>각</w:t>
      </w:r>
      <w:r w:rsidR="00366002">
        <w:rPr>
          <w:rFonts w:eastAsia="바탕" w:hint="eastAsia"/>
          <w:sz w:val="23"/>
          <w:szCs w:val="23"/>
        </w:rPr>
        <w:t xml:space="preserve"> </w:t>
      </w:r>
      <w:r w:rsidR="00366002">
        <w:rPr>
          <w:rFonts w:eastAsia="바탕" w:hint="eastAsia"/>
          <w:sz w:val="23"/>
          <w:szCs w:val="23"/>
        </w:rPr>
        <w:t>소유하게</w:t>
      </w:r>
      <w:r w:rsidR="00366002">
        <w:rPr>
          <w:rFonts w:eastAsia="바탕" w:hint="eastAsia"/>
          <w:sz w:val="23"/>
          <w:szCs w:val="23"/>
        </w:rPr>
        <w:t xml:space="preserve"> </w:t>
      </w:r>
      <w:r w:rsidR="00366002">
        <w:rPr>
          <w:rFonts w:eastAsia="바탕" w:hint="eastAsia"/>
          <w:sz w:val="23"/>
          <w:szCs w:val="23"/>
        </w:rPr>
        <w:t>되고</w:t>
      </w:r>
      <w:r w:rsidR="009B7417" w:rsidRPr="00D322F8">
        <w:rPr>
          <w:rFonts w:eastAsia="바탕"/>
          <w:sz w:val="23"/>
          <w:szCs w:val="23"/>
        </w:rPr>
        <w:t xml:space="preserve">, </w:t>
      </w:r>
      <w:r w:rsidR="009B7417" w:rsidRPr="00D322F8">
        <w:rPr>
          <w:rFonts w:eastAsia="바탕" w:hint="eastAsia"/>
          <w:sz w:val="23"/>
          <w:szCs w:val="23"/>
        </w:rPr>
        <w:t>기존주주</w:t>
      </w:r>
      <w:r w:rsidR="009B7417" w:rsidRPr="00D322F8">
        <w:rPr>
          <w:rFonts w:eastAsia="바탕"/>
          <w:sz w:val="23"/>
          <w:szCs w:val="23"/>
        </w:rPr>
        <w:t xml:space="preserve"> 2</w:t>
      </w:r>
      <w:r w:rsidR="009B7417" w:rsidRPr="00D322F8">
        <w:rPr>
          <w:rFonts w:eastAsia="바탕" w:hint="eastAsia"/>
          <w:sz w:val="23"/>
          <w:szCs w:val="23"/>
        </w:rPr>
        <w:t>는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366002">
        <w:rPr>
          <w:rFonts w:eastAsia="바탕" w:hint="eastAsia"/>
          <w:sz w:val="23"/>
          <w:szCs w:val="23"/>
        </w:rPr>
        <w:t>더이상</w:t>
      </w:r>
      <w:r w:rsidR="00366002">
        <w:rPr>
          <w:rFonts w:eastAsia="바탕" w:hint="eastAsia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대상회사의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발행주식</w:t>
      </w:r>
      <w:r w:rsidR="00366002">
        <w:rPr>
          <w:rFonts w:eastAsia="바탕" w:hint="eastAsia"/>
          <w:sz w:val="23"/>
          <w:szCs w:val="23"/>
        </w:rPr>
        <w:t>을</w:t>
      </w:r>
      <w:r w:rsidR="00366002">
        <w:rPr>
          <w:rFonts w:eastAsia="바탕" w:hint="eastAsia"/>
          <w:sz w:val="23"/>
          <w:szCs w:val="23"/>
        </w:rPr>
        <w:t xml:space="preserve"> </w:t>
      </w:r>
      <w:r w:rsidR="00366002">
        <w:rPr>
          <w:rFonts w:eastAsia="바탕" w:hint="eastAsia"/>
          <w:sz w:val="23"/>
          <w:szCs w:val="23"/>
        </w:rPr>
        <w:t>소유하지</w:t>
      </w:r>
      <w:r w:rsidR="00366002">
        <w:rPr>
          <w:rFonts w:eastAsia="바탕" w:hint="eastAsia"/>
          <w:sz w:val="23"/>
          <w:szCs w:val="23"/>
        </w:rPr>
        <w:t xml:space="preserve"> </w:t>
      </w:r>
      <w:r w:rsidR="00366002">
        <w:rPr>
          <w:rFonts w:eastAsia="바탕" w:hint="eastAsia"/>
          <w:sz w:val="23"/>
          <w:szCs w:val="23"/>
        </w:rPr>
        <w:t>않게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FA02D4">
        <w:rPr>
          <w:rFonts w:eastAsia="바탕" w:hint="eastAsia"/>
          <w:sz w:val="23"/>
          <w:szCs w:val="23"/>
        </w:rPr>
        <w:t>될</w:t>
      </w:r>
      <w:r w:rsidR="00713FF6" w:rsidRPr="00D322F8">
        <w:rPr>
          <w:rFonts w:eastAsia="바탕"/>
          <w:sz w:val="23"/>
          <w:szCs w:val="23"/>
        </w:rPr>
        <w:t xml:space="preserve"> </w:t>
      </w:r>
      <w:r w:rsidR="00713FF6" w:rsidRPr="00D322F8">
        <w:rPr>
          <w:rFonts w:eastAsia="바탕" w:hint="eastAsia"/>
          <w:sz w:val="23"/>
          <w:szCs w:val="23"/>
        </w:rPr>
        <w:t>예정이다</w:t>
      </w:r>
      <w:r w:rsidR="00713FF6" w:rsidRPr="00D322F8">
        <w:rPr>
          <w:rFonts w:eastAsia="바탕"/>
          <w:sz w:val="23"/>
          <w:szCs w:val="23"/>
        </w:rPr>
        <w:t>.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명확히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하면</w:t>
      </w:r>
      <w:r w:rsidR="00207CA0">
        <w:rPr>
          <w:rFonts w:eastAsia="바탕" w:hint="eastAsia"/>
          <w:sz w:val="23"/>
          <w:szCs w:val="23"/>
        </w:rPr>
        <w:t xml:space="preserve">, </w:t>
      </w:r>
      <w:r w:rsidR="00207CA0">
        <w:rPr>
          <w:rFonts w:eastAsia="바탕" w:hint="eastAsia"/>
          <w:sz w:val="23"/>
          <w:szCs w:val="23"/>
        </w:rPr>
        <w:t>기존주주</w:t>
      </w:r>
      <w:r w:rsidR="00207CA0">
        <w:rPr>
          <w:rFonts w:eastAsia="바탕" w:hint="eastAsia"/>
          <w:sz w:val="23"/>
          <w:szCs w:val="23"/>
        </w:rPr>
        <w:t>3</w:t>
      </w:r>
      <w:r w:rsidR="00207CA0">
        <w:rPr>
          <w:rFonts w:eastAsia="바탕" w:hint="eastAsia"/>
          <w:sz w:val="23"/>
          <w:szCs w:val="23"/>
        </w:rPr>
        <w:t>은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매도인들에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포함되어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있지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아니하므로</w:t>
      </w:r>
      <w:r w:rsidR="00207CA0">
        <w:rPr>
          <w:rFonts w:eastAsia="바탕" w:hint="eastAsia"/>
          <w:sz w:val="23"/>
          <w:szCs w:val="23"/>
        </w:rPr>
        <w:t xml:space="preserve">, </w:t>
      </w:r>
      <w:r w:rsidR="00207CA0">
        <w:rPr>
          <w:rFonts w:eastAsia="바탕" w:hint="eastAsia"/>
          <w:sz w:val="23"/>
          <w:szCs w:val="23"/>
        </w:rPr>
        <w:t>위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거래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종결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직후에도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여전히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대상회사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발행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보통주식</w:t>
      </w:r>
      <w:r w:rsidR="00207CA0">
        <w:rPr>
          <w:rFonts w:eastAsia="바탕" w:hint="eastAsia"/>
          <w:sz w:val="23"/>
          <w:szCs w:val="23"/>
        </w:rPr>
        <w:t xml:space="preserve"> 179,106</w:t>
      </w:r>
      <w:r w:rsidR="00207CA0">
        <w:rPr>
          <w:rFonts w:eastAsia="바탕" w:hint="eastAsia"/>
          <w:sz w:val="23"/>
          <w:szCs w:val="23"/>
        </w:rPr>
        <w:t>주</w:t>
      </w:r>
      <w:r w:rsidR="00207CA0">
        <w:rPr>
          <w:rFonts w:eastAsia="바탕" w:hint="eastAsia"/>
          <w:sz w:val="23"/>
          <w:szCs w:val="23"/>
        </w:rPr>
        <w:t>(</w:t>
      </w:r>
      <w:r w:rsidR="00A05038">
        <w:rPr>
          <w:rFonts w:eastAsia="바탕" w:hint="eastAsia"/>
          <w:sz w:val="23"/>
          <w:szCs w:val="23"/>
        </w:rPr>
        <w:t>발행주식총수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A05038">
        <w:rPr>
          <w:rFonts w:eastAsia="바탕" w:hint="eastAsia"/>
          <w:sz w:val="23"/>
          <w:szCs w:val="23"/>
        </w:rPr>
        <w:t>대비</w:t>
      </w:r>
      <w:r w:rsidR="00A05038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지분율</w:t>
      </w:r>
      <w:r w:rsidR="00207CA0">
        <w:rPr>
          <w:rFonts w:eastAsia="바탕" w:hint="eastAsia"/>
          <w:sz w:val="23"/>
          <w:szCs w:val="23"/>
        </w:rPr>
        <w:t xml:space="preserve"> 3.</w:t>
      </w:r>
      <w:r w:rsidR="00B25255">
        <w:rPr>
          <w:rFonts w:eastAsia="바탕" w:hint="eastAsia"/>
          <w:sz w:val="23"/>
          <w:szCs w:val="23"/>
        </w:rPr>
        <w:t>60</w:t>
      </w:r>
      <w:r w:rsidR="00207CA0">
        <w:rPr>
          <w:rFonts w:eastAsia="바탕" w:hint="eastAsia"/>
          <w:sz w:val="23"/>
          <w:szCs w:val="23"/>
        </w:rPr>
        <w:t>%)</w:t>
      </w:r>
      <w:r w:rsidR="00207CA0">
        <w:rPr>
          <w:rFonts w:eastAsia="바탕" w:hint="eastAsia"/>
          <w:sz w:val="23"/>
          <w:szCs w:val="23"/>
        </w:rPr>
        <w:t>를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소유하게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될</w:t>
      </w:r>
      <w:r w:rsidR="00207CA0">
        <w:rPr>
          <w:rFonts w:eastAsia="바탕" w:hint="eastAsia"/>
          <w:sz w:val="23"/>
          <w:szCs w:val="23"/>
        </w:rPr>
        <w:t xml:space="preserve"> </w:t>
      </w:r>
      <w:r w:rsidR="00207CA0">
        <w:rPr>
          <w:rFonts w:eastAsia="바탕" w:hint="eastAsia"/>
          <w:sz w:val="23"/>
          <w:szCs w:val="23"/>
        </w:rPr>
        <w:t>예정이다</w:t>
      </w:r>
      <w:r w:rsidR="00207CA0">
        <w:rPr>
          <w:rFonts w:eastAsia="바탕" w:hint="eastAsia"/>
          <w:sz w:val="23"/>
          <w:szCs w:val="23"/>
        </w:rPr>
        <w:t>.</w:t>
      </w:r>
      <w:r w:rsidR="00610D49">
        <w:rPr>
          <w:rFonts w:eastAsia="바탕" w:hint="eastAsia"/>
          <w:sz w:val="23"/>
          <w:szCs w:val="23"/>
        </w:rPr>
        <w:t xml:space="preserve"> </w:t>
      </w:r>
    </w:p>
    <w:p w14:paraId="6197B674" w14:textId="19770C50" w:rsidR="007D23DF" w:rsidRDefault="008A47D4" w:rsidP="007D23DF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당사자들은</w:t>
      </w:r>
      <w:r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본건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4D7A0D">
        <w:rPr>
          <w:rFonts w:eastAsia="바탕" w:hint="eastAsia"/>
          <w:sz w:val="23"/>
          <w:szCs w:val="23"/>
        </w:rPr>
        <w:t>주식매매</w:t>
      </w:r>
      <w:r w:rsidR="00363EC2">
        <w:rPr>
          <w:rFonts w:eastAsia="바탕" w:hint="eastAsia"/>
          <w:sz w:val="23"/>
          <w:szCs w:val="23"/>
        </w:rPr>
        <w:t>계약에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따른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거래종결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후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대상회사의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공동운영과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당사자들의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권리의무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및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신의성실에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기한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그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행사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부담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등에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관한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사항을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정하기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위하여</w:t>
      </w:r>
      <w:r w:rsidR="00F81CCA">
        <w:rPr>
          <w:rFonts w:eastAsia="바탕" w:hint="eastAsia"/>
          <w:sz w:val="23"/>
          <w:szCs w:val="23"/>
        </w:rPr>
        <w:t>,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아래와</w:t>
      </w:r>
      <w:r w:rsidR="00B55DA2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같이</w:t>
      </w:r>
      <w:r w:rsidR="00B55DA2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합의한다</w:t>
      </w:r>
      <w:r w:rsidR="00B55DA2">
        <w:rPr>
          <w:rFonts w:eastAsia="바탕" w:hint="eastAsia"/>
          <w:sz w:val="23"/>
          <w:szCs w:val="23"/>
        </w:rPr>
        <w:t>.</w:t>
      </w:r>
    </w:p>
    <w:p w14:paraId="38B96C18" w14:textId="77777777" w:rsidR="00CB080F" w:rsidRPr="00D5362A" w:rsidRDefault="00CB080F" w:rsidP="00EA06E0">
      <w:pPr>
        <w:pStyle w:val="ad"/>
        <w:wordWrap w:val="0"/>
        <w:spacing w:line="360" w:lineRule="auto"/>
        <w:jc w:val="center"/>
        <w:rPr>
          <w:rFonts w:eastAsia="바탕"/>
          <w:b/>
          <w:bCs/>
          <w:sz w:val="23"/>
          <w:szCs w:val="23"/>
          <w:lang w:val="en-GB"/>
        </w:rPr>
      </w:pPr>
      <w:r w:rsidRPr="00D5362A">
        <w:rPr>
          <w:rFonts w:eastAsia="바탕" w:hint="eastAsia"/>
          <w:b/>
          <w:bCs/>
          <w:sz w:val="23"/>
          <w:szCs w:val="23"/>
          <w:lang w:val="en-GB"/>
        </w:rPr>
        <w:t>아</w:t>
      </w:r>
      <w:r w:rsidRPr="00D5362A">
        <w:rPr>
          <w:rFonts w:eastAsia="바탕"/>
          <w:b/>
          <w:bCs/>
          <w:sz w:val="23"/>
          <w:szCs w:val="23"/>
          <w:lang w:val="en-GB"/>
        </w:rPr>
        <w:tab/>
      </w:r>
      <w:r w:rsidRPr="00D5362A">
        <w:rPr>
          <w:rFonts w:eastAsia="바탕" w:hint="eastAsia"/>
          <w:b/>
          <w:bCs/>
          <w:sz w:val="23"/>
          <w:szCs w:val="23"/>
          <w:lang w:val="en-GB"/>
        </w:rPr>
        <w:t>래</w:t>
      </w:r>
    </w:p>
    <w:p w14:paraId="62A45DC4" w14:textId="77777777" w:rsidR="005D2CDC" w:rsidRPr="001000FF" w:rsidRDefault="00C84756" w:rsidP="001000FF">
      <w:pPr>
        <w:pStyle w:val="1"/>
      </w:pPr>
      <w:bookmarkStart w:id="3" w:name="_Toc325125165"/>
      <w:bookmarkStart w:id="4" w:name="_Toc420674106"/>
      <w:bookmarkStart w:id="5" w:name="_Toc421816629"/>
      <w:bookmarkStart w:id="6" w:name="_Toc512795453"/>
      <w:bookmarkStart w:id="7" w:name="_Toc119338457"/>
      <w:r w:rsidRPr="001000FF">
        <w:t>용어의</w:t>
      </w:r>
      <w:r w:rsidRPr="001000FF">
        <w:t xml:space="preserve"> </w:t>
      </w:r>
      <w:r w:rsidRPr="001000FF">
        <w:t>정의</w:t>
      </w:r>
      <w:bookmarkEnd w:id="3"/>
      <w:bookmarkEnd w:id="4"/>
      <w:bookmarkEnd w:id="5"/>
      <w:bookmarkEnd w:id="6"/>
      <w:bookmarkEnd w:id="7"/>
    </w:p>
    <w:p w14:paraId="56AE1F0A" w14:textId="3C172A97" w:rsidR="005D2CDC" w:rsidRPr="001000FF" w:rsidRDefault="00C84756" w:rsidP="001000FF">
      <w:pPr>
        <w:pStyle w:val="1f"/>
      </w:pPr>
      <w:r w:rsidRPr="001000FF">
        <w:t>본</w:t>
      </w:r>
      <w:r w:rsidRPr="001000FF">
        <w:t xml:space="preserve"> </w:t>
      </w:r>
      <w:r w:rsidRPr="001000FF">
        <w:t>계약에서</w:t>
      </w:r>
      <w:r w:rsidRPr="001000FF">
        <w:t xml:space="preserve"> </w:t>
      </w:r>
      <w:r w:rsidRPr="001000FF">
        <w:t>사용되는</w:t>
      </w:r>
      <w:r w:rsidRPr="001000FF">
        <w:t xml:space="preserve"> </w:t>
      </w:r>
      <w:r w:rsidR="00626367">
        <w:rPr>
          <w:rFonts w:hint="eastAsia"/>
        </w:rPr>
        <w:t>용어는</w:t>
      </w:r>
      <w:r w:rsidR="00626367">
        <w:rPr>
          <w:rFonts w:hint="eastAsia"/>
        </w:rPr>
        <w:t xml:space="preserve"> </w:t>
      </w:r>
      <w:r w:rsidR="006725F2">
        <w:rPr>
          <w:rFonts w:hint="eastAsia"/>
        </w:rPr>
        <w:t>다음과</w:t>
      </w:r>
      <w:r w:rsidR="006725F2">
        <w:rPr>
          <w:rFonts w:hint="eastAsia"/>
        </w:rPr>
        <w:t xml:space="preserve"> </w:t>
      </w:r>
      <w:r w:rsidR="006725F2">
        <w:rPr>
          <w:rFonts w:hint="eastAsia"/>
        </w:rPr>
        <w:t>같은</w:t>
      </w:r>
      <w:r w:rsidR="00626367">
        <w:rPr>
          <w:rFonts w:hint="eastAsia"/>
        </w:rPr>
        <w:t xml:space="preserve"> </w:t>
      </w:r>
      <w:r w:rsidR="00626367">
        <w:rPr>
          <w:rFonts w:hint="eastAsia"/>
        </w:rPr>
        <w:t>의미를</w:t>
      </w:r>
      <w:r w:rsidR="00626367">
        <w:rPr>
          <w:rFonts w:hint="eastAsia"/>
        </w:rPr>
        <w:t xml:space="preserve"> </w:t>
      </w:r>
      <w:r w:rsidR="00626367">
        <w:rPr>
          <w:rFonts w:hint="eastAsia"/>
        </w:rPr>
        <w:t>가</w:t>
      </w:r>
      <w:r w:rsidR="00765D14">
        <w:rPr>
          <w:rFonts w:hint="eastAsia"/>
        </w:rPr>
        <w:t>지고</w:t>
      </w:r>
      <w:r w:rsidR="00765D14">
        <w:rPr>
          <w:rFonts w:hint="eastAsia"/>
        </w:rPr>
        <w:t xml:space="preserve">, </w:t>
      </w:r>
      <w:r w:rsidR="00765D14">
        <w:rPr>
          <w:rFonts w:hint="eastAsia"/>
        </w:rPr>
        <w:t>본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계약에서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달리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정의되지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아니</w:t>
      </w:r>
      <w:r w:rsidR="00F11F72">
        <w:rPr>
          <w:rFonts w:hint="eastAsia"/>
        </w:rPr>
        <w:t>한</w:t>
      </w:r>
      <w:r w:rsidR="00F11F72">
        <w:rPr>
          <w:rFonts w:hint="eastAsia"/>
        </w:rPr>
        <w:t xml:space="preserve"> </w:t>
      </w:r>
      <w:r w:rsidR="00F11F72">
        <w:rPr>
          <w:rFonts w:hint="eastAsia"/>
        </w:rPr>
        <w:t>용어는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본건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주식매매계약에서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정의된</w:t>
      </w:r>
      <w:r w:rsidR="00765D14">
        <w:rPr>
          <w:rFonts w:hint="eastAsia"/>
        </w:rPr>
        <w:t xml:space="preserve"> </w:t>
      </w:r>
      <w:r w:rsidR="00F11F72">
        <w:rPr>
          <w:rFonts w:hint="eastAsia"/>
        </w:rPr>
        <w:t>것과</w:t>
      </w:r>
      <w:r w:rsidR="00F11F72">
        <w:rPr>
          <w:rFonts w:hint="eastAsia"/>
        </w:rPr>
        <w:t xml:space="preserve"> </w:t>
      </w:r>
      <w:r w:rsidR="00F11F72">
        <w:rPr>
          <w:rFonts w:hint="eastAsia"/>
        </w:rPr>
        <w:t>같은</w:t>
      </w:r>
      <w:r w:rsidR="00F11F72">
        <w:rPr>
          <w:rFonts w:hint="eastAsia"/>
        </w:rPr>
        <w:t xml:space="preserve"> </w:t>
      </w:r>
      <w:r w:rsidR="00765D14">
        <w:rPr>
          <w:rFonts w:hint="eastAsia"/>
        </w:rPr>
        <w:t>의미를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가</w:t>
      </w:r>
      <w:r w:rsidR="00626367">
        <w:rPr>
          <w:rFonts w:hint="eastAsia"/>
        </w:rPr>
        <w:t>진다</w:t>
      </w:r>
      <w:r w:rsidR="00626367">
        <w:rPr>
          <w:rFonts w:hint="eastAsia"/>
        </w:rPr>
        <w:t>.</w:t>
      </w:r>
      <w:r w:rsidR="00C6591B">
        <w:rPr>
          <w:rFonts w:hint="eastAsia"/>
        </w:rPr>
        <w:t xml:space="preserve"> </w:t>
      </w:r>
    </w:p>
    <w:p w14:paraId="11143BD7" w14:textId="6EA19266" w:rsidR="00927128" w:rsidRPr="00065E02" w:rsidRDefault="00A63178" w:rsidP="001000FF">
      <w:pPr>
        <w:pStyle w:val="1f"/>
      </w:pPr>
      <w:r w:rsidRPr="00A63D62">
        <w:t>“</w:t>
      </w:r>
      <w:r w:rsidRPr="00A63D62">
        <w:rPr>
          <w:rFonts w:hint="eastAsia"/>
          <w:u w:val="single"/>
        </w:rPr>
        <w:t>내부수익률</w:t>
      </w:r>
      <w:r w:rsidRPr="00A63D62">
        <w:rPr>
          <w:u w:val="single"/>
        </w:rPr>
        <w:t>(IRR)</w:t>
      </w:r>
      <w:r w:rsidRPr="00A63D62">
        <w:t>”</w:t>
      </w:r>
      <w:r w:rsidRPr="00A63D62">
        <w:rPr>
          <w:rFonts w:hint="eastAsia"/>
        </w:rPr>
        <w:t>이라</w:t>
      </w:r>
      <w:r w:rsidRPr="00A63D62">
        <w:t xml:space="preserve"> </w:t>
      </w:r>
      <w:r w:rsidRPr="00A63D62">
        <w:rPr>
          <w:rFonts w:hint="eastAsia"/>
        </w:rPr>
        <w:t>함은</w:t>
      </w:r>
      <w:r w:rsidRPr="00A63D62">
        <w:t xml:space="preserve"> </w:t>
      </w:r>
      <w:r w:rsidR="003F3630" w:rsidRPr="00065E02">
        <w:rPr>
          <w:rFonts w:hint="eastAsia"/>
        </w:rPr>
        <w:t>최대주주</w:t>
      </w:r>
      <w:r w:rsidR="001071EC">
        <w:rPr>
          <w:rFonts w:hint="eastAsia"/>
        </w:rPr>
        <w:t>(</w:t>
      </w:r>
      <w:r w:rsidR="001071EC">
        <w:rPr>
          <w:rFonts w:hint="eastAsia"/>
        </w:rPr>
        <w:t>본건</w:t>
      </w:r>
      <w:r w:rsidR="001071EC">
        <w:rPr>
          <w:rFonts w:hint="eastAsia"/>
        </w:rPr>
        <w:t xml:space="preserve"> </w:t>
      </w:r>
      <w:r w:rsidR="001071EC">
        <w:rPr>
          <w:rFonts w:hint="eastAsia"/>
        </w:rPr>
        <w:t>신주인계약의</w:t>
      </w:r>
      <w:r w:rsidR="001071EC">
        <w:rPr>
          <w:rFonts w:hint="eastAsia"/>
        </w:rPr>
        <w:t xml:space="preserve"> </w:t>
      </w:r>
      <w:r w:rsidR="001071EC">
        <w:rPr>
          <w:rFonts w:hint="eastAsia"/>
        </w:rPr>
        <w:t>인수인을</w:t>
      </w:r>
      <w:r w:rsidR="001071EC">
        <w:rPr>
          <w:rFonts w:hint="eastAsia"/>
        </w:rPr>
        <w:t xml:space="preserve"> </w:t>
      </w:r>
      <w:r w:rsidR="001071EC">
        <w:rPr>
          <w:rFonts w:hint="eastAsia"/>
        </w:rPr>
        <w:t>포함</w:t>
      </w:r>
      <w:r w:rsidR="00A21B4A">
        <w:rPr>
          <w:rFonts w:hint="eastAsia"/>
        </w:rPr>
        <w:t>함</w:t>
      </w:r>
      <w:r w:rsidR="001071EC">
        <w:rPr>
          <w:rFonts w:hint="eastAsia"/>
        </w:rPr>
        <w:t>)</w:t>
      </w:r>
      <w:r w:rsidR="003F3630" w:rsidRPr="00065E02">
        <w:rPr>
          <w:rFonts w:hint="eastAsia"/>
        </w:rPr>
        <w:t xml:space="preserve"> </w:t>
      </w:r>
      <w:r w:rsidR="003F3630" w:rsidRPr="00065E02">
        <w:rPr>
          <w:rFonts w:hint="eastAsia"/>
        </w:rPr>
        <w:t>또는</w:t>
      </w:r>
      <w:r w:rsidR="003F3630" w:rsidRPr="00065E02">
        <w:rPr>
          <w:rFonts w:hint="eastAsia"/>
        </w:rPr>
        <w:t xml:space="preserve"> </w:t>
      </w:r>
      <w:r w:rsidR="003F3630" w:rsidRPr="00065E02">
        <w:rPr>
          <w:rFonts w:hint="eastAsia"/>
        </w:rPr>
        <w:t>기존주주의</w:t>
      </w:r>
      <w:r w:rsidR="003F3630" w:rsidRPr="00065E02">
        <w:rPr>
          <w:rFonts w:hint="eastAsia"/>
        </w:rPr>
        <w:t xml:space="preserve"> </w:t>
      </w:r>
      <w:r w:rsidRPr="00065E02">
        <w:t xml:space="preserve">(x) </w:t>
      </w:r>
      <w:r w:rsidR="00C735AC" w:rsidRPr="00065E02">
        <w:rPr>
          <w:rFonts w:hint="eastAsia"/>
        </w:rPr>
        <w:t>주당</w:t>
      </w:r>
      <w:r w:rsidRPr="00065E02">
        <w:t xml:space="preserve"> </w:t>
      </w:r>
      <w:r w:rsidRPr="00065E02">
        <w:rPr>
          <w:rFonts w:hint="eastAsia"/>
        </w:rPr>
        <w:t>투자원금</w:t>
      </w:r>
      <w:r w:rsidRPr="00065E02">
        <w:t>(</w:t>
      </w:r>
      <w:r w:rsidRPr="00065E02">
        <w:rPr>
          <w:rFonts w:hint="eastAsia"/>
        </w:rPr>
        <w:t>음수로</w:t>
      </w:r>
      <w:r w:rsidRPr="00065E02">
        <w:t xml:space="preserve"> </w:t>
      </w:r>
      <w:r w:rsidRPr="00065E02">
        <w:rPr>
          <w:rFonts w:hint="eastAsia"/>
        </w:rPr>
        <w:t>표현</w:t>
      </w:r>
      <w:r w:rsidRPr="00065E02">
        <w:t>)</w:t>
      </w:r>
      <w:r w:rsidRPr="00065E02">
        <w:rPr>
          <w:rFonts w:hint="eastAsia"/>
        </w:rPr>
        <w:t>과</w:t>
      </w:r>
      <w:r w:rsidRPr="00065E02">
        <w:t xml:space="preserve"> (y) </w:t>
      </w:r>
      <w:r w:rsidR="003F3630" w:rsidRPr="00065E02">
        <w:rPr>
          <w:rFonts w:hint="eastAsia"/>
        </w:rPr>
        <w:t>거래종결일</w:t>
      </w:r>
      <w:r w:rsidR="001071EC">
        <w:rPr>
          <w:rFonts w:hint="eastAsia"/>
        </w:rPr>
        <w:t>(</w:t>
      </w:r>
      <w:r w:rsidR="001071EC">
        <w:rPr>
          <w:rFonts w:hint="eastAsia"/>
        </w:rPr>
        <w:t>본건</w:t>
      </w:r>
      <w:r w:rsidR="001071EC">
        <w:rPr>
          <w:rFonts w:hint="eastAsia"/>
        </w:rPr>
        <w:t xml:space="preserve"> </w:t>
      </w:r>
      <w:r w:rsidR="001071EC">
        <w:rPr>
          <w:rFonts w:hint="eastAsia"/>
        </w:rPr>
        <w:t>신주인수계약의</w:t>
      </w:r>
      <w:r w:rsidR="001071EC">
        <w:rPr>
          <w:rFonts w:hint="eastAsia"/>
        </w:rPr>
        <w:t xml:space="preserve"> </w:t>
      </w:r>
      <w:r w:rsidR="001071EC">
        <w:rPr>
          <w:rFonts w:hint="eastAsia"/>
        </w:rPr>
        <w:t>경우</w:t>
      </w:r>
      <w:r w:rsidR="001071EC">
        <w:rPr>
          <w:rFonts w:hint="eastAsia"/>
        </w:rPr>
        <w:t xml:space="preserve"> </w:t>
      </w:r>
      <w:r w:rsidR="001071EC">
        <w:rPr>
          <w:rFonts w:hint="eastAsia"/>
        </w:rPr>
        <w:t>납입일</w:t>
      </w:r>
      <w:r w:rsidR="001071EC">
        <w:rPr>
          <w:rFonts w:hint="eastAsia"/>
        </w:rPr>
        <w:t>)</w:t>
      </w:r>
      <w:r w:rsidR="003F3630" w:rsidRPr="00065E02">
        <w:rPr>
          <w:rFonts w:hint="eastAsia"/>
        </w:rPr>
        <w:t>로부터</w:t>
      </w:r>
      <w:r w:rsidR="003F3630" w:rsidRPr="00065E02">
        <w:rPr>
          <w:rFonts w:hint="eastAsia"/>
        </w:rPr>
        <w:t xml:space="preserve"> </w:t>
      </w:r>
      <w:r w:rsidR="00F15076" w:rsidRPr="00065E02">
        <w:rPr>
          <w:rFonts w:hint="eastAsia"/>
        </w:rPr>
        <w:t>대상회사</w:t>
      </w:r>
      <w:r w:rsidR="00F15076" w:rsidRPr="00065E02">
        <w:t xml:space="preserve"> </w:t>
      </w:r>
      <w:r w:rsidR="00F15076" w:rsidRPr="00065E02">
        <w:rPr>
          <w:rFonts w:hint="eastAsia"/>
        </w:rPr>
        <w:t>발행주식</w:t>
      </w:r>
      <w:r w:rsidR="00F15076" w:rsidRPr="00065E02">
        <w:t xml:space="preserve"> </w:t>
      </w:r>
      <w:r w:rsidR="00F15076" w:rsidRPr="00065E02">
        <w:rPr>
          <w:rFonts w:hint="eastAsia"/>
        </w:rPr>
        <w:t>관련</w:t>
      </w:r>
      <w:r w:rsidRPr="00065E02">
        <w:t xml:space="preserve"> </w:t>
      </w:r>
      <w:r w:rsidRPr="00065E02">
        <w:rPr>
          <w:rFonts w:hint="eastAsia"/>
        </w:rPr>
        <w:t>회수</w:t>
      </w:r>
      <w:r w:rsidR="003F3630" w:rsidRPr="00065E02">
        <w:rPr>
          <w:rFonts w:hint="eastAsia"/>
        </w:rPr>
        <w:t>한</w:t>
      </w:r>
      <w:r w:rsidR="003F3630" w:rsidRPr="00065E02">
        <w:rPr>
          <w:rFonts w:hint="eastAsia"/>
        </w:rPr>
        <w:t xml:space="preserve"> </w:t>
      </w:r>
      <w:r w:rsidRPr="00065E02">
        <w:rPr>
          <w:rFonts w:hint="eastAsia"/>
        </w:rPr>
        <w:t>금액</w:t>
      </w:r>
      <w:r w:rsidRPr="00065E02">
        <w:t>(</w:t>
      </w:r>
      <w:r w:rsidRPr="00065E02">
        <w:rPr>
          <w:rFonts w:hint="eastAsia"/>
        </w:rPr>
        <w:t>손해배상금액</w:t>
      </w:r>
      <w:r w:rsidR="002B3DE2" w:rsidRPr="00065E02">
        <w:rPr>
          <w:rFonts w:hint="eastAsia"/>
        </w:rPr>
        <w:t>으</w:t>
      </w:r>
      <w:r w:rsidRPr="00065E02">
        <w:rPr>
          <w:rFonts w:hint="eastAsia"/>
        </w:rPr>
        <w:t>로</w:t>
      </w:r>
      <w:r w:rsidRPr="00065E02">
        <w:t xml:space="preserve"> </w:t>
      </w:r>
      <w:r w:rsidRPr="00065E02">
        <w:rPr>
          <w:rFonts w:hint="eastAsia"/>
        </w:rPr>
        <w:t>지급받은</w:t>
      </w:r>
      <w:r w:rsidRPr="00065E02">
        <w:t xml:space="preserve"> </w:t>
      </w:r>
      <w:r w:rsidRPr="00065E02">
        <w:rPr>
          <w:rFonts w:hint="eastAsia"/>
        </w:rPr>
        <w:t>금액을</w:t>
      </w:r>
      <w:r w:rsidRPr="00065E02">
        <w:t xml:space="preserve"> </w:t>
      </w:r>
      <w:r w:rsidRPr="00065E02">
        <w:rPr>
          <w:rFonts w:hint="eastAsia"/>
        </w:rPr>
        <w:t>제외하고</w:t>
      </w:r>
      <w:r w:rsidRPr="00065E02">
        <w:t xml:space="preserve">, </w:t>
      </w:r>
      <w:r w:rsidRPr="00065E02">
        <w:rPr>
          <w:rFonts w:hint="eastAsia"/>
        </w:rPr>
        <w:t>배당금</w:t>
      </w:r>
      <w:r w:rsidRPr="00065E02">
        <w:t xml:space="preserve">, </w:t>
      </w:r>
      <w:r w:rsidRPr="00065E02">
        <w:rPr>
          <w:rFonts w:hint="eastAsia"/>
        </w:rPr>
        <w:t>유상감자대금</w:t>
      </w:r>
      <w:r w:rsidRPr="00065E02">
        <w:t xml:space="preserve"> </w:t>
      </w:r>
      <w:r w:rsidRPr="00065E02">
        <w:rPr>
          <w:rFonts w:hint="eastAsia"/>
        </w:rPr>
        <w:t>등을</w:t>
      </w:r>
      <w:r w:rsidRPr="00065E02">
        <w:t xml:space="preserve"> </w:t>
      </w:r>
      <w:r w:rsidRPr="00065E02">
        <w:rPr>
          <w:rFonts w:hint="eastAsia"/>
        </w:rPr>
        <w:t>포함하여</w:t>
      </w:r>
      <w:r w:rsidRPr="00065E02">
        <w:t xml:space="preserve"> </w:t>
      </w:r>
      <w:r w:rsidRPr="00065E02">
        <w:rPr>
          <w:rFonts w:hint="eastAsia"/>
        </w:rPr>
        <w:t>주주의</w:t>
      </w:r>
      <w:r w:rsidRPr="00065E02">
        <w:t xml:space="preserve"> </w:t>
      </w:r>
      <w:r w:rsidRPr="00065E02">
        <w:rPr>
          <w:rFonts w:hint="eastAsia"/>
        </w:rPr>
        <w:t>자격에서</w:t>
      </w:r>
      <w:r w:rsidRPr="00065E02">
        <w:t xml:space="preserve"> </w:t>
      </w:r>
      <w:r w:rsidRPr="00065E02">
        <w:rPr>
          <w:rFonts w:hint="eastAsia"/>
        </w:rPr>
        <w:t>대상회사</w:t>
      </w:r>
      <w:r w:rsidRPr="00065E02">
        <w:t xml:space="preserve"> </w:t>
      </w:r>
      <w:r w:rsidRPr="00065E02">
        <w:rPr>
          <w:rFonts w:hint="eastAsia"/>
        </w:rPr>
        <w:t>발행주식과</w:t>
      </w:r>
      <w:r w:rsidRPr="00065E02">
        <w:t xml:space="preserve"> </w:t>
      </w:r>
      <w:r w:rsidRPr="00065E02">
        <w:rPr>
          <w:rFonts w:hint="eastAsia"/>
        </w:rPr>
        <w:t>관련하여</w:t>
      </w:r>
      <w:r w:rsidRPr="00065E02">
        <w:t xml:space="preserve"> </w:t>
      </w:r>
      <w:r w:rsidRPr="00065E02">
        <w:rPr>
          <w:rFonts w:hint="eastAsia"/>
        </w:rPr>
        <w:t>지급받은</w:t>
      </w:r>
      <w:r w:rsidRPr="00065E02">
        <w:t xml:space="preserve"> </w:t>
      </w:r>
      <w:r w:rsidRPr="00065E02">
        <w:rPr>
          <w:rFonts w:hint="eastAsia"/>
        </w:rPr>
        <w:t>금원을</w:t>
      </w:r>
      <w:r w:rsidRPr="00065E02">
        <w:t xml:space="preserve"> </w:t>
      </w:r>
      <w:r w:rsidRPr="00065E02">
        <w:rPr>
          <w:rFonts w:hint="eastAsia"/>
        </w:rPr>
        <w:t>의미하며</w:t>
      </w:r>
      <w:r w:rsidRPr="00065E02">
        <w:t xml:space="preserve"> </w:t>
      </w:r>
      <w:r w:rsidRPr="00065E02">
        <w:rPr>
          <w:rFonts w:hint="eastAsia"/>
        </w:rPr>
        <w:t>양수로</w:t>
      </w:r>
      <w:r w:rsidRPr="00065E02">
        <w:t xml:space="preserve"> </w:t>
      </w:r>
      <w:r w:rsidRPr="00065E02">
        <w:rPr>
          <w:rFonts w:hint="eastAsia"/>
        </w:rPr>
        <w:t>표현</w:t>
      </w:r>
      <w:r w:rsidRPr="00065E02">
        <w:t>)</w:t>
      </w:r>
      <w:r w:rsidRPr="00065E02">
        <w:rPr>
          <w:rFonts w:hint="eastAsia"/>
        </w:rPr>
        <w:t>을</w:t>
      </w:r>
      <w:r w:rsidRPr="00065E02">
        <w:t xml:space="preserve"> </w:t>
      </w:r>
      <w:r w:rsidRPr="00065E02">
        <w:rPr>
          <w:rFonts w:hint="eastAsia"/>
        </w:rPr>
        <w:t>거래종결일</w:t>
      </w:r>
      <w:r w:rsidR="004172E0">
        <w:rPr>
          <w:rFonts w:hint="eastAsia"/>
        </w:rPr>
        <w:t>(</w:t>
      </w:r>
      <w:r w:rsidR="004172E0">
        <w:rPr>
          <w:rFonts w:hint="eastAsia"/>
        </w:rPr>
        <w:t>본건</w:t>
      </w:r>
      <w:r w:rsidR="004172E0">
        <w:rPr>
          <w:rFonts w:hint="eastAsia"/>
        </w:rPr>
        <w:t xml:space="preserve"> </w:t>
      </w:r>
      <w:r w:rsidR="004172E0">
        <w:rPr>
          <w:rFonts w:hint="eastAsia"/>
        </w:rPr>
        <w:t>신주인수계약의</w:t>
      </w:r>
      <w:r w:rsidR="004172E0">
        <w:rPr>
          <w:rFonts w:hint="eastAsia"/>
        </w:rPr>
        <w:t xml:space="preserve"> </w:t>
      </w:r>
      <w:r w:rsidR="004172E0">
        <w:rPr>
          <w:rFonts w:hint="eastAsia"/>
        </w:rPr>
        <w:t>경우</w:t>
      </w:r>
      <w:r w:rsidR="004172E0">
        <w:rPr>
          <w:rFonts w:hint="eastAsia"/>
        </w:rPr>
        <w:t xml:space="preserve"> </w:t>
      </w:r>
      <w:r w:rsidR="004172E0">
        <w:rPr>
          <w:rFonts w:hint="eastAsia"/>
        </w:rPr>
        <w:t>납입일</w:t>
      </w:r>
      <w:r w:rsidR="004172E0">
        <w:rPr>
          <w:rFonts w:hint="eastAsia"/>
        </w:rPr>
        <w:t>)</w:t>
      </w:r>
      <w:r w:rsidRPr="00065E02">
        <w:rPr>
          <w:rFonts w:hint="eastAsia"/>
        </w:rPr>
        <w:t>로부터</w:t>
      </w:r>
      <w:r w:rsidRPr="00065E02">
        <w:t xml:space="preserve"> </w:t>
      </w:r>
      <w:r w:rsidRPr="00065E02">
        <w:rPr>
          <w:rFonts w:hint="eastAsia"/>
        </w:rPr>
        <w:t>각</w:t>
      </w:r>
      <w:r w:rsidRPr="00065E02">
        <w:t xml:space="preserve"> </w:t>
      </w:r>
      <w:r w:rsidRPr="00065E02">
        <w:rPr>
          <w:rFonts w:hint="eastAsia"/>
        </w:rPr>
        <w:t>회수일까지의</w:t>
      </w:r>
      <w:r w:rsidRPr="00065E02">
        <w:t xml:space="preserve"> </w:t>
      </w:r>
      <w:r w:rsidRPr="00065E02">
        <w:rPr>
          <w:rFonts w:hint="eastAsia"/>
        </w:rPr>
        <w:t>기간을</w:t>
      </w:r>
      <w:r w:rsidRPr="00065E02">
        <w:t xml:space="preserve"> </w:t>
      </w:r>
      <w:r w:rsidRPr="00065E02">
        <w:rPr>
          <w:rFonts w:hint="eastAsia"/>
        </w:rPr>
        <w:t>대상으로</w:t>
      </w:r>
      <w:r w:rsidRPr="00065E02">
        <w:t xml:space="preserve"> </w:t>
      </w:r>
      <w:r w:rsidRPr="00065E02">
        <w:rPr>
          <w:rFonts w:hint="eastAsia"/>
        </w:rPr>
        <w:t>하여</w:t>
      </w:r>
      <w:r w:rsidRPr="00065E02">
        <w:t xml:space="preserve"> </w:t>
      </w:r>
      <w:r w:rsidRPr="00065E02">
        <w:rPr>
          <w:rFonts w:hint="eastAsia"/>
        </w:rPr>
        <w:t>어떠한</w:t>
      </w:r>
      <w:r w:rsidRPr="00065E02">
        <w:t xml:space="preserve"> </w:t>
      </w:r>
      <w:r w:rsidRPr="00065E02">
        <w:rPr>
          <w:rFonts w:hint="eastAsia"/>
        </w:rPr>
        <w:t>이자율로</w:t>
      </w:r>
      <w:r w:rsidRPr="00065E02">
        <w:t xml:space="preserve"> </w:t>
      </w:r>
      <w:r w:rsidRPr="00065E02">
        <w:rPr>
          <w:rFonts w:hint="eastAsia"/>
        </w:rPr>
        <w:t>할인하였을</w:t>
      </w:r>
      <w:r w:rsidRPr="00065E02">
        <w:t xml:space="preserve"> </w:t>
      </w:r>
      <w:r w:rsidRPr="00065E02">
        <w:rPr>
          <w:rFonts w:hint="eastAsia"/>
        </w:rPr>
        <w:t>때</w:t>
      </w:r>
      <w:r w:rsidRPr="00065E02">
        <w:t xml:space="preserve"> </w:t>
      </w:r>
      <w:r w:rsidRPr="00065E02">
        <w:rPr>
          <w:rFonts w:hint="eastAsia"/>
        </w:rPr>
        <w:t>위</w:t>
      </w:r>
      <w:r w:rsidRPr="00065E02">
        <w:t xml:space="preserve"> (x) </w:t>
      </w:r>
      <w:r w:rsidRPr="00065E02">
        <w:rPr>
          <w:rFonts w:hint="eastAsia"/>
        </w:rPr>
        <w:t>및</w:t>
      </w:r>
      <w:r w:rsidRPr="00065E02">
        <w:t xml:space="preserve"> </w:t>
      </w:r>
      <w:r w:rsidRPr="00065E02">
        <w:rPr>
          <w:rFonts w:hint="eastAsia"/>
        </w:rPr>
        <w:t>위</w:t>
      </w:r>
      <w:r w:rsidRPr="00065E02">
        <w:t xml:space="preserve"> (y)</w:t>
      </w:r>
      <w:r w:rsidRPr="00065E02">
        <w:rPr>
          <w:rFonts w:hint="eastAsia"/>
        </w:rPr>
        <w:t>의</w:t>
      </w:r>
      <w:r w:rsidRPr="00065E02">
        <w:t xml:space="preserve"> </w:t>
      </w:r>
      <w:r w:rsidRPr="00065E02">
        <w:rPr>
          <w:rFonts w:hint="eastAsia"/>
        </w:rPr>
        <w:t>현재가치의</w:t>
      </w:r>
      <w:r w:rsidRPr="00065E02">
        <w:t xml:space="preserve"> </w:t>
      </w:r>
      <w:r w:rsidRPr="00065E02">
        <w:rPr>
          <w:rFonts w:hint="eastAsia"/>
        </w:rPr>
        <w:t>합산액이</w:t>
      </w:r>
      <w:r w:rsidRPr="00065E02">
        <w:t xml:space="preserve"> </w:t>
      </w:r>
      <w:r w:rsidRPr="00065E02">
        <w:rPr>
          <w:rFonts w:hint="eastAsia"/>
        </w:rPr>
        <w:t>영</w:t>
      </w:r>
      <w:r w:rsidRPr="00065E02">
        <w:t>(0)</w:t>
      </w:r>
      <w:r w:rsidRPr="00065E02">
        <w:rPr>
          <w:rFonts w:hint="eastAsia"/>
        </w:rPr>
        <w:t>이</w:t>
      </w:r>
      <w:r w:rsidRPr="00065E02">
        <w:t xml:space="preserve"> </w:t>
      </w:r>
      <w:r w:rsidRPr="00065E02">
        <w:rPr>
          <w:rFonts w:hint="eastAsia"/>
        </w:rPr>
        <w:t>되도록</w:t>
      </w:r>
      <w:r w:rsidRPr="00065E02">
        <w:t xml:space="preserve"> </w:t>
      </w:r>
      <w:r w:rsidRPr="00065E02">
        <w:rPr>
          <w:rFonts w:hint="eastAsia"/>
        </w:rPr>
        <w:t>하는</w:t>
      </w:r>
      <w:r w:rsidRPr="00065E02">
        <w:t xml:space="preserve"> </w:t>
      </w:r>
      <w:r w:rsidRPr="00065E02">
        <w:rPr>
          <w:rFonts w:hint="eastAsia"/>
        </w:rPr>
        <w:t>이자율을</w:t>
      </w:r>
      <w:r w:rsidRPr="00065E02">
        <w:t xml:space="preserve"> </w:t>
      </w:r>
      <w:r w:rsidRPr="00065E02">
        <w:rPr>
          <w:rFonts w:hint="eastAsia"/>
        </w:rPr>
        <w:t>의미하며</w:t>
      </w:r>
      <w:r w:rsidRPr="00065E02">
        <w:t xml:space="preserve">, </w:t>
      </w:r>
      <w:r w:rsidRPr="00065E02">
        <w:rPr>
          <w:rFonts w:hint="eastAsia"/>
        </w:rPr>
        <w:t>구체적으로는</w:t>
      </w:r>
      <w:r w:rsidRPr="00065E02">
        <w:t xml:space="preserve"> Microsoft Excel</w:t>
      </w:r>
      <w:r w:rsidRPr="00065E02">
        <w:rPr>
          <w:rFonts w:hint="eastAsia"/>
        </w:rPr>
        <w:t>프로그램의</w:t>
      </w:r>
      <w:r w:rsidRPr="00065E02">
        <w:t xml:space="preserve"> XIRR</w:t>
      </w:r>
      <w:r w:rsidRPr="00065E02">
        <w:rPr>
          <w:rFonts w:hint="eastAsia"/>
        </w:rPr>
        <w:t>함수를</w:t>
      </w:r>
      <w:r w:rsidRPr="00065E02">
        <w:t xml:space="preserve"> </w:t>
      </w:r>
      <w:r w:rsidRPr="00065E02">
        <w:rPr>
          <w:rFonts w:hint="eastAsia"/>
        </w:rPr>
        <w:t>통해</w:t>
      </w:r>
      <w:r w:rsidRPr="00065E02">
        <w:t xml:space="preserve"> </w:t>
      </w:r>
      <w:r w:rsidRPr="00065E02">
        <w:rPr>
          <w:rFonts w:hint="eastAsia"/>
        </w:rPr>
        <w:t>계산한다</w:t>
      </w:r>
      <w:r w:rsidRPr="00065E02">
        <w:t>.</w:t>
      </w:r>
      <w:r w:rsidR="00860629">
        <w:rPr>
          <w:rFonts w:hint="eastAsia"/>
        </w:rPr>
        <w:t xml:space="preserve"> </w:t>
      </w:r>
    </w:p>
    <w:p w14:paraId="41FA8CF3" w14:textId="494FBAF2" w:rsidR="00C735AC" w:rsidRPr="00EC48B4" w:rsidRDefault="00C735AC" w:rsidP="00643F81">
      <w:pPr>
        <w:pStyle w:val="ad"/>
        <w:wordWrap w:val="0"/>
        <w:spacing w:line="312" w:lineRule="auto"/>
        <w:rPr>
          <w:rFonts w:eastAsia="바탕" w:cstheme="minorHAnsi"/>
          <w:sz w:val="23"/>
          <w:szCs w:val="23"/>
        </w:rPr>
      </w:pPr>
      <w:r w:rsidRPr="00065E02">
        <w:rPr>
          <w:sz w:val="23"/>
          <w:szCs w:val="23"/>
          <w:u w:val="single"/>
        </w:rPr>
        <w:t>“</w:t>
      </w:r>
      <w:r w:rsidRPr="00065E02">
        <w:rPr>
          <w:rFonts w:hint="eastAsia"/>
          <w:sz w:val="23"/>
          <w:szCs w:val="23"/>
          <w:u w:val="single"/>
        </w:rPr>
        <w:t>주당</w:t>
      </w:r>
      <w:r w:rsidRPr="00065E02">
        <w:rPr>
          <w:sz w:val="23"/>
          <w:szCs w:val="23"/>
          <w:u w:val="single"/>
        </w:rPr>
        <w:t xml:space="preserve"> </w:t>
      </w:r>
      <w:r w:rsidRPr="00065E02">
        <w:rPr>
          <w:rFonts w:hint="eastAsia"/>
          <w:sz w:val="23"/>
          <w:szCs w:val="23"/>
          <w:u w:val="single"/>
        </w:rPr>
        <w:t>투자원금</w:t>
      </w:r>
      <w:r w:rsidRPr="00065E02">
        <w:rPr>
          <w:sz w:val="23"/>
          <w:szCs w:val="23"/>
          <w:u w:val="single"/>
        </w:rPr>
        <w:t>”</w:t>
      </w:r>
      <w:r w:rsidRPr="00065E02">
        <w:rPr>
          <w:rFonts w:hint="eastAsia"/>
          <w:sz w:val="23"/>
          <w:szCs w:val="23"/>
        </w:rPr>
        <w:t>이라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함은</w:t>
      </w:r>
      <w:r w:rsidRPr="00065E02">
        <w:rPr>
          <w:sz w:val="23"/>
          <w:szCs w:val="23"/>
        </w:rPr>
        <w:t xml:space="preserve"> </w:t>
      </w:r>
      <w:r w:rsidR="00B30898" w:rsidRPr="00065E02">
        <w:rPr>
          <w:rFonts w:eastAsia="바탕" w:hint="eastAsia"/>
          <w:sz w:val="23"/>
          <w:szCs w:val="23"/>
        </w:rPr>
        <w:t xml:space="preserve">(i) </w:t>
      </w:r>
      <w:r w:rsidRPr="00065E02">
        <w:rPr>
          <w:rFonts w:ascii="바탕" w:eastAsia="바탕" w:hAnsi="바탕" w:cs="바탕" w:hint="eastAsia"/>
          <w:sz w:val="23"/>
          <w:szCs w:val="23"/>
        </w:rPr>
        <w:t>최대주주</w:t>
      </w:r>
      <w:r w:rsidR="00A21B4A" w:rsidRPr="00FB6129">
        <w:rPr>
          <w:sz w:val="23"/>
          <w:szCs w:val="23"/>
        </w:rPr>
        <w:t>(</w:t>
      </w:r>
      <w:r w:rsidR="00A21B4A" w:rsidRPr="00FB6129">
        <w:rPr>
          <w:rFonts w:hint="eastAsia"/>
          <w:sz w:val="23"/>
          <w:szCs w:val="23"/>
        </w:rPr>
        <w:t>본건</w:t>
      </w:r>
      <w:r w:rsidR="00A21B4A" w:rsidRPr="00FB6129">
        <w:rPr>
          <w:sz w:val="23"/>
          <w:szCs w:val="23"/>
        </w:rPr>
        <w:t xml:space="preserve"> </w:t>
      </w:r>
      <w:r w:rsidR="00A21B4A" w:rsidRPr="00FB6129">
        <w:rPr>
          <w:rFonts w:hint="eastAsia"/>
          <w:sz w:val="23"/>
          <w:szCs w:val="23"/>
        </w:rPr>
        <w:t>신주인계약의</w:t>
      </w:r>
      <w:r w:rsidR="00A21B4A" w:rsidRPr="00FB6129">
        <w:rPr>
          <w:sz w:val="23"/>
          <w:szCs w:val="23"/>
        </w:rPr>
        <w:t xml:space="preserve"> </w:t>
      </w:r>
      <w:r w:rsidR="00A21B4A" w:rsidRPr="00FB6129">
        <w:rPr>
          <w:rFonts w:hint="eastAsia"/>
          <w:sz w:val="23"/>
          <w:szCs w:val="23"/>
        </w:rPr>
        <w:t>인수인을</w:t>
      </w:r>
      <w:r w:rsidR="00A21B4A" w:rsidRPr="00FB6129">
        <w:rPr>
          <w:sz w:val="23"/>
          <w:szCs w:val="23"/>
        </w:rPr>
        <w:t xml:space="preserve"> </w:t>
      </w:r>
      <w:r w:rsidR="00A21B4A" w:rsidRPr="00FB6129">
        <w:rPr>
          <w:rFonts w:hint="eastAsia"/>
          <w:sz w:val="23"/>
          <w:szCs w:val="23"/>
        </w:rPr>
        <w:t>포함함</w:t>
      </w:r>
      <w:r w:rsidR="00A21B4A" w:rsidRPr="00FB6129">
        <w:rPr>
          <w:sz w:val="23"/>
          <w:szCs w:val="23"/>
        </w:rPr>
        <w:t>)</w:t>
      </w:r>
      <w:r w:rsidR="00B30898" w:rsidRPr="00D45A37">
        <w:rPr>
          <w:rFonts w:ascii="바탕" w:eastAsia="바탕" w:hAnsi="바탕" w:cs="바탕" w:hint="eastAsia"/>
          <w:sz w:val="23"/>
          <w:szCs w:val="23"/>
        </w:rPr>
        <w:t>의 주당 투자원금은</w:t>
      </w:r>
      <w:r w:rsidRPr="00D45A37">
        <w:rPr>
          <w:sz w:val="23"/>
          <w:szCs w:val="23"/>
        </w:rPr>
        <w:t xml:space="preserve"> </w:t>
      </w:r>
      <w:r w:rsidR="00320712" w:rsidRPr="00D45A37">
        <w:rPr>
          <w:rFonts w:ascii="바탕" w:eastAsia="바탕" w:hAnsi="바탕" w:cs="바탕" w:hint="eastAsia"/>
          <w:sz w:val="23"/>
          <w:szCs w:val="23"/>
        </w:rPr>
        <w:t>대상</w:t>
      </w:r>
      <w:r w:rsidRPr="00D45A37">
        <w:rPr>
          <w:rFonts w:hint="eastAsia"/>
          <w:sz w:val="23"/>
          <w:szCs w:val="23"/>
        </w:rPr>
        <w:t>회사가</w:t>
      </w:r>
      <w:r w:rsidRPr="00D45A37">
        <w:rPr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발행하는</w:t>
      </w:r>
      <w:r w:rsidRPr="00D45A37">
        <w:rPr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주식을</w:t>
      </w:r>
      <w:r w:rsidR="006A1EEE" w:rsidRPr="00D45A37">
        <w:rPr>
          <w:rFonts w:eastAsia="바탕" w:hint="eastAsia"/>
          <w:sz w:val="23"/>
          <w:szCs w:val="23"/>
        </w:rPr>
        <w:t xml:space="preserve"> </w:t>
      </w:r>
      <w:r w:rsidR="006A1EEE" w:rsidRPr="00D45A37">
        <w:rPr>
          <w:rFonts w:eastAsia="바탕" w:hint="eastAsia"/>
          <w:sz w:val="23"/>
          <w:szCs w:val="23"/>
        </w:rPr>
        <w:t>취득</w:t>
      </w:r>
      <w:r w:rsidR="006A1EEE" w:rsidRPr="00D45A37">
        <w:rPr>
          <w:rFonts w:eastAsia="바탕" w:hint="eastAsia"/>
          <w:sz w:val="23"/>
          <w:szCs w:val="23"/>
        </w:rPr>
        <w:t>(</w:t>
      </w:r>
      <w:r w:rsidR="006A1EEE" w:rsidRPr="00D45A37">
        <w:rPr>
          <w:rFonts w:eastAsia="바탕" w:hint="eastAsia"/>
          <w:sz w:val="23"/>
          <w:szCs w:val="23"/>
        </w:rPr>
        <w:t>기</w:t>
      </w:r>
      <w:r w:rsidR="006A1EEE" w:rsidRPr="00D45A37">
        <w:rPr>
          <w:rFonts w:eastAsia="바탕" w:hint="eastAsia"/>
          <w:sz w:val="23"/>
          <w:szCs w:val="23"/>
        </w:rPr>
        <w:t xml:space="preserve"> </w:t>
      </w:r>
      <w:r w:rsidR="006A1EEE" w:rsidRPr="00D45A37">
        <w:rPr>
          <w:rFonts w:eastAsia="바탕" w:hint="eastAsia"/>
          <w:sz w:val="23"/>
          <w:szCs w:val="23"/>
        </w:rPr>
        <w:t>발행된</w:t>
      </w:r>
      <w:r w:rsidR="006A1EEE" w:rsidRPr="00D45A37">
        <w:rPr>
          <w:rFonts w:eastAsia="바탕" w:hint="eastAsia"/>
          <w:sz w:val="23"/>
          <w:szCs w:val="23"/>
        </w:rPr>
        <w:t xml:space="preserve"> </w:t>
      </w:r>
      <w:r w:rsidR="006A1EEE" w:rsidRPr="00D45A37">
        <w:rPr>
          <w:rFonts w:eastAsia="바탕" w:hint="eastAsia"/>
          <w:sz w:val="23"/>
          <w:szCs w:val="23"/>
        </w:rPr>
        <w:t>주식의</w:t>
      </w:r>
      <w:r w:rsidRPr="00D45A37">
        <w:rPr>
          <w:sz w:val="23"/>
          <w:szCs w:val="23"/>
        </w:rPr>
        <w:t xml:space="preserve"> </w:t>
      </w:r>
      <w:r w:rsidRPr="00D45A37">
        <w:rPr>
          <w:rFonts w:ascii="바탕" w:eastAsia="바탕" w:hAnsi="바탕" w:cs="바탕" w:hint="eastAsia"/>
          <w:sz w:val="23"/>
          <w:szCs w:val="23"/>
        </w:rPr>
        <w:t>매수</w:t>
      </w:r>
      <w:r w:rsidRPr="00D45A37">
        <w:rPr>
          <w:rFonts w:ascii="바탕" w:eastAsia="바탕" w:hAnsi="바탕" w:cs="바탕"/>
          <w:sz w:val="23"/>
          <w:szCs w:val="23"/>
        </w:rPr>
        <w:t xml:space="preserve"> 또는 </w:t>
      </w:r>
      <w:r w:rsidR="006A1EEE" w:rsidRPr="00D45A37">
        <w:rPr>
          <w:rFonts w:ascii="바탕" w:eastAsia="바탕" w:hAnsi="바탕" w:cs="바탕" w:hint="eastAsia"/>
          <w:sz w:val="23"/>
          <w:szCs w:val="23"/>
        </w:rPr>
        <w:t xml:space="preserve">신주의 </w:t>
      </w:r>
      <w:r w:rsidRPr="00D45A37">
        <w:rPr>
          <w:rFonts w:hint="eastAsia"/>
          <w:sz w:val="23"/>
          <w:szCs w:val="23"/>
        </w:rPr>
        <w:t>인수</w:t>
      </w:r>
      <w:r w:rsidR="006A1EEE" w:rsidRPr="00D45A37">
        <w:rPr>
          <w:rFonts w:eastAsia="바탕" w:hint="eastAsia"/>
          <w:sz w:val="23"/>
          <w:szCs w:val="23"/>
        </w:rPr>
        <w:t>)</w:t>
      </w:r>
      <w:r w:rsidRPr="00D45A37">
        <w:rPr>
          <w:rFonts w:hint="eastAsia"/>
          <w:sz w:val="23"/>
          <w:szCs w:val="23"/>
        </w:rPr>
        <w:t>하기</w:t>
      </w:r>
      <w:r w:rsidRPr="00D45A37">
        <w:rPr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위하여</w:t>
      </w:r>
      <w:r w:rsidRPr="00D45A37">
        <w:rPr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실제</w:t>
      </w:r>
      <w:r w:rsidRPr="00D45A37">
        <w:rPr>
          <w:sz w:val="23"/>
          <w:szCs w:val="23"/>
        </w:rPr>
        <w:t xml:space="preserve"> </w:t>
      </w:r>
      <w:r w:rsidR="00D158F2" w:rsidRPr="00D45A37">
        <w:rPr>
          <w:rFonts w:eastAsia="바탕" w:hint="eastAsia"/>
          <w:sz w:val="23"/>
          <w:szCs w:val="23"/>
        </w:rPr>
        <w:t>지급</w:t>
      </w:r>
      <w:r w:rsidR="00D158F2" w:rsidRPr="00D45A37">
        <w:rPr>
          <w:rFonts w:eastAsia="바탕" w:hint="eastAsia"/>
          <w:sz w:val="23"/>
          <w:szCs w:val="23"/>
        </w:rPr>
        <w:t xml:space="preserve"> </w:t>
      </w:r>
      <w:r w:rsidR="00D158F2" w:rsidRPr="00D45A37">
        <w:rPr>
          <w:rFonts w:eastAsia="바탕" w:hint="eastAsia"/>
          <w:sz w:val="23"/>
          <w:szCs w:val="23"/>
        </w:rPr>
        <w:t>또는</w:t>
      </w:r>
      <w:r w:rsidR="00D158F2" w:rsidRPr="00D45A37">
        <w:rPr>
          <w:rFonts w:eastAsia="바탕" w:hint="eastAsia"/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납입한</w:t>
      </w:r>
      <w:r w:rsidRPr="00D45A37">
        <w:rPr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주당</w:t>
      </w:r>
      <w:r w:rsidRPr="00D45A37">
        <w:rPr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인수대금을</w:t>
      </w:r>
      <w:r w:rsidRPr="00D45A37">
        <w:rPr>
          <w:sz w:val="23"/>
          <w:szCs w:val="23"/>
        </w:rPr>
        <w:t xml:space="preserve"> </w:t>
      </w:r>
      <w:r w:rsidRPr="00D45A37">
        <w:rPr>
          <w:rFonts w:hint="eastAsia"/>
          <w:sz w:val="23"/>
          <w:szCs w:val="23"/>
        </w:rPr>
        <w:t>의미</w:t>
      </w:r>
      <w:r w:rsidR="00B30898" w:rsidRPr="00D45A37">
        <w:rPr>
          <w:rFonts w:ascii="바탕" w:eastAsia="바탕" w:hAnsi="바탕" w:cs="바탕" w:hint="eastAsia"/>
          <w:sz w:val="23"/>
          <w:szCs w:val="23"/>
        </w:rPr>
        <w:t>하고</w:t>
      </w:r>
      <w:r w:rsidR="00B30898" w:rsidRPr="00065E02">
        <w:rPr>
          <w:rFonts w:hint="eastAsia"/>
          <w:sz w:val="23"/>
          <w:szCs w:val="23"/>
        </w:rPr>
        <w:t xml:space="preserve">, (ii) </w:t>
      </w:r>
      <w:r w:rsidR="00B30898" w:rsidRPr="005C6046">
        <w:rPr>
          <w:rFonts w:ascii="바탕" w:eastAsia="바탕" w:hAnsi="바탕" w:cs="바탕" w:hint="eastAsia"/>
          <w:sz w:val="23"/>
          <w:szCs w:val="23"/>
        </w:rPr>
        <w:t>기존주주의</w:t>
      </w:r>
      <w:r w:rsidR="00B30898" w:rsidRPr="005C6046">
        <w:rPr>
          <w:sz w:val="23"/>
          <w:szCs w:val="23"/>
        </w:rPr>
        <w:t xml:space="preserve"> </w:t>
      </w:r>
      <w:r w:rsidR="00B30898" w:rsidRPr="005C6046">
        <w:rPr>
          <w:rFonts w:ascii="바탕" w:eastAsia="바탕" w:hAnsi="바탕" w:cs="바탕" w:hint="eastAsia"/>
          <w:sz w:val="23"/>
          <w:szCs w:val="23"/>
        </w:rPr>
        <w:t>주당</w:t>
      </w:r>
      <w:r w:rsidR="00B30898" w:rsidRPr="005C6046">
        <w:rPr>
          <w:sz w:val="23"/>
          <w:szCs w:val="23"/>
        </w:rPr>
        <w:t xml:space="preserve"> </w:t>
      </w:r>
      <w:r w:rsidR="00B30898" w:rsidRPr="005C6046">
        <w:rPr>
          <w:rFonts w:ascii="바탕" w:eastAsia="바탕" w:hAnsi="바탕" w:cs="바탕" w:hint="eastAsia"/>
          <w:sz w:val="23"/>
          <w:szCs w:val="23"/>
        </w:rPr>
        <w:t>투자원금은</w:t>
      </w:r>
      <w:r w:rsidR="00B30898" w:rsidRPr="005C6046">
        <w:rPr>
          <w:sz w:val="23"/>
          <w:szCs w:val="23"/>
        </w:rPr>
        <w:t xml:space="preserve"> </w:t>
      </w:r>
      <w:r w:rsidR="00710AE4" w:rsidRPr="005C6046">
        <w:rPr>
          <w:rFonts w:ascii="바탕" w:eastAsia="바탕" w:hAnsi="바탕" w:cs="바탕" w:hint="eastAsia"/>
          <w:sz w:val="23"/>
          <w:szCs w:val="23"/>
        </w:rPr>
        <w:t>금</w:t>
      </w:r>
      <w:r w:rsidR="00710AE4" w:rsidRPr="005C6046">
        <w:rPr>
          <w:sz w:val="23"/>
          <w:szCs w:val="23"/>
        </w:rPr>
        <w:t xml:space="preserve"> </w:t>
      </w:r>
      <w:r w:rsidR="00122067">
        <w:rPr>
          <w:rFonts w:eastAsia="바탕" w:hint="eastAsia"/>
          <w:sz w:val="23"/>
          <w:szCs w:val="23"/>
        </w:rPr>
        <w:t>18,</w:t>
      </w:r>
      <w:ins w:id="8" w:author="SL Partners" w:date="2025-02-02T19:06:00Z" w16du:dateUtc="2025-02-02T10:06:00Z">
        <w:r w:rsidR="004A5F27">
          <w:rPr>
            <w:rFonts w:eastAsia="바탕" w:hint="eastAsia"/>
            <w:sz w:val="23"/>
            <w:szCs w:val="23"/>
          </w:rPr>
          <w:t>708</w:t>
        </w:r>
      </w:ins>
      <w:del w:id="9" w:author="SL Partners" w:date="2025-02-02T19:06:00Z" w16du:dateUtc="2025-02-02T10:06:00Z">
        <w:r w:rsidR="00122067" w:rsidDel="004A5F27">
          <w:rPr>
            <w:rFonts w:eastAsia="바탕" w:hint="eastAsia"/>
            <w:sz w:val="23"/>
            <w:szCs w:val="23"/>
          </w:rPr>
          <w:delText>604</w:delText>
        </w:r>
      </w:del>
      <w:r w:rsidR="00710AE4" w:rsidRPr="005C6046">
        <w:rPr>
          <w:rFonts w:ascii="바탕" w:eastAsia="바탕" w:hAnsi="바탕" w:cs="바탕" w:hint="eastAsia"/>
          <w:sz w:val="23"/>
          <w:szCs w:val="23"/>
        </w:rPr>
        <w:t>원</w:t>
      </w:r>
      <w:r w:rsidR="00B30898" w:rsidRPr="005C6046">
        <w:rPr>
          <w:rFonts w:ascii="바탕" w:eastAsia="바탕" w:hAnsi="바탕" w:cs="바탕" w:hint="eastAsia"/>
          <w:sz w:val="23"/>
          <w:szCs w:val="23"/>
        </w:rPr>
        <w:t>으로</w:t>
      </w:r>
      <w:r w:rsidR="00B30898" w:rsidRPr="005C6046">
        <w:rPr>
          <w:rFonts w:ascii="바탕" w:eastAsia="바탕" w:hAnsi="바탕" w:cs="바탕"/>
          <w:sz w:val="23"/>
          <w:szCs w:val="23"/>
        </w:rPr>
        <w:t xml:space="preserve"> </w:t>
      </w:r>
      <w:r w:rsidRPr="005C6046">
        <w:rPr>
          <w:rFonts w:hint="eastAsia"/>
          <w:sz w:val="23"/>
          <w:szCs w:val="23"/>
        </w:rPr>
        <w:t>한다</w:t>
      </w:r>
      <w:r w:rsidRPr="00A63D62">
        <w:rPr>
          <w:sz w:val="23"/>
          <w:szCs w:val="23"/>
        </w:rPr>
        <w:t>(</w:t>
      </w:r>
      <w:r w:rsidRPr="00A63D62">
        <w:rPr>
          <w:rFonts w:hint="eastAsia"/>
          <w:sz w:val="23"/>
          <w:szCs w:val="23"/>
        </w:rPr>
        <w:t>단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주식의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병합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분할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주식배당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등으로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주식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수에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변동이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있는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경우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이로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인한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효과를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반영하여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산정함</w:t>
      </w:r>
      <w:r w:rsidRPr="00A63D62">
        <w:rPr>
          <w:sz w:val="23"/>
          <w:szCs w:val="23"/>
        </w:rPr>
        <w:t xml:space="preserve">). </w:t>
      </w:r>
    </w:p>
    <w:p w14:paraId="28C4A10D" w14:textId="01EA1D9B" w:rsidR="005D2CDC" w:rsidRPr="001000FF" w:rsidRDefault="00626367" w:rsidP="001000FF">
      <w:pPr>
        <w:pStyle w:val="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임원</w:t>
      </w:r>
      <w:r w:rsidR="005D5E83">
        <w:rPr>
          <w:rFonts w:hint="eastAsia"/>
        </w:rPr>
        <w:t xml:space="preserve">, </w:t>
      </w:r>
      <w:r w:rsidR="005D5E83">
        <w:rPr>
          <w:rFonts w:hint="eastAsia"/>
        </w:rPr>
        <w:t>경영</w:t>
      </w:r>
      <w:r w:rsidR="005D5E83">
        <w:rPr>
          <w:rFonts w:hint="eastAsia"/>
        </w:rPr>
        <w:t xml:space="preserve"> </w:t>
      </w:r>
      <w:r w:rsidR="005D5E83">
        <w:rPr>
          <w:rFonts w:hint="eastAsia"/>
        </w:rPr>
        <w:t>관련</w:t>
      </w:r>
      <w:r w:rsidR="005D5E83">
        <w:rPr>
          <w:rFonts w:hint="eastAsia"/>
        </w:rPr>
        <w:t xml:space="preserve"> </w:t>
      </w:r>
      <w:r w:rsidR="005D5E83">
        <w:rPr>
          <w:rFonts w:hint="eastAsia"/>
        </w:rPr>
        <w:t>사항</w:t>
      </w:r>
      <w:r w:rsidR="00B13414">
        <w:rPr>
          <w:rFonts w:hint="eastAsia"/>
        </w:rPr>
        <w:t xml:space="preserve"> </w:t>
      </w:r>
      <w:r w:rsidR="00B13414">
        <w:rPr>
          <w:rFonts w:hint="eastAsia"/>
        </w:rPr>
        <w:t>등</w:t>
      </w:r>
    </w:p>
    <w:p w14:paraId="1A632872" w14:textId="048E6443" w:rsidR="005D2CDC" w:rsidRPr="001000FF" w:rsidRDefault="00E92687" w:rsidP="0091318D">
      <w:pPr>
        <w:pStyle w:val="20"/>
      </w:pPr>
      <w:bookmarkStart w:id="10" w:name="_Toc512795459"/>
      <w:r w:rsidRPr="001000FF">
        <w:rPr>
          <w:rFonts w:hint="eastAsia"/>
        </w:rPr>
        <w:t>이사회</w:t>
      </w:r>
      <w:r w:rsidRPr="001000FF">
        <w:rPr>
          <w:rFonts w:hint="eastAsia"/>
        </w:rPr>
        <w:t xml:space="preserve"> </w:t>
      </w:r>
      <w:r w:rsidRPr="001000FF">
        <w:rPr>
          <w:rFonts w:hint="eastAsia"/>
        </w:rPr>
        <w:t>구성</w:t>
      </w:r>
      <w:bookmarkEnd w:id="10"/>
      <w:r w:rsidR="002E144F">
        <w:rPr>
          <w:rFonts w:hint="eastAsia"/>
        </w:rPr>
        <w:t xml:space="preserve"> </w:t>
      </w:r>
      <w:r w:rsidR="002E144F">
        <w:rPr>
          <w:rFonts w:hint="eastAsia"/>
        </w:rPr>
        <w:t>기타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임원의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선임</w:t>
      </w:r>
      <w:r w:rsidR="001443C7" w:rsidRPr="00355889">
        <w:t>.</w:t>
      </w:r>
      <w:r w:rsidR="001B02EF">
        <w:rPr>
          <w:rFonts w:hint="eastAsia"/>
          <w:u w:val="none"/>
        </w:rPr>
        <w:t xml:space="preserve"> </w:t>
      </w:r>
    </w:p>
    <w:p w14:paraId="69136425" w14:textId="3D967D0C" w:rsidR="003F7ECB" w:rsidRPr="00A75526" w:rsidRDefault="00EE5734" w:rsidP="004653B0">
      <w:pPr>
        <w:pStyle w:val="31"/>
      </w:pPr>
      <w:r>
        <w:rPr>
          <w:rFonts w:hint="eastAsia"/>
        </w:rPr>
        <w:lastRenderedPageBreak/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이사회는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총</w:t>
      </w:r>
      <w:r w:rsidR="004453F3">
        <w:rPr>
          <w:rFonts w:hint="eastAsia"/>
        </w:rPr>
        <w:t xml:space="preserve"> </w:t>
      </w:r>
      <w:r w:rsidR="00371491">
        <w:rPr>
          <w:rFonts w:hint="eastAsia"/>
        </w:rPr>
        <w:t>3</w:t>
      </w:r>
      <w:r w:rsidR="004453F3">
        <w:rPr>
          <w:rFonts w:hint="eastAsia"/>
        </w:rPr>
        <w:t>인</w:t>
      </w:r>
      <w:r w:rsidR="00F33C0B">
        <w:rPr>
          <w:rFonts w:hint="eastAsia"/>
        </w:rPr>
        <w:t xml:space="preserve"> </w:t>
      </w:r>
      <w:r w:rsidR="00F33C0B">
        <w:rPr>
          <w:rFonts w:hint="eastAsia"/>
        </w:rPr>
        <w:t>이상</w:t>
      </w:r>
      <w:r w:rsidR="004453F3">
        <w:rPr>
          <w:rFonts w:hint="eastAsia"/>
        </w:rPr>
        <w:t>으로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하며</w:t>
      </w:r>
      <w:r w:rsidR="004453F3">
        <w:rPr>
          <w:rFonts w:hint="eastAsia"/>
        </w:rPr>
        <w:t>,</w:t>
      </w:r>
      <w:r>
        <w:rPr>
          <w:rFonts w:hint="eastAsia"/>
        </w:rPr>
        <w:t xml:space="preserve"> </w:t>
      </w:r>
      <w:r w:rsidR="004653B0">
        <w:rPr>
          <w:rFonts w:hint="eastAsia"/>
        </w:rPr>
        <w:t>대상회사</w:t>
      </w:r>
      <w:r w:rsidR="004653B0">
        <w:rPr>
          <w:rFonts w:hint="eastAsia"/>
        </w:rPr>
        <w:t xml:space="preserve"> </w:t>
      </w:r>
      <w:r w:rsidR="004653B0">
        <w:rPr>
          <w:rFonts w:hint="eastAsia"/>
        </w:rPr>
        <w:t>이사들은</w:t>
      </w:r>
      <w:r w:rsidR="004653B0">
        <w:rPr>
          <w:rFonts w:hint="eastAsia"/>
        </w:rPr>
        <w:t xml:space="preserve"> </w:t>
      </w:r>
      <w:r w:rsidR="00713FF6">
        <w:rPr>
          <w:rFonts w:hint="eastAsia"/>
        </w:rPr>
        <w:t>최대주주가</w:t>
      </w:r>
      <w:r w:rsidR="00713FF6">
        <w:rPr>
          <w:rFonts w:hint="eastAsia"/>
        </w:rPr>
        <w:t xml:space="preserve"> </w:t>
      </w:r>
      <w:r w:rsidR="00713FF6">
        <w:rPr>
          <w:rFonts w:hint="eastAsia"/>
        </w:rPr>
        <w:t>지명한</w:t>
      </w:r>
      <w:r w:rsidR="00713FF6">
        <w:rPr>
          <w:rFonts w:hint="eastAsia"/>
        </w:rPr>
        <w:t xml:space="preserve"> </w:t>
      </w:r>
      <w:r w:rsidR="00100385">
        <w:rPr>
          <w:rFonts w:hint="eastAsia"/>
        </w:rPr>
        <w:t>이사들</w:t>
      </w:r>
      <w:r w:rsidR="00190E21">
        <w:rPr>
          <w:rFonts w:hint="eastAsia"/>
        </w:rPr>
        <w:t>로</w:t>
      </w:r>
      <w:r w:rsidR="00190E21">
        <w:rPr>
          <w:rFonts w:hint="eastAsia"/>
        </w:rPr>
        <w:t xml:space="preserve"> </w:t>
      </w:r>
      <w:r w:rsidR="004653B0">
        <w:rPr>
          <w:rFonts w:hint="eastAsia"/>
        </w:rPr>
        <w:t>선임</w:t>
      </w:r>
      <w:r w:rsidR="00190E21">
        <w:rPr>
          <w:rFonts w:hint="eastAsia"/>
        </w:rPr>
        <w:t>하되</w:t>
      </w:r>
      <w:r w:rsidR="00190E21">
        <w:rPr>
          <w:rFonts w:hint="eastAsia"/>
        </w:rPr>
        <w:t xml:space="preserve">, </w:t>
      </w:r>
      <w:r w:rsidR="00190E21">
        <w:rPr>
          <w:rFonts w:hint="eastAsia"/>
        </w:rPr>
        <w:t>거래종결일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이후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최초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구성되는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이사회와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관련하여서는</w:t>
      </w:r>
      <w:r w:rsidR="00A84CFD">
        <w:rPr>
          <w:rFonts w:hint="eastAsia"/>
        </w:rPr>
        <w:t xml:space="preserve"> </w:t>
      </w:r>
      <w:r w:rsidR="00A84CFD">
        <w:rPr>
          <w:rFonts w:hint="eastAsia"/>
        </w:rPr>
        <w:t>기존주주</w:t>
      </w:r>
      <w:r w:rsidR="0097754E">
        <w:rPr>
          <w:rFonts w:hint="eastAsia"/>
        </w:rPr>
        <w:t xml:space="preserve"> </w:t>
      </w:r>
      <w:r w:rsidR="0097754E">
        <w:rPr>
          <w:rFonts w:hint="eastAsia"/>
        </w:rPr>
        <w:t>박민규</w:t>
      </w:r>
      <w:r w:rsidR="00190E21">
        <w:rPr>
          <w:rFonts w:hint="eastAsia"/>
        </w:rPr>
        <w:t>를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대상회사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이사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중</w:t>
      </w:r>
      <w:r w:rsidR="00190E21">
        <w:rPr>
          <w:rFonts w:hint="eastAsia"/>
        </w:rPr>
        <w:t xml:space="preserve"> 1</w:t>
      </w:r>
      <w:r w:rsidR="00190E21">
        <w:rPr>
          <w:rFonts w:hint="eastAsia"/>
        </w:rPr>
        <w:t>인으로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선임하기로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한다</w:t>
      </w:r>
      <w:r w:rsidR="00713FF6">
        <w:rPr>
          <w:rFonts w:hint="eastAsia"/>
        </w:rPr>
        <w:t>.</w:t>
      </w:r>
      <w:r w:rsidR="001B02EF">
        <w:rPr>
          <w:rFonts w:hint="eastAsia"/>
        </w:rPr>
        <w:t xml:space="preserve"> </w:t>
      </w:r>
      <w:r w:rsidR="00060CB6">
        <w:rPr>
          <w:rFonts w:hint="eastAsia"/>
        </w:rPr>
        <w:t>단</w:t>
      </w:r>
      <w:r w:rsidR="00060CB6">
        <w:rPr>
          <w:rFonts w:hint="eastAsia"/>
        </w:rPr>
        <w:t xml:space="preserve">, </w:t>
      </w:r>
      <w:r w:rsidR="00057882">
        <w:rPr>
          <w:rFonts w:hint="eastAsia"/>
        </w:rPr>
        <w:t>기존주주</w:t>
      </w:r>
      <w:r w:rsidR="00057882">
        <w:rPr>
          <w:rFonts w:hint="eastAsia"/>
        </w:rPr>
        <w:t xml:space="preserve"> </w:t>
      </w:r>
      <w:r w:rsidR="00060CB6">
        <w:rPr>
          <w:rFonts w:hint="eastAsia"/>
        </w:rPr>
        <w:t>박민규는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최대주주의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요청이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있는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경우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이유를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불문하고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대상회사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이사직에서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사임하여야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하고</w:t>
      </w:r>
      <w:r w:rsidR="00060CB6">
        <w:rPr>
          <w:rFonts w:hint="eastAsia"/>
        </w:rPr>
        <w:t xml:space="preserve">, </w:t>
      </w:r>
      <w:r w:rsidR="00057882">
        <w:rPr>
          <w:rFonts w:hint="eastAsia"/>
        </w:rPr>
        <w:t>이와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관련하여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대상회사나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최대주주나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그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각각의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특수관계인을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상대로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손해배상청구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기타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일체의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청구를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하지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않기로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한다</w:t>
      </w:r>
      <w:r w:rsidR="007A29C8">
        <w:rPr>
          <w:rFonts w:hint="eastAsia"/>
        </w:rPr>
        <w:t>.</w:t>
      </w:r>
      <w:r w:rsidR="00060CB6">
        <w:rPr>
          <w:rFonts w:hint="eastAsia"/>
        </w:rPr>
        <w:t xml:space="preserve"> </w:t>
      </w:r>
    </w:p>
    <w:p w14:paraId="48DE5D8E" w14:textId="4D0021BB" w:rsidR="00CC7FF8" w:rsidRDefault="00EC2095" w:rsidP="00EC2095">
      <w:pPr>
        <w:pStyle w:val="31"/>
      </w:pPr>
      <w:r>
        <w:rPr>
          <w:rFonts w:hint="eastAsia"/>
        </w:rPr>
        <w:t>최대주주는</w:t>
      </w:r>
      <w:r>
        <w:rPr>
          <w:rFonts w:hint="eastAsia"/>
        </w:rPr>
        <w:t xml:space="preserve"> </w:t>
      </w:r>
      <w:r w:rsidR="005D13CF" w:rsidRPr="00A75526">
        <w:rPr>
          <w:rFonts w:hint="eastAsia"/>
        </w:rPr>
        <w:t>대상회사의</w:t>
      </w:r>
      <w:r w:rsidR="005D13CF" w:rsidRPr="00A75526">
        <w:rPr>
          <w:rFonts w:hint="eastAsia"/>
        </w:rPr>
        <w:t xml:space="preserve"> </w:t>
      </w:r>
      <w:r w:rsidR="005D13CF" w:rsidRPr="00A75526">
        <w:t>감사</w:t>
      </w:r>
      <w:r>
        <w:rPr>
          <w:rFonts w:hint="eastAsia"/>
        </w:rPr>
        <w:t>,</w:t>
      </w:r>
      <w:r w:rsidR="00CC7FF8" w:rsidRPr="00A75526">
        <w:rPr>
          <w:rFonts w:hint="eastAsia"/>
        </w:rPr>
        <w:t xml:space="preserve"> </w:t>
      </w:r>
      <w:r w:rsidR="004445C4" w:rsidRPr="00A75526">
        <w:rPr>
          <w:rFonts w:hint="eastAsia"/>
        </w:rPr>
        <w:t>최고재무담당임원</w:t>
      </w:r>
      <w:r w:rsidR="00CC7FF8" w:rsidRPr="00A75526">
        <w:rPr>
          <w:rFonts w:hint="eastAsia"/>
        </w:rPr>
        <w:t>(</w:t>
      </w:r>
      <w:r w:rsidR="008E1C4C" w:rsidRPr="00A75526">
        <w:rPr>
          <w:rFonts w:hint="eastAsia"/>
        </w:rPr>
        <w:t>CFO</w:t>
      </w:r>
      <w:r w:rsidR="008E1C4C">
        <w:rPr>
          <w:rFonts w:hint="eastAsia"/>
        </w:rPr>
        <w:t xml:space="preserve">. </w:t>
      </w:r>
      <w:r w:rsidR="00CC7FF8" w:rsidRPr="00CC7FF8">
        <w:rPr>
          <w:rFonts w:hint="eastAsia"/>
        </w:rPr>
        <w:t>Chief Financial Officer)</w:t>
      </w:r>
      <w:r w:rsidR="002E144F">
        <w:rPr>
          <w:rFonts w:hint="eastAsia"/>
        </w:rPr>
        <w:t xml:space="preserve"> </w:t>
      </w:r>
      <w:r w:rsidR="00686851">
        <w:rPr>
          <w:rFonts w:hint="eastAsia"/>
        </w:rPr>
        <w:t>및</w:t>
      </w:r>
      <w:r w:rsidR="00686851">
        <w:rPr>
          <w:rFonts w:hint="eastAsia"/>
        </w:rPr>
        <w:t xml:space="preserve"> </w:t>
      </w:r>
      <w:r w:rsidR="002E144F">
        <w:rPr>
          <w:rFonts w:hint="eastAsia"/>
        </w:rPr>
        <w:t>기타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주요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경영진을</w:t>
      </w:r>
      <w:r w:rsidR="00FA7438">
        <w:rPr>
          <w:rFonts w:hint="eastAsia"/>
        </w:rPr>
        <w:t xml:space="preserve"> </w:t>
      </w:r>
      <w:r w:rsidR="002E144F">
        <w:rPr>
          <w:rFonts w:hint="eastAsia"/>
        </w:rPr>
        <w:t>선임</w:t>
      </w:r>
      <w:r w:rsidR="00FA7438">
        <w:rPr>
          <w:rFonts w:hint="eastAsia"/>
        </w:rPr>
        <w:t>할</w:t>
      </w:r>
      <w:r w:rsidR="00FA7438">
        <w:rPr>
          <w:rFonts w:hint="eastAsia"/>
        </w:rPr>
        <w:t xml:space="preserve"> </w:t>
      </w:r>
      <w:r w:rsidR="00FA7438">
        <w:rPr>
          <w:rFonts w:hint="eastAsia"/>
        </w:rPr>
        <w:t>권리를</w:t>
      </w:r>
      <w:r w:rsidR="00FA7438">
        <w:rPr>
          <w:rFonts w:hint="eastAsia"/>
        </w:rPr>
        <w:t xml:space="preserve"> </w:t>
      </w:r>
      <w:r w:rsidR="00BB030E">
        <w:rPr>
          <w:rFonts w:hint="eastAsia"/>
        </w:rPr>
        <w:t>가진다</w:t>
      </w:r>
      <w:r w:rsidR="00BB030E">
        <w:rPr>
          <w:rFonts w:hint="eastAsia"/>
        </w:rPr>
        <w:t>.</w:t>
      </w:r>
    </w:p>
    <w:p w14:paraId="08FD49EC" w14:textId="5A47FD8F" w:rsidR="00F41376" w:rsidRDefault="00F41376" w:rsidP="00DF4B74">
      <w:pPr>
        <w:pStyle w:val="31"/>
      </w:pPr>
      <w:r>
        <w:rPr>
          <w:rFonts w:asciiTheme="majorHAnsi" w:hAnsiTheme="majorHAnsi" w:hint="eastAsia"/>
          <w:color w:val="auto"/>
        </w:rPr>
        <w:t>최대주주는</w:t>
      </w:r>
      <w:r w:rsidRPr="003E123A">
        <w:rPr>
          <w:rFonts w:asciiTheme="majorHAnsi" w:hAnsiTheme="majorHAnsi" w:cstheme="majorHAnsi"/>
          <w:color w:val="auto"/>
        </w:rPr>
        <w:t xml:space="preserve"> </w:t>
      </w:r>
      <w:r>
        <w:rPr>
          <w:rFonts w:asciiTheme="majorHAnsi" w:hAnsiTheme="majorHAnsi" w:cstheme="majorHAnsi" w:hint="eastAsia"/>
          <w:color w:val="auto"/>
        </w:rPr>
        <w:t>본</w:t>
      </w:r>
      <w:r>
        <w:rPr>
          <w:rFonts w:asciiTheme="majorHAnsi" w:hAnsiTheme="majorHAnsi" w:cstheme="majorHAnsi" w:hint="eastAsia"/>
          <w:color w:val="auto"/>
        </w:rPr>
        <w:t xml:space="preserve"> </w:t>
      </w:r>
      <w:r>
        <w:rPr>
          <w:rFonts w:asciiTheme="majorHAnsi" w:hAnsiTheme="majorHAnsi" w:cstheme="majorHAnsi" w:hint="eastAsia"/>
          <w:color w:val="auto"/>
        </w:rPr>
        <w:t>조</w:t>
      </w:r>
      <w:r w:rsidRPr="003E123A">
        <w:rPr>
          <w:rFonts w:asciiTheme="majorHAnsi" w:hAnsiTheme="majorHAnsi" w:cstheme="majorHAnsi"/>
          <w:color w:val="auto"/>
        </w:rPr>
        <w:t>에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따라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자신이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임원의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임기만료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사임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해임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기타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사유로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결원이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되는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경우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그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후임자를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권리가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있고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자신이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임원을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해임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또는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교체할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권리를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보유한다</w:t>
      </w:r>
      <w:r w:rsidRPr="003E123A">
        <w:rPr>
          <w:rFonts w:asciiTheme="majorHAnsi" w:hAnsiTheme="majorHAnsi"/>
        </w:rPr>
        <w:t xml:space="preserve">.  </w:t>
      </w:r>
      <w:r w:rsidRPr="003E123A">
        <w:rPr>
          <w:rFonts w:asciiTheme="majorHAnsi" w:hAnsiTheme="majorHAnsi" w:hint="eastAsia"/>
        </w:rPr>
        <w:t>명확히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하면</w:t>
      </w:r>
      <w:r w:rsidRPr="003E123A">
        <w:rPr>
          <w:rFonts w:asciiTheme="majorHAnsi" w:hAnsiTheme="majorHAnsi"/>
        </w:rPr>
        <w:t xml:space="preserve">, </w:t>
      </w:r>
      <w:r w:rsidR="004C4408">
        <w:rPr>
          <w:rFonts w:asciiTheme="majorHAnsi" w:hAnsiTheme="majorHAnsi" w:hint="eastAsia"/>
        </w:rPr>
        <w:t>기존주주</w:t>
      </w:r>
      <w:r w:rsidRPr="003E123A">
        <w:rPr>
          <w:rFonts w:asciiTheme="majorHAnsi" w:hAnsiTheme="majorHAnsi" w:hint="eastAsia"/>
        </w:rPr>
        <w:t>들은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본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조에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따라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임원이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구성되도록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hint="eastAsia"/>
        </w:rPr>
        <w:t>주주총회에서</w:t>
      </w:r>
      <w:r w:rsidRPr="003E123A">
        <w:t xml:space="preserve"> </w:t>
      </w:r>
      <w:r w:rsidRPr="003E123A">
        <w:rPr>
          <w:rFonts w:hint="eastAsia"/>
        </w:rPr>
        <w:t>의결권을</w:t>
      </w:r>
      <w:r w:rsidRPr="003E123A">
        <w:t xml:space="preserve"> </w:t>
      </w:r>
      <w:r w:rsidRPr="003E123A">
        <w:rPr>
          <w:rFonts w:hint="eastAsia"/>
        </w:rPr>
        <w:t>행사하는</w:t>
      </w:r>
      <w:r w:rsidRPr="003E123A">
        <w:t xml:space="preserve"> </w:t>
      </w:r>
      <w:r w:rsidRPr="003E123A">
        <w:rPr>
          <w:rFonts w:hint="eastAsia"/>
        </w:rPr>
        <w:t>것을</w:t>
      </w:r>
      <w:r w:rsidRPr="003E123A">
        <w:t xml:space="preserve"> </w:t>
      </w:r>
      <w:r w:rsidRPr="003E123A">
        <w:rPr>
          <w:rFonts w:hint="eastAsia"/>
        </w:rPr>
        <w:t>포함하여</w:t>
      </w:r>
      <w:r w:rsidRPr="003E123A">
        <w:t xml:space="preserve">, </w:t>
      </w:r>
      <w:r w:rsidR="004F19F0">
        <w:rPr>
          <w:rFonts w:hint="eastAsia"/>
        </w:rPr>
        <w:t>최대주주가</w:t>
      </w:r>
      <w:r w:rsidR="004F19F0">
        <w:rPr>
          <w:rFonts w:hint="eastAsia"/>
        </w:rPr>
        <w:t xml:space="preserve"> </w:t>
      </w:r>
      <w:r w:rsidR="004F19F0">
        <w:rPr>
          <w:rFonts w:hint="eastAsia"/>
        </w:rPr>
        <w:t>요청하는</w:t>
      </w:r>
      <w:r w:rsidR="004F19F0">
        <w:rPr>
          <w:rFonts w:hint="eastAsia"/>
        </w:rPr>
        <w:t xml:space="preserve"> </w:t>
      </w:r>
      <w:r w:rsidRPr="003E123A">
        <w:rPr>
          <w:rFonts w:hint="eastAsia"/>
        </w:rPr>
        <w:t>합리적으로</w:t>
      </w:r>
      <w:r w:rsidRPr="003E123A">
        <w:t xml:space="preserve"> </w:t>
      </w:r>
      <w:r w:rsidRPr="003E123A">
        <w:rPr>
          <w:rFonts w:hint="eastAsia"/>
        </w:rPr>
        <w:t>필요한</w:t>
      </w:r>
      <w:r w:rsidRPr="003E123A">
        <w:t xml:space="preserve"> </w:t>
      </w:r>
      <w:r w:rsidRPr="003E123A">
        <w:rPr>
          <w:rFonts w:hint="eastAsia"/>
        </w:rPr>
        <w:t>모든</w:t>
      </w:r>
      <w:r w:rsidRPr="003E123A">
        <w:t xml:space="preserve"> </w:t>
      </w:r>
      <w:r w:rsidRPr="003E123A">
        <w:rPr>
          <w:rFonts w:hint="eastAsia"/>
        </w:rPr>
        <w:t>조치</w:t>
      </w:r>
      <w:r w:rsidRPr="003E123A">
        <w:t>(</w:t>
      </w:r>
      <w:r w:rsidRPr="003E123A">
        <w:rPr>
          <w:rFonts w:hint="eastAsia"/>
        </w:rPr>
        <w:t>주주총회</w:t>
      </w:r>
      <w:r w:rsidRPr="003E123A">
        <w:t xml:space="preserve"> </w:t>
      </w:r>
      <w:r w:rsidRPr="003E123A">
        <w:rPr>
          <w:rFonts w:hint="eastAsia"/>
        </w:rPr>
        <w:t>또는</w:t>
      </w:r>
      <w:r w:rsidRPr="003E123A">
        <w:t xml:space="preserve"> </w:t>
      </w:r>
      <w:r w:rsidRPr="003E123A">
        <w:rPr>
          <w:rFonts w:hint="eastAsia"/>
        </w:rPr>
        <w:t>이사회를</w:t>
      </w:r>
      <w:r w:rsidRPr="003E123A">
        <w:t xml:space="preserve"> </w:t>
      </w:r>
      <w:r w:rsidRPr="003E123A">
        <w:rPr>
          <w:rFonts w:hint="eastAsia"/>
        </w:rPr>
        <w:t>개최하거나</w:t>
      </w:r>
      <w:r w:rsidRPr="003E123A">
        <w:t xml:space="preserve"> </w:t>
      </w:r>
      <w:r w:rsidRPr="003E123A">
        <w:rPr>
          <w:rFonts w:hint="eastAsia"/>
        </w:rPr>
        <w:t>주주총회</w:t>
      </w:r>
      <w:r w:rsidRPr="003E123A">
        <w:t xml:space="preserve"> </w:t>
      </w:r>
      <w:r w:rsidRPr="003E123A">
        <w:rPr>
          <w:rFonts w:hint="eastAsia"/>
        </w:rPr>
        <w:t>또는</w:t>
      </w:r>
      <w:r w:rsidRPr="003E123A">
        <w:t xml:space="preserve"> </w:t>
      </w:r>
      <w:r w:rsidRPr="003E123A">
        <w:rPr>
          <w:rFonts w:hint="eastAsia"/>
        </w:rPr>
        <w:t>이사회에서</w:t>
      </w:r>
      <w:r w:rsidRPr="003E123A">
        <w:t xml:space="preserve"> </w:t>
      </w:r>
      <w:r w:rsidRPr="003E123A">
        <w:rPr>
          <w:rFonts w:hint="eastAsia"/>
        </w:rPr>
        <w:t>의결권을</w:t>
      </w:r>
      <w:r w:rsidRPr="003E123A">
        <w:t xml:space="preserve"> </w:t>
      </w:r>
      <w:r w:rsidRPr="003E123A">
        <w:rPr>
          <w:rFonts w:hint="eastAsia"/>
        </w:rPr>
        <w:t>행사하는</w:t>
      </w:r>
      <w:r w:rsidRPr="003E123A">
        <w:t xml:space="preserve"> </w:t>
      </w:r>
      <w:r w:rsidRPr="003E123A">
        <w:rPr>
          <w:rFonts w:hint="eastAsia"/>
        </w:rPr>
        <w:t>것을</w:t>
      </w:r>
      <w:r w:rsidRPr="003E123A">
        <w:t xml:space="preserve"> </w:t>
      </w:r>
      <w:r w:rsidRPr="003E123A">
        <w:rPr>
          <w:rFonts w:hint="eastAsia"/>
        </w:rPr>
        <w:t>포함함</w:t>
      </w:r>
      <w:r w:rsidRPr="003E123A">
        <w:t>)</w:t>
      </w:r>
      <w:r w:rsidRPr="003E123A">
        <w:rPr>
          <w:rFonts w:hint="eastAsia"/>
        </w:rPr>
        <w:t>를</w:t>
      </w:r>
      <w:r w:rsidRPr="003E123A">
        <w:t xml:space="preserve"> </w:t>
      </w:r>
      <w:r w:rsidRPr="003E123A">
        <w:rPr>
          <w:rFonts w:hint="eastAsia"/>
        </w:rPr>
        <w:t>취하여야</w:t>
      </w:r>
      <w:r w:rsidRPr="003E123A">
        <w:t xml:space="preserve"> </w:t>
      </w:r>
      <w:r w:rsidRPr="003E123A">
        <w:rPr>
          <w:rFonts w:hint="eastAsia"/>
        </w:rPr>
        <w:t>한다</w:t>
      </w:r>
      <w:r w:rsidR="004C4408">
        <w:rPr>
          <w:rFonts w:hint="eastAsia"/>
        </w:rPr>
        <w:t>.</w:t>
      </w:r>
    </w:p>
    <w:p w14:paraId="033B0D07" w14:textId="41D93A0E" w:rsidR="00FF6E66" w:rsidRDefault="00EB2EA9" w:rsidP="0091318D">
      <w:pPr>
        <w:pStyle w:val="20"/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 w:rsidR="00820B86">
        <w:rPr>
          <w:rFonts w:hint="eastAsia"/>
        </w:rPr>
        <w:t>.</w:t>
      </w:r>
    </w:p>
    <w:p w14:paraId="790B7194" w14:textId="7F70FB08" w:rsidR="00476ED5" w:rsidRDefault="00C44683" w:rsidP="00A63D62">
      <w:pPr>
        <w:pStyle w:val="2f2"/>
      </w:pPr>
      <w:r w:rsidRPr="00DF4B74">
        <w:rPr>
          <w:rFonts w:hint="eastAsia"/>
        </w:rPr>
        <w:t>이사회는</w:t>
      </w:r>
      <w:r w:rsidRPr="00DF4B74">
        <w:rPr>
          <w:rFonts w:hint="eastAsia"/>
        </w:rPr>
        <w:t xml:space="preserve"> </w:t>
      </w:r>
      <w:r w:rsidR="00CF55EA">
        <w:rPr>
          <w:rFonts w:hint="eastAsia"/>
        </w:rPr>
        <w:t>다음</w:t>
      </w:r>
      <w:r w:rsidR="00CF55EA">
        <w:rPr>
          <w:rFonts w:hint="eastAsia"/>
        </w:rPr>
        <w:t xml:space="preserve"> </w:t>
      </w:r>
      <w:r w:rsidR="00CF55EA">
        <w:rPr>
          <w:rFonts w:hint="eastAsia"/>
        </w:rPr>
        <w:t>각</w:t>
      </w:r>
      <w:r w:rsidR="00CF55EA">
        <w:rPr>
          <w:rFonts w:hint="eastAsia"/>
        </w:rPr>
        <w:t xml:space="preserve"> </w:t>
      </w:r>
      <w:r w:rsidR="00CF55EA">
        <w:rPr>
          <w:rFonts w:hint="eastAsia"/>
        </w:rPr>
        <w:t>항</w:t>
      </w:r>
      <w:r w:rsidR="00B2282F" w:rsidRPr="00DF4B74">
        <w:rPr>
          <w:rFonts w:hint="eastAsia"/>
        </w:rPr>
        <w:t>에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기재된</w:t>
      </w:r>
      <w:r w:rsidR="00B2282F" w:rsidRPr="00DF4B74">
        <w:rPr>
          <w:rFonts w:hint="eastAsia"/>
        </w:rPr>
        <w:t xml:space="preserve"> </w:t>
      </w:r>
      <w:r w:rsidR="006553B3" w:rsidRPr="00DF4B74">
        <w:t>사항</w:t>
      </w:r>
      <w:r w:rsidR="00A42BF6">
        <w:rPr>
          <w:rFonts w:hint="eastAsia"/>
        </w:rPr>
        <w:t>에</w:t>
      </w:r>
      <w:r w:rsidR="00A42BF6">
        <w:rPr>
          <w:rFonts w:hint="eastAsia"/>
        </w:rPr>
        <w:t xml:space="preserve"> </w:t>
      </w:r>
      <w:r w:rsidR="00A42BF6">
        <w:rPr>
          <w:rFonts w:hint="eastAsia"/>
        </w:rPr>
        <w:t>대한</w:t>
      </w:r>
      <w:r w:rsidR="00A42BF6">
        <w:rPr>
          <w:rFonts w:hint="eastAsia"/>
        </w:rPr>
        <w:t xml:space="preserve"> </w:t>
      </w:r>
      <w:r w:rsidR="00A42BF6">
        <w:rPr>
          <w:rFonts w:hint="eastAsia"/>
        </w:rPr>
        <w:t>결정권</w:t>
      </w:r>
      <w:r w:rsidR="006A2B51" w:rsidRPr="00DF4B74">
        <w:rPr>
          <w:rFonts w:hint="eastAsia"/>
        </w:rPr>
        <w:t>을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포함하여</w:t>
      </w:r>
      <w:r w:rsidR="006A2B51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관계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법령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및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대상회사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정관에서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정하는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바에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따라</w:t>
      </w:r>
      <w:r w:rsidR="00A42BF6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대상회사의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중요한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업무에</w:t>
      </w:r>
      <w:r w:rsidR="006A2B51" w:rsidRPr="00DF4B74">
        <w:rPr>
          <w:rFonts w:hint="eastAsia"/>
        </w:rPr>
        <w:t xml:space="preserve"> </w:t>
      </w:r>
      <w:r w:rsidR="006553B3" w:rsidRPr="00DF4B74">
        <w:t>대</w:t>
      </w:r>
      <w:r w:rsidR="006553B3" w:rsidRPr="00DF4B74">
        <w:rPr>
          <w:rFonts w:hint="eastAsia"/>
        </w:rPr>
        <w:t>한</w:t>
      </w:r>
      <w:r w:rsidR="006553B3" w:rsidRPr="00DF4B74">
        <w:rPr>
          <w:rFonts w:hint="eastAsia"/>
        </w:rPr>
        <w:t xml:space="preserve"> </w:t>
      </w:r>
      <w:r w:rsidR="006553B3" w:rsidRPr="00DF4B74">
        <w:rPr>
          <w:rFonts w:hint="eastAsia"/>
        </w:rPr>
        <w:t>결정권을</w:t>
      </w:r>
      <w:r w:rsidR="006553B3" w:rsidRPr="00DF4B74">
        <w:rPr>
          <w:rFonts w:hint="eastAsia"/>
        </w:rPr>
        <w:t xml:space="preserve"> </w:t>
      </w:r>
      <w:r w:rsidR="004624F3" w:rsidRPr="00DF4B74">
        <w:rPr>
          <w:rFonts w:hint="eastAsia"/>
        </w:rPr>
        <w:t>가</w:t>
      </w:r>
      <w:r w:rsidR="00F17E3C" w:rsidRPr="00DF4B74">
        <w:rPr>
          <w:rFonts w:hint="eastAsia"/>
        </w:rPr>
        <w:t>진다</w:t>
      </w:r>
      <w:r w:rsidR="00F17E3C" w:rsidRPr="00DF4B74">
        <w:rPr>
          <w:rFonts w:hint="eastAsia"/>
        </w:rPr>
        <w:t>.</w:t>
      </w:r>
      <w:r w:rsidR="00B2282F" w:rsidRPr="00DF4B74">
        <w:rPr>
          <w:rFonts w:hint="eastAsia"/>
        </w:rPr>
        <w:t xml:space="preserve"> </w:t>
      </w:r>
      <w:r w:rsidR="007A087F">
        <w:rPr>
          <w:rFonts w:hint="eastAsia"/>
        </w:rPr>
        <w:t xml:space="preserve"> </w:t>
      </w:r>
      <w:r w:rsidR="00B2282F" w:rsidRPr="00DF4B74">
        <w:rPr>
          <w:rFonts w:hint="eastAsia"/>
        </w:rPr>
        <w:t>의문의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여지를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피하기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위하여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부연하자면</w:t>
      </w:r>
      <w:r w:rsidR="00B2282F" w:rsidRPr="00DF4B74">
        <w:rPr>
          <w:rFonts w:hint="eastAsia"/>
        </w:rPr>
        <w:t xml:space="preserve">, </w:t>
      </w:r>
      <w:r w:rsidR="00352033">
        <w:rPr>
          <w:rFonts w:hint="eastAsia"/>
        </w:rPr>
        <w:t xml:space="preserve">(i) </w:t>
      </w:r>
      <w:r w:rsidR="00352033" w:rsidRPr="006F3094">
        <w:rPr>
          <w:rFonts w:hint="eastAsia"/>
        </w:rPr>
        <w:t>최대주주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및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대상회사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이사회는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대상회사의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유동성</w:t>
      </w:r>
      <w:r w:rsidR="00352033" w:rsidRPr="006F3094">
        <w:rPr>
          <w:rFonts w:hint="eastAsia"/>
        </w:rPr>
        <w:t>,</w:t>
      </w:r>
      <w:r w:rsidR="00352033" w:rsidRPr="006F3094">
        <w:t xml:space="preserve"> </w:t>
      </w:r>
      <w:r w:rsidR="00352033" w:rsidRPr="006F3094">
        <w:rPr>
          <w:rFonts w:hint="eastAsia"/>
        </w:rPr>
        <w:t>투자계획</w:t>
      </w:r>
      <w:r w:rsidR="00352033" w:rsidRPr="006F3094">
        <w:rPr>
          <w:rFonts w:hint="eastAsia"/>
        </w:rPr>
        <w:t>,</w:t>
      </w:r>
      <w:r w:rsidR="00352033" w:rsidRPr="006F3094">
        <w:t xml:space="preserve"> </w:t>
      </w:r>
      <w:r w:rsidR="00352033" w:rsidRPr="006F3094">
        <w:rPr>
          <w:rFonts w:hint="eastAsia"/>
        </w:rPr>
        <w:t>경영상황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등을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고려하여</w:t>
      </w:r>
      <w:r w:rsidR="00352033" w:rsidRPr="006F3094">
        <w:rPr>
          <w:rFonts w:hint="eastAsia"/>
        </w:rPr>
        <w:t xml:space="preserve"> </w:t>
      </w:r>
      <w:r w:rsidR="00352033">
        <w:rPr>
          <w:rFonts w:hint="eastAsia"/>
        </w:rPr>
        <w:t>대상회사의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배당정책을</w:t>
      </w:r>
      <w:r w:rsidR="00352033" w:rsidRPr="006F3094">
        <w:rPr>
          <w:rFonts w:hint="eastAsia"/>
        </w:rPr>
        <w:t xml:space="preserve"> </w:t>
      </w:r>
      <w:r w:rsidR="00352033">
        <w:rPr>
          <w:rFonts w:hint="eastAsia"/>
        </w:rPr>
        <w:t>정할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수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있고</w:t>
      </w:r>
      <w:r w:rsidR="00352033">
        <w:rPr>
          <w:rFonts w:hint="eastAsia"/>
        </w:rPr>
        <w:t xml:space="preserve">, (ii) </w:t>
      </w:r>
      <w:r w:rsidR="00B2282F" w:rsidRPr="00DF4B74">
        <w:rPr>
          <w:rFonts w:hint="eastAsia"/>
        </w:rPr>
        <w:t>대상회사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대상회사의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정관</w:t>
      </w:r>
      <w:r w:rsidR="00B2282F" w:rsidRPr="00DF4B74">
        <w:rPr>
          <w:rFonts w:hint="eastAsia"/>
        </w:rPr>
        <w:t xml:space="preserve">, </w:t>
      </w:r>
      <w:r w:rsidR="00B2282F" w:rsidRPr="00DF4B74">
        <w:rPr>
          <w:rFonts w:hint="eastAsia"/>
        </w:rPr>
        <w:t>이사회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규정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또는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결의에서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정하는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바에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따라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관련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법령상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허용되는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범위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내에서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권한을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대상회사의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또는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다른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임원에게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위임할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있다</w:t>
      </w:r>
      <w:r w:rsidR="00B2282F" w:rsidRPr="00DF4B74">
        <w:rPr>
          <w:rFonts w:hint="eastAsia"/>
        </w:rPr>
        <w:t>.</w:t>
      </w:r>
      <w:r w:rsidR="00EE272F">
        <w:rPr>
          <w:rFonts w:hint="eastAsia"/>
        </w:rPr>
        <w:t xml:space="preserve"> </w:t>
      </w:r>
    </w:p>
    <w:p w14:paraId="2046DE98" w14:textId="77777777" w:rsidR="00D66F7C" w:rsidRPr="00D66F7C" w:rsidRDefault="00D66F7C" w:rsidP="00D66F7C">
      <w:pPr>
        <w:pStyle w:val="31"/>
      </w:pPr>
      <w:r w:rsidRPr="00D66F7C">
        <w:t>주식</w:t>
      </w:r>
      <w:r w:rsidRPr="00D66F7C">
        <w:t xml:space="preserve">, </w:t>
      </w:r>
      <w:r w:rsidRPr="00D66F7C">
        <w:t>전환사채</w:t>
      </w:r>
      <w:r w:rsidRPr="00D66F7C">
        <w:t xml:space="preserve">, </w:t>
      </w:r>
      <w:r w:rsidRPr="00D66F7C">
        <w:t>신주인수권부사채</w:t>
      </w:r>
      <w:r w:rsidRPr="00D66F7C">
        <w:t xml:space="preserve">, </w:t>
      </w:r>
      <w:r w:rsidRPr="00D66F7C">
        <w:t>신주인수권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대상회사의</w:t>
      </w:r>
      <w:r w:rsidRPr="00D66F7C">
        <w:t xml:space="preserve"> </w:t>
      </w:r>
      <w:r w:rsidRPr="00D66F7C">
        <w:t>주식에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권리와</w:t>
      </w:r>
      <w:r w:rsidRPr="00D66F7C">
        <w:t xml:space="preserve"> </w:t>
      </w:r>
      <w:r w:rsidRPr="00D66F7C">
        <w:t>관련된</w:t>
      </w:r>
      <w:r w:rsidRPr="00D66F7C">
        <w:t xml:space="preserve"> </w:t>
      </w:r>
      <w:r w:rsidRPr="00D66F7C">
        <w:t>증권의</w:t>
      </w:r>
      <w:r w:rsidRPr="00D66F7C">
        <w:t xml:space="preserve"> </w:t>
      </w:r>
      <w:r w:rsidRPr="00D66F7C">
        <w:t>발행이나</w:t>
      </w:r>
      <w:r w:rsidRPr="00D66F7C">
        <w:t xml:space="preserve">, </w:t>
      </w:r>
      <w:r w:rsidRPr="00D66F7C">
        <w:t>주식매수선택권을</w:t>
      </w:r>
      <w:r w:rsidRPr="00D66F7C">
        <w:t xml:space="preserve"> </w:t>
      </w:r>
      <w:r w:rsidRPr="00D66F7C">
        <w:t>포함한</w:t>
      </w:r>
      <w:r w:rsidRPr="00D66F7C">
        <w:t xml:space="preserve"> </w:t>
      </w:r>
      <w:r w:rsidRPr="00D66F7C">
        <w:t>그러한</w:t>
      </w:r>
      <w:r w:rsidRPr="00D66F7C">
        <w:t xml:space="preserve"> </w:t>
      </w:r>
      <w:r w:rsidRPr="00D66F7C">
        <w:t>주식</w:t>
      </w:r>
      <w:r w:rsidRPr="00D66F7C">
        <w:t xml:space="preserve">, </w:t>
      </w:r>
      <w:r w:rsidRPr="00D66F7C">
        <w:t>사채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증권의</w:t>
      </w:r>
      <w:r w:rsidRPr="00D66F7C">
        <w:t xml:space="preserve"> </w:t>
      </w:r>
      <w:r w:rsidRPr="00D66F7C">
        <w:t>취득에</w:t>
      </w:r>
      <w:r w:rsidRPr="00D66F7C">
        <w:t xml:space="preserve"> </w:t>
      </w:r>
      <w:r w:rsidRPr="00D66F7C">
        <w:t>관한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부여</w:t>
      </w:r>
    </w:p>
    <w:p w14:paraId="59D63CDE" w14:textId="77777777" w:rsidR="00D66F7C" w:rsidRPr="00D66F7C" w:rsidRDefault="00D66F7C" w:rsidP="00D66F7C">
      <w:pPr>
        <w:pStyle w:val="31"/>
      </w:pPr>
      <w:r w:rsidRPr="00D66F7C">
        <w:t>자본의</w:t>
      </w:r>
      <w:r w:rsidRPr="00D66F7C">
        <w:t xml:space="preserve"> </w:t>
      </w:r>
      <w:r w:rsidRPr="00D66F7C">
        <w:t>감소</w:t>
      </w:r>
      <w:r w:rsidRPr="00D66F7C">
        <w:t xml:space="preserve">, </w:t>
      </w:r>
      <w:r w:rsidRPr="00D66F7C">
        <w:t>주식의</w:t>
      </w:r>
      <w:r w:rsidRPr="00D66F7C">
        <w:t xml:space="preserve"> </w:t>
      </w:r>
      <w:r w:rsidRPr="00D66F7C">
        <w:t>병합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분할</w:t>
      </w:r>
      <w:r w:rsidRPr="00D66F7C">
        <w:t xml:space="preserve">, </w:t>
      </w:r>
      <w:r w:rsidRPr="00D66F7C">
        <w:t>종류의</w:t>
      </w:r>
      <w:r w:rsidRPr="00D66F7C">
        <w:t xml:space="preserve"> </w:t>
      </w:r>
      <w:r w:rsidRPr="00D66F7C">
        <w:t>변경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주식의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회사의</w:t>
      </w:r>
      <w:r w:rsidRPr="00D66F7C">
        <w:t xml:space="preserve"> </w:t>
      </w:r>
      <w:r w:rsidRPr="00D66F7C">
        <w:t>발행주식총수</w:t>
      </w:r>
      <w:r w:rsidRPr="00D66F7C">
        <w:t xml:space="preserve">, </w:t>
      </w:r>
      <w:r w:rsidRPr="00D66F7C">
        <w:t>액면</w:t>
      </w:r>
      <w:r w:rsidRPr="00D66F7C">
        <w:t xml:space="preserve">, </w:t>
      </w:r>
      <w:r w:rsidRPr="00D66F7C">
        <w:t>자본금</w:t>
      </w:r>
      <w:r w:rsidRPr="00D66F7C">
        <w:t xml:space="preserve"> </w:t>
      </w:r>
      <w:r w:rsidRPr="00D66F7C">
        <w:t>등에</w:t>
      </w:r>
      <w:r w:rsidRPr="00D66F7C">
        <w:t xml:space="preserve"> </w:t>
      </w:r>
      <w:r w:rsidRPr="00D66F7C">
        <w:t>증감변동을</w:t>
      </w:r>
      <w:r w:rsidRPr="00D66F7C">
        <w:t xml:space="preserve"> </w:t>
      </w:r>
      <w:r w:rsidRPr="00D66F7C">
        <w:t>가져올</w:t>
      </w:r>
      <w:r w:rsidRPr="00D66F7C">
        <w:t xml:space="preserve"> </w:t>
      </w:r>
      <w:r w:rsidRPr="00D66F7C">
        <w:t>수</w:t>
      </w:r>
      <w:r w:rsidRPr="00D66F7C">
        <w:t xml:space="preserve"> </w:t>
      </w:r>
      <w:r w:rsidRPr="00D66F7C">
        <w:t>있는</w:t>
      </w:r>
      <w:r w:rsidRPr="00D66F7C">
        <w:t xml:space="preserve"> </w:t>
      </w:r>
      <w:r w:rsidRPr="00D66F7C">
        <w:t>행위</w:t>
      </w:r>
    </w:p>
    <w:p w14:paraId="0AE9EDB7" w14:textId="5E8EA1E9" w:rsidR="00D66F7C" w:rsidRPr="00D66F7C" w:rsidRDefault="00D66F7C" w:rsidP="00D66F7C">
      <w:pPr>
        <w:pStyle w:val="31"/>
      </w:pPr>
      <w:r w:rsidRPr="00D66F7C">
        <w:t>정관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조직서류의</w:t>
      </w:r>
      <w:r w:rsidRPr="00D66F7C">
        <w:t xml:space="preserve"> </w:t>
      </w:r>
      <w:r w:rsidRPr="00D66F7C">
        <w:t>변경</w:t>
      </w:r>
    </w:p>
    <w:p w14:paraId="4B512985" w14:textId="77777777" w:rsidR="00D66F7C" w:rsidRPr="00D66F7C" w:rsidRDefault="00D66F7C" w:rsidP="00D66F7C">
      <w:pPr>
        <w:pStyle w:val="31"/>
      </w:pPr>
      <w:r w:rsidRPr="00D66F7C">
        <w:lastRenderedPageBreak/>
        <w:t>해산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청산</w:t>
      </w:r>
    </w:p>
    <w:p w14:paraId="03B2BB52" w14:textId="77777777" w:rsidR="00D66F7C" w:rsidRPr="00D66F7C" w:rsidRDefault="00D66F7C" w:rsidP="00D66F7C">
      <w:pPr>
        <w:pStyle w:val="31"/>
      </w:pPr>
      <w:r w:rsidRPr="00D66F7C">
        <w:t>파산</w:t>
      </w:r>
      <w:r w:rsidRPr="00D66F7C">
        <w:rPr>
          <w:rFonts w:hint="eastAsia"/>
        </w:rPr>
        <w:t>절차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t>회생절차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이와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유사한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도산절차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기업구조조정</w:t>
      </w:r>
      <w:r w:rsidRPr="00D66F7C">
        <w:t xml:space="preserve"> </w:t>
      </w:r>
      <w:r w:rsidRPr="00D66F7C">
        <w:rPr>
          <w:rFonts w:hint="eastAsia"/>
        </w:rPr>
        <w:t>촉진법에</w:t>
      </w:r>
      <w:r w:rsidRPr="00D66F7C">
        <w:t xml:space="preserve"> </w:t>
      </w:r>
      <w:r w:rsidRPr="00D66F7C">
        <w:rPr>
          <w:rFonts w:hint="eastAsia"/>
        </w:rPr>
        <w:t>따른</w:t>
      </w:r>
      <w:r w:rsidRPr="00D66F7C">
        <w:t xml:space="preserve"> </w:t>
      </w:r>
      <w:r w:rsidRPr="00D66F7C">
        <w:rPr>
          <w:rFonts w:hint="eastAsia"/>
        </w:rPr>
        <w:t>금융채권자협의회에</w:t>
      </w:r>
      <w:r w:rsidRPr="00D66F7C">
        <w:t xml:space="preserve"> </w:t>
      </w:r>
      <w:r w:rsidRPr="00D66F7C">
        <w:rPr>
          <w:rFonts w:hint="eastAsia"/>
        </w:rPr>
        <w:t>의한</w:t>
      </w:r>
      <w:r w:rsidRPr="00D66F7C">
        <w:t xml:space="preserve"> </w:t>
      </w:r>
      <w:r w:rsidRPr="00D66F7C">
        <w:rPr>
          <w:rFonts w:hint="eastAsia"/>
        </w:rPr>
        <w:t>공동관리절차</w:t>
      </w:r>
      <w:r w:rsidRPr="00D66F7C">
        <w:t xml:space="preserve">, </w:t>
      </w:r>
      <w:r w:rsidRPr="00D66F7C">
        <w:rPr>
          <w:rFonts w:hint="eastAsia"/>
        </w:rPr>
        <w:t>주채권은행</w:t>
      </w:r>
      <w:r w:rsidRPr="00D66F7C">
        <w:t xml:space="preserve"> </w:t>
      </w:r>
      <w:r w:rsidRPr="00D66F7C">
        <w:rPr>
          <w:rFonts w:hint="eastAsia"/>
        </w:rPr>
        <w:t>관리절차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이와</w:t>
      </w:r>
      <w:r w:rsidRPr="00D66F7C">
        <w:t xml:space="preserve"> </w:t>
      </w:r>
      <w:r w:rsidRPr="00D66F7C">
        <w:rPr>
          <w:rFonts w:hint="eastAsia"/>
        </w:rPr>
        <w:t>유사한</w:t>
      </w:r>
      <w:r w:rsidRPr="00D66F7C">
        <w:t xml:space="preserve"> </w:t>
      </w:r>
      <w:r w:rsidRPr="00D66F7C">
        <w:rPr>
          <w:rFonts w:hint="eastAsia"/>
        </w:rPr>
        <w:t>절차의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개시</w:t>
      </w:r>
    </w:p>
    <w:p w14:paraId="7AC8F0C2" w14:textId="4AB567FD" w:rsidR="00D66F7C" w:rsidRPr="00D66F7C" w:rsidRDefault="00D66F7C" w:rsidP="00D66F7C">
      <w:pPr>
        <w:pStyle w:val="31"/>
      </w:pPr>
      <w:r w:rsidRPr="00D66F7C">
        <w:rPr>
          <w:rFonts w:hint="eastAsia"/>
        </w:rPr>
        <w:t>건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rPr>
          <w:rFonts w:hint="eastAsia"/>
        </w:rPr>
        <w:t xml:space="preserve"> </w:t>
      </w:r>
      <w:r w:rsidRPr="00D66F7C"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t>이상의</w:t>
      </w:r>
      <w:r w:rsidRPr="00D66F7C">
        <w:t xml:space="preserve"> </w:t>
      </w:r>
      <w:r w:rsidRPr="00D66F7C">
        <w:t>자본적</w:t>
      </w:r>
      <w:r w:rsidRPr="00D66F7C">
        <w:t xml:space="preserve"> </w:t>
      </w:r>
      <w:r w:rsidRPr="00D66F7C">
        <w:t>지출</w:t>
      </w:r>
      <w:r w:rsidRPr="00D66F7C">
        <w:t xml:space="preserve"> </w:t>
      </w:r>
    </w:p>
    <w:p w14:paraId="09C9369E" w14:textId="7310F869" w:rsidR="00D66F7C" w:rsidRPr="00D66F7C" w:rsidRDefault="00D66F7C" w:rsidP="00D66F7C">
      <w:pPr>
        <w:pStyle w:val="31"/>
      </w:pPr>
      <w:r w:rsidRPr="00D66F7C">
        <w:rPr>
          <w:rFonts w:hint="eastAsia"/>
        </w:rPr>
        <w:t>건</w:t>
      </w:r>
      <w:r w:rsidRPr="00D66F7C">
        <w:t xml:space="preserve"> </w:t>
      </w:r>
      <w:r w:rsidRPr="00D66F7C">
        <w:rPr>
          <w:rFonts w:hint="eastAsia"/>
        </w:rPr>
        <w:t>별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rPr>
          <w:rFonts w:hint="eastAsia"/>
        </w:rPr>
        <w:t>이상</w:t>
      </w:r>
      <w:bookmarkStart w:id="11" w:name="_DV_C90"/>
      <w:r w:rsidRPr="00D66F7C">
        <w:rPr>
          <w:rFonts w:hint="eastAsia"/>
        </w:rPr>
        <w:t>의</w:t>
      </w:r>
      <w:r w:rsidRPr="00D66F7C">
        <w:t xml:space="preserve"> </w:t>
      </w:r>
      <w:bookmarkStart w:id="12" w:name="_DV_C92"/>
      <w:bookmarkEnd w:id="11"/>
      <w:r w:rsidRPr="00D66F7C">
        <w:rPr>
          <w:rFonts w:hint="eastAsia"/>
        </w:rPr>
        <w:t>부채</w:t>
      </w:r>
      <w:r w:rsidRPr="00D66F7C">
        <w:rPr>
          <w:rFonts w:hint="eastAsia"/>
        </w:rPr>
        <w:t>(</w:t>
      </w:r>
      <w:r w:rsidRPr="00D66F7C">
        <w:rPr>
          <w:rFonts w:hint="eastAsia"/>
        </w:rPr>
        <w:t>차입이나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사채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발행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포함</w:t>
      </w:r>
      <w:r w:rsidRPr="00D66F7C">
        <w:rPr>
          <w:rFonts w:hint="eastAsia"/>
        </w:rPr>
        <w:t>)</w:t>
      </w:r>
      <w:r w:rsidRPr="00D66F7C">
        <w:rPr>
          <w:rFonts w:hint="eastAsia"/>
        </w:rPr>
        <w:t>를</w:t>
      </w:r>
      <w:r w:rsidRPr="00D66F7C">
        <w:t xml:space="preserve"> </w:t>
      </w:r>
      <w:r w:rsidRPr="00D66F7C">
        <w:rPr>
          <w:rFonts w:hint="eastAsia"/>
        </w:rPr>
        <w:t>새롭게</w:t>
      </w:r>
      <w:r w:rsidRPr="00D66F7C">
        <w:t xml:space="preserve"> </w:t>
      </w:r>
      <w:r w:rsidRPr="00D66F7C">
        <w:rPr>
          <w:rFonts w:hint="eastAsia"/>
        </w:rPr>
        <w:t>발생시키거나</w:t>
      </w:r>
      <w:r w:rsidRPr="00D66F7C">
        <w:t xml:space="preserve"> </w:t>
      </w:r>
      <w:r w:rsidRPr="00D66F7C">
        <w:rPr>
          <w:rFonts w:hint="eastAsia"/>
        </w:rPr>
        <w:t>이를</w:t>
      </w:r>
      <w:r w:rsidRPr="00D66F7C">
        <w:t xml:space="preserve"> </w:t>
      </w:r>
      <w:r w:rsidRPr="00D66F7C">
        <w:rPr>
          <w:rFonts w:hint="eastAsia"/>
        </w:rPr>
        <w:t>변경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조정하거나</w:t>
      </w:r>
      <w:r w:rsidRPr="00D66F7C">
        <w:t xml:space="preserve">, </w:t>
      </w:r>
      <w:r w:rsidRPr="00D66F7C">
        <w:rPr>
          <w:rFonts w:hint="eastAsia"/>
        </w:rPr>
        <w:t>이를</w:t>
      </w:r>
      <w:r w:rsidRPr="00D66F7C">
        <w:t xml:space="preserve"> </w:t>
      </w:r>
      <w:r w:rsidRPr="00D66F7C">
        <w:rPr>
          <w:rFonts w:hint="eastAsia"/>
        </w:rPr>
        <w:t>취소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면제하거나</w:t>
      </w:r>
      <w:r w:rsidRPr="00D66F7C">
        <w:t xml:space="preserve">, </w:t>
      </w:r>
      <w:r w:rsidRPr="00D66F7C">
        <w:rPr>
          <w:rFonts w:hint="eastAsia"/>
        </w:rPr>
        <w:t>제</w:t>
      </w:r>
      <w:r w:rsidRPr="00D66F7C">
        <w:t>3</w:t>
      </w:r>
      <w:r w:rsidRPr="00D66F7C">
        <w:rPr>
          <w:rFonts w:hint="eastAsia"/>
        </w:rPr>
        <w:t>자에</w:t>
      </w:r>
      <w:r w:rsidRPr="00D66F7C">
        <w:t xml:space="preserve"> </w:t>
      </w:r>
      <w:r w:rsidRPr="00D66F7C">
        <w:rPr>
          <w:rFonts w:hint="eastAsia"/>
        </w:rPr>
        <w:t>대하여</w:t>
      </w:r>
      <w:r w:rsidRPr="00D66F7C">
        <w:t xml:space="preserve"> </w:t>
      </w:r>
      <w:r w:rsidRPr="00D66F7C">
        <w:rPr>
          <w:rFonts w:hint="eastAsia"/>
        </w:rPr>
        <w:t>신용을</w:t>
      </w:r>
      <w:r w:rsidRPr="00D66F7C">
        <w:t xml:space="preserve"> </w:t>
      </w:r>
      <w:r w:rsidRPr="00D66F7C">
        <w:rPr>
          <w:rFonts w:hint="eastAsia"/>
        </w:rPr>
        <w:t>공여</w:t>
      </w:r>
      <w:r w:rsidRPr="00D66F7C">
        <w:t>(</w:t>
      </w:r>
      <w:r w:rsidRPr="00D66F7C">
        <w:rPr>
          <w:rFonts w:hint="eastAsia"/>
        </w:rPr>
        <w:t>금전</w:t>
      </w:r>
      <w:r w:rsidRPr="00D66F7C">
        <w:t xml:space="preserve">, </w:t>
      </w:r>
      <w:r w:rsidRPr="00D66F7C">
        <w:rPr>
          <w:rFonts w:hint="eastAsia"/>
        </w:rPr>
        <w:t>증권</w:t>
      </w:r>
      <w:r w:rsidRPr="00D66F7C">
        <w:t xml:space="preserve"> </w:t>
      </w:r>
      <w:r w:rsidRPr="00D66F7C">
        <w:rPr>
          <w:rFonts w:hint="eastAsia"/>
        </w:rPr>
        <w:t>등</w:t>
      </w:r>
      <w:r w:rsidRPr="00D66F7C">
        <w:t xml:space="preserve"> </w:t>
      </w:r>
      <w:r w:rsidRPr="00D66F7C">
        <w:rPr>
          <w:rFonts w:hint="eastAsia"/>
        </w:rPr>
        <w:t>경제적</w:t>
      </w:r>
      <w:r w:rsidRPr="00D66F7C">
        <w:t xml:space="preserve"> </w:t>
      </w:r>
      <w:r w:rsidRPr="00D66F7C">
        <w:rPr>
          <w:rFonts w:hint="eastAsia"/>
        </w:rPr>
        <w:t>가치가</w:t>
      </w:r>
      <w:r w:rsidRPr="00D66F7C">
        <w:t xml:space="preserve"> </w:t>
      </w:r>
      <w:r w:rsidRPr="00D66F7C">
        <w:rPr>
          <w:rFonts w:hint="eastAsia"/>
        </w:rPr>
        <w:t>있는</w:t>
      </w:r>
      <w:r w:rsidRPr="00D66F7C">
        <w:t xml:space="preserve"> </w:t>
      </w:r>
      <w:r w:rsidRPr="00D66F7C">
        <w:rPr>
          <w:rFonts w:hint="eastAsia"/>
        </w:rPr>
        <w:t>재산의</w:t>
      </w:r>
      <w:r w:rsidRPr="00D66F7C">
        <w:t xml:space="preserve"> </w:t>
      </w:r>
      <w:r w:rsidRPr="00D66F7C">
        <w:rPr>
          <w:rFonts w:hint="eastAsia"/>
        </w:rPr>
        <w:t>대여</w:t>
      </w:r>
      <w:r w:rsidRPr="00D66F7C">
        <w:t xml:space="preserve">, </w:t>
      </w:r>
      <w:r w:rsidRPr="00D66F7C">
        <w:rPr>
          <w:rFonts w:hint="eastAsia"/>
        </w:rPr>
        <w:t>보증</w:t>
      </w:r>
      <w:r w:rsidRPr="00D66F7C">
        <w:t xml:space="preserve">, </w:t>
      </w:r>
      <w:r w:rsidRPr="00D66F7C">
        <w:rPr>
          <w:rFonts w:hint="eastAsia"/>
        </w:rPr>
        <w:t>자금지원적</w:t>
      </w:r>
      <w:r w:rsidRPr="00D66F7C">
        <w:t xml:space="preserve"> </w:t>
      </w:r>
      <w:r w:rsidRPr="00D66F7C">
        <w:rPr>
          <w:rFonts w:hint="eastAsia"/>
        </w:rPr>
        <w:t>성격의</w:t>
      </w:r>
      <w:r w:rsidRPr="00D66F7C">
        <w:t xml:space="preserve"> </w:t>
      </w:r>
      <w:r w:rsidRPr="00D66F7C">
        <w:rPr>
          <w:rFonts w:hint="eastAsia"/>
        </w:rPr>
        <w:t>증권</w:t>
      </w:r>
      <w:r w:rsidRPr="00D66F7C">
        <w:t xml:space="preserve"> </w:t>
      </w:r>
      <w:r w:rsidRPr="00D66F7C">
        <w:rPr>
          <w:rFonts w:hint="eastAsia"/>
        </w:rPr>
        <w:t>매입</w:t>
      </w:r>
      <w:r w:rsidRPr="00D66F7C">
        <w:t xml:space="preserve">, </w:t>
      </w:r>
      <w:r w:rsidRPr="00D66F7C">
        <w:rPr>
          <w:rFonts w:hint="eastAsia"/>
        </w:rPr>
        <w:t>채권포기</w:t>
      </w:r>
      <w:r w:rsidRPr="00D66F7C">
        <w:t xml:space="preserve">, </w:t>
      </w:r>
      <w:r w:rsidRPr="00D66F7C">
        <w:rPr>
          <w:rFonts w:hint="eastAsia"/>
        </w:rPr>
        <w:t>채무면제</w:t>
      </w:r>
      <w:r w:rsidRPr="00D66F7C">
        <w:t xml:space="preserve">, </w:t>
      </w:r>
      <w:r w:rsidRPr="00D66F7C">
        <w:rPr>
          <w:rFonts w:hint="eastAsia"/>
        </w:rPr>
        <w:t>채무유예</w:t>
      </w:r>
      <w:r w:rsidRPr="00D66F7C">
        <w:t xml:space="preserve">, </w:t>
      </w:r>
      <w:r w:rsidRPr="00D66F7C">
        <w:rPr>
          <w:rFonts w:hint="eastAsia"/>
        </w:rPr>
        <w:t>부담의</w:t>
      </w:r>
      <w:r w:rsidRPr="00D66F7C">
        <w:t xml:space="preserve"> </w:t>
      </w:r>
      <w:r w:rsidRPr="00D66F7C">
        <w:rPr>
          <w:rFonts w:hint="eastAsia"/>
        </w:rPr>
        <w:t>설정</w:t>
      </w:r>
      <w:r w:rsidRPr="00D66F7C">
        <w:t xml:space="preserve">, </w:t>
      </w:r>
      <w:r w:rsidRPr="00D66F7C">
        <w:rPr>
          <w:rFonts w:hint="eastAsia"/>
        </w:rPr>
        <w:t>담보제공</w:t>
      </w:r>
      <w:r w:rsidRPr="00D66F7C">
        <w:t xml:space="preserve">, </w:t>
      </w:r>
      <w:r w:rsidRPr="00D66F7C">
        <w:rPr>
          <w:rFonts w:hint="eastAsia"/>
        </w:rPr>
        <w:t>어음의</w:t>
      </w:r>
      <w:r w:rsidRPr="00D66F7C">
        <w:t xml:space="preserve"> </w:t>
      </w:r>
      <w:r w:rsidRPr="00D66F7C">
        <w:rPr>
          <w:rFonts w:hint="eastAsia"/>
        </w:rPr>
        <w:t>배서</w:t>
      </w:r>
      <w:r w:rsidRPr="00D66F7C">
        <w:t xml:space="preserve"> </w:t>
      </w:r>
      <w:r w:rsidRPr="00D66F7C">
        <w:rPr>
          <w:rFonts w:hint="eastAsia"/>
        </w:rPr>
        <w:t>등</w:t>
      </w:r>
      <w:r w:rsidRPr="00D66F7C">
        <w:t xml:space="preserve"> </w:t>
      </w:r>
      <w:r w:rsidRPr="00D66F7C">
        <w:rPr>
          <w:rFonts w:hint="eastAsia"/>
        </w:rPr>
        <w:t>포함</w:t>
      </w:r>
      <w:r w:rsidRPr="00D66F7C">
        <w:t>)</w:t>
      </w:r>
      <w:r w:rsidRPr="00D66F7C">
        <w:rPr>
          <w:rFonts w:hint="eastAsia"/>
        </w:rPr>
        <w:t>하거나</w:t>
      </w:r>
      <w:r w:rsidRPr="00D66F7C">
        <w:t xml:space="preserve">, </w:t>
      </w:r>
      <w:r w:rsidRPr="00D66F7C">
        <w:rPr>
          <w:rFonts w:hint="eastAsia"/>
        </w:rPr>
        <w:t>제</w:t>
      </w:r>
      <w:r w:rsidRPr="00D66F7C">
        <w:t>3</w:t>
      </w:r>
      <w:r w:rsidRPr="00D66F7C">
        <w:rPr>
          <w:rFonts w:hint="eastAsia"/>
        </w:rPr>
        <w:t>자의</w:t>
      </w:r>
      <w:r w:rsidRPr="00D66F7C">
        <w:t xml:space="preserve"> </w:t>
      </w:r>
      <w:r w:rsidRPr="00D66F7C">
        <w:rPr>
          <w:rFonts w:hint="eastAsia"/>
        </w:rPr>
        <w:t>채무를</w:t>
      </w:r>
      <w:r w:rsidRPr="00D66F7C">
        <w:t xml:space="preserve"> </w:t>
      </w:r>
      <w:r w:rsidRPr="00D66F7C">
        <w:rPr>
          <w:rFonts w:hint="eastAsia"/>
        </w:rPr>
        <w:t>인수하거나</w:t>
      </w:r>
      <w:r w:rsidRPr="00D66F7C">
        <w:t xml:space="preserve"> </w:t>
      </w:r>
      <w:r w:rsidRPr="00D66F7C">
        <w:rPr>
          <w:rFonts w:hint="eastAsia"/>
        </w:rPr>
        <w:t>손해배상의무를</w:t>
      </w:r>
      <w:r w:rsidRPr="00D66F7C">
        <w:t xml:space="preserve"> </w:t>
      </w:r>
      <w:r w:rsidRPr="00D66F7C">
        <w:rPr>
          <w:rFonts w:hint="eastAsia"/>
        </w:rPr>
        <w:t>이행하는</w:t>
      </w:r>
      <w:r w:rsidRPr="00D66F7C">
        <w:t xml:space="preserve"> </w:t>
      </w:r>
      <w:r w:rsidRPr="00D66F7C">
        <w:rPr>
          <w:rFonts w:hint="eastAsia"/>
        </w:rPr>
        <w:t>행위</w:t>
      </w:r>
      <w:bookmarkEnd w:id="12"/>
      <w:r w:rsidRPr="00D66F7C">
        <w:t xml:space="preserve"> </w:t>
      </w:r>
      <w:bookmarkStart w:id="13" w:name="_DV_C94"/>
    </w:p>
    <w:bookmarkEnd w:id="13"/>
    <w:p w14:paraId="074113DC" w14:textId="208C841E" w:rsidR="00D66F7C" w:rsidRPr="00D66F7C" w:rsidRDefault="00D66F7C" w:rsidP="00D66F7C">
      <w:pPr>
        <w:pStyle w:val="31"/>
      </w:pPr>
      <w:r w:rsidRPr="00D66F7C">
        <w:t>건</w:t>
      </w:r>
      <w:r w:rsidRPr="00D66F7C">
        <w:t xml:space="preserve"> </w:t>
      </w:r>
      <w:r w:rsidRPr="00D66F7C">
        <w:t>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t xml:space="preserve"> </w:t>
      </w:r>
      <w:r w:rsidRPr="00D66F7C"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t>이상의</w:t>
      </w:r>
      <w:r w:rsidRPr="00D66F7C">
        <w:t xml:space="preserve"> </w:t>
      </w:r>
      <w:r w:rsidRPr="00D66F7C">
        <w:t>자산의</w:t>
      </w:r>
      <w:r w:rsidRPr="00D66F7C">
        <w:t xml:space="preserve"> </w:t>
      </w:r>
      <w:r w:rsidRPr="00D66F7C">
        <w:rPr>
          <w:rFonts w:hint="eastAsia"/>
        </w:rPr>
        <w:t>매각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이전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임대</w:t>
      </w:r>
      <w:r w:rsidRPr="00D66F7C">
        <w:t xml:space="preserve"> </w:t>
      </w:r>
      <w:r w:rsidRPr="00D66F7C">
        <w:rPr>
          <w:rFonts w:hint="eastAsia"/>
        </w:rPr>
        <w:t>기타</w:t>
      </w:r>
      <w:r w:rsidRPr="00D66F7C">
        <w:rPr>
          <w:rFonts w:hint="eastAsia"/>
        </w:rPr>
        <w:t xml:space="preserve"> </w:t>
      </w:r>
      <w:r w:rsidRPr="00D66F7C">
        <w:t>처분</w:t>
      </w:r>
      <w:r w:rsidRPr="00D66F7C">
        <w:rPr>
          <w:rFonts w:hint="eastAsia"/>
        </w:rPr>
        <w:t>행위</w:t>
      </w:r>
    </w:p>
    <w:p w14:paraId="66A384D5" w14:textId="77777777" w:rsidR="00D66F7C" w:rsidRPr="00D66F7C" w:rsidRDefault="00D66F7C" w:rsidP="00D66F7C">
      <w:pPr>
        <w:pStyle w:val="31"/>
      </w:pPr>
      <w:r w:rsidRPr="00D66F7C">
        <w:t>자기주식</w:t>
      </w:r>
      <w:r w:rsidRPr="00D66F7C">
        <w:t xml:space="preserve"> </w:t>
      </w:r>
      <w:r w:rsidRPr="00D66F7C">
        <w:t>취득</w:t>
      </w:r>
      <w:r w:rsidRPr="00D66F7C">
        <w:t xml:space="preserve">, </w:t>
      </w:r>
      <w:r w:rsidRPr="00D66F7C">
        <w:t>소각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주식의</w:t>
      </w:r>
      <w:r w:rsidRPr="00D66F7C">
        <w:t xml:space="preserve"> </w:t>
      </w:r>
      <w:r w:rsidRPr="00D66F7C">
        <w:t>상환</w:t>
      </w:r>
      <w:r w:rsidRPr="00D66F7C">
        <w:t xml:space="preserve">, </w:t>
      </w:r>
      <w:r w:rsidRPr="00D66F7C">
        <w:t>자본금의</w:t>
      </w:r>
      <w:r w:rsidRPr="00D66F7C">
        <w:t xml:space="preserve"> </w:t>
      </w:r>
      <w:r w:rsidRPr="00D66F7C">
        <w:t>환급</w:t>
      </w:r>
      <w:r w:rsidRPr="00D66F7C">
        <w:t xml:space="preserve">, </w:t>
      </w:r>
      <w:r w:rsidRPr="00D66F7C">
        <w:t>현금배당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현물배당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이익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자산의</w:t>
      </w:r>
      <w:r w:rsidRPr="00D66F7C">
        <w:t xml:space="preserve"> </w:t>
      </w:r>
      <w:r w:rsidRPr="00D66F7C">
        <w:t>분배와</w:t>
      </w:r>
      <w:r w:rsidRPr="00D66F7C">
        <w:t xml:space="preserve"> </w:t>
      </w:r>
      <w:r w:rsidRPr="00D66F7C">
        <w:t>관련한</w:t>
      </w:r>
      <w:r w:rsidRPr="00D66F7C">
        <w:t xml:space="preserve"> </w:t>
      </w:r>
      <w:r w:rsidRPr="00D66F7C">
        <w:t>결의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지급</w:t>
      </w:r>
    </w:p>
    <w:p w14:paraId="2A2BDC23" w14:textId="77777777" w:rsidR="00D66F7C" w:rsidRPr="00D66F7C" w:rsidRDefault="00D66F7C" w:rsidP="00D66F7C">
      <w:pPr>
        <w:pStyle w:val="31"/>
      </w:pPr>
      <w:r w:rsidRPr="00D66F7C">
        <w:t>합병</w:t>
      </w:r>
      <w:r w:rsidRPr="00D66F7C">
        <w:t xml:space="preserve">, </w:t>
      </w:r>
      <w:r w:rsidRPr="00D66F7C">
        <w:t>분할</w:t>
      </w:r>
      <w:r w:rsidRPr="00D66F7C">
        <w:t xml:space="preserve">, </w:t>
      </w:r>
      <w:r w:rsidRPr="00D66F7C">
        <w:t>분할합병</w:t>
      </w:r>
      <w:r w:rsidRPr="00D66F7C">
        <w:t xml:space="preserve">, </w:t>
      </w:r>
      <w:r w:rsidRPr="00D66F7C">
        <w:t>주식의</w:t>
      </w:r>
      <w:r w:rsidRPr="00D66F7C">
        <w:t xml:space="preserve"> </w:t>
      </w:r>
      <w:r w:rsidRPr="00D66F7C">
        <w:t>포괄적</w:t>
      </w:r>
      <w:r w:rsidRPr="00D66F7C">
        <w:t xml:space="preserve"> </w:t>
      </w:r>
      <w:r w:rsidRPr="00D66F7C">
        <w:t>교환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이전</w:t>
      </w:r>
      <w:r w:rsidRPr="00D66F7C">
        <w:t xml:space="preserve">, </w:t>
      </w:r>
      <w:r w:rsidRPr="00D66F7C">
        <w:rPr>
          <w:rFonts w:hint="eastAsia"/>
        </w:rPr>
        <w:t>영업양수도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이에</w:t>
      </w:r>
      <w:r w:rsidRPr="00D66F7C">
        <w:t xml:space="preserve"> </w:t>
      </w:r>
      <w:r w:rsidRPr="00D66F7C">
        <w:t>준하는</w:t>
      </w:r>
      <w:r w:rsidRPr="00D66F7C">
        <w:t xml:space="preserve"> </w:t>
      </w:r>
      <w:r w:rsidRPr="00D66F7C">
        <w:t>조직개편</w:t>
      </w:r>
      <w:r w:rsidRPr="00D66F7C">
        <w:t xml:space="preserve"> </w:t>
      </w:r>
    </w:p>
    <w:p w14:paraId="6FA8EEBF" w14:textId="231C29BD" w:rsidR="00D66F7C" w:rsidRPr="00D66F7C" w:rsidRDefault="00D66F7C" w:rsidP="00D66F7C">
      <w:pPr>
        <w:pStyle w:val="31"/>
      </w:pPr>
      <w:r w:rsidRPr="00D66F7C">
        <w:t>기존</w:t>
      </w:r>
      <w:r w:rsidRPr="00D66F7C">
        <w:t xml:space="preserve"> </w:t>
      </w:r>
      <w:r w:rsidRPr="00D66F7C">
        <w:t>사업</w:t>
      </w:r>
      <w:r w:rsidRPr="00D66F7C">
        <w:t xml:space="preserve"> </w:t>
      </w:r>
      <w:r w:rsidRPr="00D66F7C">
        <w:t>외의</w:t>
      </w:r>
      <w:r w:rsidRPr="00D66F7C">
        <w:t xml:space="preserve"> </w:t>
      </w:r>
      <w:r w:rsidRPr="00D66F7C">
        <w:t>신규사업에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진출</w:t>
      </w:r>
      <w:r w:rsidRPr="00D66F7C">
        <w:t xml:space="preserve">, </w:t>
      </w:r>
      <w:r w:rsidRPr="00D66F7C">
        <w:t>기존</w:t>
      </w:r>
      <w:r w:rsidRPr="00D66F7C">
        <w:t xml:space="preserve"> </w:t>
      </w:r>
      <w:r w:rsidRPr="00D66F7C">
        <w:t>사업의</w:t>
      </w:r>
      <w:r w:rsidRPr="00D66F7C">
        <w:t xml:space="preserve"> </w:t>
      </w:r>
      <w:r w:rsidRPr="00D66F7C">
        <w:t>전부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일부의</w:t>
      </w:r>
      <w:r w:rsidRPr="00D66F7C">
        <w:t xml:space="preserve"> </w:t>
      </w:r>
      <w:r w:rsidRPr="00D66F7C">
        <w:t>중단</w:t>
      </w:r>
      <w:r w:rsidRPr="00D66F7C">
        <w:t xml:space="preserve">, </w:t>
      </w:r>
      <w:r w:rsidRPr="00D66F7C">
        <w:t>자회사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합작회사의</w:t>
      </w:r>
      <w:r w:rsidRPr="00D66F7C">
        <w:t xml:space="preserve"> </w:t>
      </w:r>
      <w:r w:rsidRPr="00D66F7C">
        <w:t>설립</w:t>
      </w:r>
      <w:r w:rsidRPr="00D66F7C">
        <w:t xml:space="preserve">, </w:t>
      </w:r>
      <w:r w:rsidRPr="00D66F7C">
        <w:t>다른</w:t>
      </w:r>
      <w:r w:rsidRPr="00D66F7C">
        <w:t xml:space="preserve"> </w:t>
      </w:r>
      <w:r w:rsidRPr="00D66F7C">
        <w:t>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법인</w:t>
      </w:r>
      <w:r w:rsidRPr="00D66F7C">
        <w:t>·</w:t>
      </w:r>
      <w:r w:rsidRPr="00D66F7C">
        <w:t>단체에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출자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지분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취득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출자지분의</w:t>
      </w:r>
      <w:r w:rsidRPr="00D66F7C">
        <w:t xml:space="preserve"> </w:t>
      </w:r>
      <w:r w:rsidRPr="00D66F7C">
        <w:t>매각</w:t>
      </w:r>
      <w:r w:rsidRPr="00D66F7C">
        <w:t xml:space="preserve">, </w:t>
      </w:r>
      <w:r w:rsidRPr="00D66F7C">
        <w:t>양도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담보제공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증여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처분</w:t>
      </w:r>
      <w:r w:rsidRPr="00D66F7C">
        <w:t xml:space="preserve">, </w:t>
      </w:r>
      <w:r w:rsidRPr="00D66F7C">
        <w:t>타</w:t>
      </w:r>
      <w:r w:rsidRPr="00D66F7C">
        <w:t xml:space="preserve"> </w:t>
      </w:r>
      <w:r w:rsidRPr="00D66F7C">
        <w:t>회사의</w:t>
      </w:r>
      <w:r w:rsidRPr="00D66F7C">
        <w:t xml:space="preserve"> </w:t>
      </w:r>
      <w:r w:rsidRPr="00D66F7C">
        <w:t>경영의</w:t>
      </w:r>
      <w:r w:rsidRPr="00D66F7C">
        <w:t xml:space="preserve"> </w:t>
      </w:r>
      <w:r w:rsidRPr="00D66F7C">
        <w:t>인수</w:t>
      </w:r>
      <w:r w:rsidRPr="00D66F7C">
        <w:t xml:space="preserve"> </w:t>
      </w:r>
    </w:p>
    <w:p w14:paraId="3EDC12E4" w14:textId="77777777" w:rsidR="00D66F7C" w:rsidRPr="00D66F7C" w:rsidRDefault="00D66F7C" w:rsidP="00D66F7C">
      <w:pPr>
        <w:pStyle w:val="31"/>
      </w:pPr>
      <w:r w:rsidRPr="00D66F7C">
        <w:t>정부승인을</w:t>
      </w:r>
      <w:r w:rsidRPr="00D66F7C">
        <w:t xml:space="preserve"> </w:t>
      </w:r>
      <w:r w:rsidRPr="00D66F7C">
        <w:t>불리하게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정지</w:t>
      </w:r>
      <w:r w:rsidRPr="00D66F7C">
        <w:t xml:space="preserve">, </w:t>
      </w:r>
      <w:r w:rsidRPr="00D66F7C">
        <w:t>취소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소멸되도록</w:t>
      </w:r>
      <w:r w:rsidRPr="00D66F7C">
        <w:t xml:space="preserve"> </w:t>
      </w:r>
      <w:r w:rsidRPr="00D66F7C">
        <w:t>하는</w:t>
      </w:r>
      <w:r w:rsidRPr="00D66F7C">
        <w:t xml:space="preserve"> </w:t>
      </w:r>
      <w:r w:rsidRPr="00D66F7C">
        <w:t>행위</w:t>
      </w:r>
    </w:p>
    <w:p w14:paraId="1BCD9843" w14:textId="732F3463" w:rsidR="00D66F7C" w:rsidRPr="00D66F7C" w:rsidRDefault="00D66F7C" w:rsidP="00D66F7C">
      <w:pPr>
        <w:pStyle w:val="31"/>
      </w:pPr>
      <w:r w:rsidRPr="00D66F7C">
        <w:t>법령</w:t>
      </w:r>
      <w:r w:rsidRPr="00D66F7C">
        <w:t xml:space="preserve">, </w:t>
      </w:r>
      <w:r w:rsidRPr="00D66F7C">
        <w:t>정부승인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중요계약의</w:t>
      </w:r>
      <w:r w:rsidRPr="00D66F7C">
        <w:t xml:space="preserve"> </w:t>
      </w:r>
      <w:r w:rsidRPr="00D66F7C">
        <w:t>위반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의무불이행을</w:t>
      </w:r>
      <w:r w:rsidRPr="00D66F7C">
        <w:t xml:space="preserve"> </w:t>
      </w:r>
      <w:r w:rsidRPr="00D66F7C">
        <w:t>구성하거나</w:t>
      </w:r>
      <w:r w:rsidRPr="00D66F7C">
        <w:t xml:space="preserve"> </w:t>
      </w:r>
      <w:r w:rsidRPr="00D66F7C">
        <w:t>기한의</w:t>
      </w:r>
      <w:r w:rsidRPr="00D66F7C">
        <w:t xml:space="preserve"> </w:t>
      </w:r>
      <w:r w:rsidRPr="00D66F7C">
        <w:t>이익을</w:t>
      </w:r>
      <w:r w:rsidRPr="00D66F7C">
        <w:t xml:space="preserve"> </w:t>
      </w:r>
      <w:r w:rsidRPr="00D66F7C">
        <w:t>상실시키는</w:t>
      </w:r>
      <w:r w:rsidRPr="00D66F7C">
        <w:t xml:space="preserve"> </w:t>
      </w:r>
      <w:r w:rsidR="002F1ABD">
        <w:rPr>
          <w:rFonts w:hint="eastAsia"/>
        </w:rPr>
        <w:t>작위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또는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부작위</w:t>
      </w:r>
      <w:r w:rsidRPr="00D66F7C">
        <w:t>(</w:t>
      </w:r>
      <w:r w:rsidRPr="00D66F7C">
        <w:t>제</w:t>
      </w:r>
      <w:r w:rsidRPr="00D66F7C">
        <w:t>3</w:t>
      </w:r>
      <w:r w:rsidRPr="00D66F7C">
        <w:t>자의</w:t>
      </w:r>
      <w:r w:rsidRPr="00D66F7C">
        <w:t xml:space="preserve"> </w:t>
      </w:r>
      <w:r w:rsidRPr="00D66F7C">
        <w:t>통지나</w:t>
      </w:r>
      <w:r w:rsidRPr="00D66F7C">
        <w:t xml:space="preserve"> </w:t>
      </w:r>
      <w:r w:rsidRPr="00D66F7C">
        <w:t>일정</w:t>
      </w:r>
      <w:r w:rsidRPr="00D66F7C">
        <w:t xml:space="preserve"> </w:t>
      </w:r>
      <w:r w:rsidRPr="00D66F7C">
        <w:t>기간의</w:t>
      </w:r>
      <w:r w:rsidRPr="00D66F7C">
        <w:t xml:space="preserve"> </w:t>
      </w:r>
      <w:r w:rsidRPr="00D66F7C">
        <w:t>경과시</w:t>
      </w:r>
      <w:r w:rsidRPr="00D66F7C">
        <w:t xml:space="preserve"> </w:t>
      </w:r>
      <w:r w:rsidRPr="00D66F7C">
        <w:t>위반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의무불이행을</w:t>
      </w:r>
      <w:r w:rsidRPr="00D66F7C">
        <w:t xml:space="preserve"> </w:t>
      </w:r>
      <w:r w:rsidRPr="00D66F7C">
        <w:t>구성하거나</w:t>
      </w:r>
      <w:r w:rsidRPr="00D66F7C">
        <w:t xml:space="preserve"> </w:t>
      </w:r>
      <w:r w:rsidRPr="00D66F7C">
        <w:t>기한의</w:t>
      </w:r>
      <w:r w:rsidRPr="00D66F7C">
        <w:t xml:space="preserve"> </w:t>
      </w:r>
      <w:r w:rsidRPr="00D66F7C">
        <w:t>이익이</w:t>
      </w:r>
      <w:r w:rsidRPr="00D66F7C">
        <w:t xml:space="preserve"> </w:t>
      </w:r>
      <w:r w:rsidRPr="00D66F7C">
        <w:t>상실되는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>)</w:t>
      </w:r>
    </w:p>
    <w:p w14:paraId="3956F73D" w14:textId="77777777" w:rsidR="00D66F7C" w:rsidRPr="00D66F7C" w:rsidRDefault="00D66F7C" w:rsidP="00D66F7C">
      <w:pPr>
        <w:pStyle w:val="31"/>
      </w:pPr>
      <w:r w:rsidRPr="00D66F7C">
        <w:t>주요</w:t>
      </w:r>
      <w:r w:rsidRPr="00D66F7C">
        <w:t xml:space="preserve"> </w:t>
      </w:r>
      <w:r w:rsidRPr="00D66F7C">
        <w:t>세무신고사항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세무처리</w:t>
      </w:r>
      <w:r w:rsidRPr="00D66F7C">
        <w:t xml:space="preserve"> </w:t>
      </w:r>
      <w:r w:rsidRPr="00D66F7C">
        <w:t>원칙의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회사에</w:t>
      </w:r>
      <w:r w:rsidRPr="00D66F7C">
        <w:t xml:space="preserve"> </w:t>
      </w:r>
      <w:r w:rsidRPr="00D66F7C">
        <w:t>부정적인</w:t>
      </w:r>
      <w:r w:rsidRPr="00D66F7C">
        <w:t xml:space="preserve"> </w:t>
      </w:r>
      <w:r w:rsidRPr="00D66F7C">
        <w:t>영향을</w:t>
      </w:r>
      <w:r w:rsidRPr="00D66F7C">
        <w:t xml:space="preserve"> </w:t>
      </w:r>
      <w:r w:rsidRPr="00D66F7C">
        <w:t>미치는</w:t>
      </w:r>
      <w:r w:rsidRPr="00D66F7C">
        <w:t xml:space="preserve"> </w:t>
      </w:r>
      <w:r w:rsidRPr="00D66F7C">
        <w:t>조세선택사항의</w:t>
      </w:r>
      <w:r w:rsidRPr="00D66F7C">
        <w:t xml:space="preserve"> </w:t>
      </w:r>
      <w:r w:rsidRPr="00D66F7C">
        <w:t>선택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기존</w:t>
      </w:r>
      <w:r w:rsidRPr="00D66F7C">
        <w:t xml:space="preserve"> </w:t>
      </w:r>
      <w:r w:rsidRPr="00D66F7C">
        <w:t>선택사항의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세무</w:t>
      </w:r>
      <w:r w:rsidRPr="00D66F7C">
        <w:t xml:space="preserve"> </w:t>
      </w:r>
      <w:r w:rsidRPr="00D66F7C">
        <w:t>관련</w:t>
      </w:r>
      <w:r w:rsidRPr="00D66F7C">
        <w:t xml:space="preserve"> </w:t>
      </w:r>
      <w:r w:rsidRPr="00D66F7C">
        <w:t>소송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세무조사와</w:t>
      </w:r>
      <w:r w:rsidRPr="00D66F7C">
        <w:t xml:space="preserve"> </w:t>
      </w:r>
      <w:r w:rsidRPr="00D66F7C">
        <w:t>관련하여</w:t>
      </w:r>
      <w:r w:rsidRPr="00D66F7C">
        <w:t xml:space="preserve"> </w:t>
      </w:r>
      <w:r w:rsidRPr="00D66F7C">
        <w:t>과세관청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제</w:t>
      </w:r>
      <w:r w:rsidRPr="00D66F7C">
        <w:t>3</w:t>
      </w:r>
      <w:r w:rsidRPr="00D66F7C">
        <w:t>자와의</w:t>
      </w:r>
      <w:r w:rsidRPr="00D66F7C">
        <w:t xml:space="preserve"> </w:t>
      </w:r>
      <w:r w:rsidRPr="00D66F7C">
        <w:t>분쟁을</w:t>
      </w:r>
      <w:r w:rsidRPr="00D66F7C">
        <w:t xml:space="preserve"> </w:t>
      </w:r>
      <w:r w:rsidRPr="00D66F7C">
        <w:t>취하</w:t>
      </w:r>
      <w:r w:rsidRPr="00D66F7C">
        <w:t xml:space="preserve">, </w:t>
      </w:r>
      <w:r w:rsidRPr="00D66F7C">
        <w:t>조정</w:t>
      </w:r>
      <w:r w:rsidRPr="00D66F7C">
        <w:t xml:space="preserve">, </w:t>
      </w:r>
      <w:r w:rsidRPr="00D66F7C">
        <w:t>합의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lastRenderedPageBreak/>
        <w:t>화해하는</w:t>
      </w:r>
      <w:r w:rsidRPr="00D66F7C">
        <w:t xml:space="preserve"> </w:t>
      </w:r>
      <w:r w:rsidRPr="00D66F7C">
        <w:t>행위</w:t>
      </w:r>
      <w:r w:rsidRPr="00D66F7C">
        <w:t xml:space="preserve">, </w:t>
      </w:r>
      <w:r w:rsidRPr="00D66F7C">
        <w:t>제척기간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소멸시효의</w:t>
      </w:r>
      <w:r w:rsidRPr="00D66F7C">
        <w:t xml:space="preserve"> </w:t>
      </w:r>
      <w:r w:rsidRPr="00D66F7C">
        <w:t>포기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그</w:t>
      </w:r>
      <w:r w:rsidRPr="00D66F7C">
        <w:t xml:space="preserve"> </w:t>
      </w:r>
      <w:r w:rsidRPr="00D66F7C">
        <w:t>연장에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동의</w:t>
      </w:r>
      <w:r w:rsidRPr="00D66F7C">
        <w:t xml:space="preserve">, </w:t>
      </w:r>
      <w:r w:rsidRPr="00D66F7C">
        <w:t>세금</w:t>
      </w:r>
      <w:r w:rsidRPr="00D66F7C">
        <w:t xml:space="preserve"> </w:t>
      </w:r>
      <w:r w:rsidRPr="00D66F7C">
        <w:t>환급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포기</w:t>
      </w:r>
    </w:p>
    <w:p w14:paraId="5857C224" w14:textId="4811E594" w:rsidR="00D66F7C" w:rsidRPr="00D66F7C" w:rsidRDefault="00D66F7C" w:rsidP="00D66F7C">
      <w:pPr>
        <w:pStyle w:val="31"/>
      </w:pPr>
      <w:r w:rsidRPr="00D66F7C">
        <w:t>연간</w:t>
      </w:r>
      <w:r w:rsidRPr="00D66F7C">
        <w:t xml:space="preserve"> </w:t>
      </w:r>
      <w:r w:rsidRPr="00D66F7C">
        <w:t>보수총액이</w:t>
      </w:r>
      <w:r w:rsidRPr="00D66F7C">
        <w:t xml:space="preserve"> </w:t>
      </w:r>
      <w:r w:rsidRPr="00D66F7C">
        <w:t>금</w:t>
      </w:r>
      <w:r w:rsidRPr="00D66F7C">
        <w:t xml:space="preserve"> </w:t>
      </w:r>
      <w:r w:rsidR="00A65AB2">
        <w:rPr>
          <w:rFonts w:hint="eastAsia"/>
        </w:rPr>
        <w:t>5,000</w:t>
      </w:r>
      <w:r w:rsidR="00A65AB2">
        <w:rPr>
          <w:rFonts w:hint="eastAsia"/>
        </w:rPr>
        <w:t>만</w:t>
      </w:r>
      <w:r w:rsidRPr="00D66F7C">
        <w:t>원</w:t>
      </w:r>
      <w:r w:rsidRPr="00D66F7C">
        <w:t xml:space="preserve"> </w:t>
      </w:r>
      <w:r w:rsidRPr="00D66F7C">
        <w:t>이상인</w:t>
      </w:r>
      <w:r w:rsidRPr="00D66F7C">
        <w:t xml:space="preserve"> </w:t>
      </w:r>
      <w:r w:rsidRPr="00D66F7C">
        <w:t>임직원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및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주요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경영진</w:t>
      </w:r>
      <w:r w:rsidRPr="00D66F7C">
        <w:t>의</w:t>
      </w:r>
      <w:r w:rsidRPr="00D66F7C">
        <w:t xml:space="preserve"> </w:t>
      </w:r>
      <w:r w:rsidRPr="00D66F7C">
        <w:t>고용</w:t>
      </w:r>
      <w:r w:rsidRPr="00D66F7C">
        <w:t xml:space="preserve">, </w:t>
      </w:r>
      <w:r w:rsidRPr="00D66F7C">
        <w:t>선임</w:t>
      </w:r>
      <w:r w:rsidR="00E72923">
        <w:rPr>
          <w:rFonts w:hint="eastAsia"/>
        </w:rPr>
        <w:t>(</w:t>
      </w:r>
      <w:r w:rsidR="00E72923">
        <w:rPr>
          <w:rFonts w:hint="eastAsia"/>
        </w:rPr>
        <w:t>해당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임직원의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역할</w:t>
      </w:r>
      <w:r w:rsidR="00E72923">
        <w:rPr>
          <w:rFonts w:hint="eastAsia"/>
        </w:rPr>
        <w:t xml:space="preserve">, </w:t>
      </w:r>
      <w:r w:rsidR="00E72923">
        <w:rPr>
          <w:rFonts w:hint="eastAsia"/>
        </w:rPr>
        <w:t>권한</w:t>
      </w:r>
      <w:r w:rsidR="00C33770">
        <w:rPr>
          <w:rFonts w:hint="eastAsia"/>
        </w:rPr>
        <w:t xml:space="preserve"> </w:t>
      </w:r>
      <w:r w:rsidR="00C33770">
        <w:rPr>
          <w:rFonts w:hint="eastAsia"/>
        </w:rPr>
        <w:t>등</w:t>
      </w:r>
      <w:r w:rsidR="00E72923">
        <w:rPr>
          <w:rFonts w:hint="eastAsia"/>
        </w:rPr>
        <w:t>에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대한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결정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포함</w:t>
      </w:r>
      <w:r w:rsidR="00E72923">
        <w:rPr>
          <w:rFonts w:hint="eastAsia"/>
        </w:rPr>
        <w:t>)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rPr>
          <w:rFonts w:hint="eastAsia"/>
        </w:rPr>
        <w:t>해임</w:t>
      </w:r>
      <w:r w:rsidRPr="00D66F7C">
        <w:t xml:space="preserve">, </w:t>
      </w:r>
      <w:r w:rsidRPr="00D66F7C">
        <w:t>퇴임의</w:t>
      </w:r>
      <w:r w:rsidRPr="00D66F7C">
        <w:t xml:space="preserve"> </w:t>
      </w:r>
      <w:r w:rsidRPr="00D66F7C">
        <w:t>약정</w:t>
      </w:r>
      <w:r w:rsidRPr="00D66F7C">
        <w:t xml:space="preserve">, </w:t>
      </w:r>
      <w:r w:rsidRPr="00D66F7C">
        <w:t>법령</w:t>
      </w:r>
      <w:r w:rsidRPr="00D66F7C">
        <w:t xml:space="preserve">, </w:t>
      </w:r>
      <w:r w:rsidRPr="00D66F7C">
        <w:t>단체협약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취업규칙에서</w:t>
      </w:r>
      <w:r w:rsidRPr="00D66F7C">
        <w:t xml:space="preserve"> </w:t>
      </w:r>
      <w:r w:rsidRPr="00D66F7C">
        <w:t>요구되지</w:t>
      </w:r>
      <w:r w:rsidRPr="00D66F7C">
        <w:t xml:space="preserve"> </w:t>
      </w:r>
      <w:r w:rsidRPr="00D66F7C">
        <w:t>않는</w:t>
      </w:r>
      <w:r w:rsidRPr="00D66F7C">
        <w:t xml:space="preserve"> </w:t>
      </w:r>
      <w:r w:rsidRPr="00D66F7C">
        <w:t>임직원의</w:t>
      </w:r>
      <w:r w:rsidRPr="00D66F7C">
        <w:t xml:space="preserve"> </w:t>
      </w:r>
      <w:r w:rsidRPr="00D66F7C">
        <w:t>보수</w:t>
      </w:r>
      <w:r w:rsidRPr="00D66F7C">
        <w:t xml:space="preserve">, </w:t>
      </w:r>
      <w:r w:rsidRPr="00D66F7C">
        <w:t>근로조건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복리혜택</w:t>
      </w:r>
      <w:r w:rsidRPr="00D66F7C">
        <w:t xml:space="preserve"> </w:t>
      </w:r>
      <w:r w:rsidRPr="00D66F7C">
        <w:t>제도의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전</w:t>
      </w:r>
      <w:r w:rsidRPr="00D66F7C">
        <w:t>·</w:t>
      </w:r>
      <w:r w:rsidRPr="00D66F7C">
        <w:t>현직</w:t>
      </w:r>
      <w:r w:rsidRPr="00D66F7C">
        <w:t xml:space="preserve"> </w:t>
      </w:r>
      <w:r w:rsidRPr="00D66F7C">
        <w:t>임직원에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특별상여금</w:t>
      </w:r>
      <w:r w:rsidRPr="00D66F7C">
        <w:t>(</w:t>
      </w:r>
      <w:r w:rsidRPr="00D66F7C">
        <w:t>법령</w:t>
      </w:r>
      <w:r w:rsidRPr="00D66F7C">
        <w:t xml:space="preserve">, </w:t>
      </w:r>
      <w:r w:rsidRPr="00D66F7C">
        <w:t>대상회사의</w:t>
      </w:r>
      <w:r w:rsidRPr="00D66F7C">
        <w:t xml:space="preserve"> </w:t>
      </w:r>
      <w:r w:rsidRPr="00D66F7C">
        <w:t>단체협약</w:t>
      </w:r>
      <w:r w:rsidRPr="00D66F7C">
        <w:t xml:space="preserve">, </w:t>
      </w:r>
      <w:r w:rsidRPr="00D66F7C">
        <w:t>취업규칙</w:t>
      </w:r>
      <w:r w:rsidRPr="00D66F7C">
        <w:t xml:space="preserve">, </w:t>
      </w:r>
      <w:r w:rsidRPr="00D66F7C">
        <w:t>보수규정</w:t>
      </w:r>
      <w:r w:rsidRPr="00D66F7C">
        <w:t xml:space="preserve"> </w:t>
      </w:r>
      <w:r w:rsidRPr="00D66F7C">
        <w:t>등에</w:t>
      </w:r>
      <w:r w:rsidRPr="00D66F7C">
        <w:t xml:space="preserve"> </w:t>
      </w:r>
      <w:r w:rsidRPr="00D66F7C">
        <w:t>근거하여</w:t>
      </w:r>
      <w:r w:rsidRPr="00D66F7C">
        <w:t xml:space="preserve"> </w:t>
      </w:r>
      <w:r w:rsidRPr="00D66F7C">
        <w:t>통상적인</w:t>
      </w:r>
      <w:r w:rsidRPr="00D66F7C">
        <w:t xml:space="preserve"> </w:t>
      </w:r>
      <w:r w:rsidRPr="00D66F7C">
        <w:t>사업과정에</w:t>
      </w:r>
      <w:r w:rsidRPr="00D66F7C">
        <w:t xml:space="preserve"> </w:t>
      </w:r>
      <w:r w:rsidRPr="00D66F7C">
        <w:t>따라</w:t>
      </w:r>
      <w:r w:rsidRPr="00D66F7C">
        <w:t xml:space="preserve"> </w:t>
      </w:r>
      <w:r w:rsidRPr="00D66F7C">
        <w:t>지급해</w:t>
      </w:r>
      <w:r w:rsidRPr="00D66F7C">
        <w:t xml:space="preserve"> </w:t>
      </w:r>
      <w:r w:rsidRPr="00D66F7C">
        <w:t>왔던</w:t>
      </w:r>
      <w:r w:rsidRPr="00D66F7C">
        <w:t xml:space="preserve"> </w:t>
      </w:r>
      <w:r w:rsidRPr="00D66F7C">
        <w:t>상여금</w:t>
      </w:r>
      <w:r w:rsidRPr="00D66F7C">
        <w:t xml:space="preserve"> </w:t>
      </w:r>
      <w:r w:rsidRPr="00D66F7C">
        <w:t>이외의</w:t>
      </w:r>
      <w:r w:rsidRPr="00D66F7C">
        <w:t xml:space="preserve"> </w:t>
      </w:r>
      <w:r w:rsidRPr="00D66F7C">
        <w:t>상여금을</w:t>
      </w:r>
      <w:r w:rsidRPr="00D66F7C">
        <w:t xml:space="preserve"> </w:t>
      </w:r>
      <w:r w:rsidRPr="00D66F7C">
        <w:t>말함</w:t>
      </w:r>
      <w:r w:rsidRPr="00D66F7C">
        <w:t xml:space="preserve">), </w:t>
      </w:r>
      <w:r w:rsidRPr="00D66F7C">
        <w:t>퇴직금</w:t>
      </w:r>
      <w:r w:rsidRPr="00D66F7C">
        <w:t xml:space="preserve">, </w:t>
      </w:r>
      <w:r w:rsidRPr="00D66F7C">
        <w:t>퇴직위로금</w:t>
      </w:r>
      <w:r w:rsidRPr="00D66F7C">
        <w:t xml:space="preserve">, </w:t>
      </w:r>
      <w:r w:rsidRPr="00D66F7C">
        <w:rPr>
          <w:rFonts w:hint="eastAsia"/>
        </w:rPr>
        <w:t>특별공로금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이와</w:t>
      </w:r>
      <w:r w:rsidRPr="00D66F7C">
        <w:t xml:space="preserve"> </w:t>
      </w:r>
      <w:r w:rsidRPr="00D66F7C">
        <w:t>유사하거나</w:t>
      </w:r>
      <w:r w:rsidRPr="00D66F7C">
        <w:t xml:space="preserve"> </w:t>
      </w:r>
      <w:r w:rsidRPr="00D66F7C">
        <w:t>이에</w:t>
      </w:r>
      <w:r w:rsidRPr="00D66F7C">
        <w:t xml:space="preserve"> </w:t>
      </w:r>
      <w:r w:rsidRPr="00D66F7C">
        <w:t>준하는</w:t>
      </w:r>
      <w:r w:rsidRPr="00D66F7C">
        <w:t xml:space="preserve"> </w:t>
      </w:r>
      <w:r w:rsidRPr="00D66F7C">
        <w:t>금원</w:t>
      </w:r>
      <w:r w:rsidRPr="00D66F7C">
        <w:t xml:space="preserve"> </w:t>
      </w:r>
      <w:r w:rsidRPr="00D66F7C">
        <w:t>내지</w:t>
      </w:r>
      <w:r w:rsidRPr="00D66F7C">
        <w:t xml:space="preserve"> </w:t>
      </w:r>
      <w:r w:rsidRPr="00D66F7C">
        <w:t>대가의</w:t>
      </w:r>
      <w:r w:rsidRPr="00D66F7C">
        <w:t xml:space="preserve"> </w:t>
      </w:r>
      <w:r w:rsidRPr="00D66F7C">
        <w:t>지급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그에</w:t>
      </w:r>
      <w:r w:rsidRPr="00D66F7C">
        <w:t xml:space="preserve"> </w:t>
      </w:r>
      <w:r w:rsidRPr="00D66F7C">
        <w:t>관한</w:t>
      </w:r>
      <w:r w:rsidRPr="00D66F7C">
        <w:t xml:space="preserve"> </w:t>
      </w:r>
      <w:r w:rsidRPr="00D66F7C">
        <w:t>약속이나</w:t>
      </w:r>
      <w:r w:rsidRPr="00D66F7C">
        <w:t xml:space="preserve"> </w:t>
      </w:r>
      <w:r w:rsidRPr="00D66F7C">
        <w:t>합의</w:t>
      </w:r>
    </w:p>
    <w:p w14:paraId="39BFB6E5" w14:textId="77777777" w:rsidR="00D66F7C" w:rsidRPr="00D66F7C" w:rsidRDefault="00D66F7C" w:rsidP="00D66F7C">
      <w:pPr>
        <w:pStyle w:val="31"/>
      </w:pPr>
      <w:r w:rsidRPr="00D66F7C">
        <w:t>단체협약이나</w:t>
      </w:r>
      <w:r w:rsidRPr="00D66F7C">
        <w:t xml:space="preserve"> </w:t>
      </w:r>
      <w:r w:rsidRPr="00D66F7C">
        <w:t>취업규칙의</w:t>
      </w:r>
      <w:r w:rsidRPr="00D66F7C">
        <w:t xml:space="preserve"> </w:t>
      </w:r>
      <w:r w:rsidRPr="00D66F7C">
        <w:t>변경</w:t>
      </w:r>
    </w:p>
    <w:p w14:paraId="0AD8448A" w14:textId="437680D8" w:rsidR="00D66F7C" w:rsidRPr="00D66F7C" w:rsidRDefault="00D66F7C" w:rsidP="00D66F7C">
      <w:pPr>
        <w:pStyle w:val="31"/>
      </w:pPr>
      <w:r w:rsidRPr="00D66F7C">
        <w:t>중요계약의</w:t>
      </w:r>
      <w:r w:rsidRPr="00D66F7C">
        <w:t xml:space="preserve"> </w:t>
      </w:r>
      <w:r w:rsidRPr="00D66F7C">
        <w:t>체결</w:t>
      </w:r>
      <w:r w:rsidRPr="00D66F7C">
        <w:t xml:space="preserve">, </w:t>
      </w:r>
      <w:r w:rsidRPr="00D66F7C">
        <w:t>갱신</w:t>
      </w:r>
      <w:r w:rsidRPr="00D66F7C">
        <w:t>(</w:t>
      </w:r>
      <w:r w:rsidRPr="00D66F7C">
        <w:t>갱신</w:t>
      </w:r>
      <w:r w:rsidRPr="00D66F7C">
        <w:t xml:space="preserve"> </w:t>
      </w:r>
      <w:r w:rsidRPr="00D66F7C">
        <w:t>거절의</w:t>
      </w:r>
      <w:r w:rsidRPr="00D66F7C">
        <w:t xml:space="preserve"> </w:t>
      </w:r>
      <w:r w:rsidRPr="00D66F7C">
        <w:t>의사를</w:t>
      </w:r>
      <w:r w:rsidRPr="00D66F7C">
        <w:t xml:space="preserve"> </w:t>
      </w:r>
      <w:r w:rsidRPr="00D66F7C">
        <w:t>표시하지</w:t>
      </w:r>
      <w:r w:rsidRPr="00D66F7C">
        <w:t xml:space="preserve"> </w:t>
      </w:r>
      <w:r w:rsidRPr="00D66F7C">
        <w:t>않는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 xml:space="preserve">), </w:t>
      </w:r>
      <w:r w:rsidRPr="00D66F7C">
        <w:t>변경</w:t>
      </w:r>
      <w:r w:rsidRPr="00D66F7C">
        <w:t xml:space="preserve">, </w:t>
      </w:r>
      <w:r w:rsidRPr="00D66F7C">
        <w:t>해제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해지</w:t>
      </w:r>
      <w:r w:rsidRPr="00D66F7C">
        <w:t>(</w:t>
      </w:r>
      <w:r w:rsidRPr="00D66F7C">
        <w:t>기간만료에</w:t>
      </w:r>
      <w:r w:rsidRPr="00D66F7C">
        <w:t xml:space="preserve"> </w:t>
      </w:r>
      <w:r w:rsidRPr="00D66F7C">
        <w:t>동의하거나</w:t>
      </w:r>
      <w:r w:rsidRPr="00D66F7C">
        <w:t xml:space="preserve"> </w:t>
      </w:r>
      <w:r w:rsidRPr="00D66F7C">
        <w:t>기간만료를</w:t>
      </w:r>
      <w:r w:rsidRPr="00D66F7C">
        <w:t xml:space="preserve"> </w:t>
      </w:r>
      <w:r w:rsidRPr="00D66F7C">
        <w:t>방치하는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>)</w:t>
      </w:r>
    </w:p>
    <w:p w14:paraId="25CA1157" w14:textId="77777777" w:rsidR="00D66F7C" w:rsidRPr="00D66F7C" w:rsidRDefault="00D66F7C" w:rsidP="00D66F7C">
      <w:pPr>
        <w:pStyle w:val="31"/>
      </w:pPr>
      <w:r w:rsidRPr="00D66F7C">
        <w:t>대상회사의</w:t>
      </w:r>
      <w:r w:rsidRPr="00D66F7C">
        <w:t xml:space="preserve"> </w:t>
      </w:r>
      <w:r w:rsidRPr="00D66F7C">
        <w:t>임직원</w:t>
      </w:r>
      <w:r w:rsidRPr="00D66F7C">
        <w:t xml:space="preserve">, </w:t>
      </w:r>
      <w:r w:rsidRPr="00D66F7C">
        <w:rPr>
          <w:rFonts w:hint="eastAsia"/>
        </w:rPr>
        <w:t>어느</w:t>
      </w:r>
      <w:r w:rsidRPr="00D66F7C">
        <w:rPr>
          <w:rFonts w:hint="eastAsia"/>
        </w:rPr>
        <w:t xml:space="preserve"> </w:t>
      </w:r>
      <w:r w:rsidRPr="00D66F7C">
        <w:t>매도인</w:t>
      </w:r>
      <w:r w:rsidRPr="00D66F7C">
        <w:t xml:space="preserve">, </w:t>
      </w:r>
      <w:r w:rsidRPr="00D66F7C">
        <w:t>또는</w:t>
      </w:r>
      <w:r w:rsidRPr="00D66F7C">
        <w:t xml:space="preserve"> </w:t>
      </w:r>
      <w:r w:rsidRPr="00D66F7C">
        <w:t>그</w:t>
      </w:r>
      <w:r w:rsidRPr="00D66F7C">
        <w:t xml:space="preserve"> </w:t>
      </w:r>
      <w:r w:rsidRPr="00D66F7C">
        <w:t>각각의</w:t>
      </w:r>
      <w:r w:rsidRPr="00D66F7C">
        <w:t xml:space="preserve"> </w:t>
      </w:r>
      <w:r w:rsidRPr="00D66F7C">
        <w:t>계열회사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특수관계인과의</w:t>
      </w:r>
      <w:r w:rsidRPr="00D66F7C">
        <w:t xml:space="preserve"> </w:t>
      </w:r>
      <w:r w:rsidRPr="00D66F7C">
        <w:t>거래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계약</w:t>
      </w:r>
      <w:r w:rsidRPr="00D66F7C">
        <w:t xml:space="preserve"> </w:t>
      </w:r>
      <w:r w:rsidRPr="00D66F7C">
        <w:t>체결</w:t>
      </w:r>
    </w:p>
    <w:p w14:paraId="5407FAB7" w14:textId="77777777" w:rsidR="00D66F7C" w:rsidRPr="00D66F7C" w:rsidRDefault="00D66F7C" w:rsidP="00D66F7C">
      <w:pPr>
        <w:pStyle w:val="31"/>
      </w:pPr>
      <w:r w:rsidRPr="00D66F7C">
        <w:t>회계원칙</w:t>
      </w:r>
      <w:r w:rsidRPr="00D66F7C">
        <w:t xml:space="preserve">, </w:t>
      </w:r>
      <w:r w:rsidRPr="00D66F7C">
        <w:t>절차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회계관행의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외부감사인의</w:t>
      </w:r>
      <w:r w:rsidRPr="00D66F7C">
        <w:t xml:space="preserve"> </w:t>
      </w:r>
      <w:r w:rsidRPr="00D66F7C">
        <w:t>변경</w:t>
      </w:r>
    </w:p>
    <w:p w14:paraId="512A1C97" w14:textId="610E4C85" w:rsidR="00D66F7C" w:rsidRPr="00D66F7C" w:rsidRDefault="00D66F7C" w:rsidP="00D66F7C">
      <w:pPr>
        <w:pStyle w:val="31"/>
      </w:pPr>
      <w:r w:rsidRPr="00D66F7C">
        <w:t>소송</w:t>
      </w:r>
      <w:r w:rsidR="00C70DA9">
        <w:rPr>
          <w:rFonts w:hint="eastAsia"/>
        </w:rPr>
        <w:t>등</w:t>
      </w:r>
      <w:r w:rsidRPr="00D66F7C">
        <w:t>의</w:t>
      </w:r>
      <w:r w:rsidRPr="00D66F7C">
        <w:t xml:space="preserve"> </w:t>
      </w:r>
      <w:r w:rsidRPr="00D66F7C">
        <w:t>포기</w:t>
      </w:r>
      <w:r w:rsidRPr="00D66F7C">
        <w:t xml:space="preserve">, </w:t>
      </w:r>
      <w:r w:rsidRPr="00D66F7C">
        <w:t>면책</w:t>
      </w:r>
      <w:r w:rsidRPr="00D66F7C">
        <w:t xml:space="preserve">, </w:t>
      </w:r>
      <w:r w:rsidRPr="00D66F7C">
        <w:t>이전</w:t>
      </w:r>
      <w:r w:rsidRPr="00D66F7C">
        <w:t xml:space="preserve">, </w:t>
      </w:r>
      <w:r w:rsidRPr="00D66F7C">
        <w:t>화해</w:t>
      </w:r>
      <w:r w:rsidRPr="00D66F7C">
        <w:t xml:space="preserve">, </w:t>
      </w:r>
      <w:r w:rsidRPr="00D66F7C">
        <w:t>청구권이나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취소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포기</w:t>
      </w:r>
    </w:p>
    <w:p w14:paraId="5797AC17" w14:textId="7D6C60DE" w:rsidR="00D66F7C" w:rsidRPr="00D66F7C" w:rsidRDefault="00D66F7C" w:rsidP="00D66F7C">
      <w:pPr>
        <w:pStyle w:val="31"/>
      </w:pPr>
      <w:r w:rsidRPr="00D66F7C">
        <w:t>법령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="00F90A10">
        <w:rPr>
          <w:rFonts w:hint="eastAsia"/>
        </w:rPr>
        <w:t>조직서류</w:t>
      </w:r>
      <w:r w:rsidRPr="00D66F7C">
        <w:t>상</w:t>
      </w:r>
      <w:r w:rsidRPr="00D66F7C">
        <w:rPr>
          <w:rFonts w:hint="eastAsia"/>
        </w:rPr>
        <w:t xml:space="preserve"> </w:t>
      </w:r>
      <w:r w:rsidRPr="00D66F7C">
        <w:t>주주총회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이사회</w:t>
      </w:r>
      <w:r w:rsidRPr="00D66F7C">
        <w:t xml:space="preserve"> </w:t>
      </w:r>
      <w:r w:rsidRPr="00D66F7C">
        <w:t>결의를</w:t>
      </w:r>
      <w:r w:rsidRPr="00D66F7C">
        <w:t xml:space="preserve"> </w:t>
      </w:r>
      <w:r w:rsidRPr="00D66F7C">
        <w:t>필요로</w:t>
      </w:r>
      <w:r w:rsidRPr="00D66F7C">
        <w:t xml:space="preserve"> </w:t>
      </w:r>
      <w:r w:rsidRPr="00D66F7C">
        <w:t>하는</w:t>
      </w:r>
      <w:r w:rsidRPr="00D66F7C">
        <w:t xml:space="preserve"> </w:t>
      </w:r>
      <w:r w:rsidRPr="00D66F7C">
        <w:t>사항</w:t>
      </w:r>
    </w:p>
    <w:p w14:paraId="232EB9CD" w14:textId="70B1C306" w:rsidR="00D66F7C" w:rsidRPr="00DF4B74" w:rsidRDefault="00D66F7C" w:rsidP="00D66F7C">
      <w:pPr>
        <w:pStyle w:val="31"/>
      </w:pPr>
      <w:r w:rsidRPr="00D66F7C">
        <w:t>이상의</w:t>
      </w:r>
      <w:r w:rsidRPr="00D66F7C">
        <w:t xml:space="preserve"> </w:t>
      </w:r>
      <w:r w:rsidRPr="00D66F7C">
        <w:t>각</w:t>
      </w:r>
      <w:r w:rsidRPr="00D66F7C">
        <w:t xml:space="preserve"> </w:t>
      </w:r>
      <w:r w:rsidRPr="00D66F7C">
        <w:t>행위에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약속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계약의</w:t>
      </w:r>
      <w:r w:rsidRPr="00D66F7C">
        <w:t xml:space="preserve"> </w:t>
      </w:r>
      <w:r w:rsidRPr="00D66F7C">
        <w:t>체결</w:t>
      </w:r>
    </w:p>
    <w:p w14:paraId="568AD016" w14:textId="4346FFF4" w:rsidR="00243B92" w:rsidRDefault="00FF6E66" w:rsidP="0091318D">
      <w:pPr>
        <w:pStyle w:val="20"/>
      </w:pPr>
      <w:r>
        <w:rPr>
          <w:rFonts w:hint="eastAsia"/>
        </w:rPr>
        <w:t>기존주주들의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>.</w:t>
      </w:r>
    </w:p>
    <w:p w14:paraId="37DB60E3" w14:textId="514815F1" w:rsidR="005466F0" w:rsidRDefault="00E03273" w:rsidP="00E03273">
      <w:pPr>
        <w:pStyle w:val="31"/>
      </w:pPr>
      <w:r w:rsidRPr="00DF4B74">
        <w:rPr>
          <w:rFonts w:hint="eastAsia"/>
        </w:rPr>
        <w:t>대상회사의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기업가치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보존</w:t>
      </w:r>
      <w:r w:rsidRPr="00DF4B74">
        <w:rPr>
          <w:rFonts w:hint="eastAsia"/>
        </w:rPr>
        <w:t xml:space="preserve">, </w:t>
      </w:r>
      <w:r w:rsidRPr="00DF4B74">
        <w:rPr>
          <w:rFonts w:hint="eastAsia"/>
        </w:rPr>
        <w:t>연속성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있는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경영의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확보</w:t>
      </w:r>
      <w:r w:rsidRPr="00DF4B74">
        <w:rPr>
          <w:rFonts w:hint="eastAsia"/>
        </w:rPr>
        <w:t xml:space="preserve">, </w:t>
      </w:r>
      <w:r w:rsidRPr="00DF4B74">
        <w:rPr>
          <w:rFonts w:hint="eastAsia"/>
        </w:rPr>
        <w:t>경영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성과의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달성을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위해</w:t>
      </w:r>
      <w:r w:rsidRPr="00DF4B74">
        <w:rPr>
          <w:rFonts w:hint="eastAsia"/>
        </w:rPr>
        <w:t xml:space="preserve">, </w:t>
      </w:r>
      <w:r w:rsidR="00E37CA2">
        <w:rPr>
          <w:rFonts w:hint="eastAsia"/>
        </w:rPr>
        <w:t>최대주주가</w:t>
      </w:r>
      <w:r w:rsidRPr="00DF4B74">
        <w:rPr>
          <w:rFonts w:hint="eastAsia"/>
        </w:rPr>
        <w:t xml:space="preserve"> </w:t>
      </w:r>
      <w:r w:rsidR="00363894">
        <w:rPr>
          <w:rFonts w:hint="eastAsia"/>
        </w:rPr>
        <w:t>요청하는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기존주주는</w:t>
      </w:r>
      <w:r w:rsidRPr="00DF4B74">
        <w:rPr>
          <w:rFonts w:hint="eastAsia"/>
        </w:rPr>
        <w:t xml:space="preserve"> </w:t>
      </w:r>
      <w:r w:rsidR="00363894">
        <w:rPr>
          <w:rFonts w:hint="eastAsia"/>
        </w:rPr>
        <w:t>최대주주가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요청하는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기간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동안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대상회사에</w:t>
      </w:r>
      <w:r w:rsidR="00363894">
        <w:rPr>
          <w:rFonts w:hint="eastAsia"/>
        </w:rPr>
        <w:t xml:space="preserve"> </w:t>
      </w:r>
      <w:r w:rsidRPr="00DF4B74">
        <w:rPr>
          <w:rFonts w:hint="eastAsia"/>
        </w:rPr>
        <w:t>재직하여야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한다</w:t>
      </w:r>
      <w:r>
        <w:rPr>
          <w:rFonts w:hint="eastAsia"/>
        </w:rPr>
        <w:t>.</w:t>
      </w:r>
      <w:r w:rsidRPr="00E03273">
        <w:rPr>
          <w:rFonts w:hint="eastAsia"/>
        </w:rPr>
        <w:t xml:space="preserve"> </w:t>
      </w:r>
      <w:r w:rsidR="00D12A98">
        <w:rPr>
          <w:rFonts w:hint="eastAsia"/>
        </w:rPr>
        <w:t xml:space="preserve"> </w:t>
      </w:r>
      <w:r w:rsidR="00FF6E36">
        <w:rPr>
          <w:rFonts w:hint="eastAsia"/>
        </w:rPr>
        <w:t>이를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위하여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최대주주는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대상회사에서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계속하여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재직할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기존주주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그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직급이나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직책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역할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기간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등을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정하여</w:t>
      </w:r>
      <w:r w:rsidR="00FF6E36">
        <w:rPr>
          <w:rFonts w:hint="eastAsia"/>
        </w:rPr>
        <w:t xml:space="preserve"> </w:t>
      </w:r>
      <w:r w:rsidR="00BC4A14">
        <w:rPr>
          <w:rFonts w:hint="eastAsia"/>
        </w:rPr>
        <w:t>거래종결</w:t>
      </w:r>
      <w:r w:rsidR="00BC4A14">
        <w:rPr>
          <w:rFonts w:hint="eastAsia"/>
        </w:rPr>
        <w:t xml:space="preserve"> </w:t>
      </w:r>
      <w:r w:rsidR="00BC4A14">
        <w:rPr>
          <w:rFonts w:hint="eastAsia"/>
        </w:rPr>
        <w:t>전에</w:t>
      </w:r>
      <w:r w:rsidR="00BC4A14">
        <w:rPr>
          <w:rFonts w:hint="eastAsia"/>
        </w:rPr>
        <w:t xml:space="preserve"> </w:t>
      </w:r>
      <w:r w:rsidR="00FF6E36">
        <w:rPr>
          <w:rFonts w:hint="eastAsia"/>
        </w:rPr>
        <w:t>기존주주들에게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서면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통지하기로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하며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기존주주들은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이에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따라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대상회사에서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재직하기로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한다</w:t>
      </w:r>
      <w:r>
        <w:rPr>
          <w:rFonts w:hint="eastAsia"/>
        </w:rPr>
        <w:t>.</w:t>
      </w:r>
      <w:r w:rsidR="00BC6906">
        <w:rPr>
          <w:rFonts w:hint="eastAsia"/>
        </w:rPr>
        <w:t xml:space="preserve"> </w:t>
      </w:r>
      <w:r w:rsidR="00BC6906">
        <w:rPr>
          <w:rFonts w:hint="eastAsia"/>
        </w:rPr>
        <w:t>단</w:t>
      </w:r>
      <w:r w:rsidR="00135550">
        <w:rPr>
          <w:rFonts w:hint="eastAsia"/>
        </w:rPr>
        <w:t>,</w:t>
      </w:r>
      <w:r w:rsidR="00BC6906">
        <w:rPr>
          <w:rFonts w:hint="eastAsia"/>
        </w:rPr>
        <w:t xml:space="preserve"> </w:t>
      </w:r>
      <w:r w:rsidR="00AB608C">
        <w:rPr>
          <w:rFonts w:hint="eastAsia"/>
        </w:rPr>
        <w:t>건강의</w:t>
      </w:r>
      <w:r w:rsidR="00AB608C">
        <w:rPr>
          <w:rFonts w:hint="eastAsia"/>
        </w:rPr>
        <w:t xml:space="preserve"> </w:t>
      </w:r>
      <w:r w:rsidR="00916A3D">
        <w:rPr>
          <w:rFonts w:hint="eastAsia"/>
        </w:rPr>
        <w:t>중대한</w:t>
      </w:r>
      <w:r w:rsidR="00916A3D">
        <w:rPr>
          <w:rFonts w:hint="eastAsia"/>
        </w:rPr>
        <w:t xml:space="preserve"> </w:t>
      </w:r>
      <w:r w:rsidR="00AB608C">
        <w:rPr>
          <w:rFonts w:hint="eastAsia"/>
        </w:rPr>
        <w:t>악화와</w:t>
      </w:r>
      <w:r w:rsidR="00AB608C">
        <w:rPr>
          <w:rFonts w:hint="eastAsia"/>
        </w:rPr>
        <w:t xml:space="preserve"> </w:t>
      </w:r>
      <w:r w:rsidR="00AB608C">
        <w:rPr>
          <w:rFonts w:hint="eastAsia"/>
        </w:rPr>
        <w:t>같이</w:t>
      </w:r>
      <w:r w:rsidR="00AB608C">
        <w:rPr>
          <w:rFonts w:hint="eastAsia"/>
        </w:rPr>
        <w:t xml:space="preserve"> </w:t>
      </w:r>
      <w:r w:rsidR="00BC6906">
        <w:rPr>
          <w:rFonts w:hint="eastAsia"/>
        </w:rPr>
        <w:t>기존주주</w:t>
      </w:r>
      <w:r w:rsidR="00135550">
        <w:rPr>
          <w:rFonts w:hint="eastAsia"/>
        </w:rPr>
        <w:t>가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대상회사에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계속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재직할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수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없는</w:t>
      </w:r>
      <w:r w:rsidR="00135550">
        <w:rPr>
          <w:rFonts w:hint="eastAsia"/>
        </w:rPr>
        <w:t xml:space="preserve"> </w:t>
      </w:r>
      <w:r w:rsidR="00AB608C">
        <w:rPr>
          <w:rFonts w:hint="eastAsia"/>
        </w:rPr>
        <w:t>부득이한</w:t>
      </w:r>
      <w:r w:rsidR="00AB608C">
        <w:rPr>
          <w:rFonts w:hint="eastAsia"/>
        </w:rPr>
        <w:t xml:space="preserve"> </w:t>
      </w:r>
      <w:r w:rsidR="00135550">
        <w:rPr>
          <w:rFonts w:hint="eastAsia"/>
        </w:rPr>
        <w:t>합리적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이유가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있는</w:t>
      </w:r>
      <w:r w:rsidR="00135550">
        <w:rPr>
          <w:rFonts w:hint="eastAsia"/>
        </w:rPr>
        <w:t xml:space="preserve"> </w:t>
      </w:r>
      <w:r w:rsidR="00135550">
        <w:rPr>
          <w:rFonts w:hint="eastAsia"/>
        </w:rPr>
        <w:t>경우에는</w:t>
      </w:r>
      <w:r w:rsidR="00E50D5E">
        <w:rPr>
          <w:rFonts w:hint="eastAsia"/>
        </w:rPr>
        <w:t xml:space="preserve"> </w:t>
      </w:r>
      <w:r w:rsidR="00E50D5E">
        <w:rPr>
          <w:rFonts w:hint="eastAsia"/>
        </w:rPr>
        <w:t>예외로</w:t>
      </w:r>
      <w:r w:rsidR="00E50D5E">
        <w:rPr>
          <w:rFonts w:hint="eastAsia"/>
        </w:rPr>
        <w:t xml:space="preserve"> </w:t>
      </w:r>
      <w:r w:rsidR="00E50D5E">
        <w:rPr>
          <w:rFonts w:hint="eastAsia"/>
        </w:rPr>
        <w:t>한다</w:t>
      </w:r>
      <w:r w:rsidR="00E50D5E">
        <w:rPr>
          <w:rFonts w:hint="eastAsia"/>
        </w:rPr>
        <w:t>.</w:t>
      </w:r>
    </w:p>
    <w:p w14:paraId="42E1A2BB" w14:textId="7C62C65F" w:rsidR="003D7776" w:rsidRDefault="00DF4B74" w:rsidP="00455F80">
      <w:pPr>
        <w:pStyle w:val="31"/>
      </w:pPr>
      <w:r w:rsidRPr="00455F80">
        <w:rPr>
          <w:rFonts w:hint="eastAsia"/>
        </w:rPr>
        <w:lastRenderedPageBreak/>
        <w:t>기존주주들은</w:t>
      </w:r>
      <w:r>
        <w:rPr>
          <w:rFonts w:hint="eastAsia"/>
        </w:rPr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재직하는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성실히</w:t>
      </w:r>
      <w:r>
        <w:rPr>
          <w:rFonts w:hint="eastAsia"/>
        </w:rPr>
        <w:t xml:space="preserve"> </w:t>
      </w:r>
      <w:r>
        <w:rPr>
          <w:rFonts w:hint="eastAsia"/>
        </w:rPr>
        <w:t>수행하여야</w:t>
      </w:r>
      <w:r>
        <w:rPr>
          <w:rFonts w:hint="eastAsia"/>
        </w:rPr>
        <w:t xml:space="preserve"> </w:t>
      </w:r>
      <w:r w:rsidR="002D499A">
        <w:rPr>
          <w:rFonts w:hint="eastAsia"/>
        </w:rPr>
        <w:t>한다</w:t>
      </w:r>
      <w:r w:rsidR="002D499A"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 w:rsidR="002D499A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법령이나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내부규정이나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근거나</w:t>
      </w:r>
      <w:r>
        <w:rPr>
          <w:rFonts w:hint="eastAsia"/>
        </w:rPr>
        <w:t xml:space="preserve"> </w:t>
      </w:r>
      <w:r>
        <w:rPr>
          <w:rFonts w:hint="eastAsia"/>
        </w:rPr>
        <w:t>정당한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8802D1">
        <w:rPr>
          <w:rFonts w:hint="eastAsia"/>
        </w:rPr>
        <w:t>(</w:t>
      </w:r>
      <w:r w:rsidR="008802D1">
        <w:rPr>
          <w:rFonts w:hint="eastAsia"/>
        </w:rPr>
        <w:t>관련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법령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정관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내규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계약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또는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선관주의의무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위반이나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임무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해태를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포함하되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이에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한정되지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아니함</w:t>
      </w:r>
      <w:r w:rsidR="008802D1">
        <w:rPr>
          <w:rFonts w:hint="eastAsia"/>
        </w:rPr>
        <w:t>)</w:t>
      </w:r>
      <w:r w:rsidR="002D499A">
        <w:rPr>
          <w:rFonts w:hint="eastAsia"/>
        </w:rPr>
        <w:t xml:space="preserve"> </w:t>
      </w:r>
      <w:r w:rsidR="002D499A" w:rsidRPr="00BC6906">
        <w:rPr>
          <w:rFonts w:hint="eastAsia"/>
        </w:rPr>
        <w:t>기존주주들은</w:t>
      </w:r>
      <w:r w:rsidRPr="00BC6906">
        <w:t xml:space="preserve"> </w:t>
      </w:r>
      <w:r w:rsidRPr="00BC6906">
        <w:rPr>
          <w:rFonts w:hint="eastAsia"/>
        </w:rPr>
        <w:t>해임될</w:t>
      </w:r>
      <w:r w:rsidRPr="00BC6906">
        <w:t xml:space="preserve"> </w:t>
      </w:r>
      <w:r w:rsidRPr="00BC6906">
        <w:rPr>
          <w:rFonts w:hint="eastAsia"/>
        </w:rPr>
        <w:t>수</w:t>
      </w:r>
      <w:r w:rsidRPr="00BC6906">
        <w:t xml:space="preserve"> </w:t>
      </w:r>
      <w:r w:rsidRPr="00BC6906">
        <w:rPr>
          <w:rFonts w:hint="eastAsia"/>
        </w:rPr>
        <w:t>있</w:t>
      </w:r>
      <w:r w:rsidR="005D2C3C" w:rsidRPr="00BC6906">
        <w:rPr>
          <w:rFonts w:hint="eastAsia"/>
        </w:rPr>
        <w:t>고</w:t>
      </w:r>
      <w:r w:rsidR="005D2C3C" w:rsidRPr="00BC6906">
        <w:t xml:space="preserve">, </w:t>
      </w:r>
      <w:r w:rsidR="002D499A" w:rsidRPr="00BC6906">
        <w:rPr>
          <w:rFonts w:hint="eastAsia"/>
        </w:rPr>
        <w:t>최대주주가</w:t>
      </w:r>
      <w:r w:rsidR="002D499A" w:rsidRPr="00BC6906">
        <w:t xml:space="preserve"> </w:t>
      </w:r>
      <w:r w:rsidR="00421539">
        <w:rPr>
          <w:rFonts w:hint="eastAsia"/>
        </w:rPr>
        <w:t>합리적인</w:t>
      </w:r>
      <w:r w:rsidR="00421539">
        <w:rPr>
          <w:rFonts w:hint="eastAsia"/>
        </w:rPr>
        <w:t xml:space="preserve"> </w:t>
      </w:r>
      <w:r w:rsidR="00421539">
        <w:rPr>
          <w:rFonts w:hint="eastAsia"/>
        </w:rPr>
        <w:t>이유로</w:t>
      </w:r>
      <w:r w:rsidR="00421539">
        <w:rPr>
          <w:rFonts w:hint="eastAsia"/>
        </w:rPr>
        <w:t xml:space="preserve"> </w:t>
      </w:r>
      <w:r w:rsidR="00421539">
        <w:rPr>
          <w:rFonts w:hint="eastAsia"/>
        </w:rPr>
        <w:t>기존주주</w:t>
      </w:r>
      <w:r w:rsidR="008244DD">
        <w:rPr>
          <w:rFonts w:hint="eastAsia"/>
        </w:rPr>
        <w:t>들</w:t>
      </w:r>
      <w:r w:rsidR="00421539">
        <w:rPr>
          <w:rFonts w:hint="eastAsia"/>
        </w:rPr>
        <w:t>의</w:t>
      </w:r>
      <w:r w:rsidR="00421539">
        <w:rPr>
          <w:rFonts w:hint="eastAsia"/>
        </w:rPr>
        <w:t xml:space="preserve"> </w:t>
      </w:r>
      <w:r w:rsidR="00421539">
        <w:rPr>
          <w:rFonts w:hint="eastAsia"/>
        </w:rPr>
        <w:t>사임을</w:t>
      </w:r>
      <w:r w:rsidR="00421539">
        <w:rPr>
          <w:rFonts w:hint="eastAsia"/>
        </w:rPr>
        <w:t xml:space="preserve"> </w:t>
      </w:r>
      <w:r w:rsidR="002D499A" w:rsidRPr="00BC6906">
        <w:rPr>
          <w:rFonts w:hint="eastAsia"/>
        </w:rPr>
        <w:t>요청하는</w:t>
      </w:r>
      <w:r w:rsidR="002D499A" w:rsidRPr="00BC6906">
        <w:t xml:space="preserve"> </w:t>
      </w:r>
      <w:r w:rsidR="002D499A" w:rsidRPr="00BC6906">
        <w:rPr>
          <w:rFonts w:hint="eastAsia"/>
        </w:rPr>
        <w:t>경우</w:t>
      </w:r>
      <w:r w:rsidR="008244DD">
        <w:rPr>
          <w:rFonts w:hint="eastAsia"/>
        </w:rPr>
        <w:t>에는</w:t>
      </w:r>
      <w:r w:rsidR="002D499A" w:rsidRPr="00BC6906">
        <w:t xml:space="preserve"> </w:t>
      </w:r>
      <w:r w:rsidR="002D499A" w:rsidRPr="00BC6906">
        <w:rPr>
          <w:rFonts w:hint="eastAsia"/>
        </w:rPr>
        <w:t>기존주주들은</w:t>
      </w:r>
      <w:r w:rsidR="002D499A" w:rsidRPr="00BC6906">
        <w:t xml:space="preserve"> </w:t>
      </w:r>
      <w:r w:rsidR="00B45261">
        <w:rPr>
          <w:rFonts w:hint="eastAsia"/>
        </w:rPr>
        <w:t>상호</w:t>
      </w:r>
      <w:r w:rsidR="00B45261">
        <w:rPr>
          <w:rFonts w:hint="eastAsia"/>
        </w:rPr>
        <w:t xml:space="preserve"> </w:t>
      </w:r>
      <w:r w:rsidR="00B45261">
        <w:rPr>
          <w:rFonts w:hint="eastAsia"/>
        </w:rPr>
        <w:t>협의하여</w:t>
      </w:r>
      <w:r w:rsidR="00B45261">
        <w:rPr>
          <w:rFonts w:hint="eastAsia"/>
        </w:rPr>
        <w:t xml:space="preserve"> </w:t>
      </w:r>
      <w:r w:rsidR="002D499A" w:rsidRPr="00BC6906">
        <w:rPr>
          <w:rFonts w:hint="eastAsia"/>
        </w:rPr>
        <w:t>대상회사에서</w:t>
      </w:r>
      <w:r w:rsidR="002D499A" w:rsidRPr="00BC6906">
        <w:t xml:space="preserve"> </w:t>
      </w:r>
      <w:r w:rsidR="002D499A" w:rsidRPr="00BC6906">
        <w:rPr>
          <w:rFonts w:hint="eastAsia"/>
        </w:rPr>
        <w:t>사임을</w:t>
      </w:r>
      <w:r w:rsidR="002D499A" w:rsidRPr="00BC6906">
        <w:t xml:space="preserve"> </w:t>
      </w:r>
      <w:r w:rsidR="002D499A" w:rsidRPr="00BC6906">
        <w:rPr>
          <w:rFonts w:hint="eastAsia"/>
        </w:rPr>
        <w:t>하</w:t>
      </w:r>
      <w:r w:rsidR="00B45261">
        <w:rPr>
          <w:rFonts w:hint="eastAsia"/>
        </w:rPr>
        <w:t>기로</w:t>
      </w:r>
      <w:r w:rsidR="00B45261">
        <w:rPr>
          <w:rFonts w:hint="eastAsia"/>
        </w:rPr>
        <w:t xml:space="preserve"> </w:t>
      </w:r>
      <w:r w:rsidR="00B45261">
        <w:rPr>
          <w:rFonts w:hint="eastAsia"/>
        </w:rPr>
        <w:t>한다</w:t>
      </w:r>
      <w:r w:rsidR="00B45261">
        <w:rPr>
          <w:rFonts w:hint="eastAsia"/>
        </w:rPr>
        <w:t>.</w:t>
      </w:r>
      <w:r w:rsidR="002D499A">
        <w:rPr>
          <w:rFonts w:hint="eastAsia"/>
        </w:rPr>
        <w:t xml:space="preserve"> </w:t>
      </w:r>
      <w:r w:rsidR="005D2C3C">
        <w:rPr>
          <w:rFonts w:hint="eastAsia"/>
        </w:rPr>
        <w:t>이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경우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기존주주들은</w:t>
      </w:r>
      <w:r w:rsidR="005D2C3C">
        <w:rPr>
          <w:rFonts w:hint="eastAsia"/>
        </w:rPr>
        <w:t xml:space="preserve"> </w:t>
      </w:r>
      <w:r w:rsidR="00D051FC">
        <w:rPr>
          <w:rFonts w:hint="eastAsia"/>
        </w:rPr>
        <w:t>위</w:t>
      </w:r>
      <w:r w:rsidR="00D051FC">
        <w:rPr>
          <w:rFonts w:hint="eastAsia"/>
        </w:rPr>
        <w:t xml:space="preserve"> </w:t>
      </w:r>
      <w:r w:rsidR="00D051FC">
        <w:rPr>
          <w:rFonts w:hint="eastAsia"/>
        </w:rPr>
        <w:t>해임</w:t>
      </w:r>
      <w:r w:rsidR="00D051FC">
        <w:rPr>
          <w:rFonts w:hint="eastAsia"/>
        </w:rPr>
        <w:t xml:space="preserve"> </w:t>
      </w:r>
      <w:r w:rsidR="00D051FC">
        <w:rPr>
          <w:rFonts w:hint="eastAsia"/>
        </w:rPr>
        <w:t>내지</w:t>
      </w:r>
      <w:r w:rsidR="00D051FC">
        <w:rPr>
          <w:rFonts w:hint="eastAsia"/>
        </w:rPr>
        <w:t xml:space="preserve"> </w:t>
      </w:r>
      <w:r w:rsidR="00D051FC">
        <w:rPr>
          <w:rFonts w:hint="eastAsia"/>
        </w:rPr>
        <w:t>사임으로</w:t>
      </w:r>
      <w:r w:rsidR="00D051FC">
        <w:rPr>
          <w:rFonts w:hint="eastAsia"/>
        </w:rPr>
        <w:t xml:space="preserve"> </w:t>
      </w:r>
      <w:r w:rsidR="00D051FC">
        <w:rPr>
          <w:rFonts w:hint="eastAsia"/>
        </w:rPr>
        <w:t>인해</w:t>
      </w:r>
      <w:r w:rsidR="00D051FC">
        <w:rPr>
          <w:rFonts w:hint="eastAsia"/>
        </w:rPr>
        <w:t xml:space="preserve"> </w:t>
      </w:r>
      <w:r w:rsidR="005D2C3C">
        <w:rPr>
          <w:rFonts w:hint="eastAsia"/>
        </w:rPr>
        <w:t>대상회사나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최대주주나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그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각각의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특수관계인을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상대로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손해배상청구</w:t>
      </w:r>
      <w:r w:rsidR="00B91097">
        <w:rPr>
          <w:rFonts w:hint="eastAsia"/>
        </w:rPr>
        <w:t>를</w:t>
      </w:r>
      <w:r w:rsidR="00B91097">
        <w:rPr>
          <w:rFonts w:hint="eastAsia"/>
        </w:rPr>
        <w:t xml:space="preserve"> </w:t>
      </w:r>
      <w:r w:rsidR="00B91097">
        <w:rPr>
          <w:rFonts w:hint="eastAsia"/>
        </w:rPr>
        <w:t>하거나</w:t>
      </w:r>
      <w:r w:rsidR="00D051FC">
        <w:rPr>
          <w:rFonts w:hint="eastAsia"/>
        </w:rPr>
        <w:t xml:space="preserve"> </w:t>
      </w:r>
      <w:r w:rsidR="00D051FC">
        <w:rPr>
          <w:rFonts w:hint="eastAsia"/>
        </w:rPr>
        <w:t>기타</w:t>
      </w:r>
      <w:r w:rsidR="00D051FC">
        <w:rPr>
          <w:rFonts w:hint="eastAsia"/>
        </w:rPr>
        <w:t xml:space="preserve"> </w:t>
      </w:r>
      <w:r w:rsidR="00D051FC">
        <w:rPr>
          <w:rFonts w:hint="eastAsia"/>
        </w:rPr>
        <w:t>이의를</w:t>
      </w:r>
      <w:r w:rsidR="00D051FC">
        <w:rPr>
          <w:rFonts w:hint="eastAsia"/>
        </w:rPr>
        <w:t xml:space="preserve"> </w:t>
      </w:r>
      <w:r w:rsidR="00D051FC">
        <w:rPr>
          <w:rFonts w:hint="eastAsia"/>
        </w:rPr>
        <w:t>제기하지</w:t>
      </w:r>
      <w:r w:rsidR="00D051FC">
        <w:rPr>
          <w:rFonts w:hint="eastAsia"/>
        </w:rPr>
        <w:t xml:space="preserve"> </w:t>
      </w:r>
      <w:r w:rsidR="003E6316">
        <w:rPr>
          <w:rFonts w:hint="eastAsia"/>
        </w:rPr>
        <w:t>않기로</w:t>
      </w:r>
      <w:r w:rsidR="003E6316">
        <w:rPr>
          <w:rFonts w:hint="eastAsia"/>
        </w:rPr>
        <w:t xml:space="preserve"> </w:t>
      </w:r>
      <w:r w:rsidR="003E6316">
        <w:rPr>
          <w:rFonts w:hint="eastAsia"/>
        </w:rPr>
        <w:t>한다</w:t>
      </w:r>
      <w:r w:rsidR="003E6316">
        <w:rPr>
          <w:rFonts w:hint="eastAsia"/>
        </w:rPr>
        <w:t>.</w:t>
      </w:r>
      <w:r w:rsidR="00DD2F77">
        <w:rPr>
          <w:rFonts w:hint="eastAsia"/>
        </w:rPr>
        <w:t xml:space="preserve"> </w:t>
      </w:r>
    </w:p>
    <w:p w14:paraId="67B084A5" w14:textId="72F332FE" w:rsidR="00EA3B62" w:rsidRPr="00EA35AC" w:rsidRDefault="00EA3B62" w:rsidP="0091318D">
      <w:pPr>
        <w:pStyle w:val="20"/>
      </w:pPr>
      <w:bookmarkStart w:id="14" w:name="_Toc421816633"/>
      <w:bookmarkStart w:id="15" w:name="_Toc512795462"/>
      <w:r>
        <w:rPr>
          <w:rFonts w:hint="eastAsia"/>
        </w:rPr>
        <w:t>자료제공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보고의무</w:t>
      </w:r>
      <w:r w:rsidRPr="00EA35AC">
        <w:t>.</w:t>
      </w:r>
      <w:r w:rsidR="00B31981">
        <w:rPr>
          <w:rFonts w:hint="eastAsia"/>
          <w:u w:val="none"/>
        </w:rPr>
        <w:t xml:space="preserve"> </w:t>
      </w:r>
    </w:p>
    <w:p w14:paraId="79DD8B86" w14:textId="1428B152" w:rsidR="00EA3B62" w:rsidRPr="00701059" w:rsidRDefault="00EA3B62" w:rsidP="00EA3B62">
      <w:pPr>
        <w:pStyle w:val="31"/>
      </w:pPr>
      <w:r w:rsidRPr="00CF2D8F">
        <w:rPr>
          <w:rFonts w:hint="eastAsia"/>
          <w:szCs w:val="20"/>
        </w:rPr>
        <w:t>기존주주</w:t>
      </w:r>
      <w:r>
        <w:rPr>
          <w:rFonts w:hint="eastAsia"/>
          <w:szCs w:val="20"/>
        </w:rPr>
        <w:t>들은</w:t>
      </w:r>
      <w:r w:rsidRPr="00CF2D8F">
        <w:rPr>
          <w:rFonts w:hint="eastAsia"/>
          <w:szCs w:val="20"/>
        </w:rPr>
        <w:t xml:space="preserve"> </w:t>
      </w:r>
      <w:r w:rsidR="00932F97">
        <w:rPr>
          <w:rFonts w:hint="eastAsia"/>
          <w:szCs w:val="20"/>
        </w:rPr>
        <w:t>대상회사에</w:t>
      </w:r>
      <w:r w:rsidR="00932F97">
        <w:rPr>
          <w:rFonts w:hint="eastAsia"/>
          <w:szCs w:val="20"/>
        </w:rPr>
        <w:t xml:space="preserve"> </w:t>
      </w:r>
      <w:r w:rsidR="00932F97">
        <w:rPr>
          <w:rFonts w:hint="eastAsia"/>
          <w:szCs w:val="20"/>
        </w:rPr>
        <w:t>재직하는</w:t>
      </w:r>
      <w:r w:rsidR="00932F97">
        <w:rPr>
          <w:rFonts w:hint="eastAsia"/>
          <w:szCs w:val="20"/>
        </w:rPr>
        <w:t xml:space="preserve"> </w:t>
      </w:r>
      <w:r w:rsidR="00932F97">
        <w:rPr>
          <w:rFonts w:hint="eastAsia"/>
          <w:szCs w:val="20"/>
        </w:rPr>
        <w:t>동안</w:t>
      </w:r>
      <w:r w:rsidR="00932F97">
        <w:rPr>
          <w:rFonts w:hint="eastAsia"/>
          <w:szCs w:val="20"/>
        </w:rPr>
        <w:t xml:space="preserve"> </w:t>
      </w:r>
      <w:r w:rsidR="00935742">
        <w:rPr>
          <w:rFonts w:hint="eastAsia"/>
          <w:szCs w:val="20"/>
        </w:rPr>
        <w:t>직접</w:t>
      </w:r>
      <w:r w:rsidR="00935742">
        <w:rPr>
          <w:rFonts w:hint="eastAsia"/>
          <w:szCs w:val="20"/>
        </w:rPr>
        <w:t xml:space="preserve"> </w:t>
      </w:r>
      <w:r w:rsidR="00935742">
        <w:rPr>
          <w:rFonts w:hint="eastAsia"/>
          <w:szCs w:val="20"/>
        </w:rPr>
        <w:t>또는</w:t>
      </w:r>
      <w:r w:rsidR="00935742">
        <w:rPr>
          <w:rFonts w:hint="eastAsia"/>
          <w:szCs w:val="20"/>
        </w:rPr>
        <w:t xml:space="preserve"> </w:t>
      </w:r>
      <w:r w:rsidR="00573C48">
        <w:rPr>
          <w:rFonts w:hint="eastAsia"/>
          <w:szCs w:val="20"/>
        </w:rPr>
        <w:t>대상회사로</w:t>
      </w:r>
      <w:r w:rsidR="00573C48">
        <w:rPr>
          <w:rFonts w:hint="eastAsia"/>
          <w:szCs w:val="20"/>
        </w:rPr>
        <w:t xml:space="preserve"> </w:t>
      </w:r>
      <w:r w:rsidR="00573C48">
        <w:rPr>
          <w:rFonts w:hint="eastAsia"/>
          <w:szCs w:val="20"/>
        </w:rPr>
        <w:t>하여금</w:t>
      </w:r>
      <w:r w:rsidR="00573C48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대상회사의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경영실적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사업계획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기타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대상회사의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사업</w:t>
      </w:r>
      <w:r w:rsidRPr="00CF2D8F">
        <w:rPr>
          <w:rFonts w:hint="eastAsia"/>
          <w:szCs w:val="20"/>
        </w:rPr>
        <w:t>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관하여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최대주주가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합리적으로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요청하는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자료를</w:t>
      </w:r>
      <w:r w:rsidRPr="00CF2D8F">
        <w:rPr>
          <w:rFonts w:hint="eastAsia"/>
          <w:szCs w:val="20"/>
        </w:rPr>
        <w:t xml:space="preserve"> </w:t>
      </w:r>
      <w:r w:rsidR="00155110">
        <w:rPr>
          <w:rFonts w:hint="eastAsia"/>
          <w:szCs w:val="20"/>
        </w:rPr>
        <w:t>최대주주에게</w:t>
      </w:r>
      <w:r w:rsidR="00155110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제공하</w:t>
      </w:r>
      <w:r w:rsidR="001C6F0E">
        <w:rPr>
          <w:rFonts w:hint="eastAsia"/>
          <w:szCs w:val="20"/>
        </w:rPr>
        <w:t>도록</w:t>
      </w:r>
      <w:r w:rsidR="001C6F0E">
        <w:rPr>
          <w:rFonts w:hint="eastAsia"/>
          <w:szCs w:val="20"/>
        </w:rPr>
        <w:t xml:space="preserve"> </w:t>
      </w:r>
      <w:r w:rsidR="00FC420F">
        <w:rPr>
          <w:rFonts w:hint="eastAsia"/>
          <w:szCs w:val="20"/>
        </w:rPr>
        <w:t>하여야</w:t>
      </w:r>
      <w:r w:rsidR="00FC420F">
        <w:rPr>
          <w:rFonts w:hint="eastAsia"/>
          <w:szCs w:val="20"/>
        </w:rPr>
        <w:t xml:space="preserve"> </w:t>
      </w:r>
      <w:r w:rsidR="001C6F0E">
        <w:rPr>
          <w:rFonts w:hint="eastAsia"/>
          <w:szCs w:val="20"/>
        </w:rPr>
        <w:t>한다</w:t>
      </w:r>
      <w:r w:rsidR="001C6F0E">
        <w:rPr>
          <w:rFonts w:hint="eastAsia"/>
          <w:szCs w:val="20"/>
        </w:rPr>
        <w:t>.</w:t>
      </w:r>
      <w:r w:rsidR="00856B2D">
        <w:rPr>
          <w:rFonts w:hint="eastAsia"/>
          <w:szCs w:val="20"/>
        </w:rPr>
        <w:t xml:space="preserve"> </w:t>
      </w:r>
    </w:p>
    <w:p w14:paraId="51FB7F70" w14:textId="1AE268CA" w:rsidR="00EA3B62" w:rsidRDefault="00EA3B62" w:rsidP="001E04BE">
      <w:pPr>
        <w:pStyle w:val="31"/>
        <w:rPr>
          <w:sz w:val="21"/>
          <w:szCs w:val="21"/>
        </w:rPr>
      </w:pPr>
      <w:r>
        <w:rPr>
          <w:rFonts w:hint="eastAsia"/>
          <w:szCs w:val="20"/>
        </w:rPr>
        <w:t>기존주주</w:t>
      </w:r>
      <w:r w:rsidR="002859F4">
        <w:rPr>
          <w:rFonts w:hint="eastAsia"/>
          <w:szCs w:val="20"/>
        </w:rPr>
        <w:t>들이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대상회사의</w:t>
      </w:r>
      <w:r>
        <w:rPr>
          <w:rFonts w:hint="eastAsia"/>
          <w:szCs w:val="20"/>
        </w:rPr>
        <w:t xml:space="preserve"> </w:t>
      </w:r>
      <w:r w:rsidR="002859F4">
        <w:rPr>
          <w:rFonts w:hint="eastAsia"/>
          <w:szCs w:val="20"/>
        </w:rPr>
        <w:t>임직원으</w:t>
      </w:r>
      <w:r>
        <w:rPr>
          <w:rFonts w:hint="eastAsia"/>
          <w:szCs w:val="20"/>
        </w:rPr>
        <w:t>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재직하면서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계약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</w:t>
      </w:r>
      <w:r w:rsidR="002859F4">
        <w:rPr>
          <w:rFonts w:hint="eastAsia"/>
          <w:szCs w:val="20"/>
        </w:rPr>
        <w:t>2</w:t>
      </w:r>
      <w:r>
        <w:rPr>
          <w:rFonts w:hint="eastAsia"/>
          <w:szCs w:val="20"/>
        </w:rPr>
        <w:t>.</w:t>
      </w:r>
      <w:r w:rsidR="002859F4">
        <w:rPr>
          <w:rFonts w:hint="eastAsia"/>
          <w:szCs w:val="20"/>
        </w:rPr>
        <w:t>3</w:t>
      </w:r>
      <w:r>
        <w:rPr>
          <w:rFonts w:hint="eastAsia"/>
          <w:szCs w:val="20"/>
        </w:rPr>
        <w:t>조</w:t>
      </w:r>
      <w:r>
        <w:rPr>
          <w:rFonts w:hint="eastAsia"/>
          <w:szCs w:val="20"/>
        </w:rPr>
        <w:t xml:space="preserve"> (1)</w:t>
      </w:r>
      <w:r>
        <w:rPr>
          <w:rFonts w:hint="eastAsia"/>
          <w:szCs w:val="20"/>
        </w:rPr>
        <w:t>항에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따라</w:t>
      </w:r>
      <w:r>
        <w:rPr>
          <w:rFonts w:hint="eastAsia"/>
          <w:szCs w:val="20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집행하는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기존주주</w:t>
      </w:r>
      <w:r w:rsidR="002859F4">
        <w:rPr>
          <w:rFonts w:hint="eastAsia"/>
        </w:rPr>
        <w:t>들은</w:t>
      </w:r>
      <w:r>
        <w:rPr>
          <w:rFonts w:hint="eastAsia"/>
        </w:rPr>
        <w:t xml:space="preserve"> </w:t>
      </w:r>
      <w:r w:rsidR="001E04BE">
        <w:rPr>
          <w:rFonts w:hint="eastAsia"/>
        </w:rPr>
        <w:t xml:space="preserve">(a) </w:t>
      </w:r>
      <w:r w:rsidR="0043682E">
        <w:rPr>
          <w:rFonts w:hint="eastAsia"/>
        </w:rPr>
        <w:t>대상회사의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중요한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경영사항에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대하여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수시로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사전에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최대주주와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성실히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협의하</w:t>
      </w:r>
      <w:r w:rsidR="00B31604">
        <w:rPr>
          <w:rFonts w:hint="eastAsia"/>
        </w:rPr>
        <w:t>도록</w:t>
      </w:r>
      <w:r w:rsidR="00B31604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B31604">
        <w:rPr>
          <w:rFonts w:hint="eastAsia"/>
        </w:rPr>
        <w:t>노력하여</w:t>
      </w:r>
      <w:r w:rsidR="0043682E">
        <w:rPr>
          <w:rFonts w:hint="eastAsia"/>
        </w:rPr>
        <w:t>야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하고</w:t>
      </w:r>
      <w:r w:rsidR="0043682E">
        <w:rPr>
          <w:rFonts w:hint="eastAsia"/>
        </w:rPr>
        <w:t xml:space="preserve">, </w:t>
      </w:r>
      <w:r>
        <w:rPr>
          <w:rFonts w:hint="eastAsia"/>
        </w:rPr>
        <w:t>최대주주가</w:t>
      </w:r>
      <w:r>
        <w:rPr>
          <w:rFonts w:hint="eastAsia"/>
        </w:rPr>
        <w:t xml:space="preserve"> </w:t>
      </w:r>
      <w:r>
        <w:rPr>
          <w:rFonts w:hint="eastAsia"/>
        </w:rPr>
        <w:t>합리적</w:t>
      </w:r>
      <w:r w:rsidR="0043682E">
        <w:rPr>
          <w:rFonts w:hint="eastAsia"/>
        </w:rPr>
        <w:t>으로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요청하는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사항에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업무집행의</w:t>
      </w:r>
      <w:r>
        <w:rPr>
          <w:rFonts w:hint="eastAsia"/>
        </w:rPr>
        <w:t xml:space="preserve"> </w:t>
      </w:r>
      <w:r>
        <w:rPr>
          <w:rFonts w:hint="eastAsia"/>
        </w:rPr>
        <w:t>경과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결과에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최대주주에게</w:t>
      </w:r>
      <w:r>
        <w:rPr>
          <w:rFonts w:hint="eastAsia"/>
        </w:rPr>
        <w:t xml:space="preserve"> </w:t>
      </w:r>
      <w:r>
        <w:rPr>
          <w:rFonts w:hint="eastAsia"/>
        </w:rPr>
        <w:t>보고하</w:t>
      </w:r>
      <w:r w:rsidR="00B31604">
        <w:rPr>
          <w:rFonts w:hint="eastAsia"/>
        </w:rPr>
        <w:t>도록</w:t>
      </w:r>
      <w:r w:rsidR="00B31604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B31604">
        <w:rPr>
          <w:rFonts w:hint="eastAsia"/>
        </w:rPr>
        <w:t>노력하여</w:t>
      </w:r>
      <w:r>
        <w:rPr>
          <w:rFonts w:hint="eastAsia"/>
        </w:rPr>
        <w:t>야</w:t>
      </w:r>
      <w:r>
        <w:rPr>
          <w:rFonts w:hint="eastAsia"/>
        </w:rPr>
        <w:t xml:space="preserve"> </w:t>
      </w:r>
      <w:r w:rsidR="001E04BE">
        <w:rPr>
          <w:rFonts w:hint="eastAsia"/>
        </w:rPr>
        <w:t>하며</w:t>
      </w:r>
      <w:r w:rsidR="001E04BE">
        <w:rPr>
          <w:rFonts w:hint="eastAsia"/>
        </w:rPr>
        <w:t xml:space="preserve">, (b)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발생하면</w:t>
      </w:r>
      <w:r>
        <w:rPr>
          <w:rFonts w:hint="eastAsia"/>
        </w:rPr>
        <w:t xml:space="preserve"> </w:t>
      </w:r>
      <w:r>
        <w:rPr>
          <w:rFonts w:hint="eastAsia"/>
        </w:rPr>
        <w:t>지체없이</w:t>
      </w:r>
      <w:r>
        <w:rPr>
          <w:rFonts w:hint="eastAsia"/>
        </w:rPr>
        <w:t xml:space="preserve"> </w:t>
      </w:r>
      <w:r>
        <w:rPr>
          <w:rFonts w:hint="eastAsia"/>
        </w:rPr>
        <w:t>최대주주에게</w:t>
      </w:r>
      <w:r>
        <w:rPr>
          <w:rFonts w:hint="eastAsia"/>
        </w:rPr>
        <w:t xml:space="preserve"> </w:t>
      </w:r>
      <w:r>
        <w:rPr>
          <w:rFonts w:hint="eastAsia"/>
        </w:rPr>
        <w:t>보고하</w:t>
      </w:r>
      <w:r w:rsidR="001C6F0E">
        <w:rPr>
          <w:rFonts w:hint="eastAsia"/>
        </w:rPr>
        <w:t>도록</w:t>
      </w:r>
      <w:r w:rsidR="001C6F0E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1C6F0E">
        <w:rPr>
          <w:rFonts w:hint="eastAsia"/>
        </w:rPr>
        <w:t>노력</w:t>
      </w:r>
      <w:r w:rsidR="007619C8">
        <w:rPr>
          <w:rFonts w:hint="eastAsia"/>
        </w:rPr>
        <w:t>하여야</w:t>
      </w:r>
      <w:r w:rsidR="007619C8">
        <w:rPr>
          <w:rFonts w:hint="eastAsia"/>
        </w:rPr>
        <w:t xml:space="preserve"> </w:t>
      </w:r>
      <w:r w:rsidR="001C6F0E">
        <w:rPr>
          <w:rFonts w:hint="eastAsia"/>
        </w:rPr>
        <w:t>한다</w:t>
      </w:r>
      <w:r w:rsidR="001C6F0E">
        <w:rPr>
          <w:rFonts w:hint="eastAsia"/>
        </w:rPr>
        <w:t>.</w:t>
      </w:r>
    </w:p>
    <w:p w14:paraId="391B2EC9" w14:textId="6BF83470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이사회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주주총회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대상이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</w:p>
    <w:p w14:paraId="62DE9EBF" w14:textId="2BA6958D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중요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사업계획의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변경을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초래하는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  <w:r w:rsidRPr="00A63D62">
        <w:rPr>
          <w:sz w:val="23"/>
          <w:szCs w:val="23"/>
        </w:rPr>
        <w:t xml:space="preserve"> </w:t>
      </w:r>
    </w:p>
    <w:p w14:paraId="117CFB67" w14:textId="64B53BB3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천재지변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재해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파업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영업활동의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전부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일부의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정지나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중단을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초래하는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</w:p>
    <w:p w14:paraId="02C5551F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정부기관의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검사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조사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수사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개시</w:t>
      </w:r>
    </w:p>
    <w:p w14:paraId="675F2A4D" w14:textId="72C0508F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사업수행에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영향을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있는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정부기관의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경고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시정조치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제재</w:t>
      </w:r>
      <w:r w:rsidRPr="00A63D62">
        <w:rPr>
          <w:sz w:val="23"/>
          <w:szCs w:val="23"/>
        </w:rPr>
        <w:t xml:space="preserve">, </w:t>
      </w:r>
      <w:r w:rsidR="00C54255" w:rsidRPr="00A63D62">
        <w:rPr>
          <w:rFonts w:hint="eastAsia"/>
          <w:sz w:val="23"/>
          <w:szCs w:val="23"/>
        </w:rPr>
        <w:t>정부승인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취소</w:t>
      </w:r>
      <w:r w:rsidR="00C54255" w:rsidRPr="00A63D62">
        <w:rPr>
          <w:sz w:val="23"/>
          <w:szCs w:val="23"/>
        </w:rPr>
        <w:t xml:space="preserve">, </w:t>
      </w:r>
      <w:r w:rsidR="00C54255" w:rsidRPr="00A63D62">
        <w:rPr>
          <w:rFonts w:hint="eastAsia"/>
          <w:sz w:val="23"/>
          <w:szCs w:val="23"/>
        </w:rPr>
        <w:t>변경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일체의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행정처분</w:t>
      </w:r>
      <w:r w:rsidRPr="00A63D62">
        <w:rPr>
          <w:sz w:val="23"/>
          <w:szCs w:val="23"/>
        </w:rPr>
        <w:t>(</w:t>
      </w:r>
      <w:r w:rsidRPr="00A63D62">
        <w:rPr>
          <w:rFonts w:hint="eastAsia"/>
          <w:sz w:val="23"/>
          <w:szCs w:val="23"/>
        </w:rPr>
        <w:t>사전의견청취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사전절차를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포함함</w:t>
      </w:r>
      <w:r w:rsidRPr="00A63D62">
        <w:rPr>
          <w:sz w:val="23"/>
          <w:szCs w:val="23"/>
        </w:rPr>
        <w:t>)</w:t>
      </w:r>
      <w:r w:rsidR="00C54255" w:rsidRPr="00A63D62">
        <w:rPr>
          <w:rFonts w:hint="eastAsia"/>
          <w:sz w:val="23"/>
          <w:szCs w:val="23"/>
        </w:rPr>
        <w:t>이나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그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행정처분을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초래하는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사유</w:t>
      </w:r>
    </w:p>
    <w:p w14:paraId="48E6B3FA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lastRenderedPageBreak/>
        <w:t>통상적인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사업과정을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벗어난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제</w:t>
      </w:r>
      <w:r w:rsidRPr="00A63D62">
        <w:rPr>
          <w:sz w:val="23"/>
          <w:szCs w:val="23"/>
        </w:rPr>
        <w:t>3</w:t>
      </w:r>
      <w:r w:rsidRPr="00A63D62">
        <w:rPr>
          <w:rFonts w:hint="eastAsia"/>
          <w:sz w:val="23"/>
          <w:szCs w:val="23"/>
        </w:rPr>
        <w:t>자와의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분쟁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이의제기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임직원에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대한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사업관련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소송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형사고소의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제기</w:t>
      </w:r>
    </w:p>
    <w:p w14:paraId="55934CCB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노사분규의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발생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기타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노사관계의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중요한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변화</w:t>
      </w:r>
    </w:p>
    <w:p w14:paraId="4B12CEF8" w14:textId="5BA96E11" w:rsidR="00EA3B62" w:rsidRPr="00A63D62" w:rsidRDefault="0043682E" w:rsidP="00FF4A98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기타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경영관리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사업수행과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관련하여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합리적인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관점에서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때</w:t>
      </w:r>
      <w:r w:rsidRPr="00A63D62">
        <w:rPr>
          <w:sz w:val="23"/>
          <w:szCs w:val="23"/>
        </w:rPr>
        <w:t xml:space="preserve"> </w:t>
      </w:r>
      <w:r w:rsidR="00F84829" w:rsidRPr="00A63D62">
        <w:rPr>
          <w:rFonts w:hint="eastAsia"/>
          <w:sz w:val="23"/>
          <w:szCs w:val="23"/>
        </w:rPr>
        <w:t>최대주주가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알아야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할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중요한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사항</w:t>
      </w:r>
    </w:p>
    <w:p w14:paraId="6BB1CDEC" w14:textId="4CE40EE6" w:rsidR="00B74927" w:rsidRPr="001000FF" w:rsidRDefault="00076601" w:rsidP="001000FF">
      <w:pPr>
        <w:pStyle w:val="1"/>
      </w:pPr>
      <w:r>
        <w:rPr>
          <w:rFonts w:hint="eastAsia"/>
        </w:rPr>
        <w:t>확약사항</w:t>
      </w:r>
    </w:p>
    <w:p w14:paraId="0C21F119" w14:textId="4C5291D8" w:rsidR="00C03172" w:rsidRDefault="00C03172" w:rsidP="0091318D">
      <w:pPr>
        <w:pStyle w:val="20"/>
      </w:pPr>
      <w:r>
        <w:rPr>
          <w:rFonts w:hint="eastAsia"/>
        </w:rPr>
        <w:t>핵심인력의</w:t>
      </w:r>
      <w:r>
        <w:rPr>
          <w:rFonts w:hint="eastAsia"/>
        </w:rPr>
        <w:t xml:space="preserve"> </w:t>
      </w:r>
      <w:r>
        <w:rPr>
          <w:rFonts w:hint="eastAsia"/>
        </w:rPr>
        <w:t>계속근무</w:t>
      </w:r>
      <w:r>
        <w:rPr>
          <w:rFonts w:hint="eastAsia"/>
        </w:rPr>
        <w:t>.</w:t>
      </w:r>
      <w:r w:rsidR="00BE077B" w:rsidRPr="00BE077B">
        <w:rPr>
          <w:rFonts w:hint="eastAsia"/>
          <w:u w:val="none"/>
        </w:rPr>
        <w:t xml:space="preserve"> </w:t>
      </w:r>
    </w:p>
    <w:p w14:paraId="1261721F" w14:textId="322BA515" w:rsidR="00CD33FF" w:rsidRDefault="00270D14" w:rsidP="00CD33FF">
      <w:pPr>
        <w:pStyle w:val="31"/>
      </w:pPr>
      <w:r>
        <w:rPr>
          <w:rFonts w:hint="eastAsia"/>
        </w:rPr>
        <w:t>기존주주</w:t>
      </w:r>
      <w:r w:rsidR="00A6275F">
        <w:rPr>
          <w:rFonts w:hint="eastAsia"/>
        </w:rPr>
        <w:t>들은</w:t>
      </w:r>
      <w:r w:rsidR="00880292">
        <w:rPr>
          <w:rFonts w:hint="eastAsia"/>
        </w:rPr>
        <w:t xml:space="preserve"> </w:t>
      </w:r>
      <w:r w:rsidR="00A6275F">
        <w:rPr>
          <w:rFonts w:hint="eastAsia"/>
        </w:rPr>
        <w:t>최대주주가</w:t>
      </w:r>
      <w:r w:rsidR="00A6275F">
        <w:rPr>
          <w:rFonts w:hint="eastAsia"/>
        </w:rPr>
        <w:t xml:space="preserve"> </w:t>
      </w:r>
      <w:r w:rsidR="001D182F">
        <w:rPr>
          <w:rFonts w:hint="eastAsia"/>
        </w:rPr>
        <w:t>요구하는</w:t>
      </w:r>
      <w:r w:rsidR="001D182F">
        <w:rPr>
          <w:rFonts w:hint="eastAsia"/>
        </w:rPr>
        <w:t xml:space="preserve"> </w:t>
      </w:r>
      <w:r w:rsidR="00C03172">
        <w:rPr>
          <w:rFonts w:hint="eastAsia"/>
        </w:rPr>
        <w:t>핵심인력</w:t>
      </w:r>
      <w:r w:rsidR="00A6275F">
        <w:rPr>
          <w:rFonts w:hint="eastAsia"/>
        </w:rPr>
        <w:t>이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대상회사에서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계속하여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재직하</w:t>
      </w:r>
      <w:r w:rsidR="000C5613">
        <w:rPr>
          <w:rFonts w:hint="eastAsia"/>
        </w:rPr>
        <w:t>고</w:t>
      </w:r>
      <w:r w:rsidR="000C5613">
        <w:rPr>
          <w:rFonts w:hint="eastAsia"/>
        </w:rPr>
        <w:t xml:space="preserve">, </w:t>
      </w:r>
      <w:r w:rsidR="000C5613">
        <w:rPr>
          <w:rFonts w:hint="eastAsia"/>
        </w:rPr>
        <w:t>최대주주가</w:t>
      </w:r>
      <w:r w:rsidR="000C5613">
        <w:rPr>
          <w:rFonts w:hint="eastAsia"/>
        </w:rPr>
        <w:t xml:space="preserve"> </w:t>
      </w:r>
      <w:r w:rsidR="000C5613">
        <w:rPr>
          <w:rFonts w:hint="eastAsia"/>
        </w:rPr>
        <w:t>합리적으로</w:t>
      </w:r>
      <w:r w:rsidR="000C5613">
        <w:rPr>
          <w:rFonts w:hint="eastAsia"/>
        </w:rPr>
        <w:t xml:space="preserve"> </w:t>
      </w:r>
      <w:r w:rsidR="000C5613">
        <w:rPr>
          <w:rFonts w:hint="eastAsia"/>
        </w:rPr>
        <w:t>요청하는</w:t>
      </w:r>
      <w:r w:rsidR="000C5613">
        <w:rPr>
          <w:rFonts w:hint="eastAsia"/>
        </w:rPr>
        <w:t xml:space="preserve"> </w:t>
      </w:r>
      <w:r w:rsidR="000C5613">
        <w:rPr>
          <w:rFonts w:hint="eastAsia"/>
        </w:rPr>
        <w:t>업무를</w:t>
      </w:r>
      <w:r w:rsidR="000C5613">
        <w:rPr>
          <w:rFonts w:hint="eastAsia"/>
        </w:rPr>
        <w:t xml:space="preserve"> </w:t>
      </w:r>
      <w:r w:rsidR="000C5613">
        <w:rPr>
          <w:rFonts w:hint="eastAsia"/>
        </w:rPr>
        <w:t>수행하</w:t>
      </w:r>
      <w:r w:rsidR="00412F27">
        <w:rPr>
          <w:rFonts w:hint="eastAsia"/>
        </w:rPr>
        <w:t>도록</w:t>
      </w:r>
      <w:r w:rsidR="00412F27">
        <w:rPr>
          <w:rFonts w:hint="eastAsia"/>
        </w:rPr>
        <w:t xml:space="preserve"> </w:t>
      </w:r>
      <w:r w:rsidR="00412F27">
        <w:rPr>
          <w:rFonts w:hint="eastAsia"/>
        </w:rPr>
        <w:t>최선의</w:t>
      </w:r>
      <w:r w:rsidR="00412F27">
        <w:rPr>
          <w:rFonts w:hint="eastAsia"/>
        </w:rPr>
        <w:t xml:space="preserve"> </w:t>
      </w:r>
      <w:r w:rsidR="00412F27">
        <w:rPr>
          <w:rFonts w:hint="eastAsia"/>
        </w:rPr>
        <w:t>노력을</w:t>
      </w:r>
      <w:r w:rsidR="00412F27">
        <w:rPr>
          <w:rFonts w:hint="eastAsia"/>
        </w:rPr>
        <w:t xml:space="preserve"> </w:t>
      </w:r>
      <w:r w:rsidR="00412F27">
        <w:rPr>
          <w:rFonts w:hint="eastAsia"/>
        </w:rPr>
        <w:t>하여야</w:t>
      </w:r>
      <w:r w:rsidR="00412F27">
        <w:rPr>
          <w:rFonts w:hint="eastAsia"/>
        </w:rPr>
        <w:t xml:space="preserve"> </w:t>
      </w:r>
      <w:r w:rsidR="00412F27">
        <w:rPr>
          <w:rFonts w:hint="eastAsia"/>
        </w:rPr>
        <w:t>한다</w:t>
      </w:r>
      <w:r w:rsidR="00412F27">
        <w:rPr>
          <w:rFonts w:hint="eastAsia"/>
        </w:rPr>
        <w:t>.</w:t>
      </w:r>
    </w:p>
    <w:p w14:paraId="0E789C88" w14:textId="78BF8825" w:rsidR="00337FE9" w:rsidRPr="00C200E5" w:rsidRDefault="00C03172" w:rsidP="00337FE9">
      <w:pPr>
        <w:pStyle w:val="31"/>
      </w:pPr>
      <w:r w:rsidRPr="00CD33FF">
        <w:rPr>
          <w:rFonts w:hint="eastAsia"/>
        </w:rPr>
        <w:t>기존주주</w:t>
      </w:r>
      <w:r w:rsidR="00DD3A4E">
        <w:rPr>
          <w:rFonts w:hint="eastAsia"/>
        </w:rPr>
        <w:t>들</w:t>
      </w:r>
      <w:r w:rsidRPr="00CD33FF">
        <w:rPr>
          <w:rFonts w:hint="eastAsia"/>
        </w:rPr>
        <w:t>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권유</w:t>
      </w:r>
      <w:r w:rsidRPr="00CD33FF">
        <w:rPr>
          <w:rFonts w:hint="eastAsia"/>
        </w:rPr>
        <w:t xml:space="preserve">, </w:t>
      </w:r>
      <w:r w:rsidRPr="00CD33FF">
        <w:rPr>
          <w:rFonts w:hint="eastAsia"/>
        </w:rPr>
        <w:t>만류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등에도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불구하고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핵심인력</w:t>
      </w:r>
      <w:r w:rsidR="00337FE9">
        <w:rPr>
          <w:rFonts w:hint="eastAsia"/>
        </w:rPr>
        <w:t>의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전부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또는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일부가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사직하는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등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사유로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대상회사에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이상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근무하지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않는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것으로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확정되는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경우</w:t>
      </w:r>
      <w:r w:rsidRPr="00CD33FF">
        <w:rPr>
          <w:rFonts w:hint="eastAsia"/>
        </w:rPr>
        <w:t xml:space="preserve">, </w:t>
      </w:r>
      <w:r w:rsidRPr="00CD33FF">
        <w:rPr>
          <w:rFonts w:hint="eastAsia"/>
        </w:rPr>
        <w:t>기존주주</w:t>
      </w:r>
      <w:r w:rsidR="00DD3A4E">
        <w:rPr>
          <w:rFonts w:hint="eastAsia"/>
        </w:rPr>
        <w:t>들은</w:t>
      </w:r>
      <w:r w:rsidR="00DD3A4E">
        <w:rPr>
          <w:rFonts w:hint="eastAsia"/>
        </w:rPr>
        <w:t xml:space="preserve"> </w:t>
      </w:r>
      <w:r w:rsidR="00DD3A4E">
        <w:rPr>
          <w:rFonts w:hint="eastAsia"/>
        </w:rPr>
        <w:t>최대한</w:t>
      </w:r>
      <w:r w:rsidR="00DD3A4E">
        <w:rPr>
          <w:rFonts w:hint="eastAsia"/>
        </w:rPr>
        <w:t xml:space="preserve"> </w:t>
      </w:r>
      <w:r w:rsidR="00DD3A4E">
        <w:rPr>
          <w:rFonts w:hint="eastAsia"/>
        </w:rPr>
        <w:t>신속히</w:t>
      </w:r>
      <w:r w:rsidR="00DD3A4E">
        <w:rPr>
          <w:rFonts w:hint="eastAsia"/>
        </w:rPr>
        <w:t>(</w:t>
      </w:r>
      <w:r w:rsidR="00DD3A4E">
        <w:rPr>
          <w:rFonts w:hint="eastAsia"/>
        </w:rPr>
        <w:t>늦어도</w:t>
      </w:r>
      <w:r w:rsidR="00DD3A4E">
        <w:rPr>
          <w:rFonts w:hint="eastAsia"/>
        </w:rPr>
        <w:t xml:space="preserve"> </w:t>
      </w:r>
      <w:r w:rsidR="003A67DD">
        <w:rPr>
          <w:rFonts w:hint="eastAsia"/>
        </w:rPr>
        <w:t>해당</w:t>
      </w:r>
      <w:r w:rsidR="003A67DD">
        <w:rPr>
          <w:rFonts w:hint="eastAsia"/>
        </w:rPr>
        <w:t xml:space="preserve"> </w:t>
      </w:r>
      <w:r w:rsidR="003A67DD">
        <w:rPr>
          <w:rFonts w:hint="eastAsia"/>
        </w:rPr>
        <w:t>핵심인력의</w:t>
      </w:r>
      <w:r w:rsidR="003A67DD">
        <w:rPr>
          <w:rFonts w:hint="eastAsia"/>
        </w:rPr>
        <w:t xml:space="preserve"> </w:t>
      </w:r>
      <w:r w:rsidR="003A67DD">
        <w:rPr>
          <w:rFonts w:hint="eastAsia"/>
        </w:rPr>
        <w:t>근무종료일로부터</w:t>
      </w:r>
      <w:r w:rsidR="003A67DD">
        <w:rPr>
          <w:rFonts w:hint="eastAsia"/>
        </w:rPr>
        <w:t xml:space="preserve"> </w:t>
      </w:r>
      <w:r w:rsidR="00483018">
        <w:rPr>
          <w:rFonts w:hint="eastAsia"/>
        </w:rPr>
        <w:t>6</w:t>
      </w:r>
      <w:r w:rsidR="00483018">
        <w:rPr>
          <w:rFonts w:hint="eastAsia"/>
        </w:rPr>
        <w:t>개월</w:t>
      </w:r>
      <w:r w:rsidR="003A67DD">
        <w:rPr>
          <w:rFonts w:hint="eastAsia"/>
        </w:rPr>
        <w:t xml:space="preserve"> </w:t>
      </w:r>
      <w:r w:rsidR="005158D7">
        <w:rPr>
          <w:rFonts w:hint="eastAsia"/>
        </w:rPr>
        <w:t>이</w:t>
      </w:r>
      <w:r w:rsidR="003A67DD">
        <w:rPr>
          <w:rFonts w:hint="eastAsia"/>
        </w:rPr>
        <w:t>내</w:t>
      </w:r>
      <w:r w:rsidR="00DD3A4E">
        <w:rPr>
          <w:rFonts w:hint="eastAsia"/>
        </w:rPr>
        <w:t>)</w:t>
      </w:r>
      <w:r w:rsidR="003A67DD">
        <w:rPr>
          <w:rFonts w:hint="eastAsia"/>
        </w:rPr>
        <w:t xml:space="preserve">, </w:t>
      </w:r>
      <w:r w:rsidRPr="00CD33FF">
        <w:rPr>
          <w:rFonts w:hint="eastAsia"/>
        </w:rPr>
        <w:t>최대주주가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해당</w:t>
      </w:r>
      <w:r w:rsidRPr="00CD33FF">
        <w:rPr>
          <w:rFonts w:hint="eastAsia"/>
        </w:rPr>
        <w:t xml:space="preserve"> </w:t>
      </w:r>
      <w:r w:rsidR="003A67DD">
        <w:rPr>
          <w:rFonts w:hint="eastAsia"/>
        </w:rPr>
        <w:t>핵심</w:t>
      </w:r>
      <w:r w:rsidR="00337FE9">
        <w:rPr>
          <w:rFonts w:hint="eastAsia"/>
        </w:rPr>
        <w:t>인력</w:t>
      </w:r>
      <w:r w:rsidRPr="00CD33FF">
        <w:rPr>
          <w:rFonts w:hint="eastAsia"/>
        </w:rPr>
        <w:t>을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합리적으로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대체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가능하다고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인정하는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인</w:t>
      </w:r>
      <w:r w:rsidR="00547EC0">
        <w:rPr>
          <w:rFonts w:hint="eastAsia"/>
        </w:rPr>
        <w:t>력을</w:t>
      </w:r>
      <w:r w:rsidR="00547EC0">
        <w:rPr>
          <w:rFonts w:hint="eastAsia"/>
        </w:rPr>
        <w:t xml:space="preserve"> </w:t>
      </w:r>
      <w:r w:rsidR="00547EC0">
        <w:rPr>
          <w:rFonts w:hint="eastAsia"/>
        </w:rPr>
        <w:t>충원하</w:t>
      </w:r>
      <w:r w:rsidR="005D38B3">
        <w:rPr>
          <w:rFonts w:hint="eastAsia"/>
        </w:rPr>
        <w:t>도록</w:t>
      </w:r>
      <w:r w:rsidR="005D38B3">
        <w:rPr>
          <w:rFonts w:hint="eastAsia"/>
        </w:rPr>
        <w:t xml:space="preserve"> </w:t>
      </w:r>
      <w:r w:rsidR="005D38B3">
        <w:rPr>
          <w:rFonts w:hint="eastAsia"/>
        </w:rPr>
        <w:t>최선의</w:t>
      </w:r>
      <w:r w:rsidR="005D38B3">
        <w:rPr>
          <w:rFonts w:hint="eastAsia"/>
        </w:rPr>
        <w:t xml:space="preserve"> </w:t>
      </w:r>
      <w:r w:rsidR="005D38B3">
        <w:rPr>
          <w:rFonts w:hint="eastAsia"/>
        </w:rPr>
        <w:t>노력을</w:t>
      </w:r>
      <w:r w:rsidR="005D38B3">
        <w:rPr>
          <w:rFonts w:hint="eastAsia"/>
        </w:rPr>
        <w:t xml:space="preserve"> </w:t>
      </w:r>
      <w:r w:rsidR="005D38B3">
        <w:rPr>
          <w:rFonts w:hint="eastAsia"/>
        </w:rPr>
        <w:t>다하여야</w:t>
      </w:r>
      <w:r w:rsidR="005D38B3">
        <w:rPr>
          <w:rFonts w:hint="eastAsia"/>
        </w:rPr>
        <w:t xml:space="preserve"> </w:t>
      </w:r>
      <w:r w:rsidR="005D38B3">
        <w:rPr>
          <w:rFonts w:hint="eastAsia"/>
        </w:rPr>
        <w:t>한다</w:t>
      </w:r>
      <w:r w:rsidR="005D38B3">
        <w:rPr>
          <w:rFonts w:hint="eastAsia"/>
        </w:rPr>
        <w:t>.</w:t>
      </w:r>
    </w:p>
    <w:p w14:paraId="7FECD972" w14:textId="4A61744B" w:rsidR="009B7417" w:rsidRDefault="009B7417" w:rsidP="0091318D">
      <w:pPr>
        <w:pStyle w:val="20"/>
      </w:pPr>
      <w:r>
        <w:rPr>
          <w:rFonts w:hint="eastAsia"/>
        </w:rPr>
        <w:t>주식에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 w:rsidRPr="00CF7299">
        <w:rPr>
          <w:rFonts w:hint="eastAsia"/>
        </w:rPr>
        <w:t>질권설정</w:t>
      </w:r>
      <w:r w:rsidRPr="00CF7299">
        <w:t>.</w:t>
      </w:r>
      <w:r w:rsidR="006640A0">
        <w:rPr>
          <w:rFonts w:hint="eastAsia"/>
          <w:u w:val="none"/>
        </w:rPr>
        <w:t xml:space="preserve"> </w:t>
      </w:r>
    </w:p>
    <w:p w14:paraId="7E4C345E" w14:textId="332AF092" w:rsidR="00E46863" w:rsidRDefault="009346E8" w:rsidP="003147BC">
      <w:pPr>
        <w:pStyle w:val="2f2"/>
      </w:pPr>
      <w:r>
        <w:rPr>
          <w:rFonts w:hint="eastAsia"/>
        </w:rPr>
        <w:t>기존주주</w:t>
      </w:r>
      <w:r w:rsidR="00E502C0">
        <w:rPr>
          <w:rFonts w:hint="eastAsia"/>
        </w:rPr>
        <w:t>들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제반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 w:rsidR="007912B6" w:rsidRPr="007912B6">
        <w:rPr>
          <w:rFonts w:hint="eastAsia"/>
        </w:rPr>
        <w:t>이행을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담보하기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위하여</w:t>
      </w:r>
      <w:r w:rsidR="009B7417" w:rsidRPr="007912B6">
        <w:rPr>
          <w:rFonts w:hint="eastAsia"/>
        </w:rPr>
        <w:t xml:space="preserve">, </w:t>
      </w:r>
      <w:r w:rsidR="007435A3">
        <w:rPr>
          <w:rFonts w:hint="eastAsia"/>
        </w:rPr>
        <w:t>기존주주</w:t>
      </w:r>
      <w:r w:rsidR="00F74E4F">
        <w:rPr>
          <w:rFonts w:hint="eastAsia"/>
        </w:rPr>
        <w:t>들</w:t>
      </w:r>
      <w:r w:rsidR="009F6982">
        <w:rPr>
          <w:rFonts w:hint="eastAsia"/>
        </w:rPr>
        <w:t>은</w:t>
      </w:r>
      <w:r w:rsidR="009F6982">
        <w:rPr>
          <w:rFonts w:hint="eastAsia"/>
        </w:rPr>
        <w:t xml:space="preserve"> </w:t>
      </w:r>
      <w:r w:rsidR="009F6982">
        <w:rPr>
          <w:rFonts w:hint="eastAsia"/>
        </w:rPr>
        <w:t>거래종결일에</w:t>
      </w:r>
      <w:r w:rsidR="009F6982">
        <w:rPr>
          <w:rFonts w:hint="eastAsia"/>
        </w:rPr>
        <w:t xml:space="preserve"> </w:t>
      </w:r>
      <w:r w:rsidR="007435A3">
        <w:rPr>
          <w:rFonts w:hint="eastAsia"/>
        </w:rPr>
        <w:t>기존주주</w:t>
      </w:r>
      <w:r w:rsidR="00E502C0">
        <w:rPr>
          <w:rFonts w:hint="eastAsia"/>
        </w:rPr>
        <w:t>들이</w:t>
      </w:r>
      <w:r w:rsidR="009B7417" w:rsidRPr="007912B6">
        <w:rPr>
          <w:rFonts w:hint="eastAsia"/>
        </w:rPr>
        <w:t xml:space="preserve"> </w:t>
      </w:r>
      <w:r w:rsidR="00E502C0">
        <w:rPr>
          <w:rFonts w:hint="eastAsia"/>
        </w:rPr>
        <w:t>소</w:t>
      </w:r>
      <w:r w:rsidR="009B7417" w:rsidRPr="007912B6">
        <w:rPr>
          <w:rFonts w:hint="eastAsia"/>
        </w:rPr>
        <w:t>유한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대상회사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발행주식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전체에</w:t>
      </w:r>
      <w:r w:rsidR="009B7417" w:rsidRPr="007912B6">
        <w:rPr>
          <w:rFonts w:hint="eastAsia"/>
        </w:rPr>
        <w:t xml:space="preserve"> </w:t>
      </w:r>
      <w:r w:rsidR="00E73324">
        <w:rPr>
          <w:rFonts w:hint="eastAsia"/>
        </w:rPr>
        <w:t>관</w:t>
      </w:r>
      <w:r w:rsidR="009B7417" w:rsidRPr="007912B6">
        <w:rPr>
          <w:rFonts w:hint="eastAsia"/>
        </w:rPr>
        <w:t>하여</w:t>
      </w:r>
      <w:r w:rsidR="009B7417" w:rsidRPr="007912B6">
        <w:rPr>
          <w:rFonts w:hint="eastAsia"/>
        </w:rPr>
        <w:t xml:space="preserve"> </w:t>
      </w:r>
      <w:r w:rsidR="00E73324">
        <w:rPr>
          <w:rFonts w:hint="eastAsia"/>
        </w:rPr>
        <w:t>최대주주와</w:t>
      </w:r>
      <w:r w:rsidR="00E73324">
        <w:rPr>
          <w:rFonts w:hint="eastAsia"/>
        </w:rPr>
        <w:t xml:space="preserve"> </w:t>
      </w:r>
      <w:r w:rsidR="00644D21" w:rsidRPr="00684791">
        <w:rPr>
          <w:rFonts w:hint="eastAsia"/>
          <w:u w:val="single"/>
        </w:rPr>
        <w:t>별첨</w:t>
      </w:r>
      <w:r w:rsidR="007912B6" w:rsidRPr="00684791">
        <w:rPr>
          <w:rFonts w:hint="eastAsia"/>
          <w:u w:val="single"/>
        </w:rPr>
        <w:t xml:space="preserve"> </w:t>
      </w:r>
      <w:r w:rsidR="00D87030">
        <w:rPr>
          <w:rFonts w:hint="eastAsia"/>
          <w:u w:val="single"/>
        </w:rPr>
        <w:t>3</w:t>
      </w:r>
      <w:r w:rsidR="00684791" w:rsidRPr="00684791">
        <w:rPr>
          <w:rFonts w:hint="eastAsia"/>
          <w:u w:val="single"/>
        </w:rPr>
        <w:t>.</w:t>
      </w:r>
      <w:r w:rsidR="00D25A20">
        <w:rPr>
          <w:rFonts w:hint="eastAsia"/>
          <w:u w:val="single"/>
        </w:rPr>
        <w:t>2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양식의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주식근질권설정계약</w:t>
      </w:r>
      <w:r w:rsidR="007912B6" w:rsidRPr="007912B6">
        <w:rPr>
          <w:rFonts w:hint="eastAsia"/>
        </w:rPr>
        <w:t>(</w:t>
      </w:r>
      <w:r w:rsidR="007912B6" w:rsidRPr="007912B6">
        <w:rPr>
          <w:rFonts w:hint="eastAsia"/>
        </w:rPr>
        <w:t>이하</w:t>
      </w:r>
      <w:r w:rsidR="007912B6" w:rsidRPr="007912B6">
        <w:rPr>
          <w:rFonts w:hint="eastAsia"/>
        </w:rPr>
        <w:t xml:space="preserve"> </w:t>
      </w:r>
      <w:r w:rsidR="007912B6" w:rsidRPr="007912B6">
        <w:t>“</w:t>
      </w:r>
      <w:r w:rsidR="007912B6" w:rsidRPr="00C47B07">
        <w:rPr>
          <w:rFonts w:hint="eastAsia"/>
          <w:u w:val="single"/>
        </w:rPr>
        <w:t>본건</w:t>
      </w:r>
      <w:r w:rsidR="007912B6" w:rsidRPr="00C47B07">
        <w:rPr>
          <w:rFonts w:hint="eastAsia"/>
          <w:u w:val="single"/>
        </w:rPr>
        <w:t xml:space="preserve"> </w:t>
      </w:r>
      <w:r w:rsidR="007912B6" w:rsidRPr="00C47B07">
        <w:rPr>
          <w:rFonts w:hint="eastAsia"/>
          <w:u w:val="single"/>
        </w:rPr>
        <w:t>근질권계약</w:t>
      </w:r>
      <w:r w:rsidR="007912B6" w:rsidRPr="007912B6">
        <w:t>”</w:t>
      </w:r>
      <w:r w:rsidR="007912B6" w:rsidRPr="007912B6">
        <w:rPr>
          <w:rFonts w:hint="eastAsia"/>
        </w:rPr>
        <w:t>)</w:t>
      </w:r>
      <w:r w:rsidR="007912B6" w:rsidRPr="007912B6">
        <w:rPr>
          <w:rFonts w:hint="eastAsia"/>
        </w:rPr>
        <w:t>을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체결하고</w:t>
      </w:r>
      <w:r w:rsidR="007912B6" w:rsidRPr="007912B6">
        <w:rPr>
          <w:rFonts w:hint="eastAsia"/>
        </w:rPr>
        <w:t xml:space="preserve">, </w:t>
      </w:r>
      <w:r w:rsidR="00DE5BF3">
        <w:rPr>
          <w:rFonts w:hint="eastAsia"/>
        </w:rPr>
        <w:t>본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계약이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존속하는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동안</w:t>
      </w:r>
      <w:r w:rsidR="00DE5BF3">
        <w:rPr>
          <w:rFonts w:hint="eastAsia"/>
        </w:rPr>
        <w:t xml:space="preserve"> </w:t>
      </w:r>
      <w:r w:rsidR="007435A3">
        <w:rPr>
          <w:rFonts w:hint="eastAsia"/>
        </w:rPr>
        <w:t>기존주주</w:t>
      </w:r>
      <w:r w:rsidR="009F6982">
        <w:rPr>
          <w:rFonts w:hint="eastAsia"/>
        </w:rPr>
        <w:t>들이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소유하는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대상회사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발행주식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전체에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대하여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최대주주를</w:t>
      </w:r>
      <w:r w:rsidR="007912B6" w:rsidRPr="007912B6">
        <w:rPr>
          <w:rFonts w:hint="eastAsia"/>
        </w:rPr>
        <w:t xml:space="preserve"> 1</w:t>
      </w:r>
      <w:r w:rsidR="007912B6" w:rsidRPr="007912B6">
        <w:rPr>
          <w:rFonts w:hint="eastAsia"/>
        </w:rPr>
        <w:t>순위</w:t>
      </w:r>
      <w:r w:rsidR="007912B6" w:rsidRPr="007912B6">
        <w:rPr>
          <w:rFonts w:hint="eastAsia"/>
        </w:rPr>
        <w:t xml:space="preserve"> </w:t>
      </w:r>
      <w:r w:rsidR="007912B6" w:rsidRPr="00F30846">
        <w:rPr>
          <w:rFonts w:hint="eastAsia"/>
        </w:rPr>
        <w:t>근질권자로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하는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근질권</w:t>
      </w:r>
      <w:r w:rsidR="00274CE4" w:rsidRPr="00F30846">
        <w:rPr>
          <w:rFonts w:hint="eastAsia"/>
        </w:rPr>
        <w:t>(</w:t>
      </w:r>
      <w:r w:rsidR="00274CE4" w:rsidRPr="00F30846">
        <w:rPr>
          <w:rFonts w:hint="eastAsia"/>
        </w:rPr>
        <w:t>이하</w:t>
      </w:r>
      <w:r w:rsidR="00274CE4" w:rsidRPr="00F30846">
        <w:rPr>
          <w:rFonts w:hint="eastAsia"/>
        </w:rPr>
        <w:t xml:space="preserve"> </w:t>
      </w:r>
      <w:r w:rsidR="00274CE4" w:rsidRPr="00F30846">
        <w:t>“</w:t>
      </w:r>
      <w:r w:rsidR="00274CE4" w:rsidRPr="00F30846">
        <w:rPr>
          <w:rFonts w:hint="eastAsia"/>
          <w:u w:val="single"/>
        </w:rPr>
        <w:t>본건</w:t>
      </w:r>
      <w:r w:rsidR="00274CE4" w:rsidRPr="00F30846">
        <w:rPr>
          <w:rFonts w:hint="eastAsia"/>
          <w:u w:val="single"/>
        </w:rPr>
        <w:t xml:space="preserve"> </w:t>
      </w:r>
      <w:r w:rsidR="00274CE4" w:rsidRPr="00F30846">
        <w:rPr>
          <w:rFonts w:hint="eastAsia"/>
          <w:u w:val="single"/>
        </w:rPr>
        <w:t>근질권</w:t>
      </w:r>
      <w:r w:rsidR="00274CE4" w:rsidRPr="00F30846">
        <w:t>”</w:t>
      </w:r>
      <w:r w:rsidR="00274CE4" w:rsidRPr="00F30846">
        <w:rPr>
          <w:rFonts w:hint="eastAsia"/>
        </w:rPr>
        <w:t>)</w:t>
      </w:r>
      <w:r w:rsidR="007912B6" w:rsidRPr="00F30846">
        <w:rPr>
          <w:rFonts w:hint="eastAsia"/>
        </w:rPr>
        <w:t>을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설정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및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유지하기로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한다</w:t>
      </w:r>
      <w:r w:rsidR="007912B6" w:rsidRPr="00F30846">
        <w:rPr>
          <w:rFonts w:hint="eastAsia"/>
        </w:rPr>
        <w:t>.</w:t>
      </w:r>
      <w:r w:rsidR="00F74E4F" w:rsidRPr="00F30846">
        <w:rPr>
          <w:rFonts w:hint="eastAsia"/>
        </w:rPr>
        <w:t xml:space="preserve">  </w:t>
      </w:r>
      <w:r w:rsidR="00F74E4F" w:rsidRPr="00AF3CEB">
        <w:rPr>
          <w:rFonts w:hint="eastAsia"/>
        </w:rPr>
        <w:t>명확히</w:t>
      </w:r>
      <w:r w:rsidR="00F74E4F" w:rsidRPr="00AF3CEB">
        <w:t xml:space="preserve"> </w:t>
      </w:r>
      <w:r w:rsidR="00F74E4F" w:rsidRPr="00AF3CEB">
        <w:rPr>
          <w:rFonts w:hint="eastAsia"/>
        </w:rPr>
        <w:t>하면</w:t>
      </w:r>
      <w:r w:rsidR="00F74E4F" w:rsidRPr="00AF3CEB">
        <w:t xml:space="preserve">, </w:t>
      </w:r>
      <w:r w:rsidR="00D16735" w:rsidRPr="00AF3CEB">
        <w:rPr>
          <w:rFonts w:hint="eastAsia"/>
        </w:rPr>
        <w:t>거래종결일</w:t>
      </w:r>
      <w:r w:rsidR="00D16735" w:rsidRPr="00AF3CEB">
        <w:t xml:space="preserve"> </w:t>
      </w:r>
      <w:r w:rsidR="00D16735" w:rsidRPr="00AF3CEB">
        <w:rPr>
          <w:rFonts w:hint="eastAsia"/>
        </w:rPr>
        <w:t>현재</w:t>
      </w:r>
      <w:r w:rsidR="00D16735" w:rsidRPr="00AF3CEB">
        <w:t xml:space="preserve"> </w:t>
      </w:r>
      <w:r w:rsidR="007435A3">
        <w:rPr>
          <w:rFonts w:hint="eastAsia"/>
        </w:rPr>
        <w:t>기존주주</w:t>
      </w:r>
      <w:r w:rsidR="00D16735" w:rsidRPr="00AF3CEB">
        <w:rPr>
          <w:rFonts w:hint="eastAsia"/>
        </w:rPr>
        <w:t>들</w:t>
      </w:r>
      <w:r w:rsidR="00D16735" w:rsidRPr="00AF3CEB">
        <w:t xml:space="preserve"> </w:t>
      </w:r>
      <w:r w:rsidR="00D16735" w:rsidRPr="00AF3CEB">
        <w:rPr>
          <w:rFonts w:hint="eastAsia"/>
        </w:rPr>
        <w:t>소유</w:t>
      </w:r>
      <w:r w:rsidR="00D16735" w:rsidRPr="00AF3CEB">
        <w:t xml:space="preserve"> </w:t>
      </w:r>
      <w:r w:rsidR="00D16735" w:rsidRPr="00AF3CEB">
        <w:rPr>
          <w:rFonts w:hint="eastAsia"/>
        </w:rPr>
        <w:t>대상회사</w:t>
      </w:r>
      <w:r w:rsidR="00D16735" w:rsidRPr="00AF3CEB">
        <w:t xml:space="preserve"> </w:t>
      </w:r>
      <w:r w:rsidR="00D16735" w:rsidRPr="00AF3CEB">
        <w:rPr>
          <w:rFonts w:hint="eastAsia"/>
        </w:rPr>
        <w:t>발행주식에</w:t>
      </w:r>
      <w:r w:rsidR="00D16735" w:rsidRPr="00AF3CEB">
        <w:t xml:space="preserve"> </w:t>
      </w:r>
      <w:r w:rsidR="00D16735" w:rsidRPr="00AF3CEB">
        <w:rPr>
          <w:rFonts w:hint="eastAsia"/>
        </w:rPr>
        <w:t>이미</w:t>
      </w:r>
      <w:r w:rsidR="00D16735" w:rsidRPr="00AF3CEB">
        <w:t xml:space="preserve"> </w:t>
      </w:r>
      <w:r w:rsidR="00D16735" w:rsidRPr="00AF3CEB">
        <w:rPr>
          <w:rFonts w:hint="eastAsia"/>
        </w:rPr>
        <w:t>선순위</w:t>
      </w:r>
      <w:r w:rsidR="00D16735" w:rsidRPr="00AF3CEB">
        <w:t xml:space="preserve"> </w:t>
      </w:r>
      <w:r w:rsidR="00D16735" w:rsidRPr="00AF3CEB">
        <w:rPr>
          <w:rFonts w:hint="eastAsia"/>
        </w:rPr>
        <w:t>담보권</w:t>
      </w:r>
      <w:r w:rsidR="00D16735" w:rsidRPr="00AF3CEB">
        <w:t xml:space="preserve"> </w:t>
      </w:r>
      <w:r w:rsidR="00D16735" w:rsidRPr="00AF3CEB">
        <w:rPr>
          <w:rFonts w:hint="eastAsia"/>
        </w:rPr>
        <w:t>기타</w:t>
      </w:r>
      <w:r w:rsidR="00D16735" w:rsidRPr="00AF3CEB">
        <w:t xml:space="preserve"> </w:t>
      </w:r>
      <w:r w:rsidR="00D16735" w:rsidRPr="00AF3CEB">
        <w:rPr>
          <w:rFonts w:hint="eastAsia"/>
        </w:rPr>
        <w:t>제한부담</w:t>
      </w:r>
      <w:r w:rsidR="00A233F5">
        <w:rPr>
          <w:rFonts w:hint="eastAsia"/>
        </w:rPr>
        <w:t>이</w:t>
      </w:r>
      <w:r w:rsidR="00A233F5">
        <w:rPr>
          <w:rFonts w:hint="eastAsia"/>
        </w:rPr>
        <w:t xml:space="preserve"> </w:t>
      </w:r>
      <w:r w:rsidR="00A233F5">
        <w:rPr>
          <w:rFonts w:hint="eastAsia"/>
        </w:rPr>
        <w:t>있</w:t>
      </w:r>
      <w:r w:rsidR="00D16735" w:rsidRPr="00AF3CEB">
        <w:rPr>
          <w:rFonts w:hint="eastAsia"/>
        </w:rPr>
        <w:t>는</w:t>
      </w:r>
      <w:r w:rsidR="00D16735" w:rsidRPr="00AF3CEB">
        <w:t xml:space="preserve"> </w:t>
      </w:r>
      <w:r w:rsidR="00D16735" w:rsidRPr="00AF3CEB">
        <w:rPr>
          <w:rFonts w:hint="eastAsia"/>
        </w:rPr>
        <w:t>경우에는</w:t>
      </w:r>
      <w:r w:rsidR="00D16735" w:rsidRPr="00AF3CEB">
        <w:t xml:space="preserve"> </w:t>
      </w:r>
      <w:r w:rsidR="00D16735" w:rsidRPr="00AF3CEB">
        <w:rPr>
          <w:rFonts w:hint="eastAsia"/>
        </w:rPr>
        <w:t>기존주주들은</w:t>
      </w:r>
      <w:r w:rsidR="00D16735" w:rsidRPr="00AF3CEB">
        <w:t xml:space="preserve"> </w:t>
      </w:r>
      <w:r w:rsidR="00DE4FE5" w:rsidRPr="00AF3CEB">
        <w:t xml:space="preserve">(i) </w:t>
      </w:r>
      <w:r w:rsidR="00D16735" w:rsidRPr="00AF3CEB">
        <w:rPr>
          <w:rFonts w:hint="eastAsia"/>
        </w:rPr>
        <w:t>그러한</w:t>
      </w:r>
      <w:r w:rsidR="00D16735" w:rsidRPr="00AF3CEB">
        <w:t xml:space="preserve"> </w:t>
      </w:r>
      <w:r w:rsidR="00D16735" w:rsidRPr="00AF3CEB">
        <w:rPr>
          <w:rFonts w:hint="eastAsia"/>
        </w:rPr>
        <w:t>제한부담을</w:t>
      </w:r>
      <w:r w:rsidR="00D16735" w:rsidRPr="00AF3CEB">
        <w:t xml:space="preserve"> </w:t>
      </w:r>
      <w:r w:rsidR="00D16735" w:rsidRPr="00AF3CEB">
        <w:rPr>
          <w:rFonts w:hint="eastAsia"/>
        </w:rPr>
        <w:t>전부</w:t>
      </w:r>
      <w:r w:rsidR="00D16735" w:rsidRPr="00AF3CEB">
        <w:t xml:space="preserve"> </w:t>
      </w:r>
      <w:r w:rsidR="00D16735" w:rsidRPr="00AF3CEB">
        <w:rPr>
          <w:rFonts w:hint="eastAsia"/>
        </w:rPr>
        <w:t>해소</w:t>
      </w:r>
      <w:r w:rsidR="00D16735" w:rsidRPr="00AF3CEB">
        <w:t xml:space="preserve"> </w:t>
      </w:r>
      <w:r w:rsidR="00D16735" w:rsidRPr="00AF3CEB">
        <w:rPr>
          <w:rFonts w:hint="eastAsia"/>
        </w:rPr>
        <w:t>및</w:t>
      </w:r>
      <w:r w:rsidR="00D16735" w:rsidRPr="00AF3CEB">
        <w:t xml:space="preserve"> </w:t>
      </w:r>
      <w:r w:rsidR="00D16735" w:rsidRPr="00AF3CEB">
        <w:rPr>
          <w:rFonts w:hint="eastAsia"/>
        </w:rPr>
        <w:t>해지하고</w:t>
      </w:r>
      <w:r w:rsidR="00D16735" w:rsidRPr="00AF3CEB">
        <w:t xml:space="preserve">, </w:t>
      </w:r>
      <w:r w:rsidR="00D16735" w:rsidRPr="00AF3CEB">
        <w:rPr>
          <w:rFonts w:hint="eastAsia"/>
        </w:rPr>
        <w:t>여하한</w:t>
      </w:r>
      <w:r w:rsidR="00D16735" w:rsidRPr="00AF3CEB">
        <w:t xml:space="preserve"> </w:t>
      </w:r>
      <w:r w:rsidR="00D16735" w:rsidRPr="00AF3CEB">
        <w:rPr>
          <w:rFonts w:hint="eastAsia"/>
        </w:rPr>
        <w:t>제한부담이</w:t>
      </w:r>
      <w:r w:rsidR="00D16735" w:rsidRPr="00AF3CEB">
        <w:t xml:space="preserve"> </w:t>
      </w:r>
      <w:r w:rsidR="00D16735" w:rsidRPr="00AF3CEB">
        <w:rPr>
          <w:rFonts w:hint="eastAsia"/>
        </w:rPr>
        <w:t>없는</w:t>
      </w:r>
      <w:r w:rsidR="00D16735" w:rsidRPr="00AF3CEB">
        <w:t xml:space="preserve"> </w:t>
      </w:r>
      <w:r w:rsidR="00D16735" w:rsidRPr="00AF3CEB">
        <w:rPr>
          <w:rFonts w:hint="eastAsia"/>
        </w:rPr>
        <w:t>상태로</w:t>
      </w:r>
      <w:r w:rsidR="00D16735" w:rsidRPr="00AF3CEB">
        <w:t xml:space="preserve"> </w:t>
      </w:r>
      <w:r w:rsidR="00D16735" w:rsidRPr="00AF3CEB">
        <w:rPr>
          <w:rFonts w:hint="eastAsia"/>
        </w:rPr>
        <w:t>본건</w:t>
      </w:r>
      <w:r w:rsidR="00D16735" w:rsidRPr="00AF3CEB">
        <w:t xml:space="preserve"> </w:t>
      </w:r>
      <w:r w:rsidR="00D16735" w:rsidRPr="00AF3CEB">
        <w:rPr>
          <w:rFonts w:hint="eastAsia"/>
        </w:rPr>
        <w:t>근질권을</w:t>
      </w:r>
      <w:r w:rsidR="00D16735" w:rsidRPr="00AF3CEB">
        <w:t xml:space="preserve"> </w:t>
      </w:r>
      <w:r w:rsidR="00D16735" w:rsidRPr="00AF3CEB">
        <w:rPr>
          <w:rFonts w:hint="eastAsia"/>
        </w:rPr>
        <w:t>설정</w:t>
      </w:r>
      <w:r w:rsidR="004A2B2F">
        <w:rPr>
          <w:rFonts w:hint="eastAsia"/>
        </w:rPr>
        <w:t>하</w:t>
      </w:r>
      <w:r w:rsidR="00D16735" w:rsidRPr="00AF3CEB">
        <w:rPr>
          <w:rFonts w:hint="eastAsia"/>
        </w:rPr>
        <w:t>여야</w:t>
      </w:r>
      <w:r w:rsidR="00D16735" w:rsidRPr="00AF3CEB">
        <w:t xml:space="preserve"> </w:t>
      </w:r>
      <w:r w:rsidR="00DE4FE5" w:rsidRPr="00AF3CEB">
        <w:rPr>
          <w:rFonts w:hint="eastAsia"/>
        </w:rPr>
        <w:t>하되</w:t>
      </w:r>
      <w:r w:rsidR="00DE4FE5" w:rsidRPr="00AF3CEB">
        <w:t xml:space="preserve">, (ii)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주식이</w:t>
      </w:r>
      <w:r w:rsidR="00DE4FE5" w:rsidRPr="00AF3CEB">
        <w:t xml:space="preserve"> </w:t>
      </w:r>
      <w:r w:rsidR="00DE4FE5" w:rsidRPr="00AF3CEB">
        <w:rPr>
          <w:rFonts w:hint="eastAsia"/>
        </w:rPr>
        <w:t>정부기관에</w:t>
      </w:r>
      <w:r w:rsidR="00DE4FE5" w:rsidRPr="00AF3CEB">
        <w:t xml:space="preserve"> </w:t>
      </w:r>
      <w:r w:rsidR="00DE4FE5" w:rsidRPr="00AF3CEB">
        <w:rPr>
          <w:rFonts w:hint="eastAsia"/>
        </w:rPr>
        <w:t>공탁되어</w:t>
      </w:r>
      <w:r w:rsidR="00DE4FE5" w:rsidRPr="00AF3CEB">
        <w:t xml:space="preserve"> </w:t>
      </w:r>
      <w:r w:rsidR="00DE4FE5" w:rsidRPr="00AF3CEB">
        <w:rPr>
          <w:rFonts w:hint="eastAsia"/>
        </w:rPr>
        <w:t>있</w:t>
      </w:r>
      <w:r w:rsidR="008C2BDE" w:rsidRPr="00AF3CEB">
        <w:rPr>
          <w:rFonts w:hint="eastAsia"/>
        </w:rPr>
        <w:t>어</w:t>
      </w:r>
      <w:r w:rsidR="00DE4FE5" w:rsidRPr="00AF3CEB">
        <w:t xml:space="preserve">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시점에</w:t>
      </w:r>
      <w:r w:rsidR="00DE4FE5" w:rsidRPr="00AF3CEB">
        <w:t xml:space="preserve"> </w:t>
      </w:r>
      <w:r w:rsidR="00DE4FE5" w:rsidRPr="00AF3CEB">
        <w:rPr>
          <w:rFonts w:hint="eastAsia"/>
        </w:rPr>
        <w:t>공탁을</w:t>
      </w:r>
      <w:r w:rsidR="00DE4FE5" w:rsidRPr="00AF3CEB">
        <w:t xml:space="preserve"> </w:t>
      </w:r>
      <w:r w:rsidR="00DE4FE5" w:rsidRPr="00AF3CEB">
        <w:rPr>
          <w:rFonts w:hint="eastAsia"/>
        </w:rPr>
        <w:t>해제하고</w:t>
      </w:r>
      <w:r w:rsidR="00DE4FE5" w:rsidRPr="00AF3CEB">
        <w:t xml:space="preserve"> </w:t>
      </w:r>
      <w:r w:rsidR="00DE4FE5" w:rsidRPr="00AF3CEB">
        <w:rPr>
          <w:rFonts w:hint="eastAsia"/>
        </w:rPr>
        <w:t>본건</w:t>
      </w:r>
      <w:r w:rsidR="00DE4FE5" w:rsidRPr="00AF3CEB">
        <w:t xml:space="preserve"> </w:t>
      </w:r>
      <w:r w:rsidR="00DE4FE5" w:rsidRPr="00AF3CEB">
        <w:rPr>
          <w:rFonts w:hint="eastAsia"/>
        </w:rPr>
        <w:t>근질권을</w:t>
      </w:r>
      <w:r w:rsidR="00DE4FE5" w:rsidRPr="00AF3CEB">
        <w:t xml:space="preserve"> </w:t>
      </w:r>
      <w:r w:rsidR="00DE4FE5" w:rsidRPr="00AF3CEB">
        <w:rPr>
          <w:rFonts w:hint="eastAsia"/>
        </w:rPr>
        <w:t>설정하는</w:t>
      </w:r>
      <w:r w:rsidR="00DE4FE5" w:rsidRPr="00AF3CEB">
        <w:t xml:space="preserve"> </w:t>
      </w:r>
      <w:r w:rsidR="00DE4FE5" w:rsidRPr="00AF3CEB">
        <w:rPr>
          <w:rFonts w:hint="eastAsia"/>
        </w:rPr>
        <w:t>것이</w:t>
      </w:r>
      <w:r w:rsidR="00DE4FE5" w:rsidRPr="00AF3CEB">
        <w:t xml:space="preserve"> </w:t>
      </w:r>
      <w:r w:rsidR="00DE4FE5" w:rsidRPr="00AF3CEB">
        <w:rPr>
          <w:rFonts w:hint="eastAsia"/>
        </w:rPr>
        <w:t>법률적으로</w:t>
      </w:r>
      <w:r w:rsidR="00DE4FE5" w:rsidRPr="00AF3CEB">
        <w:t xml:space="preserve"> </w:t>
      </w:r>
      <w:r w:rsidR="00DE4FE5" w:rsidRPr="00AF3CEB">
        <w:rPr>
          <w:rFonts w:hint="eastAsia"/>
        </w:rPr>
        <w:t>불가능한</w:t>
      </w:r>
      <w:r w:rsidR="00DE4FE5" w:rsidRPr="00AF3CEB">
        <w:t xml:space="preserve"> </w:t>
      </w:r>
      <w:r w:rsidR="00DE4FE5" w:rsidRPr="00AF3CEB">
        <w:rPr>
          <w:rFonts w:hint="eastAsia"/>
        </w:rPr>
        <w:t>경우에는</w:t>
      </w:r>
      <w:r w:rsidR="00DE4FE5" w:rsidRPr="00AF3CEB">
        <w:t xml:space="preserve"> </w:t>
      </w:r>
      <w:r w:rsidR="00AC7A06">
        <w:rPr>
          <w:rFonts w:hint="eastAsia"/>
        </w:rPr>
        <w:t xml:space="preserve">(a) </w:t>
      </w:r>
      <w:r w:rsidR="00F30846">
        <w:rPr>
          <w:rFonts w:hint="eastAsia"/>
        </w:rPr>
        <w:t>해당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주식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관련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공탁물출급청구권</w:t>
      </w:r>
      <w:r w:rsidR="00AC7A06">
        <w:rPr>
          <w:rFonts w:hint="eastAsia"/>
        </w:rPr>
        <w:t>에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대하여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최대주주를</w:t>
      </w:r>
      <w:r w:rsidR="00AC7A06">
        <w:rPr>
          <w:rFonts w:hint="eastAsia"/>
        </w:rPr>
        <w:t xml:space="preserve"> 1</w:t>
      </w:r>
      <w:r w:rsidR="00AC7A06">
        <w:rPr>
          <w:rFonts w:hint="eastAsia"/>
        </w:rPr>
        <w:t>순위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근질권자로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하는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채권근질권을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설정하기로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하며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이를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위하여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최대주주에게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만족스러운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형식과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내용으로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채권근질권설정계약을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체결하고</w:t>
      </w:r>
      <w:r w:rsidR="00AC7A06">
        <w:rPr>
          <w:rFonts w:hint="eastAsia"/>
        </w:rPr>
        <w:t xml:space="preserve">, </w:t>
      </w:r>
      <w:r w:rsidR="00AC7A06">
        <w:rPr>
          <w:rFonts w:hint="eastAsia"/>
        </w:rPr>
        <w:t>소관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공탁관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기타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관련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제</w:t>
      </w:r>
      <w:r w:rsidR="00AC7A06">
        <w:rPr>
          <w:rFonts w:hint="eastAsia"/>
        </w:rPr>
        <w:t>3</w:t>
      </w:r>
      <w:r w:rsidR="00AC7A06">
        <w:rPr>
          <w:rFonts w:hint="eastAsia"/>
        </w:rPr>
        <w:t>채무자에게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lastRenderedPageBreak/>
        <w:t>해당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근질권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설정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사실을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확정일자부로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통지</w:t>
      </w:r>
      <w:r w:rsidR="00555EA2">
        <w:rPr>
          <w:rFonts w:hint="eastAsia"/>
        </w:rPr>
        <w:t>하</w:t>
      </w:r>
      <w:r w:rsidR="00AC7A06">
        <w:rPr>
          <w:rFonts w:hint="eastAsia"/>
        </w:rPr>
        <w:t>여야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하며</w:t>
      </w:r>
      <w:r w:rsidR="00AC7A06">
        <w:rPr>
          <w:rFonts w:hint="eastAsia"/>
        </w:rPr>
        <w:t xml:space="preserve">, (b) </w:t>
      </w:r>
      <w:r w:rsidR="00DE4FE5" w:rsidRPr="00AF3CEB">
        <w:rPr>
          <w:rFonts w:hint="eastAsia"/>
        </w:rPr>
        <w:t>공탁이</w:t>
      </w:r>
      <w:r w:rsidR="00DE4FE5" w:rsidRPr="00AF3CEB">
        <w:t xml:space="preserve"> </w:t>
      </w:r>
      <w:r w:rsidR="00DE4FE5" w:rsidRPr="00AF3CEB">
        <w:rPr>
          <w:rFonts w:hint="eastAsia"/>
        </w:rPr>
        <w:t>해제되는</w:t>
      </w:r>
      <w:r w:rsidR="00DE4FE5" w:rsidRPr="00AF3CEB">
        <w:t xml:space="preserve"> </w:t>
      </w:r>
      <w:r w:rsidR="00DE4FE5" w:rsidRPr="00AF3CEB">
        <w:rPr>
          <w:rFonts w:hint="eastAsia"/>
        </w:rPr>
        <w:t>대로</w:t>
      </w:r>
      <w:r w:rsidR="00DE4FE5" w:rsidRPr="00AF3CEB">
        <w:t xml:space="preserve"> </w:t>
      </w:r>
      <w:r w:rsidR="00DE4FE5" w:rsidRPr="00AF3CEB">
        <w:rPr>
          <w:rFonts w:hint="eastAsia"/>
        </w:rPr>
        <w:t>지체없이</w:t>
      </w:r>
      <w:r w:rsidR="00DE4FE5" w:rsidRPr="00AF3CEB">
        <w:t xml:space="preserve">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주식에</w:t>
      </w:r>
      <w:r w:rsidR="00DE4FE5" w:rsidRPr="00AF3CEB">
        <w:t xml:space="preserve"> </w:t>
      </w:r>
      <w:r w:rsidR="00DE4FE5" w:rsidRPr="00AF3CEB">
        <w:rPr>
          <w:rFonts w:hint="eastAsia"/>
        </w:rPr>
        <w:t>대해</w:t>
      </w:r>
      <w:r w:rsidR="00DE4FE5" w:rsidRPr="00AF3CEB">
        <w:t xml:space="preserve"> </w:t>
      </w:r>
      <w:r w:rsidR="00DE4FE5" w:rsidRPr="00AF3CEB">
        <w:rPr>
          <w:rFonts w:hint="eastAsia"/>
        </w:rPr>
        <w:t>본건</w:t>
      </w:r>
      <w:r w:rsidR="00DE4FE5" w:rsidRPr="00AF3CEB">
        <w:t xml:space="preserve"> </w:t>
      </w:r>
      <w:r w:rsidR="00DE4FE5" w:rsidRPr="00AF3CEB">
        <w:rPr>
          <w:rFonts w:hint="eastAsia"/>
        </w:rPr>
        <w:t>근질권을</w:t>
      </w:r>
      <w:r w:rsidR="00DE4FE5" w:rsidRPr="00AF3CEB">
        <w:t xml:space="preserve"> </w:t>
      </w:r>
      <w:r w:rsidR="00DE4FE5" w:rsidRPr="00AF3CEB">
        <w:rPr>
          <w:rFonts w:hint="eastAsia"/>
        </w:rPr>
        <w:t>설정하여야</w:t>
      </w:r>
      <w:r w:rsidR="00DE4FE5" w:rsidRPr="00AF3CEB">
        <w:t xml:space="preserve"> </w:t>
      </w:r>
      <w:r w:rsidR="00D16735" w:rsidRPr="00AF3CEB">
        <w:rPr>
          <w:rFonts w:hint="eastAsia"/>
        </w:rPr>
        <w:t>한다</w:t>
      </w:r>
      <w:r w:rsidR="00D16735" w:rsidRPr="00F30846">
        <w:rPr>
          <w:rFonts w:hint="eastAsia"/>
        </w:rPr>
        <w:t>.</w:t>
      </w:r>
      <w:r w:rsidR="00D16735">
        <w:rPr>
          <w:rFonts w:hint="eastAsia"/>
        </w:rPr>
        <w:t xml:space="preserve"> </w:t>
      </w:r>
    </w:p>
    <w:p w14:paraId="5A3C67CD" w14:textId="0F9C7F50" w:rsidR="00485646" w:rsidRDefault="00485646" w:rsidP="00485646">
      <w:pPr>
        <w:pStyle w:val="20"/>
      </w:pP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주식매매계약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신주인수계약상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>.</w:t>
      </w:r>
      <w:r w:rsidR="007C01CD" w:rsidRPr="005D53D0">
        <w:rPr>
          <w:u w:val="none"/>
        </w:rPr>
        <w:t xml:space="preserve"> </w:t>
      </w:r>
    </w:p>
    <w:p w14:paraId="6CAE8D5D" w14:textId="7A89C628" w:rsidR="00485646" w:rsidRDefault="00485646" w:rsidP="005D53D0">
      <w:pPr>
        <w:pStyle w:val="20"/>
        <w:numPr>
          <w:ilvl w:val="0"/>
          <w:numId w:val="0"/>
        </w:numPr>
        <w:ind w:left="737"/>
        <w:rPr>
          <w:u w:val="none"/>
        </w:rPr>
      </w:pPr>
      <w:r w:rsidRPr="005D53D0">
        <w:rPr>
          <w:rFonts w:hint="eastAsia"/>
          <w:u w:val="none"/>
        </w:rPr>
        <w:t>기존주주들은</w:t>
      </w:r>
      <w:r w:rsidRPr="005D53D0">
        <w:rPr>
          <w:u w:val="none"/>
        </w:rPr>
        <w:t xml:space="preserve"> </w:t>
      </w:r>
      <w:r w:rsidRPr="005D53D0">
        <w:rPr>
          <w:rFonts w:hint="eastAsia"/>
          <w:u w:val="none"/>
        </w:rPr>
        <w:t>기존주주들이</w:t>
      </w:r>
      <w:r w:rsidRPr="005D53D0">
        <w:rPr>
          <w:u w:val="none"/>
        </w:rPr>
        <w:t xml:space="preserve"> </w:t>
      </w:r>
      <w:r w:rsidRPr="005D53D0">
        <w:rPr>
          <w:rFonts w:hint="eastAsia"/>
          <w:u w:val="none"/>
        </w:rPr>
        <w:t>본건</w:t>
      </w:r>
      <w:r w:rsidRPr="005D53D0">
        <w:rPr>
          <w:u w:val="none"/>
        </w:rPr>
        <w:t xml:space="preserve"> </w:t>
      </w:r>
      <w:r w:rsidRPr="005D53D0">
        <w:rPr>
          <w:rFonts w:hint="eastAsia"/>
          <w:u w:val="none"/>
        </w:rPr>
        <w:t>주식매매계약</w:t>
      </w:r>
      <w:r w:rsidRPr="005D53D0">
        <w:rPr>
          <w:u w:val="none"/>
        </w:rPr>
        <w:t xml:space="preserve"> </w:t>
      </w:r>
      <w:r w:rsidRPr="005D53D0">
        <w:rPr>
          <w:rFonts w:hint="eastAsia"/>
          <w:u w:val="none"/>
        </w:rPr>
        <w:t>제</w:t>
      </w:r>
      <w:r w:rsidRPr="005D53D0">
        <w:rPr>
          <w:u w:val="none"/>
        </w:rPr>
        <w:t>4</w:t>
      </w:r>
      <w:r w:rsidRPr="005D53D0">
        <w:rPr>
          <w:rFonts w:hint="eastAsia"/>
          <w:u w:val="none"/>
        </w:rPr>
        <w:t>조</w:t>
      </w:r>
      <w:r w:rsidRPr="005D53D0">
        <w:rPr>
          <w:u w:val="none"/>
        </w:rPr>
        <w:t xml:space="preserve">, </w:t>
      </w:r>
      <w:r w:rsidRPr="005D53D0">
        <w:rPr>
          <w:rFonts w:hint="eastAsia"/>
          <w:u w:val="none"/>
        </w:rPr>
        <w:t>제</w:t>
      </w:r>
      <w:r w:rsidRPr="005D53D0">
        <w:rPr>
          <w:u w:val="none"/>
        </w:rPr>
        <w:t>6.1</w:t>
      </w:r>
      <w:r w:rsidRPr="005D53D0">
        <w:rPr>
          <w:rFonts w:hint="eastAsia"/>
          <w:u w:val="none"/>
        </w:rPr>
        <w:t>조</w:t>
      </w:r>
      <w:r w:rsidRPr="005D53D0">
        <w:rPr>
          <w:u w:val="none"/>
        </w:rPr>
        <w:t xml:space="preserve"> </w:t>
      </w:r>
      <w:r w:rsidRPr="005D53D0">
        <w:rPr>
          <w:rFonts w:hint="eastAsia"/>
          <w:u w:val="none"/>
        </w:rPr>
        <w:t>제</w:t>
      </w:r>
      <w:r w:rsidRPr="005D53D0">
        <w:rPr>
          <w:u w:val="none"/>
        </w:rPr>
        <w:t>(6)</w:t>
      </w:r>
      <w:r w:rsidRPr="005D53D0">
        <w:rPr>
          <w:rFonts w:hint="eastAsia"/>
          <w:u w:val="none"/>
        </w:rPr>
        <w:t>항</w:t>
      </w:r>
      <w:r w:rsidRPr="005D53D0">
        <w:rPr>
          <w:u w:val="none"/>
        </w:rPr>
        <w:t xml:space="preserve">, </w:t>
      </w:r>
      <w:r w:rsidRPr="005D53D0">
        <w:rPr>
          <w:rFonts w:hint="eastAsia"/>
          <w:u w:val="none"/>
        </w:rPr>
        <w:t>제</w:t>
      </w:r>
      <w:r w:rsidRPr="005D53D0">
        <w:rPr>
          <w:u w:val="none"/>
        </w:rPr>
        <w:t>(7)</w:t>
      </w:r>
      <w:r w:rsidRPr="005D53D0">
        <w:rPr>
          <w:rFonts w:hint="eastAsia"/>
          <w:u w:val="none"/>
        </w:rPr>
        <w:t>항</w:t>
      </w:r>
      <w:r w:rsidRPr="005D53D0">
        <w:rPr>
          <w:u w:val="none"/>
        </w:rPr>
        <w:t xml:space="preserve">, </w:t>
      </w:r>
      <w:r w:rsidRPr="005D53D0">
        <w:rPr>
          <w:rFonts w:hint="eastAsia"/>
          <w:u w:val="none"/>
        </w:rPr>
        <w:t>제</w:t>
      </w:r>
      <w:r w:rsidRPr="005D53D0">
        <w:rPr>
          <w:u w:val="none"/>
        </w:rPr>
        <w:t>6.2</w:t>
      </w:r>
      <w:r w:rsidRPr="005D53D0">
        <w:rPr>
          <w:rFonts w:hint="eastAsia"/>
          <w:u w:val="none"/>
        </w:rPr>
        <w:t>조</w:t>
      </w:r>
      <w:r w:rsidRPr="005D53D0">
        <w:rPr>
          <w:u w:val="none"/>
        </w:rPr>
        <w:t xml:space="preserve">, </w:t>
      </w:r>
      <w:r w:rsidRPr="005D53D0">
        <w:rPr>
          <w:rFonts w:hint="eastAsia"/>
          <w:u w:val="none"/>
        </w:rPr>
        <w:t>제</w:t>
      </w:r>
      <w:r w:rsidRPr="005D53D0">
        <w:rPr>
          <w:u w:val="none"/>
        </w:rPr>
        <w:t>8.1</w:t>
      </w:r>
      <w:r w:rsidRPr="005D53D0">
        <w:rPr>
          <w:rFonts w:hint="eastAsia"/>
          <w:u w:val="none"/>
        </w:rPr>
        <w:t>조</w:t>
      </w:r>
      <w:r w:rsidRPr="005D53D0">
        <w:rPr>
          <w:u w:val="none"/>
        </w:rPr>
        <w:t>,</w:t>
      </w:r>
      <w:r w:rsidR="007C01CD" w:rsidRPr="005D53D0">
        <w:rPr>
          <w:u w:val="none"/>
        </w:rPr>
        <w:t xml:space="preserve"> </w:t>
      </w:r>
      <w:r w:rsidR="007C01CD" w:rsidRPr="005D53D0">
        <w:rPr>
          <w:rFonts w:hint="eastAsia"/>
          <w:u w:val="none"/>
        </w:rPr>
        <w:t>제</w:t>
      </w:r>
      <w:r w:rsidR="007C01CD" w:rsidRPr="005D53D0">
        <w:rPr>
          <w:u w:val="none"/>
        </w:rPr>
        <w:t>10</w:t>
      </w:r>
      <w:r w:rsidR="007C01CD" w:rsidRPr="005D53D0">
        <w:rPr>
          <w:rFonts w:hint="eastAsia"/>
          <w:u w:val="none"/>
        </w:rPr>
        <w:t>조</w:t>
      </w:r>
      <w:r w:rsidR="007C01CD" w:rsidRPr="005D53D0">
        <w:rPr>
          <w:u w:val="none"/>
        </w:rPr>
        <w:t xml:space="preserve">, </w:t>
      </w:r>
      <w:r w:rsidR="007C01CD" w:rsidRPr="005D53D0">
        <w:rPr>
          <w:rFonts w:hint="eastAsia"/>
          <w:u w:val="none"/>
        </w:rPr>
        <w:t>제</w:t>
      </w:r>
      <w:r w:rsidR="007C01CD" w:rsidRPr="005D53D0">
        <w:rPr>
          <w:u w:val="none"/>
        </w:rPr>
        <w:t>11</w:t>
      </w:r>
      <w:r w:rsidR="007C01CD" w:rsidRPr="005D53D0">
        <w:rPr>
          <w:rFonts w:hint="eastAsia"/>
          <w:u w:val="none"/>
        </w:rPr>
        <w:t>조</w:t>
      </w:r>
      <w:r w:rsidRPr="005D53D0">
        <w:rPr>
          <w:u w:val="none"/>
        </w:rPr>
        <w:t xml:space="preserve">  </w:t>
      </w:r>
      <w:r w:rsidR="0028380B" w:rsidRPr="005D53D0">
        <w:rPr>
          <w:rFonts w:hint="eastAsia"/>
          <w:u w:val="none"/>
        </w:rPr>
        <w:t>본건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신주인수계약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제</w:t>
      </w:r>
      <w:r w:rsidR="0028380B" w:rsidRPr="005D53D0">
        <w:rPr>
          <w:u w:val="none"/>
        </w:rPr>
        <w:t>5</w:t>
      </w:r>
      <w:r w:rsidR="0028380B" w:rsidRPr="005D53D0">
        <w:rPr>
          <w:rFonts w:hint="eastAsia"/>
          <w:u w:val="none"/>
        </w:rPr>
        <w:t>조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제</w:t>
      </w:r>
      <w:r w:rsidR="0028380B" w:rsidRPr="005D53D0">
        <w:rPr>
          <w:u w:val="none"/>
        </w:rPr>
        <w:t>(4)</w:t>
      </w:r>
      <w:r w:rsidR="0028380B" w:rsidRPr="005D53D0">
        <w:rPr>
          <w:rFonts w:hint="eastAsia"/>
          <w:u w:val="none"/>
        </w:rPr>
        <w:t>항</w:t>
      </w:r>
      <w:r w:rsidR="0028380B" w:rsidRPr="005D53D0">
        <w:rPr>
          <w:u w:val="none"/>
        </w:rPr>
        <w:t xml:space="preserve">, </w:t>
      </w:r>
      <w:r w:rsidR="0028380B" w:rsidRPr="005D53D0">
        <w:rPr>
          <w:rFonts w:hint="eastAsia"/>
          <w:u w:val="none"/>
        </w:rPr>
        <w:t>제</w:t>
      </w:r>
      <w:r w:rsidR="0028380B" w:rsidRPr="005D53D0">
        <w:rPr>
          <w:u w:val="none"/>
        </w:rPr>
        <w:t>7.1</w:t>
      </w:r>
      <w:r w:rsidR="0028380B" w:rsidRPr="005D53D0">
        <w:rPr>
          <w:rFonts w:hint="eastAsia"/>
          <w:u w:val="none"/>
        </w:rPr>
        <w:t>조</w:t>
      </w:r>
      <w:r w:rsidR="007C01CD" w:rsidRPr="005D53D0">
        <w:rPr>
          <w:u w:val="none"/>
        </w:rPr>
        <w:t xml:space="preserve">, </w:t>
      </w:r>
      <w:r w:rsidR="007C01CD" w:rsidRPr="005D53D0">
        <w:rPr>
          <w:rFonts w:hint="eastAsia"/>
          <w:u w:val="none"/>
        </w:rPr>
        <w:t>제</w:t>
      </w:r>
      <w:r w:rsidR="007C01CD" w:rsidRPr="005D53D0">
        <w:rPr>
          <w:u w:val="none"/>
        </w:rPr>
        <w:t>9</w:t>
      </w:r>
      <w:r w:rsidR="007C01CD" w:rsidRPr="005D53D0">
        <w:rPr>
          <w:rFonts w:hint="eastAsia"/>
          <w:u w:val="none"/>
        </w:rPr>
        <w:t>조</w:t>
      </w:r>
      <w:r w:rsidR="007C01CD" w:rsidRPr="005D53D0">
        <w:rPr>
          <w:u w:val="none"/>
        </w:rPr>
        <w:t xml:space="preserve">, </w:t>
      </w:r>
      <w:r w:rsidR="007C01CD" w:rsidRPr="005D53D0">
        <w:rPr>
          <w:rFonts w:hint="eastAsia"/>
          <w:u w:val="none"/>
        </w:rPr>
        <w:t>제</w:t>
      </w:r>
      <w:r w:rsidR="007C01CD" w:rsidRPr="005D53D0">
        <w:rPr>
          <w:u w:val="none"/>
        </w:rPr>
        <w:t>10</w:t>
      </w:r>
      <w:r w:rsidR="007C01CD" w:rsidRPr="005D53D0">
        <w:rPr>
          <w:rFonts w:hint="eastAsia"/>
          <w:u w:val="none"/>
        </w:rPr>
        <w:t>조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및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기타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그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성격상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본건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주식매매계약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및</w:t>
      </w:r>
      <w:r w:rsidR="0028380B" w:rsidRPr="005D53D0">
        <w:rPr>
          <w:u w:val="none"/>
        </w:rPr>
        <w:t>/</w:t>
      </w:r>
      <w:r w:rsidR="0028380B" w:rsidRPr="005D53D0">
        <w:rPr>
          <w:rFonts w:hint="eastAsia"/>
          <w:u w:val="none"/>
        </w:rPr>
        <w:t>또는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본건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신주인수계약에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따른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각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거래의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종결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후에도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적용될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것이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예정되어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있는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조건과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규정에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따른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의무를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이행하여야</w:t>
      </w:r>
      <w:r w:rsidR="0028380B" w:rsidRPr="005D53D0">
        <w:rPr>
          <w:u w:val="none"/>
        </w:rPr>
        <w:t xml:space="preserve"> </w:t>
      </w:r>
      <w:r w:rsidR="0028380B" w:rsidRPr="005D53D0">
        <w:rPr>
          <w:rFonts w:hint="eastAsia"/>
          <w:u w:val="none"/>
        </w:rPr>
        <w:t>한다</w:t>
      </w:r>
      <w:r w:rsidR="0028380B" w:rsidRPr="005D53D0">
        <w:rPr>
          <w:u w:val="none"/>
        </w:rPr>
        <w:t>.</w:t>
      </w:r>
      <w:r w:rsidR="007C01CD" w:rsidRPr="005D53D0">
        <w:rPr>
          <w:u w:val="none"/>
        </w:rPr>
        <w:t xml:space="preserve"> </w:t>
      </w:r>
    </w:p>
    <w:p w14:paraId="4C8125B0" w14:textId="0D05442E" w:rsidR="00FC54AE" w:rsidRDefault="007E6ABE" w:rsidP="00FC54AE">
      <w:pPr>
        <w:pStyle w:val="20"/>
      </w:pP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. </w:t>
      </w:r>
    </w:p>
    <w:p w14:paraId="75A14B2C" w14:textId="31D0C8DD" w:rsidR="007E6ABE" w:rsidRPr="00E1265A" w:rsidRDefault="007E6ABE" w:rsidP="007E6ABE">
      <w:pPr>
        <w:pStyle w:val="20"/>
        <w:numPr>
          <w:ilvl w:val="0"/>
          <w:numId w:val="0"/>
        </w:numPr>
        <w:ind w:left="737"/>
        <w:rPr>
          <w:u w:val="none"/>
        </w:rPr>
      </w:pPr>
      <w:r w:rsidRPr="00E1265A">
        <w:rPr>
          <w:rFonts w:hint="eastAsia"/>
          <w:u w:val="none"/>
        </w:rPr>
        <w:t>최대주주가</w:t>
      </w:r>
      <w:r w:rsidRPr="00E1265A">
        <w:rPr>
          <w:u w:val="none"/>
        </w:rPr>
        <w:t xml:space="preserve"> </w:t>
      </w:r>
      <w:r w:rsidR="005E329A">
        <w:rPr>
          <w:rFonts w:hint="eastAsia"/>
          <w:u w:val="none"/>
        </w:rPr>
        <w:t>본건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주식매매계약에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따른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최대주주의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지위와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권리</w:t>
      </w:r>
      <w:r w:rsidR="005E329A">
        <w:rPr>
          <w:rFonts w:hint="eastAsia"/>
          <w:u w:val="none"/>
        </w:rPr>
        <w:t xml:space="preserve">, </w:t>
      </w:r>
      <w:r w:rsidR="005E329A">
        <w:rPr>
          <w:rFonts w:hint="eastAsia"/>
          <w:u w:val="none"/>
        </w:rPr>
        <w:t>의무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일부를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제</w:t>
      </w:r>
      <w:r w:rsidR="005E329A">
        <w:rPr>
          <w:rFonts w:hint="eastAsia"/>
          <w:u w:val="none"/>
        </w:rPr>
        <w:t>3</w:t>
      </w:r>
      <w:r w:rsidR="005E329A">
        <w:rPr>
          <w:rFonts w:hint="eastAsia"/>
          <w:u w:val="none"/>
        </w:rPr>
        <w:t>자에게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이전하여</w:t>
      </w:r>
      <w:r w:rsidR="005E329A">
        <w:rPr>
          <w:rFonts w:hint="eastAsia"/>
          <w:u w:val="none"/>
        </w:rPr>
        <w:t xml:space="preserve">, </w:t>
      </w:r>
      <w:r w:rsidRPr="00E1265A">
        <w:rPr>
          <w:rFonts w:hint="eastAsia"/>
          <w:u w:val="none"/>
        </w:rPr>
        <w:t>제</w:t>
      </w:r>
      <w:r w:rsidRPr="00E1265A">
        <w:rPr>
          <w:u w:val="none"/>
        </w:rPr>
        <w:t>3</w:t>
      </w:r>
      <w:r w:rsidRPr="00E1265A">
        <w:rPr>
          <w:rFonts w:hint="eastAsia"/>
          <w:u w:val="none"/>
        </w:rPr>
        <w:t>자와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함께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본건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주식매매계약에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따른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대상주식을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취득하게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되는</w:t>
      </w:r>
      <w:r w:rsidRPr="00E1265A">
        <w:rPr>
          <w:u w:val="none"/>
        </w:rPr>
        <w:t xml:space="preserve"> </w:t>
      </w:r>
      <w:r w:rsidRPr="00E1265A">
        <w:rPr>
          <w:rFonts w:hint="eastAsia"/>
          <w:u w:val="none"/>
        </w:rPr>
        <w:t>경우</w:t>
      </w:r>
      <w:r w:rsidRPr="00E1265A">
        <w:rPr>
          <w:u w:val="none"/>
        </w:rPr>
        <w:t xml:space="preserve"> </w:t>
      </w:r>
      <w:r w:rsidR="005E329A">
        <w:rPr>
          <w:rFonts w:hint="eastAsia"/>
          <w:u w:val="none"/>
        </w:rPr>
        <w:t>해당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제</w:t>
      </w:r>
      <w:r w:rsidR="005E329A">
        <w:rPr>
          <w:rFonts w:hint="eastAsia"/>
          <w:u w:val="none"/>
        </w:rPr>
        <w:t>3</w:t>
      </w:r>
      <w:r w:rsidR="005E329A">
        <w:rPr>
          <w:rFonts w:hint="eastAsia"/>
          <w:u w:val="none"/>
        </w:rPr>
        <w:t>자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및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최대주주는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본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계약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목적상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최대주주와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동일한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하나의</w:t>
      </w:r>
      <w:r w:rsidR="005E329A">
        <w:rPr>
          <w:rFonts w:hint="eastAsia"/>
          <w:u w:val="none"/>
        </w:rPr>
        <w:t xml:space="preserve"> </w:t>
      </w:r>
      <w:r w:rsidR="005E329A">
        <w:rPr>
          <w:rFonts w:hint="eastAsia"/>
          <w:u w:val="none"/>
        </w:rPr>
        <w:t>당사자로</w:t>
      </w:r>
      <w:r w:rsidR="005E329A">
        <w:rPr>
          <w:rFonts w:hint="eastAsia"/>
          <w:u w:val="none"/>
        </w:rPr>
        <w:t xml:space="preserve"> </w:t>
      </w:r>
      <w:r w:rsidR="00AA1C0C">
        <w:rPr>
          <w:rFonts w:hint="eastAsia"/>
          <w:u w:val="none"/>
        </w:rPr>
        <w:t>보고</w:t>
      </w:r>
      <w:r w:rsidR="00AA1C0C">
        <w:rPr>
          <w:rFonts w:hint="eastAsia"/>
          <w:u w:val="none"/>
        </w:rPr>
        <w:t xml:space="preserve">, </w:t>
      </w:r>
      <w:r w:rsidR="00AA1C0C">
        <w:rPr>
          <w:rFonts w:hint="eastAsia"/>
          <w:u w:val="none"/>
        </w:rPr>
        <w:t>해당</w:t>
      </w:r>
      <w:r w:rsidR="00AA1C0C">
        <w:rPr>
          <w:rFonts w:hint="eastAsia"/>
          <w:u w:val="none"/>
        </w:rPr>
        <w:t xml:space="preserve"> </w:t>
      </w:r>
      <w:r w:rsidR="00AA1C0C">
        <w:rPr>
          <w:rFonts w:hint="eastAsia"/>
          <w:u w:val="none"/>
        </w:rPr>
        <w:t>제</w:t>
      </w:r>
      <w:r w:rsidR="00AA1C0C">
        <w:rPr>
          <w:rFonts w:hint="eastAsia"/>
          <w:u w:val="none"/>
        </w:rPr>
        <w:t>3</w:t>
      </w:r>
      <w:r w:rsidR="00AA1C0C">
        <w:rPr>
          <w:rFonts w:hint="eastAsia"/>
          <w:u w:val="none"/>
        </w:rPr>
        <w:t>자는</w:t>
      </w:r>
      <w:r w:rsidR="00AA1C0C">
        <w:rPr>
          <w:rFonts w:hint="eastAsia"/>
          <w:u w:val="none"/>
        </w:rPr>
        <w:t xml:space="preserve"> </w:t>
      </w:r>
      <w:r w:rsidR="00AA1C0C">
        <w:rPr>
          <w:rFonts w:hint="eastAsia"/>
          <w:u w:val="none"/>
        </w:rPr>
        <w:t>최대주주와</w:t>
      </w:r>
      <w:r w:rsidR="00AA1C0C">
        <w:rPr>
          <w:rFonts w:hint="eastAsia"/>
          <w:u w:val="none"/>
        </w:rPr>
        <w:t xml:space="preserve"> </w:t>
      </w:r>
      <w:r w:rsidR="00AA1C0C">
        <w:rPr>
          <w:rFonts w:hint="eastAsia"/>
          <w:u w:val="none"/>
        </w:rPr>
        <w:t>동일한</w:t>
      </w:r>
      <w:r w:rsidR="00AA1C0C">
        <w:rPr>
          <w:rFonts w:hint="eastAsia"/>
          <w:u w:val="none"/>
        </w:rPr>
        <w:t xml:space="preserve"> </w:t>
      </w:r>
      <w:r w:rsidR="00AA1C0C">
        <w:rPr>
          <w:rFonts w:hint="eastAsia"/>
          <w:u w:val="none"/>
        </w:rPr>
        <w:t>권리</w:t>
      </w:r>
      <w:r w:rsidR="00AA1C0C">
        <w:rPr>
          <w:rFonts w:hint="eastAsia"/>
          <w:u w:val="none"/>
        </w:rPr>
        <w:t xml:space="preserve">, </w:t>
      </w:r>
      <w:r w:rsidR="00AA1C0C">
        <w:rPr>
          <w:rFonts w:hint="eastAsia"/>
          <w:u w:val="none"/>
        </w:rPr>
        <w:t>의무를</w:t>
      </w:r>
      <w:r w:rsidR="00AA1C0C">
        <w:rPr>
          <w:rFonts w:hint="eastAsia"/>
          <w:u w:val="none"/>
        </w:rPr>
        <w:t xml:space="preserve"> </w:t>
      </w:r>
      <w:r w:rsidR="00AA1C0C">
        <w:rPr>
          <w:rFonts w:hint="eastAsia"/>
          <w:u w:val="none"/>
        </w:rPr>
        <w:t>가진다</w:t>
      </w:r>
      <w:r w:rsidR="005E329A">
        <w:rPr>
          <w:rFonts w:hint="eastAsia"/>
          <w:u w:val="none"/>
        </w:rPr>
        <w:t>.</w:t>
      </w:r>
      <w:r w:rsidR="00D24FD2">
        <w:rPr>
          <w:rFonts w:hint="eastAsia"/>
          <w:u w:val="none"/>
        </w:rPr>
        <w:t xml:space="preserve"> </w:t>
      </w:r>
      <w:r w:rsidR="004D1485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이를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위하여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최대주주는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기존주주들에게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해당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제</w:t>
      </w:r>
      <w:r w:rsidR="00D24FD2">
        <w:rPr>
          <w:rFonts w:hint="eastAsia"/>
          <w:u w:val="none"/>
        </w:rPr>
        <w:t>3</w:t>
      </w:r>
      <w:r w:rsidR="00D24FD2">
        <w:rPr>
          <w:rFonts w:hint="eastAsia"/>
          <w:u w:val="none"/>
        </w:rPr>
        <w:t>자가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최대주주와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같은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권리</w:t>
      </w:r>
      <w:r w:rsidR="00D24FD2">
        <w:rPr>
          <w:rFonts w:hint="eastAsia"/>
          <w:u w:val="none"/>
        </w:rPr>
        <w:t xml:space="preserve">, </w:t>
      </w:r>
      <w:r w:rsidR="00D24FD2">
        <w:rPr>
          <w:rFonts w:hint="eastAsia"/>
          <w:u w:val="none"/>
        </w:rPr>
        <w:t>의무를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가진다는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취지의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본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계약에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대한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참가확인서의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체결을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요청할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수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있고</w:t>
      </w:r>
      <w:r w:rsidR="00D24FD2">
        <w:rPr>
          <w:rFonts w:hint="eastAsia"/>
          <w:u w:val="none"/>
        </w:rPr>
        <w:t xml:space="preserve">, </w:t>
      </w:r>
      <w:r w:rsidR="00D24FD2">
        <w:rPr>
          <w:rFonts w:hint="eastAsia"/>
          <w:u w:val="none"/>
        </w:rPr>
        <w:t>기존주주들은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이에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응하기로</w:t>
      </w:r>
      <w:r w:rsidR="00D24FD2">
        <w:rPr>
          <w:rFonts w:hint="eastAsia"/>
          <w:u w:val="none"/>
        </w:rPr>
        <w:t xml:space="preserve"> </w:t>
      </w:r>
      <w:r w:rsidR="00D24FD2">
        <w:rPr>
          <w:rFonts w:hint="eastAsia"/>
          <w:u w:val="none"/>
        </w:rPr>
        <w:t>한다</w:t>
      </w:r>
      <w:r w:rsidR="00D24FD2">
        <w:rPr>
          <w:rFonts w:hint="eastAsia"/>
          <w:u w:val="none"/>
        </w:rPr>
        <w:t xml:space="preserve">. </w:t>
      </w:r>
    </w:p>
    <w:p w14:paraId="5D6DF7D3" w14:textId="380BB2D2" w:rsidR="00922D3A" w:rsidRPr="001000FF" w:rsidRDefault="00A97D46" w:rsidP="001000FF">
      <w:pPr>
        <w:pStyle w:val="1"/>
      </w:pPr>
      <w:bookmarkStart w:id="16" w:name="_Toc119338462"/>
      <w:r w:rsidRPr="001000FF">
        <w:t>주식의</w:t>
      </w:r>
      <w:r w:rsidRPr="001000FF">
        <w:t xml:space="preserve"> </w:t>
      </w:r>
      <w:r w:rsidRPr="001000FF">
        <w:t>처분제한</w:t>
      </w:r>
      <w:bookmarkEnd w:id="14"/>
      <w:bookmarkEnd w:id="15"/>
      <w:bookmarkEnd w:id="16"/>
      <w:r w:rsidR="00922D3A" w:rsidRPr="001000FF">
        <w:t xml:space="preserve"> </w:t>
      </w:r>
      <w:r w:rsidR="00D73336">
        <w:rPr>
          <w:rFonts w:hint="eastAsia"/>
        </w:rPr>
        <w:t>등</w:t>
      </w:r>
      <w:r w:rsidR="00C70703">
        <w:rPr>
          <w:rFonts w:hint="eastAsia"/>
        </w:rPr>
        <w:t xml:space="preserve"> </w:t>
      </w:r>
    </w:p>
    <w:p w14:paraId="5EC94553" w14:textId="4042DB7F" w:rsidR="005D2CDC" w:rsidRPr="001000FF" w:rsidRDefault="00922D3A" w:rsidP="0091318D">
      <w:pPr>
        <w:pStyle w:val="20"/>
      </w:pPr>
      <w:bookmarkStart w:id="17" w:name="_Toc512795463"/>
      <w:r w:rsidRPr="001000FF">
        <w:t>주식</w:t>
      </w:r>
      <w:r w:rsidR="00BE0300">
        <w:rPr>
          <w:rFonts w:hint="eastAsia"/>
        </w:rPr>
        <w:t>처분</w:t>
      </w:r>
      <w:r w:rsidRPr="001000FF">
        <w:t>제한</w:t>
      </w:r>
      <w:bookmarkEnd w:id="17"/>
      <w:r w:rsidR="001443C7" w:rsidRPr="001000FF">
        <w:t>.</w:t>
      </w:r>
    </w:p>
    <w:p w14:paraId="36D218BB" w14:textId="4395AE23" w:rsidR="00573E02" w:rsidRDefault="003F3F7C" w:rsidP="00573E02">
      <w:pPr>
        <w:pStyle w:val="31"/>
      </w:pPr>
      <w:r>
        <w:rPr>
          <w:rFonts w:hint="eastAsia"/>
        </w:rPr>
        <w:t>기존주주</w:t>
      </w:r>
      <w:r w:rsidR="00CC53D5">
        <w:rPr>
          <w:rFonts w:hint="eastAsia"/>
        </w:rPr>
        <w:t>들은</w:t>
      </w:r>
      <w:r w:rsidR="001D2D39" w:rsidRPr="001000FF">
        <w:t xml:space="preserve"> </w:t>
      </w:r>
      <w:r w:rsidR="00BB030E">
        <w:rPr>
          <w:rFonts w:hint="eastAsia"/>
        </w:rPr>
        <w:t>최대주주</w:t>
      </w:r>
      <w:r w:rsidR="001D2D39" w:rsidRPr="001000FF">
        <w:t>의</w:t>
      </w:r>
      <w:r w:rsidR="001D2D39" w:rsidRPr="001000FF">
        <w:t xml:space="preserve"> </w:t>
      </w:r>
      <w:r w:rsidR="001D2D39" w:rsidRPr="001000FF">
        <w:t>사전</w:t>
      </w:r>
      <w:r w:rsidR="00E64AE9">
        <w:rPr>
          <w:rFonts w:hint="eastAsia"/>
        </w:rPr>
        <w:t xml:space="preserve"> </w:t>
      </w:r>
      <w:r w:rsidR="001D2D39" w:rsidRPr="001000FF">
        <w:t>서면동의</w:t>
      </w:r>
      <w:r w:rsidR="001D2D39" w:rsidRPr="001000FF">
        <w:t xml:space="preserve"> </w:t>
      </w:r>
      <w:r w:rsidR="001D2D39" w:rsidRPr="001000FF">
        <w:t>없이</w:t>
      </w:r>
      <w:r w:rsidR="001D2D39" w:rsidRPr="001000FF">
        <w:t xml:space="preserve"> </w:t>
      </w:r>
      <w:r w:rsidR="002154E3">
        <w:rPr>
          <w:rFonts w:hint="eastAsia"/>
        </w:rPr>
        <w:t>기존주주가</w:t>
      </w:r>
      <w:r w:rsidR="002154E3">
        <w:rPr>
          <w:rFonts w:hint="eastAsia"/>
        </w:rPr>
        <w:t xml:space="preserve"> </w:t>
      </w:r>
      <w:r w:rsidR="001E753E">
        <w:rPr>
          <w:rFonts w:hint="eastAsia"/>
        </w:rPr>
        <w:t>소</w:t>
      </w:r>
      <w:r w:rsidR="002154E3">
        <w:rPr>
          <w:rFonts w:hint="eastAsia"/>
        </w:rPr>
        <w:t>유하는</w:t>
      </w:r>
      <w:r w:rsidR="002154E3">
        <w:rPr>
          <w:rFonts w:hint="eastAsia"/>
        </w:rPr>
        <w:t xml:space="preserve"> </w:t>
      </w:r>
      <w:r w:rsidR="001D2D39" w:rsidRPr="001000FF">
        <w:t>대상회사의</w:t>
      </w:r>
      <w:r w:rsidR="001D2D39" w:rsidRPr="001000FF">
        <w:t xml:space="preserve"> </w:t>
      </w:r>
      <w:r w:rsidR="001D2D39" w:rsidRPr="001000FF">
        <w:t>발행주식의</w:t>
      </w:r>
      <w:r w:rsidR="001D2D39" w:rsidRPr="001000FF">
        <w:t xml:space="preserve"> </w:t>
      </w:r>
      <w:r w:rsidR="001D2D39" w:rsidRPr="001000FF">
        <w:t>전부</w:t>
      </w:r>
      <w:r w:rsidR="001D2D39" w:rsidRPr="001000FF">
        <w:t xml:space="preserve"> </w:t>
      </w:r>
      <w:r w:rsidR="001D2D39" w:rsidRPr="001000FF">
        <w:t>또는</w:t>
      </w:r>
      <w:r w:rsidR="001D2D39" w:rsidRPr="001000FF">
        <w:t xml:space="preserve"> </w:t>
      </w:r>
      <w:r w:rsidR="001D2D39" w:rsidRPr="001000FF">
        <w:t>일부를</w:t>
      </w:r>
      <w:r w:rsidR="001D2D39" w:rsidRPr="001000FF">
        <w:t xml:space="preserve"> </w:t>
      </w:r>
      <w:r w:rsidR="001D2D39" w:rsidRPr="001000FF">
        <w:t>제</w:t>
      </w:r>
      <w:r w:rsidR="001D2D39" w:rsidRPr="001000FF">
        <w:t>3</w:t>
      </w:r>
      <w:r w:rsidR="001D2D39" w:rsidRPr="001000FF">
        <w:t>자에게</w:t>
      </w:r>
      <w:r w:rsidR="001D2D39" w:rsidRPr="001000FF">
        <w:t xml:space="preserve"> </w:t>
      </w:r>
      <w:r w:rsidR="001D2D39" w:rsidRPr="001000FF">
        <w:t>매각</w:t>
      </w:r>
      <w:r w:rsidR="001D2D39" w:rsidRPr="001000FF">
        <w:t xml:space="preserve">, </w:t>
      </w:r>
      <w:r w:rsidR="001D2D39" w:rsidRPr="001000FF">
        <w:t>양도</w:t>
      </w:r>
      <w:r w:rsidR="001D2D39" w:rsidRPr="001000FF">
        <w:t>,</w:t>
      </w:r>
      <w:r w:rsidR="00790CAC">
        <w:t xml:space="preserve"> </w:t>
      </w:r>
      <w:r w:rsidR="00790CAC">
        <w:rPr>
          <w:rFonts w:hint="eastAsia"/>
        </w:rPr>
        <w:t>증여</w:t>
      </w:r>
      <w:r w:rsidR="00790CAC">
        <w:rPr>
          <w:rFonts w:hint="eastAsia"/>
        </w:rPr>
        <w:t>,</w:t>
      </w:r>
      <w:r w:rsidR="001D2D39" w:rsidRPr="001000FF">
        <w:t xml:space="preserve"> </w:t>
      </w:r>
      <w:r w:rsidR="001D2D39" w:rsidRPr="001000FF">
        <w:t>담보설정</w:t>
      </w:r>
      <w:r w:rsidR="001D2D39" w:rsidRPr="001000FF">
        <w:t xml:space="preserve"> </w:t>
      </w:r>
      <w:r w:rsidR="001D2D39" w:rsidRPr="001000FF">
        <w:t>기타</w:t>
      </w:r>
      <w:r w:rsidR="001D2D39" w:rsidRPr="001000FF">
        <w:t xml:space="preserve"> </w:t>
      </w:r>
      <w:r w:rsidR="001D2D39" w:rsidRPr="001000FF">
        <w:t>처분행위</w:t>
      </w:r>
      <w:r w:rsidR="006B173B">
        <w:rPr>
          <w:rFonts w:hint="eastAsia"/>
        </w:rPr>
        <w:t>(</w:t>
      </w:r>
      <w:r w:rsidR="009C1761">
        <w:rPr>
          <w:rFonts w:hint="eastAsia"/>
        </w:rPr>
        <w:t>명확히</w:t>
      </w:r>
      <w:r w:rsidR="009C1761">
        <w:rPr>
          <w:rFonts w:hint="eastAsia"/>
        </w:rPr>
        <w:t xml:space="preserve"> </w:t>
      </w:r>
      <w:r w:rsidR="009C1761">
        <w:rPr>
          <w:rFonts w:hint="eastAsia"/>
        </w:rPr>
        <w:t>하면</w:t>
      </w:r>
      <w:r w:rsidR="009C1761">
        <w:rPr>
          <w:rFonts w:hint="eastAsia"/>
        </w:rPr>
        <w:t xml:space="preserve">, </w:t>
      </w:r>
      <w:r w:rsidR="006B173B">
        <w:rPr>
          <w:rFonts w:hint="eastAsia"/>
        </w:rPr>
        <w:t>제</w:t>
      </w:r>
      <w:r w:rsidR="006B173B" w:rsidRPr="0090030C">
        <w:rPr>
          <w:rFonts w:hint="eastAsia"/>
        </w:rPr>
        <w:t>3.</w:t>
      </w:r>
      <w:r w:rsidR="00D25A20">
        <w:rPr>
          <w:rFonts w:hint="eastAsia"/>
        </w:rPr>
        <w:t>2</w:t>
      </w:r>
      <w:r w:rsidR="006B173B" w:rsidRPr="0090030C">
        <w:rPr>
          <w:rFonts w:hint="eastAsia"/>
        </w:rPr>
        <w:t>조에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따른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본건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근질권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설정은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예외임</w:t>
      </w:r>
      <w:r w:rsidR="006B173B">
        <w:rPr>
          <w:rFonts w:hint="eastAsia"/>
        </w:rPr>
        <w:t>)</w:t>
      </w:r>
      <w:r w:rsidR="001D2D39" w:rsidRPr="001000FF">
        <w:t>를</w:t>
      </w:r>
      <w:r w:rsidR="001D2D39" w:rsidRPr="001000FF">
        <w:t xml:space="preserve"> </w:t>
      </w:r>
      <w:r w:rsidR="001D2D39" w:rsidRPr="001000FF">
        <w:t>하지</w:t>
      </w:r>
      <w:r w:rsidR="001D2D39" w:rsidRPr="001000FF">
        <w:t xml:space="preserve"> </w:t>
      </w:r>
      <w:r w:rsidR="004B155C" w:rsidRPr="001000FF">
        <w:t>못</w:t>
      </w:r>
      <w:bookmarkStart w:id="18" w:name="BM_Page7"/>
      <w:bookmarkEnd w:id="18"/>
      <w:r w:rsidR="00171581">
        <w:rPr>
          <w:rFonts w:hint="eastAsia"/>
        </w:rPr>
        <w:t>하며</w:t>
      </w:r>
      <w:r w:rsidR="00171581">
        <w:rPr>
          <w:rFonts w:hint="eastAsia"/>
        </w:rPr>
        <w:t xml:space="preserve">, </w:t>
      </w:r>
      <w:r w:rsidR="00171581" w:rsidRPr="001000FF">
        <w:t>본</w:t>
      </w:r>
      <w:r w:rsidR="00171581" w:rsidRPr="001000FF">
        <w:t xml:space="preserve"> </w:t>
      </w:r>
      <w:r w:rsidR="00171581" w:rsidRPr="001000FF">
        <w:t>조를</w:t>
      </w:r>
      <w:r w:rsidR="00171581" w:rsidRPr="001000FF">
        <w:t xml:space="preserve"> </w:t>
      </w:r>
      <w:r w:rsidR="00171581" w:rsidRPr="001000FF">
        <w:t>위반하여</w:t>
      </w:r>
      <w:r w:rsidR="00171581" w:rsidRPr="001000FF">
        <w:t xml:space="preserve"> </w:t>
      </w:r>
      <w:r w:rsidR="00171581" w:rsidRPr="001000FF">
        <w:t>이루어진</w:t>
      </w:r>
      <w:r w:rsidR="00171581" w:rsidRPr="001000FF">
        <w:t xml:space="preserve"> </w:t>
      </w:r>
      <w:r w:rsidR="00171581" w:rsidRPr="001000FF">
        <w:t>어느</w:t>
      </w:r>
      <w:r w:rsidR="00171581" w:rsidRPr="001000FF">
        <w:t xml:space="preserve"> </w:t>
      </w:r>
      <w:r>
        <w:rPr>
          <w:rFonts w:hint="eastAsia"/>
        </w:rPr>
        <w:t>기존주주</w:t>
      </w:r>
      <w:r w:rsidR="00171581" w:rsidRPr="001000FF">
        <w:t>의</w:t>
      </w:r>
      <w:r w:rsidR="00171581" w:rsidRPr="001000FF">
        <w:t xml:space="preserve"> </w:t>
      </w:r>
      <w:r w:rsidR="00171581" w:rsidRPr="001000FF">
        <w:t>대상회사</w:t>
      </w:r>
      <w:r w:rsidR="00171581" w:rsidRPr="001000FF">
        <w:t xml:space="preserve"> </w:t>
      </w:r>
      <w:r w:rsidR="00171581">
        <w:rPr>
          <w:rFonts w:hint="eastAsia"/>
        </w:rPr>
        <w:t>발행</w:t>
      </w:r>
      <w:r w:rsidR="00171581" w:rsidRPr="001000FF">
        <w:t>주식의</w:t>
      </w:r>
      <w:r w:rsidR="00171581" w:rsidRPr="001000FF">
        <w:t xml:space="preserve"> </w:t>
      </w:r>
      <w:r w:rsidR="00171581">
        <w:rPr>
          <w:rFonts w:hint="eastAsia"/>
        </w:rPr>
        <w:t>처분은</w:t>
      </w:r>
      <w:r w:rsidR="00171581" w:rsidRPr="001000FF">
        <w:t xml:space="preserve"> </w:t>
      </w:r>
      <w:r w:rsidR="00171581" w:rsidRPr="001000FF">
        <w:t>효력이</w:t>
      </w:r>
      <w:r w:rsidR="00171581" w:rsidRPr="001000FF">
        <w:t xml:space="preserve"> </w:t>
      </w:r>
      <w:r w:rsidR="00171581" w:rsidRPr="001000FF">
        <w:t>없</w:t>
      </w:r>
      <w:r w:rsidR="00EE3686">
        <w:rPr>
          <w:rFonts w:hint="eastAsia"/>
        </w:rPr>
        <w:t>는</w:t>
      </w:r>
      <w:r w:rsidR="00EE3686">
        <w:rPr>
          <w:rFonts w:hint="eastAsia"/>
        </w:rPr>
        <w:t xml:space="preserve"> </w:t>
      </w:r>
      <w:r w:rsidR="00EE3686">
        <w:rPr>
          <w:rFonts w:hint="eastAsia"/>
        </w:rPr>
        <w:t>것으로</w:t>
      </w:r>
      <w:r w:rsidR="00EE3686">
        <w:rPr>
          <w:rFonts w:hint="eastAsia"/>
        </w:rPr>
        <w:t xml:space="preserve"> </w:t>
      </w:r>
      <w:r w:rsidR="00EE3686">
        <w:rPr>
          <w:rFonts w:hint="eastAsia"/>
        </w:rPr>
        <w:t>한</w:t>
      </w:r>
      <w:r w:rsidR="00171581" w:rsidRPr="001000FF">
        <w:t>다</w:t>
      </w:r>
      <w:r w:rsidR="001618BC">
        <w:rPr>
          <w:rFonts w:hint="eastAsia"/>
        </w:rPr>
        <w:t>.</w:t>
      </w:r>
      <w:r w:rsidR="002C5872">
        <w:rPr>
          <w:rFonts w:hint="eastAsia"/>
        </w:rPr>
        <w:t xml:space="preserve"> </w:t>
      </w:r>
      <w:r w:rsidR="00EB7400">
        <w:rPr>
          <w:rFonts w:hint="eastAsia"/>
        </w:rPr>
        <w:t>단</w:t>
      </w:r>
      <w:r w:rsidR="00EB7400">
        <w:rPr>
          <w:rFonts w:hint="eastAsia"/>
        </w:rPr>
        <w:t xml:space="preserve">, </w:t>
      </w:r>
      <w:r w:rsidR="00246AF1">
        <w:rPr>
          <w:rFonts w:hint="eastAsia"/>
        </w:rPr>
        <w:t>본</w:t>
      </w:r>
      <w:r w:rsidR="00246AF1">
        <w:rPr>
          <w:rFonts w:hint="eastAsia"/>
        </w:rPr>
        <w:t xml:space="preserve"> </w:t>
      </w:r>
      <w:r w:rsidR="00246AF1">
        <w:rPr>
          <w:rFonts w:hint="eastAsia"/>
        </w:rPr>
        <w:t>계약</w:t>
      </w:r>
      <w:r w:rsidR="00246AF1">
        <w:rPr>
          <w:rFonts w:hint="eastAsia"/>
        </w:rPr>
        <w:t xml:space="preserve"> </w:t>
      </w:r>
      <w:r w:rsidR="00246AF1">
        <w:rPr>
          <w:rFonts w:hint="eastAsia"/>
        </w:rPr>
        <w:t>체결일</w:t>
      </w:r>
      <w:r w:rsidR="00246AF1">
        <w:rPr>
          <w:rFonts w:hint="eastAsia"/>
        </w:rPr>
        <w:t xml:space="preserve"> </w:t>
      </w:r>
      <w:r w:rsidR="00246AF1">
        <w:rPr>
          <w:rFonts w:hint="eastAsia"/>
        </w:rPr>
        <w:t>현재</w:t>
      </w:r>
      <w:r w:rsidR="00246AF1">
        <w:rPr>
          <w:rFonts w:hint="eastAsia"/>
        </w:rPr>
        <w:t xml:space="preserve"> </w:t>
      </w:r>
      <w:r w:rsidR="00EB7400">
        <w:rPr>
          <w:rFonts w:hint="eastAsia"/>
        </w:rPr>
        <w:t>기존주주</w:t>
      </w:r>
      <w:r w:rsidR="00AC69C5">
        <w:rPr>
          <w:rFonts w:hint="eastAsia"/>
        </w:rPr>
        <w:t xml:space="preserve"> 1</w:t>
      </w:r>
      <w:r w:rsidR="00AC69C5">
        <w:rPr>
          <w:rFonts w:hint="eastAsia"/>
        </w:rPr>
        <w:t>의</w:t>
      </w:r>
      <w:r w:rsidR="00EB7400">
        <w:rPr>
          <w:rFonts w:hint="eastAsia"/>
        </w:rPr>
        <w:t xml:space="preserve"> </w:t>
      </w:r>
      <w:r w:rsidR="00AC69C5">
        <w:rPr>
          <w:rFonts w:hint="eastAsia"/>
        </w:rPr>
        <w:t>상속세</w:t>
      </w:r>
      <w:r w:rsidR="00AC69C5">
        <w:rPr>
          <w:rFonts w:hint="eastAsia"/>
        </w:rPr>
        <w:t xml:space="preserve"> </w:t>
      </w:r>
      <w:r w:rsidR="00AC69C5">
        <w:rPr>
          <w:rFonts w:hint="eastAsia"/>
        </w:rPr>
        <w:t>연부연납을</w:t>
      </w:r>
      <w:r w:rsidR="00AC69C5">
        <w:rPr>
          <w:rFonts w:hint="eastAsia"/>
        </w:rPr>
        <w:t xml:space="preserve"> </w:t>
      </w:r>
      <w:r w:rsidR="00AC69C5">
        <w:rPr>
          <w:rFonts w:hint="eastAsia"/>
        </w:rPr>
        <w:t>위한</w:t>
      </w:r>
      <w:r w:rsidR="00AC69C5">
        <w:rPr>
          <w:rFonts w:hint="eastAsia"/>
        </w:rPr>
        <w:t xml:space="preserve"> </w:t>
      </w:r>
      <w:r w:rsidR="00AC69C5">
        <w:rPr>
          <w:rFonts w:hint="eastAsia"/>
        </w:rPr>
        <w:t>담보로</w:t>
      </w:r>
      <w:r w:rsidR="00AC69C5">
        <w:rPr>
          <w:rFonts w:hint="eastAsia"/>
        </w:rPr>
        <w:t xml:space="preserve"> </w:t>
      </w:r>
      <w:r w:rsidR="00AC69C5">
        <w:rPr>
          <w:rFonts w:hint="eastAsia"/>
        </w:rPr>
        <w:t>정부기관에</w:t>
      </w:r>
      <w:r w:rsidR="00AC69C5">
        <w:rPr>
          <w:rFonts w:hint="eastAsia"/>
        </w:rPr>
        <w:t xml:space="preserve"> </w:t>
      </w:r>
      <w:r w:rsidR="00AC69C5">
        <w:rPr>
          <w:rFonts w:hint="eastAsia"/>
        </w:rPr>
        <w:t>공탁이</w:t>
      </w:r>
      <w:r w:rsidR="00AC69C5">
        <w:rPr>
          <w:rFonts w:hint="eastAsia"/>
        </w:rPr>
        <w:t xml:space="preserve"> </w:t>
      </w:r>
      <w:r w:rsidR="00AC69C5">
        <w:rPr>
          <w:rFonts w:hint="eastAsia"/>
        </w:rPr>
        <w:t>설정된</w:t>
      </w:r>
      <w:r w:rsidR="00AC69C5">
        <w:rPr>
          <w:rFonts w:hint="eastAsia"/>
        </w:rPr>
        <w:t xml:space="preserve"> </w:t>
      </w:r>
      <w:r w:rsidR="00AC69C5">
        <w:rPr>
          <w:rFonts w:hint="eastAsia"/>
        </w:rPr>
        <w:t>주식</w:t>
      </w:r>
      <w:r w:rsidR="00DD771F">
        <w:rPr>
          <w:rFonts w:hint="eastAsia"/>
        </w:rPr>
        <w:t>을</w:t>
      </w:r>
      <w:r w:rsidR="007B1D1E">
        <w:rPr>
          <w:rFonts w:hint="eastAsia"/>
        </w:rPr>
        <w:t xml:space="preserve"> </w:t>
      </w:r>
      <w:r w:rsidR="007B1D1E">
        <w:rPr>
          <w:rFonts w:hint="eastAsia"/>
        </w:rPr>
        <w:t>상속세</w:t>
      </w:r>
      <w:r w:rsidR="007B1D1E">
        <w:rPr>
          <w:rFonts w:hint="eastAsia"/>
        </w:rPr>
        <w:t xml:space="preserve"> </w:t>
      </w:r>
      <w:r w:rsidR="00DD771F">
        <w:rPr>
          <w:rFonts w:hint="eastAsia"/>
        </w:rPr>
        <w:t>납부를</w:t>
      </w:r>
      <w:r w:rsidR="00DD771F">
        <w:rPr>
          <w:rFonts w:hint="eastAsia"/>
        </w:rPr>
        <w:t xml:space="preserve"> </w:t>
      </w:r>
      <w:r w:rsidR="00DD771F">
        <w:rPr>
          <w:rFonts w:hint="eastAsia"/>
        </w:rPr>
        <w:t>위하여</w:t>
      </w:r>
      <w:r w:rsidR="007B1D1E">
        <w:rPr>
          <w:rFonts w:hint="eastAsia"/>
        </w:rPr>
        <w:t xml:space="preserve"> </w:t>
      </w:r>
      <w:r w:rsidR="00321C5E">
        <w:rPr>
          <w:rFonts w:hint="eastAsia"/>
        </w:rPr>
        <w:t>최대주주</w:t>
      </w:r>
      <w:r w:rsidR="00A904F6">
        <w:rPr>
          <w:rFonts w:hint="eastAsia"/>
        </w:rPr>
        <w:t>와</w:t>
      </w:r>
      <w:r w:rsidR="00321C5E">
        <w:rPr>
          <w:rFonts w:hint="eastAsia"/>
        </w:rPr>
        <w:t xml:space="preserve"> </w:t>
      </w:r>
      <w:r w:rsidR="00321C5E">
        <w:rPr>
          <w:rFonts w:hint="eastAsia"/>
        </w:rPr>
        <w:t>협의하여</w:t>
      </w:r>
      <w:r w:rsidR="00321C5E">
        <w:rPr>
          <w:rFonts w:hint="eastAsia"/>
        </w:rPr>
        <w:t xml:space="preserve"> </w:t>
      </w:r>
      <w:r w:rsidR="007B1D1E">
        <w:rPr>
          <w:rFonts w:hint="eastAsia"/>
        </w:rPr>
        <w:t>처분</w:t>
      </w:r>
      <w:r w:rsidR="00DD771F">
        <w:rPr>
          <w:rFonts w:hint="eastAsia"/>
        </w:rPr>
        <w:t>하</w:t>
      </w:r>
      <w:r w:rsidR="007B1D1E">
        <w:rPr>
          <w:rFonts w:hint="eastAsia"/>
        </w:rPr>
        <w:t>는</w:t>
      </w:r>
      <w:r w:rsidR="007B1D1E">
        <w:rPr>
          <w:rFonts w:hint="eastAsia"/>
        </w:rPr>
        <w:t xml:space="preserve"> </w:t>
      </w:r>
      <w:r w:rsidR="007B1D1E">
        <w:rPr>
          <w:rFonts w:hint="eastAsia"/>
        </w:rPr>
        <w:t>경우는</w:t>
      </w:r>
      <w:r w:rsidR="007B1D1E">
        <w:rPr>
          <w:rFonts w:hint="eastAsia"/>
        </w:rPr>
        <w:t xml:space="preserve"> </w:t>
      </w:r>
      <w:r w:rsidR="007B1D1E">
        <w:rPr>
          <w:rFonts w:hint="eastAsia"/>
        </w:rPr>
        <w:t>그러하지</w:t>
      </w:r>
      <w:r w:rsidR="007B1D1E">
        <w:rPr>
          <w:rFonts w:hint="eastAsia"/>
        </w:rPr>
        <w:t xml:space="preserve"> </w:t>
      </w:r>
      <w:r w:rsidR="007B1D1E">
        <w:rPr>
          <w:rFonts w:hint="eastAsia"/>
        </w:rPr>
        <w:t>아니하다</w:t>
      </w:r>
      <w:r w:rsidR="00EB7400">
        <w:rPr>
          <w:rFonts w:hint="eastAsia"/>
        </w:rPr>
        <w:t>.</w:t>
      </w:r>
    </w:p>
    <w:p w14:paraId="164AD115" w14:textId="4518CD31" w:rsidR="00B23AB1" w:rsidRDefault="00084D92" w:rsidP="00573E02">
      <w:pPr>
        <w:pStyle w:val="31"/>
      </w:pPr>
      <w:r>
        <w:rPr>
          <w:rFonts w:hint="eastAsia"/>
        </w:rPr>
        <w:t>어느</w:t>
      </w:r>
      <w:r w:rsidR="00694296">
        <w:rPr>
          <w:rFonts w:hint="eastAsia"/>
        </w:rPr>
        <w:t xml:space="preserve"> </w:t>
      </w:r>
      <w:r w:rsidR="00694296">
        <w:rPr>
          <w:rFonts w:hint="eastAsia"/>
        </w:rPr>
        <w:t>기존주주</w:t>
      </w:r>
      <w:r w:rsidR="00694296" w:rsidRPr="001000FF">
        <w:t>(</w:t>
      </w:r>
      <w:r w:rsidR="00694296" w:rsidRPr="001000FF">
        <w:t>이하</w:t>
      </w:r>
      <w:r w:rsidR="00694296" w:rsidRPr="001000FF">
        <w:t xml:space="preserve"> “</w:t>
      </w:r>
      <w:r w:rsidR="00694296" w:rsidRPr="00355889">
        <w:rPr>
          <w:rFonts w:hint="eastAsia"/>
          <w:u w:val="single"/>
        </w:rPr>
        <w:t>처분</w:t>
      </w:r>
      <w:r w:rsidR="00694296">
        <w:rPr>
          <w:rFonts w:hint="eastAsia"/>
          <w:u w:val="single"/>
        </w:rPr>
        <w:t>기존</w:t>
      </w:r>
      <w:r w:rsidR="00694296" w:rsidRPr="00355889">
        <w:rPr>
          <w:rFonts w:hint="eastAsia"/>
          <w:u w:val="single"/>
        </w:rPr>
        <w:t>주주</w:t>
      </w:r>
      <w:r w:rsidR="00694296" w:rsidRPr="001000FF">
        <w:t>”)</w:t>
      </w:r>
      <w:r w:rsidR="00694296" w:rsidRPr="001000FF">
        <w:t>가</w:t>
      </w:r>
      <w:r w:rsidR="00694296" w:rsidRPr="001000FF">
        <w:t xml:space="preserve"> </w:t>
      </w:r>
      <w:r w:rsidR="00694296" w:rsidRPr="001000FF">
        <w:t>본</w:t>
      </w:r>
      <w:r w:rsidR="00694296" w:rsidRPr="001000FF">
        <w:t xml:space="preserve"> </w:t>
      </w:r>
      <w:r w:rsidR="00694296" w:rsidRPr="001000FF">
        <w:t>조에</w:t>
      </w:r>
      <w:r w:rsidR="00694296" w:rsidRPr="001000FF">
        <w:t xml:space="preserve"> </w:t>
      </w:r>
      <w:r w:rsidR="00694296" w:rsidRPr="001000FF">
        <w:t>따라</w:t>
      </w:r>
      <w:r w:rsidR="00694296" w:rsidRPr="001000FF">
        <w:t xml:space="preserve"> </w:t>
      </w:r>
      <w:r w:rsidR="00694296">
        <w:rPr>
          <w:rFonts w:hint="eastAsia"/>
        </w:rPr>
        <w:t>최대주주</w:t>
      </w:r>
      <w:r w:rsidR="00694296" w:rsidRPr="001000FF">
        <w:t>의</w:t>
      </w:r>
      <w:r w:rsidR="00694296" w:rsidRPr="001000FF">
        <w:t xml:space="preserve"> </w:t>
      </w:r>
      <w:r w:rsidR="00694296" w:rsidRPr="001000FF">
        <w:t>사전</w:t>
      </w:r>
      <w:r w:rsidR="00694296">
        <w:rPr>
          <w:rFonts w:hint="eastAsia"/>
        </w:rPr>
        <w:t xml:space="preserve"> </w:t>
      </w:r>
      <w:r w:rsidR="00694296" w:rsidRPr="00790CBD">
        <w:t>서면</w:t>
      </w:r>
      <w:r w:rsidR="00694296" w:rsidRPr="001000FF">
        <w:t>동의를</w:t>
      </w:r>
      <w:r w:rsidR="00694296" w:rsidRPr="001000FF">
        <w:t xml:space="preserve"> </w:t>
      </w:r>
      <w:r w:rsidR="00694296" w:rsidRPr="001000FF">
        <w:t>받</w:t>
      </w:r>
      <w:r w:rsidR="00694296">
        <w:rPr>
          <w:rFonts w:hint="eastAsia"/>
        </w:rPr>
        <w:t>아</w:t>
      </w:r>
      <w:r w:rsidR="00694296">
        <w:rPr>
          <w:rFonts w:hint="eastAsia"/>
        </w:rPr>
        <w:t xml:space="preserve"> </w:t>
      </w:r>
      <w:r w:rsidR="00694296" w:rsidRPr="001000FF">
        <w:t>제</w:t>
      </w:r>
      <w:r w:rsidR="00694296" w:rsidRPr="001000FF">
        <w:t>3</w:t>
      </w:r>
      <w:r w:rsidR="00694296" w:rsidRPr="001000FF">
        <w:t>자에게</w:t>
      </w:r>
      <w:r w:rsidR="00694296" w:rsidRPr="001000FF">
        <w:t xml:space="preserve"> </w:t>
      </w:r>
      <w:r w:rsidR="00694296" w:rsidRPr="001000FF">
        <w:t>주식을</w:t>
      </w:r>
      <w:r w:rsidR="00694296" w:rsidRPr="001000FF">
        <w:t xml:space="preserve"> </w:t>
      </w:r>
      <w:r w:rsidR="00694296" w:rsidRPr="001000FF">
        <w:t>처분하는</w:t>
      </w:r>
      <w:r w:rsidR="00694296" w:rsidRPr="001000FF">
        <w:t xml:space="preserve"> </w:t>
      </w:r>
      <w:r w:rsidR="00694296" w:rsidRPr="001000FF">
        <w:t>경우</w:t>
      </w:r>
      <w:r w:rsidR="00694296" w:rsidRPr="001000FF">
        <w:t xml:space="preserve"> </w:t>
      </w:r>
      <w:r w:rsidR="00694296">
        <w:rPr>
          <w:rFonts w:hint="eastAsia"/>
        </w:rPr>
        <w:t>처분기존주주</w:t>
      </w:r>
      <w:r w:rsidR="00694296" w:rsidRPr="001000FF">
        <w:t>는</w:t>
      </w:r>
      <w:r w:rsidR="00694296" w:rsidRPr="001000FF">
        <w:t xml:space="preserve"> </w:t>
      </w:r>
      <w:r w:rsidR="00694296" w:rsidRPr="001000FF">
        <w:t>주식을</w:t>
      </w:r>
      <w:r w:rsidR="00694296" w:rsidRPr="001000FF">
        <w:t xml:space="preserve"> </w:t>
      </w:r>
      <w:r w:rsidR="00694296" w:rsidRPr="001000FF">
        <w:t>양수하는</w:t>
      </w:r>
      <w:r w:rsidR="00694296" w:rsidRPr="001000FF">
        <w:t xml:space="preserve"> </w:t>
      </w:r>
      <w:r w:rsidR="00694296" w:rsidRPr="001000FF">
        <w:t>제</w:t>
      </w:r>
      <w:r w:rsidR="00694296" w:rsidRPr="001000FF">
        <w:t>3</w:t>
      </w:r>
      <w:r w:rsidR="00694296" w:rsidRPr="001000FF">
        <w:t>자로</w:t>
      </w:r>
      <w:r w:rsidR="00694296" w:rsidRPr="001000FF">
        <w:t xml:space="preserve"> </w:t>
      </w:r>
      <w:r w:rsidR="00694296" w:rsidRPr="001000FF">
        <w:t>하여금</w:t>
      </w:r>
      <w:r w:rsidR="00694296" w:rsidRPr="001000FF">
        <w:t xml:space="preserve"> </w:t>
      </w:r>
      <w:r w:rsidR="00694296" w:rsidRPr="001000FF">
        <w:t>해당</w:t>
      </w:r>
      <w:r w:rsidR="00694296" w:rsidRPr="001000FF">
        <w:t xml:space="preserve"> </w:t>
      </w:r>
      <w:r w:rsidR="00694296" w:rsidRPr="001000FF">
        <w:t>거래가</w:t>
      </w:r>
      <w:r w:rsidR="00694296" w:rsidRPr="001000FF">
        <w:t xml:space="preserve"> </w:t>
      </w:r>
      <w:r w:rsidR="00694296" w:rsidRPr="001000FF">
        <w:t>종결되기</w:t>
      </w:r>
      <w:r w:rsidR="00694296" w:rsidRPr="001000FF">
        <w:t xml:space="preserve"> </w:t>
      </w:r>
      <w:r w:rsidR="00694296" w:rsidRPr="001000FF">
        <w:t>전까지</w:t>
      </w:r>
      <w:r w:rsidR="00694296" w:rsidRPr="001000FF">
        <w:t xml:space="preserve"> </w:t>
      </w:r>
      <w:r w:rsidR="00694296" w:rsidRPr="001000FF">
        <w:t>계약승계확약서를</w:t>
      </w:r>
      <w:r w:rsidR="00694296" w:rsidRPr="001000FF">
        <w:t xml:space="preserve"> </w:t>
      </w:r>
      <w:r w:rsidR="00594D7B">
        <w:rPr>
          <w:rFonts w:hint="eastAsia"/>
        </w:rPr>
        <w:t>작성하여</w:t>
      </w:r>
      <w:r w:rsidR="00594D7B">
        <w:rPr>
          <w:rFonts w:hint="eastAsia"/>
        </w:rPr>
        <w:t xml:space="preserve"> </w:t>
      </w:r>
      <w:r w:rsidR="00694296">
        <w:rPr>
          <w:rFonts w:hint="eastAsia"/>
        </w:rPr>
        <w:t>최</w:t>
      </w:r>
      <w:r w:rsidR="00694296" w:rsidRPr="001000FF">
        <w:t>대주주</w:t>
      </w:r>
      <w:r w:rsidR="00694296" w:rsidRPr="001000FF">
        <w:t xml:space="preserve">, </w:t>
      </w:r>
      <w:r w:rsidR="00694296">
        <w:rPr>
          <w:rFonts w:hint="eastAsia"/>
        </w:rPr>
        <w:t>기존주주</w:t>
      </w:r>
      <w:r w:rsidR="00694296" w:rsidRPr="001000FF">
        <w:t xml:space="preserve"> </w:t>
      </w:r>
      <w:r w:rsidR="00694296" w:rsidRPr="001000FF">
        <w:t>및</w:t>
      </w:r>
      <w:r w:rsidR="00694296" w:rsidRPr="001000FF">
        <w:t xml:space="preserve"> </w:t>
      </w:r>
      <w:r w:rsidR="00694296" w:rsidRPr="001000FF">
        <w:t>대상회사에</w:t>
      </w:r>
      <w:r w:rsidR="00694296" w:rsidRPr="001000FF">
        <w:t xml:space="preserve"> </w:t>
      </w:r>
      <w:r w:rsidR="00694296" w:rsidRPr="001000FF">
        <w:t>각</w:t>
      </w:r>
      <w:r w:rsidR="00694296" w:rsidRPr="001000FF">
        <w:t xml:space="preserve"> </w:t>
      </w:r>
      <w:r w:rsidR="00694296" w:rsidRPr="001000FF">
        <w:t>통지하게</w:t>
      </w:r>
      <w:r w:rsidR="00694296" w:rsidRPr="001000FF">
        <w:t xml:space="preserve"> </w:t>
      </w:r>
      <w:r w:rsidR="00694296" w:rsidRPr="001000FF">
        <w:t>함으로써</w:t>
      </w:r>
      <w:r w:rsidR="00694296" w:rsidRPr="001000FF">
        <w:t xml:space="preserve"> </w:t>
      </w:r>
      <w:r w:rsidR="00CB3F0C" w:rsidRPr="001000FF">
        <w:t>제</w:t>
      </w:r>
      <w:r w:rsidR="00CB3F0C" w:rsidRPr="001000FF">
        <w:t>3</w:t>
      </w:r>
      <w:r w:rsidR="00CB3F0C" w:rsidRPr="001000FF">
        <w:t>자가</w:t>
      </w:r>
      <w:r w:rsidR="00CB3F0C" w:rsidRPr="001000FF">
        <w:t xml:space="preserve"> </w:t>
      </w:r>
      <w:r w:rsidR="00694296" w:rsidRPr="001000FF">
        <w:t>처분</w:t>
      </w:r>
      <w:r w:rsidR="00694296">
        <w:rPr>
          <w:rFonts w:hint="eastAsia"/>
        </w:rPr>
        <w:lastRenderedPageBreak/>
        <w:t>기존</w:t>
      </w:r>
      <w:r w:rsidR="00694296" w:rsidRPr="001000FF">
        <w:t>주주가</w:t>
      </w:r>
      <w:r w:rsidR="00694296" w:rsidRPr="001000FF">
        <w:t xml:space="preserve"> </w:t>
      </w:r>
      <w:r w:rsidR="00694296" w:rsidRPr="001000FF">
        <w:t>본</w:t>
      </w:r>
      <w:r w:rsidR="00694296" w:rsidRPr="001000FF">
        <w:t xml:space="preserve"> </w:t>
      </w:r>
      <w:r w:rsidR="00694296" w:rsidRPr="001000FF">
        <w:t>계약에</w:t>
      </w:r>
      <w:r w:rsidR="00694296" w:rsidRPr="001000FF">
        <w:t xml:space="preserve"> </w:t>
      </w:r>
      <w:r w:rsidR="00694296" w:rsidRPr="001000FF">
        <w:t>따라</w:t>
      </w:r>
      <w:r w:rsidR="00694296" w:rsidRPr="001000FF">
        <w:t xml:space="preserve"> </w:t>
      </w:r>
      <w:r w:rsidR="00694296" w:rsidRPr="001000FF">
        <w:t>부담하는</w:t>
      </w:r>
      <w:r w:rsidR="00694296" w:rsidRPr="001000FF">
        <w:t xml:space="preserve"> </w:t>
      </w:r>
      <w:r w:rsidR="00694296" w:rsidRPr="001000FF">
        <w:t>의무를</w:t>
      </w:r>
      <w:r w:rsidR="00694296" w:rsidRPr="001000FF">
        <w:t xml:space="preserve"> </w:t>
      </w:r>
      <w:r w:rsidR="00694296" w:rsidRPr="001000FF">
        <w:t>동일하게</w:t>
      </w:r>
      <w:r w:rsidR="00694296" w:rsidRPr="001000FF">
        <w:t xml:space="preserve"> </w:t>
      </w:r>
      <w:r w:rsidR="00694296" w:rsidRPr="001000FF">
        <w:t>부담하</w:t>
      </w:r>
      <w:r w:rsidR="00CB3F0C">
        <w:rPr>
          <w:rFonts w:hint="eastAsia"/>
        </w:rPr>
        <w:t>고</w:t>
      </w:r>
      <w:r w:rsidR="00CB3F0C">
        <w:rPr>
          <w:rFonts w:hint="eastAsia"/>
        </w:rPr>
        <w:t>,</w:t>
      </w:r>
      <w:r w:rsidR="00694296" w:rsidRPr="001000FF">
        <w:t xml:space="preserve"> </w:t>
      </w:r>
      <w:r w:rsidR="00694296">
        <w:rPr>
          <w:rFonts w:hint="eastAsia"/>
        </w:rPr>
        <w:t>처분기존주주</w:t>
      </w:r>
      <w:r w:rsidR="00694296" w:rsidRPr="001000FF">
        <w:t>의</w:t>
      </w:r>
      <w:r w:rsidR="00694296" w:rsidRPr="001000FF">
        <w:t xml:space="preserve"> </w:t>
      </w:r>
      <w:r w:rsidR="00694296" w:rsidRPr="001000FF">
        <w:t>계약상</w:t>
      </w:r>
      <w:r w:rsidR="00694296" w:rsidRPr="001000FF">
        <w:t xml:space="preserve"> </w:t>
      </w:r>
      <w:r w:rsidR="00694296" w:rsidRPr="001000FF">
        <w:t>지위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및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권리</w:t>
      </w:r>
      <w:r w:rsidR="005158A5">
        <w:rPr>
          <w:rFonts w:hint="eastAsia"/>
        </w:rPr>
        <w:t xml:space="preserve">, </w:t>
      </w:r>
      <w:r w:rsidR="005158A5">
        <w:rPr>
          <w:rFonts w:hint="eastAsia"/>
        </w:rPr>
        <w:t>의무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일체</w:t>
      </w:r>
      <w:r w:rsidR="00694296" w:rsidRPr="001000FF">
        <w:t>를</w:t>
      </w:r>
      <w:r w:rsidR="00694296" w:rsidRPr="001000FF">
        <w:t xml:space="preserve"> </w:t>
      </w:r>
      <w:r w:rsidR="00694296" w:rsidRPr="001000FF">
        <w:t>승계하</w:t>
      </w:r>
      <w:r w:rsidR="00D05C49">
        <w:rPr>
          <w:rFonts w:hint="eastAsia"/>
        </w:rPr>
        <w:t>도록</w:t>
      </w:r>
      <w:r w:rsidR="00694296" w:rsidRPr="001000FF">
        <w:t xml:space="preserve"> </w:t>
      </w:r>
      <w:r w:rsidR="00694296" w:rsidRPr="001000FF">
        <w:t>하여야</w:t>
      </w:r>
      <w:r w:rsidR="00694296" w:rsidRPr="001000FF">
        <w:t xml:space="preserve"> </w:t>
      </w:r>
      <w:r w:rsidR="00694296" w:rsidRPr="001000FF">
        <w:t>한다</w:t>
      </w:r>
      <w:r w:rsidR="00694296" w:rsidRPr="001000FF">
        <w:t>.</w:t>
      </w:r>
    </w:p>
    <w:p w14:paraId="334A72C8" w14:textId="35D51C89" w:rsidR="0018510B" w:rsidRPr="0091318D" w:rsidRDefault="00570771" w:rsidP="0091318D">
      <w:pPr>
        <w:pStyle w:val="20"/>
      </w:pPr>
      <w:r w:rsidRPr="0091318D">
        <w:rPr>
          <w:rFonts w:hint="eastAsia"/>
        </w:rPr>
        <w:t>기존주주</w:t>
      </w:r>
      <w:r w:rsidR="0018510B" w:rsidRPr="0091318D">
        <w:t>의</w:t>
      </w:r>
      <w:r w:rsidR="0018510B" w:rsidRPr="0091318D">
        <w:t xml:space="preserve"> </w:t>
      </w:r>
      <w:r w:rsidR="0018510B" w:rsidRPr="0091318D">
        <w:t>동반매</w:t>
      </w:r>
      <w:r w:rsidR="00A060E3" w:rsidRPr="0091318D">
        <w:t>각</w:t>
      </w:r>
      <w:r w:rsidR="0018510B" w:rsidRPr="0091318D">
        <w:t>참여권</w:t>
      </w:r>
      <w:r w:rsidR="0018510B" w:rsidRPr="0091318D">
        <w:t>(Tag-Along Right)</w:t>
      </w:r>
      <w:r w:rsidR="001443C7" w:rsidRPr="0091318D">
        <w:t>.</w:t>
      </w:r>
    </w:p>
    <w:p w14:paraId="4A223D52" w14:textId="0C41868F" w:rsidR="0018510B" w:rsidRPr="001000FF" w:rsidRDefault="00BB030E" w:rsidP="00163B84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EB2F8C">
        <w:rPr>
          <w:rFonts w:hint="eastAsia"/>
        </w:rPr>
        <w:t xml:space="preserve"> </w:t>
      </w:r>
      <w:r w:rsidR="0018510B" w:rsidRPr="001000FF">
        <w:t>대상회사</w:t>
      </w:r>
      <w:r w:rsidR="0018510B" w:rsidRPr="001000FF">
        <w:t xml:space="preserve"> </w:t>
      </w:r>
      <w:r w:rsidR="001827E5">
        <w:rPr>
          <w:rFonts w:hint="eastAsia"/>
        </w:rPr>
        <w:t>발행</w:t>
      </w:r>
      <w:r w:rsidR="0018510B" w:rsidRPr="001000FF">
        <w:t>주식</w:t>
      </w:r>
      <w:r w:rsidR="000556C0">
        <w:rPr>
          <w:rFonts w:hint="eastAsia"/>
        </w:rPr>
        <w:t>의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전부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또는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일부</w:t>
      </w:r>
      <w:r w:rsidR="00B03AA9" w:rsidRPr="001000FF">
        <w:t>(</w:t>
      </w:r>
      <w:r w:rsidR="00B03AA9" w:rsidRPr="001000FF">
        <w:t>이하</w:t>
      </w:r>
      <w:r w:rsidR="00B03AA9" w:rsidRPr="001000FF">
        <w:t xml:space="preserve"> “</w:t>
      </w:r>
      <w:r w:rsidR="00B03AA9" w:rsidRPr="00355889">
        <w:rPr>
          <w:rFonts w:hint="eastAsia"/>
          <w:color w:val="auto"/>
          <w:u w:val="single"/>
        </w:rPr>
        <w:t>양도대상주식</w:t>
      </w:r>
      <w:r w:rsidR="00B03AA9" w:rsidRPr="001000FF">
        <w:t>”</w:t>
      </w:r>
      <w:r w:rsidR="00F61686">
        <w:rPr>
          <w:rFonts w:hint="eastAsia"/>
        </w:rPr>
        <w:t>)</w:t>
      </w:r>
      <w:r w:rsidR="000556C0">
        <w:rPr>
          <w:rFonts w:hint="eastAsia"/>
        </w:rPr>
        <w:t>를</w:t>
      </w:r>
      <w:r w:rsidR="0018510B" w:rsidRPr="001000FF">
        <w:t xml:space="preserve"> </w:t>
      </w:r>
      <w:r w:rsidR="0018510B" w:rsidRPr="001000FF">
        <w:t>제</w:t>
      </w:r>
      <w:r w:rsidR="0018510B" w:rsidRPr="001000FF">
        <w:t>3</w:t>
      </w:r>
      <w:r w:rsidR="0018510B" w:rsidRPr="001000FF">
        <w:t>자</w:t>
      </w:r>
      <w:r w:rsidR="0018510B" w:rsidRPr="001000FF">
        <w:t>(</w:t>
      </w:r>
      <w:r w:rsidR="0018510B" w:rsidRPr="001000FF">
        <w:t>이하</w:t>
      </w:r>
      <w:r w:rsidR="0018510B" w:rsidRPr="001000FF">
        <w:t xml:space="preserve"> “</w:t>
      </w:r>
      <w:r w:rsidR="00714F59">
        <w:rPr>
          <w:rFonts w:hint="eastAsia"/>
          <w:color w:val="auto"/>
          <w:u w:val="single"/>
        </w:rPr>
        <w:t>양</w:t>
      </w:r>
      <w:r w:rsidR="0018510B" w:rsidRPr="00355889">
        <w:rPr>
          <w:rFonts w:hint="eastAsia"/>
          <w:color w:val="auto"/>
          <w:u w:val="single"/>
        </w:rPr>
        <w:t>수희망자</w:t>
      </w:r>
      <w:r w:rsidR="0018510B" w:rsidRPr="001000FF">
        <w:t>”)</w:t>
      </w:r>
      <w:r w:rsidR="0018510B" w:rsidRPr="001000FF">
        <w:t>에게</w:t>
      </w:r>
      <w:r w:rsidR="0018510B" w:rsidRPr="001000FF">
        <w:t xml:space="preserve"> </w:t>
      </w:r>
      <w:r w:rsidR="0018510B" w:rsidRPr="001000FF">
        <w:t>매각하</w:t>
      </w:r>
      <w:r w:rsidR="00492ED0">
        <w:rPr>
          <w:rFonts w:hint="eastAsia"/>
        </w:rPr>
        <w:t>고자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하</w:t>
      </w:r>
      <w:r w:rsidR="000556C0">
        <w:rPr>
          <w:rFonts w:hint="eastAsia"/>
        </w:rPr>
        <w:t>고</w:t>
      </w:r>
      <w:r w:rsidR="000556C0">
        <w:rPr>
          <w:rFonts w:hint="eastAsia"/>
        </w:rPr>
        <w:t xml:space="preserve">, </w:t>
      </w:r>
      <w:r w:rsidR="000556C0">
        <w:rPr>
          <w:rFonts w:hint="eastAsia"/>
        </w:rPr>
        <w:t>해당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매각으로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인해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대상회사의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최대주주가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변경되는</w:t>
      </w:r>
      <w:r w:rsidR="000556C0" w:rsidRPr="001000FF">
        <w:rPr>
          <w:rFonts w:hint="eastAsia"/>
        </w:rPr>
        <w:t xml:space="preserve"> </w:t>
      </w:r>
      <w:r w:rsidR="000556C0" w:rsidRPr="001000FF">
        <w:rPr>
          <w:rFonts w:hint="eastAsia"/>
        </w:rPr>
        <w:t>경우</w:t>
      </w:r>
      <w:r w:rsidR="000556C0">
        <w:rPr>
          <w:rFonts w:hint="eastAsia"/>
        </w:rPr>
        <w:t>(</w:t>
      </w:r>
      <w:r w:rsidR="000556C0">
        <w:rPr>
          <w:rFonts w:hint="eastAsia"/>
        </w:rPr>
        <w:t>이하</w:t>
      </w:r>
      <w:r w:rsidR="000556C0">
        <w:rPr>
          <w:rFonts w:hint="eastAsia"/>
        </w:rPr>
        <w:t xml:space="preserve"> </w:t>
      </w:r>
      <w:r w:rsidR="000556C0">
        <w:t>“</w:t>
      </w:r>
      <w:r w:rsidR="000556C0" w:rsidRPr="00163B84">
        <w:rPr>
          <w:rFonts w:hint="eastAsia"/>
          <w:u w:val="single"/>
        </w:rPr>
        <w:t>경영권</w:t>
      </w:r>
      <w:r w:rsidR="000556C0" w:rsidRPr="00163B84">
        <w:rPr>
          <w:rFonts w:hint="eastAsia"/>
          <w:u w:val="single"/>
        </w:rPr>
        <w:t xml:space="preserve"> </w:t>
      </w:r>
      <w:r w:rsidR="000556C0" w:rsidRPr="00163B84">
        <w:rPr>
          <w:rFonts w:hint="eastAsia"/>
          <w:u w:val="single"/>
        </w:rPr>
        <w:t>지분</w:t>
      </w:r>
      <w:r w:rsidR="000556C0" w:rsidRPr="00163B84">
        <w:rPr>
          <w:rFonts w:hint="eastAsia"/>
          <w:u w:val="single"/>
        </w:rPr>
        <w:t xml:space="preserve"> </w:t>
      </w:r>
      <w:r w:rsidR="000556C0" w:rsidRPr="00163B84">
        <w:rPr>
          <w:rFonts w:hint="eastAsia"/>
          <w:u w:val="single"/>
        </w:rPr>
        <w:t>거래</w:t>
      </w:r>
      <w:r w:rsidR="000556C0">
        <w:t>”</w:t>
      </w:r>
      <w:r w:rsidR="000556C0">
        <w:rPr>
          <w:rFonts w:hint="eastAsia"/>
        </w:rPr>
        <w:t>)</w:t>
      </w:r>
      <w:r w:rsidR="0018510B" w:rsidRPr="001000FF">
        <w:t xml:space="preserve">, </w:t>
      </w:r>
      <w:r w:rsidR="003F3F7C">
        <w:rPr>
          <w:rFonts w:hint="eastAsia"/>
        </w:rPr>
        <w:t>기존주주</w:t>
      </w:r>
      <w:r w:rsidR="001E753E">
        <w:rPr>
          <w:rFonts w:hint="eastAsia"/>
        </w:rPr>
        <w:t>1</w:t>
      </w:r>
      <w:r w:rsidR="0018652E">
        <w:rPr>
          <w:rFonts w:hint="eastAsia"/>
        </w:rPr>
        <w:t xml:space="preserve"> </w:t>
      </w:r>
      <w:r w:rsidR="0018652E">
        <w:rPr>
          <w:rFonts w:hint="eastAsia"/>
        </w:rPr>
        <w:t>및</w:t>
      </w:r>
      <w:r w:rsidR="0018652E">
        <w:rPr>
          <w:rFonts w:hint="eastAsia"/>
        </w:rPr>
        <w:t xml:space="preserve"> </w:t>
      </w:r>
      <w:r w:rsidR="0018652E">
        <w:rPr>
          <w:rFonts w:hint="eastAsia"/>
        </w:rPr>
        <w:t>기존주주</w:t>
      </w:r>
      <w:r w:rsidR="0018652E">
        <w:rPr>
          <w:rFonts w:hint="eastAsia"/>
        </w:rPr>
        <w:t>3(</w:t>
      </w:r>
      <w:r w:rsidR="0018652E">
        <w:rPr>
          <w:rFonts w:hint="eastAsia"/>
        </w:rPr>
        <w:t>이하</w:t>
      </w:r>
      <w:r w:rsidR="0018652E">
        <w:rPr>
          <w:rFonts w:hint="eastAsia"/>
        </w:rPr>
        <w:t xml:space="preserve"> </w:t>
      </w:r>
      <w:r w:rsidR="00530253">
        <w:rPr>
          <w:rFonts w:hint="eastAsia"/>
        </w:rPr>
        <w:t>총칭하여</w:t>
      </w:r>
      <w:r w:rsidR="00530253">
        <w:rPr>
          <w:rFonts w:hint="eastAsia"/>
        </w:rPr>
        <w:t xml:space="preserve"> </w:t>
      </w:r>
      <w:r w:rsidR="0018652E">
        <w:t>“</w:t>
      </w:r>
      <w:r w:rsidR="0018652E" w:rsidRPr="00FB6129">
        <w:rPr>
          <w:rFonts w:hint="eastAsia"/>
          <w:u w:val="single"/>
        </w:rPr>
        <w:t>동반</w:t>
      </w:r>
      <w:r w:rsidR="003565C6">
        <w:rPr>
          <w:rFonts w:hint="eastAsia"/>
          <w:u w:val="single"/>
        </w:rPr>
        <w:t>매각주주</w:t>
      </w:r>
      <w:r w:rsidR="0018652E">
        <w:t>”</w:t>
      </w:r>
      <w:r w:rsidR="0018652E">
        <w:rPr>
          <w:rFonts w:hint="eastAsia"/>
        </w:rPr>
        <w:t>)</w:t>
      </w:r>
      <w:r w:rsidR="001E753E">
        <w:rPr>
          <w:rFonts w:hint="eastAsia"/>
        </w:rPr>
        <w:t>은</w:t>
      </w:r>
      <w:r w:rsidR="0018510B" w:rsidRPr="001000FF">
        <w:t xml:space="preserve"> </w:t>
      </w:r>
      <w:r w:rsidR="000E3A02">
        <w:rPr>
          <w:rFonts w:hint="eastAsia"/>
        </w:rPr>
        <w:t>거래종결</w:t>
      </w:r>
      <w:r w:rsidR="00DC79FE">
        <w:rPr>
          <w:rFonts w:hint="eastAsia"/>
        </w:rPr>
        <w:t xml:space="preserve"> </w:t>
      </w:r>
      <w:r w:rsidR="00DC79FE">
        <w:rPr>
          <w:rFonts w:hint="eastAsia"/>
        </w:rPr>
        <w:t>직후</w:t>
      </w:r>
      <w:r w:rsidR="000E3A02">
        <w:rPr>
          <w:rFonts w:hint="eastAsia"/>
        </w:rPr>
        <w:t xml:space="preserve"> </w:t>
      </w:r>
      <w:r w:rsidR="0018510B" w:rsidRPr="001000FF">
        <w:t>자신이</w:t>
      </w:r>
      <w:r w:rsidR="0018510B" w:rsidRPr="001000FF">
        <w:t xml:space="preserve"> </w:t>
      </w:r>
      <w:r w:rsidR="006F2C90">
        <w:rPr>
          <w:rFonts w:hint="eastAsia"/>
        </w:rPr>
        <w:t>소</w:t>
      </w:r>
      <w:r w:rsidR="0018510B" w:rsidRPr="001000FF">
        <w:t>유하는</w:t>
      </w:r>
      <w:r w:rsidR="0018510B" w:rsidRPr="001000FF">
        <w:t xml:space="preserve"> </w:t>
      </w:r>
      <w:r w:rsidR="0018510B" w:rsidRPr="001000FF">
        <w:t>대상회사</w:t>
      </w:r>
      <w:r w:rsidR="0018510B" w:rsidRPr="001000FF">
        <w:t xml:space="preserve"> </w:t>
      </w:r>
      <w:r w:rsidR="0018510B" w:rsidRPr="001000FF">
        <w:t>주식</w:t>
      </w:r>
      <w:r w:rsidR="006E21A9">
        <w:rPr>
          <w:rFonts w:hint="eastAsia"/>
        </w:rPr>
        <w:t xml:space="preserve"> </w:t>
      </w:r>
      <w:r w:rsidR="00DA0C62" w:rsidRPr="00DA0C62">
        <w:t>993,</w:t>
      </w:r>
      <w:r w:rsidR="00346722">
        <w:rPr>
          <w:rFonts w:hint="eastAsia"/>
        </w:rPr>
        <w:t>13</w:t>
      </w:r>
      <w:r w:rsidR="00DA0C62" w:rsidRPr="00DA0C62">
        <w:t>1</w:t>
      </w:r>
      <w:r w:rsidR="006E21A9">
        <w:rPr>
          <w:rFonts w:hint="eastAsia"/>
        </w:rPr>
        <w:t>주</w:t>
      </w:r>
      <w:r w:rsidR="001E68CD">
        <w:rPr>
          <w:rFonts w:hint="eastAsia"/>
        </w:rPr>
        <w:t>(</w:t>
      </w:r>
      <w:r w:rsidR="001E68CD">
        <w:rPr>
          <w:rFonts w:hint="eastAsia"/>
        </w:rPr>
        <w:t>기존주주</w:t>
      </w:r>
      <w:r w:rsidR="001E68CD">
        <w:rPr>
          <w:rFonts w:hint="eastAsia"/>
        </w:rPr>
        <w:t>1</w:t>
      </w:r>
      <w:r w:rsidR="001E68CD">
        <w:rPr>
          <w:rFonts w:hint="eastAsia"/>
        </w:rPr>
        <w:t>은</w:t>
      </w:r>
      <w:r w:rsidR="001E68CD">
        <w:rPr>
          <w:rFonts w:hint="eastAsia"/>
        </w:rPr>
        <w:t xml:space="preserve"> 81</w:t>
      </w:r>
      <w:r w:rsidR="00346722">
        <w:rPr>
          <w:rFonts w:hint="eastAsia"/>
        </w:rPr>
        <w:t>4</w:t>
      </w:r>
      <w:r w:rsidR="001E68CD">
        <w:rPr>
          <w:rFonts w:hint="eastAsia"/>
        </w:rPr>
        <w:t>,</w:t>
      </w:r>
      <w:r w:rsidR="00346722">
        <w:rPr>
          <w:rFonts w:hint="eastAsia"/>
        </w:rPr>
        <w:t>02</w:t>
      </w:r>
      <w:r w:rsidR="001E68CD">
        <w:rPr>
          <w:rFonts w:hint="eastAsia"/>
        </w:rPr>
        <w:t>5</w:t>
      </w:r>
      <w:r w:rsidR="001E68CD">
        <w:rPr>
          <w:rFonts w:hint="eastAsia"/>
        </w:rPr>
        <w:t>주</w:t>
      </w:r>
      <w:r w:rsidR="001E68CD">
        <w:rPr>
          <w:rFonts w:hint="eastAsia"/>
        </w:rPr>
        <w:t xml:space="preserve">, </w:t>
      </w:r>
      <w:r w:rsidR="001E68CD">
        <w:rPr>
          <w:rFonts w:hint="eastAsia"/>
        </w:rPr>
        <w:t>기존주주</w:t>
      </w:r>
      <w:r w:rsidR="001E68CD">
        <w:rPr>
          <w:rFonts w:hint="eastAsia"/>
        </w:rPr>
        <w:t>3</w:t>
      </w:r>
      <w:r w:rsidR="001E68CD">
        <w:rPr>
          <w:rFonts w:hint="eastAsia"/>
        </w:rPr>
        <w:t>은</w:t>
      </w:r>
      <w:r w:rsidR="001E68CD">
        <w:rPr>
          <w:rFonts w:hint="eastAsia"/>
        </w:rPr>
        <w:t xml:space="preserve"> 179,106</w:t>
      </w:r>
      <w:r w:rsidR="001E68CD">
        <w:rPr>
          <w:rFonts w:hint="eastAsia"/>
        </w:rPr>
        <w:t>주</w:t>
      </w:r>
      <w:r w:rsidR="001E68CD">
        <w:rPr>
          <w:rFonts w:hint="eastAsia"/>
        </w:rPr>
        <w:t>)</w:t>
      </w:r>
      <w:r w:rsidR="0018510B" w:rsidRPr="001000FF">
        <w:t>의</w:t>
      </w:r>
      <w:r w:rsidR="0018510B" w:rsidRPr="001000FF">
        <w:t xml:space="preserve"> </w:t>
      </w:r>
      <w:r w:rsidR="0018510B" w:rsidRPr="001000FF">
        <w:t>전부</w:t>
      </w:r>
      <w:r w:rsidR="00561A8C">
        <w:rPr>
          <w:rFonts w:hint="eastAsia"/>
        </w:rPr>
        <w:t xml:space="preserve"> </w:t>
      </w:r>
      <w:r w:rsidR="00561A8C">
        <w:rPr>
          <w:rFonts w:hint="eastAsia"/>
        </w:rPr>
        <w:t>또는</w:t>
      </w:r>
      <w:r w:rsidR="00561A8C">
        <w:rPr>
          <w:rFonts w:hint="eastAsia"/>
        </w:rPr>
        <w:t xml:space="preserve"> </w:t>
      </w:r>
      <w:r w:rsidR="00561A8C">
        <w:rPr>
          <w:rFonts w:hint="eastAsia"/>
        </w:rPr>
        <w:t>일부</w:t>
      </w:r>
      <w:r w:rsidR="0018510B" w:rsidRPr="001000FF">
        <w:t>(</w:t>
      </w:r>
      <w:r w:rsidR="0018510B" w:rsidRPr="001000FF">
        <w:t>이하</w:t>
      </w:r>
      <w:r w:rsidR="0018510B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0223A0" w:rsidRPr="00355889">
        <w:rPr>
          <w:rFonts w:hint="eastAsia"/>
          <w:color w:val="auto"/>
          <w:u w:val="single"/>
        </w:rPr>
        <w:t>대상</w:t>
      </w:r>
      <w:r w:rsidR="0018510B" w:rsidRPr="00355889">
        <w:rPr>
          <w:rFonts w:hint="eastAsia"/>
          <w:color w:val="auto"/>
          <w:u w:val="single"/>
        </w:rPr>
        <w:t>주식</w:t>
      </w:r>
      <w:r w:rsidR="0018510B" w:rsidRPr="001000FF">
        <w:t>”)</w:t>
      </w:r>
      <w:r w:rsidR="0018510B" w:rsidRPr="001000FF">
        <w:t>를</w:t>
      </w:r>
      <w:r w:rsidR="0018510B" w:rsidRPr="001000FF">
        <w:t xml:space="preserve"> </w:t>
      </w:r>
      <w:r>
        <w:rPr>
          <w:rFonts w:hint="eastAsia"/>
        </w:rPr>
        <w:t>최대주주</w:t>
      </w:r>
      <w:r w:rsidR="009A1742">
        <w:t>와</w:t>
      </w:r>
      <w:r w:rsidR="00DD5C74">
        <w:rPr>
          <w:rFonts w:hint="eastAsia"/>
        </w:rPr>
        <w:t xml:space="preserve"> </w:t>
      </w:r>
      <w:r w:rsidR="00DD5C74">
        <w:rPr>
          <w:rFonts w:hint="eastAsia"/>
        </w:rPr>
        <w:t>동일한</w:t>
      </w:r>
      <w:r w:rsidR="0018510B" w:rsidRPr="001000FF">
        <w:t xml:space="preserve"> </w:t>
      </w:r>
      <w:r w:rsidR="0018510B" w:rsidRPr="001000FF">
        <w:t>조건</w:t>
      </w:r>
      <w:r w:rsidR="000C1369">
        <w:rPr>
          <w:rFonts w:hint="eastAsia"/>
        </w:rPr>
        <w:t>(</w:t>
      </w:r>
      <w:r w:rsidR="000C1369">
        <w:rPr>
          <w:rFonts w:hint="eastAsia"/>
        </w:rPr>
        <w:t>단</w:t>
      </w:r>
      <w:r w:rsidR="000C1369">
        <w:rPr>
          <w:rFonts w:hint="eastAsia"/>
        </w:rPr>
        <w:t xml:space="preserve">, </w:t>
      </w:r>
      <w:r w:rsidR="000C1369">
        <w:rPr>
          <w:rFonts w:hint="eastAsia"/>
        </w:rPr>
        <w:t>본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조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제</w:t>
      </w:r>
      <w:r w:rsidR="000C1369">
        <w:rPr>
          <w:rFonts w:hint="eastAsia"/>
        </w:rPr>
        <w:t>4</w:t>
      </w:r>
      <w:r w:rsidR="000C1369">
        <w:rPr>
          <w:rFonts w:hint="eastAsia"/>
        </w:rPr>
        <w:t>항</w:t>
      </w:r>
      <w:r w:rsidR="005131CE">
        <w:rPr>
          <w:rFonts w:hint="eastAsia"/>
        </w:rPr>
        <w:t>과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제</w:t>
      </w:r>
      <w:r w:rsidR="005131CE">
        <w:rPr>
          <w:rFonts w:hint="eastAsia"/>
        </w:rPr>
        <w:t>5</w:t>
      </w:r>
      <w:r w:rsidR="005131CE">
        <w:rPr>
          <w:rFonts w:hint="eastAsia"/>
        </w:rPr>
        <w:t>항</w:t>
      </w:r>
      <w:r w:rsidR="000C1369">
        <w:rPr>
          <w:rFonts w:hint="eastAsia"/>
        </w:rPr>
        <w:t>에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따</w:t>
      </w:r>
      <w:r w:rsidR="005131CE">
        <w:rPr>
          <w:rFonts w:hint="eastAsia"/>
        </w:rPr>
        <w:t>른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차이는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있을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수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있음</w:t>
      </w:r>
      <w:r w:rsidR="000C1369">
        <w:rPr>
          <w:rFonts w:hint="eastAsia"/>
        </w:rPr>
        <w:t>)</w:t>
      </w:r>
      <w:r w:rsidR="00DD5C74">
        <w:rPr>
          <w:rFonts w:hint="eastAsia"/>
        </w:rPr>
        <w:t>으로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함께</w:t>
      </w:r>
      <w:r w:rsidR="0018510B" w:rsidRPr="001000FF">
        <w:t xml:space="preserve"> </w:t>
      </w:r>
      <w:r w:rsidR="00492ED0">
        <w:rPr>
          <w:rFonts w:hint="eastAsia"/>
        </w:rPr>
        <w:t>매각</w:t>
      </w:r>
      <w:r w:rsidR="00CC59A3">
        <w:rPr>
          <w:rFonts w:hint="eastAsia"/>
        </w:rPr>
        <w:t>해줄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것을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청구할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수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있는</w:t>
      </w:r>
      <w:r w:rsidR="00CC59A3">
        <w:rPr>
          <w:rFonts w:hint="eastAsia"/>
        </w:rPr>
        <w:t xml:space="preserve"> </w:t>
      </w:r>
      <w:r w:rsidR="0018510B" w:rsidRPr="001000FF">
        <w:t>권리</w:t>
      </w:r>
      <w:r w:rsidR="0018510B" w:rsidRPr="001000FF">
        <w:t>(</w:t>
      </w:r>
      <w:r w:rsidR="00A060E3" w:rsidRPr="001000FF">
        <w:t xml:space="preserve">Tag-along right, </w:t>
      </w:r>
      <w:r w:rsidR="0018510B" w:rsidRPr="001000FF">
        <w:t>이하</w:t>
      </w:r>
      <w:r w:rsidR="0018510B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18510B" w:rsidRPr="00355889">
        <w:rPr>
          <w:rFonts w:hint="eastAsia"/>
          <w:color w:val="auto"/>
          <w:u w:val="single"/>
        </w:rPr>
        <w:t>참여권</w:t>
      </w:r>
      <w:r w:rsidR="0018510B" w:rsidRPr="001000FF">
        <w:t>”)</w:t>
      </w:r>
      <w:r w:rsidR="0018510B" w:rsidRPr="001000FF">
        <w:t>를</w:t>
      </w:r>
      <w:r w:rsidR="0018510B" w:rsidRPr="001000FF">
        <w:t xml:space="preserve"> </w:t>
      </w:r>
      <w:r w:rsidR="00B03AA9" w:rsidRPr="001000FF">
        <w:t>가진</w:t>
      </w:r>
      <w:r w:rsidR="0018510B" w:rsidRPr="001000FF">
        <w:t>다</w:t>
      </w:r>
      <w:r w:rsidR="0018510B" w:rsidRPr="001000FF">
        <w:t>.</w:t>
      </w:r>
      <w:r w:rsidR="00337786">
        <w:rPr>
          <w:rFonts w:hint="eastAsia"/>
        </w:rPr>
        <w:t xml:space="preserve"> 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명확히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하면</w:t>
      </w:r>
      <w:r w:rsidR="009B56C8">
        <w:rPr>
          <w:rFonts w:hint="eastAsia"/>
        </w:rPr>
        <w:t xml:space="preserve">, </w:t>
      </w:r>
      <w:r w:rsidR="009B56C8">
        <w:rPr>
          <w:rFonts w:hint="eastAsia"/>
        </w:rPr>
        <w:t>기존주주</w:t>
      </w:r>
      <w:r w:rsidR="008A355A">
        <w:rPr>
          <w:rFonts w:hint="eastAsia"/>
        </w:rPr>
        <w:t>들이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거래종결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후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여하한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방식</w:t>
      </w:r>
      <w:r w:rsidR="00883140">
        <w:rPr>
          <w:rFonts w:hint="eastAsia"/>
        </w:rPr>
        <w:t>으로</w:t>
      </w:r>
      <w:r w:rsidR="00883140">
        <w:rPr>
          <w:rFonts w:hint="eastAsia"/>
        </w:rPr>
        <w:t xml:space="preserve"> </w:t>
      </w:r>
      <w:r w:rsidR="00883140">
        <w:rPr>
          <w:rFonts w:hint="eastAsia"/>
        </w:rPr>
        <w:t>대상회사</w:t>
      </w:r>
      <w:r w:rsidR="00883140">
        <w:rPr>
          <w:rFonts w:hint="eastAsia"/>
        </w:rPr>
        <w:t xml:space="preserve"> </w:t>
      </w:r>
      <w:r w:rsidR="00883140">
        <w:rPr>
          <w:rFonts w:hint="eastAsia"/>
        </w:rPr>
        <w:t>발행주식을</w:t>
      </w:r>
      <w:r w:rsidR="00883140">
        <w:rPr>
          <w:rFonts w:hint="eastAsia"/>
        </w:rPr>
        <w:t xml:space="preserve"> </w:t>
      </w:r>
      <w:r w:rsidR="00883140">
        <w:rPr>
          <w:rFonts w:hint="eastAsia"/>
        </w:rPr>
        <w:t>취득하더라도</w:t>
      </w:r>
      <w:r w:rsidR="00883140">
        <w:rPr>
          <w:rFonts w:hint="eastAsia"/>
        </w:rPr>
        <w:t xml:space="preserve"> </w:t>
      </w:r>
      <w:r w:rsidR="00883140">
        <w:rPr>
          <w:rFonts w:hint="eastAsia"/>
        </w:rPr>
        <w:t>해당</w:t>
      </w:r>
      <w:r w:rsidR="00883140">
        <w:rPr>
          <w:rFonts w:hint="eastAsia"/>
        </w:rPr>
        <w:t xml:space="preserve"> </w:t>
      </w:r>
      <w:r w:rsidR="00883140">
        <w:rPr>
          <w:rFonts w:hint="eastAsia"/>
        </w:rPr>
        <w:t>주식은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동반매각대상주식이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될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수</w:t>
      </w:r>
      <w:r w:rsidR="009B56C8">
        <w:rPr>
          <w:rFonts w:hint="eastAsia"/>
        </w:rPr>
        <w:t xml:space="preserve"> </w:t>
      </w:r>
      <w:r w:rsidR="009B56C8">
        <w:rPr>
          <w:rFonts w:hint="eastAsia"/>
        </w:rPr>
        <w:t>없다</w:t>
      </w:r>
      <w:r w:rsidR="009B56C8">
        <w:rPr>
          <w:rFonts w:hint="eastAsia"/>
        </w:rPr>
        <w:t>.</w:t>
      </w:r>
    </w:p>
    <w:p w14:paraId="1E974463" w14:textId="093E8DB5" w:rsidR="0018510B" w:rsidRPr="001000FF" w:rsidRDefault="00BB030E" w:rsidP="001000FF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양도대상주식을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양수희망자에게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매각하고자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하는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경우</w:t>
      </w:r>
      <w:r w:rsidR="00492ED0">
        <w:rPr>
          <w:rFonts w:hint="eastAsia"/>
        </w:rPr>
        <w:t xml:space="preserve">, </w:t>
      </w:r>
      <w:r>
        <w:rPr>
          <w:rFonts w:hint="eastAsia"/>
        </w:rPr>
        <w:t>최대주주</w:t>
      </w:r>
      <w:r w:rsidR="009A1742">
        <w:t>는</w:t>
      </w:r>
      <w:r w:rsidR="00B03AA9" w:rsidRPr="001000FF">
        <w:t xml:space="preserve"> </w:t>
      </w:r>
      <w:r w:rsidR="003565C6">
        <w:rPr>
          <w:rFonts w:hint="eastAsia"/>
        </w:rPr>
        <w:t>각</w:t>
      </w:r>
      <w:r w:rsidR="003565C6">
        <w:rPr>
          <w:rFonts w:hint="eastAsia"/>
        </w:rPr>
        <w:t xml:space="preserve"> </w:t>
      </w:r>
      <w:r w:rsidR="0018652E">
        <w:rPr>
          <w:rFonts w:hint="eastAsia"/>
        </w:rPr>
        <w:t>동반매각</w:t>
      </w:r>
      <w:r w:rsidR="003565C6">
        <w:rPr>
          <w:rFonts w:hint="eastAsia"/>
        </w:rPr>
        <w:t>주</w:t>
      </w:r>
      <w:r w:rsidR="00185F53">
        <w:rPr>
          <w:rFonts w:hint="eastAsia"/>
        </w:rPr>
        <w:t>주</w:t>
      </w:r>
      <w:r w:rsidR="00B03AA9" w:rsidRPr="001000FF">
        <w:t>에게</w:t>
      </w:r>
      <w:r w:rsidR="00B03AA9" w:rsidRPr="001000FF">
        <w:t xml:space="preserve"> </w:t>
      </w:r>
      <w:r w:rsidR="00492ED0">
        <w:rPr>
          <w:rFonts w:hint="eastAsia"/>
        </w:rPr>
        <w:t>양도대상주식을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매각</w:t>
      </w:r>
      <w:r w:rsidR="000223A0" w:rsidRPr="001000FF">
        <w:t>하고자</w:t>
      </w:r>
      <w:r w:rsidR="000223A0" w:rsidRPr="001000FF">
        <w:t xml:space="preserve"> </w:t>
      </w:r>
      <w:r w:rsidR="000223A0" w:rsidRPr="001000FF">
        <w:t>한다는</w:t>
      </w:r>
      <w:r w:rsidR="000223A0" w:rsidRPr="001000FF">
        <w:t xml:space="preserve"> </w:t>
      </w:r>
      <w:r w:rsidR="000223A0" w:rsidRPr="001000FF">
        <w:t>취지</w:t>
      </w:r>
      <w:r w:rsidR="000223A0" w:rsidRPr="001000FF">
        <w:t xml:space="preserve">, </w:t>
      </w:r>
      <w:r w:rsidR="009A2A8C">
        <w:t>양수희망자</w:t>
      </w:r>
      <w:r w:rsidR="000223A0" w:rsidRPr="001000FF">
        <w:t>의</w:t>
      </w:r>
      <w:r w:rsidR="000223A0" w:rsidRPr="001000FF">
        <w:t xml:space="preserve"> </w:t>
      </w:r>
      <w:r w:rsidR="000223A0" w:rsidRPr="001000FF">
        <w:t>이름</w:t>
      </w:r>
      <w:r w:rsidR="000223A0" w:rsidRPr="001000FF">
        <w:t>/</w:t>
      </w:r>
      <w:r w:rsidR="000223A0" w:rsidRPr="001000FF">
        <w:t>명칭</w:t>
      </w:r>
      <w:r w:rsidR="00C75140" w:rsidRPr="001000FF">
        <w:t xml:space="preserve"> </w:t>
      </w:r>
      <w:r w:rsidR="00C75140" w:rsidRPr="001000FF">
        <w:t>및</w:t>
      </w:r>
      <w:r w:rsidR="00C75140" w:rsidRPr="001000FF">
        <w:t xml:space="preserve"> </w:t>
      </w:r>
      <w:r w:rsidR="00C75140" w:rsidRPr="001000FF">
        <w:t>주소</w:t>
      </w:r>
      <w:r w:rsidR="000223A0" w:rsidRPr="001000FF">
        <w:t xml:space="preserve">, </w:t>
      </w:r>
      <w:r w:rsidR="000223A0" w:rsidRPr="001000FF">
        <w:t>양도대상주식의</w:t>
      </w:r>
      <w:r w:rsidR="000223A0" w:rsidRPr="001000FF">
        <w:t xml:space="preserve"> </w:t>
      </w:r>
      <w:r w:rsidR="000223A0" w:rsidRPr="001000FF">
        <w:t>종류와</w:t>
      </w:r>
      <w:r w:rsidR="000223A0" w:rsidRPr="001000FF">
        <w:t xml:space="preserve"> </w:t>
      </w:r>
      <w:r w:rsidR="000223A0" w:rsidRPr="001000FF">
        <w:t>수</w:t>
      </w:r>
      <w:r w:rsidR="000223A0" w:rsidRPr="001000FF">
        <w:t xml:space="preserve">, </w:t>
      </w:r>
      <w:r w:rsidR="000223A0" w:rsidRPr="001000FF">
        <w:t>양도가격</w:t>
      </w:r>
      <w:r w:rsidR="000223A0" w:rsidRPr="001000FF">
        <w:t xml:space="preserve"> </w:t>
      </w:r>
      <w:r w:rsidR="000223A0" w:rsidRPr="001000FF">
        <w:t>및</w:t>
      </w:r>
      <w:r w:rsidR="000223A0" w:rsidRPr="001000FF">
        <w:t xml:space="preserve"> </w:t>
      </w:r>
      <w:r w:rsidR="000223A0" w:rsidRPr="001000FF">
        <w:t>기타</w:t>
      </w:r>
      <w:r w:rsidR="000223A0" w:rsidRPr="001000FF">
        <w:t xml:space="preserve"> </w:t>
      </w:r>
      <w:r w:rsidR="000223A0" w:rsidRPr="001000FF">
        <w:t>합의된</w:t>
      </w:r>
      <w:r w:rsidR="000223A0" w:rsidRPr="001000FF">
        <w:t xml:space="preserve"> </w:t>
      </w:r>
      <w:r w:rsidR="000223A0" w:rsidRPr="001000FF">
        <w:t>주요</w:t>
      </w:r>
      <w:r w:rsidR="000223A0" w:rsidRPr="001000FF">
        <w:t xml:space="preserve"> </w:t>
      </w:r>
      <w:r w:rsidR="000223A0" w:rsidRPr="001000FF">
        <w:t>거래조건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535356" w:rsidRPr="00355889">
        <w:rPr>
          <w:rFonts w:hint="eastAsia"/>
          <w:color w:val="auto"/>
          <w:u w:val="single"/>
        </w:rPr>
        <w:t>주요</w:t>
      </w:r>
      <w:r w:rsidR="000223A0" w:rsidRPr="00355889">
        <w:rPr>
          <w:rFonts w:hint="eastAsia"/>
          <w:color w:val="auto"/>
          <w:u w:val="single"/>
        </w:rPr>
        <w:t>거래조건</w:t>
      </w:r>
      <w:r w:rsidR="000223A0" w:rsidRPr="001000FF">
        <w:t>”)</w:t>
      </w:r>
      <w:r w:rsidR="000223A0" w:rsidRPr="001000FF">
        <w:t>이</w:t>
      </w:r>
      <w:r w:rsidR="000223A0" w:rsidRPr="001000FF">
        <w:t xml:space="preserve"> </w:t>
      </w:r>
      <w:r w:rsidR="000223A0" w:rsidRPr="001000FF">
        <w:t>포함된</w:t>
      </w:r>
      <w:r w:rsidR="000223A0" w:rsidRPr="001000FF">
        <w:t xml:space="preserve"> </w:t>
      </w:r>
      <w:r w:rsidR="000223A0" w:rsidRPr="001000FF">
        <w:t>서면통지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AC6E25" w:rsidRPr="00355889">
        <w:rPr>
          <w:rFonts w:hint="eastAsia"/>
          <w:color w:val="auto"/>
          <w:u w:val="single"/>
        </w:rPr>
        <w:t>참여</w:t>
      </w:r>
      <w:r w:rsidR="00A060E3" w:rsidRPr="00355889">
        <w:rPr>
          <w:rFonts w:hint="eastAsia"/>
          <w:color w:val="auto"/>
          <w:u w:val="single"/>
        </w:rPr>
        <w:t>권</w:t>
      </w:r>
      <w:r w:rsidR="00A060E3" w:rsidRPr="00355889">
        <w:rPr>
          <w:color w:val="auto"/>
          <w:u w:val="single"/>
        </w:rPr>
        <w:t xml:space="preserve"> </w:t>
      </w:r>
      <w:r w:rsidR="000223A0" w:rsidRPr="00355889">
        <w:rPr>
          <w:rFonts w:hint="eastAsia"/>
          <w:color w:val="auto"/>
          <w:u w:val="single"/>
        </w:rPr>
        <w:t>청약통지</w:t>
      </w:r>
      <w:r w:rsidR="000223A0" w:rsidRPr="001000FF">
        <w:t>”)</w:t>
      </w:r>
      <w:r w:rsidR="000223A0" w:rsidRPr="001000FF">
        <w:t>를</w:t>
      </w:r>
      <w:r w:rsidR="000223A0" w:rsidRPr="001000FF">
        <w:t xml:space="preserve"> </w:t>
      </w:r>
      <w:r w:rsidR="000223A0" w:rsidRPr="001000FF">
        <w:t>하여야</w:t>
      </w:r>
      <w:r w:rsidR="000223A0" w:rsidRPr="001000FF">
        <w:t xml:space="preserve"> </w:t>
      </w:r>
      <w:r w:rsidR="008E1BBF">
        <w:rPr>
          <w:rFonts w:hint="eastAsia"/>
        </w:rPr>
        <w:t>하고</w:t>
      </w:r>
      <w:r w:rsidR="008E1BBF">
        <w:rPr>
          <w:rFonts w:hint="eastAsia"/>
        </w:rPr>
        <w:t xml:space="preserve">, </w:t>
      </w:r>
      <w:r w:rsidR="008E1BBF">
        <w:rPr>
          <w:rFonts w:hint="eastAsia"/>
        </w:rPr>
        <w:t>양수희망자와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사이에서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합의되어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즉시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체결가능한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것으로서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주요거래조건이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기재된</w:t>
      </w:r>
      <w:r w:rsidR="008E1BBF">
        <w:rPr>
          <w:rFonts w:hint="eastAsia"/>
        </w:rPr>
        <w:t xml:space="preserve"> </w:t>
      </w:r>
      <w:r w:rsidR="00947EAB">
        <w:rPr>
          <w:rFonts w:hint="eastAsia"/>
        </w:rPr>
        <w:t>주식</w:t>
      </w:r>
      <w:r w:rsidR="008E1BBF">
        <w:rPr>
          <w:rFonts w:hint="eastAsia"/>
        </w:rPr>
        <w:t>매매계약서가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첨부되어야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한다</w:t>
      </w:r>
      <w:r w:rsidR="000223A0" w:rsidRPr="001000FF">
        <w:t>.</w:t>
      </w:r>
    </w:p>
    <w:p w14:paraId="2C275C63" w14:textId="2D09B297" w:rsidR="0018510B" w:rsidRPr="001000FF" w:rsidRDefault="00BE5207" w:rsidP="00F84C51">
      <w:pPr>
        <w:pStyle w:val="31"/>
      </w:pPr>
      <w:r>
        <w:rPr>
          <w:rFonts w:hint="eastAsia"/>
        </w:rPr>
        <w:t>동반매각</w:t>
      </w:r>
      <w:r w:rsidR="00185F53">
        <w:rPr>
          <w:rFonts w:hint="eastAsia"/>
        </w:rPr>
        <w:t>주주</w:t>
      </w:r>
      <w:r>
        <w:rPr>
          <w:rFonts w:hint="eastAsia"/>
        </w:rPr>
        <w:t>는</w:t>
      </w:r>
      <w:r w:rsidR="0018510B" w:rsidRPr="001000FF">
        <w:t xml:space="preserve"> </w:t>
      </w:r>
      <w:r w:rsidR="00BB030E">
        <w:rPr>
          <w:rFonts w:hint="eastAsia"/>
        </w:rPr>
        <w:t>최대주주</w:t>
      </w:r>
      <w:r w:rsidR="009A1742">
        <w:t>로부터</w:t>
      </w:r>
      <w:r w:rsidR="000223A0" w:rsidRPr="001000FF">
        <w:t xml:space="preserve"> </w:t>
      </w:r>
      <w:r w:rsidR="00A060E3" w:rsidRPr="001000FF">
        <w:t>동반매각</w:t>
      </w:r>
      <w:r w:rsidR="00AC6E25" w:rsidRPr="001000FF">
        <w:t>참여</w:t>
      </w:r>
      <w:r w:rsidR="00A060E3" w:rsidRPr="001000FF">
        <w:t>권</w:t>
      </w:r>
      <w:r w:rsidR="00A060E3" w:rsidRPr="001000FF">
        <w:t xml:space="preserve"> </w:t>
      </w:r>
      <w:r w:rsidR="000223A0" w:rsidRPr="001000FF">
        <w:t>청약통지를</w:t>
      </w:r>
      <w:r w:rsidR="000223A0" w:rsidRPr="001000FF">
        <w:t xml:space="preserve"> </w:t>
      </w:r>
      <w:r w:rsidR="000223A0" w:rsidRPr="001000FF">
        <w:t>수령한</w:t>
      </w:r>
      <w:r w:rsidR="000223A0" w:rsidRPr="001000FF">
        <w:t xml:space="preserve"> </w:t>
      </w:r>
      <w:r w:rsidR="000223A0" w:rsidRPr="001000FF">
        <w:t>날로부터</w:t>
      </w:r>
      <w:r w:rsidR="000223A0" w:rsidRPr="001000FF">
        <w:t xml:space="preserve"> 10</w:t>
      </w:r>
      <w:r w:rsidR="000223A0" w:rsidRPr="001000FF">
        <w:t>영업일</w:t>
      </w:r>
      <w:r w:rsidR="00806063">
        <w:rPr>
          <w:rFonts w:hint="eastAsia"/>
        </w:rPr>
        <w:t>(</w:t>
      </w:r>
      <w:r w:rsidR="00806063">
        <w:rPr>
          <w:rFonts w:hint="eastAsia"/>
        </w:rPr>
        <w:t>이하</w:t>
      </w:r>
      <w:r w:rsidR="00806063">
        <w:rPr>
          <w:rFonts w:hint="eastAsia"/>
        </w:rPr>
        <w:t xml:space="preserve"> </w:t>
      </w:r>
      <w:r w:rsidR="00806063">
        <w:t>“</w:t>
      </w:r>
      <w:r w:rsidR="00806063" w:rsidRPr="003F6518">
        <w:rPr>
          <w:rFonts w:hint="eastAsia"/>
          <w:u w:val="single"/>
        </w:rPr>
        <w:t>동반매각참여권</w:t>
      </w:r>
      <w:r w:rsidR="00806063" w:rsidRPr="003F6518">
        <w:rPr>
          <w:u w:val="single"/>
        </w:rPr>
        <w:t xml:space="preserve"> </w:t>
      </w:r>
      <w:r w:rsidR="00806063" w:rsidRPr="003F6518">
        <w:rPr>
          <w:rFonts w:hint="eastAsia"/>
          <w:u w:val="single"/>
        </w:rPr>
        <w:t>행사기한</w:t>
      </w:r>
      <w:r w:rsidR="00806063">
        <w:t>”</w:t>
      </w:r>
      <w:r w:rsidR="00806063">
        <w:rPr>
          <w:rFonts w:hint="eastAsia"/>
        </w:rPr>
        <w:t>)</w:t>
      </w:r>
      <w:r w:rsidR="000223A0" w:rsidRPr="001000FF">
        <w:t xml:space="preserve"> </w:t>
      </w:r>
      <w:r w:rsidR="000223A0" w:rsidRPr="001000FF">
        <w:t>이내에</w:t>
      </w:r>
      <w:r w:rsidR="000223A0" w:rsidRPr="001000FF">
        <w:t xml:space="preserve"> </w:t>
      </w:r>
      <w:r w:rsidR="00BB030E">
        <w:rPr>
          <w:rFonts w:hint="eastAsia"/>
        </w:rPr>
        <w:t>최대주주</w:t>
      </w:r>
      <w:r w:rsidR="000223A0" w:rsidRPr="001000FF">
        <w:t>에게</w:t>
      </w:r>
      <w:r w:rsidR="000223A0" w:rsidRPr="001000FF">
        <w:t xml:space="preserve"> </w:t>
      </w:r>
      <w:r w:rsidR="00A060E3" w:rsidRPr="001000FF">
        <w:t>동반매각</w:t>
      </w:r>
      <w:r w:rsidR="000223A0" w:rsidRPr="001000FF">
        <w:t>참여권을</w:t>
      </w:r>
      <w:r w:rsidR="000223A0" w:rsidRPr="001000FF">
        <w:t xml:space="preserve"> </w:t>
      </w:r>
      <w:r w:rsidR="000223A0" w:rsidRPr="001000FF">
        <w:t>행사</w:t>
      </w:r>
      <w:r w:rsidR="00A25F24">
        <w:rPr>
          <w:rFonts w:hint="eastAsia"/>
        </w:rPr>
        <w:t>한다는</w:t>
      </w:r>
      <w:r w:rsidR="00A25F24">
        <w:rPr>
          <w:rFonts w:hint="eastAsia"/>
        </w:rPr>
        <w:t xml:space="preserve"> </w:t>
      </w:r>
      <w:r w:rsidR="00A25F24">
        <w:rPr>
          <w:rFonts w:hint="eastAsia"/>
        </w:rPr>
        <w:t>의사를</w:t>
      </w:r>
      <w:r w:rsidR="00A25F24">
        <w:rPr>
          <w:rFonts w:hint="eastAsia"/>
        </w:rPr>
        <w:t xml:space="preserve"> </w:t>
      </w:r>
      <w:r w:rsidR="000223A0" w:rsidRPr="001000FF">
        <w:t>서면으로</w:t>
      </w:r>
      <w:r w:rsidR="000223A0" w:rsidRPr="001000FF">
        <w:t xml:space="preserve"> </w:t>
      </w:r>
      <w:r w:rsidR="000223A0" w:rsidRPr="001000FF">
        <w:t>통지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0223A0" w:rsidRPr="00355889">
        <w:rPr>
          <w:rFonts w:hint="eastAsia"/>
          <w:color w:val="auto"/>
          <w:u w:val="single"/>
        </w:rPr>
        <w:t>참여</w:t>
      </w:r>
      <w:r w:rsidR="00AC6E25" w:rsidRPr="00355889">
        <w:rPr>
          <w:rFonts w:hint="eastAsia"/>
          <w:color w:val="auto"/>
          <w:u w:val="single"/>
        </w:rPr>
        <w:t>권</w:t>
      </w:r>
      <w:r w:rsidR="00A060E3" w:rsidRPr="00355889">
        <w:rPr>
          <w:color w:val="auto"/>
          <w:u w:val="single"/>
        </w:rPr>
        <w:t xml:space="preserve"> </w:t>
      </w:r>
      <w:r w:rsidR="00AC6E25" w:rsidRPr="00355889">
        <w:rPr>
          <w:rFonts w:hint="eastAsia"/>
          <w:color w:val="auto"/>
          <w:u w:val="single"/>
        </w:rPr>
        <w:t>행사</w:t>
      </w:r>
      <w:r w:rsidR="000223A0" w:rsidRPr="00355889">
        <w:rPr>
          <w:rFonts w:hint="eastAsia"/>
          <w:color w:val="auto"/>
          <w:u w:val="single"/>
        </w:rPr>
        <w:t>통지</w:t>
      </w:r>
      <w:r w:rsidR="000223A0" w:rsidRPr="001000FF">
        <w:t>”)</w:t>
      </w:r>
      <w:r w:rsidR="00D019BE" w:rsidRPr="001000FF">
        <w:t>할</w:t>
      </w:r>
      <w:r w:rsidR="00D019BE" w:rsidRPr="001000FF">
        <w:t xml:space="preserve"> </w:t>
      </w:r>
      <w:r w:rsidR="00D019BE" w:rsidRPr="001000FF">
        <w:t>수</w:t>
      </w:r>
      <w:r w:rsidR="00D019BE" w:rsidRPr="001000FF">
        <w:t xml:space="preserve"> </w:t>
      </w:r>
      <w:r w:rsidR="00D019BE" w:rsidRPr="001000FF">
        <w:t>있고</w:t>
      </w:r>
      <w:r w:rsidR="00D019BE" w:rsidRPr="001000FF">
        <w:t xml:space="preserve">, </w:t>
      </w:r>
      <w:r w:rsidR="00D019BE" w:rsidRPr="001000FF">
        <w:t>위</w:t>
      </w:r>
      <w:r w:rsidR="00D019BE" w:rsidRPr="001000FF">
        <w:t xml:space="preserve"> </w:t>
      </w:r>
      <w:r w:rsidR="00D019BE" w:rsidRPr="001000FF">
        <w:t>기간</w:t>
      </w:r>
      <w:r w:rsidR="00D019BE" w:rsidRPr="001000FF">
        <w:t xml:space="preserve"> </w:t>
      </w:r>
      <w:r w:rsidR="00D019BE" w:rsidRPr="001000FF">
        <w:t>내에</w:t>
      </w:r>
      <w:r w:rsidR="00D019BE" w:rsidRPr="001000FF">
        <w:t xml:space="preserve"> </w:t>
      </w:r>
      <w:r w:rsidR="00D019BE" w:rsidRPr="001000FF">
        <w:t>통지하지</w:t>
      </w:r>
      <w:r w:rsidR="00D019BE" w:rsidRPr="001000FF">
        <w:t xml:space="preserve"> </w:t>
      </w:r>
      <w:r w:rsidR="00D019BE" w:rsidRPr="001000FF">
        <w:t>않은</w:t>
      </w:r>
      <w:r w:rsidR="00D019BE" w:rsidRPr="001000FF">
        <w:t xml:space="preserve"> </w:t>
      </w:r>
      <w:r w:rsidR="00D019BE" w:rsidRPr="001000FF">
        <w:t>경우에는</w:t>
      </w:r>
      <w:r w:rsidR="00D019BE" w:rsidRPr="001000FF">
        <w:t xml:space="preserve"> </w:t>
      </w:r>
      <w:r w:rsidR="00D019BE" w:rsidRPr="001000FF">
        <w:t>이를</w:t>
      </w:r>
      <w:r w:rsidR="00D019BE" w:rsidRPr="001000FF">
        <w:t xml:space="preserve"> </w:t>
      </w:r>
      <w:r w:rsidR="00D019BE" w:rsidRPr="001000FF">
        <w:t>포기한</w:t>
      </w:r>
      <w:r w:rsidR="00D019BE" w:rsidRPr="001000FF">
        <w:t xml:space="preserve"> </w:t>
      </w:r>
      <w:r w:rsidR="00D019BE" w:rsidRPr="001000FF">
        <w:t>것으로</w:t>
      </w:r>
      <w:r w:rsidR="00D019BE" w:rsidRPr="001000FF">
        <w:t xml:space="preserve"> </w:t>
      </w:r>
      <w:r w:rsidR="00D019BE" w:rsidRPr="001000FF">
        <w:t>간주한다</w:t>
      </w:r>
      <w:r w:rsidR="00D019BE" w:rsidRPr="001000FF">
        <w:t xml:space="preserve">. </w:t>
      </w:r>
      <w:r w:rsidR="00301396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301396">
        <w:rPr>
          <w:rFonts w:hint="eastAsia"/>
        </w:rPr>
        <w:t>가</w:t>
      </w:r>
      <w:r w:rsidR="00F84C51" w:rsidRPr="001000FF">
        <w:t xml:space="preserve"> </w:t>
      </w:r>
      <w:r w:rsidR="00F84C51" w:rsidRPr="001000FF">
        <w:t>동반매각참여권을</w:t>
      </w:r>
      <w:r w:rsidR="00F84C51" w:rsidRPr="001000FF">
        <w:t xml:space="preserve"> </w:t>
      </w:r>
      <w:r w:rsidR="00F84C51" w:rsidRPr="001000FF">
        <w:t>행사하지</w:t>
      </w:r>
      <w:r w:rsidR="00F84C51" w:rsidRPr="001000FF">
        <w:t xml:space="preserve"> </w:t>
      </w:r>
      <w:r w:rsidR="00F84C51" w:rsidRPr="001000FF">
        <w:t>않거나</w:t>
      </w:r>
      <w:r w:rsidR="00F84C51" w:rsidRPr="001000FF">
        <w:t xml:space="preserve"> </w:t>
      </w:r>
      <w:r w:rsidR="00F84C51" w:rsidRPr="001000FF">
        <w:t>포기한</w:t>
      </w:r>
      <w:r w:rsidR="00F84C51" w:rsidRPr="001000FF">
        <w:t xml:space="preserve"> </w:t>
      </w:r>
      <w:r w:rsidR="00F84C51" w:rsidRPr="001000FF">
        <w:t>것으로</w:t>
      </w:r>
      <w:r w:rsidR="00F84C51" w:rsidRPr="001000FF">
        <w:t xml:space="preserve"> </w:t>
      </w:r>
      <w:r w:rsidR="00F84C51" w:rsidRPr="001000FF">
        <w:t>간주된</w:t>
      </w:r>
      <w:r w:rsidR="00F84C51" w:rsidRPr="001000FF">
        <w:t xml:space="preserve"> </w:t>
      </w:r>
      <w:r w:rsidR="00F84C51" w:rsidRPr="001000FF">
        <w:t>경우</w:t>
      </w:r>
      <w:r w:rsidR="00F84C51" w:rsidRPr="001000FF">
        <w:t xml:space="preserve">, </w:t>
      </w:r>
      <w:r w:rsidR="00F84C51">
        <w:rPr>
          <w:rFonts w:hint="eastAsia"/>
        </w:rPr>
        <w:t>최대주주</w:t>
      </w:r>
      <w:r w:rsidR="00F84C51">
        <w:t>는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여하한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제한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없이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양도대상주식을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매각할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수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있다</w:t>
      </w:r>
      <w:r w:rsidR="00F84C51">
        <w:rPr>
          <w:rFonts w:hint="eastAsia"/>
        </w:rPr>
        <w:t xml:space="preserve">. </w:t>
      </w:r>
    </w:p>
    <w:p w14:paraId="2FEC8E7C" w14:textId="12BB7B64" w:rsidR="003A42BB" w:rsidRDefault="00F92156" w:rsidP="001000FF">
      <w:pPr>
        <w:pStyle w:val="31"/>
      </w:pPr>
      <w:r>
        <w:rPr>
          <w:rFonts w:hint="eastAsia"/>
        </w:rPr>
        <w:t>동반매각</w:t>
      </w:r>
      <w:r w:rsidR="00185F53">
        <w:rPr>
          <w:rFonts w:hint="eastAsia"/>
        </w:rPr>
        <w:t>주주</w:t>
      </w:r>
      <w:r>
        <w:rPr>
          <w:rFonts w:hint="eastAsia"/>
        </w:rPr>
        <w:t>가</w:t>
      </w:r>
      <w:r w:rsidR="00AC6E25" w:rsidRPr="001000FF">
        <w:t xml:space="preserve"> </w:t>
      </w:r>
      <w:r w:rsidR="00A060E3" w:rsidRPr="001000FF">
        <w:t>동반매각</w:t>
      </w:r>
      <w:r w:rsidR="00AC6E25" w:rsidRPr="001000FF">
        <w:t>참여권</w:t>
      </w:r>
      <w:r w:rsidR="00A060E3" w:rsidRPr="001000FF">
        <w:t xml:space="preserve"> </w:t>
      </w:r>
      <w:r w:rsidR="00AC6E25" w:rsidRPr="001000FF">
        <w:t>행사통지에</w:t>
      </w:r>
      <w:r w:rsidR="00AC6E25" w:rsidRPr="001000FF">
        <w:t xml:space="preserve"> </w:t>
      </w:r>
      <w:r w:rsidR="00AC6E25" w:rsidRPr="001000FF">
        <w:t>의하여</w:t>
      </w:r>
      <w:r w:rsidR="00AC6E25" w:rsidRPr="001000FF">
        <w:t xml:space="preserve"> </w:t>
      </w:r>
      <w:r w:rsidR="00A060E3" w:rsidRPr="001000FF">
        <w:t>동반매각</w:t>
      </w:r>
      <w:r w:rsidR="00AC6E25" w:rsidRPr="001000FF">
        <w:t>참여권을</w:t>
      </w:r>
      <w:r w:rsidR="00AC6E25" w:rsidRPr="001000FF">
        <w:t xml:space="preserve"> </w:t>
      </w:r>
      <w:r w:rsidR="00AC6E25" w:rsidRPr="001000FF">
        <w:t>행사한</w:t>
      </w:r>
      <w:r w:rsidR="00AC6E25" w:rsidRPr="001000FF">
        <w:t xml:space="preserve"> </w:t>
      </w:r>
      <w:r w:rsidR="00AC6E25" w:rsidRPr="001000FF">
        <w:t>경우</w:t>
      </w:r>
      <w:r w:rsidR="00AC6E25" w:rsidRPr="001000FF">
        <w:t xml:space="preserve">, </w:t>
      </w:r>
      <w:r w:rsidR="00BB030E">
        <w:rPr>
          <w:rFonts w:hint="eastAsia"/>
        </w:rPr>
        <w:t>최대주주</w:t>
      </w:r>
      <w:r w:rsidR="009A1742">
        <w:t>는</w:t>
      </w:r>
      <w:r w:rsidR="00AC6E25" w:rsidRPr="001000FF">
        <w:t xml:space="preserve"> </w:t>
      </w:r>
      <w:r w:rsidR="007F7EB2">
        <w:rPr>
          <w:rFonts w:hint="eastAsia"/>
        </w:rPr>
        <w:t>양도대상주식과</w:t>
      </w:r>
      <w:r w:rsidR="007F7EB2">
        <w:rPr>
          <w:rFonts w:hint="eastAsia"/>
        </w:rPr>
        <w:t xml:space="preserve"> </w:t>
      </w:r>
      <w:r w:rsidR="007F7EB2" w:rsidRPr="001000FF">
        <w:t>동반매각대상주식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전부를</w:t>
      </w:r>
      <w:r w:rsidR="007F7EB2" w:rsidRPr="001000FF">
        <w:t xml:space="preserve"> </w:t>
      </w:r>
      <w:r w:rsidR="007F7EB2">
        <w:rPr>
          <w:rFonts w:hint="eastAsia"/>
        </w:rPr>
        <w:t>동반매각참여권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청약통지에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기재된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조건으로</w:t>
      </w:r>
      <w:r w:rsidR="007F7EB2" w:rsidRPr="001000FF">
        <w:t xml:space="preserve"> </w:t>
      </w:r>
      <w:r w:rsidR="007F7EB2">
        <w:t>양수희망자</w:t>
      </w:r>
      <w:r w:rsidR="007F7EB2" w:rsidRPr="001000FF">
        <w:t>에게</w:t>
      </w:r>
      <w:r w:rsidR="007F7EB2" w:rsidRPr="001000FF">
        <w:t xml:space="preserve"> </w:t>
      </w:r>
      <w:r w:rsidR="007F7EB2" w:rsidRPr="001000FF">
        <w:t>매</w:t>
      </w:r>
      <w:r w:rsidR="004F14A1">
        <w:rPr>
          <w:rFonts w:hint="eastAsia"/>
        </w:rPr>
        <w:t>각되도록</w:t>
      </w:r>
      <w:r w:rsidR="004F14A1">
        <w:rPr>
          <w:rFonts w:hint="eastAsia"/>
        </w:rPr>
        <w:t xml:space="preserve"> </w:t>
      </w:r>
      <w:r w:rsidR="004F14A1">
        <w:rPr>
          <w:rFonts w:hint="eastAsia"/>
        </w:rPr>
        <w:t>노력하여야</w:t>
      </w:r>
      <w:r w:rsidR="004F14A1">
        <w:rPr>
          <w:rFonts w:hint="eastAsia"/>
        </w:rPr>
        <w:t xml:space="preserve"> </w:t>
      </w:r>
      <w:r w:rsidR="004F14A1">
        <w:rPr>
          <w:rFonts w:hint="eastAsia"/>
        </w:rPr>
        <w:t>하</w:t>
      </w:r>
      <w:r w:rsidR="007F7EB2" w:rsidRPr="001000FF">
        <w:t>며</w:t>
      </w:r>
      <w:r w:rsidR="007F7EB2" w:rsidRPr="00BF2CDF">
        <w:t xml:space="preserve">, </w:t>
      </w:r>
      <w:r w:rsidR="007F7EB2" w:rsidRPr="00BF2CDF">
        <w:rPr>
          <w:rFonts w:hint="eastAsia"/>
        </w:rPr>
        <w:t>양수희망자가</w:t>
      </w:r>
      <w:r w:rsidR="007F7EB2" w:rsidRPr="00BF2CDF">
        <w:t xml:space="preserve"> </w:t>
      </w:r>
      <w:r w:rsidR="007F7EB2" w:rsidRPr="00BF2CDF">
        <w:rPr>
          <w:rFonts w:hint="eastAsia"/>
        </w:rPr>
        <w:t>매수하고자</w:t>
      </w:r>
      <w:r w:rsidR="007F7EB2" w:rsidRPr="00BF2CDF">
        <w:t xml:space="preserve"> </w:t>
      </w:r>
      <w:r w:rsidR="007F7EB2" w:rsidRPr="00BF2CDF">
        <w:rPr>
          <w:rFonts w:hint="eastAsia"/>
        </w:rPr>
        <w:t>하는</w:t>
      </w:r>
      <w:r w:rsidR="007F7EB2" w:rsidRPr="00BF2CDF">
        <w:t xml:space="preserve"> </w:t>
      </w:r>
      <w:r w:rsidR="007F7EB2" w:rsidRPr="00BF2CDF">
        <w:rPr>
          <w:rFonts w:hint="eastAsia"/>
        </w:rPr>
        <w:t>주식</w:t>
      </w:r>
      <w:r w:rsidR="007F7EB2" w:rsidRPr="00BF2CDF">
        <w:t>(</w:t>
      </w:r>
      <w:r w:rsidR="007F7EB2" w:rsidRPr="00BF2CDF">
        <w:rPr>
          <w:rFonts w:hint="eastAsia"/>
        </w:rPr>
        <w:t>이하</w:t>
      </w:r>
      <w:r w:rsidR="007F7EB2" w:rsidRPr="00BF2CDF">
        <w:t xml:space="preserve"> “</w:t>
      </w:r>
      <w:r w:rsidR="007F7EB2" w:rsidRPr="00BF2CDF">
        <w:rPr>
          <w:rFonts w:hint="eastAsia"/>
          <w:u w:val="single"/>
        </w:rPr>
        <w:t>양수희망주식</w:t>
      </w:r>
      <w:r w:rsidR="007F7EB2" w:rsidRPr="00BF2CDF">
        <w:t>”)</w:t>
      </w:r>
      <w:r w:rsidR="007F7EB2" w:rsidRPr="00BF2CDF">
        <w:rPr>
          <w:rFonts w:hint="eastAsia"/>
        </w:rPr>
        <w:t>의</w:t>
      </w:r>
      <w:r w:rsidR="007F7EB2" w:rsidRPr="00BF2CDF">
        <w:t xml:space="preserve"> </w:t>
      </w:r>
      <w:r w:rsidR="007F7EB2" w:rsidRPr="00BF2CDF">
        <w:rPr>
          <w:rFonts w:hint="eastAsia"/>
        </w:rPr>
        <w:t>수량이</w:t>
      </w:r>
      <w:r w:rsidR="007F7EB2" w:rsidRPr="00BF2CDF">
        <w:t xml:space="preserve"> </w:t>
      </w:r>
      <w:r w:rsidR="007F7EB2" w:rsidRPr="00BF2CDF">
        <w:rPr>
          <w:rFonts w:hint="eastAsia"/>
        </w:rPr>
        <w:t>양도대상주식의</w:t>
      </w:r>
      <w:r w:rsidR="007F7EB2" w:rsidRPr="00BF2CDF">
        <w:t xml:space="preserve"> </w:t>
      </w:r>
      <w:r w:rsidR="007F7EB2" w:rsidRPr="00BF2CDF">
        <w:rPr>
          <w:rFonts w:hint="eastAsia"/>
        </w:rPr>
        <w:t>수량</w:t>
      </w:r>
      <w:r w:rsidR="007F7EB2" w:rsidRPr="00BF2CDF">
        <w:t xml:space="preserve"> </w:t>
      </w:r>
      <w:r w:rsidR="007F7EB2" w:rsidRPr="00BF2CDF">
        <w:rPr>
          <w:rFonts w:hint="eastAsia"/>
        </w:rPr>
        <w:t>및</w:t>
      </w:r>
      <w:r w:rsidR="007F7EB2" w:rsidRPr="00BF2CDF">
        <w:t xml:space="preserve"> </w:t>
      </w:r>
      <w:r w:rsidR="007F7EB2" w:rsidRPr="00BF2CDF">
        <w:rPr>
          <w:rFonts w:hint="eastAsia"/>
        </w:rPr>
        <w:t>동반매</w:t>
      </w:r>
      <w:r w:rsidR="00C62BCD" w:rsidRPr="00BF2CDF">
        <w:rPr>
          <w:rFonts w:hint="eastAsia"/>
        </w:rPr>
        <w:t>각</w:t>
      </w:r>
      <w:r w:rsidR="007F7EB2" w:rsidRPr="00BF2CDF">
        <w:rPr>
          <w:rFonts w:hint="eastAsia"/>
        </w:rPr>
        <w:t>대상주식의</w:t>
      </w:r>
      <w:r w:rsidR="007F7EB2" w:rsidRPr="00BF2CDF">
        <w:t xml:space="preserve"> </w:t>
      </w:r>
      <w:r w:rsidR="007F7EB2" w:rsidRPr="00BF2CDF">
        <w:rPr>
          <w:rFonts w:hint="eastAsia"/>
        </w:rPr>
        <w:t>수량</w:t>
      </w:r>
      <w:r w:rsidR="007F7EB2" w:rsidRPr="00BF2CDF">
        <w:t xml:space="preserve"> </w:t>
      </w:r>
      <w:r w:rsidR="007F7EB2" w:rsidRPr="00BF2CDF">
        <w:rPr>
          <w:rFonts w:hint="eastAsia"/>
        </w:rPr>
        <w:t>합계보다</w:t>
      </w:r>
      <w:r w:rsidR="007F7EB2" w:rsidRPr="00BF2CDF">
        <w:t xml:space="preserve"> </w:t>
      </w:r>
      <w:r w:rsidR="007F7EB2" w:rsidRPr="00BF2CDF">
        <w:rPr>
          <w:rFonts w:hint="eastAsia"/>
        </w:rPr>
        <w:t>적은</w:t>
      </w:r>
      <w:r w:rsidR="007F7EB2" w:rsidRPr="00BF2CDF">
        <w:t xml:space="preserve"> </w:t>
      </w:r>
      <w:r w:rsidR="007F7EB2" w:rsidRPr="00BF2CDF">
        <w:rPr>
          <w:rFonts w:hint="eastAsia"/>
        </w:rPr>
        <w:t>경우</w:t>
      </w:r>
      <w:r w:rsidR="007F7EB2" w:rsidRPr="00BF2CDF">
        <w:t xml:space="preserve">, </w:t>
      </w:r>
      <w:r w:rsidR="00386304">
        <w:rPr>
          <w:rFonts w:hint="eastAsia"/>
        </w:rPr>
        <w:lastRenderedPageBreak/>
        <w:t>양도대상주식을</w:t>
      </w:r>
      <w:r w:rsidR="00386304">
        <w:rPr>
          <w:rFonts w:hint="eastAsia"/>
        </w:rPr>
        <w:t xml:space="preserve"> </w:t>
      </w:r>
      <w:r w:rsidR="00386304">
        <w:rPr>
          <w:rFonts w:hint="eastAsia"/>
        </w:rPr>
        <w:t>우선적으로</w:t>
      </w:r>
      <w:r w:rsidR="00386304">
        <w:rPr>
          <w:rFonts w:hint="eastAsia"/>
        </w:rPr>
        <w:t xml:space="preserve"> </w:t>
      </w:r>
      <w:r w:rsidR="00386304">
        <w:rPr>
          <w:rFonts w:hint="eastAsia"/>
        </w:rPr>
        <w:t>매각하고</w:t>
      </w:r>
      <w:r w:rsidR="00386304">
        <w:rPr>
          <w:rFonts w:hint="eastAsia"/>
        </w:rPr>
        <w:t xml:space="preserve">, </w:t>
      </w:r>
      <w:r w:rsidR="00386304">
        <w:rPr>
          <w:rFonts w:hint="eastAsia"/>
        </w:rPr>
        <w:t>양수희망주식과</w:t>
      </w:r>
      <w:r w:rsidR="00386304">
        <w:rPr>
          <w:rFonts w:hint="eastAsia"/>
        </w:rPr>
        <w:t xml:space="preserve"> </w:t>
      </w:r>
      <w:r w:rsidR="00386304">
        <w:rPr>
          <w:rFonts w:hint="eastAsia"/>
        </w:rPr>
        <w:t>양도대상주식의</w:t>
      </w:r>
      <w:r w:rsidR="00386304">
        <w:rPr>
          <w:rFonts w:hint="eastAsia"/>
        </w:rPr>
        <w:t xml:space="preserve"> </w:t>
      </w:r>
      <w:r w:rsidR="00386304">
        <w:rPr>
          <w:rFonts w:hint="eastAsia"/>
        </w:rPr>
        <w:t>차이만큼을</w:t>
      </w:r>
      <w:r w:rsidR="00386304">
        <w:rPr>
          <w:rFonts w:hint="eastAsia"/>
        </w:rPr>
        <w:t xml:space="preserve"> </w:t>
      </w:r>
      <w:r w:rsidR="00386304">
        <w:rPr>
          <w:rFonts w:hint="eastAsia"/>
        </w:rPr>
        <w:t>동반매각대상주식에서</w:t>
      </w:r>
      <w:r w:rsidR="00386304">
        <w:rPr>
          <w:rFonts w:hint="eastAsia"/>
        </w:rPr>
        <w:t xml:space="preserve"> </w:t>
      </w:r>
      <w:r w:rsidR="00386304">
        <w:rPr>
          <w:rFonts w:hint="eastAsia"/>
        </w:rPr>
        <w:t>매각한다</w:t>
      </w:r>
      <w:r w:rsidR="00B3508E">
        <w:rPr>
          <w:rFonts w:hint="eastAsia"/>
        </w:rPr>
        <w:t>.</w:t>
      </w:r>
      <w:r w:rsidR="000135DB">
        <w:rPr>
          <w:rFonts w:hint="eastAsia"/>
        </w:rPr>
        <w:t xml:space="preserve"> </w:t>
      </w:r>
    </w:p>
    <w:p w14:paraId="17B12222" w14:textId="4503AB35" w:rsidR="00094E20" w:rsidRDefault="00094E20" w:rsidP="00FF4A98">
      <w:pPr>
        <w:pStyle w:val="31"/>
      </w:pPr>
      <w:r w:rsidRPr="0075613A">
        <w:t>본</w:t>
      </w:r>
      <w:r w:rsidRPr="0075613A">
        <w:t xml:space="preserve"> </w:t>
      </w:r>
      <w:r w:rsidRPr="0090030C">
        <w:rPr>
          <w:rFonts w:hint="eastAsia"/>
        </w:rPr>
        <w:t>조</w:t>
      </w:r>
      <w:r w:rsidRPr="0090030C">
        <w:t>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동반매</w:t>
      </w:r>
      <w:r>
        <w:rPr>
          <w:rFonts w:hint="eastAsia"/>
        </w:rPr>
        <w:t>각이</w:t>
      </w:r>
      <w:r w:rsidRPr="0075613A">
        <w:t xml:space="preserve"> </w:t>
      </w:r>
      <w:r w:rsidRPr="0075613A">
        <w:t>이루어지는</w:t>
      </w:r>
      <w:r w:rsidRPr="0075613A">
        <w:t xml:space="preserve"> </w:t>
      </w:r>
      <w:r w:rsidRPr="0075613A">
        <w:t>경우</w:t>
      </w:r>
      <w:r w:rsidR="002C5827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4.</w:t>
      </w:r>
      <w:r w:rsidR="00477CFE">
        <w:rPr>
          <w:rFonts w:hint="eastAsia"/>
        </w:rPr>
        <w:t>4</w:t>
      </w:r>
      <w:r>
        <w:rPr>
          <w:rFonts w:hint="eastAsia"/>
        </w:rPr>
        <w:t>조</w:t>
      </w:r>
      <w:r w:rsidR="00477CFE">
        <w:rPr>
          <w:rFonts w:hint="eastAsia"/>
        </w:rPr>
        <w:t>에</w:t>
      </w:r>
      <w:r w:rsidR="00910D51">
        <w:rPr>
          <w:rFonts w:hint="eastAsia"/>
        </w:rPr>
        <w:t>서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정한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바에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따라</w:t>
      </w:r>
      <w:r w:rsidR="00910D51">
        <w:rPr>
          <w:rFonts w:hint="eastAsia"/>
        </w:rPr>
        <w:t xml:space="preserve"> </w:t>
      </w:r>
      <w:r w:rsidR="00D176B6">
        <w:rPr>
          <w:rFonts w:hint="eastAsia"/>
        </w:rPr>
        <w:t>해당</w:t>
      </w:r>
      <w:r w:rsidR="00D176B6">
        <w:rPr>
          <w:rFonts w:hint="eastAsia"/>
        </w:rPr>
        <w:t xml:space="preserve"> </w:t>
      </w:r>
      <w:r w:rsidR="00910D51">
        <w:rPr>
          <w:rFonts w:hint="eastAsia"/>
        </w:rPr>
        <w:t>매매대금을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정산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및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배분한다</w:t>
      </w:r>
      <w:r>
        <w:rPr>
          <w:rFonts w:hint="eastAsia"/>
        </w:rPr>
        <w:t>.</w:t>
      </w:r>
      <w:r w:rsidR="00010892">
        <w:rPr>
          <w:rFonts w:hint="eastAsia"/>
        </w:rPr>
        <w:t xml:space="preserve"> </w:t>
      </w:r>
    </w:p>
    <w:p w14:paraId="55C83C8E" w14:textId="32424F56" w:rsidR="00115D56" w:rsidRDefault="00AB55E6" w:rsidP="00FF4A98">
      <w:pPr>
        <w:pStyle w:val="31"/>
      </w:pPr>
      <w:r w:rsidRPr="0075613A">
        <w:t>본</w:t>
      </w:r>
      <w:r w:rsidRPr="0075613A">
        <w:t xml:space="preserve"> </w:t>
      </w:r>
      <w:r w:rsidRPr="0090030C">
        <w:rPr>
          <w:rFonts w:hint="eastAsia"/>
        </w:rPr>
        <w:t>조</w:t>
      </w:r>
      <w:r w:rsidRPr="0090030C">
        <w:t>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동반매</w:t>
      </w:r>
      <w:r>
        <w:rPr>
          <w:rFonts w:hint="eastAsia"/>
        </w:rPr>
        <w:t>각이</w:t>
      </w:r>
      <w:r w:rsidRPr="0075613A">
        <w:t xml:space="preserve"> </w:t>
      </w:r>
      <w:r w:rsidRPr="0075613A">
        <w:t>이루어지는</w:t>
      </w:r>
      <w:r w:rsidRPr="0075613A">
        <w:t xml:space="preserve"> </w:t>
      </w:r>
      <w:r w:rsidRPr="0075613A">
        <w:t>경우</w:t>
      </w:r>
      <w:r w:rsidRPr="0075613A">
        <w:t xml:space="preserve">, </w:t>
      </w:r>
      <w:r w:rsidR="001358B4">
        <w:rPr>
          <w:rFonts w:hint="eastAsia"/>
        </w:rPr>
        <w:t>각</w:t>
      </w:r>
      <w:r w:rsidR="001358B4">
        <w:rPr>
          <w:rFonts w:hint="eastAsia"/>
        </w:rPr>
        <w:t xml:space="preserve"> </w:t>
      </w:r>
      <w:r w:rsidR="001358B4">
        <w:rPr>
          <w:rFonts w:hint="eastAsia"/>
        </w:rPr>
        <w:t>동반매각</w:t>
      </w:r>
      <w:r w:rsidR="00185F53"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BB030E">
        <w:rPr>
          <w:rFonts w:hint="eastAsia"/>
        </w:rPr>
        <w:t>최대주주</w:t>
      </w:r>
      <w:r w:rsidR="009A1742">
        <w:t>는</w:t>
      </w:r>
      <w:r w:rsidRPr="0075613A">
        <w:t xml:space="preserve"> </w:t>
      </w:r>
      <w:r w:rsidRPr="0075613A">
        <w:t>상호</w:t>
      </w:r>
      <w:r w:rsidRPr="0075613A">
        <w:t xml:space="preserve"> </w:t>
      </w:r>
      <w:r w:rsidRPr="0075613A">
        <w:t>연대하지</w:t>
      </w:r>
      <w:r w:rsidRPr="0075613A">
        <w:t xml:space="preserve"> </w:t>
      </w:r>
      <w:r w:rsidRPr="0075613A">
        <w:t>않고</w:t>
      </w:r>
      <w:r w:rsidRPr="0075613A">
        <w:t xml:space="preserve"> </w:t>
      </w:r>
      <w:r w:rsidRPr="0075613A">
        <w:rPr>
          <w:rFonts w:hint="eastAsia"/>
        </w:rPr>
        <w:t>각</w:t>
      </w:r>
      <w:r w:rsidRPr="0075613A">
        <w:rPr>
          <w:rFonts w:hint="eastAsia"/>
        </w:rPr>
        <w:t xml:space="preserve"> </w:t>
      </w:r>
      <w:r w:rsidRPr="0075613A">
        <w:rPr>
          <w:rFonts w:hint="eastAsia"/>
        </w:rPr>
        <w:t>매각</w:t>
      </w:r>
      <w:r>
        <w:rPr>
          <w:rFonts w:hint="eastAsia"/>
        </w:rPr>
        <w:t xml:space="preserve"> </w:t>
      </w:r>
      <w:r w:rsidRPr="0075613A">
        <w:rPr>
          <w:rFonts w:hint="eastAsia"/>
        </w:rPr>
        <w:t>주식수의</w:t>
      </w:r>
      <w:r w:rsidRPr="0075613A">
        <w:rPr>
          <w:rFonts w:hint="eastAsia"/>
        </w:rPr>
        <w:t xml:space="preserve"> </w:t>
      </w:r>
      <w:r w:rsidRPr="0075613A">
        <w:rPr>
          <w:rFonts w:hint="eastAsia"/>
        </w:rPr>
        <w:t>상대적</w:t>
      </w:r>
      <w:r w:rsidRPr="0075613A">
        <w:rPr>
          <w:rFonts w:hint="eastAsia"/>
        </w:rPr>
        <w:t xml:space="preserve"> </w:t>
      </w:r>
      <w:r w:rsidRPr="0075613A">
        <w:t>비율에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개별적으로</w:t>
      </w:r>
      <w:r w:rsidRPr="0075613A">
        <w:t xml:space="preserve"> </w:t>
      </w:r>
      <w:r w:rsidRPr="0075613A">
        <w:t>동일한</w:t>
      </w:r>
      <w:r w:rsidRPr="0075613A">
        <w:t xml:space="preserve"> </w:t>
      </w:r>
      <w:r w:rsidRPr="0075613A">
        <w:t>내용의</w:t>
      </w:r>
      <w:r w:rsidRPr="0075613A">
        <w:t xml:space="preserve"> </w:t>
      </w:r>
      <w:r w:rsidRPr="0075613A">
        <w:t>진술보장</w:t>
      </w:r>
      <w:r w:rsidRPr="0075613A">
        <w:t>(</w:t>
      </w:r>
      <w:r w:rsidR="00BD7B87">
        <w:rPr>
          <w:rFonts w:hint="eastAsia"/>
        </w:rPr>
        <w:t>대상</w:t>
      </w:r>
      <w:r w:rsidRPr="0075613A">
        <w:t>회사에</w:t>
      </w:r>
      <w:r w:rsidRPr="0075613A">
        <w:t xml:space="preserve"> </w:t>
      </w:r>
      <w:r w:rsidRPr="0075613A">
        <w:t>대한</w:t>
      </w:r>
      <w:r w:rsidRPr="0075613A">
        <w:t xml:space="preserve"> </w:t>
      </w:r>
      <w:r w:rsidRPr="0075613A">
        <w:t>진술보장을</w:t>
      </w:r>
      <w:r w:rsidRPr="0075613A">
        <w:t xml:space="preserve"> </w:t>
      </w:r>
      <w:r w:rsidRPr="0075613A">
        <w:t>포함</w:t>
      </w:r>
      <w:r w:rsidRPr="0075613A">
        <w:t xml:space="preserve">) </w:t>
      </w:r>
      <w:r w:rsidRPr="0075613A">
        <w:t>및</w:t>
      </w:r>
      <w:r w:rsidRPr="0075613A">
        <w:t xml:space="preserve"> </w:t>
      </w:r>
      <w:r w:rsidR="005E0B5A">
        <w:rPr>
          <w:rFonts w:hint="eastAsia"/>
        </w:rPr>
        <w:t>손해배상</w:t>
      </w:r>
      <w:r w:rsidRPr="0075613A">
        <w:t>을</w:t>
      </w:r>
      <w:r w:rsidRPr="0075613A">
        <w:t xml:space="preserve"> </w:t>
      </w:r>
      <w:r w:rsidRPr="0075613A">
        <w:t>제공</w:t>
      </w:r>
      <w:r w:rsidR="00C961AB">
        <w:rPr>
          <w:rFonts w:hint="eastAsia"/>
        </w:rPr>
        <w:t>하기로</w:t>
      </w:r>
      <w:r w:rsidR="00C961AB">
        <w:rPr>
          <w:rFonts w:hint="eastAsia"/>
        </w:rPr>
        <w:t xml:space="preserve"> </w:t>
      </w:r>
      <w:r w:rsidR="005B5659">
        <w:rPr>
          <w:rFonts w:hint="eastAsia"/>
        </w:rPr>
        <w:t>한다</w:t>
      </w:r>
      <w:r w:rsidR="00C961AB">
        <w:rPr>
          <w:rFonts w:hint="eastAsia"/>
        </w:rPr>
        <w:t>.</w:t>
      </w:r>
    </w:p>
    <w:p w14:paraId="1CC63C0C" w14:textId="32648401" w:rsidR="00381175" w:rsidRDefault="00BB030E" w:rsidP="0091318D">
      <w:pPr>
        <w:pStyle w:val="20"/>
      </w:pPr>
      <w:r>
        <w:rPr>
          <w:rFonts w:hint="eastAsia"/>
        </w:rPr>
        <w:t>최대주주</w:t>
      </w:r>
      <w:r w:rsidR="00381175">
        <w:rPr>
          <w:rFonts w:hint="eastAsia"/>
        </w:rPr>
        <w:t>의</w:t>
      </w:r>
      <w:r w:rsidR="00381175">
        <w:rPr>
          <w:rFonts w:hint="eastAsia"/>
        </w:rPr>
        <w:t xml:space="preserve"> </w:t>
      </w:r>
      <w:r w:rsidR="00381175" w:rsidRPr="00BF2CDF">
        <w:rPr>
          <w:rFonts w:hint="eastAsia"/>
        </w:rPr>
        <w:t>동반매각요구권</w:t>
      </w:r>
      <w:r w:rsidR="00381175" w:rsidRPr="00BF2CDF">
        <w:t>(Drag-Along Right).</w:t>
      </w:r>
      <w:r w:rsidR="00574AB0" w:rsidRPr="00574AB0">
        <w:rPr>
          <w:rFonts w:hint="eastAsia"/>
        </w:rPr>
        <w:t xml:space="preserve"> </w:t>
      </w:r>
    </w:p>
    <w:p w14:paraId="7BFA5439" w14:textId="04A304BD" w:rsidR="00381175" w:rsidRPr="001000FF" w:rsidRDefault="00BB030E" w:rsidP="00381175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E1356D">
        <w:rPr>
          <w:rFonts w:hint="eastAsia"/>
        </w:rPr>
        <w:t xml:space="preserve"> </w:t>
      </w:r>
      <w:r w:rsidR="00E1356D">
        <w:rPr>
          <w:rFonts w:hint="eastAsia"/>
        </w:rPr>
        <w:t>양도대상주식을</w:t>
      </w:r>
      <w:r w:rsidR="00E1356D">
        <w:rPr>
          <w:rFonts w:hint="eastAsia"/>
        </w:rPr>
        <w:t xml:space="preserve"> </w:t>
      </w:r>
      <w:r w:rsidR="00C3754F">
        <w:rPr>
          <w:rFonts w:hint="eastAsia"/>
        </w:rPr>
        <w:t>양수희망자</w:t>
      </w:r>
      <w:r w:rsidR="00E1356D">
        <w:rPr>
          <w:rFonts w:hint="eastAsia"/>
        </w:rPr>
        <w:t>에게</w:t>
      </w:r>
      <w:r w:rsidR="00E1356D">
        <w:rPr>
          <w:rFonts w:hint="eastAsia"/>
        </w:rPr>
        <w:t xml:space="preserve"> </w:t>
      </w:r>
      <w:r w:rsidR="00DC1A07">
        <w:rPr>
          <w:rFonts w:hint="eastAsia"/>
        </w:rPr>
        <w:t>매각하여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경영권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지분거래를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진행하고자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하고</w:t>
      </w:r>
      <w:r w:rsidR="00DC1A07">
        <w:rPr>
          <w:rFonts w:hint="eastAsia"/>
        </w:rPr>
        <w:t>,</w:t>
      </w:r>
      <w:r w:rsidR="00E1356D">
        <w:rPr>
          <w:rFonts w:hint="eastAsia"/>
        </w:rPr>
        <w:t xml:space="preserve"> </w:t>
      </w:r>
      <w:r w:rsidR="00185F53">
        <w:rPr>
          <w:rFonts w:hint="eastAsia"/>
        </w:rPr>
        <w:t>동반매각주주가</w:t>
      </w:r>
      <w:r w:rsidR="00381175">
        <w:rPr>
          <w:rFonts w:hint="eastAsia"/>
        </w:rPr>
        <w:t xml:space="preserve"> </w:t>
      </w:r>
      <w:r w:rsidR="00381175" w:rsidRPr="0090030C">
        <w:rPr>
          <w:rFonts w:hint="eastAsia"/>
        </w:rPr>
        <w:t>제</w:t>
      </w:r>
      <w:r w:rsidR="0090030C" w:rsidRPr="0090030C">
        <w:rPr>
          <w:rFonts w:hint="eastAsia"/>
        </w:rPr>
        <w:t>4</w:t>
      </w:r>
      <w:r w:rsidR="00381175" w:rsidRPr="0090030C">
        <w:rPr>
          <w:rFonts w:hint="eastAsia"/>
        </w:rPr>
        <w:t>.</w:t>
      </w:r>
      <w:r w:rsidR="003428DA" w:rsidRPr="0090030C">
        <w:rPr>
          <w:rFonts w:hint="eastAsia"/>
        </w:rPr>
        <w:t>2</w:t>
      </w:r>
      <w:r w:rsidR="00381175" w:rsidRPr="0090030C">
        <w:rPr>
          <w:rFonts w:hint="eastAsia"/>
        </w:rPr>
        <w:t>조</w:t>
      </w:r>
      <w:r w:rsidR="00381175">
        <w:rPr>
          <w:rFonts w:hint="eastAsia"/>
        </w:rPr>
        <w:t>에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따른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동반매각참여권을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행사하지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않은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경우</w:t>
      </w:r>
      <w:r w:rsidR="00381175">
        <w:rPr>
          <w:rFonts w:hint="eastAsia"/>
        </w:rPr>
        <w:t xml:space="preserve">, </w:t>
      </w:r>
      <w:r>
        <w:rPr>
          <w:rFonts w:hint="eastAsia"/>
        </w:rPr>
        <w:t>최대주주</w:t>
      </w:r>
      <w:r w:rsidR="009A1742">
        <w:t>는</w:t>
      </w:r>
      <w:r w:rsidR="00381175">
        <w:rPr>
          <w:rFonts w:hint="eastAsia"/>
        </w:rPr>
        <w:t xml:space="preserve"> </w:t>
      </w:r>
      <w:r w:rsidR="00EE27EA">
        <w:rPr>
          <w:rFonts w:hint="eastAsia"/>
        </w:rPr>
        <w:t>해당</w:t>
      </w:r>
      <w:r w:rsidR="00EE27EA">
        <w:rPr>
          <w:rFonts w:hint="eastAsia"/>
        </w:rPr>
        <w:t xml:space="preserve"> </w:t>
      </w:r>
      <w:r w:rsidR="00EE27EA">
        <w:rPr>
          <w:rFonts w:hint="eastAsia"/>
        </w:rPr>
        <w:t>동반매각주주</w:t>
      </w:r>
      <w:r w:rsidR="00381175" w:rsidRPr="001000FF">
        <w:t>에</w:t>
      </w:r>
      <w:r w:rsidR="00381175" w:rsidRPr="001000FF">
        <w:t xml:space="preserve"> </w:t>
      </w:r>
      <w:r w:rsidR="00381175" w:rsidRPr="001000FF">
        <w:t>대하여</w:t>
      </w:r>
      <w:r w:rsidR="00381175" w:rsidRPr="001000FF">
        <w:t xml:space="preserve"> </w:t>
      </w:r>
      <w:r w:rsidR="00F45C76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F45C76">
        <w:rPr>
          <w:rFonts w:hint="eastAsia"/>
        </w:rPr>
        <w:t>가</w:t>
      </w:r>
      <w:r w:rsidR="00381175" w:rsidRPr="001000FF">
        <w:t xml:space="preserve"> </w:t>
      </w:r>
      <w:r w:rsidR="00656B74">
        <w:rPr>
          <w:rFonts w:hint="eastAsia"/>
        </w:rPr>
        <w:t>거래종결일</w:t>
      </w:r>
      <w:r w:rsidR="00656B74">
        <w:rPr>
          <w:rFonts w:hint="eastAsia"/>
        </w:rPr>
        <w:t xml:space="preserve"> </w:t>
      </w:r>
      <w:r w:rsidR="00656B74">
        <w:rPr>
          <w:rFonts w:hint="eastAsia"/>
        </w:rPr>
        <w:t>현재</w:t>
      </w:r>
      <w:r w:rsidR="00656B74">
        <w:rPr>
          <w:rFonts w:hint="eastAsia"/>
        </w:rPr>
        <w:t xml:space="preserve"> </w:t>
      </w:r>
      <w:r w:rsidR="00381175">
        <w:rPr>
          <w:rFonts w:hint="eastAsia"/>
        </w:rPr>
        <w:t>소</w:t>
      </w:r>
      <w:r w:rsidR="00381175" w:rsidRPr="001000FF">
        <w:t>유하고</w:t>
      </w:r>
      <w:r w:rsidR="00381175" w:rsidRPr="001000FF">
        <w:t xml:space="preserve"> </w:t>
      </w:r>
      <w:r w:rsidR="00381175" w:rsidRPr="001000FF">
        <w:t>있는</w:t>
      </w:r>
      <w:r w:rsidR="00381175" w:rsidRPr="001000FF">
        <w:t xml:space="preserve"> </w:t>
      </w:r>
      <w:r w:rsidR="00381175" w:rsidRPr="001000FF">
        <w:t>대상회사</w:t>
      </w:r>
      <w:r w:rsidR="00381175" w:rsidRPr="001000FF">
        <w:t xml:space="preserve"> </w:t>
      </w:r>
      <w:r w:rsidR="00381175" w:rsidRPr="001000FF">
        <w:t>주식</w:t>
      </w:r>
      <w:r w:rsidR="00381175" w:rsidRPr="001000FF">
        <w:t xml:space="preserve"> </w:t>
      </w:r>
      <w:r w:rsidR="00DA70A0" w:rsidRPr="00DA0C62">
        <w:t>993,</w:t>
      </w:r>
      <w:r w:rsidR="001B2E2D">
        <w:rPr>
          <w:rFonts w:hint="eastAsia"/>
        </w:rPr>
        <w:t>13</w:t>
      </w:r>
      <w:r w:rsidR="00DA70A0" w:rsidRPr="00DA0C62">
        <w:t>1</w:t>
      </w:r>
      <w:r w:rsidR="00656B74">
        <w:rPr>
          <w:rFonts w:hint="eastAsia"/>
        </w:rPr>
        <w:t>주</w:t>
      </w:r>
      <w:r w:rsidR="00DA70A0">
        <w:rPr>
          <w:rFonts w:hint="eastAsia"/>
        </w:rPr>
        <w:t>(</w:t>
      </w:r>
      <w:r w:rsidR="00DA70A0">
        <w:rPr>
          <w:rFonts w:hint="eastAsia"/>
        </w:rPr>
        <w:t>기존주주</w:t>
      </w:r>
      <w:r w:rsidR="00DA70A0">
        <w:rPr>
          <w:rFonts w:hint="eastAsia"/>
        </w:rPr>
        <w:t>1</w:t>
      </w:r>
      <w:r w:rsidR="00DA70A0">
        <w:rPr>
          <w:rFonts w:hint="eastAsia"/>
        </w:rPr>
        <w:t>은</w:t>
      </w:r>
      <w:r w:rsidR="00DA70A0">
        <w:rPr>
          <w:rFonts w:hint="eastAsia"/>
        </w:rPr>
        <w:t xml:space="preserve"> 81</w:t>
      </w:r>
      <w:r w:rsidR="001B2E2D">
        <w:rPr>
          <w:rFonts w:hint="eastAsia"/>
        </w:rPr>
        <w:t>4</w:t>
      </w:r>
      <w:r w:rsidR="00DA70A0">
        <w:rPr>
          <w:rFonts w:hint="eastAsia"/>
        </w:rPr>
        <w:t>,</w:t>
      </w:r>
      <w:r w:rsidR="001B2E2D">
        <w:rPr>
          <w:rFonts w:hint="eastAsia"/>
        </w:rPr>
        <w:t>02</w:t>
      </w:r>
      <w:r w:rsidR="00DA70A0">
        <w:rPr>
          <w:rFonts w:hint="eastAsia"/>
        </w:rPr>
        <w:t>5</w:t>
      </w:r>
      <w:r w:rsidR="00DA70A0">
        <w:rPr>
          <w:rFonts w:hint="eastAsia"/>
        </w:rPr>
        <w:t>주</w:t>
      </w:r>
      <w:r w:rsidR="00DA70A0">
        <w:rPr>
          <w:rFonts w:hint="eastAsia"/>
        </w:rPr>
        <w:t xml:space="preserve">, </w:t>
      </w:r>
      <w:r w:rsidR="00DA70A0">
        <w:rPr>
          <w:rFonts w:hint="eastAsia"/>
        </w:rPr>
        <w:t>기존주주</w:t>
      </w:r>
      <w:r w:rsidR="00DA70A0">
        <w:rPr>
          <w:rFonts w:hint="eastAsia"/>
        </w:rPr>
        <w:t>3</w:t>
      </w:r>
      <w:r w:rsidR="00DA70A0">
        <w:rPr>
          <w:rFonts w:hint="eastAsia"/>
        </w:rPr>
        <w:t>은</w:t>
      </w:r>
      <w:r w:rsidR="00DA70A0">
        <w:rPr>
          <w:rFonts w:hint="eastAsia"/>
        </w:rPr>
        <w:t xml:space="preserve"> 179,106</w:t>
      </w:r>
      <w:r w:rsidR="00DA70A0">
        <w:rPr>
          <w:rFonts w:hint="eastAsia"/>
        </w:rPr>
        <w:t>주</w:t>
      </w:r>
      <w:r w:rsidR="00DA70A0">
        <w:rPr>
          <w:rFonts w:hint="eastAsia"/>
        </w:rPr>
        <w:t>)</w:t>
      </w:r>
      <w:r w:rsidR="00656B74">
        <w:rPr>
          <w:rFonts w:hint="eastAsia"/>
        </w:rPr>
        <w:t>의</w:t>
      </w:r>
      <w:r w:rsidR="00656B74">
        <w:rPr>
          <w:rFonts w:hint="eastAsia"/>
        </w:rPr>
        <w:t xml:space="preserve"> </w:t>
      </w:r>
      <w:r w:rsidR="00F62922">
        <w:rPr>
          <w:rFonts w:hint="eastAsia"/>
        </w:rPr>
        <w:t>전부</w:t>
      </w:r>
      <w:r w:rsidR="00F62922">
        <w:rPr>
          <w:rFonts w:hint="eastAsia"/>
        </w:rPr>
        <w:t xml:space="preserve"> </w:t>
      </w:r>
      <w:r w:rsidR="00F62922">
        <w:rPr>
          <w:rFonts w:hint="eastAsia"/>
        </w:rPr>
        <w:t>또는</w:t>
      </w:r>
      <w:r w:rsidR="00F62922">
        <w:rPr>
          <w:rFonts w:hint="eastAsia"/>
        </w:rPr>
        <w:t xml:space="preserve"> </w:t>
      </w:r>
      <w:r w:rsidR="00F62922">
        <w:rPr>
          <w:rFonts w:hint="eastAsia"/>
        </w:rPr>
        <w:t>일부</w:t>
      </w:r>
      <w:r w:rsidR="00381175" w:rsidRPr="001000FF">
        <w:t>(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355889">
        <w:rPr>
          <w:color w:val="auto"/>
          <w:u w:val="single"/>
        </w:rPr>
        <w:t xml:space="preserve"> </w:t>
      </w:r>
      <w:r w:rsidR="00381175" w:rsidRPr="00355889">
        <w:rPr>
          <w:rFonts w:hint="eastAsia"/>
          <w:color w:val="auto"/>
          <w:u w:val="single"/>
        </w:rPr>
        <w:t>대상주식</w:t>
      </w:r>
      <w:r w:rsidR="00381175" w:rsidRPr="001000FF">
        <w:t>”)</w:t>
      </w:r>
      <w:r w:rsidR="00F62922">
        <w:rPr>
          <w:rFonts w:hint="eastAsia"/>
        </w:rPr>
        <w:t>를</w:t>
      </w:r>
      <w:r w:rsidR="00381175" w:rsidRPr="001000FF">
        <w:t xml:space="preserve"> </w:t>
      </w:r>
      <w:r w:rsidR="008F3A0E">
        <w:rPr>
          <w:rFonts w:hint="eastAsia"/>
        </w:rPr>
        <w:t>양</w:t>
      </w:r>
      <w:r w:rsidR="00381175" w:rsidRPr="001000FF">
        <w:t>수희망자에게</w:t>
      </w:r>
      <w:r w:rsidR="00381175" w:rsidRPr="001000FF">
        <w:t xml:space="preserve"> </w:t>
      </w:r>
      <w:r w:rsidR="00381175" w:rsidRPr="001000FF">
        <w:t>함께</w:t>
      </w:r>
      <w:r w:rsidR="00381175" w:rsidRPr="001000FF">
        <w:t xml:space="preserve"> </w:t>
      </w:r>
      <w:r w:rsidR="00381175" w:rsidRPr="001000FF">
        <w:t>매도할</w:t>
      </w:r>
      <w:r w:rsidR="00381175" w:rsidRPr="001000FF">
        <w:t xml:space="preserve"> </w:t>
      </w:r>
      <w:r w:rsidR="00381175" w:rsidRPr="001000FF">
        <w:t>것을</w:t>
      </w:r>
      <w:r w:rsidR="00381175" w:rsidRPr="001000FF">
        <w:t xml:space="preserve"> </w:t>
      </w:r>
      <w:r w:rsidR="00381175" w:rsidRPr="001000FF">
        <w:t>요구할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있는</w:t>
      </w:r>
      <w:r w:rsidR="00381175" w:rsidRPr="001000FF">
        <w:t xml:space="preserve"> </w:t>
      </w:r>
      <w:r w:rsidR="00381175" w:rsidRPr="001000FF">
        <w:t>권리</w:t>
      </w:r>
      <w:r w:rsidR="00381175" w:rsidRPr="001000FF">
        <w:t xml:space="preserve">(Drag-along right, 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1000FF">
        <w:t>”)</w:t>
      </w:r>
      <w:r w:rsidR="00381175" w:rsidRPr="001000FF">
        <w:t>를</w:t>
      </w:r>
      <w:r w:rsidR="00381175" w:rsidRPr="001000FF">
        <w:t xml:space="preserve"> </w:t>
      </w:r>
      <w:r w:rsidR="00381175" w:rsidRPr="001000FF">
        <w:t>행사할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있다</w:t>
      </w:r>
      <w:r w:rsidR="00381175" w:rsidRPr="001000FF">
        <w:t>.</w:t>
      </w:r>
      <w:r w:rsidR="00F33865">
        <w:rPr>
          <w:rFonts w:hint="eastAsia"/>
        </w:rPr>
        <w:t xml:space="preserve">   </w:t>
      </w:r>
      <w:r w:rsidR="00F33865">
        <w:rPr>
          <w:rFonts w:hint="eastAsia"/>
        </w:rPr>
        <w:t>명확히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하면</w:t>
      </w:r>
      <w:r w:rsidR="00F33865">
        <w:rPr>
          <w:rFonts w:hint="eastAsia"/>
        </w:rPr>
        <w:t xml:space="preserve">, </w:t>
      </w:r>
      <w:r w:rsidR="00F33865">
        <w:rPr>
          <w:rFonts w:hint="eastAsia"/>
        </w:rPr>
        <w:t>기존주주들이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거래종결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후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여하한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방식으로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대상회사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발행주식을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취득하더라도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해당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주식은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동반매각요구권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대상주식이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될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수</w:t>
      </w:r>
      <w:r w:rsidR="00F33865">
        <w:rPr>
          <w:rFonts w:hint="eastAsia"/>
        </w:rPr>
        <w:t xml:space="preserve"> </w:t>
      </w:r>
      <w:r w:rsidR="00F33865">
        <w:rPr>
          <w:rFonts w:hint="eastAsia"/>
        </w:rPr>
        <w:t>없다</w:t>
      </w:r>
      <w:r w:rsidR="00F33865">
        <w:rPr>
          <w:rFonts w:hint="eastAsia"/>
        </w:rPr>
        <w:t>.</w:t>
      </w:r>
    </w:p>
    <w:p w14:paraId="4D7E13EE" w14:textId="5AAB5C14" w:rsidR="00381175" w:rsidRPr="001000FF" w:rsidRDefault="00BB030E" w:rsidP="00381175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381175" w:rsidRPr="001000FF">
        <w:t xml:space="preserve"> </w:t>
      </w:r>
      <w:r w:rsidR="00381175" w:rsidRPr="001000FF">
        <w:t>동반매각요구권을</w:t>
      </w:r>
      <w:r w:rsidR="00381175" w:rsidRPr="001000FF">
        <w:t xml:space="preserve"> </w:t>
      </w:r>
      <w:r w:rsidR="00381175" w:rsidRPr="001000FF">
        <w:t>행사하고자</w:t>
      </w:r>
      <w:r w:rsidR="00381175" w:rsidRPr="001000FF">
        <w:t xml:space="preserve"> </w:t>
      </w:r>
      <w:r w:rsidR="00381175" w:rsidRPr="001000FF">
        <w:t>하는</w:t>
      </w:r>
      <w:r w:rsidR="00381175" w:rsidRPr="001000FF">
        <w:t xml:space="preserve"> </w:t>
      </w:r>
      <w:r w:rsidR="00381175" w:rsidRPr="001000FF">
        <w:t>경우</w:t>
      </w:r>
      <w:r w:rsidR="00381175" w:rsidRPr="001000FF">
        <w:t xml:space="preserve">, (i) </w:t>
      </w:r>
      <w:r>
        <w:rPr>
          <w:rFonts w:hint="eastAsia"/>
        </w:rPr>
        <w:t>최대주주</w:t>
      </w:r>
      <w:r w:rsidR="009A1742">
        <w:t>는</w:t>
      </w:r>
      <w:r w:rsidR="00381175" w:rsidRPr="001000FF">
        <w:t xml:space="preserve"> </w:t>
      </w:r>
      <w:r w:rsidR="00806063">
        <w:rPr>
          <w:rFonts w:hint="eastAsia"/>
        </w:rPr>
        <w:t>동반매각참여권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행사기한이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종료한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날로부터</w:t>
      </w:r>
      <w:r w:rsidR="00806063">
        <w:rPr>
          <w:rFonts w:hint="eastAsia"/>
        </w:rPr>
        <w:t xml:space="preserve"> 10</w:t>
      </w:r>
      <w:r w:rsidR="00806063">
        <w:rPr>
          <w:rFonts w:hint="eastAsia"/>
        </w:rPr>
        <w:t>영업일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이내에</w:t>
      </w:r>
      <w:r w:rsidR="0004060D">
        <w:rPr>
          <w:rFonts w:hint="eastAsia"/>
        </w:rPr>
        <w:t xml:space="preserve"> </w:t>
      </w:r>
      <w:r w:rsidR="0004060D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동반매각요구권을</w:t>
      </w:r>
      <w:r w:rsidR="00381175" w:rsidRPr="001000FF">
        <w:t xml:space="preserve"> </w:t>
      </w:r>
      <w:r w:rsidR="00381175" w:rsidRPr="001000FF">
        <w:t>행사</w:t>
      </w:r>
      <w:r w:rsidR="00806063">
        <w:rPr>
          <w:rFonts w:hint="eastAsia"/>
        </w:rPr>
        <w:t>하겠다</w:t>
      </w:r>
      <w:r w:rsidR="00381175" w:rsidRPr="001000FF">
        <w:t>는</w:t>
      </w:r>
      <w:r w:rsidR="00381175" w:rsidRPr="001000FF">
        <w:t xml:space="preserve"> </w:t>
      </w:r>
      <w:r w:rsidR="00381175" w:rsidRPr="001000FF">
        <w:t>취지를</w:t>
      </w:r>
      <w:r w:rsidR="00381175" w:rsidRPr="001000FF">
        <w:t xml:space="preserve"> </w:t>
      </w:r>
      <w:r w:rsidR="00381175" w:rsidRPr="001000FF">
        <w:t>기재하여</w:t>
      </w:r>
      <w:r w:rsidR="00381175" w:rsidRPr="001000FF">
        <w:t xml:space="preserve"> </w:t>
      </w:r>
      <w:r w:rsidR="00381175" w:rsidRPr="001000FF">
        <w:t>서면으로</w:t>
      </w:r>
      <w:r w:rsidR="00381175" w:rsidRPr="001000FF">
        <w:t xml:space="preserve"> </w:t>
      </w:r>
      <w:r w:rsidR="00381175" w:rsidRPr="001000FF">
        <w:t>통지</w:t>
      </w:r>
      <w:r w:rsidR="00381175" w:rsidRPr="001000FF">
        <w:t>(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355889">
        <w:rPr>
          <w:color w:val="auto"/>
          <w:u w:val="single"/>
        </w:rPr>
        <w:t xml:space="preserve"> </w:t>
      </w:r>
      <w:r w:rsidR="00381175" w:rsidRPr="00355889">
        <w:rPr>
          <w:rFonts w:hint="eastAsia"/>
          <w:color w:val="auto"/>
          <w:u w:val="single"/>
        </w:rPr>
        <w:t>행사통지</w:t>
      </w:r>
      <w:r w:rsidR="00381175" w:rsidRPr="001000FF">
        <w:t>”)</w:t>
      </w:r>
      <w:r w:rsidR="00381175" w:rsidRPr="001000FF">
        <w:t>하</w:t>
      </w:r>
      <w:r w:rsidR="00806063">
        <w:rPr>
          <w:rFonts w:hint="eastAsia"/>
        </w:rPr>
        <w:t>여야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하고</w:t>
      </w:r>
      <w:r w:rsidR="00381175" w:rsidRPr="001000FF">
        <w:t xml:space="preserve">, (ii) </w:t>
      </w:r>
      <w:r w:rsidR="0004060D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행사통지가</w:t>
      </w:r>
      <w:r w:rsidR="00381175" w:rsidRPr="001000FF">
        <w:t xml:space="preserve"> </w:t>
      </w:r>
      <w:r w:rsidR="00381175" w:rsidRPr="001000FF">
        <w:t>도달한</w:t>
      </w:r>
      <w:r w:rsidR="00381175" w:rsidRPr="001000FF">
        <w:t xml:space="preserve"> </w:t>
      </w:r>
      <w:r w:rsidR="00381175" w:rsidRPr="001000FF">
        <w:t>날에</w:t>
      </w:r>
      <w:r w:rsidR="00381175" w:rsidRPr="001000FF">
        <w:t xml:space="preserve"> </w:t>
      </w:r>
      <w:r w:rsidR="0004060D">
        <w:rPr>
          <w:rFonts w:hint="eastAsia"/>
        </w:rPr>
        <w:t>동반매각</w:t>
      </w:r>
      <w:r w:rsidR="00185F53">
        <w:rPr>
          <w:rFonts w:hint="eastAsia"/>
        </w:rPr>
        <w:t>주주가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대상주식에</w:t>
      </w:r>
      <w:r w:rsidR="00381175" w:rsidRPr="001000FF">
        <w:t xml:space="preserve"> </w:t>
      </w:r>
      <w:r w:rsidR="00381175" w:rsidRPr="001000FF">
        <w:t>대한</w:t>
      </w:r>
      <w:r w:rsidR="00381175" w:rsidRPr="001000FF">
        <w:t xml:space="preserve"> </w:t>
      </w:r>
      <w:r w:rsidR="00381175" w:rsidRPr="001000FF">
        <w:t>매각</w:t>
      </w:r>
      <w:r w:rsidR="00381175" w:rsidRPr="001000FF">
        <w:t xml:space="preserve"> </w:t>
      </w:r>
      <w:r w:rsidR="00381175" w:rsidRPr="001000FF">
        <w:t>권한을</w:t>
      </w:r>
      <w:r w:rsidR="00381175" w:rsidRPr="001000FF">
        <w:t xml:space="preserve"> </w:t>
      </w:r>
      <w:r>
        <w:rPr>
          <w:rFonts w:hint="eastAsia"/>
        </w:rPr>
        <w:t>최대주주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전적으로</w:t>
      </w:r>
      <w:r w:rsidR="00381175" w:rsidRPr="001000FF">
        <w:t xml:space="preserve"> </w:t>
      </w:r>
      <w:r w:rsidR="00381175" w:rsidRPr="001000FF">
        <w:t>철회</w:t>
      </w:r>
      <w:r w:rsidR="00381175" w:rsidRPr="001000FF">
        <w:t xml:space="preserve"> </w:t>
      </w:r>
      <w:r w:rsidR="00381175" w:rsidRPr="001000FF">
        <w:t>불가능하게</w:t>
      </w:r>
      <w:r w:rsidR="00381175" w:rsidRPr="001000FF">
        <w:t xml:space="preserve"> </w:t>
      </w:r>
      <w:r w:rsidR="00381175" w:rsidRPr="001000FF">
        <w:t>위임한</w:t>
      </w:r>
      <w:r w:rsidR="00381175" w:rsidRPr="001000FF">
        <w:t xml:space="preserve"> </w:t>
      </w:r>
      <w:r w:rsidR="00381175" w:rsidRPr="001000FF">
        <w:t>것으로</w:t>
      </w:r>
      <w:r w:rsidR="00381175" w:rsidRPr="001000FF">
        <w:t xml:space="preserve"> </w:t>
      </w:r>
      <w:r w:rsidR="00381175" w:rsidRPr="001000FF">
        <w:t>간주하고</w:t>
      </w:r>
      <w:r w:rsidR="00381175" w:rsidRPr="001000FF">
        <w:t xml:space="preserve">, (iii) </w:t>
      </w:r>
      <w:r w:rsidR="0004060D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04060D">
        <w:rPr>
          <w:rFonts w:hint="eastAsia"/>
        </w:rPr>
        <w:t>는</w:t>
      </w:r>
      <w:r w:rsidR="00381175" w:rsidRPr="001000FF">
        <w:t xml:space="preserve"> </w:t>
      </w:r>
      <w:r>
        <w:rPr>
          <w:rFonts w:hint="eastAsia"/>
        </w:rPr>
        <w:t>최대주주</w:t>
      </w:r>
      <w:r w:rsidR="009A1742">
        <w:t>가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대상주식을</w:t>
      </w:r>
      <w:r w:rsidR="00381175" w:rsidRPr="001000FF">
        <w:t xml:space="preserve"> </w:t>
      </w:r>
      <w:r w:rsidR="00381175" w:rsidRPr="001000FF">
        <w:t>매각하는</w:t>
      </w:r>
      <w:r w:rsidR="00381175" w:rsidRPr="001000FF">
        <w:t xml:space="preserve"> </w:t>
      </w:r>
      <w:r w:rsidR="00381175" w:rsidRPr="001000FF">
        <w:t>것에</w:t>
      </w:r>
      <w:r w:rsidR="00381175" w:rsidRPr="001000FF">
        <w:t xml:space="preserve"> </w:t>
      </w:r>
      <w:r w:rsidR="00381175" w:rsidRPr="001000FF">
        <w:t>관하여</w:t>
      </w:r>
      <w:r w:rsidR="00381175" w:rsidRPr="001000FF">
        <w:t xml:space="preserve"> </w:t>
      </w:r>
      <w:r w:rsidR="00381175" w:rsidRPr="001000FF">
        <w:t>어떠한</w:t>
      </w:r>
      <w:r w:rsidR="00381175" w:rsidRPr="001000FF">
        <w:t xml:space="preserve"> </w:t>
      </w:r>
      <w:r w:rsidR="00381175" w:rsidRPr="001000FF">
        <w:t>이의도</w:t>
      </w:r>
      <w:r w:rsidR="00381175" w:rsidRPr="001000FF">
        <w:t xml:space="preserve"> </w:t>
      </w:r>
      <w:r w:rsidR="00381175" w:rsidRPr="001000FF">
        <w:t>제기할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없</w:t>
      </w:r>
      <w:r w:rsidR="0029518F">
        <w:rPr>
          <w:rFonts w:hint="eastAsia"/>
        </w:rPr>
        <w:t>으며</w:t>
      </w:r>
      <w:r w:rsidR="0029518F">
        <w:rPr>
          <w:rFonts w:hint="eastAsia"/>
        </w:rPr>
        <w:t xml:space="preserve">, (iv) </w:t>
      </w:r>
      <w:r w:rsidR="0029518F">
        <w:rPr>
          <w:rFonts w:hint="eastAsia"/>
        </w:rPr>
        <w:t>본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조에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따른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동반매각거래에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최대한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협력하고</w:t>
      </w:r>
      <w:r w:rsidR="0029518F">
        <w:rPr>
          <w:rFonts w:hint="eastAsia"/>
        </w:rPr>
        <w:t xml:space="preserve"> </w:t>
      </w:r>
      <w:r>
        <w:rPr>
          <w:rFonts w:hint="eastAsia"/>
        </w:rPr>
        <w:t>최대주주</w:t>
      </w:r>
      <w:r w:rsidR="009A1742">
        <w:t>가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합리적으로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요청하는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조치를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취하여야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한</w:t>
      </w:r>
      <w:r w:rsidR="00381175" w:rsidRPr="001000FF">
        <w:t>다</w:t>
      </w:r>
      <w:r w:rsidR="00381175" w:rsidRPr="001000FF">
        <w:t>.</w:t>
      </w:r>
    </w:p>
    <w:p w14:paraId="62203D91" w14:textId="422CD6E1" w:rsidR="00381175" w:rsidRPr="001000FF" w:rsidRDefault="00381175" w:rsidP="00381175">
      <w:pPr>
        <w:pStyle w:val="31"/>
      </w:pPr>
      <w:r w:rsidRPr="001000FF">
        <w:t>본</w:t>
      </w:r>
      <w:r w:rsidRPr="001000FF">
        <w:t xml:space="preserve"> </w:t>
      </w:r>
      <w:r w:rsidRPr="001000FF">
        <w:t>조</w:t>
      </w:r>
      <w:r w:rsidRPr="001000FF">
        <w:t xml:space="preserve"> </w:t>
      </w:r>
      <w:r w:rsidRPr="001000FF">
        <w:t>제</w:t>
      </w:r>
      <w:r w:rsidR="00335409">
        <w:rPr>
          <w:rFonts w:hint="eastAsia"/>
        </w:rPr>
        <w:t>(2)</w:t>
      </w:r>
      <w:r w:rsidRPr="001000FF">
        <w:t>항에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행사통지가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경우</w:t>
      </w:r>
      <w:r w:rsidRPr="001000FF">
        <w:t xml:space="preserve">, </w:t>
      </w:r>
      <w:r w:rsidR="00AC4011">
        <w:rPr>
          <w:rFonts w:hint="eastAsia"/>
        </w:rPr>
        <w:t>각</w:t>
      </w:r>
      <w:r w:rsidR="00AC4011">
        <w:rPr>
          <w:rFonts w:hint="eastAsia"/>
        </w:rPr>
        <w:t xml:space="preserve"> </w:t>
      </w:r>
      <w:r w:rsidR="00AC4011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AC4011">
        <w:rPr>
          <w:rFonts w:hint="eastAsia"/>
        </w:rPr>
        <w:t>가</w:t>
      </w:r>
      <w:r w:rsidRPr="001000FF">
        <w:t xml:space="preserve"> </w:t>
      </w:r>
      <w:r w:rsidR="00BB030E">
        <w:rPr>
          <w:rFonts w:hint="eastAsia"/>
        </w:rPr>
        <w:t>최대주주</w:t>
      </w:r>
      <w:r w:rsidR="009A1742">
        <w:t>로부터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행사통지를</w:t>
      </w:r>
      <w:r w:rsidRPr="001000FF">
        <w:t xml:space="preserve"> </w:t>
      </w:r>
      <w:r w:rsidRPr="001000FF">
        <w:t>수령한</w:t>
      </w:r>
      <w:r w:rsidRPr="001000FF">
        <w:t xml:space="preserve"> </w:t>
      </w:r>
      <w:r w:rsidRPr="001000FF">
        <w:t>날에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대상주식</w:t>
      </w:r>
      <w:r w:rsidRPr="001000FF">
        <w:t xml:space="preserve"> </w:t>
      </w:r>
      <w:r w:rsidRPr="001000FF">
        <w:t>전부에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 w:rsidR="00BE126D">
        <w:rPr>
          <w:rFonts w:hint="eastAsia"/>
        </w:rPr>
        <w:t>각</w:t>
      </w:r>
      <w:r w:rsidR="00BE126D">
        <w:rPr>
          <w:rFonts w:hint="eastAsia"/>
        </w:rPr>
        <w:t xml:space="preserve"> </w:t>
      </w:r>
      <w:r w:rsidR="00BE126D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BE126D">
        <w:rPr>
          <w:rFonts w:hint="eastAsia"/>
        </w:rPr>
        <w:t>와</w:t>
      </w:r>
      <w:r w:rsidRPr="001000FF">
        <w:t xml:space="preserve"> </w:t>
      </w:r>
      <w:r w:rsidR="00757AD8">
        <w:rPr>
          <w:rFonts w:hint="eastAsia"/>
        </w:rPr>
        <w:t>양</w:t>
      </w:r>
      <w:r w:rsidRPr="001000FF">
        <w:t>수희망자</w:t>
      </w:r>
      <w:r w:rsidRPr="001000FF">
        <w:t xml:space="preserve"> </w:t>
      </w:r>
      <w:r w:rsidRPr="001000FF">
        <w:t>간에</w:t>
      </w:r>
      <w:r w:rsidRPr="001000FF">
        <w:t xml:space="preserve"> </w:t>
      </w:r>
      <w:r w:rsidRPr="001000FF">
        <w:t>매매계약</w:t>
      </w:r>
      <w:r w:rsidRPr="001000FF">
        <w:lastRenderedPageBreak/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color w:val="auto"/>
          <w:u w:val="single"/>
        </w:rPr>
        <w:t>동반매각</w:t>
      </w:r>
      <w:r w:rsidRPr="00355889">
        <w:rPr>
          <w:color w:val="auto"/>
          <w:u w:val="single"/>
        </w:rPr>
        <w:t xml:space="preserve"> </w:t>
      </w:r>
      <w:r w:rsidRPr="00355889">
        <w:rPr>
          <w:rFonts w:hint="eastAsia"/>
          <w:color w:val="auto"/>
          <w:u w:val="single"/>
        </w:rPr>
        <w:t>주식매매계약</w:t>
      </w:r>
      <w:r w:rsidRPr="001000FF">
        <w:t>”)</w:t>
      </w:r>
      <w:r w:rsidRPr="001000FF">
        <w:t>이</w:t>
      </w:r>
      <w:r w:rsidRPr="001000FF">
        <w:t xml:space="preserve"> </w:t>
      </w:r>
      <w:r w:rsidRPr="001000FF">
        <w:t>체결된</w:t>
      </w:r>
      <w:r w:rsidRPr="001000FF">
        <w:t xml:space="preserve"> </w:t>
      </w:r>
      <w:r w:rsidRPr="001000FF">
        <w:t>것으로</w:t>
      </w:r>
      <w:r w:rsidRPr="001000FF">
        <w:t xml:space="preserve"> </w:t>
      </w:r>
      <w:r w:rsidRPr="001000FF">
        <w:t>간주하고</w:t>
      </w:r>
      <w:r w:rsidRPr="001000FF">
        <w:t xml:space="preserve">, </w:t>
      </w:r>
      <w:r w:rsidR="00AC4011">
        <w:rPr>
          <w:rFonts w:hint="eastAsia"/>
        </w:rPr>
        <w:t>각</w:t>
      </w:r>
      <w:r w:rsidR="00AC4011">
        <w:rPr>
          <w:rFonts w:hint="eastAsia"/>
        </w:rPr>
        <w:t xml:space="preserve"> </w:t>
      </w:r>
      <w:r w:rsidR="00AC4011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AC4011">
        <w:rPr>
          <w:rFonts w:hint="eastAsia"/>
        </w:rPr>
        <w:t>는</w:t>
      </w:r>
      <w:r w:rsidRPr="001000FF">
        <w:t xml:space="preserve"> </w:t>
      </w:r>
      <w:r w:rsidRPr="001000FF">
        <w:t>기명날인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서명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체결에</w:t>
      </w:r>
      <w:r w:rsidRPr="001000FF">
        <w:t xml:space="preserve"> </w:t>
      </w:r>
      <w:r w:rsidRPr="001000FF">
        <w:t>필요한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행위를</w:t>
      </w:r>
      <w:r w:rsidRPr="001000FF">
        <w:t xml:space="preserve"> </w:t>
      </w:r>
      <w:r w:rsidRPr="001000FF">
        <w:t>이행하여야</w:t>
      </w:r>
      <w:r w:rsidRPr="001000FF">
        <w:t xml:space="preserve"> </w:t>
      </w:r>
      <w:r w:rsidRPr="001000FF">
        <w:t>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명확히</w:t>
      </w:r>
      <w:r w:rsidRPr="001000FF">
        <w:t xml:space="preserve"> </w:t>
      </w:r>
      <w:r w:rsidRPr="001000FF">
        <w:t>하면</w:t>
      </w:r>
      <w:r w:rsidRPr="001000FF">
        <w:t xml:space="preserve">, </w:t>
      </w:r>
      <w:r w:rsidR="001C003D">
        <w:rPr>
          <w:rFonts w:hint="eastAsia"/>
        </w:rPr>
        <w:t>각</w:t>
      </w:r>
      <w:r w:rsidR="001C003D">
        <w:rPr>
          <w:rFonts w:hint="eastAsia"/>
        </w:rPr>
        <w:t xml:space="preserve"> </w:t>
      </w:r>
      <w:r w:rsidR="001C003D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1C003D">
        <w:rPr>
          <w:rFonts w:hint="eastAsia"/>
        </w:rPr>
        <w:t>가</w:t>
      </w:r>
      <w:r w:rsidRPr="001000FF">
        <w:t xml:space="preserve"> </w:t>
      </w:r>
      <w:r w:rsidRPr="001000FF">
        <w:t>동반매각</w:t>
      </w:r>
      <w:r w:rsidRPr="001000FF">
        <w:t xml:space="preserve"> </w:t>
      </w:r>
      <w:r w:rsidRPr="001000FF">
        <w:t>주식매매계약에</w:t>
      </w:r>
      <w:r w:rsidRPr="001000FF">
        <w:t xml:space="preserve"> </w:t>
      </w:r>
      <w:r w:rsidRPr="001000FF">
        <w:t>대한</w:t>
      </w:r>
      <w:r w:rsidRPr="001000FF">
        <w:t xml:space="preserve"> </w:t>
      </w:r>
      <w:r w:rsidRPr="001000FF">
        <w:t>서명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필요한</w:t>
      </w:r>
      <w:r w:rsidRPr="001000FF">
        <w:t xml:space="preserve"> </w:t>
      </w:r>
      <w:r w:rsidRPr="001000FF">
        <w:t>절차를</w:t>
      </w:r>
      <w:r w:rsidRPr="001000FF">
        <w:t xml:space="preserve"> </w:t>
      </w:r>
      <w:r w:rsidRPr="001000FF">
        <w:t>이행하지</w:t>
      </w:r>
      <w:r w:rsidRPr="001000FF">
        <w:t xml:space="preserve"> </w:t>
      </w:r>
      <w:r w:rsidRPr="001000FF">
        <w:t>않더라도</w:t>
      </w:r>
      <w:r w:rsidRPr="001000FF">
        <w:t xml:space="preserve"> </w:t>
      </w:r>
      <w:r w:rsidR="00EA364E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EA364E">
        <w:rPr>
          <w:rFonts w:hint="eastAsia"/>
        </w:rPr>
        <w:t>는</w:t>
      </w:r>
      <w:r w:rsidRPr="001000FF">
        <w:t xml:space="preserve"> </w:t>
      </w:r>
      <w:r w:rsidRPr="001000FF">
        <w:t>동반매각</w:t>
      </w:r>
      <w:r w:rsidRPr="001000FF">
        <w:t xml:space="preserve"> </w:t>
      </w:r>
      <w:r w:rsidRPr="001000FF">
        <w:t>주식매매계약에서</w:t>
      </w:r>
      <w:r w:rsidRPr="001000FF">
        <w:t xml:space="preserve"> </w:t>
      </w:r>
      <w:r w:rsidRPr="001000FF">
        <w:t>정한</w:t>
      </w:r>
      <w:r w:rsidRPr="001000FF">
        <w:t xml:space="preserve"> </w:t>
      </w:r>
      <w:r w:rsidRPr="001000FF">
        <w:t>바에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대상주식을</w:t>
      </w:r>
      <w:r w:rsidRPr="001000FF">
        <w:t xml:space="preserve"> </w:t>
      </w:r>
      <w:r w:rsidR="00FB47B2">
        <w:rPr>
          <w:rFonts w:hint="eastAsia"/>
        </w:rPr>
        <w:t>양</w:t>
      </w:r>
      <w:r w:rsidRPr="001000FF">
        <w:t>수희망자에게</w:t>
      </w:r>
      <w:r w:rsidRPr="001000FF">
        <w:t xml:space="preserve"> </w:t>
      </w:r>
      <w:r w:rsidRPr="001000FF">
        <w:t>매각하여야</w:t>
      </w:r>
      <w:r w:rsidRPr="001000FF">
        <w:t xml:space="preserve"> </w:t>
      </w:r>
      <w:r w:rsidRPr="001000FF">
        <w:t>한다</w:t>
      </w:r>
      <w:r w:rsidRPr="001000FF">
        <w:t>.</w:t>
      </w:r>
    </w:p>
    <w:p w14:paraId="78329FC7" w14:textId="76694135" w:rsidR="00F61686" w:rsidRDefault="00381175" w:rsidP="00381175">
      <w:pPr>
        <w:pStyle w:val="31"/>
      </w:pPr>
      <w:r w:rsidRPr="001000FF">
        <w:t>본</w:t>
      </w:r>
      <w:r w:rsidRPr="001000FF">
        <w:t xml:space="preserve"> </w:t>
      </w:r>
      <w:r w:rsidRPr="001000FF">
        <w:t>조에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동반매각거래가</w:t>
      </w:r>
      <w:r w:rsidRPr="001000FF">
        <w:t xml:space="preserve"> </w:t>
      </w:r>
      <w:r w:rsidRPr="001000FF">
        <w:t>완료된</w:t>
      </w:r>
      <w:r w:rsidRPr="001000FF">
        <w:t xml:space="preserve"> </w:t>
      </w:r>
      <w:r w:rsidRPr="001000FF">
        <w:t>경우</w:t>
      </w:r>
      <w:r w:rsidR="004A529C">
        <w:rPr>
          <w:rFonts w:hint="eastAsia"/>
        </w:rPr>
        <w:t xml:space="preserve"> </w:t>
      </w:r>
      <w:r w:rsidR="00F32BA9">
        <w:rPr>
          <w:rFonts w:hint="eastAsia"/>
        </w:rPr>
        <w:t>제</w:t>
      </w:r>
      <w:r w:rsidR="004A231F">
        <w:rPr>
          <w:rFonts w:hint="eastAsia"/>
        </w:rPr>
        <w:t>4.4</w:t>
      </w:r>
      <w:r w:rsidR="004A231F">
        <w:rPr>
          <w:rFonts w:hint="eastAsia"/>
        </w:rPr>
        <w:t>조에서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정한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바에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따라</w:t>
      </w:r>
      <w:r w:rsidR="004A231F">
        <w:rPr>
          <w:rFonts w:hint="eastAsia"/>
        </w:rPr>
        <w:t xml:space="preserve"> </w:t>
      </w:r>
      <w:r w:rsidR="00D176B6">
        <w:rPr>
          <w:rFonts w:hint="eastAsia"/>
        </w:rPr>
        <w:t>해당</w:t>
      </w:r>
      <w:r w:rsidR="00D176B6">
        <w:rPr>
          <w:rFonts w:hint="eastAsia"/>
        </w:rPr>
        <w:t xml:space="preserve"> </w:t>
      </w:r>
      <w:r w:rsidR="004A231F">
        <w:rPr>
          <w:rFonts w:hint="eastAsia"/>
        </w:rPr>
        <w:t>매매대금을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정산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및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배분한다</w:t>
      </w:r>
      <w:r w:rsidR="00F61686">
        <w:rPr>
          <w:rFonts w:hint="eastAsia"/>
        </w:rPr>
        <w:t>.</w:t>
      </w:r>
    </w:p>
    <w:p w14:paraId="0C074E30" w14:textId="28649302" w:rsidR="0093743B" w:rsidRDefault="00381175" w:rsidP="00163B84">
      <w:pPr>
        <w:pStyle w:val="31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동반매각이</w:t>
      </w:r>
      <w:r>
        <w:rPr>
          <w:rFonts w:hint="eastAsia"/>
        </w:rPr>
        <w:t xml:space="preserve"> </w:t>
      </w:r>
      <w:r>
        <w:rPr>
          <w:rFonts w:hint="eastAsia"/>
        </w:rPr>
        <w:t>이루어지는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="00D04266">
        <w:rPr>
          <w:rFonts w:hint="eastAsia"/>
        </w:rPr>
        <w:t>각</w:t>
      </w:r>
      <w:r w:rsidR="00D04266">
        <w:rPr>
          <w:rFonts w:hint="eastAsia"/>
        </w:rPr>
        <w:t xml:space="preserve"> </w:t>
      </w:r>
      <w:r w:rsidR="00D04266">
        <w:rPr>
          <w:rFonts w:hint="eastAsia"/>
        </w:rPr>
        <w:t>동반매각</w:t>
      </w:r>
      <w:r w:rsidR="00185F53">
        <w:rPr>
          <w:rFonts w:hint="eastAsia"/>
        </w:rPr>
        <w:t>주주</w:t>
      </w:r>
      <w:r w:rsidR="00D04266">
        <w:rPr>
          <w:rFonts w:hint="eastAsia"/>
        </w:rPr>
        <w:t>와</w:t>
      </w:r>
      <w:r>
        <w:rPr>
          <w:rFonts w:hint="eastAsia"/>
        </w:rPr>
        <w:t xml:space="preserve"> </w:t>
      </w:r>
      <w:r w:rsidR="00BB030E">
        <w:rPr>
          <w:rFonts w:hint="eastAsia"/>
        </w:rPr>
        <w:t>최대주주</w:t>
      </w:r>
      <w:r w:rsidR="009A1742">
        <w:t>는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연대하지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각자가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주식수의</w:t>
      </w:r>
      <w:r>
        <w:rPr>
          <w:rFonts w:hint="eastAsia"/>
        </w:rPr>
        <w:t xml:space="preserve"> </w:t>
      </w:r>
      <w:r>
        <w:rPr>
          <w:rFonts w:hint="eastAsia"/>
        </w:rPr>
        <w:t>비율에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개별적으로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진술보장</w:t>
      </w:r>
      <w:r>
        <w:rPr>
          <w:rFonts w:hint="eastAsia"/>
        </w:rPr>
        <w:t>(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진술보장을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92390B">
        <w:rPr>
          <w:rFonts w:hint="eastAsia"/>
        </w:rPr>
        <w:t>손해배상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제공하기로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48276CB" w14:textId="57179002" w:rsidR="0091318D" w:rsidRPr="0091318D" w:rsidRDefault="0091318D" w:rsidP="0091318D">
      <w:pPr>
        <w:pStyle w:val="20"/>
      </w:pPr>
      <w:r w:rsidRPr="0091318D">
        <w:rPr>
          <w:rFonts w:hint="eastAsia"/>
        </w:rPr>
        <w:t>동반매각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등의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경우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매매대금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정산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및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분배</w:t>
      </w:r>
      <w:r w:rsidRPr="0091318D">
        <w:rPr>
          <w:rFonts w:hint="eastAsia"/>
        </w:rPr>
        <w:t>.</w:t>
      </w:r>
    </w:p>
    <w:p w14:paraId="3259184B" w14:textId="62E9D43E" w:rsidR="00EB7530" w:rsidRDefault="0091318D" w:rsidP="00060CB6">
      <w:pPr>
        <w:pStyle w:val="31"/>
      </w:pPr>
      <w:r>
        <w:rPr>
          <w:rFonts w:hint="eastAsia"/>
        </w:rPr>
        <w:t>제</w:t>
      </w:r>
      <w:r>
        <w:rPr>
          <w:rFonts w:hint="eastAsia"/>
        </w:rPr>
        <w:t>4.2</w:t>
      </w:r>
      <w:r>
        <w:rPr>
          <w:rFonts w:hint="eastAsia"/>
        </w:rPr>
        <w:t>조</w:t>
      </w:r>
      <w:r w:rsidR="00EB7530">
        <w:rPr>
          <w:rFonts w:hint="eastAsia"/>
        </w:rPr>
        <w:t>와</w:t>
      </w:r>
      <w:r w:rsidR="00EB7530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4.3</w:t>
      </w:r>
      <w:r>
        <w:rPr>
          <w:rFonts w:hint="eastAsia"/>
        </w:rPr>
        <w:t>조</w:t>
      </w:r>
      <w:r w:rsidR="00EB7530">
        <w:rPr>
          <w:rFonts w:hint="eastAsia"/>
        </w:rPr>
        <w:t>에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따른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동반매각거래</w:t>
      </w:r>
      <w:r>
        <w:rPr>
          <w:rFonts w:hint="eastAsia"/>
        </w:rPr>
        <w:t xml:space="preserve"> </w:t>
      </w:r>
      <w:r w:rsidR="007C3D0E"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 w:rsidR="00DA00BF">
        <w:rPr>
          <w:rFonts w:hint="eastAsia"/>
        </w:rPr>
        <w:t>여하한</w:t>
      </w:r>
      <w:r w:rsidR="00DA00BF"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최대주주</w:t>
      </w:r>
      <w:r w:rsidR="005E3431">
        <w:rPr>
          <w:rFonts w:hint="eastAsia"/>
        </w:rPr>
        <w:t>{</w:t>
      </w:r>
      <w:r w:rsidR="005E3431">
        <w:rPr>
          <w:rFonts w:hint="eastAsia"/>
        </w:rPr>
        <w:t>본건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신주인수계약에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따른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인수인</w:t>
      </w:r>
      <w:r w:rsidR="005E3431">
        <w:rPr>
          <w:rFonts w:hint="eastAsia"/>
        </w:rPr>
        <w:t>(</w:t>
      </w:r>
      <w:r w:rsidR="005E3431">
        <w:rPr>
          <w:rFonts w:hint="eastAsia"/>
        </w:rPr>
        <w:t>그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승계인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포함</w:t>
      </w:r>
      <w:r w:rsidR="005E3431">
        <w:rPr>
          <w:rFonts w:hint="eastAsia"/>
        </w:rPr>
        <w:t>)</w:t>
      </w:r>
      <w:r w:rsidR="005E3431">
        <w:rPr>
          <w:rFonts w:hint="eastAsia"/>
        </w:rPr>
        <w:t>이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최대주주가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아니게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되고</w:t>
      </w:r>
      <w:r w:rsidR="005E3431">
        <w:rPr>
          <w:rFonts w:hint="eastAsia"/>
        </w:rPr>
        <w:t xml:space="preserve">, </w:t>
      </w:r>
      <w:r w:rsidR="005E3431">
        <w:rPr>
          <w:rFonts w:hint="eastAsia"/>
        </w:rPr>
        <w:t>해당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인수인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소유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대상회사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주식이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최대주주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및</w:t>
      </w:r>
      <w:r w:rsidR="005E3431">
        <w:rPr>
          <w:rFonts w:hint="eastAsia"/>
        </w:rPr>
        <w:t xml:space="preserve"> </w:t>
      </w:r>
      <w:r w:rsidR="006C5586">
        <w:rPr>
          <w:rFonts w:hint="eastAsia"/>
        </w:rPr>
        <w:t>동반매각주주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소유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주식과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함께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매각되는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경우에는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해당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인수인을</w:t>
      </w:r>
      <w:r w:rsidR="005E3431">
        <w:rPr>
          <w:rFonts w:hint="eastAsia"/>
        </w:rPr>
        <w:t xml:space="preserve"> </w:t>
      </w:r>
      <w:r w:rsidR="001066A1">
        <w:rPr>
          <w:rFonts w:hint="eastAsia"/>
        </w:rPr>
        <w:t>포함하고</w:t>
      </w:r>
      <w:r w:rsidR="001066A1">
        <w:rPr>
          <w:rFonts w:hint="eastAsia"/>
        </w:rPr>
        <w:t xml:space="preserve">, </w:t>
      </w:r>
      <w:r w:rsidR="001066A1">
        <w:rPr>
          <w:rFonts w:hint="eastAsia"/>
        </w:rPr>
        <w:t>해당</w:t>
      </w:r>
      <w:r w:rsidR="001066A1">
        <w:rPr>
          <w:rFonts w:hint="eastAsia"/>
        </w:rPr>
        <w:t xml:space="preserve"> </w:t>
      </w:r>
      <w:r w:rsidR="001066A1">
        <w:rPr>
          <w:rFonts w:hint="eastAsia"/>
        </w:rPr>
        <w:t>인수인을</w:t>
      </w:r>
      <w:r w:rsidR="001066A1">
        <w:rPr>
          <w:rFonts w:hint="eastAsia"/>
        </w:rPr>
        <w:t xml:space="preserve"> </w:t>
      </w:r>
      <w:r w:rsidR="005E3431">
        <w:rPr>
          <w:rFonts w:hint="eastAsia"/>
        </w:rPr>
        <w:t>최대주주와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동일</w:t>
      </w:r>
      <w:r w:rsidR="007C3959">
        <w:rPr>
          <w:rFonts w:hint="eastAsia"/>
        </w:rPr>
        <w:t>하게</w:t>
      </w:r>
      <w:r w:rsidR="007C3959">
        <w:rPr>
          <w:rFonts w:hint="eastAsia"/>
        </w:rPr>
        <w:t xml:space="preserve"> </w:t>
      </w:r>
      <w:r w:rsidR="007C3959">
        <w:rPr>
          <w:rFonts w:hint="eastAsia"/>
        </w:rPr>
        <w:t>취급하여</w:t>
      </w:r>
      <w:r w:rsidR="00AA01B8">
        <w:rPr>
          <w:rFonts w:hint="eastAsia"/>
        </w:rPr>
        <w:t xml:space="preserve"> </w:t>
      </w:r>
      <w:r w:rsidR="00A33392">
        <w:rPr>
          <w:rFonts w:hint="eastAsia"/>
        </w:rPr>
        <w:t>최대주주와</w:t>
      </w:r>
      <w:r w:rsidR="00A33392">
        <w:rPr>
          <w:rFonts w:hint="eastAsia"/>
        </w:rPr>
        <w:t xml:space="preserve"> </w:t>
      </w:r>
      <w:r w:rsidR="00A33392">
        <w:rPr>
          <w:rFonts w:hint="eastAsia"/>
        </w:rPr>
        <w:t>동등한</w:t>
      </w:r>
      <w:r w:rsidR="00A33392">
        <w:rPr>
          <w:rFonts w:hint="eastAsia"/>
        </w:rPr>
        <w:t xml:space="preserve"> </w:t>
      </w:r>
      <w:r w:rsidR="00A33392">
        <w:rPr>
          <w:rFonts w:hint="eastAsia"/>
        </w:rPr>
        <w:t>순위로</w:t>
      </w:r>
      <w:r w:rsidR="00A33392">
        <w:rPr>
          <w:rFonts w:hint="eastAsia"/>
        </w:rPr>
        <w:t xml:space="preserve"> </w:t>
      </w:r>
      <w:r w:rsidR="00AA01B8">
        <w:rPr>
          <w:rFonts w:hint="eastAsia"/>
        </w:rPr>
        <w:t>계산하</w:t>
      </w:r>
      <w:r w:rsidR="001066A1">
        <w:rPr>
          <w:rFonts w:hint="eastAsia"/>
        </w:rPr>
        <w:t>며</w:t>
      </w:r>
      <w:r w:rsidR="005E3431">
        <w:rPr>
          <w:rFonts w:hint="eastAsia"/>
        </w:rPr>
        <w:t xml:space="preserve">, </w:t>
      </w:r>
      <w:r w:rsidR="005E3431">
        <w:rPr>
          <w:rFonts w:hint="eastAsia"/>
        </w:rPr>
        <w:t>이하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본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제</w:t>
      </w:r>
      <w:r w:rsidR="005E3431">
        <w:rPr>
          <w:rFonts w:hint="eastAsia"/>
        </w:rPr>
        <w:t>4.4</w:t>
      </w:r>
      <w:r w:rsidR="005E3431">
        <w:rPr>
          <w:rFonts w:hint="eastAsia"/>
        </w:rPr>
        <w:t>조에서</w:t>
      </w:r>
      <w:r w:rsidR="005E3431">
        <w:rPr>
          <w:rFonts w:hint="eastAsia"/>
        </w:rPr>
        <w:t xml:space="preserve"> </w:t>
      </w:r>
      <w:r w:rsidR="005E3431">
        <w:rPr>
          <w:rFonts w:hint="eastAsia"/>
        </w:rPr>
        <w:t>동일함</w:t>
      </w:r>
      <w:r w:rsidR="005E3431">
        <w:rPr>
          <w:rFonts w:hint="eastAsia"/>
        </w:rPr>
        <w:t>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="006C5586">
        <w:rPr>
          <w:rFonts w:hint="eastAsia"/>
        </w:rPr>
        <w:t>동반매각주주가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소유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 w:rsidR="0075129E">
        <w:rPr>
          <w:rFonts w:hint="eastAsia"/>
        </w:rPr>
        <w:t>(</w:t>
      </w:r>
      <w:r w:rsidR="0075129E">
        <w:rPr>
          <w:rFonts w:hint="eastAsia"/>
        </w:rPr>
        <w:t>이하</w:t>
      </w:r>
      <w:r w:rsidR="0075129E">
        <w:rPr>
          <w:rFonts w:hint="eastAsia"/>
        </w:rPr>
        <w:t xml:space="preserve"> </w:t>
      </w:r>
      <w:r w:rsidR="0075129E">
        <w:t>“</w:t>
      </w:r>
      <w:r w:rsidR="0075129E" w:rsidRPr="00060CB6">
        <w:rPr>
          <w:u w:val="single"/>
        </w:rPr>
        <w:t xml:space="preserve">Exit </w:t>
      </w:r>
      <w:r w:rsidR="0075129E" w:rsidRPr="00060CB6">
        <w:rPr>
          <w:rFonts w:hint="eastAsia"/>
          <w:u w:val="single"/>
        </w:rPr>
        <w:t>거래</w:t>
      </w:r>
      <w:r w:rsidR="0075129E">
        <w:t>”</w:t>
      </w:r>
      <w:r w:rsidR="0075129E"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이루어지는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최대주주</w:t>
      </w:r>
      <w:r w:rsidR="00EB7530">
        <w:t>와</w:t>
      </w:r>
      <w:r w:rsidR="00EB7530" w:rsidRPr="001000FF">
        <w:t xml:space="preserve"> </w:t>
      </w:r>
      <w:r w:rsidR="00F259B2">
        <w:rPr>
          <w:rFonts w:hint="eastAsia"/>
        </w:rPr>
        <w:t>동반매각주주는</w:t>
      </w:r>
      <w:r w:rsidR="00EB7530" w:rsidRPr="001000FF">
        <w:t xml:space="preserve"> </w:t>
      </w:r>
      <w:r w:rsidR="0075129E">
        <w:rPr>
          <w:rFonts w:hint="eastAsia"/>
        </w:rPr>
        <w:t>Exit</w:t>
      </w:r>
      <w:r w:rsidR="00EB7530">
        <w:rPr>
          <w:rFonts w:hint="eastAsia"/>
        </w:rPr>
        <w:t xml:space="preserve"> </w:t>
      </w:r>
      <w:r w:rsidR="00EB7530" w:rsidRPr="001000FF">
        <w:t>거래에</w:t>
      </w:r>
      <w:r w:rsidR="00EB7530" w:rsidRPr="001000FF">
        <w:t xml:space="preserve"> </w:t>
      </w:r>
      <w:r w:rsidR="00EB7530" w:rsidRPr="001000FF">
        <w:t>따른</w:t>
      </w:r>
      <w:r w:rsidR="00EB7530" w:rsidRPr="001000FF">
        <w:t xml:space="preserve"> </w:t>
      </w:r>
      <w:r w:rsidR="00EB7530" w:rsidRPr="001000FF">
        <w:t>총</w:t>
      </w:r>
      <w:r w:rsidR="00EB7530" w:rsidRPr="001000FF">
        <w:t xml:space="preserve"> </w:t>
      </w:r>
      <w:r w:rsidR="00EB7530" w:rsidRPr="001000FF">
        <w:t>매매대금</w:t>
      </w:r>
      <w:r w:rsidR="00EB7530">
        <w:rPr>
          <w:rFonts w:hint="eastAsia"/>
        </w:rPr>
        <w:t>으로부터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해당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매각과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관련한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비용을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먼저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공제한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나머지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매매대금을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아래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순서대로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정산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및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배분한다</w:t>
      </w:r>
      <w:r w:rsidR="00EB7530">
        <w:rPr>
          <w:rFonts w:hint="eastAsia"/>
        </w:rPr>
        <w:t>.</w:t>
      </w:r>
      <w:r w:rsidR="001B595C">
        <w:rPr>
          <w:rFonts w:hint="eastAsia"/>
        </w:rPr>
        <w:t xml:space="preserve"> </w:t>
      </w:r>
    </w:p>
    <w:p w14:paraId="1F05B277" w14:textId="362B6055" w:rsidR="00EB7530" w:rsidRPr="00A63D62" w:rsidRDefault="00EB7530" w:rsidP="00060CB6">
      <w:pPr>
        <w:pStyle w:val="41"/>
      </w:pPr>
      <w:r>
        <w:rPr>
          <w:rFonts w:hint="eastAsia"/>
        </w:rPr>
        <w:t>최대주주가</w:t>
      </w:r>
      <w:r>
        <w:rPr>
          <w:rFonts w:hint="eastAsia"/>
        </w:rPr>
        <w:t xml:space="preserve"> </w:t>
      </w:r>
      <w:r>
        <w:rPr>
          <w:rFonts w:hint="eastAsia"/>
        </w:rPr>
        <w:t>매각한</w:t>
      </w:r>
      <w:r>
        <w:rPr>
          <w:rFonts w:hint="eastAsia"/>
        </w:rPr>
        <w:t xml:space="preserve"> </w:t>
      </w:r>
      <w:r w:rsidRPr="00A63D62">
        <w:rPr>
          <w:rFonts w:hint="eastAsia"/>
        </w:rPr>
        <w:t>주식</w:t>
      </w:r>
      <w:r w:rsidRPr="00A63D62">
        <w:t xml:space="preserve"> </w:t>
      </w:r>
      <w:r w:rsidRPr="00A63D62">
        <w:rPr>
          <w:rFonts w:hint="eastAsia"/>
        </w:rPr>
        <w:t>수에</w:t>
      </w:r>
      <w:r>
        <w:rPr>
          <w:rFonts w:hint="eastAsia"/>
        </w:rPr>
        <w:t>,</w:t>
      </w:r>
      <w:r w:rsidRPr="00A63D62">
        <w:t xml:space="preserve"> </w:t>
      </w:r>
      <w:r w:rsidRPr="00A63D62">
        <w:rPr>
          <w:rFonts w:hint="eastAsia"/>
        </w:rPr>
        <w:t>최대주주의</w:t>
      </w:r>
      <w:r w:rsidRPr="00A63D62">
        <w:t xml:space="preserve"> </w:t>
      </w:r>
      <w:r w:rsidRPr="00133420">
        <w:rPr>
          <w:rFonts w:hint="eastAsia"/>
        </w:rPr>
        <w:t>주당</w:t>
      </w:r>
      <w:r w:rsidRPr="00133420">
        <w:t xml:space="preserve"> </w:t>
      </w:r>
      <w:r w:rsidRPr="00133420">
        <w:rPr>
          <w:rFonts w:hint="eastAsia"/>
        </w:rPr>
        <w:t>투자원금에</w:t>
      </w:r>
      <w:r w:rsidRPr="00A63D62">
        <w:t xml:space="preserve"> </w:t>
      </w:r>
      <w:r w:rsidRPr="00A63D62">
        <w:rPr>
          <w:rFonts w:hint="eastAsia"/>
        </w:rPr>
        <w:t>대하여</w:t>
      </w:r>
      <w:r w:rsidRPr="00A63D62">
        <w:t xml:space="preserve"> </w:t>
      </w:r>
      <w:r w:rsidRPr="00A63D62">
        <w:rPr>
          <w:rFonts w:hint="eastAsia"/>
        </w:rPr>
        <w:t>거래종결일</w:t>
      </w:r>
      <w:r w:rsidR="00A8505F">
        <w:rPr>
          <w:rFonts w:hint="eastAsia"/>
        </w:rPr>
        <w:t>(</w:t>
      </w:r>
      <w:r w:rsidR="00A8505F">
        <w:rPr>
          <w:rFonts w:hint="eastAsia"/>
        </w:rPr>
        <w:t>신주</w:t>
      </w:r>
      <w:r w:rsidR="00A8505F">
        <w:rPr>
          <w:rFonts w:hint="eastAsia"/>
        </w:rPr>
        <w:t xml:space="preserve"> </w:t>
      </w:r>
      <w:r w:rsidR="00A8505F">
        <w:rPr>
          <w:rFonts w:hint="eastAsia"/>
        </w:rPr>
        <w:t>인수의</w:t>
      </w:r>
      <w:r w:rsidR="00A8505F">
        <w:rPr>
          <w:rFonts w:hint="eastAsia"/>
        </w:rPr>
        <w:t xml:space="preserve"> </w:t>
      </w:r>
      <w:r w:rsidR="00A8505F">
        <w:rPr>
          <w:rFonts w:hint="eastAsia"/>
        </w:rPr>
        <w:t>경우</w:t>
      </w:r>
      <w:r w:rsidR="00A8505F">
        <w:rPr>
          <w:rFonts w:hint="eastAsia"/>
        </w:rPr>
        <w:t xml:space="preserve"> </w:t>
      </w:r>
      <w:r w:rsidR="00A8505F">
        <w:rPr>
          <w:rFonts w:hint="eastAsia"/>
        </w:rPr>
        <w:t>신주인수대금</w:t>
      </w:r>
      <w:r w:rsidR="00A8505F">
        <w:rPr>
          <w:rFonts w:hint="eastAsia"/>
        </w:rPr>
        <w:t xml:space="preserve"> </w:t>
      </w:r>
      <w:r w:rsidR="00A8505F">
        <w:rPr>
          <w:rFonts w:hint="eastAsia"/>
        </w:rPr>
        <w:t>납입일을</w:t>
      </w:r>
      <w:r w:rsidR="00A8505F">
        <w:rPr>
          <w:rFonts w:hint="eastAsia"/>
        </w:rPr>
        <w:t xml:space="preserve"> </w:t>
      </w:r>
      <w:r w:rsidR="00A8505F">
        <w:rPr>
          <w:rFonts w:hint="eastAsia"/>
        </w:rPr>
        <w:t>말하며</w:t>
      </w:r>
      <w:r w:rsidR="00A8505F">
        <w:rPr>
          <w:rFonts w:hint="eastAsia"/>
        </w:rPr>
        <w:t xml:space="preserve">, </w:t>
      </w:r>
      <w:r w:rsidR="00A8505F">
        <w:rPr>
          <w:rFonts w:hint="eastAsia"/>
        </w:rPr>
        <w:t>이하</w:t>
      </w:r>
      <w:r w:rsidR="00A8505F">
        <w:rPr>
          <w:rFonts w:hint="eastAsia"/>
        </w:rPr>
        <w:t xml:space="preserve"> </w:t>
      </w:r>
      <w:r w:rsidR="00A8505F">
        <w:rPr>
          <w:rFonts w:hint="eastAsia"/>
        </w:rPr>
        <w:t>본</w:t>
      </w:r>
      <w:r w:rsidR="00A8505F">
        <w:rPr>
          <w:rFonts w:hint="eastAsia"/>
        </w:rPr>
        <w:t xml:space="preserve"> </w:t>
      </w:r>
      <w:r w:rsidR="00180335">
        <w:rPr>
          <w:rFonts w:hint="eastAsia"/>
        </w:rPr>
        <w:t>제</w:t>
      </w:r>
      <w:r w:rsidR="00180335">
        <w:rPr>
          <w:rFonts w:hint="eastAsia"/>
        </w:rPr>
        <w:t>4.4</w:t>
      </w:r>
      <w:r w:rsidR="00A8505F">
        <w:rPr>
          <w:rFonts w:hint="eastAsia"/>
        </w:rPr>
        <w:t>조에서</w:t>
      </w:r>
      <w:r w:rsidR="00A8505F">
        <w:rPr>
          <w:rFonts w:hint="eastAsia"/>
        </w:rPr>
        <w:t xml:space="preserve"> </w:t>
      </w:r>
      <w:r w:rsidR="00A8505F">
        <w:rPr>
          <w:rFonts w:hint="eastAsia"/>
        </w:rPr>
        <w:t>동일함</w:t>
      </w:r>
      <w:r w:rsidR="00A8505F">
        <w:rPr>
          <w:rFonts w:hint="eastAsia"/>
        </w:rPr>
        <w:t>)</w:t>
      </w:r>
      <w:r w:rsidRPr="00A63D62">
        <w:rPr>
          <w:rFonts w:hint="eastAsia"/>
        </w:rPr>
        <w:t>로부터</w:t>
      </w:r>
      <w:r w:rsidRPr="00A63D62">
        <w:t xml:space="preserve"> </w:t>
      </w:r>
      <w:r w:rsidR="00397F9D">
        <w:rPr>
          <w:rFonts w:hint="eastAsia"/>
        </w:rPr>
        <w:t>Exit</w:t>
      </w:r>
      <w:r w:rsidRPr="00A63D62">
        <w:t xml:space="preserve"> </w:t>
      </w:r>
      <w:r w:rsidRPr="00A63D62">
        <w:rPr>
          <w:rFonts w:hint="eastAsia"/>
        </w:rPr>
        <w:t>거래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A63D62">
        <w:rPr>
          <w:rFonts w:hint="eastAsia"/>
        </w:rPr>
        <w:t>종결일까지의</w:t>
      </w:r>
      <w:r w:rsidRPr="00A63D62">
        <w:t xml:space="preserve"> </w:t>
      </w:r>
      <w:r w:rsidRPr="00A63D62">
        <w:rPr>
          <w:rFonts w:hint="eastAsia"/>
        </w:rPr>
        <w:t>기간</w:t>
      </w:r>
      <w:r w:rsidRPr="00A63D62">
        <w:t xml:space="preserve"> </w:t>
      </w:r>
      <w:r w:rsidRPr="00A63D62">
        <w:rPr>
          <w:rFonts w:hint="eastAsia"/>
        </w:rPr>
        <w:t>동안</w:t>
      </w:r>
      <w:r w:rsidRPr="00A63D62">
        <w:t xml:space="preserve"> </w:t>
      </w:r>
      <w:r w:rsidRPr="00A63D62">
        <w:rPr>
          <w:rFonts w:hint="eastAsia"/>
        </w:rPr>
        <w:t>내부수익률</w:t>
      </w:r>
      <w:r w:rsidRPr="00A63D62">
        <w:t>(IRR)</w:t>
      </w:r>
      <w:r w:rsidRPr="00A63D62">
        <w:rPr>
          <w:rFonts w:hint="eastAsia"/>
        </w:rPr>
        <w:t>이</w:t>
      </w:r>
      <w:r w:rsidRPr="00A63D62">
        <w:t xml:space="preserve"> </w:t>
      </w:r>
      <w:r w:rsidR="00755AF6">
        <w:rPr>
          <w:rFonts w:hint="eastAsia"/>
        </w:rPr>
        <w:t>8</w:t>
      </w:r>
      <w:r>
        <w:rPr>
          <w:rFonts w:hint="eastAsia"/>
        </w:rPr>
        <w:t>.5</w:t>
      </w:r>
      <w:r w:rsidRPr="00133420">
        <w:t>%</w:t>
      </w:r>
      <w:r w:rsidRPr="00A63D62">
        <w:rPr>
          <w:rFonts w:hint="eastAsia"/>
        </w:rPr>
        <w:t>가</w:t>
      </w:r>
      <w:r w:rsidRPr="00A63D62">
        <w:t xml:space="preserve"> </w:t>
      </w:r>
      <w:r w:rsidRPr="00A63D62">
        <w:rPr>
          <w:rFonts w:hint="eastAsia"/>
        </w:rPr>
        <w:t>되는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 w:rsidRPr="00A63D62">
        <w:rPr>
          <w:rFonts w:hint="eastAsia"/>
        </w:rPr>
        <w:t>곱한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>
        <w:rPr>
          <w:rFonts w:hint="eastAsia"/>
        </w:rPr>
        <w:t>최대주주</w:t>
      </w:r>
      <w:r w:rsidRPr="00A63D62">
        <w:rPr>
          <w:rFonts w:hint="eastAsia"/>
        </w:rPr>
        <w:t>에게</w:t>
      </w:r>
      <w:r w:rsidRPr="00A63D62">
        <w:t xml:space="preserve"> </w:t>
      </w:r>
      <w:r w:rsidRPr="00A63D62">
        <w:rPr>
          <w:rFonts w:hint="eastAsia"/>
        </w:rPr>
        <w:t>지급</w:t>
      </w:r>
      <w:r w:rsidR="00524937">
        <w:rPr>
          <w:rFonts w:hint="eastAsia"/>
        </w:rPr>
        <w:t>.</w:t>
      </w:r>
    </w:p>
    <w:p w14:paraId="389C4211" w14:textId="6CA94DE5" w:rsidR="00EB7530" w:rsidRPr="00A63D62" w:rsidRDefault="00566967" w:rsidP="00060CB6">
      <w:pPr>
        <w:pStyle w:val="41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043FA7">
        <w:rPr>
          <w:rFonts w:hint="eastAsia"/>
        </w:rPr>
        <w:t>(</w:t>
      </w:r>
      <w:r>
        <w:rPr>
          <w:rFonts w:hint="eastAsia"/>
        </w:rPr>
        <w:t>2</w:t>
      </w:r>
      <w:r w:rsidR="00043FA7">
        <w:rPr>
          <w:rFonts w:hint="eastAsia"/>
        </w:rPr>
        <w:t>)</w:t>
      </w:r>
      <w:r>
        <w:rPr>
          <w:rFonts w:hint="eastAsia"/>
        </w:rPr>
        <w:t>항을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, </w:t>
      </w:r>
      <w:r w:rsidR="006F737B">
        <w:rPr>
          <w:rFonts w:hint="eastAsia"/>
        </w:rPr>
        <w:t>각</w:t>
      </w:r>
      <w:r w:rsidR="006F737B">
        <w:rPr>
          <w:rFonts w:hint="eastAsia"/>
        </w:rPr>
        <w:t xml:space="preserve"> </w:t>
      </w:r>
      <w:r w:rsidR="006F737B">
        <w:rPr>
          <w:rFonts w:hint="eastAsia"/>
        </w:rPr>
        <w:t>동반매각주주가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매각한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주식</w:t>
      </w:r>
      <w:r w:rsidR="00EB7530" w:rsidRPr="00A63D62">
        <w:t xml:space="preserve"> </w:t>
      </w:r>
      <w:r w:rsidR="00EB7530" w:rsidRPr="00A63D62">
        <w:rPr>
          <w:rFonts w:hint="eastAsia"/>
        </w:rPr>
        <w:t>수에</w:t>
      </w:r>
      <w:r w:rsidR="00EB7530">
        <w:rPr>
          <w:rFonts w:hint="eastAsia"/>
        </w:rPr>
        <w:t>,</w:t>
      </w:r>
      <w:r w:rsidR="00EB7530" w:rsidRPr="00A63D62">
        <w:t xml:space="preserve"> </w:t>
      </w:r>
      <w:r w:rsidR="006F737B">
        <w:rPr>
          <w:rFonts w:hint="eastAsia"/>
        </w:rPr>
        <w:t>동반매각주주</w:t>
      </w:r>
      <w:r w:rsidR="00EB7530">
        <w:rPr>
          <w:rFonts w:hint="eastAsia"/>
        </w:rPr>
        <w:t>의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주당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투자원금에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대하여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거래종결일로부터</w:t>
      </w:r>
      <w:r w:rsidR="00EB7530" w:rsidRPr="00A63D62">
        <w:t xml:space="preserve"> </w:t>
      </w:r>
      <w:r w:rsidR="00397F9D">
        <w:rPr>
          <w:rFonts w:hint="eastAsia"/>
        </w:rPr>
        <w:t>Exit</w:t>
      </w:r>
      <w:r w:rsidR="00EB7530" w:rsidRPr="00A63D62">
        <w:t xml:space="preserve"> </w:t>
      </w:r>
      <w:r w:rsidR="00EB7530" w:rsidRPr="00A63D62">
        <w:rPr>
          <w:rFonts w:hint="eastAsia"/>
        </w:rPr>
        <w:t>거래</w:t>
      </w:r>
      <w:r w:rsidR="00EB7530">
        <w:rPr>
          <w:rFonts w:hint="eastAsia"/>
        </w:rPr>
        <w:t>의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종결일까지의</w:t>
      </w:r>
      <w:r w:rsidR="00EB7530" w:rsidRPr="00A63D62">
        <w:t xml:space="preserve"> </w:t>
      </w:r>
      <w:r w:rsidR="00EB7530" w:rsidRPr="00A63D62">
        <w:rPr>
          <w:rFonts w:hint="eastAsia"/>
        </w:rPr>
        <w:t>기간</w:t>
      </w:r>
      <w:r w:rsidR="00EB7530" w:rsidRPr="00A63D62">
        <w:t xml:space="preserve"> </w:t>
      </w:r>
      <w:r w:rsidR="00EB7530" w:rsidRPr="00A63D62">
        <w:rPr>
          <w:rFonts w:hint="eastAsia"/>
        </w:rPr>
        <w:t>동안</w:t>
      </w:r>
      <w:r w:rsidR="00EB7530" w:rsidRPr="00A63D62">
        <w:t xml:space="preserve"> </w:t>
      </w:r>
      <w:r w:rsidR="00EB7530" w:rsidRPr="00A63D62">
        <w:rPr>
          <w:rFonts w:hint="eastAsia"/>
        </w:rPr>
        <w:t>내부수익률</w:t>
      </w:r>
      <w:r w:rsidR="00EB7530" w:rsidRPr="00A63D62">
        <w:t>(IRR)</w:t>
      </w:r>
      <w:r w:rsidR="00EB7530" w:rsidRPr="00A63D62">
        <w:rPr>
          <w:rFonts w:hint="eastAsia"/>
        </w:rPr>
        <w:t>이</w:t>
      </w:r>
      <w:r w:rsidR="00EB7530" w:rsidRPr="00A63D62">
        <w:t xml:space="preserve"> </w:t>
      </w:r>
      <w:r w:rsidR="00755AF6">
        <w:rPr>
          <w:rFonts w:hint="eastAsia"/>
        </w:rPr>
        <w:t>8</w:t>
      </w:r>
      <w:r w:rsidR="00EB7530">
        <w:rPr>
          <w:rFonts w:hint="eastAsia"/>
        </w:rPr>
        <w:t>.5%</w:t>
      </w:r>
      <w:r w:rsidR="00EB7530" w:rsidRPr="00A63D62">
        <w:rPr>
          <w:rFonts w:hint="eastAsia"/>
        </w:rPr>
        <w:t>가</w:t>
      </w:r>
      <w:r w:rsidR="00EB7530" w:rsidRPr="00A63D62">
        <w:t xml:space="preserve"> </w:t>
      </w:r>
      <w:r w:rsidR="00EB7530" w:rsidRPr="00A63D62">
        <w:rPr>
          <w:rFonts w:hint="eastAsia"/>
        </w:rPr>
        <w:t>되는</w:t>
      </w:r>
      <w:r w:rsidR="00EB7530" w:rsidRPr="00A63D62">
        <w:t xml:space="preserve"> </w:t>
      </w:r>
      <w:r w:rsidR="00EB7530" w:rsidRPr="00A63D62">
        <w:rPr>
          <w:rFonts w:hint="eastAsia"/>
        </w:rPr>
        <w:t>금액을</w:t>
      </w:r>
      <w:r w:rsidR="00EB7530" w:rsidRPr="00A63D62">
        <w:t xml:space="preserve"> </w:t>
      </w:r>
      <w:r w:rsidR="00EB7530" w:rsidRPr="00A63D62">
        <w:rPr>
          <w:rFonts w:hint="eastAsia"/>
        </w:rPr>
        <w:t>곱한</w:t>
      </w:r>
      <w:r w:rsidR="00EB7530" w:rsidRPr="00A63D62">
        <w:t xml:space="preserve"> </w:t>
      </w:r>
      <w:r w:rsidR="00EB7530" w:rsidRPr="00A63D62">
        <w:rPr>
          <w:rFonts w:hint="eastAsia"/>
        </w:rPr>
        <w:t>금액을</w:t>
      </w:r>
      <w:r w:rsidR="00EB7530" w:rsidRPr="00A63D62">
        <w:t xml:space="preserve"> </w:t>
      </w:r>
      <w:r w:rsidR="00EB7530" w:rsidRPr="00A63D62">
        <w:rPr>
          <w:rFonts w:hint="eastAsia"/>
        </w:rPr>
        <w:t>기존주주에게</w:t>
      </w:r>
      <w:r w:rsidR="00EB7530" w:rsidRPr="00A63D62">
        <w:t xml:space="preserve"> </w:t>
      </w:r>
      <w:r w:rsidR="00EB7530" w:rsidRPr="00A63D62">
        <w:rPr>
          <w:rFonts w:hint="eastAsia"/>
        </w:rPr>
        <w:t>지급</w:t>
      </w:r>
      <w:r w:rsidR="00524937">
        <w:rPr>
          <w:rFonts w:hint="eastAsia"/>
        </w:rPr>
        <w:t>.</w:t>
      </w:r>
    </w:p>
    <w:p w14:paraId="5E9DD2C1" w14:textId="17D55A9B" w:rsidR="00524937" w:rsidRDefault="00EB7530" w:rsidP="00060CB6">
      <w:pPr>
        <w:pStyle w:val="41"/>
      </w:pPr>
      <w:r w:rsidRPr="00A63D62">
        <w:rPr>
          <w:rFonts w:hint="eastAsia"/>
        </w:rPr>
        <w:lastRenderedPageBreak/>
        <w:t>제</w:t>
      </w:r>
      <w:r w:rsidR="00043FA7">
        <w:rPr>
          <w:rFonts w:hint="eastAsia"/>
        </w:rPr>
        <w:t>(i)</w:t>
      </w:r>
      <w:r w:rsidR="00043FA7">
        <w:rPr>
          <w:rFonts w:hint="eastAsia"/>
        </w:rPr>
        <w:t>호</w:t>
      </w:r>
      <w:r w:rsidR="0031335E">
        <w:rPr>
          <w:rFonts w:hint="eastAsia"/>
        </w:rPr>
        <w:t xml:space="preserve"> </w:t>
      </w:r>
      <w:r w:rsidR="0031335E">
        <w:rPr>
          <w:rFonts w:hint="eastAsia"/>
        </w:rPr>
        <w:t>및</w:t>
      </w:r>
      <w:r w:rsidR="0031335E">
        <w:rPr>
          <w:rFonts w:hint="eastAsia"/>
        </w:rPr>
        <w:t xml:space="preserve"> </w:t>
      </w:r>
      <w:r w:rsidR="0031335E">
        <w:rPr>
          <w:rFonts w:hint="eastAsia"/>
        </w:rPr>
        <w:t>제</w:t>
      </w:r>
      <w:r w:rsidR="00043FA7">
        <w:rPr>
          <w:rFonts w:hint="eastAsia"/>
        </w:rPr>
        <w:t>(ii)</w:t>
      </w:r>
      <w:r w:rsidR="00043FA7">
        <w:rPr>
          <w:rFonts w:hint="eastAsia"/>
        </w:rPr>
        <w:t>호</w:t>
      </w:r>
      <w:r w:rsidRPr="00A63D62">
        <w:rPr>
          <w:rFonts w:hint="eastAsia"/>
        </w:rPr>
        <w:t>의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 w:rsidRPr="00A63D62">
        <w:rPr>
          <w:rFonts w:hint="eastAsia"/>
        </w:rPr>
        <w:t>공제하고</w:t>
      </w:r>
      <w:r w:rsidRPr="00A63D62">
        <w:t xml:space="preserve"> </w:t>
      </w:r>
      <w:r w:rsidRPr="00A63D62">
        <w:rPr>
          <w:rFonts w:hint="eastAsia"/>
        </w:rPr>
        <w:t>남은</w:t>
      </w:r>
      <w:r w:rsidRPr="00A63D62">
        <w:t xml:space="preserve"> </w:t>
      </w:r>
      <w:r w:rsidRPr="00A63D62">
        <w:rPr>
          <w:rFonts w:hint="eastAsia"/>
        </w:rPr>
        <w:t>금액은</w:t>
      </w:r>
      <w:r w:rsidRPr="00A63D62">
        <w:t xml:space="preserve"> </w:t>
      </w:r>
      <w:r w:rsidRPr="00A63D62">
        <w:rPr>
          <w:rFonts w:hint="eastAsia"/>
        </w:rPr>
        <w:t>최대주주</w:t>
      </w:r>
      <w:r w:rsidRPr="00A63D62">
        <w:t xml:space="preserve"> </w:t>
      </w:r>
      <w:r w:rsidRPr="00A63D62">
        <w:rPr>
          <w:rFonts w:hint="eastAsia"/>
        </w:rPr>
        <w:t>및</w:t>
      </w:r>
      <w:r w:rsidRPr="00A63D62">
        <w:t xml:space="preserve"> </w:t>
      </w:r>
      <w:r w:rsidR="006F737B">
        <w:rPr>
          <w:rFonts w:hint="eastAsia"/>
        </w:rPr>
        <w:t>동반매각주주</w:t>
      </w:r>
      <w:r w:rsidRPr="00A63D62">
        <w:rPr>
          <w:rFonts w:hint="eastAsia"/>
        </w:rPr>
        <w:t>에게</w:t>
      </w:r>
      <w:r w:rsidRPr="00A63D62">
        <w:t xml:space="preserve"> </w:t>
      </w:r>
      <w:r w:rsidR="00524937">
        <w:rPr>
          <w:rFonts w:hint="eastAsia"/>
        </w:rPr>
        <w:t>최대주주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및</w:t>
      </w:r>
      <w:r w:rsidR="00524937">
        <w:rPr>
          <w:rFonts w:hint="eastAsia"/>
        </w:rPr>
        <w:t xml:space="preserve"> </w:t>
      </w:r>
      <w:r w:rsidR="006F737B">
        <w:rPr>
          <w:rFonts w:hint="eastAsia"/>
        </w:rPr>
        <w:t>각</w:t>
      </w:r>
      <w:r w:rsidR="006F737B">
        <w:rPr>
          <w:rFonts w:hint="eastAsia"/>
        </w:rPr>
        <w:t xml:space="preserve"> </w:t>
      </w:r>
      <w:r w:rsidR="006F737B">
        <w:rPr>
          <w:rFonts w:hint="eastAsia"/>
        </w:rPr>
        <w:t>동반매각주주가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매각한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주식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수의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상대적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비율에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따라</w:t>
      </w:r>
      <w:r w:rsidR="00524937">
        <w:rPr>
          <w:rFonts w:hint="eastAsia"/>
        </w:rPr>
        <w:t xml:space="preserve">(pro rata) </w:t>
      </w:r>
      <w:r w:rsidR="00524937">
        <w:rPr>
          <w:rFonts w:hint="eastAsia"/>
        </w:rPr>
        <w:t>분배</w:t>
      </w:r>
      <w:r w:rsidR="00524937">
        <w:rPr>
          <w:rFonts w:hint="eastAsia"/>
        </w:rPr>
        <w:t>.</w:t>
      </w:r>
      <w:r w:rsidR="003B303F">
        <w:rPr>
          <w:rFonts w:hint="eastAsia"/>
        </w:rPr>
        <w:t xml:space="preserve"> </w:t>
      </w:r>
    </w:p>
    <w:p w14:paraId="05C8BEB4" w14:textId="2B955C9E" w:rsidR="0091318D" w:rsidRPr="00AB04BC" w:rsidRDefault="00012330" w:rsidP="00566967">
      <w:pPr>
        <w:pStyle w:val="41"/>
      </w:pPr>
      <w:r>
        <w:rPr>
          <w:rFonts w:hint="eastAsia"/>
        </w:rPr>
        <w:t>최대주주는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043FA7">
        <w:rPr>
          <w:rFonts w:hint="eastAsia"/>
        </w:rPr>
        <w:t>(iii)</w:t>
      </w:r>
      <w:r w:rsidR="00043FA7">
        <w:rPr>
          <w:rFonts w:hint="eastAsia"/>
        </w:rPr>
        <w:t>호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분배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10%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 w:rsidR="00946781">
        <w:rPr>
          <w:rFonts w:hint="eastAsia"/>
        </w:rPr>
        <w:t>Exit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참여한</w:t>
      </w:r>
      <w:r>
        <w:rPr>
          <w:rFonts w:hint="eastAsia"/>
        </w:rPr>
        <w:t xml:space="preserve"> </w:t>
      </w:r>
      <w:r w:rsidR="006F737B">
        <w:rPr>
          <w:rFonts w:hint="eastAsia"/>
        </w:rPr>
        <w:t>동반매각주주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 w:rsidR="003E434E">
        <w:rPr>
          <w:rFonts w:hint="eastAsia"/>
        </w:rPr>
        <w:t>각</w:t>
      </w:r>
      <w:r w:rsidR="003E434E">
        <w:rPr>
          <w:rFonts w:hint="eastAsia"/>
        </w:rPr>
        <w:t xml:space="preserve"> </w:t>
      </w:r>
      <w:r w:rsidR="003E434E">
        <w:rPr>
          <w:rFonts w:hint="eastAsia"/>
        </w:rPr>
        <w:t>동반매각주주가</w:t>
      </w:r>
      <w:r w:rsidR="003E434E">
        <w:rPr>
          <w:rFonts w:hint="eastAsia"/>
        </w:rPr>
        <w:t xml:space="preserve"> </w:t>
      </w:r>
      <w:r w:rsidR="003E434E">
        <w:rPr>
          <w:rFonts w:hint="eastAsia"/>
        </w:rPr>
        <w:t>매각한</w:t>
      </w:r>
      <w:r w:rsidR="003E434E">
        <w:rPr>
          <w:rFonts w:hint="eastAsia"/>
        </w:rPr>
        <w:t xml:space="preserve"> </w:t>
      </w:r>
      <w:r w:rsidR="003E434E">
        <w:rPr>
          <w:rFonts w:hint="eastAsia"/>
        </w:rPr>
        <w:t>주식</w:t>
      </w:r>
      <w:r w:rsidR="003E434E">
        <w:rPr>
          <w:rFonts w:hint="eastAsia"/>
        </w:rPr>
        <w:t xml:space="preserve"> </w:t>
      </w:r>
      <w:r w:rsidR="003E434E">
        <w:rPr>
          <w:rFonts w:hint="eastAsia"/>
        </w:rPr>
        <w:t>수의</w:t>
      </w:r>
      <w:r w:rsidR="003E434E">
        <w:rPr>
          <w:rFonts w:hint="eastAsia"/>
        </w:rPr>
        <w:t xml:space="preserve"> </w:t>
      </w:r>
      <w:r w:rsidR="003E434E">
        <w:rPr>
          <w:rFonts w:hint="eastAsia"/>
        </w:rPr>
        <w:t>상대적</w:t>
      </w:r>
      <w:r w:rsidR="003E434E">
        <w:rPr>
          <w:rFonts w:hint="eastAsia"/>
        </w:rPr>
        <w:t xml:space="preserve"> </w:t>
      </w:r>
      <w:r w:rsidR="003E434E">
        <w:rPr>
          <w:rFonts w:hint="eastAsia"/>
        </w:rPr>
        <w:t>비율에</w:t>
      </w:r>
      <w:r w:rsidR="003E434E">
        <w:rPr>
          <w:rFonts w:hint="eastAsia"/>
        </w:rPr>
        <w:t xml:space="preserve"> </w:t>
      </w:r>
      <w:r w:rsidR="003E434E">
        <w:rPr>
          <w:rFonts w:hint="eastAsia"/>
        </w:rPr>
        <w:t>따라</w:t>
      </w:r>
      <w:r w:rsidR="003E434E">
        <w:rPr>
          <w:rFonts w:hint="eastAsia"/>
        </w:rPr>
        <w:t xml:space="preserve">(pro rata) </w:t>
      </w:r>
      <w:r>
        <w:rPr>
          <w:rFonts w:hint="eastAsia"/>
        </w:rPr>
        <w:t>지급함</w:t>
      </w:r>
      <w:r w:rsidRPr="00AB04BC">
        <w:rPr>
          <w:rFonts w:hint="eastAsia"/>
        </w:rPr>
        <w:t>.</w:t>
      </w:r>
      <w:r w:rsidR="0091318D" w:rsidRPr="00AB04BC">
        <w:rPr>
          <w:rFonts w:hint="eastAsia"/>
        </w:rPr>
        <w:t xml:space="preserve">    </w:t>
      </w:r>
    </w:p>
    <w:p w14:paraId="30EE451A" w14:textId="1A385882" w:rsidR="000442CD" w:rsidRPr="00AF3CEB" w:rsidRDefault="0075129E" w:rsidP="00566967">
      <w:pPr>
        <w:pStyle w:val="31"/>
      </w:pP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4</w:t>
      </w:r>
      <w:r w:rsidRPr="00AF3CEB">
        <w:rPr>
          <w:rFonts w:hint="eastAsia"/>
        </w:rPr>
        <w:t>조에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매매대금의</w:t>
      </w:r>
      <w:r w:rsidRPr="00AF3CEB">
        <w:t xml:space="preserve"> </w:t>
      </w:r>
      <w:r w:rsidRPr="00AF3CEB">
        <w:rPr>
          <w:rFonts w:hint="eastAsia"/>
        </w:rPr>
        <w:t>조정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정산과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8.1</w:t>
      </w:r>
      <w:r w:rsidRPr="00AF3CEB">
        <w:rPr>
          <w:rFonts w:hint="eastAsia"/>
        </w:rPr>
        <w:t>조에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매도인들의</w:t>
      </w:r>
      <w:r w:rsidRPr="00AF3CEB">
        <w:t xml:space="preserve"> </w:t>
      </w:r>
      <w:r w:rsidRPr="00AF3CEB">
        <w:rPr>
          <w:rFonts w:hint="eastAsia"/>
        </w:rPr>
        <w:t>손해배상책임</w:t>
      </w:r>
      <w:r w:rsidR="005377D5">
        <w:rPr>
          <w:rFonts w:hint="eastAsia"/>
        </w:rPr>
        <w:t xml:space="preserve"> </w:t>
      </w:r>
      <w:r w:rsidR="005377D5">
        <w:rPr>
          <w:rFonts w:hint="eastAsia"/>
        </w:rPr>
        <w:t>및</w:t>
      </w:r>
      <w:r w:rsidR="005377D5">
        <w:rPr>
          <w:rFonts w:hint="eastAsia"/>
        </w:rPr>
        <w:t xml:space="preserve"> </w:t>
      </w:r>
      <w:r w:rsidR="00927128">
        <w:rPr>
          <w:rFonts w:hint="eastAsia"/>
        </w:rPr>
        <w:t>본건</w:t>
      </w:r>
      <w:r w:rsidR="00927128">
        <w:rPr>
          <w:rFonts w:hint="eastAsia"/>
        </w:rPr>
        <w:t xml:space="preserve"> </w:t>
      </w:r>
      <w:r w:rsidR="002A4EF9">
        <w:rPr>
          <w:rFonts w:hint="eastAsia"/>
        </w:rPr>
        <w:t>신주인수계약</w:t>
      </w:r>
      <w:r w:rsidR="00217FE8">
        <w:rPr>
          <w:rFonts w:hint="eastAsia"/>
        </w:rPr>
        <w:t xml:space="preserve"> </w:t>
      </w:r>
      <w:r w:rsidR="00217FE8">
        <w:rPr>
          <w:rFonts w:hint="eastAsia"/>
        </w:rPr>
        <w:t>제</w:t>
      </w:r>
      <w:r w:rsidR="00217FE8">
        <w:rPr>
          <w:rFonts w:hint="eastAsia"/>
        </w:rPr>
        <w:t>7.1</w:t>
      </w:r>
      <w:r w:rsidR="00217FE8">
        <w:rPr>
          <w:rFonts w:hint="eastAsia"/>
        </w:rPr>
        <w:t>조에</w:t>
      </w:r>
      <w:r w:rsidR="00217FE8">
        <w:rPr>
          <w:rFonts w:hint="eastAsia"/>
        </w:rPr>
        <w:t xml:space="preserve"> </w:t>
      </w:r>
      <w:r w:rsidR="00217FE8">
        <w:rPr>
          <w:rFonts w:hint="eastAsia"/>
        </w:rPr>
        <w:t>따른</w:t>
      </w:r>
      <w:r w:rsidR="00217FE8">
        <w:rPr>
          <w:rFonts w:hint="eastAsia"/>
        </w:rPr>
        <w:t xml:space="preserve"> </w:t>
      </w:r>
      <w:r w:rsidR="00217FE8">
        <w:rPr>
          <w:rFonts w:hint="eastAsia"/>
        </w:rPr>
        <w:t>기존주주들의</w:t>
      </w:r>
      <w:r w:rsidR="00217FE8">
        <w:rPr>
          <w:rFonts w:hint="eastAsia"/>
        </w:rPr>
        <w:t xml:space="preserve"> </w:t>
      </w:r>
      <w:r w:rsidR="00217FE8">
        <w:rPr>
          <w:rFonts w:hint="eastAsia"/>
        </w:rPr>
        <w:t>손해배상책임</w:t>
      </w:r>
      <w:r w:rsidR="00A47153">
        <w:rPr>
          <w:rFonts w:hint="eastAsia"/>
        </w:rPr>
        <w:t>과</w:t>
      </w:r>
      <w:r w:rsidRPr="00AF3CEB">
        <w:t xml:space="preserve"> </w:t>
      </w:r>
      <w:r w:rsidRPr="00AF3CEB">
        <w:rPr>
          <w:rFonts w:hint="eastAsia"/>
        </w:rPr>
        <w:t>관련하여</w:t>
      </w:r>
      <w:r w:rsidRPr="00AF3CEB">
        <w:t xml:space="preserve">, </w:t>
      </w:r>
      <w:r w:rsidRPr="00DB2AEB">
        <w:rPr>
          <w:rFonts w:hint="eastAsia"/>
        </w:rPr>
        <w:t>매도인들이</w:t>
      </w:r>
      <w:r w:rsidRPr="00DB2AEB">
        <w:t xml:space="preserve"> </w:t>
      </w:r>
      <w:r w:rsidR="00831488">
        <w:rPr>
          <w:rFonts w:hint="eastAsia"/>
        </w:rPr>
        <w:t>본건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주식매매계약의</w:t>
      </w:r>
      <w:r w:rsidR="00831488">
        <w:rPr>
          <w:rFonts w:hint="eastAsia"/>
        </w:rPr>
        <w:t xml:space="preserve"> </w:t>
      </w:r>
      <w:r w:rsidRPr="00DB2AEB">
        <w:rPr>
          <w:rFonts w:hint="eastAsia"/>
        </w:rPr>
        <w:t>매수인에게</w:t>
      </w:r>
      <w:r w:rsidRPr="00DB2AEB">
        <w:t xml:space="preserve"> </w:t>
      </w:r>
      <w:r w:rsidRPr="00DB2AEB">
        <w:rPr>
          <w:rFonts w:hint="eastAsia"/>
        </w:rPr>
        <w:t>지급하여야</w:t>
      </w:r>
      <w:r w:rsidRPr="00DB2AEB">
        <w:t xml:space="preserve"> </w:t>
      </w:r>
      <w:r w:rsidRPr="00DB2AEB">
        <w:rPr>
          <w:rFonts w:hint="eastAsia"/>
        </w:rPr>
        <w:t>하는</w:t>
      </w:r>
      <w:r w:rsidRPr="00DB2AEB">
        <w:t xml:space="preserve"> </w:t>
      </w:r>
      <w:r w:rsidRPr="00DB2AEB">
        <w:rPr>
          <w:rFonts w:hint="eastAsia"/>
        </w:rPr>
        <w:t>매매대금</w:t>
      </w:r>
      <w:r w:rsidRPr="00DB2AEB">
        <w:t xml:space="preserve"> </w:t>
      </w:r>
      <w:r w:rsidRPr="00DB2AEB">
        <w:rPr>
          <w:rFonts w:hint="eastAsia"/>
        </w:rPr>
        <w:t>조정금액</w:t>
      </w:r>
      <w:r w:rsidRPr="00DB2AEB">
        <w:t xml:space="preserve"> </w:t>
      </w:r>
      <w:r w:rsidRPr="00DB2AEB">
        <w:rPr>
          <w:rFonts w:hint="eastAsia"/>
        </w:rPr>
        <w:t>및</w:t>
      </w:r>
      <w:r w:rsidRPr="00DB2AEB">
        <w:t xml:space="preserve"> </w:t>
      </w:r>
      <w:r w:rsidRPr="00DB2AEB">
        <w:rPr>
          <w:rFonts w:hint="eastAsia"/>
        </w:rPr>
        <w:t>손해배상금액</w:t>
      </w:r>
      <w:r w:rsidR="00C60B4C">
        <w:rPr>
          <w:rFonts w:hint="eastAsia"/>
        </w:rPr>
        <w:t xml:space="preserve"> </w:t>
      </w:r>
      <w:r w:rsidR="00C60B4C">
        <w:rPr>
          <w:rFonts w:hint="eastAsia"/>
        </w:rPr>
        <w:t>또는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기존주주들이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본건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신주인수계약의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인수인에게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지급하여야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하는</w:t>
      </w:r>
      <w:r w:rsidR="00831488">
        <w:rPr>
          <w:rFonts w:hint="eastAsia"/>
        </w:rPr>
        <w:t xml:space="preserve"> </w:t>
      </w:r>
      <w:r w:rsidR="00831488">
        <w:rPr>
          <w:rFonts w:hint="eastAsia"/>
        </w:rPr>
        <w:t>손해배상금액</w:t>
      </w:r>
      <w:r w:rsidRPr="00DB2AEB">
        <w:rPr>
          <w:rFonts w:hint="eastAsia"/>
        </w:rPr>
        <w:t>이</w:t>
      </w:r>
      <w:r w:rsidRPr="00DB2AEB">
        <w:t xml:space="preserve"> </w:t>
      </w:r>
      <w:r w:rsidRPr="00DB2AEB">
        <w:rPr>
          <w:rFonts w:hint="eastAsia"/>
        </w:rPr>
        <w:t>있는</w:t>
      </w:r>
      <w:r w:rsidRPr="00DB2AEB">
        <w:t xml:space="preserve"> </w:t>
      </w:r>
      <w:r w:rsidRPr="00DB2AEB">
        <w:rPr>
          <w:rFonts w:hint="eastAsia"/>
        </w:rPr>
        <w:t>경우</w:t>
      </w:r>
      <w:r w:rsidRPr="00AF3CEB">
        <w:t xml:space="preserve"> </w:t>
      </w:r>
      <w:r w:rsidR="000442CD" w:rsidRPr="00AF3CEB">
        <w:rPr>
          <w:rFonts w:hint="eastAsia"/>
        </w:rPr>
        <w:t>다음과</w:t>
      </w:r>
      <w:r w:rsidR="000442CD" w:rsidRPr="00AF3CEB">
        <w:t xml:space="preserve"> </w:t>
      </w:r>
      <w:r w:rsidR="000442CD" w:rsidRPr="00AF3CEB">
        <w:rPr>
          <w:rFonts w:hint="eastAsia"/>
        </w:rPr>
        <w:t>같이</w:t>
      </w:r>
      <w:r w:rsidR="000442CD" w:rsidRPr="00AF3CEB">
        <w:t xml:space="preserve"> </w:t>
      </w:r>
      <w:r w:rsidR="000442CD" w:rsidRPr="00AF3CEB">
        <w:rPr>
          <w:rFonts w:hint="eastAsia"/>
        </w:rPr>
        <w:t>처리하기로</w:t>
      </w:r>
      <w:r w:rsidR="000442CD" w:rsidRPr="00AF3CEB">
        <w:t xml:space="preserve"> </w:t>
      </w:r>
      <w:r w:rsidR="000442CD" w:rsidRPr="00AF3CEB">
        <w:rPr>
          <w:rFonts w:hint="eastAsia"/>
        </w:rPr>
        <w:t>한다</w:t>
      </w:r>
      <w:r w:rsidR="000442CD" w:rsidRPr="00AF3CEB">
        <w:t xml:space="preserve">. </w:t>
      </w:r>
    </w:p>
    <w:p w14:paraId="45E9CF94" w14:textId="64F3BA41" w:rsidR="000442CD" w:rsidRPr="00AF3CEB" w:rsidRDefault="00060B5C" w:rsidP="000442CD">
      <w:pPr>
        <w:pStyle w:val="41"/>
      </w:pPr>
      <w:r w:rsidRPr="00AF3CEB">
        <w:rPr>
          <w:rFonts w:hint="eastAsia"/>
        </w:rPr>
        <w:t>매도인들은</w:t>
      </w:r>
      <w:r w:rsidRPr="00AF3CEB">
        <w:t xml:space="preserve"> Exit </w:t>
      </w:r>
      <w:r w:rsidRPr="00AF3CEB">
        <w:rPr>
          <w:rFonts w:hint="eastAsia"/>
        </w:rPr>
        <w:t>거래의</w:t>
      </w:r>
      <w:r w:rsidRPr="00AF3CEB">
        <w:t xml:space="preserve"> </w:t>
      </w:r>
      <w:r w:rsidRPr="00AF3CEB">
        <w:rPr>
          <w:rFonts w:hint="eastAsia"/>
        </w:rPr>
        <w:t>종결일에</w:t>
      </w:r>
      <w:r w:rsidRPr="00AF3CEB">
        <w:t xml:space="preserve"> </w:t>
      </w: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조정금액과</w:t>
      </w:r>
      <w:r w:rsidRPr="00AF3CEB">
        <w:t xml:space="preserve"> </w:t>
      </w:r>
      <w:r w:rsidRPr="00AF3CEB">
        <w:rPr>
          <w:rFonts w:hint="eastAsia"/>
        </w:rPr>
        <w:t>손해배상금액</w:t>
      </w:r>
      <w:r w:rsidR="00380697">
        <w:rPr>
          <w:rFonts w:hint="eastAsia"/>
        </w:rPr>
        <w:t xml:space="preserve"> </w:t>
      </w:r>
      <w:r w:rsidR="00380697">
        <w:rPr>
          <w:rFonts w:hint="eastAsia"/>
        </w:rPr>
        <w:t>및</w:t>
      </w:r>
      <w:r w:rsidR="00380697">
        <w:rPr>
          <w:rFonts w:hint="eastAsia"/>
        </w:rPr>
        <w:t xml:space="preserve"> </w:t>
      </w:r>
      <w:r w:rsidR="00380697">
        <w:rPr>
          <w:rFonts w:hint="eastAsia"/>
        </w:rPr>
        <w:t>본건</w:t>
      </w:r>
      <w:r w:rsidR="00380697">
        <w:rPr>
          <w:rFonts w:hint="eastAsia"/>
        </w:rPr>
        <w:t xml:space="preserve"> </w:t>
      </w:r>
      <w:r w:rsidR="00380697">
        <w:rPr>
          <w:rFonts w:hint="eastAsia"/>
        </w:rPr>
        <w:t>신주인수계약에</w:t>
      </w:r>
      <w:r w:rsidR="00380697">
        <w:rPr>
          <w:rFonts w:hint="eastAsia"/>
        </w:rPr>
        <w:t xml:space="preserve"> </w:t>
      </w:r>
      <w:r w:rsidR="00380697">
        <w:rPr>
          <w:rFonts w:hint="eastAsia"/>
        </w:rPr>
        <w:t>따른</w:t>
      </w:r>
      <w:r w:rsidR="00380697">
        <w:rPr>
          <w:rFonts w:hint="eastAsia"/>
        </w:rPr>
        <w:t xml:space="preserve"> </w:t>
      </w:r>
      <w:r w:rsidR="00380697">
        <w:rPr>
          <w:rFonts w:hint="eastAsia"/>
        </w:rPr>
        <w:t>손해배상금액</w:t>
      </w:r>
      <w:r w:rsidRPr="00AF3CEB">
        <w:rPr>
          <w:rFonts w:hint="eastAsia"/>
        </w:rPr>
        <w:t>을</w:t>
      </w:r>
      <w:r w:rsidRPr="00AF3CEB">
        <w:t xml:space="preserve"> </w:t>
      </w:r>
      <w:r w:rsidRPr="00AF3CEB">
        <w:rPr>
          <w:rFonts w:hint="eastAsia"/>
        </w:rPr>
        <w:t>매수인</w:t>
      </w:r>
      <w:r w:rsidR="00380697">
        <w:rPr>
          <w:rFonts w:hint="eastAsia"/>
        </w:rPr>
        <w:t xml:space="preserve"> </w:t>
      </w:r>
      <w:r w:rsidR="00B900F3">
        <w:rPr>
          <w:rFonts w:hint="eastAsia"/>
        </w:rPr>
        <w:t>및</w:t>
      </w:r>
      <w:r w:rsidR="00B900F3">
        <w:rPr>
          <w:rFonts w:hint="eastAsia"/>
        </w:rPr>
        <w:t>/</w:t>
      </w:r>
      <w:r w:rsidR="00380697">
        <w:rPr>
          <w:rFonts w:hint="eastAsia"/>
        </w:rPr>
        <w:t>또는</w:t>
      </w:r>
      <w:r w:rsidR="00380697">
        <w:rPr>
          <w:rFonts w:hint="eastAsia"/>
        </w:rPr>
        <w:t xml:space="preserve"> </w:t>
      </w:r>
      <w:r w:rsidR="00B900F3">
        <w:rPr>
          <w:rFonts w:hint="eastAsia"/>
        </w:rPr>
        <w:t>본건</w:t>
      </w:r>
      <w:r w:rsidR="00B900F3">
        <w:rPr>
          <w:rFonts w:hint="eastAsia"/>
        </w:rPr>
        <w:t xml:space="preserve"> </w:t>
      </w:r>
      <w:r w:rsidR="00B900F3">
        <w:rPr>
          <w:rFonts w:hint="eastAsia"/>
        </w:rPr>
        <w:t>신주인수계약의</w:t>
      </w:r>
      <w:r w:rsidR="00B900F3">
        <w:rPr>
          <w:rFonts w:hint="eastAsia"/>
        </w:rPr>
        <w:t xml:space="preserve"> </w:t>
      </w:r>
      <w:r w:rsidR="00B900F3">
        <w:rPr>
          <w:rFonts w:hint="eastAsia"/>
        </w:rPr>
        <w:t>인수인</w:t>
      </w:r>
      <w:r w:rsidRPr="00AF3CEB">
        <w:rPr>
          <w:rFonts w:hint="eastAsia"/>
        </w:rPr>
        <w:t>에게</w:t>
      </w:r>
      <w:r w:rsidRPr="00AF3CEB">
        <w:t xml:space="preserve"> </w:t>
      </w:r>
      <w:r w:rsidRPr="00AF3CEB">
        <w:rPr>
          <w:rFonts w:hint="eastAsia"/>
        </w:rPr>
        <w:t>지급하여야</w:t>
      </w:r>
      <w:r w:rsidRPr="00AF3CEB">
        <w:t xml:space="preserve"> </w:t>
      </w:r>
      <w:r w:rsidRPr="00AF3CEB">
        <w:rPr>
          <w:rFonts w:hint="eastAsia"/>
        </w:rPr>
        <w:t>하며</w:t>
      </w:r>
      <w:r w:rsidRPr="00AF3CEB">
        <w:t xml:space="preserve">, </w:t>
      </w:r>
      <w:r w:rsidRPr="00AF3CEB">
        <w:rPr>
          <w:rFonts w:hint="eastAsia"/>
        </w:rPr>
        <w:t>이를</w:t>
      </w:r>
      <w:r w:rsidRPr="00AF3CEB">
        <w:t xml:space="preserve"> </w:t>
      </w:r>
      <w:r w:rsidRPr="00AF3CEB">
        <w:rPr>
          <w:rFonts w:hint="eastAsia"/>
        </w:rPr>
        <w:t>위하여</w:t>
      </w:r>
      <w:r w:rsidRPr="00AF3CEB">
        <w:t xml:space="preserve"> </w:t>
      </w:r>
      <w:r w:rsidR="0075129E" w:rsidRPr="00AF3CEB">
        <w:rPr>
          <w:rFonts w:hint="eastAsia"/>
        </w:rPr>
        <w:t>기존주주들은</w:t>
      </w:r>
      <w:r w:rsidR="0075129E" w:rsidRPr="00AF3CEB">
        <w:t xml:space="preserve"> </w:t>
      </w:r>
      <w:r w:rsidR="0075129E" w:rsidRPr="00AF3CEB">
        <w:rPr>
          <w:rFonts w:hint="eastAsia"/>
        </w:rPr>
        <w:t>본</w:t>
      </w:r>
      <w:r w:rsidR="0075129E" w:rsidRPr="00AF3CEB">
        <w:t xml:space="preserve"> </w:t>
      </w:r>
      <w:r w:rsidR="0075129E" w:rsidRPr="00AF3CEB">
        <w:rPr>
          <w:rFonts w:hint="eastAsia"/>
        </w:rPr>
        <w:t>조</w:t>
      </w:r>
      <w:r w:rsidR="0075129E" w:rsidRPr="00AF3CEB">
        <w:t xml:space="preserve"> </w:t>
      </w:r>
      <w:r w:rsidR="0075129E" w:rsidRPr="00AF3CEB">
        <w:rPr>
          <w:rFonts w:hint="eastAsia"/>
        </w:rPr>
        <w:t>제</w:t>
      </w:r>
      <w:r w:rsidR="00E46B39" w:rsidRPr="00AF3CEB">
        <w:t>(</w:t>
      </w:r>
      <w:r w:rsidR="0075129E" w:rsidRPr="00AF3CEB">
        <w:t>1</w:t>
      </w:r>
      <w:r w:rsidR="00E46B39" w:rsidRPr="00AF3CEB">
        <w:t>)</w:t>
      </w:r>
      <w:r w:rsidR="0075129E" w:rsidRPr="00AF3CEB">
        <w:rPr>
          <w:rFonts w:hint="eastAsia"/>
        </w:rPr>
        <w:t>항</w:t>
      </w:r>
      <w:r w:rsidR="0075129E" w:rsidRPr="00AF3CEB">
        <w:t xml:space="preserve"> </w:t>
      </w:r>
      <w:r w:rsidR="0075129E" w:rsidRPr="00AF3CEB">
        <w:rPr>
          <w:rFonts w:hint="eastAsia"/>
        </w:rPr>
        <w:t>제</w:t>
      </w:r>
      <w:r w:rsidR="0075129E" w:rsidRPr="00AF3CEB">
        <w:t>(ii)</w:t>
      </w:r>
      <w:r w:rsidR="0075129E" w:rsidRPr="00AF3CEB">
        <w:rPr>
          <w:rFonts w:hint="eastAsia"/>
        </w:rPr>
        <w:t>호에</w:t>
      </w:r>
      <w:r w:rsidR="0075129E" w:rsidRPr="00AF3CEB">
        <w:t xml:space="preserve"> </w:t>
      </w:r>
      <w:r w:rsidR="0075129E" w:rsidRPr="00AF3CEB">
        <w:rPr>
          <w:rFonts w:hint="eastAsia"/>
        </w:rPr>
        <w:t>따라</w:t>
      </w:r>
      <w:r w:rsidR="0075129E" w:rsidRPr="00AF3CEB">
        <w:t xml:space="preserve"> </w:t>
      </w:r>
      <w:r w:rsidR="0075129E" w:rsidRPr="00AF3CEB">
        <w:rPr>
          <w:rFonts w:hint="eastAsia"/>
        </w:rPr>
        <w:t>지급</w:t>
      </w:r>
      <w:r w:rsidR="0075129E" w:rsidRPr="00AF3CEB">
        <w:t xml:space="preserve"> </w:t>
      </w:r>
      <w:r w:rsidR="0075129E" w:rsidRPr="00AF3CEB">
        <w:rPr>
          <w:rFonts w:hint="eastAsia"/>
        </w:rPr>
        <w:t>받는</w:t>
      </w:r>
      <w:r w:rsidR="0075129E" w:rsidRPr="00AF3CEB">
        <w:t xml:space="preserve"> </w:t>
      </w:r>
      <w:r w:rsidR="0075129E" w:rsidRPr="00AF3CEB">
        <w:rPr>
          <w:rFonts w:hint="eastAsia"/>
        </w:rPr>
        <w:t>금액에서</w:t>
      </w:r>
      <w:r w:rsidR="0075129E" w:rsidRPr="00AF3CEB">
        <w:t xml:space="preserve"> </w:t>
      </w:r>
      <w:r w:rsidRPr="00AF3CEB">
        <w:rPr>
          <w:rFonts w:hint="eastAsia"/>
        </w:rPr>
        <w:t>위</w:t>
      </w:r>
      <w:r w:rsidR="0075129E" w:rsidRPr="00AF3CEB">
        <w:t xml:space="preserve"> </w:t>
      </w:r>
      <w:r w:rsidR="0075129E" w:rsidRPr="00AF3CEB">
        <w:rPr>
          <w:rFonts w:hint="eastAsia"/>
        </w:rPr>
        <w:t>매매대금</w:t>
      </w:r>
      <w:r w:rsidR="0075129E" w:rsidRPr="00AF3CEB">
        <w:t xml:space="preserve"> </w:t>
      </w:r>
      <w:r w:rsidR="0075129E" w:rsidRPr="00AF3CEB">
        <w:rPr>
          <w:rFonts w:hint="eastAsia"/>
        </w:rPr>
        <w:t>조정금액</w:t>
      </w:r>
      <w:r w:rsidR="0075129E" w:rsidRPr="00AF3CEB">
        <w:t xml:space="preserve"> </w:t>
      </w:r>
      <w:r w:rsidR="0075129E" w:rsidRPr="00AF3CEB">
        <w:rPr>
          <w:rFonts w:hint="eastAsia"/>
        </w:rPr>
        <w:t>및</w:t>
      </w:r>
      <w:r w:rsidR="0075129E" w:rsidRPr="00AF3CEB">
        <w:t xml:space="preserve"> </w:t>
      </w:r>
      <w:r w:rsidR="0075129E" w:rsidRPr="00AF3CEB">
        <w:rPr>
          <w:rFonts w:hint="eastAsia"/>
        </w:rPr>
        <w:t>손해배상금액</w:t>
      </w:r>
      <w:r w:rsidR="0075129E" w:rsidRPr="00AF3CEB">
        <w:t xml:space="preserve"> </w:t>
      </w:r>
      <w:r w:rsidRPr="00AF3CEB">
        <w:rPr>
          <w:rFonts w:hint="eastAsia"/>
        </w:rPr>
        <w:t>전부를</w:t>
      </w:r>
      <w:r w:rsidRPr="00AF3CEB">
        <w:t xml:space="preserve"> </w:t>
      </w:r>
      <w:r w:rsidR="0075129E" w:rsidRPr="00AF3CEB">
        <w:rPr>
          <w:rFonts w:hint="eastAsia"/>
        </w:rPr>
        <w:t>매수인</w:t>
      </w:r>
      <w:r w:rsidR="00DD3BEB">
        <w:rPr>
          <w:rFonts w:hint="eastAsia"/>
        </w:rPr>
        <w:t xml:space="preserve"> </w:t>
      </w:r>
      <w:r w:rsidR="005F37CB">
        <w:rPr>
          <w:rFonts w:hint="eastAsia"/>
        </w:rPr>
        <w:t>및</w:t>
      </w:r>
      <w:r w:rsidR="005F37CB">
        <w:rPr>
          <w:rFonts w:hint="eastAsia"/>
        </w:rPr>
        <w:t>/</w:t>
      </w:r>
      <w:r w:rsidR="00DD3BEB">
        <w:rPr>
          <w:rFonts w:hint="eastAsia"/>
        </w:rPr>
        <w:t>또는</w:t>
      </w:r>
      <w:r w:rsidR="00DD3BEB">
        <w:rPr>
          <w:rFonts w:hint="eastAsia"/>
        </w:rPr>
        <w:t xml:space="preserve"> </w:t>
      </w:r>
      <w:r w:rsidR="005F37CB">
        <w:rPr>
          <w:rFonts w:hint="eastAsia"/>
        </w:rPr>
        <w:t>본건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신주인수계약의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인수인</w:t>
      </w:r>
      <w:r w:rsidR="0075129E" w:rsidRPr="00AF3CEB">
        <w:rPr>
          <w:rFonts w:hint="eastAsia"/>
        </w:rPr>
        <w:t>에게</w:t>
      </w:r>
      <w:r w:rsidR="0075129E" w:rsidRPr="00AF3CEB">
        <w:t xml:space="preserve"> </w:t>
      </w:r>
      <w:r w:rsidR="0075129E" w:rsidRPr="00AF3CEB">
        <w:rPr>
          <w:rFonts w:hint="eastAsia"/>
        </w:rPr>
        <w:t>지급하여야</w:t>
      </w:r>
      <w:r w:rsidR="0075129E" w:rsidRPr="00AF3CEB">
        <w:t xml:space="preserve"> </w:t>
      </w:r>
      <w:r w:rsidR="000442CD" w:rsidRPr="00AF3CEB">
        <w:rPr>
          <w:rFonts w:hint="eastAsia"/>
        </w:rPr>
        <w:t>함</w:t>
      </w:r>
      <w:r w:rsidR="00521872" w:rsidRPr="00AF3CEB">
        <w:t>(</w:t>
      </w:r>
      <w:r w:rsidR="00521872" w:rsidRPr="00AF3CEB">
        <w:rPr>
          <w:rFonts w:hint="eastAsia"/>
        </w:rPr>
        <w:t>명확히</w:t>
      </w:r>
      <w:r w:rsidR="00521872" w:rsidRPr="00AF3CEB">
        <w:t xml:space="preserve"> </w:t>
      </w:r>
      <w:r w:rsidR="00521872" w:rsidRPr="00AF3CEB">
        <w:rPr>
          <w:rFonts w:hint="eastAsia"/>
        </w:rPr>
        <w:t>하면</w:t>
      </w:r>
      <w:r w:rsidR="00521872" w:rsidRPr="00AF3CEB">
        <w:t xml:space="preserve">, </w:t>
      </w:r>
      <w:r w:rsidR="00521872" w:rsidRPr="00AF3CEB">
        <w:rPr>
          <w:rFonts w:hint="eastAsia"/>
        </w:rPr>
        <w:t>기존주주들은</w:t>
      </w:r>
      <w:r w:rsidR="00521872" w:rsidRPr="00AF3CEB">
        <w:t xml:space="preserve"> Exit </w:t>
      </w:r>
      <w:r w:rsidR="00521872" w:rsidRPr="00AF3CEB">
        <w:rPr>
          <w:rFonts w:hint="eastAsia"/>
        </w:rPr>
        <w:t>거래</w:t>
      </w:r>
      <w:r w:rsidR="00521872" w:rsidRPr="00AF3CEB">
        <w:t xml:space="preserve"> </w:t>
      </w:r>
      <w:r w:rsidR="00521872" w:rsidRPr="00AF3CEB">
        <w:rPr>
          <w:rFonts w:hint="eastAsia"/>
        </w:rPr>
        <w:t>대금에서</w:t>
      </w:r>
      <w:r w:rsidR="00521872" w:rsidRPr="00AF3CEB">
        <w:t xml:space="preserve"> </w:t>
      </w:r>
      <w:r w:rsidR="00521872" w:rsidRPr="00AF3CEB">
        <w:rPr>
          <w:rFonts w:hint="eastAsia"/>
        </w:rPr>
        <w:t>본</w:t>
      </w:r>
      <w:r w:rsidR="00521872" w:rsidRPr="00AF3CEB">
        <w:t xml:space="preserve"> </w:t>
      </w:r>
      <w:r w:rsidR="00521872" w:rsidRPr="00AF3CEB">
        <w:rPr>
          <w:rFonts w:hint="eastAsia"/>
        </w:rPr>
        <w:t>조</w:t>
      </w:r>
      <w:r w:rsidR="00521872" w:rsidRPr="00AF3CEB">
        <w:t xml:space="preserve"> </w:t>
      </w:r>
      <w:r w:rsidR="00521872" w:rsidRPr="00AF3CEB">
        <w:rPr>
          <w:rFonts w:hint="eastAsia"/>
        </w:rPr>
        <w:t>제</w:t>
      </w:r>
      <w:r w:rsidR="00E46B39" w:rsidRPr="00AF3CEB">
        <w:t>(</w:t>
      </w:r>
      <w:r w:rsidR="00521872" w:rsidRPr="00AF3CEB">
        <w:t>1</w:t>
      </w:r>
      <w:r w:rsidR="00E46B39" w:rsidRPr="00AF3CEB">
        <w:t>)</w:t>
      </w:r>
      <w:r w:rsidR="00521872" w:rsidRPr="00AF3CEB">
        <w:rPr>
          <w:rFonts w:hint="eastAsia"/>
        </w:rPr>
        <w:t>항</w:t>
      </w:r>
      <w:r w:rsidR="00521872" w:rsidRPr="00AF3CEB">
        <w:t xml:space="preserve"> </w:t>
      </w:r>
      <w:r w:rsidR="00521872" w:rsidRPr="00AF3CEB">
        <w:rPr>
          <w:rFonts w:hint="eastAsia"/>
        </w:rPr>
        <w:t>제</w:t>
      </w:r>
      <w:r w:rsidR="00521872" w:rsidRPr="00AF3CEB">
        <w:t>(ii)</w:t>
      </w:r>
      <w:r w:rsidR="00521872" w:rsidRPr="00AF3CEB">
        <w:rPr>
          <w:rFonts w:hint="eastAsia"/>
        </w:rPr>
        <w:t>호에</w:t>
      </w:r>
      <w:r w:rsidR="00521872" w:rsidRPr="00AF3CEB">
        <w:t xml:space="preserve"> </w:t>
      </w:r>
      <w:r w:rsidR="00521872" w:rsidRPr="00AF3CEB">
        <w:rPr>
          <w:rFonts w:hint="eastAsia"/>
        </w:rPr>
        <w:t>따라</w:t>
      </w:r>
      <w:r w:rsidR="00521872" w:rsidRPr="00AF3CEB">
        <w:t xml:space="preserve"> </w:t>
      </w:r>
      <w:r w:rsidR="00521872" w:rsidRPr="00AF3CEB">
        <w:rPr>
          <w:rFonts w:hint="eastAsia"/>
        </w:rPr>
        <w:t>계산한</w:t>
      </w:r>
      <w:r w:rsidR="00521872" w:rsidRPr="00AF3CEB">
        <w:t xml:space="preserve"> </w:t>
      </w:r>
      <w:r w:rsidR="00521872" w:rsidRPr="00AF3CEB">
        <w:rPr>
          <w:rFonts w:hint="eastAsia"/>
        </w:rPr>
        <w:t>금액에서</w:t>
      </w:r>
      <w:r w:rsidR="00521872" w:rsidRPr="00AF3CEB">
        <w:t xml:space="preserve"> </w:t>
      </w:r>
      <w:r w:rsidR="00521872" w:rsidRPr="00AF3CEB">
        <w:rPr>
          <w:rFonts w:hint="eastAsia"/>
        </w:rPr>
        <w:t>매매대금</w:t>
      </w:r>
      <w:r w:rsidR="00521872" w:rsidRPr="00AF3CEB">
        <w:t xml:space="preserve"> </w:t>
      </w:r>
      <w:r w:rsidR="00521872" w:rsidRPr="00AF3CEB">
        <w:rPr>
          <w:rFonts w:hint="eastAsia"/>
        </w:rPr>
        <w:t>조정금액</w:t>
      </w:r>
      <w:r w:rsidR="00521872" w:rsidRPr="00AF3CEB">
        <w:t xml:space="preserve"> </w:t>
      </w:r>
      <w:r w:rsidR="00521872" w:rsidRPr="00AF3CEB">
        <w:rPr>
          <w:rFonts w:hint="eastAsia"/>
        </w:rPr>
        <w:t>및</w:t>
      </w:r>
      <w:r w:rsidR="00521872" w:rsidRPr="00AF3CEB">
        <w:t xml:space="preserve"> </w:t>
      </w:r>
      <w:r w:rsidR="00521872" w:rsidRPr="00AF3CEB">
        <w:rPr>
          <w:rFonts w:hint="eastAsia"/>
        </w:rPr>
        <w:t>손해배상금액을</w:t>
      </w:r>
      <w:r w:rsidR="00521872" w:rsidRPr="00AF3CEB">
        <w:t xml:space="preserve"> </w:t>
      </w:r>
      <w:r w:rsidR="00521872" w:rsidRPr="00AF3CEB">
        <w:rPr>
          <w:rFonts w:hint="eastAsia"/>
        </w:rPr>
        <w:t>공제한</w:t>
      </w:r>
      <w:r w:rsidR="00521872" w:rsidRPr="00AF3CEB">
        <w:t xml:space="preserve"> </w:t>
      </w:r>
      <w:r w:rsidR="00521872" w:rsidRPr="00AF3CEB">
        <w:rPr>
          <w:rFonts w:hint="eastAsia"/>
        </w:rPr>
        <w:t>금액을</w:t>
      </w:r>
      <w:r w:rsidR="00521872" w:rsidRPr="00AF3CEB">
        <w:t xml:space="preserve"> </w:t>
      </w:r>
      <w:r w:rsidR="00521872" w:rsidRPr="00AF3CEB">
        <w:rPr>
          <w:rFonts w:hint="eastAsia"/>
        </w:rPr>
        <w:t>지급</w:t>
      </w:r>
      <w:r w:rsidR="00521872" w:rsidRPr="00AF3CEB">
        <w:t xml:space="preserve"> </w:t>
      </w:r>
      <w:r w:rsidR="00521872" w:rsidRPr="00AF3CEB">
        <w:rPr>
          <w:rFonts w:hint="eastAsia"/>
        </w:rPr>
        <w:t>받고</w:t>
      </w:r>
      <w:r w:rsidR="00521872" w:rsidRPr="00AF3CEB">
        <w:t xml:space="preserve">, </w:t>
      </w:r>
      <w:r w:rsidR="00521872" w:rsidRPr="00AF3CEB">
        <w:rPr>
          <w:rFonts w:hint="eastAsia"/>
        </w:rPr>
        <w:t>위</w:t>
      </w:r>
      <w:r w:rsidR="00521872" w:rsidRPr="00AF3CEB">
        <w:t xml:space="preserve"> </w:t>
      </w:r>
      <w:r w:rsidR="00521872" w:rsidRPr="00AF3CEB">
        <w:rPr>
          <w:rFonts w:hint="eastAsia"/>
        </w:rPr>
        <w:t>매매대금</w:t>
      </w:r>
      <w:r w:rsidR="00521872" w:rsidRPr="00AF3CEB">
        <w:t xml:space="preserve"> </w:t>
      </w:r>
      <w:r w:rsidR="00521872" w:rsidRPr="00AF3CEB">
        <w:rPr>
          <w:rFonts w:hint="eastAsia"/>
        </w:rPr>
        <w:t>조정금액와</w:t>
      </w:r>
      <w:r w:rsidR="00521872" w:rsidRPr="00AF3CEB">
        <w:t xml:space="preserve"> </w:t>
      </w:r>
      <w:r w:rsidR="00521872" w:rsidRPr="00AF3CEB">
        <w:rPr>
          <w:rFonts w:hint="eastAsia"/>
        </w:rPr>
        <w:t>손해배상금액에</w:t>
      </w:r>
      <w:r w:rsidR="00521872" w:rsidRPr="00AF3CEB">
        <w:t xml:space="preserve"> </w:t>
      </w:r>
      <w:r w:rsidR="00521872" w:rsidRPr="00AF3CEB">
        <w:rPr>
          <w:rFonts w:hint="eastAsia"/>
        </w:rPr>
        <w:t>상응하는</w:t>
      </w:r>
      <w:r w:rsidR="00521872" w:rsidRPr="00AF3CEB">
        <w:t xml:space="preserve"> </w:t>
      </w:r>
      <w:r w:rsidR="00521872" w:rsidRPr="00AF3CEB">
        <w:rPr>
          <w:rFonts w:hint="eastAsia"/>
        </w:rPr>
        <w:t>금원은</w:t>
      </w:r>
      <w:r w:rsidR="00521872" w:rsidRPr="00AF3CEB">
        <w:t xml:space="preserve"> </w:t>
      </w:r>
      <w:r w:rsidR="00521872" w:rsidRPr="00AF3CEB">
        <w:rPr>
          <w:rFonts w:hint="eastAsia"/>
        </w:rPr>
        <w:t>매수인</w:t>
      </w:r>
      <w:r w:rsidR="0044302A">
        <w:rPr>
          <w:rFonts w:hint="eastAsia"/>
        </w:rPr>
        <w:t xml:space="preserve"> </w:t>
      </w:r>
      <w:r w:rsidR="005F37CB">
        <w:rPr>
          <w:rFonts w:hint="eastAsia"/>
        </w:rPr>
        <w:t>및</w:t>
      </w:r>
      <w:r w:rsidR="005F37CB">
        <w:rPr>
          <w:rFonts w:hint="eastAsia"/>
        </w:rPr>
        <w:t>/</w:t>
      </w:r>
      <w:r w:rsidR="0044302A">
        <w:rPr>
          <w:rFonts w:hint="eastAsia"/>
        </w:rPr>
        <w:t>또는</w:t>
      </w:r>
      <w:r w:rsidR="0044302A">
        <w:rPr>
          <w:rFonts w:hint="eastAsia"/>
        </w:rPr>
        <w:t xml:space="preserve"> </w:t>
      </w:r>
      <w:r w:rsidR="005F37CB">
        <w:rPr>
          <w:rFonts w:hint="eastAsia"/>
        </w:rPr>
        <w:t>본건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신주인수계약의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인수인</w:t>
      </w:r>
      <w:r w:rsidR="00521872" w:rsidRPr="00AF3CEB">
        <w:rPr>
          <w:rFonts w:hint="eastAsia"/>
        </w:rPr>
        <w:t>에게</w:t>
      </w:r>
      <w:r w:rsidR="00521872" w:rsidRPr="00AF3CEB">
        <w:t xml:space="preserve"> </w:t>
      </w:r>
      <w:r w:rsidR="00521872" w:rsidRPr="00AF3CEB">
        <w:rPr>
          <w:rFonts w:hint="eastAsia"/>
        </w:rPr>
        <w:t>확정적으로</w:t>
      </w:r>
      <w:r w:rsidR="00521872" w:rsidRPr="00AF3CEB">
        <w:t xml:space="preserve"> </w:t>
      </w:r>
      <w:r w:rsidR="00521872" w:rsidRPr="00AF3CEB">
        <w:rPr>
          <w:rFonts w:hint="eastAsia"/>
        </w:rPr>
        <w:t>귀속됨</w:t>
      </w:r>
      <w:r w:rsidR="00521872" w:rsidRPr="00AF3CEB">
        <w:t>)</w:t>
      </w:r>
      <w:r w:rsidR="0075129E" w:rsidRPr="00AF3CEB">
        <w:t xml:space="preserve">. </w:t>
      </w:r>
    </w:p>
    <w:p w14:paraId="413D2BE4" w14:textId="60659162" w:rsidR="000442CD" w:rsidRPr="00AF3CEB" w:rsidRDefault="0075129E" w:rsidP="000442CD">
      <w:pPr>
        <w:pStyle w:val="41"/>
      </w:pPr>
      <w:r w:rsidRPr="00AF3CEB">
        <w:rPr>
          <w:rFonts w:hint="eastAsia"/>
        </w:rPr>
        <w:t>기존주주들이</w:t>
      </w:r>
      <w:r w:rsidRPr="00AF3CEB">
        <w:t xml:space="preserve"> </w:t>
      </w:r>
      <w:r w:rsidRPr="00AF3CEB">
        <w:rPr>
          <w:rFonts w:hint="eastAsia"/>
        </w:rPr>
        <w:t>본</w:t>
      </w:r>
      <w:r w:rsidRPr="00AF3CEB">
        <w:t xml:space="preserve"> </w:t>
      </w:r>
      <w:r w:rsidRPr="00AF3CEB">
        <w:rPr>
          <w:rFonts w:hint="eastAsia"/>
        </w:rPr>
        <w:t>조</w:t>
      </w:r>
      <w:r w:rsidRPr="00AF3CEB">
        <w:t xml:space="preserve"> </w:t>
      </w:r>
      <w:r w:rsidRPr="00AF3CEB">
        <w:rPr>
          <w:rFonts w:hint="eastAsia"/>
        </w:rPr>
        <w:t>제</w:t>
      </w:r>
      <w:r w:rsidR="00E46B39" w:rsidRPr="00AF3CEB">
        <w:t>(</w:t>
      </w:r>
      <w:r w:rsidRPr="00AF3CEB">
        <w:t>1</w:t>
      </w:r>
      <w:r w:rsidR="00E46B39" w:rsidRPr="00AF3CEB">
        <w:t>)</w:t>
      </w:r>
      <w:r w:rsidRPr="00AF3CEB">
        <w:rPr>
          <w:rFonts w:hint="eastAsia"/>
        </w:rPr>
        <w:t>항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(ii)</w:t>
      </w:r>
      <w:r w:rsidRPr="00AF3CEB">
        <w:rPr>
          <w:rFonts w:hint="eastAsia"/>
        </w:rPr>
        <w:t>호에</w:t>
      </w:r>
      <w:r w:rsidRPr="00AF3CEB">
        <w:t xml:space="preserve"> </w:t>
      </w:r>
      <w:r w:rsidRPr="00AF3CEB">
        <w:rPr>
          <w:rFonts w:hint="eastAsia"/>
        </w:rPr>
        <w:t>따라</w:t>
      </w:r>
      <w:r w:rsidRPr="00AF3CEB">
        <w:t xml:space="preserve"> </w:t>
      </w:r>
      <w:r w:rsidRPr="00AF3CEB">
        <w:rPr>
          <w:rFonts w:hint="eastAsia"/>
        </w:rPr>
        <w:t>지급</w:t>
      </w:r>
      <w:r w:rsidRPr="00AF3CEB">
        <w:t xml:space="preserve"> </w:t>
      </w:r>
      <w:r w:rsidRPr="00AF3CEB">
        <w:rPr>
          <w:rFonts w:hint="eastAsia"/>
        </w:rPr>
        <w:t>받는</w:t>
      </w:r>
      <w:r w:rsidRPr="00AF3CEB">
        <w:t xml:space="preserve"> </w:t>
      </w:r>
      <w:r w:rsidRPr="00AF3CEB">
        <w:rPr>
          <w:rFonts w:hint="eastAsia"/>
        </w:rPr>
        <w:t>금액이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</w:t>
      </w:r>
      <w:r w:rsidR="00E46B39" w:rsidRPr="00AF3CEB">
        <w:rPr>
          <w:rFonts w:hint="eastAsia"/>
        </w:rPr>
        <w:t>의</w:t>
      </w:r>
      <w:r w:rsidR="00E46B39" w:rsidRPr="00AF3CEB">
        <w:t xml:space="preserve"> </w:t>
      </w:r>
      <w:r w:rsidR="00E46B39" w:rsidRPr="00AF3CEB">
        <w:rPr>
          <w:rFonts w:hint="eastAsia"/>
        </w:rPr>
        <w:t>합계액</w:t>
      </w:r>
      <w:r w:rsidRPr="00AF3CEB">
        <w:rPr>
          <w:rFonts w:hint="eastAsia"/>
        </w:rPr>
        <w:t>에</w:t>
      </w:r>
      <w:r w:rsidRPr="00AF3CEB">
        <w:t xml:space="preserve"> </w:t>
      </w:r>
      <w:r w:rsidRPr="00AF3CEB">
        <w:rPr>
          <w:rFonts w:hint="eastAsia"/>
        </w:rPr>
        <w:t>미달하는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Pr="00AF3CEB">
        <w:rPr>
          <w:rFonts w:hint="eastAsia"/>
        </w:rPr>
        <w:t>기존주주들은</w:t>
      </w:r>
      <w:r w:rsidR="008E48A4" w:rsidRPr="00AF3CEB">
        <w:t xml:space="preserve"> </w:t>
      </w:r>
      <w:r w:rsidR="008E48A4" w:rsidRPr="00AF3CEB">
        <w:rPr>
          <w:rFonts w:hint="eastAsia"/>
        </w:rPr>
        <w:t>직접</w:t>
      </w:r>
      <w:r w:rsidR="008E48A4" w:rsidRPr="00AF3CEB">
        <w:t xml:space="preserve"> </w:t>
      </w:r>
      <w:r w:rsidR="008E48A4" w:rsidRPr="00AF3CEB">
        <w:rPr>
          <w:rFonts w:hint="eastAsia"/>
        </w:rPr>
        <w:t>그리고</w:t>
      </w:r>
      <w:r w:rsidR="008E48A4" w:rsidRPr="00AF3CEB">
        <w:t xml:space="preserve"> </w:t>
      </w:r>
      <w:r w:rsidR="008E48A4" w:rsidRPr="00AF3CEB">
        <w:rPr>
          <w:rFonts w:hint="eastAsia"/>
        </w:rPr>
        <w:t>매도인들로</w:t>
      </w:r>
      <w:r w:rsidR="008E48A4" w:rsidRPr="00AF3CEB">
        <w:t xml:space="preserve"> </w:t>
      </w:r>
      <w:r w:rsidR="008E48A4" w:rsidRPr="00AF3CEB">
        <w:rPr>
          <w:rFonts w:hint="eastAsia"/>
        </w:rPr>
        <w:t>하여금</w:t>
      </w:r>
      <w:r w:rsidR="008E48A4" w:rsidRPr="00AF3CEB">
        <w:t xml:space="preserve"> </w:t>
      </w:r>
      <w:r w:rsidR="008E48A4" w:rsidRPr="00AF3CEB">
        <w:rPr>
          <w:rFonts w:hint="eastAsia"/>
        </w:rPr>
        <w:t>지체없이</w:t>
      </w:r>
      <w:r w:rsidR="008E48A4" w:rsidRPr="00AF3CEB">
        <w:t xml:space="preserve"> </w:t>
      </w:r>
      <w:r w:rsidR="008E48A4" w:rsidRPr="00AF3CEB">
        <w:rPr>
          <w:rFonts w:hint="eastAsia"/>
        </w:rPr>
        <w:t>해당</w:t>
      </w:r>
      <w:r w:rsidR="008E48A4" w:rsidRPr="00AF3CEB">
        <w:t xml:space="preserve"> </w:t>
      </w:r>
      <w:r w:rsidR="008E48A4" w:rsidRPr="00AF3CEB">
        <w:rPr>
          <w:rFonts w:hint="eastAsia"/>
        </w:rPr>
        <w:t>차액을</w:t>
      </w:r>
      <w:r w:rsidR="008E48A4" w:rsidRPr="00AF3CEB">
        <w:t xml:space="preserve"> </w:t>
      </w:r>
      <w:r w:rsidR="008E48A4" w:rsidRPr="00AF3CEB">
        <w:rPr>
          <w:rFonts w:hint="eastAsia"/>
        </w:rPr>
        <w:t>매수인</w:t>
      </w:r>
      <w:r w:rsidR="004F64DD">
        <w:rPr>
          <w:rFonts w:hint="eastAsia"/>
        </w:rPr>
        <w:t xml:space="preserve"> </w:t>
      </w:r>
      <w:r w:rsidR="005F37CB">
        <w:rPr>
          <w:rFonts w:hint="eastAsia"/>
        </w:rPr>
        <w:t>및</w:t>
      </w:r>
      <w:r w:rsidR="005F37CB">
        <w:rPr>
          <w:rFonts w:hint="eastAsia"/>
        </w:rPr>
        <w:t>/</w:t>
      </w:r>
      <w:r w:rsidR="004F64DD">
        <w:rPr>
          <w:rFonts w:hint="eastAsia"/>
        </w:rPr>
        <w:t>또는</w:t>
      </w:r>
      <w:r w:rsidR="004F64DD">
        <w:rPr>
          <w:rFonts w:hint="eastAsia"/>
        </w:rPr>
        <w:t xml:space="preserve"> </w:t>
      </w:r>
      <w:r w:rsidR="005F37CB">
        <w:rPr>
          <w:rFonts w:hint="eastAsia"/>
        </w:rPr>
        <w:t>본건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신주인수계약의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인수인</w:t>
      </w:r>
      <w:r w:rsidR="008E48A4" w:rsidRPr="00AF3CEB">
        <w:rPr>
          <w:rFonts w:hint="eastAsia"/>
        </w:rPr>
        <w:t>에게</w:t>
      </w:r>
      <w:r w:rsidR="008E48A4" w:rsidRPr="00AF3CEB">
        <w:t xml:space="preserve"> </w:t>
      </w:r>
      <w:r w:rsidR="008E48A4" w:rsidRPr="00AF3CEB">
        <w:rPr>
          <w:rFonts w:hint="eastAsia"/>
        </w:rPr>
        <w:t>지급하도록</w:t>
      </w:r>
      <w:r w:rsidR="008E48A4" w:rsidRPr="00AF3CEB">
        <w:t xml:space="preserve"> </w:t>
      </w:r>
      <w:r w:rsidR="008E48A4" w:rsidRPr="00AF3CEB">
        <w:rPr>
          <w:rFonts w:hint="eastAsia"/>
        </w:rPr>
        <w:t>하여야</w:t>
      </w:r>
      <w:r w:rsidR="008E48A4" w:rsidRPr="00AF3CEB">
        <w:t xml:space="preserve"> </w:t>
      </w:r>
      <w:r w:rsidR="000442CD" w:rsidRPr="00AF3CEB">
        <w:rPr>
          <w:rFonts w:hint="eastAsia"/>
        </w:rPr>
        <w:t>함</w:t>
      </w:r>
      <w:r w:rsidR="008E48A4" w:rsidRPr="00AF3CEB">
        <w:t>.</w:t>
      </w:r>
    </w:p>
    <w:p w14:paraId="2A51DBD1" w14:textId="6BE85968" w:rsidR="00566967" w:rsidRPr="00AB04BC" w:rsidRDefault="000442CD" w:rsidP="00060CB6">
      <w:pPr>
        <w:pStyle w:val="41"/>
      </w:pPr>
      <w:r w:rsidRPr="00AF3CEB">
        <w:rPr>
          <w:rFonts w:hint="eastAsia"/>
        </w:rPr>
        <w:t>만약</w:t>
      </w:r>
      <w:r w:rsidRPr="00AF3CEB">
        <w:t xml:space="preserve"> </w:t>
      </w: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거래종결일로부터</w:t>
      </w:r>
      <w:r w:rsidRPr="00AF3CEB">
        <w:t xml:space="preserve"> 5</w:t>
      </w:r>
      <w:r w:rsidRPr="00AF3CEB">
        <w:rPr>
          <w:rFonts w:hint="eastAsia"/>
        </w:rPr>
        <w:t>년</w:t>
      </w:r>
      <w:r w:rsidRPr="00AF3CEB">
        <w:t xml:space="preserve"> </w:t>
      </w:r>
      <w:r w:rsidRPr="00AF3CEB">
        <w:rPr>
          <w:rFonts w:hint="eastAsia"/>
        </w:rPr>
        <w:t>이내에</w:t>
      </w:r>
      <w:r w:rsidRPr="00AF3CEB">
        <w:t xml:space="preserve"> Exit </w:t>
      </w:r>
      <w:r w:rsidRPr="00AF3CEB">
        <w:rPr>
          <w:rFonts w:hint="eastAsia"/>
        </w:rPr>
        <w:t>거래가</w:t>
      </w:r>
      <w:r w:rsidRPr="00AF3CEB">
        <w:t xml:space="preserve"> </w:t>
      </w:r>
      <w:r w:rsidRPr="00AF3CEB">
        <w:rPr>
          <w:rFonts w:hint="eastAsia"/>
        </w:rPr>
        <w:t>이루어지지</w:t>
      </w:r>
      <w:r w:rsidRPr="00AF3CEB">
        <w:t xml:space="preserve"> </w:t>
      </w:r>
      <w:r w:rsidRPr="00AF3CEB">
        <w:rPr>
          <w:rFonts w:hint="eastAsia"/>
        </w:rPr>
        <w:t>않는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Pr="00AF3CEB">
        <w:rPr>
          <w:rFonts w:hint="eastAsia"/>
        </w:rPr>
        <w:t>기존주주들은</w:t>
      </w:r>
      <w:r w:rsidRPr="00AF3CEB">
        <w:t xml:space="preserve"> </w:t>
      </w:r>
      <w:r w:rsidRPr="00AF3CEB">
        <w:rPr>
          <w:rFonts w:hint="eastAsia"/>
        </w:rPr>
        <w:t>직접</w:t>
      </w:r>
      <w:r w:rsidRPr="00AF3CEB">
        <w:t xml:space="preserve"> </w:t>
      </w:r>
      <w:r w:rsidRPr="00AF3CEB">
        <w:rPr>
          <w:rFonts w:hint="eastAsia"/>
        </w:rPr>
        <w:t>그리고</w:t>
      </w:r>
      <w:r w:rsidRPr="00AF3CEB">
        <w:t xml:space="preserve"> </w:t>
      </w:r>
      <w:r w:rsidRPr="00AF3CEB">
        <w:rPr>
          <w:rFonts w:hint="eastAsia"/>
        </w:rPr>
        <w:t>매도인들로</w:t>
      </w:r>
      <w:r w:rsidRPr="00AF3CEB">
        <w:t xml:space="preserve"> </w:t>
      </w:r>
      <w:r w:rsidRPr="00AF3CEB">
        <w:rPr>
          <w:rFonts w:hint="eastAsia"/>
        </w:rPr>
        <w:t>하여금</w:t>
      </w:r>
      <w:r w:rsidRPr="00AF3CEB">
        <w:t xml:space="preserve"> </w:t>
      </w:r>
      <w:r w:rsidRPr="00AF3CEB">
        <w:rPr>
          <w:rFonts w:hint="eastAsia"/>
        </w:rPr>
        <w:t>거래종결일로부터</w:t>
      </w:r>
      <w:r w:rsidRPr="00AF3CEB">
        <w:t xml:space="preserve"> 5</w:t>
      </w:r>
      <w:r w:rsidRPr="00AF3CEB">
        <w:rPr>
          <w:rFonts w:hint="eastAsia"/>
        </w:rPr>
        <w:t>년이</w:t>
      </w:r>
      <w:r w:rsidRPr="00AF3CEB">
        <w:t xml:space="preserve"> </w:t>
      </w:r>
      <w:r w:rsidRPr="00AF3CEB">
        <w:rPr>
          <w:rFonts w:hint="eastAsia"/>
        </w:rPr>
        <w:t>되는</w:t>
      </w:r>
      <w:r w:rsidRPr="00AF3CEB">
        <w:t xml:space="preserve"> </w:t>
      </w:r>
      <w:r w:rsidRPr="00AF3CEB">
        <w:rPr>
          <w:rFonts w:hint="eastAsia"/>
        </w:rPr>
        <w:t>날로부터</w:t>
      </w:r>
      <w:r w:rsidRPr="00AF3CEB">
        <w:t xml:space="preserve"> 10</w:t>
      </w:r>
      <w:r w:rsidRPr="00AF3CEB">
        <w:rPr>
          <w:rFonts w:hint="eastAsia"/>
        </w:rPr>
        <w:t>영업일</w:t>
      </w:r>
      <w:r w:rsidRPr="00AF3CEB">
        <w:t xml:space="preserve"> </w:t>
      </w:r>
      <w:r w:rsidRPr="00AF3CEB">
        <w:rPr>
          <w:rFonts w:hint="eastAsia"/>
        </w:rPr>
        <w:t>이내에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손해배상금액을</w:t>
      </w:r>
      <w:r w:rsidRPr="00AF3CEB">
        <w:t xml:space="preserve"> </w:t>
      </w:r>
      <w:r w:rsidRPr="00AF3CEB">
        <w:rPr>
          <w:rFonts w:hint="eastAsia"/>
        </w:rPr>
        <w:t>매수인</w:t>
      </w:r>
      <w:r w:rsidR="00946D42">
        <w:rPr>
          <w:rFonts w:hint="eastAsia"/>
        </w:rPr>
        <w:t xml:space="preserve"> </w:t>
      </w:r>
      <w:r w:rsidR="005F37CB">
        <w:rPr>
          <w:rFonts w:hint="eastAsia"/>
        </w:rPr>
        <w:t>및</w:t>
      </w:r>
      <w:r w:rsidR="005F37CB">
        <w:rPr>
          <w:rFonts w:hint="eastAsia"/>
        </w:rPr>
        <w:t>/</w:t>
      </w:r>
      <w:r w:rsidR="00946D42">
        <w:rPr>
          <w:rFonts w:hint="eastAsia"/>
        </w:rPr>
        <w:t>또는</w:t>
      </w:r>
      <w:r w:rsidR="00946D42">
        <w:rPr>
          <w:rFonts w:hint="eastAsia"/>
        </w:rPr>
        <w:t xml:space="preserve"> </w:t>
      </w:r>
      <w:r w:rsidR="005F37CB">
        <w:rPr>
          <w:rFonts w:hint="eastAsia"/>
        </w:rPr>
        <w:t>본건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신주인수계약의</w:t>
      </w:r>
      <w:r w:rsidR="005F37CB">
        <w:rPr>
          <w:rFonts w:hint="eastAsia"/>
        </w:rPr>
        <w:t xml:space="preserve"> </w:t>
      </w:r>
      <w:r w:rsidR="005F37CB">
        <w:rPr>
          <w:rFonts w:hint="eastAsia"/>
        </w:rPr>
        <w:t>인수인</w:t>
      </w:r>
      <w:r w:rsidRPr="00AF3CEB">
        <w:rPr>
          <w:rFonts w:hint="eastAsia"/>
        </w:rPr>
        <w:t>에게</w:t>
      </w:r>
      <w:r w:rsidRPr="00AF3CEB">
        <w:t xml:space="preserve"> </w:t>
      </w:r>
      <w:r w:rsidRPr="00AF3CEB">
        <w:rPr>
          <w:rFonts w:hint="eastAsia"/>
        </w:rPr>
        <w:t>지급하도록</w:t>
      </w:r>
      <w:r w:rsidRPr="00AF3CEB">
        <w:t xml:space="preserve"> </w:t>
      </w:r>
      <w:r w:rsidRPr="00AF3CEB">
        <w:rPr>
          <w:rFonts w:hint="eastAsia"/>
        </w:rPr>
        <w:t>하여야</w:t>
      </w:r>
      <w:r w:rsidRPr="00AF3CEB">
        <w:t xml:space="preserve"> </w:t>
      </w:r>
      <w:r w:rsidRPr="00AF3CEB">
        <w:rPr>
          <w:rFonts w:hint="eastAsia"/>
        </w:rPr>
        <w:t>함</w:t>
      </w:r>
      <w:r w:rsidRPr="00AB04BC">
        <w:rPr>
          <w:rFonts w:hint="eastAsia"/>
        </w:rPr>
        <w:t xml:space="preserve">.  </w:t>
      </w:r>
      <w:r w:rsidR="008E48A4" w:rsidRPr="00AB04BC">
        <w:rPr>
          <w:rFonts w:hint="eastAsia"/>
        </w:rPr>
        <w:t xml:space="preserve"> </w:t>
      </w:r>
      <w:r w:rsidR="00060B5C" w:rsidRPr="00AB04BC">
        <w:rPr>
          <w:rFonts w:hint="eastAsia"/>
        </w:rPr>
        <w:t xml:space="preserve"> </w:t>
      </w:r>
    </w:p>
    <w:p w14:paraId="66855BF8" w14:textId="11AD035C" w:rsidR="00FF448A" w:rsidRPr="001000FF" w:rsidRDefault="00FF448A" w:rsidP="001000FF">
      <w:pPr>
        <w:pStyle w:val="1"/>
      </w:pPr>
      <w:bookmarkStart w:id="19" w:name="_Toc119338465"/>
      <w:r w:rsidRPr="001000FF">
        <w:t>진술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보장</w:t>
      </w:r>
      <w:bookmarkEnd w:id="19"/>
    </w:p>
    <w:p w14:paraId="25261F73" w14:textId="6B2774CF" w:rsidR="00FF448A" w:rsidRPr="001000FF" w:rsidRDefault="000B4DA6" w:rsidP="001000FF">
      <w:pPr>
        <w:pStyle w:val="1f"/>
      </w:pPr>
      <w:bookmarkStart w:id="20" w:name="_DV_M112"/>
      <w:bookmarkStart w:id="21" w:name="_DV_M111"/>
      <w:bookmarkStart w:id="22" w:name="_DV_M113"/>
      <w:bookmarkStart w:id="23" w:name="BM_Page12"/>
      <w:bookmarkStart w:id="24" w:name="_DV_M115"/>
      <w:bookmarkStart w:id="25" w:name="_DV_M116"/>
      <w:bookmarkStart w:id="26" w:name="_DV_M117"/>
      <w:bookmarkEnd w:id="20"/>
      <w:bookmarkEnd w:id="21"/>
      <w:bookmarkEnd w:id="22"/>
      <w:bookmarkEnd w:id="23"/>
      <w:bookmarkEnd w:id="24"/>
      <w:bookmarkEnd w:id="25"/>
      <w:bookmarkEnd w:id="26"/>
      <w:r>
        <w:rPr>
          <w:rFonts w:hint="eastAsia"/>
        </w:rPr>
        <w:lastRenderedPageBreak/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C42AFD" w:rsidRPr="001000FF">
        <w:t>는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체결일</w:t>
      </w:r>
      <w:r w:rsidR="00FF448A" w:rsidRPr="001000FF">
        <w:t xml:space="preserve"> </w:t>
      </w:r>
      <w:r w:rsidR="00FF448A" w:rsidRPr="001000FF">
        <w:t>현재</w:t>
      </w:r>
      <w:r w:rsidR="00FF448A" w:rsidRPr="001000FF"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에게</w:t>
      </w:r>
      <w:r w:rsidR="00046888">
        <w:rPr>
          <w:rFonts w:hint="eastAsia"/>
        </w:rPr>
        <w:t xml:space="preserve">, </w:t>
      </w:r>
      <w:r>
        <w:rPr>
          <w:rFonts w:hint="eastAsia"/>
        </w:rPr>
        <w:t>각자</w:t>
      </w:r>
      <w:r>
        <w:rPr>
          <w:rFonts w:hint="eastAsia"/>
        </w:rPr>
        <w:t xml:space="preserve"> </w:t>
      </w:r>
      <w:r>
        <w:rPr>
          <w:rFonts w:hint="eastAsia"/>
        </w:rPr>
        <w:t>자신과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 w:rsidR="00FF448A" w:rsidRPr="001000FF">
        <w:t>다음</w:t>
      </w:r>
      <w:r w:rsidR="00FF448A" w:rsidRPr="001000FF">
        <w:t xml:space="preserve"> </w:t>
      </w:r>
      <w:r w:rsidR="00FF448A" w:rsidRPr="001000FF">
        <w:t>사항이</w:t>
      </w:r>
      <w:r w:rsidR="00FF448A" w:rsidRPr="001000FF">
        <w:t xml:space="preserve"> </w:t>
      </w:r>
      <w:r w:rsidR="00FF448A" w:rsidRPr="001000FF">
        <w:t>진실하고</w:t>
      </w:r>
      <w:r w:rsidR="00FF448A" w:rsidRPr="001000FF">
        <w:t xml:space="preserve"> </w:t>
      </w:r>
      <w:r w:rsidR="00FF448A" w:rsidRPr="001000FF">
        <w:t>정확함을</w:t>
      </w:r>
      <w:r w:rsidR="00FF448A" w:rsidRPr="001000FF">
        <w:t xml:space="preserve"> </w:t>
      </w:r>
      <w:r w:rsidR="00FF448A" w:rsidRPr="001000FF">
        <w:t>진술</w:t>
      </w:r>
      <w:r w:rsidR="00FF448A" w:rsidRPr="001000FF">
        <w:t xml:space="preserve"> </w:t>
      </w:r>
      <w:r w:rsidR="00FF448A" w:rsidRPr="001000FF">
        <w:t>및</w:t>
      </w:r>
      <w:r w:rsidR="00FF448A" w:rsidRPr="001000FF">
        <w:t xml:space="preserve"> </w:t>
      </w:r>
      <w:r w:rsidR="00FF448A" w:rsidRPr="001000FF">
        <w:t>보장한다</w:t>
      </w:r>
      <w:r w:rsidR="00FF448A" w:rsidRPr="001000FF">
        <w:t>.</w:t>
      </w:r>
    </w:p>
    <w:p w14:paraId="70B6A77C" w14:textId="78CCC8AB" w:rsidR="00231CD5" w:rsidRPr="001000FF" w:rsidRDefault="00FF448A" w:rsidP="0091318D">
      <w:pPr>
        <w:pStyle w:val="20"/>
      </w:pPr>
      <w:r w:rsidRPr="001000FF">
        <w:t>능력</w:t>
      </w:r>
      <w:r w:rsidR="001443C7" w:rsidRPr="001000FF">
        <w:t>.</w:t>
      </w:r>
    </w:p>
    <w:p w14:paraId="429136E6" w14:textId="11BE2655" w:rsidR="00FF448A" w:rsidRPr="001000FF" w:rsidRDefault="000B4DA6" w:rsidP="004306EF">
      <w:pPr>
        <w:pStyle w:val="2f2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는</w:t>
      </w:r>
      <w:r w:rsidR="00FF448A" w:rsidRPr="001000FF">
        <w:t xml:space="preserve"> </w:t>
      </w:r>
      <w:r w:rsidR="00FF448A" w:rsidRPr="001000FF">
        <w:rPr>
          <w:rStyle w:val="2Char0"/>
          <w:rFonts w:cs="Times New Roman"/>
        </w:rPr>
        <w:t>대</w:t>
      </w:r>
      <w:r w:rsidR="00FF448A" w:rsidRPr="001000FF">
        <w:t>한민국</w:t>
      </w:r>
      <w:r w:rsidR="00FF448A" w:rsidRPr="001000FF">
        <w:t xml:space="preserve"> </w:t>
      </w:r>
      <w:r w:rsidR="00FF448A" w:rsidRPr="001000FF">
        <w:t>국민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법인</w:t>
      </w:r>
      <w:r w:rsidR="00FF448A" w:rsidRPr="001000FF">
        <w:t>으로서</w:t>
      </w:r>
      <w:r w:rsidR="00FF448A" w:rsidRPr="001000FF">
        <w:t xml:space="preserve"> </w:t>
      </w:r>
      <w:r w:rsidR="00FF448A" w:rsidRPr="001000FF">
        <w:t>독자적으로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계약을</w:t>
      </w:r>
      <w:r w:rsidR="00FF448A" w:rsidRPr="001000FF">
        <w:t xml:space="preserve"> </w:t>
      </w:r>
      <w:r w:rsidR="00FF448A" w:rsidRPr="001000FF">
        <w:t>체결하고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계약상</w:t>
      </w:r>
      <w:r w:rsidR="00FF448A" w:rsidRPr="001000FF">
        <w:t xml:space="preserve"> </w:t>
      </w:r>
      <w:r w:rsidR="00FF448A" w:rsidRPr="001000FF">
        <w:t>의무를</w:t>
      </w:r>
      <w:r w:rsidR="00FF448A" w:rsidRPr="001000FF">
        <w:t xml:space="preserve"> </w:t>
      </w:r>
      <w:r w:rsidR="00FF448A" w:rsidRPr="001000FF">
        <w:t>이행할</w:t>
      </w:r>
      <w:r w:rsidR="00FF448A" w:rsidRPr="001000FF">
        <w:t xml:space="preserve"> </w:t>
      </w:r>
      <w:r w:rsidR="00FF448A" w:rsidRPr="001000FF">
        <w:t>능력을</w:t>
      </w:r>
      <w:r w:rsidR="00FF448A" w:rsidRPr="001000FF">
        <w:t xml:space="preserve"> </w:t>
      </w:r>
      <w:r w:rsidR="00FF448A" w:rsidRPr="001000FF">
        <w:t>가지고</w:t>
      </w:r>
      <w:r w:rsidR="00FF448A" w:rsidRPr="001000FF">
        <w:t xml:space="preserve"> </w:t>
      </w:r>
      <w:r w:rsidR="00FF448A" w:rsidRPr="001000FF">
        <w:t>있다</w:t>
      </w:r>
      <w:r w:rsidR="00FF448A" w:rsidRPr="001000FF">
        <w:t xml:space="preserve">. </w:t>
      </w:r>
    </w:p>
    <w:p w14:paraId="48A50791" w14:textId="72BFFC01" w:rsidR="00231CD5" w:rsidRPr="001000FF" w:rsidRDefault="00FF448A" w:rsidP="0091318D">
      <w:pPr>
        <w:pStyle w:val="20"/>
      </w:pPr>
      <w:r w:rsidRPr="001000FF">
        <w:t>계약의</w:t>
      </w:r>
      <w:r w:rsidRPr="001000FF">
        <w:t xml:space="preserve"> </w:t>
      </w:r>
      <w:r w:rsidRPr="001000FF">
        <w:t>승인</w:t>
      </w:r>
      <w:r w:rsidRPr="001000FF">
        <w:t xml:space="preserve">; </w:t>
      </w:r>
      <w:r w:rsidRPr="001000FF">
        <w:t>집행가능성</w:t>
      </w:r>
      <w:r w:rsidR="001443C7" w:rsidRPr="001000FF">
        <w:t>.</w:t>
      </w:r>
    </w:p>
    <w:p w14:paraId="57F3F144" w14:textId="648B7824" w:rsidR="00FF448A" w:rsidRDefault="00FF448A" w:rsidP="000B4DA6">
      <w:pPr>
        <w:pStyle w:val="31"/>
      </w:pPr>
      <w:r w:rsidRPr="001000FF">
        <w:t>본</w:t>
      </w:r>
      <w:r w:rsidRPr="001000FF">
        <w:t xml:space="preserve"> </w:t>
      </w:r>
      <w:r w:rsidRPr="001000FF">
        <w:t>계약은</w:t>
      </w:r>
      <w:r w:rsidRPr="001000FF">
        <w:t xml:space="preserve"> </w:t>
      </w:r>
      <w:r w:rsidR="000B4DA6">
        <w:rPr>
          <w:rFonts w:hint="eastAsia"/>
        </w:rPr>
        <w:t>각</w:t>
      </w:r>
      <w:r w:rsidR="000B4DA6">
        <w:rPr>
          <w:rFonts w:hint="eastAsia"/>
        </w:rPr>
        <w:t xml:space="preserve"> </w:t>
      </w:r>
      <w:r w:rsidR="000B4DA6">
        <w:rPr>
          <w:rFonts w:hint="eastAsia"/>
        </w:rPr>
        <w:t>당사자</w:t>
      </w:r>
      <w:r w:rsidRPr="001000FF">
        <w:t>에</w:t>
      </w:r>
      <w:r w:rsidRPr="001000FF">
        <w:t xml:space="preserve"> </w:t>
      </w:r>
      <w:r w:rsidRPr="001000FF">
        <w:t>의하여</w:t>
      </w:r>
      <w:r w:rsidRPr="001000FF">
        <w:t xml:space="preserve"> </w:t>
      </w:r>
      <w:r w:rsidRPr="001000FF">
        <w:t>적법하게</w:t>
      </w:r>
      <w:r w:rsidRPr="001000FF">
        <w:t xml:space="preserve"> </w:t>
      </w:r>
      <w:r w:rsidRPr="001000FF">
        <w:t>체결되었고</w:t>
      </w:r>
      <w:r w:rsidRPr="001000FF">
        <w:t xml:space="preserve">, </w:t>
      </w:r>
      <w:r w:rsidR="000B4DA6">
        <w:rPr>
          <w:rFonts w:hint="eastAsia"/>
        </w:rPr>
        <w:t>각</w:t>
      </w:r>
      <w:r w:rsidR="000B4DA6">
        <w:rPr>
          <w:rFonts w:hint="eastAsia"/>
        </w:rPr>
        <w:t xml:space="preserve"> </w:t>
      </w:r>
      <w:r w:rsidR="000B4DA6">
        <w:rPr>
          <w:rFonts w:hint="eastAsia"/>
        </w:rPr>
        <w:t>당사자</w:t>
      </w:r>
      <w:r w:rsidRPr="001000FF">
        <w:t>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조건에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집행할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유효하고</w:t>
      </w:r>
      <w:r w:rsidRPr="001000FF">
        <w:t xml:space="preserve">, </w:t>
      </w:r>
      <w:r w:rsidRPr="001000FF">
        <w:t>법</w:t>
      </w:r>
      <w:r w:rsidR="0093743B" w:rsidRPr="001000FF">
        <w:t>령상으</w:t>
      </w:r>
      <w:r w:rsidRPr="001000FF">
        <w:t>로</w:t>
      </w:r>
      <w:r w:rsidRPr="001000FF">
        <w:t xml:space="preserve"> </w:t>
      </w:r>
      <w:r w:rsidRPr="001000FF">
        <w:t>구속력이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구성한다</w:t>
      </w:r>
      <w:r w:rsidRPr="001000FF">
        <w:t xml:space="preserve">. </w:t>
      </w:r>
    </w:p>
    <w:p w14:paraId="36605C8C" w14:textId="0FA72D85" w:rsidR="000B4DA6" w:rsidRPr="001000FF" w:rsidRDefault="000B4DA6" w:rsidP="00D5362A">
      <w:pPr>
        <w:pStyle w:val="31"/>
      </w:pPr>
      <w:r>
        <w:rPr>
          <w:rFonts w:hint="eastAsia"/>
          <w:spacing w:val="3"/>
        </w:rPr>
        <w:t>법인인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당사자</w:t>
      </w:r>
      <w:r w:rsidRPr="001000FF">
        <w:t>에</w:t>
      </w:r>
      <w:r w:rsidRPr="001000FF">
        <w:t xml:space="preserve"> </w:t>
      </w:r>
      <w:r w:rsidRPr="001000FF">
        <w:t>의한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이행은</w:t>
      </w:r>
      <w:r w:rsidRPr="001000FF"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Pr="001000FF">
        <w:t>의</w:t>
      </w:r>
      <w:r w:rsidRPr="001000FF">
        <w:t xml:space="preserve"> </w:t>
      </w:r>
      <w:r w:rsidRPr="001000FF"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 w:rsidRPr="001000FF">
        <w:t>에</w:t>
      </w:r>
      <w:r w:rsidRPr="001000FF">
        <w:t xml:space="preserve"> </w:t>
      </w:r>
      <w:r w:rsidRPr="001000FF">
        <w:t>의해</w:t>
      </w:r>
      <w:r w:rsidRPr="001000FF">
        <w:t xml:space="preserve"> </w:t>
      </w:r>
      <w:r w:rsidRPr="001000FF">
        <w:t>적법하게</w:t>
      </w:r>
      <w:r w:rsidRPr="001000FF">
        <w:t xml:space="preserve"> </w:t>
      </w:r>
      <w:r w:rsidRPr="001000FF">
        <w:t>승인되었다</w:t>
      </w:r>
    </w:p>
    <w:p w14:paraId="2FCACF1F" w14:textId="29F6A95C" w:rsidR="00231CD5" w:rsidRPr="001000FF" w:rsidRDefault="00FF448A" w:rsidP="0091318D">
      <w:pPr>
        <w:pStyle w:val="20"/>
      </w:pPr>
      <w:r w:rsidRPr="001000FF">
        <w:t>법령</w:t>
      </w:r>
      <w:r w:rsidRPr="001000FF">
        <w:t xml:space="preserve">, </w:t>
      </w:r>
      <w:r w:rsidRPr="001000FF">
        <w:t>정부</w:t>
      </w:r>
      <w:r w:rsidR="00626BA6">
        <w:rPr>
          <w:rFonts w:hint="eastAsia"/>
        </w:rPr>
        <w:t>승인</w:t>
      </w:r>
      <w:r w:rsidRPr="001000FF">
        <w:t xml:space="preserve"> </w:t>
      </w:r>
      <w:r w:rsidRPr="001000FF">
        <w:t>등에</w:t>
      </w:r>
      <w:r w:rsidRPr="001000FF">
        <w:t xml:space="preserve"> </w:t>
      </w:r>
      <w:r w:rsidRPr="001000FF">
        <w:t>위반되지</w:t>
      </w:r>
      <w:r w:rsidRPr="001000FF">
        <w:t xml:space="preserve"> </w:t>
      </w:r>
      <w:r w:rsidRPr="001000FF">
        <w:t>아니함</w:t>
      </w:r>
      <w:r w:rsidR="001443C7" w:rsidRPr="001000FF">
        <w:t>.</w:t>
      </w:r>
    </w:p>
    <w:p w14:paraId="4FCDE1B4" w14:textId="0746FEFD" w:rsidR="00DF195D" w:rsidRPr="001000FF" w:rsidRDefault="000B4DA6" w:rsidP="004306EF">
      <w:pPr>
        <w:pStyle w:val="2f2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</w:t>
      </w:r>
      <w:r w:rsidR="00FF448A" w:rsidRPr="001000FF">
        <w:t xml:space="preserve"> </w:t>
      </w:r>
      <w:r w:rsidR="00FF448A" w:rsidRPr="001000FF">
        <w:t>의한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계약의</w:t>
      </w:r>
      <w:r w:rsidR="00FF448A" w:rsidRPr="001000FF">
        <w:t xml:space="preserve"> </w:t>
      </w:r>
      <w:r w:rsidR="00FF448A" w:rsidRPr="001000FF">
        <w:t>체결</w:t>
      </w:r>
      <w:r w:rsidR="00FF448A" w:rsidRPr="001000FF">
        <w:t xml:space="preserve"> </w:t>
      </w:r>
      <w:r w:rsidR="00FF448A" w:rsidRPr="001000FF">
        <w:t>및</w:t>
      </w:r>
      <w:r w:rsidR="00FF448A" w:rsidRPr="001000FF">
        <w:t xml:space="preserve"> </w:t>
      </w:r>
      <w:r w:rsidR="00FF448A" w:rsidRPr="001000FF">
        <w:t>이행은</w:t>
      </w:r>
      <w:r w:rsidR="00FF448A" w:rsidRPr="001000FF">
        <w:t xml:space="preserve"> (i)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에게</w:t>
      </w:r>
      <w:r w:rsidR="00FF448A" w:rsidRPr="001000FF">
        <w:t xml:space="preserve"> </w:t>
      </w:r>
      <w:r w:rsidR="00FF448A" w:rsidRPr="001000FF">
        <w:t>적용되는</w:t>
      </w:r>
      <w:r w:rsidR="00FF448A" w:rsidRPr="001000FF">
        <w:t xml:space="preserve"> </w:t>
      </w:r>
      <w:r w:rsidR="00FF448A" w:rsidRPr="001000FF">
        <w:t>관련</w:t>
      </w:r>
      <w:r w:rsidR="00FF448A" w:rsidRPr="001000FF">
        <w:t xml:space="preserve"> </w:t>
      </w:r>
      <w:r w:rsidR="00FF448A" w:rsidRPr="001000FF">
        <w:t>법령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 w:rsidR="00FF448A" w:rsidRPr="001000FF">
        <w:t>정부</w:t>
      </w:r>
      <w:r w:rsidR="00626BA6">
        <w:rPr>
          <w:rFonts w:hint="eastAsia"/>
        </w:rPr>
        <w:t>승인</w:t>
      </w:r>
      <w:r w:rsidR="00FF448A" w:rsidRPr="001000FF">
        <w:t>의</w:t>
      </w:r>
      <w:r w:rsidR="00FF448A" w:rsidRPr="001000FF">
        <w:t xml:space="preserve"> </w:t>
      </w:r>
      <w:r w:rsidR="00FF448A" w:rsidRPr="001000FF">
        <w:t>조건에</w:t>
      </w:r>
      <w:r w:rsidR="00FF448A" w:rsidRPr="001000FF">
        <w:t xml:space="preserve"> </w:t>
      </w:r>
      <w:r w:rsidR="00FF448A" w:rsidRPr="001000FF">
        <w:t>위반되거나</w:t>
      </w:r>
      <w:r w:rsidR="00FF448A" w:rsidRPr="001000FF">
        <w:t xml:space="preserve">, (ii)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가</w:t>
      </w:r>
      <w:r w:rsidR="00FF448A" w:rsidRPr="001000FF">
        <w:t xml:space="preserve"> </w:t>
      </w:r>
      <w:r w:rsidR="00FF448A" w:rsidRPr="001000FF">
        <w:t>체결한</w:t>
      </w:r>
      <w:r w:rsidR="00FF448A" w:rsidRPr="001000FF">
        <w:t xml:space="preserve"> </w:t>
      </w:r>
      <w:r w:rsidR="00FF448A" w:rsidRPr="001000FF">
        <w:t>중요한</w:t>
      </w:r>
      <w:r w:rsidR="00FF448A" w:rsidRPr="001000FF">
        <w:t xml:space="preserve">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가</w:t>
      </w:r>
      <w:r w:rsidR="00FF448A" w:rsidRPr="001000FF">
        <w:t xml:space="preserve"> </w:t>
      </w:r>
      <w:r w:rsidR="00FF448A" w:rsidRPr="001000FF">
        <w:t>부담하고</w:t>
      </w:r>
      <w:r w:rsidR="00FF448A" w:rsidRPr="001000FF">
        <w:t xml:space="preserve"> </w:t>
      </w:r>
      <w:r w:rsidR="00FF448A" w:rsidRPr="001000FF">
        <w:t>있는</w:t>
      </w:r>
      <w:r w:rsidR="00FF448A" w:rsidRPr="001000FF">
        <w:t xml:space="preserve"> </w:t>
      </w:r>
      <w:r w:rsidR="00FF448A" w:rsidRPr="001000FF">
        <w:t>중요한</w:t>
      </w:r>
      <w:r w:rsidR="00FF448A" w:rsidRPr="001000FF">
        <w:t xml:space="preserve"> </w:t>
      </w:r>
      <w:r w:rsidR="00FF448A" w:rsidRPr="001000FF">
        <w:t>의무와</w:t>
      </w:r>
      <w:r w:rsidR="00FF448A" w:rsidRPr="001000FF">
        <w:t xml:space="preserve"> </w:t>
      </w:r>
      <w:r w:rsidR="00FF448A" w:rsidRPr="001000FF">
        <w:t>관련하여</w:t>
      </w:r>
      <w:r w:rsidR="00FF448A" w:rsidRPr="001000FF">
        <w:t xml:space="preserve"> </w:t>
      </w:r>
      <w:r w:rsidR="00FF448A" w:rsidRPr="001000FF">
        <w:t>그</w:t>
      </w:r>
      <w:r w:rsidR="00FF448A" w:rsidRPr="001000FF">
        <w:t xml:space="preserve"> </w:t>
      </w:r>
      <w:r w:rsidR="00FF448A" w:rsidRPr="001000FF">
        <w:t>위반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 w:rsidR="00FF448A" w:rsidRPr="001000FF">
        <w:t>의무불이행을</w:t>
      </w:r>
      <w:r w:rsidR="00FF448A" w:rsidRPr="001000FF">
        <w:t xml:space="preserve"> </w:t>
      </w:r>
      <w:r w:rsidR="00FF448A" w:rsidRPr="001000FF">
        <w:t>구성하거나</w:t>
      </w:r>
      <w:r w:rsidR="00FF448A" w:rsidRPr="001000FF">
        <w:t xml:space="preserve"> </w:t>
      </w:r>
      <w:r w:rsidR="00FF448A" w:rsidRPr="001000FF">
        <w:t>기한의</w:t>
      </w:r>
      <w:r w:rsidR="00FF448A" w:rsidRPr="001000FF">
        <w:t xml:space="preserve"> </w:t>
      </w:r>
      <w:r w:rsidR="00FF448A" w:rsidRPr="001000FF">
        <w:t>이익을</w:t>
      </w:r>
      <w:r w:rsidR="00FF448A" w:rsidRPr="001000FF">
        <w:t xml:space="preserve"> </w:t>
      </w:r>
      <w:r w:rsidR="00FF448A" w:rsidRPr="001000FF">
        <w:t>상실시키지</w:t>
      </w:r>
      <w:r w:rsidR="00FF448A" w:rsidRPr="001000FF">
        <w:t xml:space="preserve"> </w:t>
      </w:r>
      <w:r w:rsidR="00FF448A" w:rsidRPr="001000FF">
        <w:t>아니하며</w:t>
      </w:r>
      <w:r w:rsidR="00FF448A" w:rsidRPr="001000FF">
        <w:t xml:space="preserve">,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상대방의</w:t>
      </w:r>
      <w:r w:rsidR="00FF448A" w:rsidRPr="001000FF">
        <w:t xml:space="preserve"> </w:t>
      </w:r>
      <w:r w:rsidR="00FF448A" w:rsidRPr="001000FF">
        <w:t>동의를</w:t>
      </w:r>
      <w:r w:rsidR="00FF448A" w:rsidRPr="001000FF">
        <w:t xml:space="preserve"> </w:t>
      </w:r>
      <w:r w:rsidR="00FF448A" w:rsidRPr="001000FF">
        <w:t>필요로</w:t>
      </w:r>
      <w:r w:rsidR="00FF448A" w:rsidRPr="001000FF">
        <w:t xml:space="preserve"> </w:t>
      </w:r>
      <w:r w:rsidR="00FF448A" w:rsidRPr="001000FF">
        <w:t>하거나</w:t>
      </w:r>
      <w:r w:rsidR="00FF448A" w:rsidRPr="001000FF">
        <w:t xml:space="preserve">,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상대방에게</w:t>
      </w:r>
      <w:r w:rsidR="00FF448A" w:rsidRPr="001000FF">
        <w:t xml:space="preserve"> </w:t>
      </w:r>
      <w:r w:rsidR="00FF448A" w:rsidRPr="001000FF">
        <w:t>계약의</w:t>
      </w:r>
      <w:r w:rsidR="00FF448A" w:rsidRPr="001000FF">
        <w:t xml:space="preserve"> </w:t>
      </w:r>
      <w:r w:rsidR="00FF448A" w:rsidRPr="001000FF">
        <w:t>해제</w:t>
      </w:r>
      <w:r w:rsidR="00FF448A" w:rsidRPr="001000FF">
        <w:t xml:space="preserve">, </w:t>
      </w:r>
      <w:r w:rsidR="00FF448A" w:rsidRPr="001000FF">
        <w:t>해지</w:t>
      </w:r>
      <w:r w:rsidR="00FF448A" w:rsidRPr="001000FF">
        <w:t xml:space="preserve"> </w:t>
      </w:r>
      <w:r w:rsidR="00FF448A" w:rsidRPr="001000FF">
        <w:t>혹은</w:t>
      </w:r>
      <w:r w:rsidR="00FF448A" w:rsidRPr="001000FF">
        <w:t xml:space="preserve"> </w:t>
      </w:r>
      <w:r w:rsidR="00FF448A" w:rsidRPr="001000FF">
        <w:t>변경을</w:t>
      </w:r>
      <w:r w:rsidR="00FF448A" w:rsidRPr="001000FF">
        <w:t xml:space="preserve"> </w:t>
      </w:r>
      <w:r w:rsidR="00FF448A" w:rsidRPr="001000FF">
        <w:t>할</w:t>
      </w:r>
      <w:r w:rsidR="00FF448A" w:rsidRPr="001000FF">
        <w:t xml:space="preserve"> </w:t>
      </w:r>
      <w:r w:rsidR="00FF448A" w:rsidRPr="001000FF">
        <w:t>수</w:t>
      </w:r>
      <w:r w:rsidR="00FF448A" w:rsidRPr="001000FF">
        <w:t xml:space="preserve"> </w:t>
      </w:r>
      <w:r w:rsidR="00FF448A" w:rsidRPr="001000FF">
        <w:t>있는</w:t>
      </w:r>
      <w:r w:rsidR="00FF448A" w:rsidRPr="001000FF">
        <w:t xml:space="preserve"> </w:t>
      </w:r>
      <w:r w:rsidR="00FF448A" w:rsidRPr="001000FF">
        <w:t>권리를</w:t>
      </w:r>
      <w:r w:rsidR="00FF448A" w:rsidRPr="001000FF">
        <w:t xml:space="preserve"> </w:t>
      </w:r>
      <w:r w:rsidR="00FF448A" w:rsidRPr="001000FF">
        <w:t>부여하지</w:t>
      </w:r>
      <w:r w:rsidR="00FF448A" w:rsidRPr="001000FF">
        <w:t xml:space="preserve"> </w:t>
      </w:r>
      <w:r w:rsidR="00FF448A" w:rsidRPr="001000FF">
        <w:t>아니한다</w:t>
      </w:r>
      <w:r w:rsidR="00FF448A" w:rsidRPr="001000FF">
        <w:t>.</w:t>
      </w:r>
    </w:p>
    <w:p w14:paraId="681712B6" w14:textId="154AF3E1" w:rsidR="00425D8D" w:rsidRPr="001000FF" w:rsidRDefault="00425D8D" w:rsidP="001000FF">
      <w:pPr>
        <w:pStyle w:val="1"/>
      </w:pPr>
      <w:bookmarkStart w:id="27" w:name="_Toc119338468"/>
      <w:r w:rsidRPr="001000FF">
        <w:t>손해배상</w:t>
      </w:r>
      <w:bookmarkEnd w:id="27"/>
      <w:r w:rsidR="00907F69">
        <w:rPr>
          <w:rFonts w:hint="eastAsia"/>
        </w:rPr>
        <w:t xml:space="preserve"> </w:t>
      </w:r>
    </w:p>
    <w:p w14:paraId="207D8E62" w14:textId="705D3027" w:rsidR="00425D8D" w:rsidRDefault="00425D8D" w:rsidP="00D322F8">
      <w:pPr>
        <w:pStyle w:val="1f"/>
      </w:pPr>
      <w:r w:rsidRPr="001000FF">
        <w:t>어느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진술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보장</w:t>
      </w:r>
      <w:r w:rsidRPr="001000FF">
        <w:t xml:space="preserve">, </w:t>
      </w:r>
      <w:r w:rsidRPr="001000FF">
        <w:t>확약</w:t>
      </w:r>
      <w:r w:rsidRPr="001000FF">
        <w:t xml:space="preserve">, </w:t>
      </w:r>
      <w:r w:rsidRPr="001000FF">
        <w:t>의무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약정사항을</w:t>
      </w:r>
      <w:r w:rsidRPr="001000FF">
        <w:t xml:space="preserve"> </w:t>
      </w:r>
      <w:r w:rsidRPr="001000FF">
        <w:t>위반한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="006A13CA">
        <w:rPr>
          <w:rFonts w:hint="eastAsia"/>
        </w:rPr>
        <w:t>다른</w:t>
      </w:r>
      <w:r w:rsidRPr="001000FF">
        <w:t xml:space="preserve"> </w:t>
      </w:r>
      <w:r w:rsidRPr="001000FF">
        <w:t>당사자</w:t>
      </w:r>
      <w:r w:rsidR="006A13CA">
        <w:rPr>
          <w:rFonts w:hint="eastAsia"/>
        </w:rPr>
        <w:t>들</w:t>
      </w:r>
      <w:r w:rsidRPr="001000FF">
        <w:t>에게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위반행위로</w:t>
      </w:r>
      <w:r w:rsidRPr="001000FF">
        <w:t xml:space="preserve"> </w:t>
      </w:r>
      <w:r w:rsidRPr="001000FF">
        <w:t>인하여</w:t>
      </w:r>
      <w:r w:rsidRPr="001000FF">
        <w:t xml:space="preserve"> </w:t>
      </w:r>
      <w:r w:rsidRPr="001000FF">
        <w:t>발생하는</w:t>
      </w:r>
      <w:r w:rsidRPr="001000FF">
        <w:t xml:space="preserve"> </w:t>
      </w:r>
      <w:r w:rsidRPr="001000FF">
        <w:t>일체의</w:t>
      </w:r>
      <w:r w:rsidRPr="001000FF">
        <w:t xml:space="preserve"> </w:t>
      </w:r>
      <w:r w:rsidRPr="001000FF">
        <w:t>손해</w:t>
      </w:r>
      <w:r w:rsidRPr="001000FF">
        <w:t>(</w:t>
      </w:r>
      <w:r w:rsidR="00271F6C">
        <w:rPr>
          <w:rFonts w:hint="eastAsia"/>
        </w:rPr>
        <w:t>합리적</w:t>
      </w:r>
      <w:r w:rsidR="00271F6C">
        <w:rPr>
          <w:rFonts w:hint="eastAsia"/>
        </w:rPr>
        <w:t xml:space="preserve"> </w:t>
      </w:r>
      <w:r w:rsidR="00271F6C">
        <w:rPr>
          <w:rFonts w:hint="eastAsia"/>
        </w:rPr>
        <w:t>범위</w:t>
      </w:r>
      <w:r w:rsidR="00271F6C">
        <w:rPr>
          <w:rFonts w:hint="eastAsia"/>
        </w:rPr>
        <w:t xml:space="preserve"> </w:t>
      </w:r>
      <w:r w:rsidR="00271F6C">
        <w:rPr>
          <w:rFonts w:hint="eastAsia"/>
        </w:rPr>
        <w:t>내에서</w:t>
      </w:r>
      <w:r w:rsidR="00271F6C">
        <w:rPr>
          <w:rFonts w:hint="eastAsia"/>
        </w:rPr>
        <w:t xml:space="preserve"> </w:t>
      </w:r>
      <w:r w:rsidRPr="001000FF">
        <w:t>변호사</w:t>
      </w:r>
      <w:r w:rsidRPr="001000FF">
        <w:t xml:space="preserve"> </w:t>
      </w:r>
      <w:r w:rsidRPr="001000FF">
        <w:t>선임</w:t>
      </w:r>
      <w:r w:rsidRPr="001000FF">
        <w:t xml:space="preserve"> </w:t>
      </w:r>
      <w:r w:rsidRPr="001000FF">
        <w:t>비용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경비를</w:t>
      </w:r>
      <w:r w:rsidRPr="001000FF">
        <w:t xml:space="preserve"> </w:t>
      </w:r>
      <w:r w:rsidRPr="001000FF">
        <w:t>포함함</w:t>
      </w:r>
      <w:r w:rsidRPr="001000FF">
        <w:t>)</w:t>
      </w:r>
      <w:r w:rsidRPr="001000FF">
        <w:t>를</w:t>
      </w:r>
      <w:r w:rsidRPr="001000FF">
        <w:t xml:space="preserve"> </w:t>
      </w:r>
      <w:r w:rsidRPr="001000FF">
        <w:t>배상하여야</w:t>
      </w:r>
      <w:r w:rsidRPr="001000FF">
        <w:t xml:space="preserve"> </w:t>
      </w:r>
      <w:r w:rsidRPr="001000FF">
        <w:t>한다</w:t>
      </w:r>
      <w:r w:rsidRPr="001000FF">
        <w:t xml:space="preserve">. </w:t>
      </w:r>
    </w:p>
    <w:p w14:paraId="30B13A04" w14:textId="74E668A1" w:rsidR="005D2CDC" w:rsidRPr="001000FF" w:rsidRDefault="000E3CF1" w:rsidP="001000FF">
      <w:pPr>
        <w:pStyle w:val="1"/>
      </w:pP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효력</w:t>
      </w:r>
    </w:p>
    <w:p w14:paraId="438868C4" w14:textId="157B44F7" w:rsidR="000E3CF1" w:rsidRDefault="000E3CF1" w:rsidP="0091318D">
      <w:pPr>
        <w:pStyle w:val="20"/>
      </w:pPr>
      <w:r>
        <w:rPr>
          <w:rFonts w:hint="eastAsia"/>
        </w:rPr>
        <w:t>계약기간</w:t>
      </w:r>
      <w:r w:rsidR="00CA1AE2">
        <w:rPr>
          <w:rFonts w:hint="eastAsia"/>
        </w:rPr>
        <w:t>.</w:t>
      </w:r>
    </w:p>
    <w:p w14:paraId="7FDB6971" w14:textId="588BAD51" w:rsidR="00080275" w:rsidRDefault="000E3CF1" w:rsidP="00455F80">
      <w:pPr>
        <w:pStyle w:val="2f2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 w:rsidR="0035663F">
        <w:rPr>
          <w:rFonts w:hint="eastAsia"/>
        </w:rPr>
        <w:t>거래종결일</w:t>
      </w:r>
      <w:r w:rsidR="00080275">
        <w:rPr>
          <w:rFonts w:hint="eastAsia"/>
        </w:rPr>
        <w:t>에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그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효력이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발생</w:t>
      </w:r>
      <w:r w:rsidR="001538E1">
        <w:rPr>
          <w:rFonts w:hint="eastAsia"/>
        </w:rPr>
        <w:t>한다</w:t>
      </w:r>
      <w:r w:rsidR="00080275">
        <w:rPr>
          <w:rFonts w:hint="eastAsia"/>
        </w:rPr>
        <w:t>.</w:t>
      </w:r>
    </w:p>
    <w:p w14:paraId="1A0B782F" w14:textId="4D1F4434" w:rsidR="00AF1226" w:rsidRPr="001000FF" w:rsidRDefault="00AF1226" w:rsidP="0091318D">
      <w:pPr>
        <w:pStyle w:val="20"/>
      </w:pPr>
      <w:r w:rsidRPr="001000FF">
        <w:t>해</w:t>
      </w:r>
      <w:r w:rsidR="00AB7799" w:rsidRPr="001000FF">
        <w:t>지</w:t>
      </w:r>
      <w:r w:rsidRPr="001000FF">
        <w:t xml:space="preserve"> </w:t>
      </w:r>
      <w:r w:rsidRPr="001000FF">
        <w:t>사유</w:t>
      </w:r>
      <w:r w:rsidR="005F686E" w:rsidRPr="001000FF">
        <w:t>.</w:t>
      </w:r>
      <w:r w:rsidRPr="001000FF">
        <w:t xml:space="preserve"> </w:t>
      </w:r>
    </w:p>
    <w:p w14:paraId="45BAF87C" w14:textId="3AA37A66" w:rsidR="007352D7" w:rsidRPr="00125A0B" w:rsidRDefault="007352D7" w:rsidP="003A4764">
      <w:pPr>
        <w:pStyle w:val="31"/>
        <w:rPr>
          <w:spacing w:val="3"/>
        </w:rPr>
      </w:pPr>
      <w:r>
        <w:rPr>
          <w:rFonts w:hint="eastAsia"/>
          <w:spacing w:val="3"/>
        </w:rPr>
        <w:lastRenderedPageBreak/>
        <w:t>당사자들은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서면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합의로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본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계약을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해지할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수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있다</w:t>
      </w:r>
      <w:r>
        <w:rPr>
          <w:rFonts w:hint="eastAsia"/>
          <w:spacing w:val="3"/>
        </w:rPr>
        <w:t>.</w:t>
      </w:r>
    </w:p>
    <w:p w14:paraId="450E568D" w14:textId="5E91AB33" w:rsidR="00AF1226" w:rsidRPr="001000FF" w:rsidRDefault="00AF1226" w:rsidP="00125A0B">
      <w:pPr>
        <w:pStyle w:val="31"/>
        <w:rPr>
          <w:spacing w:val="3"/>
        </w:rPr>
      </w:pPr>
      <w:r w:rsidRPr="001000FF">
        <w:t>본</w:t>
      </w:r>
      <w:r w:rsidRPr="001000FF">
        <w:t xml:space="preserve"> </w:t>
      </w:r>
      <w:r w:rsidRPr="001000FF">
        <w:t>계약</w:t>
      </w:r>
      <w:r w:rsidR="008375C1" w:rsidRPr="001000FF">
        <w:t>의</w:t>
      </w:r>
      <w:r w:rsidR="008375C1" w:rsidRPr="001000FF">
        <w:t xml:space="preserve"> </w:t>
      </w:r>
      <w:r w:rsidR="008375C1" w:rsidRPr="001000FF">
        <w:t>일방</w:t>
      </w:r>
      <w:r w:rsidR="008375C1" w:rsidRPr="001000FF">
        <w:t xml:space="preserve"> </w:t>
      </w:r>
      <w:r w:rsidR="008375C1" w:rsidRPr="001000FF">
        <w:t>당사자</w:t>
      </w:r>
      <w:r w:rsidR="008375C1" w:rsidRPr="001000FF">
        <w:t>(</w:t>
      </w:r>
      <w:r w:rsidR="008375C1" w:rsidRPr="001000FF">
        <w:t>이하</w:t>
      </w:r>
      <w:r w:rsidR="008375C1" w:rsidRPr="001000FF">
        <w:t xml:space="preserve"> “</w:t>
      </w:r>
      <w:r w:rsidR="008375C1" w:rsidRPr="00355889">
        <w:rPr>
          <w:rFonts w:hint="eastAsia"/>
          <w:u w:val="single"/>
        </w:rPr>
        <w:t>해</w:t>
      </w:r>
      <w:r w:rsidR="00A90F10" w:rsidRPr="00355889">
        <w:rPr>
          <w:rFonts w:hint="eastAsia"/>
          <w:u w:val="single"/>
        </w:rPr>
        <w:t>지</w:t>
      </w:r>
      <w:r w:rsidR="008375C1" w:rsidRPr="00355889">
        <w:rPr>
          <w:rFonts w:hint="eastAsia"/>
          <w:u w:val="single"/>
        </w:rPr>
        <w:t>당사자</w:t>
      </w:r>
      <w:r w:rsidR="008375C1" w:rsidRPr="001000FF">
        <w:t>”)</w:t>
      </w:r>
      <w:r w:rsidR="008375C1" w:rsidRPr="001000FF">
        <w:t>는</w:t>
      </w:r>
      <w:r w:rsidR="008375C1" w:rsidRPr="001000FF">
        <w:t xml:space="preserve"> </w:t>
      </w:r>
      <w:r w:rsidR="00A90F10" w:rsidRPr="001000FF">
        <w:t>다음</w:t>
      </w:r>
      <w:r w:rsidR="00A90F10" w:rsidRPr="001000FF">
        <w:t xml:space="preserve"> </w:t>
      </w:r>
      <w:r w:rsidR="00A90F10" w:rsidRPr="001000FF">
        <w:t>각</w:t>
      </w:r>
      <w:r w:rsidR="00A90F10" w:rsidRPr="001000FF">
        <w:t xml:space="preserve"> </w:t>
      </w:r>
      <w:r w:rsidR="003A4764">
        <w:rPr>
          <w:rFonts w:hint="eastAsia"/>
        </w:rPr>
        <w:t>호</w:t>
      </w:r>
      <w:r w:rsidR="00A90F10" w:rsidRPr="001000FF">
        <w:t>의</w:t>
      </w:r>
      <w:r w:rsidR="00A90F10" w:rsidRPr="001000FF">
        <w:t xml:space="preserve"> </w:t>
      </w:r>
      <w:r w:rsidR="003A4764">
        <w:rPr>
          <w:rFonts w:hint="eastAsia"/>
        </w:rPr>
        <w:t>어느</w:t>
      </w:r>
      <w:r w:rsidR="003A4764">
        <w:rPr>
          <w:rFonts w:hint="eastAsia"/>
        </w:rPr>
        <w:t xml:space="preserve"> </w:t>
      </w:r>
      <w:r w:rsidR="003A4764">
        <w:rPr>
          <w:rFonts w:hint="eastAsia"/>
        </w:rPr>
        <w:t>하나에</w:t>
      </w:r>
      <w:r w:rsidR="003A4764">
        <w:rPr>
          <w:rFonts w:hint="eastAsia"/>
        </w:rPr>
        <w:t xml:space="preserve"> </w:t>
      </w:r>
      <w:r w:rsidR="003A4764">
        <w:rPr>
          <w:rFonts w:hint="eastAsia"/>
        </w:rPr>
        <w:t>해당하는</w:t>
      </w:r>
      <w:r w:rsidR="00A90F10" w:rsidRPr="001000FF">
        <w:t xml:space="preserve"> </w:t>
      </w:r>
      <w:r w:rsidR="00A90F10" w:rsidRPr="001000FF">
        <w:t>사유가</w:t>
      </w:r>
      <w:r w:rsidR="00A90F10" w:rsidRPr="001000FF">
        <w:t xml:space="preserve"> </w:t>
      </w:r>
      <w:r w:rsidR="00A90F10" w:rsidRPr="001000FF">
        <w:t>발생하는</w:t>
      </w:r>
      <w:r w:rsidR="00A90F10" w:rsidRPr="001000FF">
        <w:t xml:space="preserve"> </w:t>
      </w:r>
      <w:r w:rsidR="00A90F10" w:rsidRPr="001000FF">
        <w:t>경우에</w:t>
      </w:r>
      <w:r w:rsidR="00A90F10" w:rsidRPr="001000FF">
        <w:t xml:space="preserve"> </w:t>
      </w:r>
      <w:r w:rsidR="00A90F10" w:rsidRPr="001000FF">
        <w:t>한하여</w:t>
      </w:r>
      <w:r w:rsidR="00A90F10" w:rsidRPr="001000FF">
        <w:t xml:space="preserve"> </w:t>
      </w:r>
      <w:r w:rsidR="00A90F10" w:rsidRPr="001000FF">
        <w:t>상대방</w:t>
      </w:r>
      <w:r w:rsidR="00A90F10" w:rsidRPr="001000FF">
        <w:t xml:space="preserve"> </w:t>
      </w:r>
      <w:r w:rsidR="00A90F10" w:rsidRPr="001000FF">
        <w:t>당사자</w:t>
      </w:r>
      <w:r w:rsidR="000111F0">
        <w:rPr>
          <w:rFonts w:hint="eastAsia"/>
        </w:rPr>
        <w:t>(</w:t>
      </w:r>
      <w:r w:rsidR="000111F0">
        <w:rPr>
          <w:rFonts w:hint="eastAsia"/>
        </w:rPr>
        <w:t>이하</w:t>
      </w:r>
      <w:r w:rsidR="000111F0">
        <w:rPr>
          <w:rFonts w:hint="eastAsia"/>
        </w:rPr>
        <w:t xml:space="preserve"> </w:t>
      </w:r>
      <w:r w:rsidR="000111F0">
        <w:t>“</w:t>
      </w:r>
      <w:r w:rsidR="000111F0" w:rsidRPr="003F6518">
        <w:rPr>
          <w:rFonts w:hint="eastAsia"/>
          <w:u w:val="single"/>
        </w:rPr>
        <w:t>귀책당사자</w:t>
      </w:r>
      <w:r w:rsidR="000111F0">
        <w:t>”</w:t>
      </w:r>
      <w:r w:rsidR="000111F0">
        <w:rPr>
          <w:rFonts w:hint="eastAsia"/>
        </w:rPr>
        <w:t>)</w:t>
      </w:r>
      <w:r w:rsidR="00A90F10" w:rsidRPr="001000FF">
        <w:t>에</w:t>
      </w:r>
      <w:r w:rsidR="00A90F10" w:rsidRPr="001000FF">
        <w:t xml:space="preserve"> </w:t>
      </w:r>
      <w:r w:rsidR="00A90F10" w:rsidRPr="001000FF">
        <w:t>대한</w:t>
      </w:r>
      <w:r w:rsidR="00A90F10" w:rsidRPr="001000FF">
        <w:t xml:space="preserve"> </w:t>
      </w:r>
      <w:r w:rsidR="00A90F10" w:rsidRPr="001000FF">
        <w:t>서면통지로써</w:t>
      </w:r>
      <w:r w:rsidR="00A90F10" w:rsidRPr="001000FF">
        <w:t xml:space="preserve"> </w:t>
      </w:r>
      <w:r w:rsidR="00A90F10" w:rsidRPr="001000FF">
        <w:t>본</w:t>
      </w:r>
      <w:r w:rsidR="00A90F10" w:rsidRPr="001000FF">
        <w:t xml:space="preserve"> </w:t>
      </w:r>
      <w:r w:rsidR="00A90F10" w:rsidRPr="001000FF">
        <w:t>계약을</w:t>
      </w:r>
      <w:r w:rsidR="00A90F10" w:rsidRPr="001000FF">
        <w:t xml:space="preserve"> </w:t>
      </w:r>
      <w:r w:rsidR="00A90F10" w:rsidRPr="001000FF">
        <w:t>즉시</w:t>
      </w:r>
      <w:r w:rsidR="00A90F10" w:rsidRPr="001000FF">
        <w:t xml:space="preserve"> </w:t>
      </w:r>
      <w:r w:rsidR="00A90F10" w:rsidRPr="001000FF">
        <w:t>해지할</w:t>
      </w:r>
      <w:r w:rsidR="00A90F10" w:rsidRPr="001000FF">
        <w:t xml:space="preserve"> </w:t>
      </w:r>
      <w:r w:rsidR="00A90F10" w:rsidRPr="001000FF">
        <w:t>수</w:t>
      </w:r>
      <w:r w:rsidR="00A90F10" w:rsidRPr="001000FF">
        <w:t xml:space="preserve"> </w:t>
      </w:r>
      <w:r w:rsidR="00A90F10" w:rsidRPr="001000FF">
        <w:t>있다</w:t>
      </w:r>
      <w:r w:rsidR="0015787D">
        <w:rPr>
          <w:rFonts w:hint="eastAsia"/>
          <w:spacing w:val="3"/>
        </w:rPr>
        <w:t xml:space="preserve">. </w:t>
      </w:r>
      <w:r w:rsidR="005453D5">
        <w:rPr>
          <w:rFonts w:hint="eastAsia"/>
          <w:spacing w:val="3"/>
        </w:rPr>
        <w:t xml:space="preserve"> </w:t>
      </w:r>
      <w:r w:rsidR="006962E7" w:rsidRPr="001000FF">
        <w:t>본</w:t>
      </w:r>
      <w:r w:rsidR="006962E7" w:rsidRPr="001000FF">
        <w:t xml:space="preserve"> </w:t>
      </w:r>
      <w:r w:rsidR="006962E7" w:rsidRPr="001000FF">
        <w:t>조의</w:t>
      </w:r>
      <w:r w:rsidR="006962E7" w:rsidRPr="001000FF">
        <w:t xml:space="preserve"> </w:t>
      </w:r>
      <w:r w:rsidR="006962E7" w:rsidRPr="001000FF">
        <w:t>목적상</w:t>
      </w:r>
      <w:r w:rsidR="006962E7" w:rsidRPr="001000FF">
        <w:t xml:space="preserve"> </w:t>
      </w:r>
      <w:r w:rsidR="006962E7">
        <w:rPr>
          <w:rFonts w:hint="eastAsia"/>
        </w:rPr>
        <w:t>기존주주들은</w:t>
      </w:r>
      <w:r w:rsidR="006962E7" w:rsidRPr="001000FF">
        <w:t xml:space="preserve"> </w:t>
      </w:r>
      <w:r w:rsidR="006962E7">
        <w:rPr>
          <w:rFonts w:hint="eastAsia"/>
        </w:rPr>
        <w:t>하나의</w:t>
      </w:r>
      <w:r w:rsidR="006962E7" w:rsidRPr="001000FF">
        <w:t xml:space="preserve"> </w:t>
      </w:r>
      <w:r w:rsidR="006962E7" w:rsidRPr="001000FF">
        <w:t>당사자로</w:t>
      </w:r>
      <w:r w:rsidR="006962E7" w:rsidRPr="001000FF">
        <w:t xml:space="preserve"> </w:t>
      </w:r>
      <w:r w:rsidR="006962E7">
        <w:rPr>
          <w:rFonts w:hint="eastAsia"/>
        </w:rPr>
        <w:t>보며</w:t>
      </w:r>
      <w:r w:rsidR="006962E7" w:rsidRPr="001000FF">
        <w:t xml:space="preserve">, </w:t>
      </w:r>
      <w:r w:rsidR="006A32D9">
        <w:rPr>
          <w:rFonts w:hint="eastAsia"/>
        </w:rPr>
        <w:t>기존주주는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다른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기존주주의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계약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위반을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이유로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계약을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해지할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수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없</w:t>
      </w:r>
      <w:r w:rsidR="00AC7805">
        <w:rPr>
          <w:rFonts w:hint="eastAsia"/>
        </w:rPr>
        <w:t>으며</w:t>
      </w:r>
      <w:r w:rsidR="00AC7805">
        <w:rPr>
          <w:rFonts w:hint="eastAsia"/>
        </w:rPr>
        <w:t xml:space="preserve">, </w:t>
      </w:r>
      <w:r w:rsidR="00AC7805">
        <w:rPr>
          <w:rFonts w:hint="eastAsia"/>
        </w:rPr>
        <w:t>어느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기존주주가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본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계약을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위반한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경우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최대주주는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해당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기존주주만을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대상으로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본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계약을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해지할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수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있</w:t>
      </w:r>
      <w:r w:rsidR="006A32D9">
        <w:rPr>
          <w:rFonts w:hint="eastAsia"/>
        </w:rPr>
        <w:t>다</w:t>
      </w:r>
      <w:r w:rsidR="006962E7" w:rsidRPr="001000FF">
        <w:t>.</w:t>
      </w:r>
    </w:p>
    <w:p w14:paraId="521B30E5" w14:textId="4B2082A0" w:rsidR="00AF1226" w:rsidRPr="00A63D62" w:rsidRDefault="008375C1" w:rsidP="00125A0B">
      <w:pPr>
        <w:pStyle w:val="41"/>
        <w:rPr>
          <w:rFonts w:asciiTheme="minorHAnsi" w:hAnsiTheme="minorHAnsi" w:cstheme="minorHAnsi"/>
          <w:spacing w:val="3"/>
          <w:sz w:val="23"/>
          <w:szCs w:val="23"/>
        </w:rPr>
      </w:pPr>
      <w:r w:rsidRPr="00A63D62">
        <w:rPr>
          <w:rFonts w:asciiTheme="minorHAnsi" w:hAnsiTheme="minorHAnsi" w:cstheme="minorHAnsi" w:hint="eastAsia"/>
          <w:sz w:val="23"/>
          <w:szCs w:val="23"/>
        </w:rPr>
        <w:t>상대방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본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계약상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EB3ED0" w:rsidRPr="00A63D62">
        <w:rPr>
          <w:rFonts w:asciiTheme="minorHAnsi" w:hAnsiTheme="minorHAnsi" w:cstheme="minorHAnsi" w:hint="eastAsia"/>
          <w:sz w:val="23"/>
          <w:szCs w:val="23"/>
        </w:rPr>
        <w:t>중요한</w:t>
      </w:r>
      <w:r w:rsidR="00EB3ED0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의무를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위반하고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그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하자가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불가능하거나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해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지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서면으로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그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시정을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요구한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날로부터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10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영업일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이내에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이를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시정하지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아니하는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Pr="00A63D62">
        <w:rPr>
          <w:rFonts w:asciiTheme="minorHAnsi" w:hAnsiTheme="minorHAnsi" w:cstheme="minorHAnsi" w:hint="eastAsia"/>
          <w:sz w:val="23"/>
          <w:szCs w:val="23"/>
        </w:rPr>
        <w:t>해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지</w:t>
      </w:r>
      <w:r w:rsidR="00D5496F" w:rsidRPr="00A63D62">
        <w:rPr>
          <w:rFonts w:asciiTheme="minorHAnsi" w:hAnsiTheme="minorHAnsi" w:cstheme="minorHAnsi" w:hint="eastAsia"/>
          <w:sz w:val="23"/>
          <w:szCs w:val="23"/>
        </w:rPr>
        <w:t>당사자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에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의하여</w:t>
      </w:r>
      <w:r w:rsidR="003F27CA">
        <w:rPr>
          <w:rFonts w:asciiTheme="minorHAnsi" w:hAnsiTheme="minorHAnsi" w:cstheme="minorHAnsi" w:hint="eastAsia"/>
          <w:sz w:val="23"/>
          <w:szCs w:val="23"/>
        </w:rPr>
        <w:t>.</w:t>
      </w:r>
    </w:p>
    <w:p w14:paraId="042C4C4A" w14:textId="77490BA0" w:rsidR="00620098" w:rsidRPr="00A63D62" w:rsidRDefault="00D5496F" w:rsidP="00FF4A98">
      <w:pPr>
        <w:pStyle w:val="41"/>
        <w:rPr>
          <w:rFonts w:asciiTheme="minorHAnsi" w:hAnsiTheme="minorHAnsi" w:cstheme="minorHAnsi"/>
          <w:sz w:val="23"/>
          <w:szCs w:val="23"/>
        </w:rPr>
      </w:pPr>
      <w:r w:rsidRPr="00A63D62">
        <w:rPr>
          <w:rFonts w:asciiTheme="minorHAnsi" w:hAnsiTheme="minorHAnsi" w:cstheme="minorHAnsi" w:hint="eastAsia"/>
          <w:sz w:val="23"/>
          <w:szCs w:val="23"/>
        </w:rPr>
        <w:t>상대방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대하여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채무자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회생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및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파산에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관한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법률에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따른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회생절차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파산절차가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개시되거나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위와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같은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절차의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관한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신청이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법원에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제기된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Pr="00A63D62">
        <w:rPr>
          <w:rFonts w:asciiTheme="minorHAnsi" w:hAnsiTheme="minorHAnsi" w:cstheme="minorHAnsi" w:hint="eastAsia"/>
          <w:sz w:val="23"/>
          <w:szCs w:val="23"/>
        </w:rPr>
        <w:t>채권단에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의한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워크아웃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이와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유사한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절차가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발행어음이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부도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처리된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="00A90F10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해지당사자에</w:t>
      </w:r>
      <w:r w:rsidR="00A90F10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의하여</w:t>
      </w:r>
      <w:r w:rsidR="003F27CA">
        <w:rPr>
          <w:rFonts w:asciiTheme="minorHAnsi" w:hAnsiTheme="minorHAnsi" w:cstheme="minorHAnsi" w:hint="eastAsia"/>
          <w:sz w:val="23"/>
          <w:szCs w:val="23"/>
        </w:rPr>
        <w:t>.</w:t>
      </w:r>
    </w:p>
    <w:p w14:paraId="69E90DBB" w14:textId="2A307EC3" w:rsidR="002E49D8" w:rsidRPr="002E49D8" w:rsidRDefault="002E49D8" w:rsidP="002E49D8">
      <w:pPr>
        <w:pStyle w:val="31"/>
      </w:pPr>
      <w:r w:rsidRPr="002E49D8">
        <w:rPr>
          <w:rFonts w:hint="eastAsia"/>
        </w:rPr>
        <w:t>다음</w:t>
      </w:r>
      <w:r w:rsidRPr="002E49D8">
        <w:t xml:space="preserve"> </w:t>
      </w:r>
      <w:r w:rsidRPr="002E49D8">
        <w:rPr>
          <w:rFonts w:hint="eastAsia"/>
        </w:rPr>
        <w:t>각</w:t>
      </w:r>
      <w:r w:rsidRPr="002E49D8">
        <w:t xml:space="preserve"> </w:t>
      </w:r>
      <w:r w:rsidR="001A35F0">
        <w:rPr>
          <w:rFonts w:hint="eastAsia"/>
        </w:rPr>
        <w:t>호의</w:t>
      </w:r>
      <w:r w:rsidR="001A35F0">
        <w:rPr>
          <w:rFonts w:hint="eastAsia"/>
        </w:rPr>
        <w:t xml:space="preserve"> </w:t>
      </w:r>
      <w:r w:rsidR="001A35F0">
        <w:rPr>
          <w:rFonts w:hint="eastAsia"/>
        </w:rPr>
        <w:t>어느</w:t>
      </w:r>
      <w:r w:rsidR="001A35F0">
        <w:rPr>
          <w:rFonts w:hint="eastAsia"/>
        </w:rPr>
        <w:t xml:space="preserve"> </w:t>
      </w:r>
      <w:r w:rsidR="001A35F0">
        <w:rPr>
          <w:rFonts w:hint="eastAsia"/>
        </w:rPr>
        <w:t>하나</w:t>
      </w:r>
      <w:r w:rsidRPr="002E49D8">
        <w:rPr>
          <w:rFonts w:hint="eastAsia"/>
        </w:rPr>
        <w:t>에</w:t>
      </w:r>
      <w:r w:rsidRPr="002E49D8">
        <w:t xml:space="preserve"> </w:t>
      </w:r>
      <w:r w:rsidR="001A35F0">
        <w:rPr>
          <w:rFonts w:hint="eastAsia"/>
        </w:rPr>
        <w:t>해당하는</w:t>
      </w:r>
      <w:r w:rsidRPr="002E49D8">
        <w:t xml:space="preserve"> </w:t>
      </w:r>
      <w:r w:rsidRPr="002E49D8">
        <w:rPr>
          <w:rFonts w:hint="eastAsia"/>
        </w:rPr>
        <w:t>사유가</w:t>
      </w:r>
      <w:r w:rsidRPr="002E49D8">
        <w:t xml:space="preserve"> </w:t>
      </w:r>
      <w:r w:rsidRPr="002E49D8">
        <w:rPr>
          <w:rFonts w:hint="eastAsia"/>
        </w:rPr>
        <w:t>발생하는</w:t>
      </w:r>
      <w:r w:rsidRPr="002E49D8">
        <w:t xml:space="preserve"> </w:t>
      </w:r>
      <w:r w:rsidRPr="002E49D8">
        <w:rPr>
          <w:rFonts w:hint="eastAsia"/>
        </w:rPr>
        <w:t>경우</w:t>
      </w:r>
      <w:r w:rsidRPr="002E49D8">
        <w:t xml:space="preserve"> </w:t>
      </w:r>
      <w:r w:rsidRPr="002E49D8">
        <w:rPr>
          <w:rFonts w:hint="eastAsia"/>
        </w:rPr>
        <w:t>본</w:t>
      </w:r>
      <w:r w:rsidRPr="002E49D8">
        <w:t xml:space="preserve"> </w:t>
      </w:r>
      <w:r w:rsidRPr="002E49D8">
        <w:rPr>
          <w:rFonts w:hint="eastAsia"/>
        </w:rPr>
        <w:t>계약은</w:t>
      </w:r>
      <w:r w:rsidRPr="002E49D8">
        <w:t xml:space="preserve"> </w:t>
      </w:r>
      <w:r w:rsidRPr="002E49D8">
        <w:rPr>
          <w:rFonts w:hint="eastAsia"/>
        </w:rPr>
        <w:t>당사자들의</w:t>
      </w:r>
      <w:r w:rsidRPr="002E49D8">
        <w:t xml:space="preserve"> </w:t>
      </w:r>
      <w:r w:rsidRPr="002E49D8">
        <w:rPr>
          <w:rFonts w:hint="eastAsia"/>
        </w:rPr>
        <w:t>별도의</w:t>
      </w:r>
      <w:r w:rsidRPr="002E49D8">
        <w:t xml:space="preserve"> </w:t>
      </w:r>
      <w:r w:rsidRPr="002E49D8">
        <w:rPr>
          <w:rFonts w:hint="eastAsia"/>
        </w:rPr>
        <w:t>의사표시</w:t>
      </w:r>
      <w:r w:rsidRPr="002E49D8">
        <w:t xml:space="preserve"> </w:t>
      </w:r>
      <w:r w:rsidRPr="002E49D8">
        <w:rPr>
          <w:rFonts w:hint="eastAsia"/>
        </w:rPr>
        <w:t>없이</w:t>
      </w:r>
      <w:r w:rsidRPr="002E49D8">
        <w:t xml:space="preserve"> </w:t>
      </w:r>
      <w:r w:rsidRPr="002E49D8">
        <w:rPr>
          <w:rFonts w:hint="eastAsia"/>
        </w:rPr>
        <w:t>자동적으로</w:t>
      </w:r>
      <w:r w:rsidRPr="002E49D8">
        <w:t xml:space="preserve"> </w:t>
      </w:r>
      <w:r w:rsidR="009E69EC">
        <w:rPr>
          <w:rFonts w:hint="eastAsia"/>
        </w:rPr>
        <w:t>해지</w:t>
      </w:r>
      <w:r w:rsidRPr="002E49D8">
        <w:rPr>
          <w:rFonts w:hint="eastAsia"/>
        </w:rPr>
        <w:t>된다</w:t>
      </w:r>
      <w:r w:rsidRPr="002E49D8">
        <w:t>.</w:t>
      </w:r>
    </w:p>
    <w:p w14:paraId="2CC0AF2D" w14:textId="747EDCA4" w:rsidR="002E49D8" w:rsidRPr="002E49D8" w:rsidRDefault="00E438C7" w:rsidP="002E49D8">
      <w:pPr>
        <w:pStyle w:val="41"/>
        <w:rPr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어느</w:t>
      </w:r>
      <w:r w:rsidR="0015787D">
        <w:rPr>
          <w:rFonts w:hint="eastAsia"/>
          <w:color w:val="000000"/>
          <w:sz w:val="23"/>
          <w:szCs w:val="23"/>
        </w:rPr>
        <w:t xml:space="preserve"> </w:t>
      </w:r>
      <w:r w:rsidR="0015787D">
        <w:rPr>
          <w:rFonts w:hint="eastAsia"/>
          <w:color w:val="000000"/>
          <w:sz w:val="23"/>
          <w:szCs w:val="23"/>
        </w:rPr>
        <w:t>당사자</w:t>
      </w:r>
      <w:r w:rsidR="00EF30F4">
        <w:rPr>
          <w:rFonts w:hint="eastAsia"/>
          <w:color w:val="000000"/>
          <w:sz w:val="23"/>
          <w:szCs w:val="23"/>
        </w:rPr>
        <w:t>(</w:t>
      </w:r>
      <w:r w:rsidR="00FC66EE">
        <w:rPr>
          <w:rFonts w:hint="eastAsia"/>
          <w:color w:val="000000"/>
          <w:sz w:val="23"/>
          <w:szCs w:val="23"/>
        </w:rPr>
        <w:t>본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FC66EE">
        <w:rPr>
          <w:rFonts w:hint="eastAsia"/>
          <w:color w:val="000000"/>
          <w:sz w:val="23"/>
          <w:szCs w:val="23"/>
        </w:rPr>
        <w:t>계약에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FC66EE">
        <w:rPr>
          <w:rFonts w:hint="eastAsia"/>
          <w:color w:val="000000"/>
          <w:sz w:val="23"/>
          <w:szCs w:val="23"/>
        </w:rPr>
        <w:t>따른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EF30F4">
        <w:rPr>
          <w:rFonts w:hint="eastAsia"/>
          <w:color w:val="000000"/>
          <w:sz w:val="23"/>
          <w:szCs w:val="23"/>
        </w:rPr>
        <w:t>승계인</w:t>
      </w:r>
      <w:r w:rsidR="00EF30F4">
        <w:rPr>
          <w:rFonts w:hint="eastAsia"/>
          <w:color w:val="000000"/>
          <w:sz w:val="23"/>
          <w:szCs w:val="23"/>
        </w:rPr>
        <w:t xml:space="preserve"> </w:t>
      </w:r>
      <w:r w:rsidR="00EF30F4">
        <w:rPr>
          <w:rFonts w:hint="eastAsia"/>
          <w:color w:val="000000"/>
          <w:sz w:val="23"/>
          <w:szCs w:val="23"/>
        </w:rPr>
        <w:t>포함</w:t>
      </w:r>
      <w:r w:rsidR="00EF30F4">
        <w:rPr>
          <w:rFonts w:hint="eastAsia"/>
          <w:color w:val="000000"/>
          <w:sz w:val="23"/>
          <w:szCs w:val="23"/>
        </w:rPr>
        <w:t>)</w:t>
      </w:r>
      <w:r w:rsidR="0015787D">
        <w:rPr>
          <w:rFonts w:hint="eastAsia"/>
          <w:color w:val="000000"/>
          <w:sz w:val="23"/>
          <w:szCs w:val="23"/>
        </w:rPr>
        <w:t>가</w:t>
      </w:r>
      <w:r w:rsidR="0015787D">
        <w:rPr>
          <w:rFonts w:hint="eastAsia"/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본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계약을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위반하지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않는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방법으로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대상회사의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발행주식을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더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이상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소</w:t>
      </w:r>
      <w:r w:rsidR="002E49D8" w:rsidRPr="002E49D8">
        <w:rPr>
          <w:rFonts w:hint="eastAsia"/>
          <w:color w:val="000000"/>
          <w:sz w:val="23"/>
          <w:szCs w:val="23"/>
        </w:rPr>
        <w:t>유하지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않게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경우</w:t>
      </w:r>
      <w:r w:rsidR="002E49D8" w:rsidRPr="002E49D8">
        <w:rPr>
          <w:color w:val="000000"/>
          <w:sz w:val="23"/>
          <w:szCs w:val="23"/>
        </w:rPr>
        <w:t xml:space="preserve">, </w:t>
      </w:r>
      <w:r>
        <w:rPr>
          <w:rFonts w:hint="eastAsia"/>
          <w:color w:val="000000"/>
          <w:sz w:val="23"/>
          <w:szCs w:val="23"/>
        </w:rPr>
        <w:t>해당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당사자가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대상회사의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발행주식을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전혀</w:t>
      </w:r>
      <w:r w:rsidR="002E49D8" w:rsidRPr="002E49D8">
        <w:rPr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소</w:t>
      </w:r>
      <w:r w:rsidR="002E49D8" w:rsidRPr="002E49D8">
        <w:rPr>
          <w:rFonts w:hint="eastAsia"/>
          <w:color w:val="000000"/>
          <w:sz w:val="23"/>
          <w:szCs w:val="23"/>
        </w:rPr>
        <w:t>유하지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않게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시점에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해당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당사자에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대하여</w:t>
      </w:r>
      <w:r w:rsidR="002E49D8" w:rsidRPr="002E49D8">
        <w:rPr>
          <w:color w:val="000000"/>
          <w:sz w:val="23"/>
          <w:szCs w:val="23"/>
        </w:rPr>
        <w:t>;</w:t>
      </w:r>
      <w:r w:rsidR="0055120B">
        <w:rPr>
          <w:rFonts w:hint="eastAsia"/>
          <w:color w:val="000000"/>
          <w:sz w:val="23"/>
          <w:szCs w:val="23"/>
        </w:rPr>
        <w:t xml:space="preserve"> </w:t>
      </w:r>
    </w:p>
    <w:p w14:paraId="4AD0835E" w14:textId="5DA9D8C5" w:rsidR="002E49D8" w:rsidRPr="002E49D8" w:rsidRDefault="002E49D8" w:rsidP="002E49D8">
      <w:pPr>
        <w:pStyle w:val="41"/>
        <w:rPr>
          <w:color w:val="000000"/>
          <w:sz w:val="23"/>
          <w:szCs w:val="23"/>
        </w:rPr>
      </w:pPr>
      <w:r w:rsidRPr="002E49D8">
        <w:rPr>
          <w:rFonts w:hint="eastAsia"/>
          <w:color w:val="000000"/>
          <w:sz w:val="23"/>
          <w:szCs w:val="23"/>
        </w:rPr>
        <w:t>본건</w:t>
      </w:r>
      <w:r w:rsidRPr="002E49D8">
        <w:rPr>
          <w:color w:val="000000"/>
          <w:sz w:val="23"/>
          <w:szCs w:val="23"/>
        </w:rPr>
        <w:t xml:space="preserve"> </w:t>
      </w:r>
      <w:r>
        <w:rPr>
          <w:rFonts w:hint="eastAsia"/>
          <w:color w:val="000000"/>
          <w:sz w:val="23"/>
          <w:szCs w:val="23"/>
        </w:rPr>
        <w:t>주식매매계약</w:t>
      </w:r>
      <w:r w:rsidRPr="002E49D8">
        <w:rPr>
          <w:rFonts w:hint="eastAsia"/>
          <w:color w:val="000000"/>
          <w:sz w:val="23"/>
          <w:szCs w:val="23"/>
        </w:rPr>
        <w:t>이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해제되는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경우</w:t>
      </w:r>
      <w:r w:rsidRPr="002E49D8">
        <w:rPr>
          <w:color w:val="000000"/>
          <w:sz w:val="23"/>
          <w:szCs w:val="23"/>
        </w:rPr>
        <w:t xml:space="preserve">, </w:t>
      </w:r>
      <w:r w:rsidRPr="002E49D8">
        <w:rPr>
          <w:rFonts w:hint="eastAsia"/>
          <w:color w:val="000000"/>
          <w:sz w:val="23"/>
          <w:szCs w:val="23"/>
        </w:rPr>
        <w:t>본건</w:t>
      </w:r>
      <w:r w:rsidRPr="002E49D8">
        <w:rPr>
          <w:color w:val="000000"/>
          <w:sz w:val="23"/>
          <w:szCs w:val="23"/>
        </w:rPr>
        <w:t xml:space="preserve"> </w:t>
      </w:r>
      <w:r>
        <w:rPr>
          <w:rFonts w:hint="eastAsia"/>
          <w:color w:val="000000"/>
          <w:sz w:val="23"/>
          <w:szCs w:val="23"/>
        </w:rPr>
        <w:t>주식매매계약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해제의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효력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발생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시점에</w:t>
      </w:r>
      <w:r w:rsidRPr="002E49D8">
        <w:rPr>
          <w:color w:val="000000"/>
          <w:sz w:val="23"/>
          <w:szCs w:val="23"/>
        </w:rPr>
        <w:t xml:space="preserve">. </w:t>
      </w:r>
    </w:p>
    <w:p w14:paraId="7407A189" w14:textId="695F7347" w:rsidR="006E4FEA" w:rsidRPr="001000FF" w:rsidRDefault="00AF1226" w:rsidP="0091318D">
      <w:pPr>
        <w:pStyle w:val="20"/>
      </w:pPr>
      <w:r w:rsidRPr="001000FF">
        <w:t>해</w:t>
      </w:r>
      <w:r w:rsidR="00A90F10" w:rsidRPr="001000FF">
        <w:t>지</w:t>
      </w:r>
      <w:r w:rsidRPr="001000FF">
        <w:t>의</w:t>
      </w:r>
      <w:r w:rsidRPr="001000FF">
        <w:t xml:space="preserve"> </w:t>
      </w:r>
      <w:r w:rsidRPr="001000FF">
        <w:t>효과</w:t>
      </w:r>
      <w:r w:rsidR="005F686E" w:rsidRPr="001000FF">
        <w:t>.</w:t>
      </w:r>
      <w:r w:rsidRPr="001000FF">
        <w:t xml:space="preserve"> </w:t>
      </w:r>
    </w:p>
    <w:p w14:paraId="63CD0C03" w14:textId="22B2AC9D" w:rsidR="006D7852" w:rsidRDefault="00A90F10" w:rsidP="00125A0B">
      <w:pPr>
        <w:pStyle w:val="31"/>
      </w:pPr>
      <w:r w:rsidRPr="001000FF">
        <w:t>본</w:t>
      </w:r>
      <w:r w:rsidRPr="001000FF">
        <w:t xml:space="preserve"> </w:t>
      </w:r>
      <w:r w:rsidRPr="001000FF">
        <w:t>계약이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해지되어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종료되는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경우</w:t>
      </w:r>
      <w:r w:rsidR="002E49D8">
        <w:rPr>
          <w:rFonts w:hint="eastAsia"/>
        </w:rPr>
        <w:t>,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그에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권리와</w:t>
      </w:r>
      <w:r w:rsidRPr="001000FF">
        <w:t xml:space="preserve"> </w:t>
      </w:r>
      <w:r w:rsidRPr="001000FF">
        <w:t>의무는</w:t>
      </w:r>
      <w:r w:rsidRPr="001000FF">
        <w:t xml:space="preserve"> </w:t>
      </w:r>
      <w:r w:rsidRPr="001000FF">
        <w:t>확정적으로</w:t>
      </w:r>
      <w:r w:rsidRPr="001000FF">
        <w:t xml:space="preserve"> </w:t>
      </w:r>
      <w:r w:rsidRPr="001000FF">
        <w:t>소멸하며</w:t>
      </w:r>
      <w:r w:rsidRPr="001000FF">
        <w:t xml:space="preserve">, </w:t>
      </w: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면한다</w:t>
      </w:r>
      <w:r w:rsidRPr="001000FF">
        <w:t xml:space="preserve">.  </w:t>
      </w:r>
      <w:r w:rsidR="00A836E8">
        <w:t>다만</w:t>
      </w:r>
      <w:r w:rsidR="00A836E8">
        <w:t>,</w:t>
      </w:r>
      <w:r w:rsidRPr="001000FF">
        <w:t xml:space="preserve"> </w:t>
      </w:r>
      <w:r w:rsidR="00C24BEB" w:rsidRPr="00DE382C">
        <w:rPr>
          <w:rFonts w:hint="eastAsia"/>
        </w:rPr>
        <w:t>제</w:t>
      </w:r>
      <w:r w:rsidR="003B0110">
        <w:rPr>
          <w:rFonts w:hint="eastAsia"/>
        </w:rPr>
        <w:t>1</w:t>
      </w:r>
      <w:r w:rsidR="00C24BEB" w:rsidRPr="00DE382C">
        <w:rPr>
          <w:rFonts w:hint="eastAsia"/>
        </w:rPr>
        <w:t>조</w:t>
      </w:r>
      <w:r w:rsidR="00C24BEB" w:rsidRPr="00DE382C">
        <w:rPr>
          <w:rFonts w:hint="eastAsia"/>
        </w:rPr>
        <w:t>,</w:t>
      </w:r>
      <w:r w:rsidR="00726EBD">
        <w:rPr>
          <w:rFonts w:hint="eastAsia"/>
        </w:rPr>
        <w:t xml:space="preserve"> </w:t>
      </w:r>
      <w:r w:rsidR="00C21CA8" w:rsidRPr="00DE382C">
        <w:t>제</w:t>
      </w:r>
      <w:r w:rsidR="003B0110">
        <w:rPr>
          <w:rFonts w:hint="eastAsia"/>
        </w:rPr>
        <w:t>6</w:t>
      </w:r>
      <w:r w:rsidR="00C21CA8" w:rsidRPr="00DE382C">
        <w:t>조</w:t>
      </w:r>
      <w:r w:rsidR="00C24BEB" w:rsidRPr="00DE382C">
        <w:rPr>
          <w:rFonts w:hint="eastAsia"/>
        </w:rPr>
        <w:t xml:space="preserve"> </w:t>
      </w:r>
      <w:r w:rsidR="00C24BEB" w:rsidRPr="00DE382C">
        <w:rPr>
          <w:rFonts w:hint="eastAsia"/>
        </w:rPr>
        <w:t>내지</w:t>
      </w:r>
      <w:r w:rsidR="005E6B15" w:rsidRPr="00DE382C">
        <w:t xml:space="preserve"> </w:t>
      </w:r>
      <w:r w:rsidR="005E6B15" w:rsidRPr="00DE382C">
        <w:t>제</w:t>
      </w:r>
      <w:r w:rsidR="003B0110">
        <w:rPr>
          <w:rFonts w:hint="eastAsia"/>
        </w:rPr>
        <w:t>8</w:t>
      </w:r>
      <w:r w:rsidR="005E6B15" w:rsidRPr="00DE382C">
        <w:t>조</w:t>
      </w:r>
      <w:r w:rsidR="00C24BEB" w:rsidRPr="00DE382C">
        <w:rPr>
          <w:rFonts w:hint="eastAsia"/>
        </w:rPr>
        <w:t xml:space="preserve"> </w:t>
      </w:r>
      <w:r w:rsidRPr="00DE382C">
        <w:t>기타</w:t>
      </w:r>
      <w:r w:rsidRPr="00DE382C">
        <w:t xml:space="preserve"> </w:t>
      </w:r>
      <w:r w:rsidRPr="00DE382C">
        <w:t>그</w:t>
      </w:r>
      <w:r w:rsidRPr="00DE382C">
        <w:t xml:space="preserve"> </w:t>
      </w:r>
      <w:r w:rsidRPr="00DE382C">
        <w:t>성격상</w:t>
      </w:r>
      <w:r w:rsidRPr="00DE382C">
        <w:t xml:space="preserve"> </w:t>
      </w:r>
      <w:r w:rsidRPr="00DE382C">
        <w:t>본</w:t>
      </w:r>
      <w:r w:rsidRPr="00DE382C">
        <w:t xml:space="preserve"> </w:t>
      </w:r>
      <w:r w:rsidRPr="00DE382C">
        <w:t>계약의</w:t>
      </w:r>
      <w:r w:rsidRPr="00DE382C">
        <w:t xml:space="preserve"> </w:t>
      </w:r>
      <w:r w:rsidRPr="00DE382C">
        <w:t>해지</w:t>
      </w:r>
      <w:r w:rsidRPr="00DE382C">
        <w:t xml:space="preserve"> </w:t>
      </w:r>
      <w:r w:rsidRPr="00DE382C">
        <w:t>후에도</w:t>
      </w:r>
      <w:r w:rsidRPr="00DE382C">
        <w:t xml:space="preserve"> </w:t>
      </w:r>
      <w:r w:rsidRPr="00DE382C">
        <w:t>적용될</w:t>
      </w:r>
      <w:r w:rsidRPr="00DE382C">
        <w:t xml:space="preserve"> </w:t>
      </w:r>
      <w:r w:rsidRPr="00DE382C">
        <w:t>것이</w:t>
      </w:r>
      <w:r w:rsidRPr="00DE382C">
        <w:t xml:space="preserve"> </w:t>
      </w:r>
      <w:r w:rsidRPr="00DE382C">
        <w:t>예정되어</w:t>
      </w:r>
      <w:r w:rsidRPr="00DE382C">
        <w:t xml:space="preserve"> </w:t>
      </w:r>
      <w:r w:rsidRPr="00DE382C">
        <w:t>있는</w:t>
      </w:r>
      <w:r w:rsidRPr="00DE382C">
        <w:t xml:space="preserve"> </w:t>
      </w:r>
      <w:r w:rsidRPr="00DE382C">
        <w:t>조건과</w:t>
      </w:r>
      <w:r w:rsidRPr="00DE382C">
        <w:t xml:space="preserve"> </w:t>
      </w:r>
      <w:r w:rsidRPr="00DE382C">
        <w:t>규정은</w:t>
      </w:r>
      <w:r w:rsidRPr="00DE382C">
        <w:t xml:space="preserve"> </w:t>
      </w:r>
      <w:r w:rsidRPr="00DE382C">
        <w:t>계속</w:t>
      </w:r>
      <w:r w:rsidRPr="00DE382C">
        <w:t xml:space="preserve"> </w:t>
      </w:r>
      <w:r w:rsidRPr="00DE382C">
        <w:t>유효하게</w:t>
      </w:r>
      <w:r w:rsidRPr="001000FF">
        <w:t xml:space="preserve"> </w:t>
      </w:r>
      <w:r w:rsidRPr="001000FF">
        <w:t>존속한다</w:t>
      </w:r>
      <w:r w:rsidRPr="001000FF">
        <w:t>.</w:t>
      </w:r>
      <w:r w:rsidR="00384774" w:rsidRPr="001000FF">
        <w:t xml:space="preserve"> </w:t>
      </w:r>
    </w:p>
    <w:p w14:paraId="65CF4D40" w14:textId="0796EF1B" w:rsidR="00895D21" w:rsidRPr="00D322F8" w:rsidRDefault="00895D21" w:rsidP="00125A0B">
      <w:pPr>
        <w:pStyle w:val="31"/>
      </w:pPr>
      <w:r w:rsidRPr="00BB570C">
        <w:rPr>
          <w:rFonts w:asciiTheme="minorHAnsi" w:hAnsiTheme="minorHAnsi" w:cstheme="minorHAnsi"/>
        </w:rPr>
        <w:lastRenderedPageBreak/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</w:t>
      </w:r>
      <w:r>
        <w:rPr>
          <w:rFonts w:asciiTheme="minorHAnsi" w:hAnsiTheme="minorHAnsi" w:cstheme="minorHAnsi" w:hint="eastAsia"/>
        </w:rPr>
        <w:t>지</w:t>
      </w:r>
      <w:r w:rsidRPr="00BB570C">
        <w:rPr>
          <w:rFonts w:asciiTheme="minorHAnsi" w:hAnsiTheme="minorHAnsi" w:cstheme="minorHAnsi"/>
        </w:rPr>
        <w:t>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</w:t>
      </w:r>
      <w:r>
        <w:rPr>
          <w:rFonts w:asciiTheme="minorHAnsi" w:hAnsiTheme="minorHAnsi" w:cstheme="minorHAnsi" w:hint="eastAsia"/>
        </w:rPr>
        <w:t>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이전에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위반으로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인하여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당사자가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부담하는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책임에는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영향을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미치지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아니한다</w:t>
      </w:r>
      <w:r w:rsidR="009835B4">
        <w:rPr>
          <w:rFonts w:asciiTheme="minorHAnsi" w:hAnsiTheme="minorHAnsi" w:cstheme="minorHAnsi" w:hint="eastAsia"/>
        </w:rPr>
        <w:t>.</w:t>
      </w:r>
    </w:p>
    <w:p w14:paraId="75EA182E" w14:textId="50D71F99" w:rsidR="005D2CDC" w:rsidRPr="001000FF" w:rsidRDefault="00C84756" w:rsidP="001000FF">
      <w:pPr>
        <w:pStyle w:val="1"/>
      </w:pPr>
      <w:bookmarkStart w:id="28" w:name="_Toc421816639"/>
      <w:bookmarkStart w:id="29" w:name="_Toc512795488"/>
      <w:bookmarkStart w:id="30" w:name="_Toc119338471"/>
      <w:r w:rsidRPr="001000FF">
        <w:t>기타</w:t>
      </w:r>
      <w:r w:rsidRPr="001000FF">
        <w:t xml:space="preserve"> </w:t>
      </w:r>
      <w:r w:rsidRPr="001000FF">
        <w:t>규정</w:t>
      </w:r>
      <w:bookmarkEnd w:id="28"/>
      <w:bookmarkEnd w:id="29"/>
      <w:bookmarkEnd w:id="30"/>
    </w:p>
    <w:p w14:paraId="300E0BAE" w14:textId="297A253A" w:rsidR="005D2CDC" w:rsidRPr="001000FF" w:rsidRDefault="00016514" w:rsidP="0091318D">
      <w:pPr>
        <w:pStyle w:val="20"/>
      </w:pPr>
      <w:bookmarkStart w:id="31" w:name="_Toc512795489"/>
      <w:r w:rsidRPr="001000FF">
        <w:t>완전계약</w:t>
      </w:r>
      <w:r w:rsidRPr="001000FF">
        <w:t>.</w:t>
      </w:r>
      <w:bookmarkEnd w:id="31"/>
    </w:p>
    <w:p w14:paraId="25E2E336" w14:textId="3BA37DA0" w:rsidR="006E4FEA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</w:t>
      </w:r>
      <w:r w:rsidR="00FF1EBF">
        <w:rPr>
          <w:rFonts w:hint="eastAsia"/>
        </w:rPr>
        <w:t>은</w:t>
      </w:r>
      <w:r w:rsidR="00FF1EBF">
        <w:rPr>
          <w:rFonts w:hint="eastAsia"/>
        </w:rPr>
        <w:t xml:space="preserve"> </w:t>
      </w:r>
      <w:r w:rsidR="000E6223" w:rsidRPr="001000FF">
        <w:t>대상회사의</w:t>
      </w:r>
      <w:r w:rsidR="000E6223" w:rsidRPr="001000FF">
        <w:t xml:space="preserve"> </w:t>
      </w:r>
      <w:r w:rsidR="000E6223" w:rsidRPr="001000FF">
        <w:t>운영</w:t>
      </w:r>
      <w:r w:rsidR="00575838" w:rsidRPr="001000FF">
        <w:t xml:space="preserve"> </w:t>
      </w:r>
      <w:r w:rsidR="00575838" w:rsidRPr="001000FF">
        <w:t>등</w:t>
      </w:r>
      <w:r w:rsidR="00575838" w:rsidRPr="001000FF">
        <w:t xml:space="preserve"> </w:t>
      </w:r>
      <w:r w:rsidR="00575838" w:rsidRPr="001000FF">
        <w:t>본</w:t>
      </w:r>
      <w:r w:rsidR="00575838" w:rsidRPr="001000FF">
        <w:t xml:space="preserve"> </w:t>
      </w:r>
      <w:r w:rsidR="00575838" w:rsidRPr="001000FF">
        <w:t>계약에서</w:t>
      </w:r>
      <w:r w:rsidR="00575838" w:rsidRPr="001000FF">
        <w:t xml:space="preserve"> </w:t>
      </w:r>
      <w:r w:rsidR="00575838" w:rsidRPr="001000FF">
        <w:t>정한</w:t>
      </w:r>
      <w:r w:rsidR="00575838" w:rsidRPr="001000FF">
        <w:t xml:space="preserve"> </w:t>
      </w:r>
      <w:r w:rsidR="00575838" w:rsidRPr="001000FF">
        <w:t>사항</w:t>
      </w:r>
      <w:r w:rsidR="000E6223" w:rsidRPr="001000FF">
        <w:t>에</w:t>
      </w:r>
      <w:r w:rsidR="000E6223" w:rsidRPr="001000FF">
        <w:t xml:space="preserve"> </w:t>
      </w:r>
      <w:r w:rsidR="000E6223" w:rsidRPr="001000FF">
        <w:t>관한</w:t>
      </w:r>
      <w:r w:rsidR="000E6223" w:rsidRPr="001000FF">
        <w:t xml:space="preserve"> </w:t>
      </w:r>
      <w:r w:rsidRPr="001000FF">
        <w:t>당사자들</w:t>
      </w:r>
      <w:r w:rsidRPr="001000FF">
        <w:t xml:space="preserve"> </w:t>
      </w:r>
      <w:r w:rsidRPr="001000FF">
        <w:t>사이의</w:t>
      </w:r>
      <w:r w:rsidRPr="001000FF">
        <w:t xml:space="preserve"> </w:t>
      </w:r>
      <w:r w:rsidRPr="001000FF">
        <w:t>최종적이고</w:t>
      </w:r>
      <w:r w:rsidRPr="001000FF">
        <w:t xml:space="preserve"> </w:t>
      </w:r>
      <w:r w:rsidRPr="001000FF">
        <w:t>완전한</w:t>
      </w:r>
      <w:r w:rsidRPr="001000FF">
        <w:t xml:space="preserve"> </w:t>
      </w:r>
      <w:r w:rsidR="000E6223" w:rsidRPr="001000FF">
        <w:t>그리고</w:t>
      </w:r>
      <w:r w:rsidR="000E6223" w:rsidRPr="001000FF">
        <w:t xml:space="preserve"> </w:t>
      </w:r>
      <w:r w:rsidR="000E6223" w:rsidRPr="001000FF">
        <w:t>배타적인</w:t>
      </w:r>
      <w:r w:rsidR="000E6223" w:rsidRPr="001000FF">
        <w:t xml:space="preserve"> </w:t>
      </w:r>
      <w:r w:rsidRPr="001000FF">
        <w:t>합의를</w:t>
      </w:r>
      <w:r w:rsidRPr="001000FF">
        <w:t xml:space="preserve"> </w:t>
      </w:r>
      <w:r w:rsidRPr="001000FF">
        <w:t>구성하</w:t>
      </w:r>
      <w:r w:rsidR="000E6223" w:rsidRPr="001000FF">
        <w:t>고</w:t>
      </w:r>
      <w:r w:rsidRPr="001000FF">
        <w:t xml:space="preserve">, </w:t>
      </w:r>
      <w:r w:rsidR="000E6223" w:rsidRPr="001000FF">
        <w:t>당사자들</w:t>
      </w:r>
      <w:r w:rsidR="00FF1EBF">
        <w:rPr>
          <w:rFonts w:hint="eastAsia"/>
        </w:rPr>
        <w:t xml:space="preserve"> </w:t>
      </w:r>
      <w:r w:rsidR="000E6223" w:rsidRPr="001000FF">
        <w:t>간</w:t>
      </w:r>
      <w:r w:rsidR="000E6223" w:rsidRPr="001000FF">
        <w:t xml:space="preserve"> </w:t>
      </w:r>
      <w:r w:rsidR="000E6223" w:rsidRPr="001000FF">
        <w:t>또는</w:t>
      </w:r>
      <w:r w:rsidR="000E6223" w:rsidRPr="001000FF">
        <w:t xml:space="preserve"> </w:t>
      </w:r>
      <w:r w:rsidR="000E6223" w:rsidRPr="001000FF">
        <w:t>당사자들</w:t>
      </w:r>
      <w:r w:rsidR="000E6223" w:rsidRPr="001000FF">
        <w:t xml:space="preserve"> </w:t>
      </w:r>
      <w:r w:rsidR="000E6223" w:rsidRPr="001000FF">
        <w:t>일부간의</w:t>
      </w:r>
      <w:r w:rsidR="000E6223" w:rsidRPr="001000FF">
        <w:t xml:space="preserve"> </w:t>
      </w:r>
      <w:r w:rsidR="000E6223" w:rsidRPr="001000FF">
        <w:t>종전의</w:t>
      </w:r>
      <w:r w:rsidR="000E6223" w:rsidRPr="001000FF">
        <w:t xml:space="preserve"> </w:t>
      </w:r>
      <w:r w:rsidR="000E6223" w:rsidRPr="001000FF">
        <w:t>모든</w:t>
      </w:r>
      <w:r w:rsidR="000E6223" w:rsidRPr="001000FF">
        <w:t xml:space="preserve"> </w:t>
      </w:r>
      <w:r w:rsidR="000E6223" w:rsidRPr="001000FF">
        <w:t>구두</w:t>
      </w:r>
      <w:r w:rsidR="000E6223" w:rsidRPr="001000FF">
        <w:t xml:space="preserve"> </w:t>
      </w:r>
      <w:r w:rsidR="000E6223" w:rsidRPr="001000FF">
        <w:t>또는</w:t>
      </w:r>
      <w:r w:rsidR="000E6223" w:rsidRPr="001000FF">
        <w:t xml:space="preserve"> </w:t>
      </w:r>
      <w:r w:rsidR="000E6223" w:rsidRPr="001000FF">
        <w:t>서면의</w:t>
      </w:r>
      <w:r w:rsidR="000E6223" w:rsidRPr="001000FF">
        <w:t xml:space="preserve"> </w:t>
      </w:r>
      <w:r w:rsidR="000E6223" w:rsidRPr="001000FF">
        <w:t>합의와</w:t>
      </w:r>
      <w:r w:rsidR="000E6223" w:rsidRPr="001000FF">
        <w:t xml:space="preserve"> </w:t>
      </w:r>
      <w:r w:rsidR="000E6223" w:rsidRPr="001000FF">
        <w:t>본</w:t>
      </w:r>
      <w:r w:rsidR="000E6223" w:rsidRPr="001000FF">
        <w:t xml:space="preserve"> </w:t>
      </w:r>
      <w:r w:rsidR="000E6223" w:rsidRPr="001000FF">
        <w:t>계약의</w:t>
      </w:r>
      <w:r w:rsidR="000E6223" w:rsidRPr="001000FF">
        <w:t xml:space="preserve"> </w:t>
      </w:r>
      <w:r w:rsidR="000E6223" w:rsidRPr="001000FF">
        <w:t>내용이</w:t>
      </w:r>
      <w:r w:rsidR="000E6223" w:rsidRPr="001000FF">
        <w:t xml:space="preserve"> </w:t>
      </w:r>
      <w:r w:rsidR="000E6223" w:rsidRPr="001000FF">
        <w:t>상충하는</w:t>
      </w:r>
      <w:r w:rsidR="000E6223" w:rsidRPr="001000FF">
        <w:t xml:space="preserve"> </w:t>
      </w:r>
      <w:r w:rsidR="000E6223" w:rsidRPr="001000FF">
        <w:t>경우</w:t>
      </w:r>
      <w:r w:rsidR="000E6223" w:rsidRPr="001000FF">
        <w:t xml:space="preserve"> </w:t>
      </w:r>
      <w:r w:rsidR="000E6223" w:rsidRPr="001000FF">
        <w:t>본</w:t>
      </w:r>
      <w:r w:rsidR="000E6223" w:rsidRPr="001000FF">
        <w:t xml:space="preserve"> </w:t>
      </w:r>
      <w:r w:rsidR="00FF1EBF">
        <w:rPr>
          <w:rFonts w:hint="eastAsia"/>
        </w:rPr>
        <w:t>계약이</w:t>
      </w:r>
      <w:r w:rsidR="00FF1EBF">
        <w:rPr>
          <w:rFonts w:hint="eastAsia"/>
        </w:rPr>
        <w:t xml:space="preserve"> </w:t>
      </w:r>
      <w:r w:rsidR="000E6223" w:rsidRPr="001000FF">
        <w:t>우선한다</w:t>
      </w:r>
      <w:r w:rsidR="000E6223" w:rsidRPr="001000FF">
        <w:t>.</w:t>
      </w:r>
    </w:p>
    <w:p w14:paraId="25DD68BE" w14:textId="53257DE7" w:rsidR="006962E7" w:rsidRPr="001000FF" w:rsidRDefault="006962E7" w:rsidP="0091318D">
      <w:pPr>
        <w:pStyle w:val="20"/>
      </w:pPr>
      <w:r w:rsidRPr="001000FF">
        <w:t>연대책임</w:t>
      </w:r>
      <w:r w:rsidRPr="001000FF">
        <w:t>.</w:t>
      </w:r>
      <w:r w:rsidR="004F5A44">
        <w:rPr>
          <w:rFonts w:hint="eastAsia"/>
        </w:rPr>
        <w:t xml:space="preserve"> </w:t>
      </w:r>
    </w:p>
    <w:p w14:paraId="376B2E56" w14:textId="346B78E5" w:rsidR="006962E7" w:rsidRPr="006962E7" w:rsidRDefault="006962E7" w:rsidP="006962E7">
      <w:pPr>
        <w:pStyle w:val="2f2"/>
      </w:pPr>
      <w:r>
        <w:rPr>
          <w:rFonts w:hint="eastAsia"/>
        </w:rPr>
        <w:t>기존주주</w:t>
      </w:r>
      <w:r w:rsidRPr="001000FF">
        <w:t>들은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확약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의무</w:t>
      </w:r>
      <w:r w:rsidRPr="001000FF">
        <w:t xml:space="preserve"> </w:t>
      </w:r>
      <w:r w:rsidRPr="001000FF">
        <w:t>위반이나</w:t>
      </w:r>
      <w:r w:rsidRPr="001000FF">
        <w:t xml:space="preserve"> </w:t>
      </w:r>
      <w:r w:rsidRPr="001000FF">
        <w:t>불이행과</w:t>
      </w:r>
      <w:r w:rsidRPr="001000FF">
        <w:t xml:space="preserve"> </w:t>
      </w:r>
      <w:r w:rsidRPr="001000FF">
        <w:t>관련한</w:t>
      </w:r>
      <w:r w:rsidRPr="001000FF">
        <w:t xml:space="preserve"> </w:t>
      </w:r>
      <w:r w:rsidRPr="001000FF">
        <w:t>손해배상책임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법적</w:t>
      </w:r>
      <w:r w:rsidRPr="001000FF">
        <w:t xml:space="preserve"> </w:t>
      </w:r>
      <w:r w:rsidRPr="001000FF">
        <w:t>책임에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>
        <w:rPr>
          <w:rFonts w:hint="eastAsia"/>
        </w:rPr>
        <w:t>최대주주</w:t>
      </w:r>
      <w:r w:rsidRPr="001000FF">
        <w:t>에게</w:t>
      </w:r>
      <w:r w:rsidRPr="001000FF">
        <w:t xml:space="preserve"> </w:t>
      </w:r>
      <w:r w:rsidRPr="001000FF">
        <w:t>연대하여</w:t>
      </w:r>
      <w:r w:rsidRPr="001000FF">
        <w:t xml:space="preserve"> </w:t>
      </w:r>
      <w:r w:rsidRPr="001000FF">
        <w:t>책임을</w:t>
      </w:r>
      <w:r w:rsidRPr="001000FF">
        <w:t xml:space="preserve"> </w:t>
      </w:r>
      <w:r w:rsidRPr="001000FF">
        <w:t>부담한다</w:t>
      </w:r>
      <w:r w:rsidRPr="001000FF">
        <w:t>.</w:t>
      </w:r>
      <w:r w:rsidR="004F5A44">
        <w:rPr>
          <w:rFonts w:hint="eastAsia"/>
        </w:rPr>
        <w:t xml:space="preserve"> </w:t>
      </w:r>
    </w:p>
    <w:p w14:paraId="0C334FA9" w14:textId="3AD6A754" w:rsidR="006E4FEA" w:rsidRPr="001000FF" w:rsidRDefault="006E4FEA" w:rsidP="0091318D">
      <w:pPr>
        <w:pStyle w:val="20"/>
      </w:pPr>
      <w:bookmarkStart w:id="32" w:name="_Toc512795490"/>
      <w:r w:rsidRPr="001000FF">
        <w:t>비밀유지</w:t>
      </w:r>
      <w:r w:rsidR="00092B26" w:rsidRPr="001000FF">
        <w:t>.</w:t>
      </w:r>
    </w:p>
    <w:p w14:paraId="2783ACFC" w14:textId="05617EEE" w:rsidR="006E4FEA" w:rsidRPr="001000FF" w:rsidRDefault="006E4FEA" w:rsidP="004306EF">
      <w:pPr>
        <w:pStyle w:val="2f2"/>
      </w:pPr>
      <w:r w:rsidRPr="001000FF">
        <w:t>당사자들은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사실</w:t>
      </w:r>
      <w:r w:rsidR="00D5496F" w:rsidRPr="001000FF">
        <w:t>,</w:t>
      </w:r>
      <w:r w:rsidRPr="001000FF">
        <w:t xml:space="preserve"> </w:t>
      </w:r>
      <w:r w:rsidRPr="001000FF">
        <w:t>협상</w:t>
      </w:r>
      <w:r w:rsidRPr="001000FF">
        <w:t xml:space="preserve"> </w:t>
      </w:r>
      <w:r w:rsidRPr="001000FF">
        <w:t>내용</w:t>
      </w:r>
      <w:r w:rsidR="00D5496F" w:rsidRPr="001000FF">
        <w:t xml:space="preserve">, </w:t>
      </w:r>
      <w:r w:rsidR="00D5496F" w:rsidRPr="001000FF">
        <w:t>내용과</w:t>
      </w:r>
      <w:r w:rsidR="00D5496F" w:rsidRPr="001000FF">
        <w:t xml:space="preserve"> </w:t>
      </w:r>
      <w:r w:rsidR="00D5496F" w:rsidRPr="001000FF">
        <w:t>조건</w:t>
      </w:r>
      <w:r w:rsidRPr="001000FF">
        <w:t xml:space="preserve"> </w:t>
      </w:r>
      <w:r w:rsidRPr="001000FF">
        <w:t>등을</w:t>
      </w:r>
      <w:r w:rsidRPr="001000FF">
        <w:t xml:space="preserve"> </w:t>
      </w:r>
      <w:r w:rsidRPr="001000FF">
        <w:t>엄격하게</w:t>
      </w:r>
      <w:r w:rsidRPr="001000FF">
        <w:t xml:space="preserve"> </w:t>
      </w:r>
      <w:r w:rsidRPr="001000FF">
        <w:t>비밀로</w:t>
      </w:r>
      <w:r w:rsidRPr="001000FF">
        <w:t xml:space="preserve"> </w:t>
      </w:r>
      <w:r w:rsidRPr="001000FF">
        <w:t>유지하고</w:t>
      </w:r>
      <w:r w:rsidRPr="001000FF">
        <w:t xml:space="preserve"> </w:t>
      </w:r>
      <w:r w:rsidRPr="001000FF">
        <w:t>제</w:t>
      </w:r>
      <w:r w:rsidRPr="001000FF">
        <w:t>3</w:t>
      </w:r>
      <w:r w:rsidRPr="001000FF">
        <w:t>자에게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공개하거나</w:t>
      </w:r>
      <w:r w:rsidRPr="001000FF">
        <w:t xml:space="preserve"> </w:t>
      </w:r>
      <w:r w:rsidRPr="001000FF">
        <w:t>이용하지</w:t>
      </w:r>
      <w:r w:rsidRPr="001000FF">
        <w:t xml:space="preserve"> </w:t>
      </w:r>
      <w:r w:rsidRPr="001000FF">
        <w:t>않아야</w:t>
      </w:r>
      <w:r w:rsidRPr="001000FF">
        <w:t xml:space="preserve"> </w:t>
      </w:r>
      <w:r w:rsidRPr="001000FF">
        <w:t>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다만</w:t>
      </w:r>
      <w:r w:rsidRPr="001000FF">
        <w:t xml:space="preserve">, (i) </w:t>
      </w:r>
      <w:r w:rsidRPr="001000FF">
        <w:t>관련</w:t>
      </w:r>
      <w:r w:rsidRPr="001000FF">
        <w:t xml:space="preserve"> </w:t>
      </w:r>
      <w:r w:rsidRPr="001000FF">
        <w:t>법령에</w:t>
      </w:r>
      <w:r w:rsidRPr="001000FF">
        <w:t xml:space="preserve"> </w:t>
      </w:r>
      <w:r w:rsidRPr="001000FF">
        <w:t>의하여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경우</w:t>
      </w:r>
      <w:r w:rsidRPr="001000FF">
        <w:t>(</w:t>
      </w:r>
      <w:r w:rsidRPr="001000FF">
        <w:t>법령에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공시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공시에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합리적인</w:t>
      </w:r>
      <w:r w:rsidRPr="001000FF">
        <w:t xml:space="preserve"> </w:t>
      </w:r>
      <w:r w:rsidRPr="001000FF">
        <w:t>수준에서의</w:t>
      </w:r>
      <w:r w:rsidRPr="001000FF">
        <w:t xml:space="preserve"> </w:t>
      </w:r>
      <w:r w:rsidRPr="001000FF">
        <w:t>언론기관에</w:t>
      </w:r>
      <w:r w:rsidRPr="001000FF">
        <w:t xml:space="preserve"> </w:t>
      </w:r>
      <w:r w:rsidRPr="001000FF">
        <w:t>대한</w:t>
      </w:r>
      <w:r w:rsidRPr="001000FF">
        <w:t xml:space="preserve"> </w:t>
      </w:r>
      <w:r w:rsidRPr="001000FF">
        <w:t>보도자료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배포를</w:t>
      </w:r>
      <w:r w:rsidRPr="001000FF">
        <w:t xml:space="preserve"> </w:t>
      </w:r>
      <w:r w:rsidRPr="001000FF">
        <w:t>포함함</w:t>
      </w:r>
      <w:r w:rsidRPr="001000FF">
        <w:t xml:space="preserve">), (ii)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계약으로부터</w:t>
      </w:r>
      <w:r w:rsidRPr="001000FF">
        <w:t xml:space="preserve"> </w:t>
      </w:r>
      <w:r w:rsidRPr="001000FF">
        <w:t>발생된</w:t>
      </w:r>
      <w:r w:rsidRPr="001000FF">
        <w:t xml:space="preserve"> </w:t>
      </w:r>
      <w:r w:rsidRPr="001000FF">
        <w:t>사법절차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행정절차에서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경우</w:t>
      </w:r>
      <w:r w:rsidRPr="001000FF">
        <w:t xml:space="preserve">, (iii) </w:t>
      </w:r>
      <w:r w:rsidRPr="001000FF">
        <w:t>공개되는</w:t>
      </w:r>
      <w:r w:rsidRPr="001000FF">
        <w:t xml:space="preserve"> </w:t>
      </w:r>
      <w:r w:rsidRPr="001000FF">
        <w:t>정보에</w:t>
      </w:r>
      <w:r w:rsidRPr="001000FF">
        <w:t xml:space="preserve"> </w:t>
      </w:r>
      <w:r w:rsidRPr="001000FF">
        <w:t>관하여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당사자와</w:t>
      </w:r>
      <w:r w:rsidRPr="001000FF">
        <w:t xml:space="preserve"> </w:t>
      </w:r>
      <w:r w:rsidRPr="001000FF">
        <w:t>마찬가지의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부담하는</w:t>
      </w:r>
      <w:r w:rsidRPr="001000FF">
        <w:t xml:space="preserve"> </w:t>
      </w:r>
      <w:r w:rsidRPr="001000FF">
        <w:t>조건으로</w:t>
      </w:r>
      <w:r w:rsidRPr="001000FF">
        <w:t xml:space="preserve"> </w:t>
      </w:r>
      <w:r w:rsidR="006D4F54">
        <w:rPr>
          <w:rFonts w:hint="eastAsia"/>
        </w:rPr>
        <w:t>주주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사원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계열회사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공동</w:t>
      </w:r>
      <w:r w:rsidR="006D4F54">
        <w:rPr>
          <w:rFonts w:hint="eastAsia"/>
        </w:rPr>
        <w:t>/</w:t>
      </w:r>
      <w:r w:rsidR="006D4F54">
        <w:rPr>
          <w:rFonts w:hint="eastAsia"/>
        </w:rPr>
        <w:t>잠재</w:t>
      </w:r>
      <w:r w:rsidR="006D4F54">
        <w:rPr>
          <w:rFonts w:hint="eastAsia"/>
        </w:rPr>
        <w:t xml:space="preserve"> </w:t>
      </w:r>
      <w:r w:rsidR="006D4F54">
        <w:rPr>
          <w:rFonts w:hint="eastAsia"/>
        </w:rPr>
        <w:t>투자자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인수금융</w:t>
      </w:r>
      <w:r w:rsidR="006D4F54">
        <w:rPr>
          <w:rFonts w:hint="eastAsia"/>
        </w:rPr>
        <w:t xml:space="preserve"> </w:t>
      </w:r>
      <w:r w:rsidR="006D4F54">
        <w:rPr>
          <w:rFonts w:hint="eastAsia"/>
        </w:rPr>
        <w:t>제공기관</w:t>
      </w:r>
      <w:r w:rsidR="006D4F54">
        <w:rPr>
          <w:rFonts w:hint="eastAsia"/>
        </w:rPr>
        <w:t xml:space="preserve">, </w:t>
      </w:r>
      <w:r w:rsidRPr="001000FF">
        <w:t>자문사에게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제공하는</w:t>
      </w:r>
      <w:r w:rsidRPr="001000FF">
        <w:t xml:space="preserve"> </w:t>
      </w:r>
      <w:r w:rsidRPr="001000FF">
        <w:t>경우</w:t>
      </w:r>
      <w:r w:rsidRPr="001000FF">
        <w:t xml:space="preserve"> (iv)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</w:t>
      </w:r>
      <w:r w:rsidRPr="001000FF">
        <w:t xml:space="preserve"> </w:t>
      </w:r>
      <w:r w:rsidRPr="001000FF">
        <w:t>없이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정보가</w:t>
      </w:r>
      <w:r w:rsidRPr="001000FF">
        <w:t xml:space="preserve"> </w:t>
      </w:r>
      <w:r w:rsidRPr="001000FF">
        <w:t>이미</w:t>
      </w:r>
      <w:r w:rsidRPr="001000FF">
        <w:t xml:space="preserve"> </w:t>
      </w:r>
      <w:r w:rsidRPr="001000FF">
        <w:t>공개된</w:t>
      </w:r>
      <w:r w:rsidRPr="001000FF">
        <w:t xml:space="preserve"> </w:t>
      </w:r>
      <w:r w:rsidRPr="001000FF">
        <w:t>경우</w:t>
      </w:r>
      <w:r w:rsidR="0053611B" w:rsidRPr="001000FF">
        <w:t xml:space="preserve">, (v) </w:t>
      </w:r>
      <w:r w:rsidR="0053611B" w:rsidRPr="001000FF">
        <w:t>정보를</w:t>
      </w:r>
      <w:r w:rsidR="0053611B" w:rsidRPr="001000FF">
        <w:t xml:space="preserve"> </w:t>
      </w:r>
      <w:r w:rsidR="0053611B" w:rsidRPr="001000FF">
        <w:t>제공한</w:t>
      </w:r>
      <w:r w:rsidR="0053611B" w:rsidRPr="001000FF">
        <w:t xml:space="preserve"> </w:t>
      </w:r>
      <w:r w:rsidR="0053611B" w:rsidRPr="001000FF">
        <w:t>당사자의</w:t>
      </w:r>
      <w:r w:rsidR="0053611B" w:rsidRPr="001000FF">
        <w:t xml:space="preserve"> </w:t>
      </w:r>
      <w:r w:rsidR="0053611B" w:rsidRPr="001000FF">
        <w:t>사전</w:t>
      </w:r>
      <w:r w:rsidR="0053611B" w:rsidRPr="001000FF">
        <w:t xml:space="preserve"> </w:t>
      </w:r>
      <w:r w:rsidR="0053611B" w:rsidRPr="001000FF">
        <w:t>서면</w:t>
      </w:r>
      <w:r w:rsidR="0053611B" w:rsidRPr="001000FF">
        <w:t xml:space="preserve"> </w:t>
      </w:r>
      <w:r w:rsidR="0053611B" w:rsidRPr="001000FF">
        <w:t>동의를</w:t>
      </w:r>
      <w:r w:rsidR="0053611B" w:rsidRPr="001000FF">
        <w:t xml:space="preserve"> </w:t>
      </w:r>
      <w:r w:rsidR="0053611B" w:rsidRPr="001000FF">
        <w:t>득한</w:t>
      </w:r>
      <w:r w:rsidR="0053611B" w:rsidRPr="001000FF">
        <w:t xml:space="preserve"> </w:t>
      </w:r>
      <w:r w:rsidR="0053611B" w:rsidRPr="001000FF">
        <w:t>경우</w:t>
      </w:r>
      <w:r w:rsidRPr="001000FF">
        <w:t>에는</w:t>
      </w:r>
      <w:r w:rsidRPr="001000FF">
        <w:t xml:space="preserve"> </w:t>
      </w:r>
      <w:r w:rsidRPr="001000FF">
        <w:t>그러하지</w:t>
      </w:r>
      <w:r w:rsidRPr="001000FF">
        <w:t xml:space="preserve"> </w:t>
      </w:r>
      <w:r w:rsidRPr="001000FF">
        <w:t>아니하다</w:t>
      </w:r>
      <w:r w:rsidR="005475C7">
        <w:rPr>
          <w:rFonts w:hint="eastAsia"/>
        </w:rPr>
        <w:t xml:space="preserve">. </w:t>
      </w:r>
      <w:r w:rsidR="00263AFE">
        <w:rPr>
          <w:rFonts w:hint="eastAsia"/>
        </w:rPr>
        <w:t xml:space="preserve"> </w:t>
      </w:r>
      <w:r w:rsidR="005475C7">
        <w:rPr>
          <w:rFonts w:hint="eastAsia"/>
        </w:rPr>
        <w:t>단</w:t>
      </w:r>
      <w:r w:rsidR="005475C7">
        <w:rPr>
          <w:rFonts w:hint="eastAsia"/>
        </w:rPr>
        <w:t xml:space="preserve">, </w:t>
      </w:r>
      <w:r w:rsidRPr="001000FF">
        <w:t>위</w:t>
      </w:r>
      <w:r w:rsidRPr="001000FF">
        <w:t xml:space="preserve"> </w:t>
      </w:r>
      <w:r w:rsidRPr="001000FF">
        <w:t>제</w:t>
      </w:r>
      <w:r w:rsidRPr="001000FF">
        <w:t>(i)</w:t>
      </w:r>
      <w:r w:rsidRPr="001000FF">
        <w:t>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제</w:t>
      </w:r>
      <w:r w:rsidRPr="001000FF">
        <w:t>(ii)</w:t>
      </w:r>
      <w:r w:rsidRPr="001000FF">
        <w:t>호에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공개하기</w:t>
      </w:r>
      <w:r w:rsidRPr="001000FF">
        <w:t xml:space="preserve"> </w:t>
      </w:r>
      <w:r w:rsidRPr="001000FF">
        <w:t>이전에</w:t>
      </w:r>
      <w:r w:rsidRPr="001000FF">
        <w:t xml:space="preserve">, </w:t>
      </w:r>
      <w:r w:rsidRPr="001000FF">
        <w:t>당사자는</w:t>
      </w:r>
      <w:r w:rsidRPr="001000FF">
        <w:t xml:space="preserve"> </w:t>
      </w:r>
      <w:r w:rsidRPr="001000FF">
        <w:t>상대방</w:t>
      </w:r>
      <w:r w:rsidRPr="001000FF">
        <w:t xml:space="preserve"> </w:t>
      </w:r>
      <w:r w:rsidRPr="001000FF">
        <w:t>당사자가</w:t>
      </w:r>
      <w:r w:rsidRPr="001000FF">
        <w:t xml:space="preserve"> (x) </w:t>
      </w:r>
      <w:r w:rsidRPr="001000FF">
        <w:t>그</w:t>
      </w:r>
      <w:r w:rsidRPr="001000FF">
        <w:t xml:space="preserve"> </w:t>
      </w:r>
      <w:r w:rsidRPr="001000FF">
        <w:t>공개에</w:t>
      </w:r>
      <w:r w:rsidRPr="001000FF">
        <w:t xml:space="preserve"> </w:t>
      </w:r>
      <w:r w:rsidRPr="001000FF">
        <w:t>관하여</w:t>
      </w:r>
      <w:r w:rsidRPr="001000FF">
        <w:t xml:space="preserve"> </w:t>
      </w:r>
      <w:r w:rsidRPr="001000FF">
        <w:t>이의를</w:t>
      </w:r>
      <w:r w:rsidRPr="001000FF">
        <w:t xml:space="preserve"> </w:t>
      </w:r>
      <w:r w:rsidRPr="001000FF">
        <w:t>제기하거나</w:t>
      </w:r>
      <w:r w:rsidRPr="001000FF">
        <w:t xml:space="preserve">, (y) </w:t>
      </w:r>
      <w:r w:rsidRPr="001000FF">
        <w:t>공개의</w:t>
      </w:r>
      <w:r w:rsidRPr="001000FF">
        <w:t xml:space="preserve"> </w:t>
      </w:r>
      <w:r w:rsidRPr="001000FF">
        <w:t>시기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내용에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협의를</w:t>
      </w:r>
      <w:r w:rsidRPr="001000FF">
        <w:t xml:space="preserve"> </w:t>
      </w:r>
      <w:r w:rsidRPr="001000FF">
        <w:t>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있도록</w:t>
      </w:r>
      <w:r w:rsidRPr="001000FF">
        <w:t xml:space="preserve">, </w:t>
      </w:r>
      <w:r w:rsidRPr="001000FF">
        <w:t>상대방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즉시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통지하여야</w:t>
      </w:r>
      <w:r w:rsidRPr="001000FF">
        <w:t xml:space="preserve"> </w:t>
      </w:r>
      <w:r w:rsidRPr="001000FF">
        <w:t>하며</w:t>
      </w:r>
      <w:r w:rsidRPr="001000FF">
        <w:t xml:space="preserve">, </w:t>
      </w:r>
      <w:r w:rsidRPr="001000FF">
        <w:t>법령</w:t>
      </w:r>
      <w:r w:rsidRPr="001000FF">
        <w:t xml:space="preserve"> </w:t>
      </w:r>
      <w:r w:rsidRPr="001000FF">
        <w:t>등에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범위</w:t>
      </w:r>
      <w:r w:rsidRPr="001000FF">
        <w:t xml:space="preserve"> </w:t>
      </w:r>
      <w:r w:rsidRPr="001000FF">
        <w:t>내에서만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공개해야</w:t>
      </w:r>
      <w:r w:rsidRPr="001000FF">
        <w:t xml:space="preserve"> </w:t>
      </w:r>
      <w:r w:rsidRPr="001000FF">
        <w:t>한다</w:t>
      </w:r>
      <w:r w:rsidRPr="001000FF">
        <w:t>.</w:t>
      </w:r>
    </w:p>
    <w:p w14:paraId="019007EF" w14:textId="249030F3" w:rsidR="005D2CDC" w:rsidRPr="001000FF" w:rsidRDefault="00C84756" w:rsidP="0091318D">
      <w:pPr>
        <w:pStyle w:val="20"/>
      </w:pPr>
      <w:r w:rsidRPr="001000FF">
        <w:t>변경</w:t>
      </w:r>
      <w:r w:rsidR="005F686E" w:rsidRPr="001000FF">
        <w:t>.</w:t>
      </w:r>
      <w:bookmarkEnd w:id="32"/>
    </w:p>
    <w:p w14:paraId="0D8CFAC6" w14:textId="77777777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계약은</w:t>
      </w:r>
      <w:r w:rsidRPr="001000FF">
        <w:t xml:space="preserve"> </w:t>
      </w:r>
      <w:r w:rsidRPr="001000FF">
        <w:t>당사자들의</w:t>
      </w:r>
      <w:r w:rsidRPr="001000FF">
        <w:t xml:space="preserve"> </w:t>
      </w:r>
      <w:r w:rsidRPr="001000FF">
        <w:t>명시적인</w:t>
      </w:r>
      <w:r w:rsidRPr="001000FF">
        <w:t xml:space="preserve"> </w:t>
      </w:r>
      <w:r w:rsidRPr="001000FF">
        <w:t>서면</w:t>
      </w:r>
      <w:r w:rsidRPr="001000FF">
        <w:t xml:space="preserve"> </w:t>
      </w:r>
      <w:r w:rsidRPr="001000FF">
        <w:t>합의에</w:t>
      </w:r>
      <w:r w:rsidRPr="001000FF">
        <w:t xml:space="preserve"> </w:t>
      </w:r>
      <w:r w:rsidRPr="001000FF">
        <w:t>의해서만</w:t>
      </w:r>
      <w:r w:rsidRPr="001000FF">
        <w:t xml:space="preserve"> </w:t>
      </w:r>
      <w:r w:rsidRPr="001000FF">
        <w:t>수정되거나</w:t>
      </w:r>
      <w:r w:rsidRPr="001000FF">
        <w:t xml:space="preserve"> </w:t>
      </w:r>
      <w:r w:rsidRPr="001000FF">
        <w:t>변경될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있다</w:t>
      </w:r>
      <w:r w:rsidRPr="001000FF">
        <w:t xml:space="preserve">. </w:t>
      </w:r>
    </w:p>
    <w:p w14:paraId="747D3214" w14:textId="77777777" w:rsidR="005D2CDC" w:rsidRPr="001000FF" w:rsidRDefault="00C84756" w:rsidP="0091318D">
      <w:pPr>
        <w:pStyle w:val="20"/>
      </w:pPr>
      <w:bookmarkStart w:id="33" w:name="_Toc512795491"/>
      <w:r w:rsidRPr="001000FF">
        <w:t>포기</w:t>
      </w:r>
      <w:r w:rsidR="005F686E" w:rsidRPr="001000FF">
        <w:t>.</w:t>
      </w:r>
      <w:bookmarkEnd w:id="33"/>
    </w:p>
    <w:p w14:paraId="01F71ECB" w14:textId="692ED76E" w:rsidR="005D2CDC" w:rsidRPr="001000FF" w:rsidRDefault="00C84756" w:rsidP="004306EF">
      <w:pPr>
        <w:pStyle w:val="2f2"/>
      </w:pPr>
      <w:r w:rsidRPr="001000FF">
        <w:lastRenderedPageBreak/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권리</w:t>
      </w:r>
      <w:r w:rsidRPr="001000FF">
        <w:t xml:space="preserve"> </w:t>
      </w:r>
      <w:r w:rsidRPr="001000FF">
        <w:t>중</w:t>
      </w:r>
      <w:r w:rsidRPr="001000FF">
        <w:t xml:space="preserve"> </w:t>
      </w:r>
      <w:r w:rsidRPr="001000FF">
        <w:t>법</w:t>
      </w:r>
      <w:r w:rsidR="00CB080F" w:rsidRPr="001000FF">
        <w:t>령</w:t>
      </w:r>
      <w:r w:rsidRPr="001000FF">
        <w:t>상</w:t>
      </w:r>
      <w:r w:rsidRPr="001000FF">
        <w:t xml:space="preserve"> </w:t>
      </w:r>
      <w:r w:rsidRPr="001000FF">
        <w:t>포기가</w:t>
      </w:r>
      <w:r w:rsidRPr="001000FF">
        <w:t xml:space="preserve"> </w:t>
      </w:r>
      <w:r w:rsidRPr="001000FF">
        <w:t>허용되는</w:t>
      </w:r>
      <w:r w:rsidRPr="001000FF">
        <w:t xml:space="preserve"> </w:t>
      </w:r>
      <w:r w:rsidRPr="001000FF">
        <w:t>사항은</w:t>
      </w:r>
      <w:r w:rsidRPr="001000FF">
        <w:t xml:space="preserve"> </w:t>
      </w:r>
      <w:r w:rsidRPr="001000FF">
        <w:t>그에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가진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서면으로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포기할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포기는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당사자를</w:t>
      </w:r>
      <w:r w:rsidRPr="001000FF">
        <w:t xml:space="preserve"> </w:t>
      </w:r>
      <w:r w:rsidRPr="001000FF">
        <w:t>대표할</w:t>
      </w:r>
      <w:r w:rsidRPr="001000FF">
        <w:t xml:space="preserve"> </w:t>
      </w:r>
      <w:r w:rsidRPr="001000FF">
        <w:t>권한을</w:t>
      </w:r>
      <w:r w:rsidRPr="001000FF">
        <w:t xml:space="preserve"> </w:t>
      </w:r>
      <w:r w:rsidRPr="001000FF">
        <w:t>가진</w:t>
      </w:r>
      <w:r w:rsidRPr="001000FF">
        <w:t xml:space="preserve"> </w:t>
      </w:r>
      <w:r w:rsidRPr="001000FF">
        <w:t>자가</w:t>
      </w:r>
      <w:r w:rsidRPr="001000FF">
        <w:t xml:space="preserve"> </w:t>
      </w:r>
      <w:r w:rsidRPr="001000FF">
        <w:t>서명한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구속력을</w:t>
      </w:r>
      <w:r w:rsidRPr="001000FF">
        <w:t xml:space="preserve"> </w:t>
      </w:r>
      <w:r w:rsidRPr="001000FF">
        <w:t>가진다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부여된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행사하지</w:t>
      </w:r>
      <w:r w:rsidRPr="001000FF">
        <w:t xml:space="preserve"> </w:t>
      </w:r>
      <w:r w:rsidRPr="001000FF">
        <w:t>않는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이는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포기로</w:t>
      </w:r>
      <w:r w:rsidRPr="001000FF">
        <w:t xml:space="preserve"> </w:t>
      </w:r>
      <w:r w:rsidRPr="001000FF">
        <w:t>간주되지</w:t>
      </w:r>
      <w:r w:rsidRPr="001000FF">
        <w:t xml:space="preserve"> </w:t>
      </w:r>
      <w:r w:rsidRPr="001000FF">
        <w:t>않으며</w:t>
      </w:r>
      <w:r w:rsidRPr="001000FF">
        <w:t xml:space="preserve">,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특정</w:t>
      </w:r>
      <w:r w:rsidRPr="001000FF">
        <w:t xml:space="preserve"> </w:t>
      </w:r>
      <w:r w:rsidRPr="001000FF">
        <w:t>조항에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포기하는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이는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조항에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포기로</w:t>
      </w:r>
      <w:r w:rsidRPr="001000FF">
        <w:t xml:space="preserve"> </w:t>
      </w:r>
      <w:r w:rsidRPr="001000FF">
        <w:t>간주되거나</w:t>
      </w:r>
      <w:r w:rsidRPr="001000FF">
        <w:t xml:space="preserve">, </w:t>
      </w:r>
      <w:r w:rsidRPr="001000FF">
        <w:t>그</w:t>
      </w:r>
      <w:r w:rsidRPr="001000FF">
        <w:t xml:space="preserve"> </w:t>
      </w:r>
      <w:r w:rsidRPr="001000FF">
        <w:t>후의</w:t>
      </w:r>
      <w:r w:rsidRPr="001000FF">
        <w:t xml:space="preserve"> </w:t>
      </w:r>
      <w:r w:rsidRPr="001000FF">
        <w:t>권리</w:t>
      </w:r>
      <w:r w:rsidRPr="001000FF">
        <w:t xml:space="preserve"> </w:t>
      </w:r>
      <w:r w:rsidRPr="001000FF">
        <w:t>행사에</w:t>
      </w:r>
      <w:r w:rsidRPr="001000FF">
        <w:t xml:space="preserve"> </w:t>
      </w:r>
      <w:r w:rsidRPr="001000FF">
        <w:t>영향을</w:t>
      </w:r>
      <w:r w:rsidRPr="001000FF">
        <w:t xml:space="preserve"> </w:t>
      </w:r>
      <w:r w:rsidRPr="001000FF">
        <w:t>주지</w:t>
      </w:r>
      <w:r w:rsidRPr="001000FF">
        <w:t xml:space="preserve"> </w:t>
      </w:r>
      <w:r w:rsidRPr="001000FF">
        <w:t>아니한다</w:t>
      </w:r>
      <w:r w:rsidRPr="001000FF">
        <w:t xml:space="preserve">. </w:t>
      </w:r>
    </w:p>
    <w:p w14:paraId="006514D0" w14:textId="77777777" w:rsidR="005D2CDC" w:rsidRPr="001000FF" w:rsidRDefault="00C84756" w:rsidP="0091318D">
      <w:pPr>
        <w:pStyle w:val="20"/>
      </w:pPr>
      <w:bookmarkStart w:id="34" w:name="_Toc512795492"/>
      <w:r w:rsidRPr="001000FF">
        <w:t>양도금지</w:t>
      </w:r>
      <w:r w:rsidR="005F686E" w:rsidRPr="001000FF">
        <w:t>.</w:t>
      </w:r>
      <w:bookmarkEnd w:id="34"/>
    </w:p>
    <w:p w14:paraId="130B618A" w14:textId="01DC0370" w:rsidR="00FF1EBF" w:rsidRPr="00FF1EBF" w:rsidRDefault="00B012E6" w:rsidP="00EC55CE">
      <w:pPr>
        <w:pStyle w:val="2f2"/>
      </w:pPr>
      <w:r w:rsidRPr="00FF1EBF">
        <w:t>본</w:t>
      </w:r>
      <w:r w:rsidRPr="00FF1EBF">
        <w:t xml:space="preserve"> </w:t>
      </w:r>
      <w:r w:rsidRPr="00FF1EBF">
        <w:t>계약</w:t>
      </w:r>
      <w:r w:rsidR="00C21CA8" w:rsidRPr="00FF1EBF">
        <w:t>에</w:t>
      </w:r>
      <w:r w:rsidR="00C21CA8" w:rsidRPr="00FF1EBF">
        <w:t xml:space="preserve"> </w:t>
      </w:r>
      <w:r w:rsidR="00C21CA8" w:rsidRPr="00FF1EBF">
        <w:t>따</w:t>
      </w:r>
      <w:r w:rsidR="00C83016" w:rsidRPr="00FF1EBF">
        <w:t>른</w:t>
      </w:r>
      <w:r w:rsidR="00C21CA8" w:rsidRPr="00FF1EBF">
        <w:t xml:space="preserve"> </w:t>
      </w:r>
      <w:r w:rsidRPr="00FF1EBF">
        <w:t>양도</w:t>
      </w:r>
      <w:r w:rsidR="00C83016" w:rsidRPr="00FF1EBF">
        <w:t>의</w:t>
      </w:r>
      <w:r w:rsidR="00C21CA8" w:rsidRPr="00FF1EBF">
        <w:t xml:space="preserve"> </w:t>
      </w:r>
      <w:r w:rsidR="00C21CA8" w:rsidRPr="00FF1EBF">
        <w:t>경우를</w:t>
      </w:r>
      <w:r w:rsidR="00C21CA8" w:rsidRPr="00FF1EBF">
        <w:t xml:space="preserve"> </w:t>
      </w:r>
      <w:r w:rsidR="00C21CA8" w:rsidRPr="00FF1EBF">
        <w:t>제외하고</w:t>
      </w:r>
      <w:r w:rsidR="00C21CA8" w:rsidRPr="00FF1EBF">
        <w:t xml:space="preserve">,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계약의</w:t>
      </w:r>
      <w:r w:rsidR="00C84756" w:rsidRPr="00FF1EBF">
        <w:t xml:space="preserve"> </w:t>
      </w:r>
      <w:r w:rsidR="00C84756" w:rsidRPr="00FF1EBF">
        <w:t>일방</w:t>
      </w:r>
      <w:r w:rsidR="00C84756" w:rsidRPr="00FF1EBF">
        <w:t xml:space="preserve"> </w:t>
      </w:r>
      <w:r w:rsidR="00C84756" w:rsidRPr="00FF1EBF">
        <w:t>당사자는</w:t>
      </w:r>
      <w:r w:rsidR="00C84756" w:rsidRPr="00FF1EBF">
        <w:t xml:space="preserve"> </w:t>
      </w:r>
      <w:r w:rsidR="00C84756" w:rsidRPr="00FF1EBF">
        <w:t>상대방</w:t>
      </w:r>
      <w:r w:rsidR="00C84756" w:rsidRPr="00FF1EBF">
        <w:t xml:space="preserve"> </w:t>
      </w:r>
      <w:r w:rsidR="00C84756" w:rsidRPr="00FF1EBF">
        <w:t>당사자의</w:t>
      </w:r>
      <w:r w:rsidR="00C84756" w:rsidRPr="00FF1EBF">
        <w:t xml:space="preserve"> </w:t>
      </w:r>
      <w:r w:rsidR="00C84756" w:rsidRPr="00FF1EBF">
        <w:t>사전</w:t>
      </w:r>
      <w:r w:rsidR="00C84756" w:rsidRPr="00FF1EBF">
        <w:t xml:space="preserve"> </w:t>
      </w:r>
      <w:r w:rsidR="00C84756" w:rsidRPr="00FF1EBF">
        <w:t>서면</w:t>
      </w:r>
      <w:r w:rsidR="00C84756" w:rsidRPr="00FF1EBF">
        <w:t xml:space="preserve"> </w:t>
      </w:r>
      <w:r w:rsidR="00C84756" w:rsidRPr="00FF1EBF">
        <w:t>동의</w:t>
      </w:r>
      <w:r w:rsidR="00C84756" w:rsidRPr="00FF1EBF">
        <w:t xml:space="preserve"> </w:t>
      </w:r>
      <w:r w:rsidR="00C84756" w:rsidRPr="00FF1EBF">
        <w:t>없이</w:t>
      </w:r>
      <w:r w:rsidR="00C84756" w:rsidRPr="00FF1EBF">
        <w:t xml:space="preserve">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계약상</w:t>
      </w:r>
      <w:r w:rsidR="00C84756" w:rsidRPr="00FF1EBF">
        <w:t xml:space="preserve"> </w:t>
      </w:r>
      <w:r w:rsidR="00C84756" w:rsidRPr="00FF1EBF">
        <w:t>지위</w:t>
      </w:r>
      <w:r w:rsidR="00C84756" w:rsidRPr="00FF1EBF">
        <w:t xml:space="preserve"> </w:t>
      </w:r>
      <w:r w:rsidR="00C84756" w:rsidRPr="00FF1EBF">
        <w:t>및</w:t>
      </w:r>
      <w:r w:rsidR="00C84756" w:rsidRPr="00FF1EBF">
        <w:t xml:space="preserve">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계약에</w:t>
      </w:r>
      <w:r w:rsidR="00C84756" w:rsidRPr="00FF1EBF">
        <w:t xml:space="preserve"> </w:t>
      </w:r>
      <w:r w:rsidR="00C84756" w:rsidRPr="00FF1EBF">
        <w:t>따른</w:t>
      </w:r>
      <w:r w:rsidR="00C84756" w:rsidRPr="00FF1EBF">
        <w:t xml:space="preserve"> </w:t>
      </w:r>
      <w:r w:rsidR="00C84756" w:rsidRPr="00FF1EBF">
        <w:t>권리</w:t>
      </w:r>
      <w:r w:rsidR="00C84756" w:rsidRPr="00FF1EBF">
        <w:t>·</w:t>
      </w:r>
      <w:r w:rsidR="00C84756" w:rsidRPr="00FF1EBF">
        <w:t>의무를</w:t>
      </w:r>
      <w:r w:rsidR="00C84756" w:rsidRPr="00FF1EBF">
        <w:t xml:space="preserve"> </w:t>
      </w:r>
      <w:r w:rsidR="00C84756" w:rsidRPr="00FF1EBF">
        <w:t>제</w:t>
      </w:r>
      <w:r w:rsidR="00C84756" w:rsidRPr="00FF1EBF">
        <w:t>3</w:t>
      </w:r>
      <w:r w:rsidR="00C84756" w:rsidRPr="00FF1EBF">
        <w:t>자에게</w:t>
      </w:r>
      <w:r w:rsidR="00C84756" w:rsidRPr="00FF1EBF">
        <w:t xml:space="preserve"> </w:t>
      </w:r>
      <w:r w:rsidR="00C84756" w:rsidRPr="00FF1EBF">
        <w:t>양도하거나</w:t>
      </w:r>
      <w:r w:rsidR="00C84756" w:rsidRPr="00FF1EBF">
        <w:t xml:space="preserve"> </w:t>
      </w:r>
      <w:r w:rsidR="00C84756" w:rsidRPr="00FF1EBF">
        <w:t>이전할</w:t>
      </w:r>
      <w:r w:rsidR="00C84756" w:rsidRPr="00FF1EBF">
        <w:t xml:space="preserve"> </w:t>
      </w:r>
      <w:r w:rsidR="00C84756" w:rsidRPr="00FF1EBF">
        <w:t>수</w:t>
      </w:r>
      <w:r w:rsidR="00C84756" w:rsidRPr="00FF1EBF">
        <w:t xml:space="preserve"> </w:t>
      </w:r>
      <w:r w:rsidR="00C84756" w:rsidRPr="00FF1EBF">
        <w:t>없다</w:t>
      </w:r>
      <w:r w:rsidR="00C84756" w:rsidRPr="00FF1EBF">
        <w:t>.</w:t>
      </w:r>
      <w:r w:rsidR="0071667E">
        <w:rPr>
          <w:rFonts w:hint="eastAsia"/>
        </w:rPr>
        <w:t xml:space="preserve"> </w:t>
      </w:r>
      <w:r w:rsidR="00263AFE">
        <w:rPr>
          <w:rFonts w:hint="eastAsia"/>
        </w:rPr>
        <w:t xml:space="preserve"> </w:t>
      </w:r>
      <w:r w:rsidR="00041A60">
        <w:rPr>
          <w:rFonts w:hint="eastAsia"/>
        </w:rPr>
        <w:t>단</w:t>
      </w:r>
      <w:r w:rsidR="00041A60">
        <w:rPr>
          <w:rFonts w:hint="eastAsia"/>
        </w:rPr>
        <w:t xml:space="preserve">, </w:t>
      </w:r>
      <w:r w:rsidR="00041A60">
        <w:rPr>
          <w:rFonts w:hint="eastAsia"/>
        </w:rPr>
        <w:t>최대주주는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기존주주들에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대한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사전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서면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통지로써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자신의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계열회사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또는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최대주주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소유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대상회사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발행주식을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양수하는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자</w:t>
      </w:r>
      <w:r w:rsidR="00041A60">
        <w:rPr>
          <w:rFonts w:hint="eastAsia"/>
        </w:rPr>
        <w:t>에게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본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계약상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지위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및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권리</w:t>
      </w:r>
      <w:r w:rsidR="00041A60">
        <w:rPr>
          <w:rFonts w:hint="eastAsia"/>
        </w:rPr>
        <w:t xml:space="preserve">, </w:t>
      </w:r>
      <w:r w:rsidR="00041A60">
        <w:rPr>
          <w:rFonts w:hint="eastAsia"/>
        </w:rPr>
        <w:t>의무</w:t>
      </w:r>
      <w:r w:rsidR="00864309">
        <w:rPr>
          <w:rFonts w:hint="eastAsia"/>
        </w:rPr>
        <w:t>의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전부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또는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일부</w:t>
      </w:r>
      <w:r w:rsidR="00041A60">
        <w:rPr>
          <w:rFonts w:hint="eastAsia"/>
        </w:rPr>
        <w:t>를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양도하거나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이전할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있다</w:t>
      </w:r>
      <w:r w:rsidR="00041A60">
        <w:rPr>
          <w:rFonts w:hint="eastAsia"/>
        </w:rPr>
        <w:t>.</w:t>
      </w:r>
    </w:p>
    <w:p w14:paraId="55BDDBE2" w14:textId="77777777" w:rsidR="005D2CDC" w:rsidRPr="001000FF" w:rsidRDefault="00C84756" w:rsidP="0091318D">
      <w:pPr>
        <w:pStyle w:val="20"/>
      </w:pPr>
      <w:bookmarkStart w:id="35" w:name="_Toc512795493"/>
      <w:r w:rsidRPr="001000FF">
        <w:t>비용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조세</w:t>
      </w:r>
      <w:r w:rsidR="005F686E" w:rsidRPr="001000FF">
        <w:t>.</w:t>
      </w:r>
      <w:bookmarkEnd w:id="35"/>
    </w:p>
    <w:p w14:paraId="29F60C42" w14:textId="546D0069" w:rsidR="005D2CDC" w:rsidRPr="00B7780B" w:rsidRDefault="00C84756" w:rsidP="00B7780B">
      <w:pPr>
        <w:pStyle w:val="31"/>
        <w:rPr>
          <w:b/>
        </w:rPr>
      </w:pP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거래의</w:t>
      </w:r>
      <w:r w:rsidRPr="001000FF">
        <w:t xml:space="preserve"> </w:t>
      </w:r>
      <w:r w:rsidRPr="001000FF">
        <w:t>이행과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발생한</w:t>
      </w:r>
      <w:r w:rsidRPr="001000FF">
        <w:t xml:space="preserve"> </w:t>
      </w:r>
      <w:r w:rsidRPr="001000FF">
        <w:t>비용은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비용을</w:t>
      </w:r>
      <w:r w:rsidRPr="001000FF">
        <w:t xml:space="preserve"> </w:t>
      </w:r>
      <w:r w:rsidRPr="001000FF">
        <w:t>발생시킨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5F41141F" w14:textId="77777777" w:rsidR="005D2CDC" w:rsidRPr="001000FF" w:rsidRDefault="00C84756" w:rsidP="001000FF">
      <w:pPr>
        <w:pStyle w:val="31"/>
      </w:pP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이행과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관련</w:t>
      </w:r>
      <w:r w:rsidRPr="001000FF">
        <w:t xml:space="preserve"> </w:t>
      </w:r>
      <w:r w:rsidRPr="001000FF">
        <w:t>법</w:t>
      </w:r>
      <w:r w:rsidR="00CB080F" w:rsidRPr="001000FF">
        <w:t>령</w:t>
      </w:r>
      <w:r w:rsidRPr="001000FF">
        <w:t>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자신에게</w:t>
      </w:r>
      <w:r w:rsidRPr="001000FF">
        <w:t xml:space="preserve"> </w:t>
      </w:r>
      <w:r w:rsidRPr="001000FF">
        <w:t>부과되는</w:t>
      </w:r>
      <w:r w:rsidRPr="001000FF">
        <w:t xml:space="preserve"> </w:t>
      </w:r>
      <w:r w:rsidRPr="001000FF">
        <w:t>조세를</w:t>
      </w:r>
      <w:r w:rsidRPr="001000FF">
        <w:t xml:space="preserve"> </w:t>
      </w:r>
      <w:r w:rsidRPr="001000FF">
        <w:t>납부할</w:t>
      </w:r>
      <w:r w:rsidRPr="001000FF">
        <w:t xml:space="preserve"> </w:t>
      </w:r>
      <w:r w:rsidRPr="001000FF">
        <w:t>책임을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5EADC26D" w14:textId="77777777" w:rsidR="005D2CDC" w:rsidRPr="001000FF" w:rsidRDefault="00C84756" w:rsidP="0091318D">
      <w:pPr>
        <w:pStyle w:val="20"/>
      </w:pPr>
      <w:bookmarkStart w:id="36" w:name="_Toc512795495"/>
      <w:r w:rsidRPr="001000FF">
        <w:t>통지</w:t>
      </w:r>
      <w:r w:rsidR="005F686E" w:rsidRPr="001000FF">
        <w:t>.</w:t>
      </w:r>
      <w:bookmarkEnd w:id="36"/>
    </w:p>
    <w:p w14:paraId="4B08AF48" w14:textId="1ADE18F5" w:rsidR="005D2CDC" w:rsidRPr="001000FF" w:rsidRDefault="00C84756" w:rsidP="004306EF">
      <w:pPr>
        <w:pStyle w:val="2f2"/>
      </w:pPr>
      <w:r w:rsidRPr="001000FF">
        <w:t>당사자들이</w:t>
      </w:r>
      <w:r w:rsidRPr="001000FF">
        <w:t xml:space="preserve"> </w:t>
      </w:r>
      <w:r w:rsidRPr="001000FF">
        <w:t>달리</w:t>
      </w:r>
      <w:r w:rsidRPr="001000FF">
        <w:t xml:space="preserve"> </w:t>
      </w:r>
      <w:r w:rsidRPr="001000FF">
        <w:t>합의하는</w:t>
      </w:r>
      <w:r w:rsidRPr="001000FF">
        <w:t xml:space="preserve"> </w:t>
      </w:r>
      <w:r w:rsidRPr="001000FF">
        <w:t>경우를</w:t>
      </w:r>
      <w:r w:rsidRPr="001000FF">
        <w:t xml:space="preserve"> </w:t>
      </w:r>
      <w:r w:rsidRPr="001000FF">
        <w:t>제외하고</w:t>
      </w:r>
      <w:r w:rsidRPr="001000FF">
        <w:t xml:space="preserve">, </w:t>
      </w: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관련한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통지와</w:t>
      </w:r>
      <w:r w:rsidRPr="001000FF">
        <w:t xml:space="preserve"> </w:t>
      </w:r>
      <w:r w:rsidRPr="001000FF">
        <w:t>연락은</w:t>
      </w:r>
      <w:r w:rsidRPr="001000FF">
        <w:t xml:space="preserve"> (i) </w:t>
      </w:r>
      <w:r w:rsidRPr="001000FF">
        <w:t>서면으로</w:t>
      </w:r>
      <w:r w:rsidRPr="001000FF">
        <w:t xml:space="preserve"> </w:t>
      </w:r>
      <w:r w:rsidRPr="001000FF">
        <w:t>하여야</w:t>
      </w:r>
      <w:r w:rsidRPr="001000FF">
        <w:t xml:space="preserve"> </w:t>
      </w:r>
      <w:r w:rsidRPr="001000FF">
        <w:t>하며</w:t>
      </w:r>
      <w:r w:rsidRPr="001000FF">
        <w:t xml:space="preserve">, </w:t>
      </w:r>
      <w:r w:rsidRPr="001000FF">
        <w:t>또한</w:t>
      </w:r>
      <w:r w:rsidRPr="001000FF">
        <w:t xml:space="preserve"> (ii) </w:t>
      </w:r>
      <w:r w:rsidR="00730363" w:rsidRPr="001000FF">
        <w:t>다음</w:t>
      </w:r>
      <w:r w:rsidR="00730363" w:rsidRPr="001000FF">
        <w:t xml:space="preserve"> </w:t>
      </w:r>
      <w:r w:rsidR="00730363" w:rsidRPr="001000FF">
        <w:t>연락처</w:t>
      </w:r>
      <w:r w:rsidR="00730363" w:rsidRPr="001000FF">
        <w:t xml:space="preserve"> </w:t>
      </w:r>
      <w:r w:rsidR="00730363" w:rsidRPr="001000FF">
        <w:t>또는</w:t>
      </w:r>
      <w:r w:rsidR="00730363" w:rsidRPr="001000FF">
        <w:t xml:space="preserve"> </w:t>
      </w:r>
      <w:r w:rsidR="00730363" w:rsidRPr="001000FF">
        <w:t>본</w:t>
      </w:r>
      <w:r w:rsidR="00730363" w:rsidRPr="001000FF">
        <w:t xml:space="preserve"> </w:t>
      </w:r>
      <w:r w:rsidR="00730363" w:rsidRPr="001000FF">
        <w:t>계약</w:t>
      </w:r>
      <w:r w:rsidR="00730363" w:rsidRPr="001000FF">
        <w:t xml:space="preserve"> </w:t>
      </w:r>
      <w:r w:rsidR="00730363" w:rsidRPr="001000FF">
        <w:t>이후</w:t>
      </w:r>
      <w:r w:rsidR="00730363" w:rsidRPr="001000FF">
        <w:t xml:space="preserve"> </w:t>
      </w:r>
      <w:r w:rsidR="00730363" w:rsidRPr="001000FF">
        <w:t>일방</w:t>
      </w:r>
      <w:r w:rsidR="00730363" w:rsidRPr="001000FF">
        <w:t xml:space="preserve"> </w:t>
      </w:r>
      <w:r w:rsidR="00730363" w:rsidRPr="001000FF">
        <w:t>당사자가</w:t>
      </w:r>
      <w:r w:rsidR="00730363" w:rsidRPr="001000FF">
        <w:t xml:space="preserve"> </w:t>
      </w:r>
      <w:r w:rsidR="009E16CE">
        <w:rPr>
          <w:rFonts w:hint="eastAsia"/>
        </w:rPr>
        <w:t>다른</w:t>
      </w:r>
      <w:r w:rsidR="00730363" w:rsidRPr="001000FF">
        <w:t xml:space="preserve"> </w:t>
      </w:r>
      <w:r w:rsidR="00730363" w:rsidRPr="001000FF">
        <w:t>당사자</w:t>
      </w:r>
      <w:r w:rsidR="00D53837" w:rsidRPr="001000FF">
        <w:t>들</w:t>
      </w:r>
      <w:r w:rsidR="00730363" w:rsidRPr="001000FF">
        <w:t>에게</w:t>
      </w:r>
      <w:r w:rsidR="00730363" w:rsidRPr="001000FF">
        <w:t xml:space="preserve"> </w:t>
      </w:r>
      <w:r w:rsidR="00730363" w:rsidRPr="001000FF">
        <w:t>통지하여</w:t>
      </w:r>
      <w:r w:rsidR="00730363" w:rsidRPr="001000FF">
        <w:t xml:space="preserve"> </w:t>
      </w:r>
      <w:r w:rsidR="00730363" w:rsidRPr="001000FF">
        <w:t>변경한</w:t>
      </w:r>
      <w:r w:rsidR="00730363" w:rsidRPr="001000FF">
        <w:t xml:space="preserve"> </w:t>
      </w:r>
      <w:r w:rsidR="00730363" w:rsidRPr="001000FF">
        <w:t>연락처로</w:t>
      </w:r>
      <w:r w:rsidR="00730363" w:rsidRPr="001000FF">
        <w:t xml:space="preserve"> </w:t>
      </w:r>
      <w:r w:rsidRPr="001000FF">
        <w:t>인편</w:t>
      </w:r>
      <w:r w:rsidRPr="001000FF">
        <w:t xml:space="preserve">, </w:t>
      </w:r>
      <w:r w:rsidRPr="001000FF">
        <w:t>등기우편</w:t>
      </w:r>
      <w:r w:rsidRPr="001000FF">
        <w:t xml:space="preserve">, </w:t>
      </w:r>
      <w:r w:rsidRPr="001000FF">
        <w:t>배달증명우편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국제적</w:t>
      </w:r>
      <w:r w:rsidRPr="001000FF">
        <w:t xml:space="preserve"> </w:t>
      </w:r>
      <w:r w:rsidRPr="001000FF">
        <w:t>인지도가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상업서류</w:t>
      </w:r>
      <w:r w:rsidRPr="001000FF">
        <w:t xml:space="preserve"> </w:t>
      </w:r>
      <w:r w:rsidRPr="001000FF">
        <w:t>송달회사</w:t>
      </w:r>
      <w:r w:rsidR="00730363" w:rsidRPr="001000FF">
        <w:t>나</w:t>
      </w:r>
      <w:r w:rsidR="00730363" w:rsidRPr="001000FF">
        <w:t xml:space="preserve"> </w:t>
      </w:r>
      <w:r w:rsidR="00D5496F" w:rsidRPr="001000FF">
        <w:t>전자우편</w:t>
      </w:r>
      <w:r w:rsidR="00730363" w:rsidRPr="001000FF">
        <w:t>을</w:t>
      </w:r>
      <w:r w:rsidRPr="001000FF">
        <w:t xml:space="preserve"> </w:t>
      </w:r>
      <w:r w:rsidRPr="001000FF">
        <w:t>통해</w:t>
      </w:r>
      <w:r w:rsidRPr="001000FF">
        <w:t xml:space="preserve"> </w:t>
      </w:r>
      <w:r w:rsidRPr="001000FF">
        <w:t>이루어져야</w:t>
      </w:r>
      <w:r w:rsidRPr="001000FF">
        <w:t xml:space="preserve"> </w:t>
      </w:r>
      <w:r w:rsidRPr="001000FF">
        <w:t>한다</w:t>
      </w:r>
      <w:r w:rsidRPr="001000FF">
        <w:t xml:space="preserve">. </w:t>
      </w:r>
    </w:p>
    <w:p w14:paraId="27393546" w14:textId="5A883AD9" w:rsidR="007465E0" w:rsidRPr="00B7780B" w:rsidRDefault="00BB030E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bookmarkStart w:id="37" w:name="_DV_M234"/>
      <w:bookmarkStart w:id="38" w:name="_Toc512795496"/>
      <w:bookmarkEnd w:id="37"/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최대주주</w:t>
      </w:r>
    </w:p>
    <w:p w14:paraId="16F30A74" w14:textId="77777777" w:rsidR="00F809E4" w:rsidRPr="005D53D0" w:rsidRDefault="00F809E4" w:rsidP="005D53D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/>
          <w:sz w:val="23"/>
          <w:szCs w:val="23"/>
        </w:rPr>
      </w:pPr>
      <w:r w:rsidRPr="005D53D0">
        <w:rPr>
          <w:rFonts w:ascii="Times New Roman" w:hAnsi="Times New Roman" w:cs="Times New Roman" w:hint="eastAsia"/>
          <w:sz w:val="23"/>
          <w:szCs w:val="23"/>
        </w:rPr>
        <w:t>에스케이아이엘에코시너지밸류업</w:t>
      </w:r>
      <w:r w:rsidRPr="005D53D0">
        <w:rPr>
          <w:rFonts w:ascii="Times New Roman" w:hAnsi="Times New Roman" w:cs="Times New Roman"/>
          <w:sz w:val="23"/>
          <w:szCs w:val="23"/>
        </w:rPr>
        <w:t>1</w:t>
      </w:r>
      <w:r w:rsidRPr="005D53D0">
        <w:rPr>
          <w:rFonts w:ascii="Times New Roman" w:hAnsi="Times New Roman" w:cs="Times New Roman" w:hint="eastAsia"/>
          <w:sz w:val="23"/>
          <w:szCs w:val="23"/>
        </w:rPr>
        <w:t>호</w:t>
      </w:r>
      <w:r w:rsidRPr="005D53D0">
        <w:rPr>
          <w:rFonts w:ascii="Times New Roman" w:hAnsi="Times New Roman" w:cs="Times New Roman"/>
          <w:sz w:val="23"/>
          <w:szCs w:val="23"/>
        </w:rPr>
        <w:t xml:space="preserve"> </w:t>
      </w:r>
      <w:r w:rsidRPr="005D53D0">
        <w:rPr>
          <w:rFonts w:ascii="Times New Roman" w:hAnsi="Times New Roman" w:cs="Times New Roman" w:hint="eastAsia"/>
          <w:sz w:val="23"/>
          <w:szCs w:val="23"/>
        </w:rPr>
        <w:t>유한회사</w:t>
      </w:r>
      <w:r w:rsidRPr="005D53D0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79E9CF4" w14:textId="63B91D69" w:rsidR="00F874D3" w:rsidRPr="00C07182" w:rsidRDefault="00F874D3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7A487A9A" w14:textId="439CCC0F" w:rsidR="006E4FEA" w:rsidRPr="00C07182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C07182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C07182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F809E4" w:rsidRPr="005D53D0">
        <w:rPr>
          <w:rFonts w:ascii="Times New Roman" w:hAnsi="Times New Roman" w:cs="Times New Roman" w:hint="eastAsia"/>
          <w:sz w:val="23"/>
          <w:szCs w:val="23"/>
        </w:rPr>
        <w:t>서울특별시</w:t>
      </w:r>
      <w:r w:rsidR="00F809E4" w:rsidRPr="005D53D0">
        <w:rPr>
          <w:rFonts w:ascii="Times New Roman" w:hAnsi="Times New Roman" w:cs="Times New Roman"/>
          <w:sz w:val="23"/>
          <w:szCs w:val="23"/>
        </w:rPr>
        <w:t xml:space="preserve"> </w:t>
      </w:r>
      <w:r w:rsidR="00F809E4" w:rsidRPr="005D53D0">
        <w:rPr>
          <w:rFonts w:ascii="Times New Roman" w:hAnsi="Times New Roman" w:cs="Times New Roman" w:hint="eastAsia"/>
          <w:sz w:val="23"/>
          <w:szCs w:val="23"/>
        </w:rPr>
        <w:t>강남구</w:t>
      </w:r>
      <w:r w:rsidR="00F809E4" w:rsidRPr="005D53D0">
        <w:rPr>
          <w:rFonts w:ascii="Times New Roman" w:hAnsi="Times New Roman" w:cs="Times New Roman"/>
          <w:sz w:val="23"/>
          <w:szCs w:val="23"/>
        </w:rPr>
        <w:t xml:space="preserve"> </w:t>
      </w:r>
      <w:r w:rsidR="00F809E4" w:rsidRPr="005D53D0">
        <w:rPr>
          <w:rFonts w:ascii="Times New Roman" w:hAnsi="Times New Roman" w:cs="Times New Roman" w:hint="eastAsia"/>
          <w:sz w:val="23"/>
          <w:szCs w:val="23"/>
        </w:rPr>
        <w:t>언주로</w:t>
      </w:r>
      <w:r w:rsidR="00F809E4" w:rsidRPr="005D53D0">
        <w:rPr>
          <w:rFonts w:ascii="Times New Roman" w:hAnsi="Times New Roman" w:cs="Times New Roman"/>
          <w:sz w:val="23"/>
          <w:szCs w:val="23"/>
        </w:rPr>
        <w:t xml:space="preserve"> 702, 12</w:t>
      </w:r>
      <w:r w:rsidR="00F809E4" w:rsidRPr="005D53D0">
        <w:rPr>
          <w:rFonts w:ascii="Times New Roman" w:hAnsi="Times New Roman" w:cs="Times New Roman" w:hint="eastAsia"/>
          <w:sz w:val="23"/>
          <w:szCs w:val="23"/>
        </w:rPr>
        <w:t>층</w:t>
      </w:r>
      <w:r w:rsidR="00F809E4" w:rsidRPr="005D53D0">
        <w:rPr>
          <w:rFonts w:ascii="Times New Roman" w:hAnsi="Times New Roman" w:cs="Times New Roman"/>
          <w:sz w:val="23"/>
          <w:szCs w:val="23"/>
        </w:rPr>
        <w:t>(</w:t>
      </w:r>
      <w:r w:rsidR="00F809E4" w:rsidRPr="005D53D0">
        <w:rPr>
          <w:rFonts w:ascii="Times New Roman" w:hAnsi="Times New Roman" w:cs="Times New Roman" w:hint="eastAsia"/>
          <w:sz w:val="23"/>
          <w:szCs w:val="23"/>
        </w:rPr>
        <w:t>논현동</w:t>
      </w:r>
      <w:r w:rsidR="00F809E4" w:rsidRPr="005D53D0">
        <w:rPr>
          <w:rFonts w:ascii="Times New Roman" w:hAnsi="Times New Roman" w:cs="Times New Roman"/>
          <w:sz w:val="23"/>
          <w:szCs w:val="23"/>
        </w:rPr>
        <w:t xml:space="preserve">, </w:t>
      </w:r>
      <w:r w:rsidR="00F809E4" w:rsidRPr="005D53D0">
        <w:rPr>
          <w:rFonts w:ascii="Times New Roman" w:hAnsi="Times New Roman" w:cs="Times New Roman" w:hint="eastAsia"/>
          <w:sz w:val="23"/>
          <w:szCs w:val="23"/>
        </w:rPr>
        <w:t>경남제약타워</w:t>
      </w:r>
      <w:r w:rsidR="00F809E4" w:rsidRPr="005D53D0">
        <w:rPr>
          <w:rFonts w:ascii="Times New Roman" w:hAnsi="Times New Roman" w:cs="Times New Roman"/>
          <w:sz w:val="23"/>
          <w:szCs w:val="23"/>
        </w:rPr>
        <w:t>)</w:t>
      </w:r>
    </w:p>
    <w:p w14:paraId="499451EB" w14:textId="3E109555" w:rsidR="006E4FEA" w:rsidRPr="001000FF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73551D">
        <w:rPr>
          <w:rFonts w:ascii="Times New Roman" w:hAnsi="Times New Roman" w:cs="Times New Roman" w:hint="eastAsia"/>
          <w:spacing w:val="3"/>
          <w:sz w:val="23"/>
          <w:szCs w:val="23"/>
        </w:rPr>
        <w:t>010-7104-1815</w:t>
      </w:r>
      <w:r w:rsidR="0073551D"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50DC001A" w14:textId="1D3DB10D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hyperlink r:id="rId9" w:history="1">
        <w:r w:rsidR="0073551D" w:rsidRPr="00BD4DA0">
          <w:rPr>
            <w:rStyle w:val="aff0"/>
            <w:rFonts w:ascii="Times New Roman" w:hAnsi="Times New Roman" w:cs="Times New Roman" w:hint="eastAsia"/>
            <w:spacing w:val="3"/>
            <w:sz w:val="23"/>
            <w:szCs w:val="23"/>
          </w:rPr>
          <w:t>jhkim@lxiv.kr</w:t>
        </w:r>
      </w:hyperlink>
      <w:r w:rsidR="0073551D">
        <w:rPr>
          <w:rFonts w:ascii="Times New Roman" w:hAnsi="Times New Roman" w:cs="Times New Roman" w:hint="eastAsia"/>
          <w:spacing w:val="3"/>
          <w:sz w:val="23"/>
          <w:szCs w:val="23"/>
        </w:rPr>
        <w:t xml:space="preserve"> </w:t>
      </w:r>
      <w:r w:rsidR="0073551D"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48DF9A17" w14:textId="62BE0B06" w:rsidR="003F6518" w:rsidRPr="001000FF" w:rsidRDefault="003F6518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참조</w:t>
      </w:r>
      <w:r>
        <w:rPr>
          <w:rFonts w:ascii="Times New Roman" w:hAnsi="Times New Roman" w:cs="Times New Roman" w:hint="eastAsia"/>
          <w:spacing w:val="3"/>
          <w:sz w:val="23"/>
          <w:szCs w:val="23"/>
        </w:rPr>
        <w:t xml:space="preserve">: </w:t>
      </w:r>
      <w:hyperlink r:id="rId10" w:history="1">
        <w:r w:rsidR="0073551D" w:rsidRPr="00BD4DA0">
          <w:rPr>
            <w:rStyle w:val="aff0"/>
            <w:rFonts w:ascii="Times New Roman" w:hAnsi="Times New Roman" w:cs="Times New Roman" w:hint="eastAsia"/>
            <w:spacing w:val="3"/>
            <w:sz w:val="23"/>
            <w:szCs w:val="23"/>
          </w:rPr>
          <w:t>ahnjh0523@lxiv.kr</w:t>
        </w:r>
      </w:hyperlink>
      <w:r w:rsidR="0073551D">
        <w:rPr>
          <w:rFonts w:ascii="Times New Roman" w:hAnsi="Times New Roman" w:cs="Times New Roman" w:hint="eastAsia"/>
          <w:spacing w:val="3"/>
          <w:sz w:val="23"/>
          <w:szCs w:val="23"/>
        </w:rPr>
        <w:t xml:space="preserve"> </w:t>
      </w:r>
      <w:r w:rsidR="0073551D" w:rsidDel="0073551D">
        <w:rPr>
          <w:rFonts w:ascii="Times New Roman" w:hAnsi="Times New Roman" w:cs="Times New Roman" w:hint="eastAsia"/>
          <w:spacing w:val="3"/>
          <w:sz w:val="23"/>
          <w:szCs w:val="23"/>
        </w:rPr>
        <w:t xml:space="preserve"> </w:t>
      </w:r>
    </w:p>
    <w:p w14:paraId="22FCBD7D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044FEB4A" w14:textId="322E6A15" w:rsidR="00B7780B" w:rsidRPr="00B7780B" w:rsidRDefault="003F3F7C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기존주주</w:t>
      </w:r>
      <w:r w:rsidR="00E566D3"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1</w:t>
      </w:r>
    </w:p>
    <w:p w14:paraId="09022B63" w14:textId="33EF6BD7" w:rsidR="00B7780B" w:rsidRPr="001000FF" w:rsidRDefault="008A1BF4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박민규</w:t>
      </w:r>
    </w:p>
    <w:p w14:paraId="33471C9A" w14:textId="0126A469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</w:t>
      </w:r>
      <w:r w:rsidR="003F5A05" w:rsidRPr="003F5A05">
        <w:rPr>
          <w:rFonts w:asciiTheme="minorHAnsi" w:hAnsiTheme="minorHAnsi" w:cstheme="minorHAnsi"/>
          <w:sz w:val="23"/>
          <w:szCs w:val="23"/>
        </w:rPr>
        <w:t xml:space="preserve"> </w:t>
      </w:r>
      <w:r w:rsidR="001B4C92" w:rsidRPr="001B4C92">
        <w:rPr>
          <w:rFonts w:asciiTheme="minorHAnsi" w:hAnsiTheme="minorHAnsi" w:cstheme="minorHAnsi" w:hint="eastAsia"/>
          <w:sz w:val="23"/>
          <w:szCs w:val="23"/>
        </w:rPr>
        <w:t>경상북도</w:t>
      </w:r>
      <w:r w:rsidR="001B4C92" w:rsidRPr="001B4C92">
        <w:rPr>
          <w:rFonts w:asciiTheme="minorHAnsi" w:hAnsiTheme="minorHAnsi" w:cstheme="minorHAnsi"/>
          <w:sz w:val="23"/>
          <w:szCs w:val="23"/>
        </w:rPr>
        <w:t xml:space="preserve"> </w:t>
      </w:r>
      <w:r w:rsidR="001B4C92" w:rsidRPr="001B4C92">
        <w:rPr>
          <w:rFonts w:asciiTheme="minorHAnsi" w:hAnsiTheme="minorHAnsi" w:cstheme="minorHAnsi" w:hint="eastAsia"/>
          <w:sz w:val="23"/>
          <w:szCs w:val="23"/>
        </w:rPr>
        <w:t>김천시</w:t>
      </w:r>
      <w:r w:rsidR="001B4C92" w:rsidRPr="001B4C92">
        <w:rPr>
          <w:rFonts w:asciiTheme="minorHAnsi" w:hAnsiTheme="minorHAnsi" w:cstheme="minorHAnsi"/>
          <w:sz w:val="23"/>
          <w:szCs w:val="23"/>
        </w:rPr>
        <w:t xml:space="preserve"> </w:t>
      </w:r>
      <w:r w:rsidR="001B4C92" w:rsidRPr="001B4C92">
        <w:rPr>
          <w:rFonts w:asciiTheme="minorHAnsi" w:hAnsiTheme="minorHAnsi" w:cstheme="minorHAnsi" w:hint="eastAsia"/>
          <w:sz w:val="23"/>
          <w:szCs w:val="23"/>
        </w:rPr>
        <w:t>공단로</w:t>
      </w:r>
      <w:r w:rsidR="001B4C92" w:rsidRPr="001B4C92">
        <w:rPr>
          <w:rFonts w:asciiTheme="minorHAnsi" w:hAnsiTheme="minorHAnsi" w:cstheme="minorHAnsi"/>
          <w:sz w:val="23"/>
          <w:szCs w:val="23"/>
        </w:rPr>
        <w:t xml:space="preserve"> 98(</w:t>
      </w:r>
      <w:r w:rsidR="001B4C92" w:rsidRPr="001B4C92">
        <w:rPr>
          <w:rFonts w:asciiTheme="minorHAnsi" w:hAnsiTheme="minorHAnsi" w:cstheme="minorHAnsi" w:hint="eastAsia"/>
          <w:sz w:val="23"/>
          <w:szCs w:val="23"/>
        </w:rPr>
        <w:t>대광동</w:t>
      </w:r>
      <w:r w:rsidR="001B4C92" w:rsidRPr="001B4C92">
        <w:rPr>
          <w:rFonts w:asciiTheme="minorHAnsi" w:hAnsiTheme="minorHAnsi" w:cstheme="minorHAnsi"/>
          <w:sz w:val="23"/>
          <w:szCs w:val="23"/>
        </w:rPr>
        <w:t>)</w:t>
      </w:r>
      <w:r w:rsidR="001B4C92" w:rsidRPr="001B4C92" w:rsidDel="001B4C92">
        <w:rPr>
          <w:rFonts w:asciiTheme="minorHAnsi" w:hAnsiTheme="minorHAnsi" w:cstheme="minorHAnsi" w:hint="eastAsia"/>
          <w:sz w:val="23"/>
          <w:szCs w:val="23"/>
        </w:rPr>
        <w:t xml:space="preserve"> </w:t>
      </w:r>
    </w:p>
    <w:p w14:paraId="4A211D28" w14:textId="0C0189F8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900A48" w:rsidRPr="00900A48">
        <w:rPr>
          <w:rFonts w:ascii="Times New Roman" w:hAnsi="Times New Roman" w:cs="Times New Roman"/>
          <w:spacing w:val="3"/>
          <w:sz w:val="23"/>
          <w:szCs w:val="23"/>
        </w:rPr>
        <w:t>010-3813-1758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73685FDE" w14:textId="57A4FE36" w:rsidR="00B7780B" w:rsidRPr="0073551D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hyperlink r:id="rId11" w:history="1">
        <w:r w:rsidR="0073551D" w:rsidRPr="00BD4DA0">
          <w:rPr>
            <w:rStyle w:val="aff0"/>
            <w:rFonts w:ascii="Times New Roman" w:hAnsi="Times New Roman" w:cs="Times New Roman"/>
            <w:spacing w:val="3"/>
            <w:sz w:val="23"/>
            <w:szCs w:val="23"/>
          </w:rPr>
          <w:t>biomost@naver.com</w:t>
        </w:r>
      </w:hyperlink>
      <w:r w:rsidR="0073551D">
        <w:rPr>
          <w:rFonts w:ascii="Times New Roman" w:hAnsi="Times New Roman" w:cs="Times New Roman" w:hint="eastAsia"/>
          <w:spacing w:val="3"/>
          <w:sz w:val="23"/>
          <w:szCs w:val="23"/>
        </w:rPr>
        <w:t xml:space="preserve"> </w:t>
      </w:r>
    </w:p>
    <w:p w14:paraId="5578CC6E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48C9FAEB" w14:textId="28310BE9" w:rsidR="00E566D3" w:rsidRPr="00B7780B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기존주주</w:t>
      </w: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2</w:t>
      </w:r>
    </w:p>
    <w:p w14:paraId="07ABEE01" w14:textId="1559BC87" w:rsidR="00E566D3" w:rsidRPr="001000FF" w:rsidRDefault="008A1BF4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박용진</w:t>
      </w:r>
    </w:p>
    <w:p w14:paraId="42DFC35A" w14:textId="768EC5BE" w:rsidR="003F5A05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Theme="minorHAnsi" w:hAnsiTheme="minorHAnsi" w:cstheme="minorHAnsi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경기도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의정부시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의정로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>46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번길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 xml:space="preserve"> 26-5, 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라동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 xml:space="preserve"> 401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호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 xml:space="preserve"> (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의정부동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 xml:space="preserve">, </w:t>
      </w:r>
      <w:r w:rsidR="001B4C92" w:rsidRPr="001B4C92">
        <w:rPr>
          <w:rFonts w:ascii="Times New Roman" w:hAnsi="Times New Roman" w:cs="Times New Roman" w:hint="eastAsia"/>
          <w:spacing w:val="3"/>
          <w:sz w:val="23"/>
          <w:szCs w:val="23"/>
        </w:rPr>
        <w:t>동진빌라</w:t>
      </w:r>
      <w:r w:rsidR="001B4C92" w:rsidRPr="001B4C92">
        <w:rPr>
          <w:rFonts w:ascii="Times New Roman" w:hAnsi="Times New Roman" w:cs="Times New Roman"/>
          <w:spacing w:val="3"/>
          <w:sz w:val="23"/>
          <w:szCs w:val="23"/>
        </w:rPr>
        <w:t xml:space="preserve">) </w:t>
      </w:r>
    </w:p>
    <w:p w14:paraId="5D6E6087" w14:textId="233D5599" w:rsidR="00E566D3" w:rsidRPr="001000FF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900A48" w:rsidRPr="00900A48">
        <w:rPr>
          <w:rFonts w:ascii="Times New Roman" w:hAnsi="Times New Roman" w:cs="Times New Roman"/>
          <w:spacing w:val="3"/>
          <w:sz w:val="23"/>
          <w:szCs w:val="23"/>
        </w:rPr>
        <w:t>010-9451-3352</w:t>
      </w:r>
    </w:p>
    <w:p w14:paraId="6E79F8DA" w14:textId="4C26ABA9" w:rsidR="00E566D3" w:rsidRPr="001000FF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hyperlink r:id="rId12" w:history="1">
        <w:r w:rsidR="0073551D" w:rsidRPr="00BD4DA0">
          <w:rPr>
            <w:rStyle w:val="aff0"/>
            <w:rFonts w:ascii="Times New Roman" w:hAnsi="Times New Roman" w:cs="Times New Roman"/>
            <w:spacing w:val="3"/>
            <w:sz w:val="23"/>
            <w:szCs w:val="23"/>
          </w:rPr>
          <w:t>yjparkr@gmail.com</w:t>
        </w:r>
      </w:hyperlink>
      <w:r w:rsidR="0073551D">
        <w:rPr>
          <w:rFonts w:ascii="Times New Roman" w:hAnsi="Times New Roman" w:cs="Times New Roman" w:hint="eastAsia"/>
          <w:spacing w:val="3"/>
          <w:sz w:val="23"/>
          <w:szCs w:val="23"/>
        </w:rPr>
        <w:t xml:space="preserve"> 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27D25064" w14:textId="77777777" w:rsidR="00E566D3" w:rsidRDefault="00E566D3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372F6110" w14:textId="6977CA49" w:rsidR="00610EE1" w:rsidRPr="00B7780B" w:rsidRDefault="00610EE1" w:rsidP="00610EE1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기존주주</w:t>
      </w: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3</w:t>
      </w:r>
    </w:p>
    <w:p w14:paraId="2FAB6ABF" w14:textId="512423AD" w:rsidR="00610EE1" w:rsidRPr="001000FF" w:rsidRDefault="00610EE1" w:rsidP="00610EE1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이명희</w:t>
      </w:r>
    </w:p>
    <w:p w14:paraId="5E2AE33F" w14:textId="6431C1AD" w:rsidR="00610EE1" w:rsidRDefault="00610EE1" w:rsidP="00610EE1">
      <w:pPr>
        <w:pStyle w:val="affff1"/>
        <w:tabs>
          <w:tab w:val="left" w:pos="851"/>
        </w:tabs>
        <w:spacing w:line="360" w:lineRule="auto"/>
        <w:ind w:left="851"/>
        <w:rPr>
          <w:rFonts w:asciiTheme="minorHAnsi" w:hAnsiTheme="minorHAnsi" w:cstheme="minorHAnsi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8950C4" w:rsidRPr="008950C4">
        <w:rPr>
          <w:rFonts w:ascii="Times New Roman" w:hAnsi="Times New Roman" w:cs="Times New Roman" w:hint="eastAsia"/>
          <w:spacing w:val="3"/>
          <w:sz w:val="23"/>
          <w:szCs w:val="23"/>
        </w:rPr>
        <w:t>경상북도</w:t>
      </w:r>
      <w:r w:rsidR="008950C4" w:rsidRPr="008950C4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  <w:r w:rsidR="008950C4" w:rsidRPr="008950C4">
        <w:rPr>
          <w:rFonts w:ascii="Times New Roman" w:hAnsi="Times New Roman" w:cs="Times New Roman" w:hint="eastAsia"/>
          <w:spacing w:val="3"/>
          <w:sz w:val="23"/>
          <w:szCs w:val="23"/>
        </w:rPr>
        <w:t>김천시</w:t>
      </w:r>
      <w:r w:rsidR="008950C4" w:rsidRPr="008950C4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  <w:r w:rsidR="008950C4" w:rsidRPr="008950C4">
        <w:rPr>
          <w:rFonts w:ascii="Times New Roman" w:hAnsi="Times New Roman" w:cs="Times New Roman" w:hint="eastAsia"/>
          <w:spacing w:val="3"/>
          <w:sz w:val="23"/>
          <w:szCs w:val="23"/>
        </w:rPr>
        <w:t>모암길</w:t>
      </w:r>
      <w:r w:rsidR="008950C4" w:rsidRPr="008950C4">
        <w:rPr>
          <w:rFonts w:ascii="Times New Roman" w:hAnsi="Times New Roman" w:cs="Times New Roman"/>
          <w:spacing w:val="3"/>
          <w:sz w:val="23"/>
          <w:szCs w:val="23"/>
        </w:rPr>
        <w:t xml:space="preserve"> 15 (</w:t>
      </w:r>
      <w:r w:rsidR="008950C4" w:rsidRPr="008950C4">
        <w:rPr>
          <w:rFonts w:ascii="Times New Roman" w:hAnsi="Times New Roman" w:cs="Times New Roman" w:hint="eastAsia"/>
          <w:spacing w:val="3"/>
          <w:sz w:val="23"/>
          <w:szCs w:val="23"/>
        </w:rPr>
        <w:t>모암동</w:t>
      </w:r>
      <w:r w:rsidR="008950C4" w:rsidRPr="008950C4">
        <w:rPr>
          <w:rFonts w:ascii="Times New Roman" w:hAnsi="Times New Roman" w:cs="Times New Roman"/>
          <w:spacing w:val="3"/>
          <w:sz w:val="23"/>
          <w:szCs w:val="23"/>
        </w:rPr>
        <w:t>)</w:t>
      </w:r>
    </w:p>
    <w:p w14:paraId="2E5CDB21" w14:textId="79B62407" w:rsidR="00610EE1" w:rsidRPr="001000FF" w:rsidRDefault="00610EE1" w:rsidP="00610EE1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900A48" w:rsidRPr="00900A48">
        <w:rPr>
          <w:rFonts w:ascii="Times New Roman" w:hAnsi="Times New Roman" w:cs="Times New Roman"/>
          <w:spacing w:val="3"/>
          <w:sz w:val="23"/>
          <w:szCs w:val="23"/>
        </w:rPr>
        <w:t>010-7740-3586</w:t>
      </w:r>
    </w:p>
    <w:p w14:paraId="3B4F4267" w14:textId="12280151" w:rsidR="00610EE1" w:rsidRPr="001000FF" w:rsidRDefault="00610EE1" w:rsidP="00610EE1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hyperlink r:id="rId13" w:history="1">
        <w:r w:rsidR="0073551D" w:rsidRPr="00BD4DA0">
          <w:rPr>
            <w:rStyle w:val="aff0"/>
            <w:rFonts w:ascii="Times New Roman" w:hAnsi="Times New Roman" w:cs="Times New Roman"/>
            <w:spacing w:val="3"/>
            <w:sz w:val="23"/>
            <w:szCs w:val="23"/>
          </w:rPr>
          <w:t>mhlee3352@daum.net</w:t>
        </w:r>
      </w:hyperlink>
      <w:r w:rsidR="0073551D">
        <w:rPr>
          <w:rFonts w:ascii="Times New Roman" w:hAnsi="Times New Roman" w:cs="Times New Roman" w:hint="eastAsia"/>
          <w:spacing w:val="3"/>
          <w:sz w:val="23"/>
          <w:szCs w:val="23"/>
        </w:rPr>
        <w:t xml:space="preserve"> 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7485C777" w14:textId="77777777" w:rsidR="00610EE1" w:rsidRPr="001000FF" w:rsidRDefault="00610EE1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164774E0" w14:textId="77777777" w:rsidR="005D2CDC" w:rsidRPr="001000FF" w:rsidRDefault="00C84756" w:rsidP="0091318D">
      <w:pPr>
        <w:pStyle w:val="20"/>
      </w:pPr>
      <w:r w:rsidRPr="001000FF">
        <w:t>가분성</w:t>
      </w:r>
      <w:r w:rsidR="005F686E" w:rsidRPr="001000FF">
        <w:t>.</w:t>
      </w:r>
      <w:bookmarkEnd w:id="38"/>
    </w:p>
    <w:p w14:paraId="4E5B71D7" w14:textId="77777777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어느</w:t>
      </w:r>
      <w:r w:rsidRPr="001000FF">
        <w:t xml:space="preserve"> </w:t>
      </w:r>
      <w:r w:rsidRPr="001000FF">
        <w:t>규정</w:t>
      </w:r>
      <w:r w:rsidRPr="001000FF">
        <w:t>(</w:t>
      </w:r>
      <w:r w:rsidRPr="001000FF">
        <w:t>문장</w:t>
      </w:r>
      <w:r w:rsidRPr="001000FF">
        <w:t xml:space="preserve">, </w:t>
      </w:r>
      <w:r w:rsidRPr="001000FF">
        <w:t>문구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일부를</w:t>
      </w:r>
      <w:r w:rsidRPr="001000FF">
        <w:t xml:space="preserve"> </w:t>
      </w:r>
      <w:r w:rsidRPr="001000FF">
        <w:t>포함</w:t>
      </w:r>
      <w:r w:rsidRPr="001000FF">
        <w:t>)</w:t>
      </w:r>
      <w:r w:rsidRPr="001000FF">
        <w:t>이</w:t>
      </w:r>
      <w:r w:rsidRPr="001000FF">
        <w:t xml:space="preserve"> </w:t>
      </w:r>
      <w:r w:rsidRPr="001000FF">
        <w:t>무효이거나</w:t>
      </w:r>
      <w:r w:rsidRPr="001000FF">
        <w:t xml:space="preserve"> </w:t>
      </w:r>
      <w:r w:rsidRPr="001000FF">
        <w:t>집행이</w:t>
      </w:r>
      <w:r w:rsidRPr="001000FF">
        <w:t xml:space="preserve"> </w:t>
      </w:r>
      <w:r w:rsidRPr="001000FF">
        <w:t>불가능하게</w:t>
      </w:r>
      <w:r w:rsidRPr="001000FF">
        <w:t xml:space="preserve"> </w:t>
      </w:r>
      <w:r w:rsidRPr="001000FF">
        <w:t>되는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규정의</w:t>
      </w:r>
      <w:r w:rsidRPr="001000FF">
        <w:t xml:space="preserve"> </w:t>
      </w:r>
      <w:r w:rsidRPr="001000FF">
        <w:t>효력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집행가능성에</w:t>
      </w:r>
      <w:r w:rsidRPr="001000FF">
        <w:t xml:space="preserve"> </w:t>
      </w:r>
      <w:r w:rsidRPr="001000FF">
        <w:t>영향을</w:t>
      </w:r>
      <w:r w:rsidRPr="001000FF">
        <w:t xml:space="preserve"> </w:t>
      </w:r>
      <w:r w:rsidRPr="001000FF">
        <w:t>주지</w:t>
      </w:r>
      <w:r w:rsidRPr="001000FF">
        <w:t xml:space="preserve"> </w:t>
      </w:r>
      <w:r w:rsidRPr="001000FF">
        <w:t>아니하며</w:t>
      </w:r>
      <w:r w:rsidRPr="001000FF">
        <w:t xml:space="preserve">, </w:t>
      </w:r>
      <w:r w:rsidRPr="001000FF">
        <w:t>무효</w:t>
      </w:r>
      <w:r w:rsidRPr="001000FF">
        <w:t xml:space="preserve">, </w:t>
      </w:r>
      <w:r w:rsidRPr="001000FF">
        <w:t>위법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집행</w:t>
      </w:r>
      <w:r w:rsidRPr="001000FF">
        <w:t xml:space="preserve"> </w:t>
      </w:r>
      <w:r w:rsidRPr="001000FF">
        <w:t>불가능한</w:t>
      </w:r>
      <w:r w:rsidRPr="001000FF">
        <w:t xml:space="preserve"> </w:t>
      </w:r>
      <w:r w:rsidRPr="001000FF">
        <w:t>규정들은</w:t>
      </w:r>
      <w:r w:rsidRPr="001000FF">
        <w:t xml:space="preserve"> </w:t>
      </w:r>
      <w:r w:rsidRPr="001000FF">
        <w:t>당사자들이</w:t>
      </w:r>
      <w:r w:rsidRPr="001000FF">
        <w:t xml:space="preserve"> </w:t>
      </w:r>
      <w:r w:rsidRPr="001000FF">
        <w:t>별도의</w:t>
      </w:r>
      <w:r w:rsidRPr="001000FF">
        <w:t xml:space="preserve"> </w:t>
      </w:r>
      <w:r w:rsidRPr="001000FF">
        <w:t>조치를</w:t>
      </w:r>
      <w:r w:rsidRPr="001000FF">
        <w:t xml:space="preserve"> </w:t>
      </w:r>
      <w:r w:rsidRPr="001000FF">
        <w:t>취하지</w:t>
      </w:r>
      <w:r w:rsidRPr="001000FF">
        <w:t xml:space="preserve"> </w:t>
      </w:r>
      <w:r w:rsidRPr="001000FF">
        <w:t>않는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조항의</w:t>
      </w:r>
      <w:r w:rsidRPr="001000FF">
        <w:t xml:space="preserve"> </w:t>
      </w:r>
      <w:r w:rsidRPr="001000FF">
        <w:t>원래</w:t>
      </w:r>
      <w:r w:rsidRPr="001000FF">
        <w:t xml:space="preserve"> </w:t>
      </w:r>
      <w:r w:rsidRPr="001000FF">
        <w:t>내용과</w:t>
      </w:r>
      <w:r w:rsidRPr="001000FF">
        <w:t xml:space="preserve"> </w:t>
      </w:r>
      <w:r w:rsidRPr="001000FF">
        <w:t>취지에</w:t>
      </w:r>
      <w:r w:rsidRPr="001000FF">
        <w:t xml:space="preserve"> </w:t>
      </w:r>
      <w:r w:rsidRPr="001000FF">
        <w:t>가능한</w:t>
      </w:r>
      <w:r w:rsidRPr="001000FF">
        <w:t xml:space="preserve"> </w:t>
      </w:r>
      <w:r w:rsidRPr="001000FF">
        <w:t>근접하면서도</w:t>
      </w:r>
      <w:r w:rsidRPr="001000FF">
        <w:t xml:space="preserve"> </w:t>
      </w:r>
      <w:r w:rsidRPr="001000FF">
        <w:t>무효</w:t>
      </w:r>
      <w:r w:rsidRPr="001000FF">
        <w:t xml:space="preserve">, </w:t>
      </w:r>
      <w:r w:rsidRPr="001000FF">
        <w:t>위법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집행</w:t>
      </w:r>
      <w:r w:rsidRPr="001000FF">
        <w:t xml:space="preserve"> </w:t>
      </w:r>
      <w:r w:rsidRPr="001000FF">
        <w:t>불가능하지</w:t>
      </w:r>
      <w:r w:rsidRPr="001000FF">
        <w:t xml:space="preserve"> </w:t>
      </w:r>
      <w:r w:rsidRPr="001000FF">
        <w:t>않은</w:t>
      </w:r>
      <w:r w:rsidRPr="001000FF">
        <w:t xml:space="preserve"> </w:t>
      </w:r>
      <w:r w:rsidRPr="001000FF">
        <w:t>내용으로</w:t>
      </w:r>
      <w:r w:rsidRPr="001000FF">
        <w:t xml:space="preserve"> </w:t>
      </w:r>
      <w:r w:rsidRPr="001000FF">
        <w:t>대체된다</w:t>
      </w:r>
      <w:r w:rsidRPr="001000FF">
        <w:t xml:space="preserve">. </w:t>
      </w:r>
    </w:p>
    <w:p w14:paraId="252B355A" w14:textId="77777777" w:rsidR="005D2CDC" w:rsidRPr="001000FF" w:rsidRDefault="00C84756" w:rsidP="0091318D">
      <w:pPr>
        <w:pStyle w:val="20"/>
      </w:pPr>
      <w:bookmarkStart w:id="39" w:name="_Toc512795497"/>
      <w:r w:rsidRPr="001000FF">
        <w:t>복본</w:t>
      </w:r>
      <w:r w:rsidR="005F686E" w:rsidRPr="001000FF">
        <w:t>.</w:t>
      </w:r>
      <w:bookmarkEnd w:id="39"/>
    </w:p>
    <w:p w14:paraId="05AA74EC" w14:textId="5FE187CC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수개의</w:t>
      </w:r>
      <w:r w:rsidRPr="001000FF">
        <w:t xml:space="preserve"> </w:t>
      </w:r>
      <w:r w:rsidRPr="001000FF">
        <w:t>복본으로</w:t>
      </w:r>
      <w:r w:rsidRPr="001000FF">
        <w:t xml:space="preserve"> </w:t>
      </w:r>
      <w:r w:rsidRPr="001000FF">
        <w:t>체결되며</w:t>
      </w:r>
      <w:r w:rsidRPr="001000FF">
        <w:t xml:space="preserve">, </w:t>
      </w:r>
      <w:r w:rsidRPr="001000FF">
        <w:t>각</w:t>
      </w:r>
      <w:r w:rsidRPr="001000FF">
        <w:t xml:space="preserve"> </w:t>
      </w:r>
      <w:r w:rsidRPr="001000FF">
        <w:t>복본은</w:t>
      </w:r>
      <w:r w:rsidRPr="001000FF">
        <w:t xml:space="preserve"> </w:t>
      </w:r>
      <w:r w:rsidRPr="001000FF">
        <w:t>원본으로</w:t>
      </w:r>
      <w:r w:rsidRPr="001000FF">
        <w:t xml:space="preserve"> </w:t>
      </w:r>
      <w:r w:rsidRPr="001000FF">
        <w:t>간주된다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="005424EA" w:rsidRPr="0075607F">
        <w:t>어떠한</w:t>
      </w:r>
      <w:r w:rsidR="005424EA" w:rsidRPr="0075607F">
        <w:t xml:space="preserve"> </w:t>
      </w:r>
      <w:r w:rsidR="005424EA" w:rsidRPr="0075607F">
        <w:t>당사자가</w:t>
      </w:r>
      <w:r w:rsidR="005424EA" w:rsidRPr="0075607F">
        <w:t xml:space="preserve"> </w:t>
      </w:r>
      <w:r w:rsidR="005424EA" w:rsidRPr="0075607F">
        <w:t>모사전송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또는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전자적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방식에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따른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전송</w:t>
      </w:r>
      <w:r w:rsidR="005424EA" w:rsidRPr="0075607F">
        <w:t>의</w:t>
      </w:r>
      <w:r w:rsidR="005424EA" w:rsidRPr="0075607F">
        <w:t xml:space="preserve"> </w:t>
      </w:r>
      <w:r w:rsidR="005424EA" w:rsidRPr="0075607F">
        <w:t>방법으로</w:t>
      </w:r>
      <w:r w:rsidR="005424EA" w:rsidRPr="0075607F">
        <w:t xml:space="preserve"> </w:t>
      </w:r>
      <w:r w:rsidR="005424EA" w:rsidRPr="0075607F">
        <w:t>교부한</w:t>
      </w:r>
      <w:r w:rsidR="005424EA" w:rsidRPr="0075607F">
        <w:t xml:space="preserve"> </w:t>
      </w:r>
      <w:r w:rsidR="005424EA" w:rsidRPr="0075607F">
        <w:t>부본이나</w:t>
      </w:r>
      <w:r w:rsidR="005424EA" w:rsidRPr="0075607F">
        <w:t xml:space="preserve"> </w:t>
      </w:r>
      <w:r w:rsidR="005424EA" w:rsidRPr="0075607F">
        <w:t>여타</w:t>
      </w:r>
      <w:r w:rsidR="005424EA" w:rsidRPr="0075607F">
        <w:t xml:space="preserve"> </w:t>
      </w:r>
      <w:r w:rsidR="005424EA" w:rsidRPr="0075607F">
        <w:t>서명은</w:t>
      </w:r>
      <w:r w:rsidR="005424EA" w:rsidRPr="0075607F">
        <w:t xml:space="preserve"> </w:t>
      </w:r>
      <w:r w:rsidR="005424EA" w:rsidRPr="0075607F">
        <w:t>모든</w:t>
      </w:r>
      <w:r w:rsidR="005424EA" w:rsidRPr="0075607F">
        <w:t xml:space="preserve"> </w:t>
      </w:r>
      <w:r w:rsidR="005424EA" w:rsidRPr="0075607F">
        <w:t>용도에서</w:t>
      </w:r>
      <w:r w:rsidR="005424EA" w:rsidRPr="0075607F">
        <w:t xml:space="preserve"> </w:t>
      </w:r>
      <w:r w:rsidR="005424EA" w:rsidRPr="0075607F">
        <w:t>당해</w:t>
      </w:r>
      <w:r w:rsidR="005424EA" w:rsidRPr="0075607F">
        <w:t xml:space="preserve"> </w:t>
      </w:r>
      <w:r w:rsidR="005424EA" w:rsidRPr="0075607F">
        <w:t>당사자에</w:t>
      </w:r>
      <w:r w:rsidR="005424EA" w:rsidRPr="0075607F">
        <w:t xml:space="preserve"> </w:t>
      </w:r>
      <w:r w:rsidR="005424EA" w:rsidRPr="0075607F">
        <w:t>의한</w:t>
      </w:r>
      <w:r w:rsidR="005424EA" w:rsidRPr="0075607F">
        <w:t xml:space="preserve"> </w:t>
      </w:r>
      <w:r w:rsidR="005424EA" w:rsidRPr="0075607F">
        <w:t>본</w:t>
      </w:r>
      <w:r w:rsidR="005424EA" w:rsidRPr="0075607F">
        <w:t xml:space="preserve"> </w:t>
      </w:r>
      <w:r w:rsidR="005424EA" w:rsidRPr="0075607F">
        <w:t>계약의</w:t>
      </w:r>
      <w:r w:rsidR="005424EA" w:rsidRPr="0075607F">
        <w:t xml:space="preserve"> </w:t>
      </w:r>
      <w:r w:rsidR="005424EA" w:rsidRPr="0075607F">
        <w:t>유효한</w:t>
      </w:r>
      <w:r w:rsidR="005424EA" w:rsidRPr="0075607F">
        <w:t xml:space="preserve"> </w:t>
      </w:r>
      <w:r w:rsidR="005424EA" w:rsidRPr="0075607F">
        <w:t>체결</w:t>
      </w:r>
      <w:r w:rsidR="005424EA" w:rsidRPr="0075607F">
        <w:t xml:space="preserve"> </w:t>
      </w:r>
      <w:r w:rsidR="005424EA" w:rsidRPr="0075607F">
        <w:t>및</w:t>
      </w:r>
      <w:r w:rsidR="005424EA" w:rsidRPr="0075607F">
        <w:t xml:space="preserve"> </w:t>
      </w:r>
      <w:r w:rsidR="005424EA" w:rsidRPr="0075607F">
        <w:t>교부로</w:t>
      </w:r>
      <w:r w:rsidR="005424EA" w:rsidRPr="0075607F">
        <w:t xml:space="preserve"> </w:t>
      </w:r>
      <w:r w:rsidR="005424EA" w:rsidRPr="0075607F">
        <w:t>간주한다</w:t>
      </w:r>
      <w:r w:rsidR="005424EA" w:rsidRPr="0075607F">
        <w:t>.</w:t>
      </w:r>
    </w:p>
    <w:p w14:paraId="77543030" w14:textId="77777777" w:rsidR="005D2CDC" w:rsidRPr="001000FF" w:rsidRDefault="00C84756" w:rsidP="0091318D">
      <w:pPr>
        <w:pStyle w:val="20"/>
      </w:pPr>
      <w:bookmarkStart w:id="40" w:name="_Toc512795498"/>
      <w:r w:rsidRPr="001000FF">
        <w:lastRenderedPageBreak/>
        <w:t>준거법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분쟁해결</w:t>
      </w:r>
      <w:r w:rsidR="005F686E" w:rsidRPr="001000FF">
        <w:t>.</w:t>
      </w:r>
      <w:bookmarkEnd w:id="40"/>
    </w:p>
    <w:p w14:paraId="73C992F3" w14:textId="77777777" w:rsidR="005D2CDC" w:rsidRPr="001000FF" w:rsidRDefault="00C84756" w:rsidP="001000FF">
      <w:pPr>
        <w:pStyle w:val="31"/>
      </w:pPr>
      <w:r w:rsidRPr="001000FF">
        <w:t>본</w:t>
      </w:r>
      <w:r w:rsidRPr="001000FF">
        <w:t xml:space="preserve"> </w:t>
      </w:r>
      <w:r w:rsidRPr="001000FF">
        <w:t>계약</w:t>
      </w:r>
      <w:r w:rsidR="0012065B" w:rsidRPr="001000FF">
        <w:t xml:space="preserve"> </w:t>
      </w:r>
      <w:r w:rsidR="0012065B" w:rsidRPr="001000FF">
        <w:t>그리고</w:t>
      </w:r>
      <w:r w:rsidR="0012065B" w:rsidRPr="001000FF">
        <w:t xml:space="preserve"> </w:t>
      </w:r>
      <w:r w:rsidR="0012065B" w:rsidRPr="001000FF">
        <w:t>이로부터</w:t>
      </w:r>
      <w:r w:rsidR="0012065B" w:rsidRPr="001000FF">
        <w:t xml:space="preserve"> </w:t>
      </w:r>
      <w:r w:rsidR="0012065B" w:rsidRPr="001000FF">
        <w:t>또는</w:t>
      </w:r>
      <w:r w:rsidR="0012065B" w:rsidRPr="001000FF">
        <w:t xml:space="preserve"> </w:t>
      </w:r>
      <w:r w:rsidR="0012065B" w:rsidRPr="001000FF">
        <w:t>이와</w:t>
      </w:r>
      <w:r w:rsidR="0012065B" w:rsidRPr="001000FF">
        <w:t xml:space="preserve"> </w:t>
      </w:r>
      <w:r w:rsidR="0012065B" w:rsidRPr="001000FF">
        <w:t>관련하</w:t>
      </w:r>
      <w:r w:rsidR="0012065B" w:rsidRPr="0075607F">
        <w:t>여</w:t>
      </w:r>
      <w:r w:rsidR="0012065B" w:rsidRPr="0075607F">
        <w:t xml:space="preserve"> </w:t>
      </w:r>
      <w:r w:rsidR="0012065B" w:rsidRPr="0075607F">
        <w:t>발생하는</w:t>
      </w:r>
      <w:r w:rsidR="0012065B" w:rsidRPr="0075607F">
        <w:t xml:space="preserve"> </w:t>
      </w:r>
      <w:r w:rsidR="0012065B" w:rsidRPr="0075607F">
        <w:t>모든</w:t>
      </w:r>
      <w:r w:rsidR="0012065B" w:rsidRPr="0075607F">
        <w:t xml:space="preserve"> </w:t>
      </w:r>
      <w:r w:rsidR="0012065B" w:rsidRPr="0075607F">
        <w:t>분쟁은</w:t>
      </w:r>
      <w:r w:rsidR="0012065B" w:rsidRPr="0075607F">
        <w:t xml:space="preserve"> </w:t>
      </w:r>
      <w:r w:rsidRPr="0075607F">
        <w:t>대한민국</w:t>
      </w:r>
      <w:r w:rsidRPr="0075607F">
        <w:t xml:space="preserve"> </w:t>
      </w:r>
      <w:r w:rsidRPr="0075607F">
        <w:t>법</w:t>
      </w:r>
      <w:r w:rsidR="0012065B" w:rsidRPr="0075607F">
        <w:t>령에</w:t>
      </w:r>
      <w:r w:rsidR="0012065B" w:rsidRPr="0075607F">
        <w:t xml:space="preserve"> </w:t>
      </w:r>
      <w:r w:rsidR="0012065B" w:rsidRPr="0075607F">
        <w:t>의하여</w:t>
      </w:r>
      <w:r w:rsidR="0012065B" w:rsidRPr="0075607F">
        <w:t xml:space="preserve"> </w:t>
      </w:r>
      <w:r w:rsidR="0012065B" w:rsidRPr="0075607F">
        <w:t>규율</w:t>
      </w:r>
      <w:r w:rsidR="0012065B" w:rsidRPr="0075607F">
        <w:t xml:space="preserve">, </w:t>
      </w:r>
      <w:r w:rsidR="0012065B" w:rsidRPr="0075607F">
        <w:t>해석</w:t>
      </w:r>
      <w:r w:rsidR="0012065B" w:rsidRPr="0075607F">
        <w:t xml:space="preserve"> </w:t>
      </w:r>
      <w:r w:rsidR="0012065B" w:rsidRPr="0075607F">
        <w:t>및</w:t>
      </w:r>
      <w:r w:rsidR="0012065B" w:rsidRPr="0075607F">
        <w:t xml:space="preserve"> </w:t>
      </w:r>
      <w:r w:rsidR="0012065B" w:rsidRPr="0075607F">
        <w:t>집행된</w:t>
      </w:r>
      <w:r w:rsidRPr="0075607F">
        <w:t>다</w:t>
      </w:r>
      <w:r w:rsidRPr="0075607F">
        <w:t>.</w:t>
      </w:r>
    </w:p>
    <w:p w14:paraId="17177BAD" w14:textId="77777777" w:rsidR="005D2CDC" w:rsidRPr="001000FF" w:rsidRDefault="00C84756" w:rsidP="001000FF">
      <w:pPr>
        <w:pStyle w:val="31"/>
      </w:pP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발생하는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분쟁의</w:t>
      </w:r>
      <w:r w:rsidRPr="001000FF">
        <w:t xml:space="preserve"> </w:t>
      </w:r>
      <w:r w:rsidRPr="001000FF">
        <w:t>해결은</w:t>
      </w:r>
      <w:r w:rsidRPr="001000FF">
        <w:t xml:space="preserve"> </w:t>
      </w:r>
      <w:r w:rsidRPr="001000FF">
        <w:t>서울중앙지방법원을</w:t>
      </w:r>
      <w:r w:rsidRPr="001000FF">
        <w:t xml:space="preserve"> 1</w:t>
      </w:r>
      <w:r w:rsidRPr="001000FF">
        <w:t>심의</w:t>
      </w:r>
      <w:r w:rsidRPr="001000FF">
        <w:t xml:space="preserve"> </w:t>
      </w:r>
      <w:r w:rsidRPr="001000FF">
        <w:t>전속적</w:t>
      </w:r>
      <w:r w:rsidRPr="001000FF">
        <w:t xml:space="preserve"> </w:t>
      </w:r>
      <w:r w:rsidRPr="001000FF">
        <w:t>관할법원으로</w:t>
      </w:r>
      <w:r w:rsidRPr="001000FF">
        <w:t xml:space="preserve"> </w:t>
      </w:r>
      <w:r w:rsidRPr="001000FF">
        <w:t>하는</w:t>
      </w:r>
      <w:r w:rsidRPr="001000FF">
        <w:t xml:space="preserve"> </w:t>
      </w:r>
      <w:r w:rsidRPr="001000FF">
        <w:t>소송절차에</w:t>
      </w:r>
      <w:r w:rsidRPr="001000FF">
        <w:t xml:space="preserve"> </w:t>
      </w:r>
      <w:r w:rsidRPr="001000FF">
        <w:t>의한다</w:t>
      </w:r>
      <w:r w:rsidRPr="001000FF">
        <w:t>.</w:t>
      </w:r>
    </w:p>
    <w:p w14:paraId="7AF05803" w14:textId="6CC6B07D" w:rsidR="005D2CDC" w:rsidRPr="001000FF" w:rsidRDefault="00C84756" w:rsidP="001000FF">
      <w:pPr>
        <w:pStyle w:val="31"/>
      </w:pP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위반은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회복할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없는</w:t>
      </w:r>
      <w:r w:rsidRPr="001000FF">
        <w:t xml:space="preserve"> </w:t>
      </w:r>
      <w:r w:rsidRPr="001000FF">
        <w:t>손해를</w:t>
      </w:r>
      <w:r w:rsidRPr="001000FF">
        <w:t xml:space="preserve"> </w:t>
      </w:r>
      <w:r w:rsidRPr="001000FF">
        <w:t>초래할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있음을</w:t>
      </w:r>
      <w:r w:rsidRPr="001000FF">
        <w:t xml:space="preserve"> </w:t>
      </w:r>
      <w:r w:rsidRPr="001000FF">
        <w:t>인정하며</w:t>
      </w:r>
      <w:r w:rsidRPr="001000FF">
        <w:t xml:space="preserve">, </w:t>
      </w:r>
      <w:r w:rsidRPr="001000FF">
        <w:t>그에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상대방의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위반이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관할</w:t>
      </w:r>
      <w:r w:rsidRPr="001000FF">
        <w:t xml:space="preserve"> </w:t>
      </w:r>
      <w:r w:rsidRPr="001000FF">
        <w:t>법원에</w:t>
      </w:r>
      <w:r w:rsidRPr="001000FF">
        <w:t xml:space="preserve"> </w:t>
      </w:r>
      <w:r w:rsidRPr="001000FF">
        <w:t>가압류</w:t>
      </w:r>
      <w:r w:rsidRPr="001000FF">
        <w:t xml:space="preserve">, </w:t>
      </w:r>
      <w:r w:rsidRPr="001000FF">
        <w:t>가처분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위반을</w:t>
      </w:r>
      <w:r w:rsidRPr="001000FF">
        <w:t xml:space="preserve"> </w:t>
      </w:r>
      <w:r w:rsidRPr="001000FF">
        <w:t>방지하고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이행을</w:t>
      </w:r>
      <w:r w:rsidRPr="001000FF">
        <w:t xml:space="preserve"> </w:t>
      </w:r>
      <w:r w:rsidRPr="001000FF">
        <w:t>강제하기</w:t>
      </w:r>
      <w:r w:rsidRPr="001000FF">
        <w:t xml:space="preserve"> </w:t>
      </w:r>
      <w:r w:rsidRPr="001000FF">
        <w:t>위한</w:t>
      </w:r>
      <w:r w:rsidRPr="001000FF">
        <w:t xml:space="preserve"> </w:t>
      </w:r>
      <w:r w:rsidRPr="001000FF">
        <w:t>적절한</w:t>
      </w:r>
      <w:r w:rsidRPr="001000FF">
        <w:t xml:space="preserve"> </w:t>
      </w:r>
      <w:r w:rsidRPr="001000FF">
        <w:t>조치를</w:t>
      </w:r>
      <w:r w:rsidRPr="001000FF">
        <w:t xml:space="preserve"> </w:t>
      </w:r>
      <w:r w:rsidRPr="001000FF">
        <w:t>청구할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가진다</w:t>
      </w:r>
      <w:r w:rsidRPr="001000FF">
        <w:t>.</w:t>
      </w:r>
      <w:r w:rsidR="00E87E9D">
        <w:rPr>
          <w:rFonts w:hint="eastAsia"/>
        </w:rPr>
        <w:t xml:space="preserve"> </w:t>
      </w:r>
    </w:p>
    <w:p w14:paraId="716D65D2" w14:textId="77777777" w:rsidR="005D2CDC" w:rsidRPr="001000FF" w:rsidRDefault="005D2CDC" w:rsidP="00EA06E0">
      <w:pPr>
        <w:pStyle w:val="ad"/>
        <w:wordWrap w:val="0"/>
        <w:spacing w:line="360" w:lineRule="auto"/>
        <w:jc w:val="center"/>
        <w:rPr>
          <w:rFonts w:eastAsia="바탕"/>
          <w:sz w:val="23"/>
          <w:szCs w:val="23"/>
        </w:rPr>
      </w:pPr>
      <w:bookmarkStart w:id="41" w:name="_DV_M258"/>
      <w:bookmarkEnd w:id="41"/>
    </w:p>
    <w:p w14:paraId="0CE81783" w14:textId="77777777" w:rsidR="005D2CDC" w:rsidRPr="001000FF" w:rsidRDefault="00C21CA8" w:rsidP="00EA06E0">
      <w:pPr>
        <w:pStyle w:val="ad"/>
        <w:wordWrap w:val="0"/>
        <w:spacing w:line="360" w:lineRule="auto"/>
        <w:jc w:val="center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t>(</w:t>
      </w:r>
      <w:r w:rsidR="00C84756" w:rsidRPr="001000FF">
        <w:rPr>
          <w:rFonts w:eastAsia="바탕"/>
          <w:sz w:val="23"/>
          <w:szCs w:val="23"/>
          <w:lang w:val="ko-KR"/>
        </w:rPr>
        <w:t>이하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서명란을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위한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여백</w:t>
      </w:r>
      <w:r w:rsidRPr="001000FF">
        <w:rPr>
          <w:rFonts w:eastAsia="바탕"/>
          <w:sz w:val="23"/>
          <w:szCs w:val="23"/>
          <w:lang w:val="ko-KR"/>
        </w:rPr>
        <w:t>)</w:t>
      </w:r>
    </w:p>
    <w:p w14:paraId="3EDAB78F" w14:textId="77777777" w:rsidR="005D2CDC" w:rsidRPr="001000FF" w:rsidRDefault="005D2CDC" w:rsidP="00EA06E0">
      <w:pPr>
        <w:pStyle w:val="ae"/>
        <w:wordWrap w:val="0"/>
        <w:spacing w:line="360" w:lineRule="auto"/>
        <w:rPr>
          <w:rFonts w:cs="Times New Roman"/>
          <w:sz w:val="23"/>
          <w:szCs w:val="23"/>
          <w:lang w:val="ko-KR"/>
        </w:rPr>
        <w:sectPr w:rsidR="005D2CDC" w:rsidRPr="001000FF" w:rsidSect="0090511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7C0C0EA" w14:textId="02F7BBE8" w:rsidR="005D2CDC" w:rsidRPr="001000FF" w:rsidRDefault="006E4FEA" w:rsidP="00EA06E0">
      <w:pPr>
        <w:pStyle w:val="ad"/>
        <w:wordWrap w:val="0"/>
        <w:spacing w:line="360" w:lineRule="auto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lastRenderedPageBreak/>
        <w:t>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계약내용을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증명하기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위하여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당사자들은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본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="00442B42">
        <w:rPr>
          <w:rFonts w:eastAsia="바탕" w:hint="eastAsia"/>
          <w:sz w:val="23"/>
          <w:szCs w:val="23"/>
          <w:lang w:val="ko-KR"/>
        </w:rPr>
        <w:t>4</w:t>
      </w:r>
      <w:r w:rsidRPr="001000FF">
        <w:rPr>
          <w:rFonts w:eastAsia="바탕"/>
          <w:sz w:val="23"/>
          <w:szCs w:val="23"/>
          <w:lang w:val="ko-KR"/>
        </w:rPr>
        <w:t>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작성하여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기명날인한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각자</w:t>
      </w:r>
      <w:r w:rsidRPr="001000FF">
        <w:rPr>
          <w:rFonts w:eastAsia="바탕"/>
          <w:sz w:val="23"/>
          <w:szCs w:val="23"/>
          <w:lang w:val="ko-KR"/>
        </w:rPr>
        <w:t xml:space="preserve"> 1</w:t>
      </w:r>
      <w:r w:rsidRPr="001000FF">
        <w:rPr>
          <w:rFonts w:eastAsia="바탕"/>
          <w:sz w:val="23"/>
          <w:szCs w:val="23"/>
          <w:lang w:val="ko-KR"/>
        </w:rPr>
        <w:t>부씩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보관한다</w:t>
      </w:r>
      <w:r w:rsidRPr="001000FF">
        <w:rPr>
          <w:rFonts w:eastAsia="바탕"/>
          <w:sz w:val="23"/>
          <w:szCs w:val="23"/>
          <w:lang w:val="ko-KR"/>
        </w:rPr>
        <w:t>.</w:t>
      </w:r>
    </w:p>
    <w:p w14:paraId="68B5B449" w14:textId="77777777" w:rsidR="006E4FEA" w:rsidRPr="00B7780B" w:rsidRDefault="006E4FEA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</w:p>
    <w:p w14:paraId="1DD24836" w14:textId="3781AEE9" w:rsidR="006E4FEA" w:rsidRPr="001000FF" w:rsidRDefault="00BB030E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  <w:lang w:val="ko-KR"/>
        </w:rPr>
      </w:pPr>
      <w:r>
        <w:rPr>
          <w:rFonts w:eastAsia="바탕" w:hint="eastAsia"/>
          <w:b/>
          <w:sz w:val="23"/>
          <w:szCs w:val="23"/>
          <w:lang w:val="ko-KR"/>
        </w:rPr>
        <w:t>최대주주</w:t>
      </w:r>
    </w:p>
    <w:p w14:paraId="3EADAC98" w14:textId="77777777" w:rsidR="00FB2043" w:rsidRDefault="00FB2043" w:rsidP="003712B3">
      <w:pPr>
        <w:pStyle w:val="ad"/>
        <w:rPr>
          <w:rFonts w:eastAsia="바탕"/>
          <w:color w:val="000000"/>
          <w:sz w:val="23"/>
          <w:szCs w:val="23"/>
        </w:rPr>
      </w:pPr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</w:p>
    <w:p w14:paraId="09F60BF3" w14:textId="23362E10" w:rsidR="00E566D3" w:rsidRDefault="00964FCF" w:rsidP="003712B3">
      <w:pPr>
        <w:pStyle w:val="ad"/>
        <w:rPr>
          <w:rFonts w:eastAsia="바탕"/>
          <w:color w:val="000000"/>
          <w:sz w:val="23"/>
          <w:szCs w:val="23"/>
        </w:rPr>
      </w:pPr>
      <w:r>
        <w:rPr>
          <w:rFonts w:eastAsia="바탕" w:hint="eastAsia"/>
          <w:color w:val="000000"/>
          <w:sz w:val="23"/>
          <w:szCs w:val="23"/>
        </w:rPr>
        <w:t>주소</w:t>
      </w:r>
      <w:r>
        <w:rPr>
          <w:rFonts w:eastAsia="바탕" w:hint="eastAsia"/>
          <w:color w:val="000000"/>
          <w:sz w:val="23"/>
          <w:szCs w:val="23"/>
        </w:rPr>
        <w:t xml:space="preserve">: </w:t>
      </w:r>
      <w:r w:rsidR="00DD1C2C">
        <w:rPr>
          <w:rFonts w:eastAsia="바탕" w:hint="eastAsia"/>
          <w:color w:val="000000"/>
          <w:sz w:val="23"/>
          <w:szCs w:val="23"/>
        </w:rPr>
        <w:t>서울특별시</w:t>
      </w:r>
      <w:r w:rsidR="00DD1C2C">
        <w:rPr>
          <w:rFonts w:eastAsia="바탕" w:hint="eastAsia"/>
          <w:color w:val="000000"/>
          <w:sz w:val="23"/>
          <w:szCs w:val="23"/>
        </w:rPr>
        <w:t xml:space="preserve"> </w:t>
      </w:r>
      <w:r w:rsidR="00DD1C2C">
        <w:rPr>
          <w:rFonts w:eastAsia="바탕" w:hint="eastAsia"/>
          <w:color w:val="000000"/>
          <w:sz w:val="23"/>
          <w:szCs w:val="23"/>
        </w:rPr>
        <w:t>강남구</w:t>
      </w:r>
      <w:r w:rsidR="00DD1C2C">
        <w:rPr>
          <w:rFonts w:eastAsia="바탕" w:hint="eastAsia"/>
          <w:color w:val="000000"/>
          <w:sz w:val="23"/>
          <w:szCs w:val="23"/>
        </w:rPr>
        <w:t xml:space="preserve"> </w:t>
      </w:r>
      <w:r w:rsidR="00DD1C2C">
        <w:rPr>
          <w:rFonts w:eastAsia="바탕" w:hint="eastAsia"/>
          <w:color w:val="000000"/>
          <w:sz w:val="23"/>
          <w:szCs w:val="23"/>
        </w:rPr>
        <w:t>언주로</w:t>
      </w:r>
      <w:r w:rsidR="00DD1C2C">
        <w:rPr>
          <w:rFonts w:eastAsia="바탕" w:hint="eastAsia"/>
          <w:color w:val="000000"/>
          <w:sz w:val="23"/>
          <w:szCs w:val="23"/>
        </w:rPr>
        <w:t xml:space="preserve"> 702, 12</w:t>
      </w:r>
      <w:r w:rsidR="00DD1C2C">
        <w:rPr>
          <w:rFonts w:eastAsia="바탕" w:hint="eastAsia"/>
          <w:color w:val="000000"/>
          <w:sz w:val="23"/>
          <w:szCs w:val="23"/>
        </w:rPr>
        <w:t>층</w:t>
      </w:r>
      <w:r w:rsidR="00DD1C2C">
        <w:rPr>
          <w:rFonts w:eastAsia="바탕" w:hint="eastAsia"/>
          <w:color w:val="000000"/>
          <w:sz w:val="23"/>
          <w:szCs w:val="23"/>
        </w:rPr>
        <w:t>(</w:t>
      </w:r>
      <w:r w:rsidR="00DD1C2C">
        <w:rPr>
          <w:rFonts w:eastAsia="바탕" w:hint="eastAsia"/>
          <w:color w:val="000000"/>
          <w:sz w:val="23"/>
          <w:szCs w:val="23"/>
        </w:rPr>
        <w:t>논현동</w:t>
      </w:r>
      <w:r w:rsidR="00DD1C2C">
        <w:rPr>
          <w:rFonts w:eastAsia="바탕" w:hint="eastAsia"/>
          <w:color w:val="000000"/>
          <w:sz w:val="23"/>
          <w:szCs w:val="23"/>
        </w:rPr>
        <w:t xml:space="preserve">, </w:t>
      </w:r>
      <w:r w:rsidR="00DD1C2C">
        <w:rPr>
          <w:rFonts w:eastAsia="바탕" w:hint="eastAsia"/>
          <w:color w:val="000000"/>
          <w:sz w:val="23"/>
          <w:szCs w:val="23"/>
        </w:rPr>
        <w:t>경남제약타워</w:t>
      </w:r>
      <w:r w:rsidR="00DD1C2C">
        <w:rPr>
          <w:rFonts w:eastAsia="바탕" w:hint="eastAsia"/>
          <w:color w:val="000000"/>
          <w:sz w:val="23"/>
          <w:szCs w:val="23"/>
        </w:rPr>
        <w:t>)</w:t>
      </w:r>
    </w:p>
    <w:p w14:paraId="19C9BAF8" w14:textId="297305E3" w:rsidR="003712B3" w:rsidRPr="00FB2043" w:rsidRDefault="00FB2043" w:rsidP="00FB2043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이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사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="006D1897">
        <w:rPr>
          <w:rFonts w:asciiTheme="minorHAnsi" w:eastAsia="바탕" w:hAnsiTheme="minorHAnsi" w:cstheme="minorHAnsi" w:hint="eastAsia"/>
          <w:sz w:val="23"/>
          <w:szCs w:val="23"/>
          <w:lang w:val="ko-KR"/>
        </w:rPr>
        <w:t>김지호</w:t>
      </w:r>
      <w:r w:rsidR="003712B3" w:rsidRPr="001000FF">
        <w:rPr>
          <w:rFonts w:eastAsia="바탕"/>
          <w:sz w:val="23"/>
          <w:szCs w:val="23"/>
        </w:rPr>
        <w:tab/>
      </w:r>
      <w:r w:rsidR="003712B3" w:rsidRPr="001000FF">
        <w:rPr>
          <w:rFonts w:eastAsia="바탕"/>
          <w:sz w:val="23"/>
          <w:szCs w:val="23"/>
        </w:rPr>
        <w:tab/>
      </w:r>
      <w:r w:rsidR="003712B3" w:rsidRPr="00B7780B">
        <w:rPr>
          <w:rFonts w:eastAsia="바탕"/>
          <w:sz w:val="23"/>
          <w:szCs w:val="23"/>
        </w:rPr>
        <w:t>(</w:t>
      </w:r>
      <w:r w:rsidR="003712B3" w:rsidRPr="00B7780B">
        <w:rPr>
          <w:rFonts w:eastAsia="바탕"/>
          <w:sz w:val="23"/>
          <w:szCs w:val="23"/>
        </w:rPr>
        <w:t>인</w:t>
      </w:r>
      <w:r w:rsidR="003712B3" w:rsidRPr="00B7780B">
        <w:rPr>
          <w:rFonts w:eastAsia="바탕"/>
          <w:sz w:val="23"/>
          <w:szCs w:val="23"/>
        </w:rPr>
        <w:t>)</w:t>
      </w:r>
    </w:p>
    <w:p w14:paraId="046BFBA0" w14:textId="77777777" w:rsidR="00114C1B" w:rsidRPr="001000FF" w:rsidRDefault="00114C1B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  <w:lang w:val="ko-KR"/>
        </w:rPr>
      </w:pPr>
    </w:p>
    <w:p w14:paraId="3FE6FC87" w14:textId="77777777" w:rsidR="00306933" w:rsidRPr="001000FF" w:rsidRDefault="00306933">
      <w:pPr>
        <w:rPr>
          <w:rFonts w:eastAsia="바탕"/>
          <w:b/>
          <w:sz w:val="23"/>
          <w:szCs w:val="23"/>
          <w:lang w:val="ko-KR" w:eastAsia="ko-KR"/>
        </w:rPr>
      </w:pPr>
      <w:r w:rsidRPr="001000FF">
        <w:rPr>
          <w:rFonts w:eastAsia="바탕"/>
          <w:b/>
          <w:sz w:val="23"/>
          <w:szCs w:val="23"/>
          <w:lang w:val="ko-KR" w:eastAsia="ko-KR"/>
        </w:rPr>
        <w:br w:type="page"/>
      </w:r>
    </w:p>
    <w:p w14:paraId="553425FC" w14:textId="48CDC09C" w:rsidR="00FA2728" w:rsidRPr="001000FF" w:rsidRDefault="00FA2728" w:rsidP="00FA2728">
      <w:pPr>
        <w:pStyle w:val="ad"/>
        <w:wordWrap w:val="0"/>
        <w:spacing w:line="360" w:lineRule="auto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lastRenderedPageBreak/>
        <w:t>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계약내용을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증명하기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위하여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당사자들은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본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="00442B42">
        <w:rPr>
          <w:rFonts w:eastAsia="바탕" w:hint="eastAsia"/>
          <w:sz w:val="23"/>
          <w:szCs w:val="23"/>
          <w:lang w:val="ko-KR"/>
        </w:rPr>
        <w:t>4</w:t>
      </w:r>
      <w:r w:rsidRPr="001000FF">
        <w:rPr>
          <w:rFonts w:eastAsia="바탕"/>
          <w:sz w:val="23"/>
          <w:szCs w:val="23"/>
          <w:lang w:val="ko-KR"/>
        </w:rPr>
        <w:t>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작성하여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기명날인한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각자</w:t>
      </w:r>
      <w:r w:rsidRPr="001000FF">
        <w:rPr>
          <w:rFonts w:eastAsia="바탕"/>
          <w:sz w:val="23"/>
          <w:szCs w:val="23"/>
          <w:lang w:val="ko-KR"/>
        </w:rPr>
        <w:t xml:space="preserve"> 1</w:t>
      </w:r>
      <w:r w:rsidRPr="001000FF">
        <w:rPr>
          <w:rFonts w:eastAsia="바탕"/>
          <w:sz w:val="23"/>
          <w:szCs w:val="23"/>
          <w:lang w:val="ko-KR"/>
        </w:rPr>
        <w:t>부씩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보관한다</w:t>
      </w:r>
      <w:r w:rsidRPr="001000FF">
        <w:rPr>
          <w:rFonts w:eastAsia="바탕"/>
          <w:sz w:val="23"/>
          <w:szCs w:val="23"/>
          <w:lang w:val="ko-KR"/>
        </w:rPr>
        <w:t>.</w:t>
      </w:r>
    </w:p>
    <w:p w14:paraId="4E24C0B3" w14:textId="77777777" w:rsidR="00B7780B" w:rsidRDefault="00B7780B" w:rsidP="005F17B1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</w:p>
    <w:p w14:paraId="3DA0E345" w14:textId="098FF352" w:rsidR="005F17B1" w:rsidRPr="00B7780B" w:rsidRDefault="003F3F7C" w:rsidP="005F17B1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  <w:r>
        <w:rPr>
          <w:rFonts w:eastAsia="바탕" w:hint="eastAsia"/>
          <w:b/>
          <w:sz w:val="23"/>
          <w:szCs w:val="23"/>
        </w:rPr>
        <w:t>기존주주</w:t>
      </w:r>
      <w:r w:rsidR="00A52542">
        <w:rPr>
          <w:rFonts w:eastAsia="바탕" w:hint="eastAsia"/>
          <w:b/>
          <w:sz w:val="23"/>
          <w:szCs w:val="23"/>
        </w:rPr>
        <w:t>들</w:t>
      </w:r>
    </w:p>
    <w:p w14:paraId="15200FB7" w14:textId="05A94CC7" w:rsidR="003F6518" w:rsidRDefault="008A1BF4" w:rsidP="00B7780B">
      <w:pPr>
        <w:pStyle w:val="ad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박민규</w:t>
      </w:r>
      <w:r w:rsidR="00644D21" w:rsidRPr="00B7780B">
        <w:rPr>
          <w:rFonts w:eastAsia="바탕"/>
          <w:sz w:val="23"/>
          <w:szCs w:val="23"/>
        </w:rPr>
        <w:t xml:space="preserve"> </w:t>
      </w:r>
      <w:r w:rsidR="002330E6">
        <w:rPr>
          <w:rFonts w:eastAsia="바탕"/>
          <w:sz w:val="23"/>
          <w:szCs w:val="23"/>
        </w:rPr>
        <w:tab/>
      </w:r>
      <w:r w:rsidR="00644D21" w:rsidRPr="003F5A05">
        <w:rPr>
          <w:rFonts w:eastAsia="바탕"/>
          <w:sz w:val="20"/>
        </w:rPr>
        <w:t>(</w:t>
      </w:r>
      <w:r w:rsidR="00644D21" w:rsidRPr="003F5A05">
        <w:rPr>
          <w:rFonts w:eastAsia="바탕"/>
          <w:sz w:val="20"/>
        </w:rPr>
        <w:t>인</w:t>
      </w:r>
      <w:r w:rsidR="00644D21" w:rsidRPr="003F5A05">
        <w:rPr>
          <w:rFonts w:eastAsia="바탕"/>
          <w:sz w:val="20"/>
        </w:rPr>
        <w:t>)</w:t>
      </w:r>
    </w:p>
    <w:p w14:paraId="17DD8C6A" w14:textId="211ADB7B" w:rsidR="00306933" w:rsidRDefault="003712B3" w:rsidP="00644D21">
      <w:pPr>
        <w:pStyle w:val="ad"/>
        <w:rPr>
          <w:rFonts w:eastAsia="바탕"/>
          <w:sz w:val="23"/>
          <w:szCs w:val="23"/>
        </w:rPr>
      </w:pPr>
      <w:r w:rsidRPr="00B7780B">
        <w:rPr>
          <w:rFonts w:eastAsia="바탕"/>
          <w:sz w:val="23"/>
          <w:szCs w:val="23"/>
        </w:rPr>
        <w:t>주소</w:t>
      </w:r>
      <w:r w:rsidRPr="00B7780B">
        <w:rPr>
          <w:rFonts w:eastAsia="바탕"/>
          <w:sz w:val="23"/>
          <w:szCs w:val="23"/>
        </w:rPr>
        <w:t xml:space="preserve">: </w:t>
      </w:r>
      <w:r w:rsidR="004A3A9F" w:rsidRPr="004A3A9F">
        <w:rPr>
          <w:rFonts w:eastAsia="바탕" w:hint="eastAsia"/>
          <w:sz w:val="23"/>
          <w:szCs w:val="23"/>
        </w:rPr>
        <w:t>경상북도</w:t>
      </w:r>
      <w:r w:rsidR="004A3A9F" w:rsidRPr="004A3A9F">
        <w:rPr>
          <w:rFonts w:eastAsia="바탕"/>
          <w:sz w:val="23"/>
          <w:szCs w:val="23"/>
        </w:rPr>
        <w:t xml:space="preserve"> </w:t>
      </w:r>
      <w:r w:rsidR="004A3A9F" w:rsidRPr="004A3A9F">
        <w:rPr>
          <w:rFonts w:eastAsia="바탕" w:hint="eastAsia"/>
          <w:sz w:val="23"/>
          <w:szCs w:val="23"/>
        </w:rPr>
        <w:t>김천시</w:t>
      </w:r>
      <w:r w:rsidR="004A3A9F" w:rsidRPr="004A3A9F">
        <w:rPr>
          <w:rFonts w:eastAsia="바탕"/>
          <w:sz w:val="23"/>
          <w:szCs w:val="23"/>
        </w:rPr>
        <w:t xml:space="preserve"> </w:t>
      </w:r>
      <w:r w:rsidR="004A3A9F" w:rsidRPr="004A3A9F">
        <w:rPr>
          <w:rFonts w:eastAsia="바탕" w:hint="eastAsia"/>
          <w:sz w:val="23"/>
          <w:szCs w:val="23"/>
        </w:rPr>
        <w:t>공단로</w:t>
      </w:r>
      <w:r w:rsidR="004A3A9F" w:rsidRPr="004A3A9F">
        <w:rPr>
          <w:rFonts w:eastAsia="바탕"/>
          <w:sz w:val="23"/>
          <w:szCs w:val="23"/>
        </w:rPr>
        <w:t xml:space="preserve"> 98(</w:t>
      </w:r>
      <w:r w:rsidR="004A3A9F" w:rsidRPr="004A3A9F">
        <w:rPr>
          <w:rFonts w:eastAsia="바탕" w:hint="eastAsia"/>
          <w:sz w:val="23"/>
          <w:szCs w:val="23"/>
        </w:rPr>
        <w:t>대광동</w:t>
      </w:r>
      <w:r w:rsidR="004A3A9F" w:rsidRPr="004A3A9F">
        <w:rPr>
          <w:rFonts w:eastAsia="바탕"/>
          <w:sz w:val="23"/>
          <w:szCs w:val="23"/>
        </w:rPr>
        <w:t>)</w:t>
      </w:r>
      <w:r w:rsidR="004A3A9F" w:rsidRPr="004A3A9F" w:rsidDel="004A3A9F">
        <w:rPr>
          <w:rFonts w:eastAsia="바탕" w:hint="eastAsia"/>
          <w:sz w:val="23"/>
          <w:szCs w:val="23"/>
        </w:rPr>
        <w:t xml:space="preserve"> </w:t>
      </w:r>
    </w:p>
    <w:p w14:paraId="43BDE051" w14:textId="77777777" w:rsidR="00A52542" w:rsidRDefault="00A52542" w:rsidP="00644D21">
      <w:pPr>
        <w:pStyle w:val="ad"/>
        <w:rPr>
          <w:rFonts w:eastAsia="바탕"/>
          <w:sz w:val="23"/>
          <w:szCs w:val="23"/>
        </w:rPr>
      </w:pPr>
    </w:p>
    <w:p w14:paraId="024FDC24" w14:textId="77777777" w:rsidR="00442B42" w:rsidRDefault="00442B42" w:rsidP="00A52542">
      <w:pPr>
        <w:pStyle w:val="ad"/>
        <w:rPr>
          <w:rFonts w:eastAsia="바탕"/>
          <w:sz w:val="23"/>
          <w:szCs w:val="23"/>
        </w:rPr>
      </w:pPr>
    </w:p>
    <w:p w14:paraId="0A997667" w14:textId="3F92EB0B" w:rsidR="00A52542" w:rsidRDefault="00A52542" w:rsidP="00A52542">
      <w:pPr>
        <w:pStyle w:val="ad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박용진</w:t>
      </w:r>
      <w:r w:rsidRPr="00B7780B"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ab/>
      </w:r>
      <w:r w:rsidRPr="003F5A05">
        <w:rPr>
          <w:rFonts w:eastAsia="바탕"/>
          <w:sz w:val="20"/>
        </w:rPr>
        <w:t>(</w:t>
      </w:r>
      <w:r w:rsidRPr="003F5A05">
        <w:rPr>
          <w:rFonts w:eastAsia="바탕"/>
          <w:sz w:val="20"/>
        </w:rPr>
        <w:t>인</w:t>
      </w:r>
      <w:r w:rsidRPr="003F5A05">
        <w:rPr>
          <w:rFonts w:eastAsia="바탕"/>
          <w:sz w:val="20"/>
        </w:rPr>
        <w:t>)</w:t>
      </w:r>
    </w:p>
    <w:p w14:paraId="79C93563" w14:textId="33DFEC7B" w:rsidR="00956DAA" w:rsidRDefault="00A52542" w:rsidP="00060CB6">
      <w:pPr>
        <w:pStyle w:val="ad"/>
        <w:rPr>
          <w:rFonts w:eastAsia="바탕"/>
          <w:sz w:val="23"/>
          <w:szCs w:val="23"/>
        </w:rPr>
      </w:pPr>
      <w:r w:rsidRPr="00B7780B">
        <w:rPr>
          <w:rFonts w:eastAsia="바탕"/>
          <w:sz w:val="23"/>
          <w:szCs w:val="23"/>
        </w:rPr>
        <w:t>주소</w:t>
      </w:r>
      <w:r w:rsidR="00BF6D57" w:rsidRPr="00BF6D57">
        <w:rPr>
          <w:rFonts w:hint="eastAsia"/>
        </w:rPr>
        <w:t xml:space="preserve"> </w:t>
      </w:r>
      <w:r w:rsidR="00BF6D57" w:rsidRPr="00BF6D57">
        <w:rPr>
          <w:rFonts w:eastAsia="바탕" w:hint="eastAsia"/>
          <w:sz w:val="23"/>
          <w:szCs w:val="23"/>
        </w:rPr>
        <w:t>경기도</w:t>
      </w:r>
      <w:r w:rsidR="00BF6D57" w:rsidRPr="00BF6D57">
        <w:rPr>
          <w:rFonts w:eastAsia="바탕"/>
          <w:sz w:val="23"/>
          <w:szCs w:val="23"/>
        </w:rPr>
        <w:t xml:space="preserve"> </w:t>
      </w:r>
      <w:r w:rsidR="00BF6D57" w:rsidRPr="00BF6D57">
        <w:rPr>
          <w:rFonts w:eastAsia="바탕" w:hint="eastAsia"/>
          <w:sz w:val="23"/>
          <w:szCs w:val="23"/>
        </w:rPr>
        <w:t>의정부시</w:t>
      </w:r>
      <w:r w:rsidR="00BF6D57" w:rsidRPr="00BF6D57">
        <w:rPr>
          <w:rFonts w:eastAsia="바탕"/>
          <w:sz w:val="23"/>
          <w:szCs w:val="23"/>
        </w:rPr>
        <w:t xml:space="preserve"> </w:t>
      </w:r>
      <w:r w:rsidR="00BF6D57" w:rsidRPr="00BF6D57">
        <w:rPr>
          <w:rFonts w:eastAsia="바탕" w:hint="eastAsia"/>
          <w:sz w:val="23"/>
          <w:szCs w:val="23"/>
        </w:rPr>
        <w:t>의정로</w:t>
      </w:r>
      <w:r w:rsidR="00BF6D57" w:rsidRPr="00BF6D57">
        <w:rPr>
          <w:rFonts w:eastAsia="바탕"/>
          <w:sz w:val="23"/>
          <w:szCs w:val="23"/>
        </w:rPr>
        <w:t>46</w:t>
      </w:r>
      <w:r w:rsidR="00BF6D57" w:rsidRPr="00BF6D57">
        <w:rPr>
          <w:rFonts w:eastAsia="바탕" w:hint="eastAsia"/>
          <w:sz w:val="23"/>
          <w:szCs w:val="23"/>
        </w:rPr>
        <w:t>번길</w:t>
      </w:r>
      <w:r w:rsidR="00BF6D57" w:rsidRPr="00BF6D57">
        <w:rPr>
          <w:rFonts w:eastAsia="바탕"/>
          <w:sz w:val="23"/>
          <w:szCs w:val="23"/>
        </w:rPr>
        <w:t xml:space="preserve"> 26-5, </w:t>
      </w:r>
      <w:r w:rsidR="00BF6D57" w:rsidRPr="00BF6D57">
        <w:rPr>
          <w:rFonts w:eastAsia="바탕" w:hint="eastAsia"/>
          <w:sz w:val="23"/>
          <w:szCs w:val="23"/>
        </w:rPr>
        <w:t>라동</w:t>
      </w:r>
      <w:r w:rsidR="00BF6D57" w:rsidRPr="00BF6D57">
        <w:rPr>
          <w:rFonts w:eastAsia="바탕"/>
          <w:sz w:val="23"/>
          <w:szCs w:val="23"/>
        </w:rPr>
        <w:t xml:space="preserve"> 401</w:t>
      </w:r>
      <w:r w:rsidR="00BF6D57" w:rsidRPr="00BF6D57">
        <w:rPr>
          <w:rFonts w:eastAsia="바탕" w:hint="eastAsia"/>
          <w:sz w:val="23"/>
          <w:szCs w:val="23"/>
        </w:rPr>
        <w:t>호</w:t>
      </w:r>
      <w:r w:rsidR="00BF6D57" w:rsidRPr="00BF6D57">
        <w:rPr>
          <w:rFonts w:eastAsia="바탕"/>
          <w:sz w:val="23"/>
          <w:szCs w:val="23"/>
        </w:rPr>
        <w:t xml:space="preserve"> (</w:t>
      </w:r>
      <w:r w:rsidR="00BF6D57" w:rsidRPr="00BF6D57">
        <w:rPr>
          <w:rFonts w:eastAsia="바탕" w:hint="eastAsia"/>
          <w:sz w:val="23"/>
          <w:szCs w:val="23"/>
        </w:rPr>
        <w:t>의정부동</w:t>
      </w:r>
      <w:r w:rsidR="00BF6D57" w:rsidRPr="00BF6D57">
        <w:rPr>
          <w:rFonts w:eastAsia="바탕"/>
          <w:sz w:val="23"/>
          <w:szCs w:val="23"/>
        </w:rPr>
        <w:t xml:space="preserve">, </w:t>
      </w:r>
      <w:r w:rsidR="00BF6D57" w:rsidRPr="00BF6D57">
        <w:rPr>
          <w:rFonts w:eastAsia="바탕" w:hint="eastAsia"/>
          <w:sz w:val="23"/>
          <w:szCs w:val="23"/>
        </w:rPr>
        <w:t>동진빌라</w:t>
      </w:r>
      <w:r w:rsidR="00BF6D57" w:rsidRPr="00BF6D57">
        <w:rPr>
          <w:rFonts w:eastAsia="바탕"/>
          <w:sz w:val="23"/>
          <w:szCs w:val="23"/>
        </w:rPr>
        <w:t>)</w:t>
      </w:r>
      <w:bookmarkStart w:id="42" w:name="_DV_M289"/>
      <w:bookmarkStart w:id="43" w:name="_DV_M290"/>
      <w:bookmarkStart w:id="44" w:name="_DV_M291"/>
      <w:bookmarkStart w:id="45" w:name="_DV_M292"/>
      <w:bookmarkStart w:id="46" w:name="_DV_M293"/>
      <w:bookmarkEnd w:id="42"/>
      <w:bookmarkEnd w:id="43"/>
      <w:bookmarkEnd w:id="44"/>
      <w:bookmarkEnd w:id="45"/>
      <w:bookmarkEnd w:id="46"/>
    </w:p>
    <w:p w14:paraId="454F8AF8" w14:textId="77777777" w:rsidR="00442B42" w:rsidRDefault="00442B42" w:rsidP="00BF6D57">
      <w:pPr>
        <w:pStyle w:val="ad"/>
        <w:rPr>
          <w:rFonts w:eastAsia="바탕"/>
          <w:sz w:val="23"/>
          <w:szCs w:val="23"/>
        </w:rPr>
      </w:pPr>
    </w:p>
    <w:p w14:paraId="1BF50BD7" w14:textId="77777777" w:rsidR="00442B42" w:rsidRDefault="00442B42" w:rsidP="00BF6D57">
      <w:pPr>
        <w:pStyle w:val="ad"/>
        <w:rPr>
          <w:rFonts w:eastAsia="바탕"/>
          <w:sz w:val="23"/>
          <w:szCs w:val="23"/>
        </w:rPr>
      </w:pPr>
    </w:p>
    <w:p w14:paraId="4B10914A" w14:textId="421E3571" w:rsidR="00BF6D57" w:rsidRDefault="00BF6D57" w:rsidP="00BF6D57">
      <w:pPr>
        <w:pStyle w:val="ad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이명희</w:t>
      </w:r>
      <w:r w:rsidRPr="00B7780B"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ab/>
      </w:r>
      <w:r w:rsidRPr="003F5A05">
        <w:rPr>
          <w:rFonts w:eastAsia="바탕"/>
          <w:sz w:val="20"/>
        </w:rPr>
        <w:t>(</w:t>
      </w:r>
      <w:r w:rsidRPr="003F5A05">
        <w:rPr>
          <w:rFonts w:eastAsia="바탕"/>
          <w:sz w:val="20"/>
        </w:rPr>
        <w:t>인</w:t>
      </w:r>
      <w:r w:rsidRPr="003F5A05">
        <w:rPr>
          <w:rFonts w:eastAsia="바탕"/>
          <w:sz w:val="20"/>
        </w:rPr>
        <w:t>)</w:t>
      </w:r>
    </w:p>
    <w:p w14:paraId="0749DA14" w14:textId="4EB75EF5" w:rsidR="00BF6D57" w:rsidRPr="00FB6129" w:rsidRDefault="00BF6D57" w:rsidP="00060CB6">
      <w:pPr>
        <w:pStyle w:val="ad"/>
        <w:rPr>
          <w:rFonts w:asciiTheme="minorHAnsi" w:eastAsia="바탕" w:hAnsiTheme="minorHAnsi" w:cstheme="minorHAnsi"/>
          <w:sz w:val="23"/>
          <w:szCs w:val="23"/>
        </w:rPr>
        <w:sectPr w:rsidR="00BF6D57" w:rsidRPr="00FB6129" w:rsidSect="00905119">
          <w:footerReference w:type="default" r:id="rId20"/>
          <w:footerReference w:type="first" r:id="rId21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  <w:r w:rsidRPr="00B7780B">
        <w:rPr>
          <w:rFonts w:eastAsia="바탕"/>
          <w:sz w:val="23"/>
          <w:szCs w:val="23"/>
        </w:rPr>
        <w:t>주소</w:t>
      </w:r>
      <w:r w:rsidRPr="00B7780B">
        <w:rPr>
          <w:rFonts w:eastAsia="바탕"/>
          <w:sz w:val="23"/>
          <w:szCs w:val="23"/>
        </w:rPr>
        <w:t xml:space="preserve">: </w:t>
      </w:r>
      <w:r>
        <w:rPr>
          <w:rFonts w:eastAsia="바탕" w:hint="eastAsia"/>
          <w:sz w:val="23"/>
          <w:szCs w:val="23"/>
          <w:lang w:val="ko-KR"/>
        </w:rPr>
        <w:t>경상북도</w:t>
      </w:r>
      <w:r>
        <w:rPr>
          <w:rFonts w:eastAsia="바탕" w:hint="eastAsia"/>
          <w:sz w:val="23"/>
          <w:szCs w:val="23"/>
          <w:lang w:val="ko-KR"/>
        </w:rPr>
        <w:t xml:space="preserve"> </w:t>
      </w:r>
      <w:r>
        <w:rPr>
          <w:rFonts w:eastAsia="바탕" w:hint="eastAsia"/>
          <w:sz w:val="23"/>
          <w:szCs w:val="23"/>
          <w:lang w:val="ko-KR"/>
        </w:rPr>
        <w:t>김천시</w:t>
      </w:r>
      <w:r>
        <w:rPr>
          <w:rFonts w:eastAsia="바탕" w:hint="eastAsia"/>
          <w:sz w:val="23"/>
          <w:szCs w:val="23"/>
          <w:lang w:val="ko-KR"/>
        </w:rPr>
        <w:t xml:space="preserve"> </w:t>
      </w:r>
      <w:r>
        <w:rPr>
          <w:rFonts w:eastAsia="바탕" w:hint="eastAsia"/>
          <w:sz w:val="23"/>
          <w:szCs w:val="23"/>
          <w:lang w:val="ko-KR"/>
        </w:rPr>
        <w:t>모암길</w:t>
      </w:r>
      <w:r>
        <w:rPr>
          <w:rFonts w:eastAsia="바탕" w:hint="eastAsia"/>
          <w:sz w:val="23"/>
          <w:szCs w:val="23"/>
          <w:lang w:val="ko-KR"/>
        </w:rPr>
        <w:t xml:space="preserve"> 15 (</w:t>
      </w:r>
      <w:r>
        <w:rPr>
          <w:rFonts w:eastAsia="바탕" w:hint="eastAsia"/>
          <w:sz w:val="23"/>
          <w:szCs w:val="23"/>
          <w:lang w:val="ko-KR"/>
        </w:rPr>
        <w:t>모암동</w:t>
      </w:r>
      <w:r>
        <w:rPr>
          <w:rFonts w:eastAsia="바탕" w:hint="eastAsia"/>
          <w:sz w:val="23"/>
          <w:szCs w:val="23"/>
          <w:lang w:val="ko-KR"/>
        </w:rPr>
        <w:t>)</w:t>
      </w:r>
    </w:p>
    <w:p w14:paraId="6EB11918" w14:textId="0304547E" w:rsidR="00021CDE" w:rsidRPr="00EA35AC" w:rsidRDefault="00021CDE" w:rsidP="00021CDE">
      <w:pPr>
        <w:ind w:left="0" w:firstLine="0"/>
        <w:rPr>
          <w:rFonts w:eastAsia="바탕"/>
          <w:b/>
          <w:bCs/>
          <w:sz w:val="23"/>
          <w:szCs w:val="23"/>
          <w:lang w:eastAsia="ko-KR"/>
        </w:rPr>
      </w:pPr>
      <w:r w:rsidRPr="00EA35AC">
        <w:rPr>
          <w:rFonts w:eastAsia="바탕" w:hint="eastAsia"/>
          <w:b/>
          <w:bCs/>
          <w:sz w:val="23"/>
          <w:szCs w:val="23"/>
          <w:lang w:eastAsia="ko-KR"/>
        </w:rPr>
        <w:lastRenderedPageBreak/>
        <w:t>별첨</w:t>
      </w:r>
      <w:r w:rsidRPr="00EA35AC">
        <w:rPr>
          <w:rFonts w:eastAsia="바탕"/>
          <w:b/>
          <w:bCs/>
          <w:sz w:val="23"/>
          <w:szCs w:val="23"/>
          <w:lang w:eastAsia="ko-KR"/>
        </w:rPr>
        <w:t xml:space="preserve"> 3.</w:t>
      </w:r>
      <w:r w:rsidR="00D25A20">
        <w:rPr>
          <w:rFonts w:eastAsia="바탕" w:hint="eastAsia"/>
          <w:b/>
          <w:bCs/>
          <w:sz w:val="23"/>
          <w:szCs w:val="23"/>
          <w:lang w:eastAsia="ko-KR"/>
        </w:rPr>
        <w:t>2</w:t>
      </w:r>
      <w:r w:rsidRPr="00EA35AC">
        <w:rPr>
          <w:rFonts w:eastAsia="바탕"/>
          <w:b/>
          <w:bCs/>
          <w:sz w:val="23"/>
          <w:szCs w:val="23"/>
          <w:lang w:eastAsia="ko-KR"/>
        </w:rPr>
        <w:t xml:space="preserve"> </w:t>
      </w:r>
    </w:p>
    <w:p w14:paraId="32B6F19C" w14:textId="77777777" w:rsidR="00021CDE" w:rsidRPr="007844B1" w:rsidRDefault="00021CDE" w:rsidP="00021CDE">
      <w:pPr>
        <w:pStyle w:val="ad"/>
        <w:wordWrap w:val="0"/>
        <w:autoSpaceDE w:val="0"/>
        <w:spacing w:after="360"/>
        <w:jc w:val="center"/>
        <w:rPr>
          <w:rFonts w:asciiTheme="minorHAnsi" w:eastAsia="바탕" w:hAnsiTheme="minorHAnsi" w:cstheme="minorHAnsi"/>
          <w:b/>
          <w:sz w:val="36"/>
          <w:lang w:val="en-GB"/>
        </w:rPr>
      </w:pPr>
      <w:r w:rsidRPr="007844B1">
        <w:rPr>
          <w:rFonts w:asciiTheme="minorHAnsi" w:eastAsia="바탕" w:hAnsiTheme="minorHAnsi" w:cstheme="minorHAnsi"/>
          <w:b/>
          <w:sz w:val="32"/>
          <w:lang w:val="en-GB"/>
        </w:rPr>
        <w:t>주식</w:t>
      </w:r>
      <w:r>
        <w:rPr>
          <w:rFonts w:asciiTheme="minorHAnsi" w:eastAsia="바탕" w:hAnsiTheme="minorHAnsi" w:cstheme="minorHAnsi" w:hint="eastAsia"/>
          <w:b/>
          <w:sz w:val="32"/>
          <w:lang w:val="en-GB"/>
        </w:rPr>
        <w:t>근질권설정계약서</w:t>
      </w:r>
    </w:p>
    <w:p w14:paraId="2F5FADD0" w14:textId="7E902F68" w:rsidR="00021CDE" w:rsidRPr="00D25B9A" w:rsidRDefault="00021CDE" w:rsidP="00021CDE">
      <w:pPr>
        <w:pStyle w:val="1f"/>
        <w:autoSpaceDE w:val="0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/>
        </w:rPr>
        <w:t>본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 w:hint="eastAsia"/>
        </w:rPr>
        <w:t>주식근질권설정계</w:t>
      </w:r>
      <w:r w:rsidRPr="00D25B9A">
        <w:rPr>
          <w:rFonts w:asciiTheme="minorHAnsi" w:hAnsiTheme="minorHAnsi" w:cstheme="minorHAnsi"/>
        </w:rPr>
        <w:t>약</w:t>
      </w:r>
      <w:r w:rsidRPr="00D25B9A">
        <w:rPr>
          <w:rFonts w:asciiTheme="minorHAnsi" w:hAnsiTheme="minorHAnsi" w:cstheme="minorHAnsi"/>
        </w:rPr>
        <w:t>(</w:t>
      </w:r>
      <w:r w:rsidRPr="00D25B9A">
        <w:rPr>
          <w:rFonts w:asciiTheme="minorHAnsi" w:hAnsiTheme="minorHAnsi" w:cstheme="minorHAnsi"/>
        </w:rPr>
        <w:t>이하</w:t>
      </w:r>
      <w:r w:rsidRPr="00D25B9A">
        <w:rPr>
          <w:rFonts w:asciiTheme="minorHAnsi" w:hAnsiTheme="minorHAnsi" w:cstheme="minorHAnsi"/>
        </w:rPr>
        <w:t xml:space="preserve"> “</w:t>
      </w:r>
      <w:r w:rsidRPr="00D25B9A">
        <w:rPr>
          <w:rFonts w:asciiTheme="minorHAnsi" w:hAnsiTheme="minorHAnsi" w:cstheme="minorHAnsi"/>
          <w:u w:val="single"/>
        </w:rPr>
        <w:t>본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계약</w:t>
      </w:r>
      <w:r w:rsidRPr="00D25B9A">
        <w:rPr>
          <w:rFonts w:asciiTheme="minorHAnsi" w:hAnsiTheme="minorHAnsi" w:cstheme="minorHAnsi"/>
        </w:rPr>
        <w:t>”)</w:t>
      </w:r>
      <w:r w:rsidRPr="00D25B9A">
        <w:rPr>
          <w:rFonts w:asciiTheme="minorHAnsi" w:hAnsiTheme="minorHAnsi" w:cstheme="minorHAnsi"/>
        </w:rPr>
        <w:t>은</w:t>
      </w:r>
      <w:r w:rsidRPr="00D25B9A">
        <w:rPr>
          <w:rFonts w:asciiTheme="minorHAnsi" w:hAnsiTheme="minorHAnsi" w:cstheme="minorHAnsi"/>
        </w:rPr>
        <w:t xml:space="preserve"> 202</w:t>
      </w:r>
      <w:r w:rsidR="00033909">
        <w:rPr>
          <w:rFonts w:asciiTheme="minorHAnsi" w:hAnsiTheme="minorHAnsi" w:cstheme="minorHAnsi" w:hint="eastAsia"/>
        </w:rPr>
        <w:t>5</w:t>
      </w:r>
      <w:r w:rsidRPr="00D25B9A">
        <w:rPr>
          <w:rFonts w:asciiTheme="minorHAnsi" w:hAnsiTheme="minorHAnsi" w:cstheme="minorHAnsi"/>
        </w:rPr>
        <w:t>. [*]. [*].(</w:t>
      </w:r>
      <w:r w:rsidRPr="00D25B9A">
        <w:rPr>
          <w:rFonts w:asciiTheme="minorHAnsi" w:hAnsiTheme="minorHAnsi" w:cstheme="minorHAnsi"/>
        </w:rPr>
        <w:t>이하</w:t>
      </w:r>
      <w:r w:rsidRPr="00D25B9A">
        <w:rPr>
          <w:rFonts w:asciiTheme="minorHAnsi" w:hAnsiTheme="minorHAnsi" w:cstheme="minorHAnsi"/>
        </w:rPr>
        <w:t xml:space="preserve"> “</w:t>
      </w:r>
      <w:r w:rsidRPr="00D25B9A">
        <w:rPr>
          <w:rFonts w:asciiTheme="minorHAnsi" w:hAnsiTheme="minorHAnsi" w:cstheme="minorHAnsi"/>
          <w:u w:val="single"/>
        </w:rPr>
        <w:t>본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계약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체결일</w:t>
      </w:r>
      <w:r w:rsidRPr="00D25B9A">
        <w:rPr>
          <w:rFonts w:asciiTheme="minorHAnsi" w:hAnsiTheme="minorHAnsi" w:cstheme="minorHAnsi"/>
        </w:rPr>
        <w:t xml:space="preserve">”) </w:t>
      </w:r>
      <w:r w:rsidRPr="00D25B9A">
        <w:rPr>
          <w:rFonts w:asciiTheme="minorHAnsi" w:hAnsiTheme="minorHAnsi" w:cstheme="minorHAnsi"/>
        </w:rPr>
        <w:t>아래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당사자들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사이에서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체결되었다</w:t>
      </w:r>
      <w:r w:rsidRPr="00D25B9A">
        <w:rPr>
          <w:rFonts w:asciiTheme="minorHAnsi" w:hAnsiTheme="minorHAnsi" w:cstheme="minorHAnsi"/>
        </w:rPr>
        <w:t>.</w:t>
      </w:r>
      <w:r w:rsidR="004B4640">
        <w:rPr>
          <w:rFonts w:asciiTheme="minorHAnsi" w:hAnsiTheme="minorHAnsi" w:cstheme="minorHAnsi" w:hint="eastAsia"/>
        </w:rPr>
        <w:t xml:space="preserve"> </w:t>
      </w:r>
    </w:p>
    <w:p w14:paraId="049BCAA0" w14:textId="6D0AF555" w:rsidR="00021CDE" w:rsidRPr="00D25B9A" w:rsidRDefault="00D25A20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eastAsia="바탕" w:hint="eastAsia"/>
          <w:color w:val="000000"/>
          <w:sz w:val="23"/>
          <w:szCs w:val="23"/>
        </w:rPr>
        <w:t>서울특별시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  <w:r>
        <w:rPr>
          <w:rFonts w:eastAsia="바탕" w:hint="eastAsia"/>
          <w:color w:val="000000"/>
          <w:sz w:val="23"/>
          <w:szCs w:val="23"/>
        </w:rPr>
        <w:t>강남구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  <w:r>
        <w:rPr>
          <w:rFonts w:eastAsia="바탕" w:hint="eastAsia"/>
          <w:color w:val="000000"/>
          <w:sz w:val="23"/>
          <w:szCs w:val="23"/>
        </w:rPr>
        <w:t>언주로</w:t>
      </w:r>
      <w:r>
        <w:rPr>
          <w:rFonts w:eastAsia="바탕" w:hint="eastAsia"/>
          <w:color w:val="000000"/>
          <w:sz w:val="23"/>
          <w:szCs w:val="23"/>
        </w:rPr>
        <w:t xml:space="preserve"> 702, 12</w:t>
      </w:r>
      <w:r>
        <w:rPr>
          <w:rFonts w:eastAsia="바탕" w:hint="eastAsia"/>
          <w:color w:val="000000"/>
          <w:sz w:val="23"/>
          <w:szCs w:val="23"/>
        </w:rPr>
        <w:t>층</w:t>
      </w:r>
      <w:r>
        <w:rPr>
          <w:rFonts w:eastAsia="바탕" w:hint="eastAsia"/>
          <w:color w:val="000000"/>
          <w:sz w:val="23"/>
          <w:szCs w:val="23"/>
        </w:rPr>
        <w:t>(</w:t>
      </w:r>
      <w:r>
        <w:rPr>
          <w:rFonts w:eastAsia="바탕" w:hint="eastAsia"/>
          <w:color w:val="000000"/>
          <w:sz w:val="23"/>
          <w:szCs w:val="23"/>
        </w:rPr>
        <w:t>논현동</w:t>
      </w:r>
      <w:r>
        <w:rPr>
          <w:rFonts w:eastAsia="바탕" w:hint="eastAsia"/>
          <w:color w:val="000000"/>
          <w:sz w:val="23"/>
          <w:szCs w:val="23"/>
        </w:rPr>
        <w:t xml:space="preserve">, </w:t>
      </w:r>
      <w:r>
        <w:rPr>
          <w:rFonts w:eastAsia="바탕" w:hint="eastAsia"/>
          <w:color w:val="000000"/>
          <w:sz w:val="23"/>
          <w:szCs w:val="23"/>
        </w:rPr>
        <w:t>경남제약타워</w:t>
      </w:r>
      <w:r>
        <w:rPr>
          <w:rFonts w:eastAsia="바탕" w:hint="eastAsia"/>
          <w:color w:val="000000"/>
          <w:sz w:val="23"/>
          <w:szCs w:val="23"/>
        </w:rPr>
        <w:t>)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본점을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둔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bookmarkStart w:id="47" w:name="_Hlk188216170"/>
      <w:r w:rsidR="001B75BB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="001B75BB" w:rsidRPr="007C7776">
        <w:rPr>
          <w:rFonts w:eastAsia="바탕" w:hint="eastAsia"/>
          <w:color w:val="000000"/>
          <w:sz w:val="23"/>
          <w:szCs w:val="23"/>
        </w:rPr>
        <w:t>1</w:t>
      </w:r>
      <w:r w:rsidR="001B75BB" w:rsidRPr="007C7776">
        <w:rPr>
          <w:rFonts w:eastAsia="바탕" w:hint="eastAsia"/>
          <w:color w:val="000000"/>
          <w:sz w:val="23"/>
          <w:szCs w:val="23"/>
        </w:rPr>
        <w:t>호</w:t>
      </w:r>
      <w:r w:rsidR="001B75BB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1B75BB" w:rsidRPr="007C7776">
        <w:rPr>
          <w:rFonts w:eastAsia="바탕" w:hint="eastAsia"/>
          <w:color w:val="000000"/>
          <w:sz w:val="23"/>
          <w:szCs w:val="23"/>
        </w:rPr>
        <w:t>유한회사</w:t>
      </w:r>
      <w:bookmarkEnd w:id="47"/>
      <w:r w:rsidR="00021CDE" w:rsidRPr="00D25B9A">
        <w:rPr>
          <w:rFonts w:asciiTheme="minorHAnsi" w:eastAsia="바탕" w:hAnsiTheme="minorHAnsi" w:cstheme="minorHAnsi"/>
          <w:sz w:val="23"/>
          <w:szCs w:val="23"/>
        </w:rPr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이하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”)</w:t>
      </w:r>
    </w:p>
    <w:p w14:paraId="67B9093B" w14:textId="746C28AE" w:rsidR="00021CDE" w:rsidRPr="00D25B9A" w:rsidRDefault="00D25A20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4A3A9F">
        <w:rPr>
          <w:rFonts w:eastAsia="바탕" w:hint="eastAsia"/>
          <w:sz w:val="23"/>
          <w:szCs w:val="23"/>
        </w:rPr>
        <w:t>경상북도</w:t>
      </w:r>
      <w:r w:rsidRPr="004A3A9F">
        <w:rPr>
          <w:rFonts w:eastAsia="바탕"/>
          <w:sz w:val="23"/>
          <w:szCs w:val="23"/>
        </w:rPr>
        <w:t xml:space="preserve"> </w:t>
      </w:r>
      <w:r w:rsidRPr="004A3A9F">
        <w:rPr>
          <w:rFonts w:eastAsia="바탕" w:hint="eastAsia"/>
          <w:sz w:val="23"/>
          <w:szCs w:val="23"/>
        </w:rPr>
        <w:t>김천시</w:t>
      </w:r>
      <w:r w:rsidRPr="004A3A9F">
        <w:rPr>
          <w:rFonts w:eastAsia="바탕"/>
          <w:sz w:val="23"/>
          <w:szCs w:val="23"/>
        </w:rPr>
        <w:t xml:space="preserve"> </w:t>
      </w:r>
      <w:r w:rsidRPr="004A3A9F">
        <w:rPr>
          <w:rFonts w:eastAsia="바탕" w:hint="eastAsia"/>
          <w:sz w:val="23"/>
          <w:szCs w:val="23"/>
        </w:rPr>
        <w:t>공단로</w:t>
      </w:r>
      <w:r w:rsidRPr="004A3A9F">
        <w:rPr>
          <w:rFonts w:eastAsia="바탕"/>
          <w:sz w:val="23"/>
          <w:szCs w:val="23"/>
        </w:rPr>
        <w:t xml:space="preserve"> 98(</w:t>
      </w:r>
      <w:r w:rsidRPr="004A3A9F">
        <w:rPr>
          <w:rFonts w:eastAsia="바탕" w:hint="eastAsia"/>
          <w:sz w:val="23"/>
          <w:szCs w:val="23"/>
        </w:rPr>
        <w:t>대광동</w:t>
      </w:r>
      <w:r w:rsidRPr="004A3A9F">
        <w:rPr>
          <w:rFonts w:eastAsia="바탕"/>
          <w:sz w:val="23"/>
          <w:szCs w:val="23"/>
        </w:rPr>
        <w:t>)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주소를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두고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있는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8A1BF4">
        <w:rPr>
          <w:rFonts w:asciiTheme="minorHAnsi" w:eastAsia="바탕" w:hAnsiTheme="minorHAnsi" w:cstheme="minorHAnsi"/>
          <w:sz w:val="23"/>
          <w:szCs w:val="23"/>
        </w:rPr>
        <w:t>박민규</w:t>
      </w:r>
    </w:p>
    <w:p w14:paraId="40A4039C" w14:textId="136CF3BF" w:rsidR="00021CDE" w:rsidRDefault="00D25A20" w:rsidP="00EB188A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eastAsia="바탕" w:hint="eastAsia"/>
          <w:sz w:val="23"/>
          <w:szCs w:val="23"/>
          <w:lang w:val="ko-KR"/>
        </w:rPr>
        <w:t>경상북도</w:t>
      </w:r>
      <w:r>
        <w:rPr>
          <w:rFonts w:eastAsia="바탕" w:hint="eastAsia"/>
          <w:sz w:val="23"/>
          <w:szCs w:val="23"/>
          <w:lang w:val="ko-KR"/>
        </w:rPr>
        <w:t xml:space="preserve"> </w:t>
      </w:r>
      <w:r>
        <w:rPr>
          <w:rFonts w:eastAsia="바탕" w:hint="eastAsia"/>
          <w:sz w:val="23"/>
          <w:szCs w:val="23"/>
          <w:lang w:val="ko-KR"/>
        </w:rPr>
        <w:t>김천시</w:t>
      </w:r>
      <w:r>
        <w:rPr>
          <w:rFonts w:eastAsia="바탕" w:hint="eastAsia"/>
          <w:sz w:val="23"/>
          <w:szCs w:val="23"/>
          <w:lang w:val="ko-KR"/>
        </w:rPr>
        <w:t xml:space="preserve"> </w:t>
      </w:r>
      <w:r>
        <w:rPr>
          <w:rFonts w:eastAsia="바탕" w:hint="eastAsia"/>
          <w:sz w:val="23"/>
          <w:szCs w:val="23"/>
          <w:lang w:val="ko-KR"/>
        </w:rPr>
        <w:t>모암길</w:t>
      </w:r>
      <w:r>
        <w:rPr>
          <w:rFonts w:eastAsia="바탕" w:hint="eastAsia"/>
          <w:sz w:val="23"/>
          <w:szCs w:val="23"/>
          <w:lang w:val="ko-KR"/>
        </w:rPr>
        <w:t xml:space="preserve"> 15 (</w:t>
      </w:r>
      <w:r>
        <w:rPr>
          <w:rFonts w:eastAsia="바탕" w:hint="eastAsia"/>
          <w:sz w:val="23"/>
          <w:szCs w:val="23"/>
          <w:lang w:val="ko-KR"/>
        </w:rPr>
        <w:t>모암동</w:t>
      </w:r>
      <w:r>
        <w:rPr>
          <w:rFonts w:eastAsia="바탕" w:hint="eastAsia"/>
          <w:sz w:val="23"/>
          <w:szCs w:val="23"/>
          <w:lang w:val="ko-KR"/>
        </w:rPr>
        <w:t>)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주소를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두고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있는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EB188A">
        <w:rPr>
          <w:rFonts w:asciiTheme="minorHAnsi" w:eastAsia="바탕" w:hAnsiTheme="minorHAnsi" w:cstheme="minorHAnsi" w:hint="eastAsia"/>
          <w:sz w:val="23"/>
          <w:szCs w:val="23"/>
        </w:rPr>
        <w:t>이명희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박민규와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근질권설정자들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근질권설정자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1A6A4272" w14:textId="3A17521F" w:rsidR="0022735E" w:rsidRPr="00D25B9A" w:rsidRDefault="0022735E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경상북도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김천시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공단로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98(</w:t>
      </w:r>
      <w:r>
        <w:rPr>
          <w:rFonts w:asciiTheme="minorHAnsi" w:eastAsia="바탕" w:hAnsiTheme="minorHAnsi" w:cstheme="minorHAnsi" w:hint="eastAsia"/>
          <w:sz w:val="23"/>
          <w:szCs w:val="23"/>
        </w:rPr>
        <w:t>대광동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>
        <w:rPr>
          <w:rFonts w:asciiTheme="minorHAnsi" w:eastAsia="바탕" w:hAnsiTheme="minorHAnsi" w:cstheme="minorHAnsi" w:hint="eastAsia"/>
          <w:sz w:val="23"/>
          <w:szCs w:val="23"/>
        </w:rPr>
        <w:t>에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본점을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둔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주식회사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새빗켐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이하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/>
          <w:sz w:val="23"/>
          <w:szCs w:val="23"/>
        </w:rPr>
        <w:t>“</w:t>
      </w:r>
      <w:r w:rsidRPr="0022735E">
        <w:rPr>
          <w:rFonts w:asciiTheme="minorHAnsi" w:eastAsia="바탕" w:hAnsiTheme="minorHAnsi" w:cstheme="minorHAnsi" w:hint="eastAsia"/>
          <w:sz w:val="23"/>
          <w:szCs w:val="23"/>
          <w:u w:val="single"/>
        </w:rPr>
        <w:t>발행회사</w:t>
      </w:r>
      <w:r>
        <w:rPr>
          <w:rFonts w:asciiTheme="minorHAnsi" w:eastAsia="바탕" w:hAnsiTheme="minorHAnsi" w:cstheme="minorHAnsi"/>
          <w:sz w:val="23"/>
          <w:szCs w:val="23"/>
        </w:rPr>
        <w:t>”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6C92385F" w14:textId="3A699DA2" w:rsidR="00021CDE" w:rsidRPr="00D25B9A" w:rsidRDefault="00021CDE" w:rsidP="00021CDE">
      <w:pPr>
        <w:pStyle w:val="ad"/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,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및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발행회사를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당사자들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당사자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40897F23" w14:textId="77777777" w:rsidR="00021CDE" w:rsidRPr="00D25B9A" w:rsidRDefault="00021CDE" w:rsidP="00021CDE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b/>
          <w:sz w:val="23"/>
          <w:szCs w:val="23"/>
          <w:lang w:val="en-GB"/>
        </w:rPr>
      </w:pP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>전</w:t>
      </w: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 xml:space="preserve"> </w:t>
      </w: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>문</w:t>
      </w:r>
    </w:p>
    <w:p w14:paraId="75DF2778" w14:textId="1E1598E3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202</w:t>
      </w:r>
      <w:r w:rsidR="00033909">
        <w:rPr>
          <w:rFonts w:asciiTheme="minorHAnsi" w:eastAsia="바탕" w:hAnsiTheme="minorHAnsi" w:cstheme="minorHAnsi" w:hint="eastAsia"/>
          <w:sz w:val="23"/>
          <w:szCs w:val="23"/>
        </w:rPr>
        <w:t>5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. </w:t>
      </w:r>
      <w:r w:rsidR="00D25A20">
        <w:rPr>
          <w:rFonts w:asciiTheme="minorHAnsi" w:eastAsia="바탕" w:hAnsiTheme="minorHAnsi" w:cstheme="minorHAnsi" w:hint="eastAsia"/>
          <w:sz w:val="23"/>
          <w:szCs w:val="23"/>
        </w:rPr>
        <w:t>2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. </w:t>
      </w:r>
      <w:r w:rsidR="00D25A20">
        <w:rPr>
          <w:rFonts w:asciiTheme="minorHAnsi" w:eastAsia="바탕" w:hAnsiTheme="minorHAnsi" w:cstheme="minorHAnsi" w:hint="eastAsia"/>
          <w:sz w:val="23"/>
          <w:szCs w:val="23"/>
        </w:rPr>
        <w:t>3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.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(i) </w:t>
      </w:r>
      <w:r w:rsidR="00B10AC2">
        <w:rPr>
          <w:rFonts w:asciiTheme="minorHAnsi" w:eastAsia="바탕" w:hAnsiTheme="minorHAnsi" w:cstheme="minorHAnsi" w:hint="eastAsia"/>
          <w:sz w:val="23"/>
          <w:szCs w:val="23"/>
        </w:rPr>
        <w:t>박민규를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포함한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매도인들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해당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매도인들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소유하는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발행회사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보통주식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A20">
        <w:rPr>
          <w:rFonts w:asciiTheme="minorHAnsi" w:eastAsia="바탕" w:hAnsiTheme="minorHAnsi" w:cstheme="minorHAnsi" w:hint="eastAsia"/>
          <w:sz w:val="23"/>
          <w:szCs w:val="23"/>
        </w:rPr>
        <w:t>1,489,573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매수하는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내용의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주식매매계약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주식매매계약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체결하였고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(ii) 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>박민규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>및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>박용진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856797">
        <w:rPr>
          <w:rFonts w:asciiTheme="minorHAnsi" w:eastAsia="바탕" w:hAnsiTheme="minorHAnsi" w:cstheme="minorHAnsi"/>
          <w:sz w:val="23"/>
          <w:szCs w:val="23"/>
        </w:rPr>
        <w:t>“</w:t>
      </w:r>
      <w:r w:rsidR="00AF6113" w:rsidRPr="005D53D0">
        <w:rPr>
          <w:rFonts w:asciiTheme="minorHAnsi" w:eastAsia="바탕" w:hAnsiTheme="minorHAnsi" w:cstheme="minorHAnsi" w:hint="eastAsia"/>
          <w:sz w:val="23"/>
          <w:szCs w:val="23"/>
          <w:u w:val="single"/>
        </w:rPr>
        <w:t>이해관계인들</w:t>
      </w:r>
      <w:r w:rsidR="00856797">
        <w:rPr>
          <w:rFonts w:asciiTheme="minorHAnsi" w:eastAsia="바탕" w:hAnsiTheme="minorHAnsi" w:cstheme="minorHAnsi"/>
          <w:sz w:val="23"/>
          <w:szCs w:val="23"/>
        </w:rPr>
        <w:t>”</w:t>
      </w:r>
      <w:r w:rsidR="00856797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AF6113">
        <w:rPr>
          <w:rFonts w:asciiTheme="minorHAnsi" w:eastAsia="바탕" w:hAnsiTheme="minorHAnsi" w:cstheme="minorHAnsi" w:hint="eastAsia"/>
          <w:sz w:val="23"/>
          <w:szCs w:val="23"/>
        </w:rPr>
        <w:t>과</w:t>
      </w:r>
      <w:r w:rsidR="00E56F2C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주식매매계약에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따른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거래종결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발행회사의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공동운영과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발행회사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주주로서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AC66D8">
        <w:rPr>
          <w:rFonts w:asciiTheme="minorHAnsi" w:eastAsia="바탕" w:hAnsiTheme="minorHAnsi" w:cstheme="minorHAnsi" w:hint="eastAsia"/>
          <w:sz w:val="23"/>
          <w:szCs w:val="23"/>
        </w:rPr>
        <w:t>이해관계인들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권리의무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및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신의성실에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기한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행사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부담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등에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관한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사항을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정하기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위하여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주주간계약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주주간계약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체결하였다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0CFA2AEC" w14:textId="45F34D1B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주주간계약에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따른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7C0205">
        <w:rPr>
          <w:rFonts w:asciiTheme="minorHAnsi" w:eastAsia="바탕" w:hAnsiTheme="minorHAnsi" w:cstheme="minorHAnsi" w:hint="eastAsia"/>
          <w:sz w:val="23"/>
          <w:szCs w:val="23"/>
        </w:rPr>
        <w:t>이해관계인들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의무이행을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담보하기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위하여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앞으로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아래에서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정의함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설정하고자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한다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744D4AD1" w14:textId="77777777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계약의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당사자들은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아래와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같이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합의한다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543C1EC6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bookmarkStart w:id="48" w:name="_Toc118882262"/>
      <w:r w:rsidRPr="00D25B9A">
        <w:rPr>
          <w:rFonts w:asciiTheme="minorHAnsi" w:hAnsiTheme="minorHAnsi" w:cstheme="minorHAnsi"/>
        </w:rPr>
        <w:lastRenderedPageBreak/>
        <w:t>용어의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정의</w:t>
      </w:r>
      <w:bookmarkEnd w:id="48"/>
    </w:p>
    <w:p w14:paraId="21756CAC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사용되는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용어는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아래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규정된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가지며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달리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정의되지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않은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용어는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주주간계약</w:t>
      </w:r>
      <w:r w:rsidRPr="00A63D62">
        <w:rPr>
          <w:rFonts w:hint="eastAsia"/>
        </w:rPr>
        <w:t>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정의된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가진다</w:t>
      </w:r>
      <w:r w:rsidRPr="00A63D62">
        <w:rPr>
          <w:rFonts w:eastAsia="SimSun"/>
        </w:rPr>
        <w:t>.</w:t>
      </w:r>
    </w:p>
    <w:p w14:paraId="30D6B4B0" w14:textId="21E1CC38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권리실행사유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="000471E5">
        <w:rPr>
          <w:rFonts w:ascii="바탕" w:hAnsi="바탕" w:hint="eastAsia"/>
        </w:rPr>
        <w:t>이해관계인</w:t>
      </w:r>
      <w:r w:rsidRPr="00A63D62">
        <w:rPr>
          <w:rFonts w:ascii="바탕" w:hAnsi="바탕" w:hint="eastAsia"/>
        </w:rPr>
        <w:t>들</w:t>
      </w:r>
      <w:r w:rsidRPr="00A63D62">
        <w:rPr>
          <w:rFonts w:hint="eastAsia"/>
        </w:rPr>
        <w:t>이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주주간계약에</w:t>
      </w:r>
      <w:r w:rsidRPr="00A63D62">
        <w:t xml:space="preserve"> </w:t>
      </w:r>
      <w:r w:rsidRPr="00A63D62">
        <w:rPr>
          <w:rFonts w:hint="eastAsia"/>
        </w:rPr>
        <w:t>따라</w:t>
      </w:r>
      <w:r w:rsidRPr="00A63D62">
        <w:t xml:space="preserve"> </w:t>
      </w:r>
      <w:r w:rsidRPr="00A63D62">
        <w:rPr>
          <w:rFonts w:hint="eastAsia"/>
        </w:rPr>
        <w:t>피담보채무</w:t>
      </w:r>
      <w:r w:rsidRPr="00A63D62">
        <w:t>(</w:t>
      </w:r>
      <w:r w:rsidRPr="00A63D62">
        <w:rPr>
          <w:rFonts w:hint="eastAsia"/>
        </w:rPr>
        <w:t>이하에서</w:t>
      </w:r>
      <w:r w:rsidRPr="00A63D62">
        <w:t xml:space="preserve"> </w:t>
      </w:r>
      <w:r w:rsidRPr="00A63D62">
        <w:rPr>
          <w:rFonts w:hint="eastAsia"/>
        </w:rPr>
        <w:t>정의됨</w:t>
      </w:r>
      <w:r w:rsidRPr="00A63D62">
        <w:t>)</w:t>
      </w:r>
      <w:r w:rsidRPr="00A63D62">
        <w:rPr>
          <w:rFonts w:hint="eastAsia"/>
        </w:rPr>
        <w:t>를</w:t>
      </w:r>
      <w:r w:rsidRPr="00A63D62">
        <w:t xml:space="preserve"> </w:t>
      </w:r>
      <w:r w:rsidRPr="00A63D62">
        <w:rPr>
          <w:rFonts w:hint="eastAsia"/>
        </w:rPr>
        <w:t>이행하여야</w:t>
      </w:r>
      <w:r w:rsidRPr="00A63D62">
        <w:t xml:space="preserve"> </w:t>
      </w:r>
      <w:r w:rsidRPr="00A63D62">
        <w:rPr>
          <w:rFonts w:hint="eastAsia"/>
        </w:rPr>
        <w:t>하는</w:t>
      </w:r>
      <w:r w:rsidRPr="00A63D62">
        <w:t xml:space="preserve"> </w:t>
      </w:r>
      <w:r w:rsidRPr="00A63D62">
        <w:rPr>
          <w:rFonts w:hint="eastAsia"/>
        </w:rPr>
        <w:t>경우를</w:t>
      </w:r>
      <w:r w:rsidRPr="00A63D62">
        <w:t xml:space="preserve"> </w:t>
      </w:r>
      <w:r w:rsidRPr="00A63D62">
        <w:rPr>
          <w:rFonts w:hint="eastAsia"/>
        </w:rPr>
        <w:t>의미한다</w:t>
      </w:r>
      <w:r w:rsidRPr="00A63D62">
        <w:t>.</w:t>
      </w:r>
    </w:p>
    <w:p w14:paraId="37DE923D" w14:textId="77777777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담보목적물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주식매매계약에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따른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거래의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종결일</w:t>
      </w:r>
      <w:r w:rsidRPr="00A63D62">
        <w:rPr>
          <w:rFonts w:ascii="바탕" w:hAnsi="바탕"/>
        </w:rPr>
        <w:t>(이하 “</w:t>
      </w:r>
      <w:r w:rsidRPr="00A63D62">
        <w:rPr>
          <w:rFonts w:ascii="바탕" w:hAnsi="바탕" w:hint="eastAsia"/>
          <w:u w:val="single"/>
        </w:rPr>
        <w:t>거래종결일</w:t>
      </w:r>
      <w:r w:rsidRPr="00A63D62">
        <w:rPr>
          <w:rFonts w:ascii="바탕" w:hAnsi="바탕"/>
        </w:rPr>
        <w:t xml:space="preserve">”) 이후 </w:t>
      </w:r>
      <w:r w:rsidRPr="00A63D62">
        <w:rPr>
          <w:rFonts w:hint="eastAsia"/>
        </w:rPr>
        <w:t>근질권설정자들이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소유하는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발행회사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발행의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  <w:u w:val="single"/>
        </w:rPr>
        <w:t>별지</w:t>
      </w:r>
      <w:r w:rsidRPr="00A63D62">
        <w:rPr>
          <w:rFonts w:eastAsia="SimSun"/>
          <w:u w:val="single"/>
        </w:rPr>
        <w:t xml:space="preserve"> 1.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기재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주식을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709D00E1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본건</w:t>
      </w:r>
      <w:r w:rsidRPr="00A63D62">
        <w:rPr>
          <w:rFonts w:eastAsia="SimSun"/>
          <w:u w:val="single"/>
        </w:rPr>
        <w:t xml:space="preserve"> </w:t>
      </w:r>
      <w:r w:rsidRPr="00A63D62">
        <w:rPr>
          <w:rFonts w:hint="eastAsia"/>
          <w:u w:val="single"/>
        </w:rPr>
        <w:t>근질권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담보목적물에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근질권자를</w:t>
      </w:r>
      <w:r w:rsidRPr="00A63D62">
        <w:rPr>
          <w:rFonts w:eastAsia="SimSun"/>
        </w:rPr>
        <w:t xml:space="preserve"> 1</w:t>
      </w:r>
      <w:r w:rsidRPr="00A63D62">
        <w:rPr>
          <w:rFonts w:hint="eastAsia"/>
        </w:rPr>
        <w:t>순위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설정하는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5237A5F5" w14:textId="6E6437CA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피담보채권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주주간계약에 따른 손해배상채무 등을</w:t>
      </w:r>
      <w:r w:rsidRPr="00A63D62">
        <w:t xml:space="preserve"> </w:t>
      </w:r>
      <w:r w:rsidRPr="00A63D62">
        <w:rPr>
          <w:rFonts w:hint="eastAsia"/>
        </w:rPr>
        <w:t>포함하여</w:t>
      </w:r>
      <w:r w:rsidRPr="00A63D62">
        <w:t xml:space="preserve"> </w:t>
      </w:r>
      <w:r w:rsidRPr="00A63D62">
        <w:rPr>
          <w:rFonts w:hint="eastAsia"/>
        </w:rPr>
        <w:t>근질권자가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</w:t>
      </w:r>
      <w:r w:rsidRPr="00A63D62">
        <w:t xml:space="preserve"> </w:t>
      </w:r>
      <w:r w:rsidRPr="00A63D62">
        <w:rPr>
          <w:rFonts w:hint="eastAsia"/>
        </w:rPr>
        <w:t>또는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계약에</w:t>
      </w:r>
      <w:r w:rsidRPr="00A63D62">
        <w:t xml:space="preserve"> </w:t>
      </w:r>
      <w:r w:rsidRPr="00A63D62">
        <w:rPr>
          <w:rFonts w:hint="eastAsia"/>
        </w:rPr>
        <w:t>따라</w:t>
      </w:r>
      <w:r w:rsidRPr="00A63D62">
        <w:t xml:space="preserve"> </w:t>
      </w:r>
      <w:r w:rsidR="001A4069">
        <w:rPr>
          <w:rFonts w:hint="eastAsia"/>
        </w:rPr>
        <w:t>이해관계인</w:t>
      </w:r>
      <w:r w:rsidRPr="00A63D62">
        <w:rPr>
          <w:rFonts w:hint="eastAsia"/>
        </w:rPr>
        <w:t>들에</w:t>
      </w:r>
      <w:r w:rsidRPr="00A63D62">
        <w:t xml:space="preserve"> </w:t>
      </w:r>
      <w:r w:rsidRPr="00A63D62">
        <w:rPr>
          <w:rFonts w:hint="eastAsia"/>
        </w:rPr>
        <w:t>대해</w:t>
      </w:r>
      <w:r w:rsidRPr="00A63D62">
        <w:t xml:space="preserve"> </w:t>
      </w:r>
      <w:r w:rsidRPr="00A63D62">
        <w:rPr>
          <w:rFonts w:hint="eastAsia"/>
        </w:rPr>
        <w:t>현재</w:t>
      </w:r>
      <w:r w:rsidRPr="00A63D62">
        <w:t xml:space="preserve"> </w:t>
      </w:r>
      <w:r w:rsidRPr="00A63D62">
        <w:rPr>
          <w:rFonts w:hint="eastAsia"/>
        </w:rPr>
        <w:t>가지고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있거나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장래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가지게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일체의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채권을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3BE68956" w14:textId="1505330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피담보채무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주주간계약에</w:t>
      </w:r>
      <w:r w:rsidRPr="00A63D62">
        <w:t xml:space="preserve"> </w:t>
      </w:r>
      <w:r w:rsidRPr="00A63D62">
        <w:rPr>
          <w:rFonts w:hint="eastAsia"/>
        </w:rPr>
        <w:t>따른</w:t>
      </w:r>
      <w:r w:rsidRPr="00A63D62">
        <w:t xml:space="preserve"> </w:t>
      </w:r>
      <w:r w:rsidRPr="00A63D62">
        <w:rPr>
          <w:rFonts w:hint="eastAsia"/>
        </w:rPr>
        <w:t>손해배상채권</w:t>
      </w:r>
      <w:r w:rsidRPr="00A63D62">
        <w:t xml:space="preserve"> </w:t>
      </w:r>
      <w:r w:rsidRPr="00A63D62">
        <w:rPr>
          <w:rFonts w:hint="eastAsia"/>
        </w:rPr>
        <w:t>등을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포함하여</w:t>
      </w:r>
      <w:r w:rsidRPr="00A63D62">
        <w:rPr>
          <w:rFonts w:eastAsia="SimSun"/>
        </w:rPr>
        <w:t xml:space="preserve"> </w:t>
      </w:r>
      <w:r w:rsidR="00CA1D64">
        <w:rPr>
          <w:rFonts w:ascii="바탕" w:hAnsi="바탕" w:hint="eastAsia"/>
        </w:rPr>
        <w:t>이해관계인</w:t>
      </w:r>
      <w:r w:rsidRPr="00A63D62">
        <w:rPr>
          <w:rFonts w:ascii="바탕" w:hAnsi="바탕" w:hint="eastAsia"/>
        </w:rPr>
        <w:t>들</w:t>
      </w:r>
      <w:r w:rsidRPr="00A63D62">
        <w:rPr>
          <w:rFonts w:hint="eastAsia"/>
        </w:rPr>
        <w:t>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</w:t>
      </w:r>
      <w:r w:rsidRPr="00A63D62">
        <w:t xml:space="preserve"> </w:t>
      </w:r>
      <w:r w:rsidRPr="00A63D62">
        <w:rPr>
          <w:rFonts w:hint="eastAsia"/>
        </w:rPr>
        <w:t>또는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현재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장래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일체의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의무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채무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책임을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162F8036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근질권의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설정</w:t>
      </w:r>
    </w:p>
    <w:p w14:paraId="37565489" w14:textId="77777777" w:rsidR="00021CDE" w:rsidRPr="002B50CA" w:rsidRDefault="00021CDE" w:rsidP="00021CDE">
      <w:pPr>
        <w:pStyle w:val="ad"/>
        <w:kinsoku w:val="0"/>
        <w:wordWrap w:val="0"/>
        <w:spacing w:line="360" w:lineRule="atLeast"/>
        <w:ind w:left="737" w:hanging="737"/>
      </w:pPr>
      <w:r>
        <w:rPr>
          <w:rFonts w:eastAsia="바탕" w:hint="eastAsia"/>
          <w:sz w:val="23"/>
          <w:szCs w:val="23"/>
        </w:rPr>
        <w:t>2.1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근질권설정자들은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피담보채무의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이행을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담보하기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sz w:val="23"/>
          <w:szCs w:val="23"/>
        </w:rPr>
        <w:t xml:space="preserve">, </w:t>
      </w:r>
      <w:r w:rsidRPr="00D25B9A">
        <w:rPr>
          <w:rFonts w:hint="eastAsia"/>
          <w:sz w:val="23"/>
          <w:szCs w:val="23"/>
        </w:rPr>
        <w:t>거래종결일에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근질권자를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보유하는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각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담보목적물에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대하여</w:t>
      </w:r>
      <w:r w:rsidRPr="00D25B9A">
        <w:rPr>
          <w:sz w:val="23"/>
          <w:szCs w:val="23"/>
        </w:rPr>
        <w:t xml:space="preserve"> </w:t>
      </w:r>
      <w:r w:rsidRPr="00D25B9A">
        <w:rPr>
          <w:rFonts w:hint="eastAsia"/>
          <w:sz w:val="23"/>
          <w:szCs w:val="23"/>
        </w:rPr>
        <w:t>본건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근질권을</w:t>
      </w:r>
      <w:r w:rsidRPr="00D25B9A">
        <w:rPr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설정하여야</w:t>
      </w:r>
      <w:r w:rsidRPr="00D729FC">
        <w:rPr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한다</w:t>
      </w:r>
      <w:r w:rsidRPr="00D729FC">
        <w:rPr>
          <w:sz w:val="23"/>
          <w:szCs w:val="23"/>
        </w:rPr>
        <w:t>.</w:t>
      </w:r>
    </w:p>
    <w:p w14:paraId="05F5D919" w14:textId="5804BA43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 w:rsidRPr="00A63D62">
        <w:rPr>
          <w:rFonts w:eastAsia="바탕"/>
        </w:rPr>
        <w:t>2.2</w:t>
      </w:r>
      <w:r>
        <w:rPr>
          <w:rFonts w:ascii="바탕" w:eastAsia="바탕" w:hAnsi="바탕" w:cs="바탕"/>
        </w:rPr>
        <w:tab/>
      </w:r>
      <w:r w:rsidRPr="00DF0C5B">
        <w:rPr>
          <w:rFonts w:eastAsia="바탕" w:hint="eastAsia"/>
          <w:sz w:val="23"/>
          <w:szCs w:val="23"/>
        </w:rPr>
        <w:t>근질권설정자들은</w:t>
      </w:r>
      <w:r w:rsidRPr="00DF0C5B">
        <w:rPr>
          <w:rFonts w:eastAsia="바탕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본건</w:t>
      </w:r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근질권</w:t>
      </w:r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설정과</w:t>
      </w:r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동시에</w:t>
      </w:r>
      <w:r w:rsidR="00074D2A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아래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각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항에서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정한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사항을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이행하여야</w:t>
      </w:r>
      <w:r w:rsidRPr="00DF0C5B">
        <w:rPr>
          <w:rFonts w:eastAsia="바탕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한다</w:t>
      </w:r>
      <w:r w:rsidRPr="00DF0C5B">
        <w:rPr>
          <w:rFonts w:eastAsia="바탕" w:hint="eastAsia"/>
          <w:sz w:val="23"/>
          <w:szCs w:val="23"/>
        </w:rPr>
        <w:t>.</w:t>
      </w:r>
    </w:p>
    <w:p w14:paraId="439658F1" w14:textId="6A24996E" w:rsidR="00021CDE" w:rsidRPr="00D25B9A" w:rsidRDefault="00021CDE" w:rsidP="006D1843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 w:rsidRPr="00D25B9A">
        <w:rPr>
          <w:rFonts w:ascii="바탕" w:hAnsi="바탕" w:cs="바탕" w:hint="eastAsia"/>
        </w:rPr>
        <w:t>담보목적물에</w:t>
      </w:r>
      <w:r w:rsidRPr="00D25B9A">
        <w:rPr>
          <w:rFonts w:eastAsia="SimSun"/>
        </w:rPr>
        <w:t xml:space="preserve"> </w:t>
      </w:r>
      <w:r w:rsidRPr="00D25B9A">
        <w:t>대하여</w:t>
      </w:r>
      <w:r w:rsidRPr="00D25B9A">
        <w:rPr>
          <w:rFonts w:eastAsia="SimSun"/>
        </w:rPr>
        <w:t xml:space="preserve"> </w:t>
      </w:r>
      <w:r w:rsidRPr="00D25B9A">
        <w:t>근질권설정자가</w:t>
      </w:r>
      <w:r w:rsidRPr="00D25B9A">
        <w:rPr>
          <w:rFonts w:eastAsia="SimSun"/>
        </w:rPr>
        <w:t xml:space="preserve"> </w:t>
      </w:r>
      <w:r w:rsidRPr="00D25B9A">
        <w:t>주주로</w:t>
      </w:r>
      <w:r w:rsidRPr="00D25B9A">
        <w:rPr>
          <w:rFonts w:eastAsia="SimSun"/>
        </w:rPr>
        <w:t xml:space="preserve"> </w:t>
      </w:r>
      <w:r w:rsidRPr="00D25B9A">
        <w:t>기재되어</w:t>
      </w:r>
      <w:r w:rsidRPr="00D25B9A">
        <w:rPr>
          <w:rFonts w:eastAsia="SimSun"/>
        </w:rPr>
        <w:t xml:space="preserve"> </w:t>
      </w:r>
      <w:r w:rsidRPr="00D25B9A">
        <w:t>있고</w:t>
      </w:r>
      <w:r w:rsidRPr="00D25B9A">
        <w:rPr>
          <w:rFonts w:eastAsia="SimSun"/>
        </w:rPr>
        <w:t xml:space="preserve">, </w:t>
      </w:r>
      <w:r w:rsidRPr="00D25B9A">
        <w:t>근질권자의</w:t>
      </w:r>
      <w:r w:rsidRPr="00D25B9A">
        <w:rPr>
          <w:rFonts w:eastAsia="SimSun"/>
        </w:rPr>
        <w:t xml:space="preserve"> </w:t>
      </w:r>
      <w:r w:rsidRPr="00D25B9A">
        <w:t>상호</w:t>
      </w:r>
      <w:r w:rsidRPr="00D25B9A">
        <w:rPr>
          <w:rFonts w:eastAsia="SimSun"/>
        </w:rPr>
        <w:t xml:space="preserve">, </w:t>
      </w:r>
      <w:r w:rsidRPr="00D25B9A">
        <w:t>주소와</w:t>
      </w:r>
      <w:r w:rsidRPr="00D25B9A">
        <w:rPr>
          <w:rFonts w:eastAsia="SimSun"/>
        </w:rPr>
        <w:t xml:space="preserve"> </w:t>
      </w:r>
      <w:r w:rsidRPr="00D25B9A">
        <w:t>본건</w:t>
      </w:r>
      <w:r w:rsidRPr="00D25B9A">
        <w:rPr>
          <w:rFonts w:eastAsia="SimSun"/>
        </w:rPr>
        <w:t xml:space="preserve"> </w:t>
      </w:r>
      <w:r w:rsidRPr="00D25B9A">
        <w:t>근질권의</w:t>
      </w:r>
      <w:r w:rsidRPr="00D25B9A">
        <w:rPr>
          <w:rFonts w:eastAsia="SimSun"/>
        </w:rPr>
        <w:t xml:space="preserve"> </w:t>
      </w:r>
      <w:r w:rsidRPr="00D25B9A">
        <w:t>목적인</w:t>
      </w:r>
      <w:r w:rsidRPr="00D25B9A">
        <w:rPr>
          <w:rFonts w:eastAsia="SimSun"/>
        </w:rPr>
        <w:t xml:space="preserve"> </w:t>
      </w:r>
      <w:r w:rsidRPr="00D25B9A">
        <w:t>주식의</w:t>
      </w:r>
      <w:r w:rsidRPr="00D25B9A">
        <w:rPr>
          <w:rFonts w:eastAsia="SimSun"/>
        </w:rPr>
        <w:t xml:space="preserve"> </w:t>
      </w:r>
      <w:r w:rsidRPr="00D25B9A">
        <w:t>수량이</w:t>
      </w:r>
      <w:r w:rsidRPr="00D25B9A">
        <w:rPr>
          <w:rFonts w:eastAsia="SimSun"/>
        </w:rPr>
        <w:t xml:space="preserve"> </w:t>
      </w:r>
      <w:r w:rsidRPr="00D25B9A">
        <w:t>기재된</w:t>
      </w:r>
      <w:r w:rsidRPr="00D25B9A">
        <w:rPr>
          <w:rFonts w:eastAsia="SimSun"/>
        </w:rPr>
        <w:t xml:space="preserve"> </w:t>
      </w:r>
      <w:r w:rsidRPr="00D25B9A">
        <w:t>발행회사</w:t>
      </w:r>
      <w:r w:rsidRPr="00D25B9A">
        <w:rPr>
          <w:rFonts w:eastAsia="SimSun"/>
        </w:rPr>
        <w:t xml:space="preserve"> </w:t>
      </w:r>
      <w:r w:rsidRPr="00D25B9A">
        <w:t>주주명부의</w:t>
      </w:r>
      <w:r w:rsidRPr="00D25B9A">
        <w:rPr>
          <w:rFonts w:eastAsia="SimSun"/>
        </w:rPr>
        <w:t xml:space="preserve"> </w:t>
      </w:r>
      <w:r w:rsidRPr="00D25B9A">
        <w:t>원본대조필</w:t>
      </w:r>
      <w:r w:rsidRPr="00D25B9A">
        <w:rPr>
          <w:rFonts w:eastAsia="SimSun"/>
        </w:rPr>
        <w:t xml:space="preserve"> </w:t>
      </w:r>
      <w:r w:rsidRPr="00D25B9A">
        <w:t>사본</w:t>
      </w:r>
      <w:r w:rsidR="006A617F">
        <w:rPr>
          <w:rFonts w:hint="eastAsia"/>
        </w:rPr>
        <w:t>을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근질권자에게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교부하여야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함</w:t>
      </w:r>
      <w:r w:rsidR="006A617F">
        <w:rPr>
          <w:rFonts w:hint="eastAsia"/>
        </w:rPr>
        <w:t>.</w:t>
      </w:r>
      <w:r w:rsidRPr="00D25B9A">
        <w:rPr>
          <w:rFonts w:eastAsia="SimSun"/>
        </w:rPr>
        <w:t xml:space="preserve"> </w:t>
      </w:r>
    </w:p>
    <w:p w14:paraId="79DEEC9D" w14:textId="71CF1B96" w:rsidR="00021CDE" w:rsidRPr="00D25B9A" w:rsidRDefault="00467D77" w:rsidP="00EA35AC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>
        <w:rPr>
          <w:rFonts w:ascii="바탕" w:hAnsi="바탕" w:cs="바탕" w:hint="eastAsia"/>
        </w:rPr>
        <w:t xml:space="preserve">계좌개설기관의 </w:t>
      </w:r>
      <w:r w:rsidR="006A617F">
        <w:rPr>
          <w:rFonts w:ascii="바탕" w:hAnsi="바탕" w:cs="바탕" w:hint="eastAsia"/>
        </w:rPr>
        <w:t>담보목적물</w:t>
      </w:r>
      <w:r w:rsidR="006067AD">
        <w:rPr>
          <w:rFonts w:ascii="바탕" w:hAnsi="바탕" w:cs="바탕" w:hint="eastAsia"/>
        </w:rPr>
        <w:t xml:space="preserve">에 </w:t>
      </w:r>
      <w:r>
        <w:rPr>
          <w:rFonts w:ascii="바탕" w:hAnsi="바탕" w:cs="바탕" w:hint="eastAsia"/>
        </w:rPr>
        <w:t xml:space="preserve">대한 전자등록계좌부에 담보목적물에 대하여 근질권설정자들이 주주로 전자등록되어 있고, </w:t>
      </w:r>
      <w:r w:rsidR="006067AD">
        <w:rPr>
          <w:rFonts w:ascii="바탕" w:hAnsi="바탕" w:cs="바탕" w:hint="eastAsia"/>
        </w:rPr>
        <w:t xml:space="preserve">근질권자를 위한 본건 근질권이 설정되었다는 </w:t>
      </w:r>
      <w:r w:rsidR="002B1747">
        <w:rPr>
          <w:rFonts w:ascii="바탕" w:hAnsi="바탕" w:cs="바탕" w:hint="eastAsia"/>
        </w:rPr>
        <w:t>취지와</w:t>
      </w:r>
      <w:r w:rsidR="00AD4D39">
        <w:rPr>
          <w:rFonts w:ascii="바탕" w:hAnsi="바탕" w:cs="바탕" w:hint="eastAsia"/>
        </w:rPr>
        <w:t xml:space="preserve"> </w:t>
      </w:r>
      <w:r w:rsidR="00E6449E">
        <w:rPr>
          <w:rFonts w:ascii="바탕" w:hAnsi="바탕" w:cs="바탕" w:hint="eastAsia"/>
        </w:rPr>
        <w:t xml:space="preserve">근질권자들이 </w:t>
      </w:r>
      <w:r w:rsidR="00AD4D39">
        <w:rPr>
          <w:rFonts w:ascii="바탕" w:hAnsi="바탕" w:cs="바탕" w:hint="eastAsia"/>
        </w:rPr>
        <w:t>담보대상주식의 근질권자로서 전자등</w:t>
      </w:r>
      <w:r w:rsidR="00AD4D39">
        <w:rPr>
          <w:rFonts w:ascii="바탕" w:hAnsi="바탕" w:cs="바탕" w:hint="eastAsia"/>
        </w:rPr>
        <w:lastRenderedPageBreak/>
        <w:t>록되었음을 증명하는 근질권자가 합리적으로 만족할만한 서류 또는 증빙</w:t>
      </w:r>
      <w:r w:rsidR="009C5CB7">
        <w:rPr>
          <w:rFonts w:ascii="바탕" w:hAnsi="바탕" w:cs="바탕" w:hint="eastAsia"/>
        </w:rPr>
        <w:t xml:space="preserve"> 자료를 </w:t>
      </w:r>
      <w:r w:rsidR="00AD4D39">
        <w:rPr>
          <w:rFonts w:ascii="바탕" w:hAnsi="바탕" w:cs="바탕" w:hint="eastAsia"/>
        </w:rPr>
        <w:t xml:space="preserve">근질권자에게 </w:t>
      </w:r>
      <w:r w:rsidR="009C5CB7">
        <w:rPr>
          <w:rFonts w:ascii="바탕" w:hAnsi="바탕" w:cs="바탕" w:hint="eastAsia"/>
        </w:rPr>
        <w:t xml:space="preserve">교부하여야 </w:t>
      </w:r>
      <w:r w:rsidR="00323414">
        <w:rPr>
          <w:rFonts w:ascii="바탕" w:hAnsi="바탕" w:cs="바탕" w:hint="eastAsia"/>
        </w:rPr>
        <w:t>함.</w:t>
      </w:r>
    </w:p>
    <w:p w14:paraId="782845C8" w14:textId="2A8E9E46" w:rsidR="00021CDE" w:rsidRPr="00D25B9A" w:rsidRDefault="00641A28" w:rsidP="00EA35AC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 w:rsidRPr="00641A28">
        <w:rPr>
          <w:rFonts w:hint="eastAsia"/>
        </w:rPr>
        <w:t>본</w:t>
      </w:r>
      <w:r w:rsidRPr="00641A28">
        <w:rPr>
          <w:rFonts w:hint="eastAsia"/>
        </w:rPr>
        <w:t xml:space="preserve"> </w:t>
      </w:r>
      <w:r w:rsidRPr="00641A28">
        <w:rPr>
          <w:rFonts w:hint="eastAsia"/>
        </w:rPr>
        <w:t>계약</w:t>
      </w:r>
      <w:r w:rsidRPr="00641A28">
        <w:rPr>
          <w:rFonts w:hint="eastAsia"/>
        </w:rPr>
        <w:t xml:space="preserve"> </w:t>
      </w:r>
      <w:r w:rsidR="00021CDE" w:rsidRPr="00641A28">
        <w:rPr>
          <w:u w:val="single"/>
        </w:rPr>
        <w:t>별지</w:t>
      </w:r>
      <w:r w:rsidR="00021CDE" w:rsidRPr="00641A28">
        <w:rPr>
          <w:rFonts w:eastAsia="SimSun"/>
          <w:u w:val="single"/>
        </w:rPr>
        <w:t xml:space="preserve"> 2</w:t>
      </w:r>
      <w:r w:rsidR="00021CDE" w:rsidRPr="00DF0C5B">
        <w:rPr>
          <w:rFonts w:eastAsia="SimSun"/>
        </w:rPr>
        <w:t>.</w:t>
      </w:r>
      <w:r w:rsidR="00021CDE" w:rsidRPr="00D25B9A">
        <w:rPr>
          <w:rFonts w:eastAsia="SimSun"/>
        </w:rPr>
        <w:t xml:space="preserve"> </w:t>
      </w:r>
      <w:r w:rsidR="00021CDE" w:rsidRPr="00D25B9A">
        <w:t>양식에</w:t>
      </w:r>
      <w:r w:rsidR="00021CDE" w:rsidRPr="00D25B9A">
        <w:rPr>
          <w:rFonts w:eastAsia="SimSun"/>
        </w:rPr>
        <w:t xml:space="preserve"> </w:t>
      </w:r>
      <w:r w:rsidR="00021CDE" w:rsidRPr="00D25B9A">
        <w:t>의한</w:t>
      </w:r>
      <w:r w:rsidR="00021CDE" w:rsidRPr="00D25B9A">
        <w:rPr>
          <w:rFonts w:eastAsia="SimSun"/>
        </w:rPr>
        <w:t xml:space="preserve"> </w:t>
      </w:r>
      <w:r w:rsidR="00021CDE" w:rsidRPr="00D25B9A">
        <w:t>처분승낙서</w:t>
      </w:r>
      <w:r w:rsidR="00021CDE" w:rsidRPr="00D25B9A">
        <w:rPr>
          <w:rFonts w:eastAsia="SimSun"/>
        </w:rPr>
        <w:t xml:space="preserve"> </w:t>
      </w:r>
      <w:r w:rsidR="00021CDE" w:rsidRPr="00D25B9A">
        <w:t>및</w:t>
      </w:r>
      <w:r w:rsidR="00021CDE" w:rsidRPr="00D25B9A">
        <w:rPr>
          <w:rFonts w:eastAsia="SimSun"/>
        </w:rPr>
        <w:t xml:space="preserve"> </w:t>
      </w:r>
      <w:r w:rsidR="00021CDE" w:rsidRPr="00641A28">
        <w:rPr>
          <w:u w:val="single"/>
        </w:rPr>
        <w:t>별지</w:t>
      </w:r>
      <w:r w:rsidR="00021CDE" w:rsidRPr="00641A28">
        <w:rPr>
          <w:rFonts w:eastAsia="SimSun"/>
          <w:u w:val="single"/>
        </w:rPr>
        <w:t xml:space="preserve"> 3</w:t>
      </w:r>
      <w:r w:rsidR="00021CDE" w:rsidRPr="00641A28">
        <w:rPr>
          <w:rFonts w:eastAsia="SimSun"/>
        </w:rPr>
        <w:t>.</w:t>
      </w:r>
      <w:r w:rsidR="00021CDE" w:rsidRPr="00D25B9A">
        <w:rPr>
          <w:rFonts w:eastAsia="SimSun"/>
        </w:rPr>
        <w:t xml:space="preserve"> </w:t>
      </w:r>
      <w:r w:rsidR="00021CDE" w:rsidRPr="00D25B9A">
        <w:t>양식에</w:t>
      </w:r>
      <w:r w:rsidR="00021CDE" w:rsidRPr="00D25B9A">
        <w:rPr>
          <w:rFonts w:eastAsia="SimSun"/>
        </w:rPr>
        <w:t xml:space="preserve"> </w:t>
      </w:r>
      <w:r w:rsidR="00021CDE" w:rsidRPr="00D25B9A">
        <w:t>의한</w:t>
      </w:r>
      <w:r w:rsidR="00021CDE" w:rsidRPr="00D25B9A">
        <w:rPr>
          <w:rFonts w:eastAsia="SimSun"/>
        </w:rPr>
        <w:t xml:space="preserve"> </w:t>
      </w:r>
      <w:r w:rsidR="00021CDE" w:rsidRPr="00D25B9A">
        <w:t>양도증서</w:t>
      </w:r>
      <w:r w:rsidR="006A617F">
        <w:rPr>
          <w:rFonts w:hint="eastAsia"/>
        </w:rPr>
        <w:t>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근질권자에게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교부하여야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함</w:t>
      </w:r>
      <w:r w:rsidR="006A617F">
        <w:rPr>
          <w:rFonts w:hint="eastAsia"/>
        </w:rPr>
        <w:t>.</w:t>
      </w:r>
    </w:p>
    <w:p w14:paraId="3C0A0883" w14:textId="71A0539D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sz w:val="23"/>
          <w:szCs w:val="23"/>
        </w:rPr>
      </w:pPr>
      <w:r w:rsidRPr="00A63D62">
        <w:rPr>
          <w:rFonts w:eastAsia="SimSun"/>
          <w:sz w:val="23"/>
          <w:szCs w:val="23"/>
        </w:rPr>
        <w:t>2.3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체결에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양도증서상의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양수인의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명의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목록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일자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처분승낙서상의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목록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일자를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보충할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승인한다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때까지의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철회할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없다</w:t>
      </w:r>
      <w:r w:rsidRPr="00A63D62">
        <w:rPr>
          <w:rFonts w:eastAsia="SimSun"/>
          <w:sz w:val="23"/>
          <w:szCs w:val="23"/>
        </w:rPr>
        <w:t>.</w:t>
      </w:r>
    </w:p>
    <w:p w14:paraId="67F550F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sz w:val="23"/>
          <w:szCs w:val="23"/>
        </w:rPr>
      </w:pPr>
      <w:r w:rsidRPr="00A63D62">
        <w:rPr>
          <w:sz w:val="23"/>
          <w:szCs w:val="23"/>
        </w:rPr>
        <w:t xml:space="preserve">2.4 </w:t>
      </w:r>
      <w:r w:rsidRPr="00A63D62">
        <w:rPr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부존재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무효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취소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종료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여하한의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상실하거나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집행이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불가능한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갖는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객관적이고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합리적인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담보가치가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인정되어야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제공해야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49312472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49" w:name="_DV_M81"/>
      <w:bookmarkStart w:id="50" w:name="_DV_M82"/>
      <w:bookmarkStart w:id="51" w:name="_DV_M83"/>
      <w:bookmarkStart w:id="52" w:name="_DV_M84"/>
      <w:bookmarkStart w:id="53" w:name="_DV_M85"/>
      <w:bookmarkStart w:id="54" w:name="_DV_M86"/>
      <w:bookmarkStart w:id="55" w:name="_DV_M87"/>
      <w:bookmarkStart w:id="56" w:name="_DV_M88"/>
      <w:bookmarkStart w:id="57" w:name="_DV_M89"/>
      <w:bookmarkStart w:id="58" w:name="_DV_M90"/>
      <w:bookmarkStart w:id="59" w:name="_DV_M91"/>
      <w:bookmarkStart w:id="60" w:name="_DV_M92"/>
      <w:bookmarkStart w:id="61" w:name="_DV_M93"/>
      <w:bookmarkStart w:id="62" w:name="_DV_M94"/>
      <w:bookmarkStart w:id="63" w:name="_DV_M95"/>
      <w:bookmarkStart w:id="64" w:name="_DV_M96"/>
      <w:bookmarkStart w:id="65" w:name="_DV_M97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r w:rsidRPr="00A63D62">
        <w:rPr>
          <w:rFonts w:hint="eastAsia"/>
        </w:rPr>
        <w:t>근질권의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효력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범위</w:t>
      </w:r>
      <w:r w:rsidRPr="00A63D62">
        <w:rPr>
          <w:rFonts w:eastAsia="SimSun"/>
        </w:rPr>
        <w:t xml:space="preserve"> </w:t>
      </w:r>
    </w:p>
    <w:p w14:paraId="7D50132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바탕"/>
          <w:sz w:val="23"/>
          <w:szCs w:val="23"/>
        </w:rPr>
        <w:t>3.1</w:t>
      </w:r>
      <w:r w:rsidRPr="00A63D62">
        <w:rPr>
          <w:rFonts w:eastAsia="바탕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배당금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상환금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잔여재산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소각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병합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받을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부대하는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주주로서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가지는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이익에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미치고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주주로서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재산을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직접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03FB0AD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3.2</w:t>
      </w:r>
      <w:r w:rsidRPr="00A63D62">
        <w:rPr>
          <w:rFonts w:eastAsia="SimSun"/>
          <w:sz w:val="23"/>
          <w:szCs w:val="23"/>
        </w:rPr>
        <w:tab/>
        <w:t xml:space="preserve">(i)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주식배당으로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(ii)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병합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(iii)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합병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포괄적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교환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포괄적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같이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</w:t>
      </w:r>
      <w:r w:rsidRPr="00A63D62">
        <w:rPr>
          <w:rFonts w:eastAsia="바탕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이하</w:t>
      </w:r>
      <w:r w:rsidRPr="00A63D62">
        <w:rPr>
          <w:rFonts w:eastAsia="바탕"/>
          <w:sz w:val="23"/>
          <w:szCs w:val="23"/>
        </w:rPr>
        <w:t xml:space="preserve"> “</w:t>
      </w:r>
      <w:r w:rsidRPr="00A63D62">
        <w:rPr>
          <w:rFonts w:eastAsia="바탕" w:hint="eastAsia"/>
          <w:sz w:val="23"/>
          <w:szCs w:val="23"/>
          <w:u w:val="single"/>
        </w:rPr>
        <w:t>추가담보주식</w:t>
      </w:r>
      <w:r w:rsidRPr="00A63D62">
        <w:rPr>
          <w:rFonts w:eastAsia="바탕"/>
          <w:sz w:val="23"/>
          <w:szCs w:val="23"/>
        </w:rPr>
        <w:t>”)</w:t>
      </w:r>
      <w:r w:rsidRPr="00A63D62">
        <w:rPr>
          <w:rFonts w:eastAsia="바탕" w:hint="eastAsia"/>
          <w:sz w:val="23"/>
          <w:szCs w:val="23"/>
        </w:rPr>
        <w:t>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 xml:space="preserve">.  </w:t>
      </w:r>
      <w:r w:rsidRPr="00A63D62">
        <w:rPr>
          <w:rFonts w:eastAsia="바탕" w:hint="eastAsia"/>
          <w:sz w:val="23"/>
          <w:szCs w:val="23"/>
        </w:rPr>
        <w:t>추가담보주식에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대해서는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2</w:t>
      </w:r>
      <w:r w:rsidRPr="00A63D62">
        <w:rPr>
          <w:rFonts w:eastAsia="바탕" w:hint="eastAsia"/>
          <w:sz w:val="23"/>
          <w:szCs w:val="23"/>
        </w:rPr>
        <w:t>조를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준용하고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추가담보주식을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날에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추가담보주식에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2.2</w:t>
      </w:r>
      <w:r w:rsidRPr="00A63D62">
        <w:rPr>
          <w:rFonts w:eastAsia="바탕" w:hint="eastAsia"/>
          <w:sz w:val="23"/>
          <w:szCs w:val="23"/>
        </w:rPr>
        <w:t>조에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p w14:paraId="50DCC8E1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근질권의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실행</w:t>
      </w:r>
    </w:p>
    <w:p w14:paraId="41133E99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</w:pPr>
      <w:r>
        <w:rPr>
          <w:rFonts w:eastAsia="바탕" w:hint="eastAsia"/>
          <w:sz w:val="23"/>
          <w:szCs w:val="23"/>
        </w:rPr>
        <w:lastRenderedPageBreak/>
        <w:t>4.1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권리실행사유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발생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다음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각호의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방법으로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질권을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실행할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있다</w:t>
      </w:r>
      <w:r w:rsidRPr="00D25B9A">
        <w:rPr>
          <w:rFonts w:eastAsia="SimSun"/>
          <w:sz w:val="23"/>
          <w:szCs w:val="23"/>
        </w:rPr>
        <w:t xml:space="preserve">. </w:t>
      </w:r>
      <w:r w:rsidRPr="00D25B9A">
        <w:rPr>
          <w:sz w:val="23"/>
          <w:szCs w:val="23"/>
        </w:rPr>
        <w:t>근질권설정자들은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근질권자의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질권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실행을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필요한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일체의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행위를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이행하여야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한다</w:t>
      </w:r>
      <w:r w:rsidRPr="00D25B9A">
        <w:rPr>
          <w:rFonts w:eastAsia="SimSun"/>
          <w:sz w:val="23"/>
          <w:szCs w:val="23"/>
        </w:rPr>
        <w:t>.</w:t>
      </w:r>
      <w:r w:rsidRPr="00D25B9A">
        <w:rPr>
          <w:rFonts w:hint="eastAsia"/>
          <w:sz w:val="23"/>
          <w:szCs w:val="23"/>
        </w:rPr>
        <w:t xml:space="preserve"> </w:t>
      </w:r>
    </w:p>
    <w:p w14:paraId="1A554BC6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>
        <w:rPr>
          <w:rFonts w:ascii="바탕" w:eastAsia="바탕" w:hAnsi="바탕" w:cs="바탕" w:hint="eastAsia"/>
          <w:sz w:val="23"/>
          <w:szCs w:val="23"/>
        </w:rPr>
        <w:t xml:space="preserve">처분질: </w:t>
      </w:r>
      <w:r w:rsidRPr="00A63D62">
        <w:rPr>
          <w:rFonts w:eastAsia="바탕" w:hint="eastAsia"/>
          <w:sz w:val="23"/>
          <w:szCs w:val="23"/>
        </w:rPr>
        <w:t>법정절차에만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객관적으로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적당하다고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시기</w:t>
      </w:r>
      <w:r w:rsidRPr="00A63D62">
        <w:rPr>
          <w:rFonts w:eastAsia="SimSun"/>
          <w:sz w:val="23"/>
          <w:szCs w:val="23"/>
        </w:rPr>
        <w:sym w:font="Wingdings" w:char="F09E"/>
      </w:r>
      <w:r w:rsidRPr="00A63D62">
        <w:rPr>
          <w:rFonts w:eastAsia="바탕" w:hint="eastAsia"/>
          <w:sz w:val="23"/>
          <w:szCs w:val="23"/>
        </w:rPr>
        <w:t>가격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취득금을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</w:p>
    <w:p w14:paraId="5548BCC0" w14:textId="4ACA433B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="00DF0C5B">
        <w:rPr>
          <w:rFonts w:ascii="바탕" w:eastAsia="바탕" w:hAnsi="바탕" w:cs="바탕" w:hint="eastAsia"/>
          <w:sz w:val="23"/>
          <w:szCs w:val="23"/>
        </w:rPr>
        <w:t>귀속</w:t>
      </w:r>
      <w:r>
        <w:rPr>
          <w:rFonts w:ascii="바탕" w:eastAsia="바탕" w:hAnsi="바탕" w:cs="바탕" w:hint="eastAsia"/>
          <w:sz w:val="23"/>
          <w:szCs w:val="23"/>
        </w:rPr>
        <w:t xml:space="preserve">질: </w:t>
      </w:r>
      <w:r w:rsidRPr="00A63D62">
        <w:rPr>
          <w:rFonts w:eastAsia="바탕" w:hint="eastAsia"/>
          <w:sz w:val="23"/>
          <w:szCs w:val="23"/>
        </w:rPr>
        <w:t>법정절차에만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일반적으로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적당하다고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시기에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갈음하여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>
        <w:rPr>
          <w:rFonts w:ascii="바탕" w:eastAsia="바탕" w:hAnsi="바탕" w:cs="바탕" w:hint="eastAsia"/>
          <w:sz w:val="23"/>
          <w:szCs w:val="23"/>
        </w:rPr>
        <w:t>이 경우 근질권설정자들에게 반환할 정산금은 없는 것으로 하되, 만약 관련 법령의 규정이나 정부기관의 명령 등으로 인해 정산금이 필요한 경우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충당액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변제액의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가격은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지정하는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외부평가기관</w:t>
      </w:r>
      <w:r w:rsidRPr="00A63D62">
        <w:rPr>
          <w:rFonts w:eastAsia="바탕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단</w:t>
      </w:r>
      <w:r w:rsidRPr="00A63D62">
        <w:rPr>
          <w:rFonts w:eastAsia="바탕"/>
          <w:sz w:val="23"/>
          <w:szCs w:val="23"/>
        </w:rPr>
        <w:t xml:space="preserve">, </w:t>
      </w:r>
      <w:r w:rsidR="00AA2ECF">
        <w:rPr>
          <w:rFonts w:eastAsia="바탕" w:hint="eastAsia"/>
          <w:sz w:val="23"/>
          <w:szCs w:val="23"/>
        </w:rPr>
        <w:t>직전</w:t>
      </w:r>
      <w:r w:rsidR="00AA2ECF">
        <w:rPr>
          <w:rFonts w:eastAsia="바탕" w:hint="eastAsia"/>
          <w:sz w:val="23"/>
          <w:szCs w:val="23"/>
        </w:rPr>
        <w:t xml:space="preserve"> </w:t>
      </w:r>
      <w:r w:rsidR="00AA2ECF">
        <w:rPr>
          <w:rFonts w:eastAsia="바탕" w:hint="eastAsia"/>
          <w:sz w:val="23"/>
          <w:szCs w:val="23"/>
        </w:rPr>
        <w:t>사업연도</w:t>
      </w:r>
      <w:r w:rsidR="00AA2ECF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매출액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상위</w:t>
      </w:r>
      <w:r w:rsidRPr="00A63D62">
        <w:rPr>
          <w:rFonts w:eastAsia="바탕"/>
          <w:sz w:val="23"/>
          <w:szCs w:val="23"/>
        </w:rPr>
        <w:t xml:space="preserve"> </w:t>
      </w:r>
      <w:r w:rsidR="002A505C">
        <w:rPr>
          <w:rFonts w:eastAsia="바탕" w:hint="eastAsia"/>
          <w:sz w:val="23"/>
          <w:szCs w:val="23"/>
        </w:rPr>
        <w:t>10</w:t>
      </w:r>
      <w:r w:rsidRPr="00A63D62">
        <w:rPr>
          <w:rFonts w:eastAsia="바탕" w:hint="eastAsia"/>
          <w:sz w:val="23"/>
          <w:szCs w:val="23"/>
        </w:rPr>
        <w:t>위까지의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회계법인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중</w:t>
      </w:r>
      <w:r w:rsidRPr="00A63D62">
        <w:rPr>
          <w:rFonts w:eastAsia="바탕"/>
          <w:sz w:val="23"/>
          <w:szCs w:val="23"/>
        </w:rPr>
        <w:t xml:space="preserve"> 1</w:t>
      </w:r>
      <w:r w:rsidRPr="00A63D62">
        <w:rPr>
          <w:rFonts w:eastAsia="바탕" w:hint="eastAsia"/>
          <w:sz w:val="23"/>
          <w:szCs w:val="23"/>
        </w:rPr>
        <w:t>곳으로</w:t>
      </w:r>
      <w:r w:rsidRPr="00A63D62">
        <w:rPr>
          <w:rFonts w:eastAsia="바탕"/>
          <w:sz w:val="23"/>
          <w:szCs w:val="23"/>
        </w:rPr>
        <w:t xml:space="preserve"> </w:t>
      </w:r>
      <w:r w:rsidR="002A505C">
        <w:rPr>
          <w:rFonts w:eastAsia="바탕" w:hint="eastAsia"/>
          <w:sz w:val="23"/>
          <w:szCs w:val="23"/>
        </w:rPr>
        <w:t>함</w:t>
      </w:r>
      <w:r w:rsidRPr="00A63D62">
        <w:rPr>
          <w:rFonts w:eastAsia="바탕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평가하는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가격에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따르기로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p w14:paraId="627DF913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4.2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4.1</w:t>
      </w:r>
      <w:r w:rsidRPr="00D25B9A">
        <w:rPr>
          <w:sz w:val="23"/>
          <w:szCs w:val="23"/>
        </w:rPr>
        <w:t>조와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같이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변제에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충당하거나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취득하고자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때에는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그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사실을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사전에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근질권설정자들에게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통지한다</w:t>
      </w:r>
      <w:r w:rsidRPr="00D25B9A">
        <w:rPr>
          <w:rFonts w:eastAsia="SimSun"/>
          <w:sz w:val="23"/>
          <w:szCs w:val="23"/>
        </w:rPr>
        <w:t>.</w:t>
      </w:r>
    </w:p>
    <w:p w14:paraId="15C93A40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4.3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</w:t>
      </w:r>
      <w:r w:rsidRPr="00D25B9A">
        <w:rPr>
          <w:sz w:val="23"/>
          <w:szCs w:val="23"/>
        </w:rPr>
        <w:t>조의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조건에</w:t>
      </w:r>
      <w:r w:rsidRPr="00D25B9A">
        <w:rPr>
          <w:rFonts w:eastAsia="SimSun"/>
          <w:sz w:val="23"/>
          <w:szCs w:val="23"/>
        </w:rPr>
        <w:t xml:space="preserve"> </w:t>
      </w:r>
      <w:bookmarkStart w:id="66" w:name="_Hlk149689821"/>
      <w:r w:rsidRPr="00D25B9A">
        <w:rPr>
          <w:sz w:val="23"/>
          <w:szCs w:val="23"/>
        </w:rPr>
        <w:t>따라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이루어지는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경우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이러한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상업적으로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적당하다고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인정되는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절차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기준에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의하여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이루어지는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근질권설정자들에게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어떠한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책임도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부담하지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않고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근질권설정자들은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상업적으로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합리적인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방식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절차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기준에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의하여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처분하거나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취득하는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가격에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대하여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이의를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제기할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권리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실행과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관련하여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주장할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권리를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포기한다</w:t>
      </w:r>
      <w:r w:rsidRPr="00D25B9A">
        <w:rPr>
          <w:rFonts w:eastAsia="SimSun"/>
          <w:sz w:val="23"/>
          <w:szCs w:val="23"/>
        </w:rPr>
        <w:t>.</w:t>
      </w:r>
      <w:bookmarkEnd w:id="66"/>
    </w:p>
    <w:p w14:paraId="63CC75C0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4.4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</w:t>
      </w:r>
      <w:r w:rsidRPr="00D25B9A">
        <w:rPr>
          <w:sz w:val="23"/>
          <w:szCs w:val="23"/>
        </w:rPr>
        <w:t>조의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조건에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따라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처분하고자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경우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근질권설정자들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발행회사는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절차가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원활하게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이루어질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있도록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모든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협력을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다하여야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하고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다음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항의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사항을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포함하여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합리적으로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요구하는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각종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사항들을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이행하여야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한다</w:t>
      </w:r>
      <w:r w:rsidRPr="00D25B9A">
        <w:rPr>
          <w:rFonts w:eastAsia="SimSun"/>
          <w:sz w:val="23"/>
          <w:szCs w:val="23"/>
        </w:rPr>
        <w:t xml:space="preserve">. </w:t>
      </w:r>
    </w:p>
    <w:p w14:paraId="35CE320C" w14:textId="588FAD93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계열회사를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조에서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동일함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영업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자산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장부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재무상황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자료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임직원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인터뷰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</w:t>
      </w:r>
      <w:r w:rsidRPr="00A63D62">
        <w:rPr>
          <w:rFonts w:eastAsia="SimSun"/>
          <w:sz w:val="23"/>
          <w:szCs w:val="23"/>
        </w:rPr>
        <w:t xml:space="preserve">), </w:t>
      </w:r>
      <w:r w:rsidRPr="00A63D62">
        <w:rPr>
          <w:rFonts w:eastAsia="바탕" w:hint="eastAsia"/>
          <w:sz w:val="23"/>
          <w:szCs w:val="23"/>
        </w:rPr>
        <w:t>발행회사에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Teaser, Information Memorandum,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실사보고서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작성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준비를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4262D465" w14:textId="1B02B825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lastRenderedPageBreak/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잠재매수인들의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검토를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영업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자산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장부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재무상황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임직원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인터뷰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647AFEF4" w14:textId="5AAC3888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거래종결에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관련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정부승인의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협조</w:t>
      </w:r>
      <w:r w:rsidRPr="00A63D62">
        <w:rPr>
          <w:rFonts w:eastAsia="SimSun"/>
          <w:sz w:val="23"/>
          <w:szCs w:val="23"/>
        </w:rPr>
        <w:t xml:space="preserve">, </w:t>
      </w:r>
      <w:r w:rsidR="00203B32">
        <w:rPr>
          <w:rFonts w:eastAsia="바탕" w:hint="eastAsia"/>
          <w:sz w:val="23"/>
          <w:szCs w:val="23"/>
        </w:rPr>
        <w:t>근질권설정자들</w:t>
      </w:r>
      <w:r w:rsidR="009C3A5A">
        <w:rPr>
          <w:rFonts w:eastAsia="바탕" w:hint="eastAsia"/>
          <w:sz w:val="23"/>
          <w:szCs w:val="23"/>
        </w:rPr>
        <w:t>을</w:t>
      </w:r>
      <w:r w:rsidR="009C3A5A">
        <w:rPr>
          <w:rFonts w:eastAsia="바탕" w:hint="eastAsia"/>
          <w:sz w:val="23"/>
          <w:szCs w:val="23"/>
        </w:rPr>
        <w:t xml:space="preserve"> </w:t>
      </w:r>
      <w:r w:rsidR="009C3A5A">
        <w:rPr>
          <w:rFonts w:eastAsia="바탕" w:hint="eastAsia"/>
          <w:sz w:val="23"/>
          <w:szCs w:val="23"/>
        </w:rPr>
        <w:t>포함하여</w:t>
      </w:r>
      <w:r w:rsidR="009C3A5A">
        <w:rPr>
          <w:rFonts w:eastAsia="바탕" w:hint="eastAsia"/>
          <w:sz w:val="23"/>
          <w:szCs w:val="23"/>
        </w:rPr>
        <w:t xml:space="preserve"> </w:t>
      </w:r>
      <w:r w:rsidR="00F23F42">
        <w:rPr>
          <w:rFonts w:eastAsia="바탕" w:hint="eastAsia"/>
          <w:sz w:val="23"/>
          <w:szCs w:val="23"/>
        </w:rPr>
        <w:t>이해관계인</w:t>
      </w:r>
      <w:r w:rsidR="009C3A5A">
        <w:rPr>
          <w:rFonts w:eastAsia="바탕" w:hint="eastAsia"/>
          <w:sz w:val="23"/>
          <w:szCs w:val="23"/>
        </w:rPr>
        <w:t>들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지명한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5D93D5CB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4.5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4.1</w:t>
      </w:r>
      <w:r w:rsidRPr="00A63D62">
        <w:rPr>
          <w:rFonts w:eastAsia="바탕" w:hint="eastAsia"/>
          <w:sz w:val="23"/>
          <w:szCs w:val="23"/>
        </w:rPr>
        <w:t>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가액이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전액을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소멸시키기에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부족한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순서에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충당한다</w:t>
      </w:r>
      <w:r w:rsidRPr="00A63D62">
        <w:rPr>
          <w:rFonts w:eastAsia="SimSun"/>
          <w:sz w:val="23"/>
          <w:szCs w:val="23"/>
        </w:rPr>
        <w:t xml:space="preserve">. </w:t>
      </w:r>
      <w:r w:rsidRPr="00A63D62">
        <w:rPr>
          <w:rFonts w:eastAsia="바탕" w:hint="eastAsia"/>
          <w:sz w:val="23"/>
          <w:szCs w:val="23"/>
        </w:rPr>
        <w:t>피담보채무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전액을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남는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금원이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초과분을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반환한다</w:t>
      </w:r>
      <w:r w:rsidRPr="00A63D62">
        <w:rPr>
          <w:rFonts w:eastAsia="SimSun"/>
          <w:sz w:val="23"/>
          <w:szCs w:val="23"/>
        </w:rPr>
        <w:t>.</w:t>
      </w:r>
    </w:p>
    <w:p w14:paraId="0B7DAFF4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67" w:name="_Toc421816634"/>
      <w:bookmarkStart w:id="68" w:name="_Toc118882269"/>
      <w:r w:rsidRPr="00A63D62">
        <w:rPr>
          <w:rFonts w:hint="eastAsia"/>
        </w:rPr>
        <w:t>위험부담과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면책조항</w:t>
      </w:r>
    </w:p>
    <w:p w14:paraId="6FD3E9F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bookmarkStart w:id="69" w:name="_Hlk149690557"/>
      <w:bookmarkStart w:id="70" w:name="_Hlk123121948"/>
      <w:bookmarkEnd w:id="67"/>
      <w:bookmarkEnd w:id="68"/>
      <w:r w:rsidRPr="00A63D62">
        <w:rPr>
          <w:rFonts w:eastAsia="SimSun"/>
          <w:sz w:val="23"/>
          <w:szCs w:val="23"/>
        </w:rPr>
        <w:t>5.1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ascii="바탕" w:eastAsia="바탕" w:hAnsi="바탕" w:cs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불가항력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천재지변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책임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분실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손실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멸실된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대신할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인도하여야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말미암은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아무런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청구도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  <w:bookmarkEnd w:id="69"/>
    </w:p>
    <w:p w14:paraId="2FC4CAFB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5.2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담보증서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수령이나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인영을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신고한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인감과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상당한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주의로써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대조하고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틀림없다고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거래한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도장에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변조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도용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말미암은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부담하며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기재문언에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책임을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bookmarkEnd w:id="70"/>
    <w:p w14:paraId="2BABD607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대리권의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수여</w:t>
      </w:r>
    </w:p>
    <w:p w14:paraId="7A3E9205" w14:textId="592CD3EC" w:rsidR="00021CDE" w:rsidRPr="00D25B9A" w:rsidRDefault="00021CDE" w:rsidP="00021CDE">
      <w:pPr>
        <w:pStyle w:val="1f"/>
        <w:kinsoku w:val="0"/>
        <w:spacing w:line="360" w:lineRule="atLeast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권리실행사유가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발생하여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계속되는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한</w:t>
      </w:r>
      <w:r w:rsidRPr="00D25B9A">
        <w:rPr>
          <w:rFonts w:asciiTheme="minorHAnsi" w:hAnsiTheme="minorHAnsi" w:cstheme="minorHAnsi" w:hint="eastAsia"/>
        </w:rPr>
        <w:t xml:space="preserve">, </w:t>
      </w:r>
      <w:r w:rsidRPr="00A63D62">
        <w:rPr>
          <w:rFonts w:hint="eastAsia"/>
        </w:rPr>
        <w:t>근질권설정자들은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</w:t>
      </w:r>
      <w:r w:rsidRPr="00A63D62">
        <w:rPr>
          <w:rFonts w:eastAsia="SimSun"/>
        </w:rPr>
        <w:t>(</w:t>
      </w:r>
      <w:r w:rsidRPr="00A63D62">
        <w:rPr>
          <w:rFonts w:hint="eastAsia"/>
        </w:rPr>
        <w:t>근질권자로부터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지위를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양수한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포함</w:t>
      </w:r>
      <w:r w:rsidRPr="00A63D62">
        <w:rPr>
          <w:rFonts w:eastAsia="SimSun"/>
        </w:rPr>
        <w:t>)</w:t>
      </w:r>
      <w:r w:rsidRPr="00A63D62">
        <w:rPr>
          <w:rFonts w:hint="eastAsia"/>
        </w:rPr>
        <w:t>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대리인으로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선임하여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의결권의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이익배당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기타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금원의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수령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담보목적물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처분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관련하여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적절하거나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필요하다고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판단하는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각종의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조치를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취하거나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증서를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작성할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있는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권한을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근질권자에게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수여한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간주한다</w:t>
      </w:r>
      <w:r w:rsidRPr="00A63D62">
        <w:rPr>
          <w:rFonts w:eastAsia="SimSun"/>
        </w:rPr>
        <w:t xml:space="preserve">. </w:t>
      </w:r>
      <w:r w:rsidR="001B4C25">
        <w:rPr>
          <w:rFonts w:hint="eastAsia"/>
        </w:rPr>
        <w:t xml:space="preserve"> </w:t>
      </w:r>
      <w:r w:rsidRPr="00A63D62">
        <w:rPr>
          <w:rFonts w:hint="eastAsia"/>
        </w:rPr>
        <w:t>명확히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하면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대리권의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수여는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권리실행사유가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발생하여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계속되는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조건으로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권리실행사유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발생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이전까지의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의결권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담보목적물에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권리행사를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제한하지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아니한다</w:t>
      </w:r>
      <w:r w:rsidRPr="00A63D62">
        <w:rPr>
          <w:rFonts w:eastAsia="SimSun"/>
        </w:rPr>
        <w:t>.</w:t>
      </w:r>
    </w:p>
    <w:p w14:paraId="4D74D4F5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담보의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계속성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개별성</w:t>
      </w:r>
    </w:p>
    <w:p w14:paraId="161AA0A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lastRenderedPageBreak/>
        <w:t>7.1</w:t>
      </w:r>
      <w:r w:rsidRPr="00A63D62">
        <w:rPr>
          <w:rFonts w:eastAsia="SimSun"/>
          <w:sz w:val="23"/>
          <w:szCs w:val="23"/>
        </w:rPr>
        <w:tab/>
      </w:r>
      <w:bookmarkStart w:id="71" w:name="_Hlk149690648"/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소멸하지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담보하기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계속적인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존재한다</w:t>
      </w:r>
      <w:r w:rsidRPr="00A63D62">
        <w:rPr>
          <w:rFonts w:eastAsia="SimSun"/>
          <w:sz w:val="23"/>
          <w:szCs w:val="23"/>
        </w:rPr>
        <w:t>.</w:t>
      </w:r>
    </w:p>
    <w:p w14:paraId="16931FB6" w14:textId="08DCA352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7.2</w:t>
      </w:r>
      <w:r w:rsidRPr="00A63D62">
        <w:rPr>
          <w:rFonts w:eastAsia="SimSun"/>
          <w:sz w:val="23"/>
          <w:szCs w:val="23"/>
        </w:rPr>
        <w:tab/>
      </w:r>
      <w:bookmarkStart w:id="72" w:name="_Hlk153107214"/>
      <w:r w:rsidRPr="00A63D62">
        <w:rPr>
          <w:rFonts w:eastAsia="바탕" w:hint="eastAsia"/>
          <w:sz w:val="23"/>
          <w:szCs w:val="23"/>
        </w:rPr>
        <w:t>근질권설정자들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별도의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담보제공을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변동되지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아니하며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별개의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누적적으로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적용된다</w:t>
      </w:r>
      <w:r w:rsidRPr="00A63D62">
        <w:rPr>
          <w:rFonts w:eastAsia="바탕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장래에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별도의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담보제공을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경우에도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동일하다</w:t>
      </w:r>
      <w:r w:rsidRPr="00A63D62">
        <w:rPr>
          <w:rFonts w:eastAsia="바탕"/>
          <w:sz w:val="23"/>
          <w:szCs w:val="23"/>
        </w:rPr>
        <w:t>.</w:t>
      </w:r>
      <w:r w:rsidRPr="00A63D62">
        <w:rPr>
          <w:rFonts w:eastAsia="SimSun"/>
          <w:sz w:val="23"/>
          <w:szCs w:val="23"/>
        </w:rPr>
        <w:t xml:space="preserve"> </w:t>
      </w:r>
      <w:bookmarkEnd w:id="72"/>
    </w:p>
    <w:p w14:paraId="25343D32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진술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보장</w:t>
      </w:r>
    </w:p>
    <w:p w14:paraId="601C63DB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근질권설정자들은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근질권자에게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같이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진술하고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보장한다</w:t>
      </w:r>
      <w:r w:rsidRPr="00A63D62">
        <w:rPr>
          <w:rFonts w:eastAsia="SimSun"/>
        </w:rPr>
        <w:t>.</w:t>
      </w:r>
    </w:p>
    <w:p w14:paraId="3C2FA758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발행되었으며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존속하고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0B33AC3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바탕"/>
          <w:sz w:val="23"/>
          <w:szCs w:val="23"/>
        </w:rPr>
        <w:t>∙</w:t>
      </w:r>
      <w:r w:rsidRPr="00A63D62">
        <w:rPr>
          <w:rFonts w:eastAsia="바탕" w:hint="eastAsia"/>
          <w:sz w:val="23"/>
          <w:szCs w:val="23"/>
        </w:rPr>
        <w:t>적법한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가지고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제외하고는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제한부담의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없으며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가압류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압류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가처분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부착되어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있지도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아니하다</w:t>
      </w:r>
      <w:r w:rsidRPr="00A63D62">
        <w:rPr>
          <w:rFonts w:eastAsia="SimSun"/>
          <w:sz w:val="23"/>
          <w:szCs w:val="23"/>
        </w:rPr>
        <w:t>.</w:t>
      </w:r>
    </w:p>
    <w:p w14:paraId="5861A9BE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능력이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성립되며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35B9C4FA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(4)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최우선순위의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제한부담은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조건성취나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요건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아니한다</w:t>
      </w:r>
      <w:r w:rsidRPr="00A63D62">
        <w:rPr>
          <w:rFonts w:eastAsia="SimSun"/>
          <w:sz w:val="23"/>
          <w:szCs w:val="23"/>
        </w:rPr>
        <w:t>.</w:t>
      </w:r>
    </w:p>
    <w:p w14:paraId="32C67453" w14:textId="191C6BDD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(5)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질권설정행위는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</w:t>
      </w:r>
      <w:r w:rsidR="00C4395B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일반채권자를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의도로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아니다</w:t>
      </w:r>
      <w:r w:rsidRPr="00A63D62">
        <w:rPr>
          <w:rFonts w:eastAsia="SimSun"/>
          <w:sz w:val="23"/>
          <w:szCs w:val="23"/>
        </w:rPr>
        <w:t>.</w:t>
      </w:r>
    </w:p>
    <w:p w14:paraId="0269754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 xml:space="preserve">(6) 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체결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교부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이행은</w:t>
      </w:r>
      <w:r w:rsidRPr="00A63D62">
        <w:rPr>
          <w:rFonts w:eastAsia="SimSun"/>
          <w:sz w:val="23"/>
          <w:szCs w:val="23"/>
        </w:rPr>
        <w:t xml:space="preserve"> (i) </w:t>
      </w:r>
      <w:r w:rsidRPr="00A63D62">
        <w:rPr>
          <w:rFonts w:eastAsia="바탕" w:hint="eastAsia"/>
          <w:sz w:val="23"/>
          <w:szCs w:val="23"/>
        </w:rPr>
        <w:t>근질권설정자들에게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적용되는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법령에도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위반되지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않고</w:t>
      </w:r>
      <w:r w:rsidRPr="00A63D62">
        <w:rPr>
          <w:rFonts w:eastAsia="SimSun"/>
          <w:sz w:val="23"/>
          <w:szCs w:val="23"/>
        </w:rPr>
        <w:t xml:space="preserve">, (ii)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당사자이거나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위반되거나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채무불이행사유를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구성하지도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않는다</w:t>
      </w:r>
      <w:r w:rsidRPr="00A63D62">
        <w:rPr>
          <w:rFonts w:eastAsia="SimSun"/>
          <w:sz w:val="23"/>
          <w:szCs w:val="23"/>
        </w:rPr>
        <w:t>.</w:t>
      </w:r>
    </w:p>
    <w:p w14:paraId="22C44E67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준수사항</w:t>
      </w:r>
    </w:p>
    <w:p w14:paraId="60008EB3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lastRenderedPageBreak/>
        <w:t>근질권설정자들은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각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사항을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준수할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약정한다</w:t>
      </w:r>
      <w:r w:rsidRPr="00A63D62">
        <w:rPr>
          <w:rFonts w:eastAsia="SimSun"/>
        </w:rPr>
        <w:t>.</w:t>
      </w:r>
    </w:p>
    <w:p w14:paraId="106F4C3C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침해하는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하여서는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SimSun"/>
          <w:sz w:val="23"/>
          <w:szCs w:val="23"/>
        </w:rPr>
        <w:t xml:space="preserve">. </w:t>
      </w:r>
    </w:p>
    <w:p w14:paraId="18CC6028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상환공고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제출공고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없었기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때문에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절차를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못한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연대하여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부담하기로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7391A78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35D42348" w14:textId="7296933B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(4)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안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상실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훼손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저하시키는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같은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허용하여서는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바탕"/>
          <w:sz w:val="23"/>
          <w:szCs w:val="23"/>
        </w:rPr>
        <w:t>.</w:t>
      </w:r>
    </w:p>
    <w:p w14:paraId="265A6124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(5)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주장하는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분쟁이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절차를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밟는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해결을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744D6FB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(6)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요청에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59C32D1F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73" w:name="_Toc51384867"/>
      <w:r w:rsidRPr="00A63D62">
        <w:rPr>
          <w:rFonts w:hint="eastAsia"/>
        </w:rPr>
        <w:t>손해배상</w:t>
      </w:r>
    </w:p>
    <w:p w14:paraId="2FA6EB49" w14:textId="77777777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hint="eastAsia"/>
        </w:rPr>
        <w:t>근질권설정자들이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계약을</w:t>
      </w:r>
      <w:r w:rsidRPr="00A63D62">
        <w:t xml:space="preserve"> </w:t>
      </w:r>
      <w:r w:rsidRPr="00A63D62">
        <w:rPr>
          <w:rFonts w:hint="eastAsia"/>
        </w:rPr>
        <w:t>위반한</w:t>
      </w:r>
      <w:r w:rsidRPr="00A63D62">
        <w:t xml:space="preserve"> </w:t>
      </w:r>
      <w:r w:rsidRPr="00A63D62">
        <w:rPr>
          <w:rFonts w:hint="eastAsia"/>
        </w:rPr>
        <w:t>경우</w:t>
      </w:r>
      <w:r w:rsidRPr="00A63D62">
        <w:t xml:space="preserve">, </w:t>
      </w:r>
      <w:r w:rsidRPr="00A63D62">
        <w:rPr>
          <w:rFonts w:hint="eastAsia"/>
        </w:rPr>
        <w:t>근질권설정자들은</w:t>
      </w:r>
      <w:r w:rsidRPr="00A63D62">
        <w:t xml:space="preserve"> </w:t>
      </w:r>
      <w:r w:rsidRPr="00A63D62">
        <w:rPr>
          <w:rFonts w:hint="eastAsia"/>
        </w:rPr>
        <w:t>이로</w:t>
      </w:r>
      <w:r w:rsidRPr="00A63D62">
        <w:t xml:space="preserve"> </w:t>
      </w:r>
      <w:r w:rsidRPr="00A63D62">
        <w:rPr>
          <w:rFonts w:hint="eastAsia"/>
        </w:rPr>
        <w:t>인하여</w:t>
      </w:r>
      <w:r w:rsidRPr="00A63D62">
        <w:t xml:space="preserve"> </w:t>
      </w:r>
      <w:r w:rsidRPr="00A63D62">
        <w:rPr>
          <w:rFonts w:hint="eastAsia"/>
        </w:rPr>
        <w:t>근질권자에게</w:t>
      </w:r>
      <w:r w:rsidRPr="00A63D62">
        <w:t xml:space="preserve"> </w:t>
      </w:r>
      <w:r w:rsidRPr="00A63D62">
        <w:rPr>
          <w:rFonts w:hint="eastAsia"/>
        </w:rPr>
        <w:t>발생하는</w:t>
      </w:r>
      <w:r w:rsidRPr="00A63D62">
        <w:t xml:space="preserve"> </w:t>
      </w:r>
      <w:r w:rsidRPr="00A63D62">
        <w:rPr>
          <w:rFonts w:hint="eastAsia"/>
        </w:rPr>
        <w:t>일체의</w:t>
      </w:r>
      <w:r w:rsidRPr="00A63D62">
        <w:t xml:space="preserve"> </w:t>
      </w:r>
      <w:r w:rsidRPr="00A63D62">
        <w:rPr>
          <w:rFonts w:hint="eastAsia"/>
        </w:rPr>
        <w:t>손해를</w:t>
      </w:r>
      <w:r w:rsidRPr="00A63D62">
        <w:t xml:space="preserve"> </w:t>
      </w:r>
      <w:r w:rsidRPr="00A63D62">
        <w:rPr>
          <w:rFonts w:hint="eastAsia"/>
        </w:rPr>
        <w:t>피담보채무와</w:t>
      </w:r>
      <w:r w:rsidRPr="00A63D62">
        <w:t xml:space="preserve"> </w:t>
      </w:r>
      <w:r w:rsidRPr="00A63D62">
        <w:rPr>
          <w:rFonts w:hint="eastAsia"/>
        </w:rPr>
        <w:t>별개로</w:t>
      </w:r>
      <w:r w:rsidRPr="00A63D62">
        <w:t xml:space="preserve"> </w:t>
      </w:r>
      <w:r w:rsidRPr="00A63D62">
        <w:rPr>
          <w:rFonts w:hint="eastAsia"/>
        </w:rPr>
        <w:t>연대하여</w:t>
      </w:r>
      <w:r w:rsidRPr="00A63D62">
        <w:t xml:space="preserve"> </w:t>
      </w:r>
      <w:r w:rsidRPr="00A63D62">
        <w:rPr>
          <w:rFonts w:hint="eastAsia"/>
        </w:rPr>
        <w:t>배상하여야</w:t>
      </w:r>
      <w:r w:rsidRPr="00A63D62">
        <w:t xml:space="preserve"> </w:t>
      </w:r>
      <w:r w:rsidRPr="00A63D62">
        <w:rPr>
          <w:rFonts w:hint="eastAsia"/>
        </w:rPr>
        <w:t>한다</w:t>
      </w:r>
      <w:r w:rsidRPr="00A63D62">
        <w:t>.</w:t>
      </w:r>
    </w:p>
    <w:bookmarkEnd w:id="73"/>
    <w:p w14:paraId="319D0E03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비용부담</w:t>
      </w:r>
    </w:p>
    <w:p w14:paraId="712F4F4C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설정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근질권자의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보전이나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근질권</w:t>
      </w:r>
      <w:r w:rsidRPr="00A63D62">
        <w:t xml:space="preserve"> </w:t>
      </w:r>
      <w:r w:rsidRPr="00A63D62">
        <w:rPr>
          <w:rFonts w:hint="eastAsia"/>
        </w:rPr>
        <w:t>실행에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비용은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부담하기로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근질권자가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지급한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때에는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연대하여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이를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즉시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상환하기로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한다</w:t>
      </w:r>
      <w:r w:rsidRPr="00A63D62">
        <w:rPr>
          <w:rFonts w:eastAsia="SimSun"/>
        </w:rPr>
        <w:t xml:space="preserve">.  </w:t>
      </w:r>
    </w:p>
    <w:p w14:paraId="3F01F804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양도</w:t>
      </w:r>
    </w:p>
    <w:p w14:paraId="4994906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lastRenderedPageBreak/>
        <w:t>12.1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상응하는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권한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함께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처분할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</w:p>
    <w:p w14:paraId="6374051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12.2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없다</w:t>
      </w:r>
      <w:r w:rsidRPr="00A63D62">
        <w:rPr>
          <w:rFonts w:eastAsia="SimSun"/>
          <w:sz w:val="23"/>
          <w:szCs w:val="23"/>
        </w:rPr>
        <w:t>.</w:t>
      </w:r>
    </w:p>
    <w:p w14:paraId="74F56A53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효력</w:t>
      </w:r>
    </w:p>
    <w:p w14:paraId="05FCD9DB" w14:textId="747998BF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</w:t>
      </w:r>
      <w:r w:rsidRPr="00A63D62">
        <w:t xml:space="preserve"> </w:t>
      </w:r>
      <w:r w:rsidRPr="00A63D62">
        <w:rPr>
          <w:rFonts w:hint="eastAsia"/>
        </w:rPr>
        <w:t>체결일로부터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피담보채무가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전부</w:t>
      </w:r>
      <w:r w:rsidRPr="00A63D62">
        <w:rPr>
          <w:rFonts w:eastAsia="SimSun"/>
        </w:rPr>
        <w:t xml:space="preserve"> </w:t>
      </w:r>
      <w:r w:rsidR="005F1AEE">
        <w:rPr>
          <w:rFonts w:hint="eastAsia"/>
        </w:rPr>
        <w:t>변제</w:t>
      </w:r>
      <w:r w:rsidRPr="00A63D62">
        <w:rPr>
          <w:rFonts w:hint="eastAsia"/>
        </w:rPr>
        <w:t>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때까지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효력을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가진다</w:t>
      </w:r>
      <w:r w:rsidRPr="00A63D62">
        <w:rPr>
          <w:rFonts w:eastAsia="SimSun"/>
        </w:rPr>
        <w:t>.</w:t>
      </w:r>
    </w:p>
    <w:p w14:paraId="503E6905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기타</w:t>
      </w:r>
      <w:r w:rsidRPr="00A63D62">
        <w:t xml:space="preserve"> </w:t>
      </w:r>
      <w:r w:rsidRPr="00A63D62">
        <w:rPr>
          <w:rFonts w:hint="eastAsia"/>
        </w:rPr>
        <w:t>규정</w:t>
      </w:r>
    </w:p>
    <w:p w14:paraId="054FC315" w14:textId="2B1ACD64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1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최종적인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의사표시로서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구성하고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관련하여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있었던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약정에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주주간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상호모순이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주주간</w:t>
      </w:r>
      <w:r w:rsidRPr="00A63D62">
        <w:rPr>
          <w:rFonts w:eastAsia="바탕" w:hint="eastAsia"/>
          <w:sz w:val="23"/>
          <w:szCs w:val="23"/>
        </w:rPr>
        <w:t>계약이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우선한다</w:t>
      </w:r>
      <w:r w:rsidRPr="00A63D62">
        <w:rPr>
          <w:rFonts w:eastAsia="SimSun"/>
          <w:sz w:val="23"/>
          <w:szCs w:val="23"/>
        </w:rPr>
        <w:t>.</w:t>
      </w:r>
    </w:p>
    <w:p w14:paraId="5FFB9D12" w14:textId="1183306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2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명확하게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표시하지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포기하거나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권리실행사유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발생사실을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묵인한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간주되지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포기한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의제되지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특정한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아무런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받지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행사할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52C5AE54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3</w:t>
      </w:r>
      <w:r w:rsidRPr="00EA35AC">
        <w:rPr>
          <w:rFonts w:eastAsia="바탕"/>
          <w:sz w:val="23"/>
          <w:szCs w:val="23"/>
        </w:rPr>
        <w:tab/>
      </w:r>
      <w:r w:rsidRPr="00EA35AC">
        <w:rPr>
          <w:rFonts w:eastAsia="바탕" w:hint="eastAsia"/>
          <w:sz w:val="23"/>
          <w:szCs w:val="23"/>
        </w:rPr>
        <w:t>기타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다른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사항에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대해서는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본건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주주간계약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제</w:t>
      </w:r>
      <w:r w:rsidRPr="00EA35AC">
        <w:rPr>
          <w:rFonts w:eastAsia="바탕"/>
          <w:sz w:val="23"/>
          <w:szCs w:val="23"/>
        </w:rPr>
        <w:t>8</w:t>
      </w:r>
      <w:r w:rsidRPr="00EA35AC">
        <w:rPr>
          <w:rFonts w:eastAsia="바탕"/>
          <w:sz w:val="23"/>
          <w:szCs w:val="23"/>
        </w:rPr>
        <w:t>조를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준용한다</w:t>
      </w:r>
      <w:r w:rsidRPr="00EA35AC">
        <w:rPr>
          <w:rFonts w:eastAsia="바탕"/>
          <w:sz w:val="23"/>
          <w:szCs w:val="23"/>
        </w:rPr>
        <w:t>.</w:t>
      </w:r>
    </w:p>
    <w:p w14:paraId="04BDB0D9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</w:p>
    <w:bookmarkEnd w:id="71"/>
    <w:p w14:paraId="7C36309F" w14:textId="77777777" w:rsidR="00021CDE" w:rsidRPr="00D25B9A" w:rsidRDefault="00021CDE" w:rsidP="00021CDE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</w:rPr>
        <w:t>[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이하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서명란을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위한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여백임</w:t>
      </w:r>
      <w:r w:rsidRPr="00D25B9A">
        <w:rPr>
          <w:rFonts w:asciiTheme="minorHAnsi" w:eastAsia="바탕" w:hAnsiTheme="minorHAnsi" w:cstheme="minorHAnsi"/>
          <w:sz w:val="23"/>
          <w:szCs w:val="23"/>
        </w:rPr>
        <w:t>]</w:t>
      </w:r>
    </w:p>
    <w:p w14:paraId="46956FD7" w14:textId="77777777" w:rsidR="00021CDE" w:rsidRPr="00A63D62" w:rsidRDefault="00021CDE" w:rsidP="00021CDE">
      <w:pPr>
        <w:pStyle w:val="1f"/>
        <w:kinsoku w:val="0"/>
        <w:spacing w:line="360" w:lineRule="atLeast"/>
        <w:rPr>
          <w:lang w:val="ko-KR"/>
        </w:rPr>
      </w:pPr>
      <w:bookmarkStart w:id="74" w:name="_Hlk95771479"/>
    </w:p>
    <w:p w14:paraId="6DF06385" w14:textId="77777777" w:rsidR="00021CDE" w:rsidRPr="00A63D62" w:rsidRDefault="00021CDE" w:rsidP="00021CDE">
      <w:pPr>
        <w:pStyle w:val="1f"/>
        <w:kinsoku w:val="0"/>
        <w:spacing w:line="360" w:lineRule="atLeast"/>
        <w:rPr>
          <w:lang w:val="ko-KR"/>
        </w:rPr>
        <w:sectPr w:rsidR="00021CDE" w:rsidRPr="00A63D62" w:rsidSect="00905119">
          <w:footerReference w:type="default" r:id="rId22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3A26CC0B" w14:textId="316250A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24048F">
        <w:rPr>
          <w:rFonts w:hint="eastAsia"/>
          <w:lang w:val="ko-KR"/>
        </w:rPr>
        <w:t>[*</w:t>
      </w:r>
      <w:r w:rsidR="0024048F">
        <w:rPr>
          <w:lang w:val="ko-KR"/>
        </w:rPr>
        <w:t>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7D6E9D08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/>
        </w:rPr>
      </w:pPr>
    </w:p>
    <w:p w14:paraId="178B3059" w14:textId="23BD5750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asciiTheme="minorHAnsi" w:eastAsia="바탕" w:hAnsiTheme="minorHAnsi" w:cstheme="minorHAnsi"/>
          <w:b/>
          <w:sz w:val="23"/>
          <w:szCs w:val="23"/>
          <w:u w:val="single"/>
          <w:lang w:eastAsia="ko-KR"/>
        </w:rPr>
      </w:pPr>
      <w:r w:rsidRPr="00A63D62">
        <w:rPr>
          <w:rFonts w:ascii="바탕" w:eastAsia="바탕" w:hAnsi="바탕" w:cs="바탕" w:hint="eastAsia"/>
          <w:b/>
          <w:sz w:val="23"/>
          <w:szCs w:val="23"/>
          <w:u w:val="single"/>
          <w:lang w:eastAsia="ko-KR"/>
        </w:rPr>
        <w:t>근질권설정자</w:t>
      </w:r>
      <w:r w:rsidR="0024048F">
        <w:rPr>
          <w:rFonts w:ascii="바탕" w:eastAsia="바탕" w:hAnsi="바탕" w:cs="바탕" w:hint="eastAsia"/>
          <w:b/>
          <w:sz w:val="23"/>
          <w:szCs w:val="23"/>
          <w:u w:val="single"/>
          <w:lang w:eastAsia="ko-KR"/>
        </w:rPr>
        <w:t>들</w:t>
      </w:r>
    </w:p>
    <w:p w14:paraId="51CA844C" w14:textId="694D60CB" w:rsidR="00021CDE" w:rsidRPr="00D25B9A" w:rsidRDefault="009E6867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박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민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규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614239C4" w14:textId="3D13A184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D25A20">
        <w:rPr>
          <w:rFonts w:asciiTheme="minorHAnsi" w:eastAsia="바탕" w:hAnsiTheme="minorHAnsi" w:cstheme="minorHAnsi" w:hint="eastAsia"/>
          <w:sz w:val="23"/>
          <w:szCs w:val="23"/>
          <w:lang w:val="ko-KR"/>
        </w:rPr>
        <w:t>1959. 5. 21.</w:t>
      </w:r>
    </w:p>
    <w:p w14:paraId="44AEEC18" w14:textId="1E0927C4" w:rsidR="00021CDE" w:rsidRPr="00A63D62" w:rsidRDefault="00021CDE" w:rsidP="00021CDE">
      <w:pPr>
        <w:kinsoku w:val="0"/>
        <w:spacing w:after="240" w:line="360" w:lineRule="atLeast"/>
        <w:rPr>
          <w:rFonts w:asciiTheme="minorHAnsi" w:eastAsia="SimSun" w:hAnsiTheme="minorHAnsi" w:cstheme="minorHAnsi"/>
          <w:sz w:val="23"/>
          <w:szCs w:val="23"/>
          <w:lang w:eastAsia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 xml:space="preserve">: </w:t>
      </w:r>
      <w:r w:rsidR="00D25A20" w:rsidRPr="004A3A9F">
        <w:rPr>
          <w:rFonts w:eastAsia="바탕" w:hint="eastAsia"/>
          <w:sz w:val="23"/>
          <w:szCs w:val="23"/>
        </w:rPr>
        <w:t>경상북도</w:t>
      </w:r>
      <w:r w:rsidR="00D25A20" w:rsidRPr="004A3A9F">
        <w:rPr>
          <w:rFonts w:eastAsia="바탕"/>
          <w:sz w:val="23"/>
          <w:szCs w:val="23"/>
        </w:rPr>
        <w:t xml:space="preserve"> </w:t>
      </w:r>
      <w:r w:rsidR="00D25A20" w:rsidRPr="004A3A9F">
        <w:rPr>
          <w:rFonts w:eastAsia="바탕" w:hint="eastAsia"/>
          <w:sz w:val="23"/>
          <w:szCs w:val="23"/>
        </w:rPr>
        <w:t>김천시</w:t>
      </w:r>
      <w:r w:rsidR="00D25A20" w:rsidRPr="004A3A9F">
        <w:rPr>
          <w:rFonts w:eastAsia="바탕"/>
          <w:sz w:val="23"/>
          <w:szCs w:val="23"/>
        </w:rPr>
        <w:t xml:space="preserve"> </w:t>
      </w:r>
      <w:r w:rsidR="00D25A20" w:rsidRPr="004A3A9F">
        <w:rPr>
          <w:rFonts w:eastAsia="바탕" w:hint="eastAsia"/>
          <w:sz w:val="23"/>
          <w:szCs w:val="23"/>
        </w:rPr>
        <w:t>공단로</w:t>
      </w:r>
      <w:r w:rsidR="00D25A20" w:rsidRPr="004A3A9F">
        <w:rPr>
          <w:rFonts w:eastAsia="바탕"/>
          <w:sz w:val="23"/>
          <w:szCs w:val="23"/>
        </w:rPr>
        <w:t xml:space="preserve"> 98(</w:t>
      </w:r>
      <w:r w:rsidR="00D25A20" w:rsidRPr="004A3A9F">
        <w:rPr>
          <w:rFonts w:eastAsia="바탕" w:hint="eastAsia"/>
          <w:sz w:val="23"/>
          <w:szCs w:val="23"/>
        </w:rPr>
        <w:t>대광동</w:t>
      </w:r>
      <w:r w:rsidR="00D25A20" w:rsidRPr="004A3A9F">
        <w:rPr>
          <w:rFonts w:eastAsia="바탕"/>
          <w:sz w:val="23"/>
          <w:szCs w:val="23"/>
        </w:rPr>
        <w:t>)</w:t>
      </w:r>
    </w:p>
    <w:p w14:paraId="23148210" w14:textId="77777777" w:rsidR="0024048F" w:rsidRDefault="0024048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</w:p>
    <w:p w14:paraId="3F262CDA" w14:textId="03D5025C" w:rsidR="0024048F" w:rsidRPr="00D25B9A" w:rsidRDefault="00EA5A89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이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명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희</w:t>
      </w:r>
      <w:r w:rsidR="0024048F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24048F"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="0024048F"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="0024048F"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369380CF" w14:textId="0DA43B13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D25A20">
        <w:rPr>
          <w:rFonts w:asciiTheme="minorHAnsi" w:eastAsia="바탕" w:hAnsiTheme="minorHAnsi" w:cstheme="minorHAnsi" w:hint="eastAsia"/>
          <w:sz w:val="23"/>
          <w:szCs w:val="23"/>
          <w:lang w:val="ko-KR"/>
        </w:rPr>
        <w:t>1964. 3. 19.</w:t>
      </w:r>
    </w:p>
    <w:p w14:paraId="53C16854" w14:textId="19F359E6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D25A20">
        <w:rPr>
          <w:rFonts w:eastAsia="바탕" w:hint="eastAsia"/>
          <w:sz w:val="23"/>
          <w:szCs w:val="23"/>
          <w:lang w:val="ko-KR"/>
        </w:rPr>
        <w:t>경상북도</w:t>
      </w:r>
      <w:r w:rsidR="00D25A20">
        <w:rPr>
          <w:rFonts w:eastAsia="바탕" w:hint="eastAsia"/>
          <w:sz w:val="23"/>
          <w:szCs w:val="23"/>
          <w:lang w:val="ko-KR"/>
        </w:rPr>
        <w:t xml:space="preserve"> </w:t>
      </w:r>
      <w:r w:rsidR="00D25A20">
        <w:rPr>
          <w:rFonts w:eastAsia="바탕" w:hint="eastAsia"/>
          <w:sz w:val="23"/>
          <w:szCs w:val="23"/>
          <w:lang w:val="ko-KR"/>
        </w:rPr>
        <w:t>김천시</w:t>
      </w:r>
      <w:r w:rsidR="00D25A20">
        <w:rPr>
          <w:rFonts w:eastAsia="바탕" w:hint="eastAsia"/>
          <w:sz w:val="23"/>
          <w:szCs w:val="23"/>
          <w:lang w:val="ko-KR"/>
        </w:rPr>
        <w:t xml:space="preserve"> </w:t>
      </w:r>
      <w:r w:rsidR="00D25A20">
        <w:rPr>
          <w:rFonts w:eastAsia="바탕" w:hint="eastAsia"/>
          <w:sz w:val="23"/>
          <w:szCs w:val="23"/>
          <w:lang w:val="ko-KR"/>
        </w:rPr>
        <w:t>모암길</w:t>
      </w:r>
      <w:r w:rsidR="00D25A20">
        <w:rPr>
          <w:rFonts w:eastAsia="바탕" w:hint="eastAsia"/>
          <w:sz w:val="23"/>
          <w:szCs w:val="23"/>
          <w:lang w:val="ko-KR"/>
        </w:rPr>
        <w:t xml:space="preserve"> 15(</w:t>
      </w:r>
      <w:r w:rsidR="00D25A20">
        <w:rPr>
          <w:rFonts w:eastAsia="바탕" w:hint="eastAsia"/>
          <w:sz w:val="23"/>
          <w:szCs w:val="23"/>
          <w:lang w:val="ko-KR"/>
        </w:rPr>
        <w:t>모암동</w:t>
      </w:r>
      <w:r w:rsidR="00D25A20">
        <w:rPr>
          <w:rFonts w:eastAsia="바탕" w:hint="eastAsia"/>
          <w:sz w:val="23"/>
          <w:szCs w:val="23"/>
          <w:lang w:val="ko-KR"/>
        </w:rPr>
        <w:t>)</w:t>
      </w:r>
    </w:p>
    <w:p w14:paraId="6E122E49" w14:textId="77777777" w:rsidR="0024048F" w:rsidRPr="0024048F" w:rsidRDefault="0024048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</w:p>
    <w:p w14:paraId="71ECB34D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eastAsia="SimSun"/>
          <w:lang w:val="ko-KR"/>
        </w:rPr>
        <w:br w:type="page"/>
      </w:r>
    </w:p>
    <w:bookmarkEnd w:id="74"/>
    <w:p w14:paraId="20A7894F" w14:textId="380F9FA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424572">
        <w:rPr>
          <w:rFonts w:hint="eastAsia"/>
          <w:lang w:val="ko-KR"/>
        </w:rPr>
        <w:t>[*]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564B6ABF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 w:eastAsia="ko-KR"/>
        </w:rPr>
      </w:pPr>
    </w:p>
    <w:p w14:paraId="264B136E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b/>
          <w:sz w:val="23"/>
          <w:szCs w:val="23"/>
          <w:u w:val="single"/>
          <w:lang w:val="ko-KR" w:eastAsia="ko-KR"/>
        </w:rPr>
      </w:pPr>
      <w:r w:rsidRPr="00A63D62">
        <w:rPr>
          <w:rFonts w:hint="eastAsia"/>
          <w:b/>
          <w:sz w:val="23"/>
          <w:szCs w:val="23"/>
          <w:u w:val="single"/>
          <w:lang w:val="ko-KR" w:eastAsia="ko-KR"/>
        </w:rPr>
        <w:t>근질권자</w:t>
      </w:r>
    </w:p>
    <w:p w14:paraId="293527F9" w14:textId="122DF70F" w:rsidR="00021CDE" w:rsidRPr="00D25B9A" w:rsidRDefault="00DC3689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</w:p>
    <w:p w14:paraId="3CA52AC6" w14:textId="77777777" w:rsidR="00D25A20" w:rsidRDefault="00D25A20" w:rsidP="00021CDE">
      <w:pPr>
        <w:pStyle w:val="ad"/>
        <w:wordWrap w:val="0"/>
        <w:autoSpaceDE w:val="0"/>
        <w:rPr>
          <w:rFonts w:eastAsia="바탕"/>
          <w:color w:val="000000"/>
          <w:sz w:val="23"/>
          <w:szCs w:val="23"/>
        </w:rPr>
      </w:pPr>
      <w:bookmarkStart w:id="75" w:name="_Hlk188216633"/>
      <w:r>
        <w:rPr>
          <w:rFonts w:eastAsia="바탕" w:hint="eastAsia"/>
          <w:color w:val="000000"/>
          <w:sz w:val="23"/>
          <w:szCs w:val="23"/>
        </w:rPr>
        <w:t>서울특별시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  <w:r>
        <w:rPr>
          <w:rFonts w:eastAsia="바탕" w:hint="eastAsia"/>
          <w:color w:val="000000"/>
          <w:sz w:val="23"/>
          <w:szCs w:val="23"/>
        </w:rPr>
        <w:t>강남구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  <w:r>
        <w:rPr>
          <w:rFonts w:eastAsia="바탕" w:hint="eastAsia"/>
          <w:color w:val="000000"/>
          <w:sz w:val="23"/>
          <w:szCs w:val="23"/>
        </w:rPr>
        <w:t>언주로</w:t>
      </w:r>
      <w:r>
        <w:rPr>
          <w:rFonts w:eastAsia="바탕" w:hint="eastAsia"/>
          <w:color w:val="000000"/>
          <w:sz w:val="23"/>
          <w:szCs w:val="23"/>
        </w:rPr>
        <w:t xml:space="preserve"> 702, 12</w:t>
      </w:r>
      <w:r>
        <w:rPr>
          <w:rFonts w:eastAsia="바탕" w:hint="eastAsia"/>
          <w:color w:val="000000"/>
          <w:sz w:val="23"/>
          <w:szCs w:val="23"/>
        </w:rPr>
        <w:t>층</w:t>
      </w:r>
      <w:r>
        <w:rPr>
          <w:rFonts w:eastAsia="바탕" w:hint="eastAsia"/>
          <w:color w:val="000000"/>
          <w:sz w:val="23"/>
          <w:szCs w:val="23"/>
        </w:rPr>
        <w:t>(</w:t>
      </w:r>
      <w:r>
        <w:rPr>
          <w:rFonts w:eastAsia="바탕" w:hint="eastAsia"/>
          <w:color w:val="000000"/>
          <w:sz w:val="23"/>
          <w:szCs w:val="23"/>
        </w:rPr>
        <w:t>논현동</w:t>
      </w:r>
      <w:r>
        <w:rPr>
          <w:rFonts w:eastAsia="바탕" w:hint="eastAsia"/>
          <w:color w:val="000000"/>
          <w:sz w:val="23"/>
          <w:szCs w:val="23"/>
        </w:rPr>
        <w:t xml:space="preserve">, </w:t>
      </w:r>
      <w:r>
        <w:rPr>
          <w:rFonts w:eastAsia="바탕" w:hint="eastAsia"/>
          <w:color w:val="000000"/>
          <w:sz w:val="23"/>
          <w:szCs w:val="23"/>
        </w:rPr>
        <w:t>경남제약타워</w:t>
      </w:r>
      <w:r>
        <w:rPr>
          <w:rFonts w:eastAsia="바탕" w:hint="eastAsia"/>
          <w:color w:val="000000"/>
          <w:sz w:val="23"/>
          <w:szCs w:val="23"/>
        </w:rPr>
        <w:t>)</w:t>
      </w:r>
    </w:p>
    <w:p w14:paraId="1C00A53B" w14:textId="3CC33029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: 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>이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사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="00D25A20">
        <w:rPr>
          <w:rFonts w:asciiTheme="minorHAnsi" w:eastAsia="바탕" w:hAnsiTheme="minorHAnsi" w:cstheme="minorHAnsi" w:hint="eastAsia"/>
          <w:sz w:val="23"/>
          <w:szCs w:val="23"/>
          <w:lang w:val="ko-KR"/>
        </w:rPr>
        <w:t>김지호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  <w:t>(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인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)</w:t>
      </w:r>
    </w:p>
    <w:bookmarkEnd w:id="75"/>
    <w:p w14:paraId="5FCF7B4F" w14:textId="77777777" w:rsidR="00021CDE" w:rsidRPr="00A63D62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3"/>
          <w:szCs w:val="23"/>
          <w:lang w:eastAsia="ko-KR"/>
        </w:rPr>
      </w:pPr>
      <w:r w:rsidRPr="00A63D62">
        <w:rPr>
          <w:rFonts w:eastAsia="바탕"/>
          <w:b/>
          <w:color w:val="000000"/>
          <w:sz w:val="23"/>
          <w:szCs w:val="23"/>
          <w:lang w:eastAsia="ko-KR"/>
        </w:rPr>
        <w:br w:type="page"/>
      </w:r>
    </w:p>
    <w:p w14:paraId="35BA6C5A" w14:textId="4A6D1DC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4D5AB8">
        <w:rPr>
          <w:rFonts w:hint="eastAsia"/>
          <w:lang w:val="ko-KR"/>
        </w:rPr>
        <w:t>[*</w:t>
      </w:r>
      <w:r w:rsidR="004D5AB8">
        <w:rPr>
          <w:lang w:val="ko-KR"/>
        </w:rPr>
        <w:t>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4BDB8CB1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 w:eastAsia="ko-KR"/>
        </w:rPr>
      </w:pPr>
    </w:p>
    <w:p w14:paraId="40B12D87" w14:textId="77777777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eastAsia="SimSun"/>
          <w:b/>
          <w:sz w:val="23"/>
          <w:szCs w:val="23"/>
          <w:u w:val="single"/>
          <w:lang w:eastAsia="ko-KR"/>
        </w:rPr>
      </w:pPr>
      <w:r w:rsidRPr="00A63D62">
        <w:rPr>
          <w:rFonts w:hint="eastAsia"/>
          <w:b/>
          <w:sz w:val="23"/>
          <w:szCs w:val="23"/>
          <w:u w:val="single"/>
          <w:lang w:eastAsia="ko-KR"/>
        </w:rPr>
        <w:t>발행회사</w:t>
      </w:r>
    </w:p>
    <w:p w14:paraId="682C7BF7" w14:textId="49F3CF42" w:rsidR="00021CDE" w:rsidRPr="00A63D62" w:rsidRDefault="00021CDE" w:rsidP="00021CDE">
      <w:pPr>
        <w:kinsoku w:val="0"/>
        <w:spacing w:after="240" w:line="360" w:lineRule="atLeast"/>
        <w:rPr>
          <w:rFonts w:eastAsia="바탕"/>
          <w:sz w:val="23"/>
          <w:szCs w:val="23"/>
          <w:lang w:eastAsia="ko-KR"/>
        </w:rPr>
      </w:pPr>
      <w:r w:rsidRPr="00A63D62">
        <w:rPr>
          <w:rFonts w:eastAsia="바탕" w:hint="eastAsia"/>
          <w:sz w:val="23"/>
          <w:szCs w:val="23"/>
          <w:lang w:eastAsia="ko-KR"/>
        </w:rPr>
        <w:t>주식회사</w:t>
      </w:r>
      <w:r w:rsidR="00861734">
        <w:rPr>
          <w:rFonts w:eastAsia="바탕" w:hint="eastAsia"/>
          <w:sz w:val="23"/>
          <w:szCs w:val="23"/>
          <w:lang w:eastAsia="ko-KR"/>
        </w:rPr>
        <w:t xml:space="preserve"> </w:t>
      </w:r>
      <w:r w:rsidR="00861734">
        <w:rPr>
          <w:rFonts w:eastAsia="바탕" w:hint="eastAsia"/>
          <w:sz w:val="23"/>
          <w:szCs w:val="23"/>
          <w:lang w:eastAsia="ko-KR"/>
        </w:rPr>
        <w:t>새빗켐</w:t>
      </w:r>
    </w:p>
    <w:p w14:paraId="0D9CB077" w14:textId="092F43FF" w:rsidR="00021CDE" w:rsidRPr="00A63D62" w:rsidRDefault="006A01B8" w:rsidP="00021CDE">
      <w:pPr>
        <w:kinsoku w:val="0"/>
        <w:spacing w:after="240" w:line="360" w:lineRule="atLeast"/>
        <w:rPr>
          <w:rFonts w:eastAsia="바탕"/>
          <w:sz w:val="23"/>
          <w:szCs w:val="23"/>
          <w:lang w:eastAsia="ko-KR"/>
        </w:rPr>
      </w:pP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경상북도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김천시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공단로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98(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대광동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)</w:t>
      </w:r>
    </w:p>
    <w:p w14:paraId="4F2A70C3" w14:textId="77777777" w:rsidR="00021CDE" w:rsidRPr="00A63D62" w:rsidRDefault="00021CDE" w:rsidP="00021CDE">
      <w:pPr>
        <w:kinsoku w:val="0"/>
        <w:spacing w:after="240" w:line="360" w:lineRule="atLeast"/>
        <w:ind w:left="0" w:firstLine="0"/>
        <w:rPr>
          <w:rFonts w:eastAsia="SimSun"/>
          <w:sz w:val="23"/>
          <w:szCs w:val="23"/>
          <w:lang w:eastAsia="ko-KR"/>
        </w:rPr>
      </w:pPr>
      <w:r w:rsidRPr="00A63D62">
        <w:rPr>
          <w:rFonts w:ascii="바탕" w:eastAsia="바탕" w:hAnsi="바탕" w:cs="바탕" w:hint="eastAsia"/>
          <w:sz w:val="23"/>
          <w:szCs w:val="23"/>
          <w:lang w:eastAsia="ko-KR"/>
        </w:rPr>
        <w:t>대표이사</w:t>
      </w:r>
      <w:r w:rsidRPr="00A63D62">
        <w:rPr>
          <w:rFonts w:eastAsia="SimSun"/>
          <w:sz w:val="23"/>
          <w:szCs w:val="23"/>
          <w:lang w:eastAsia="ko-KR"/>
        </w:rPr>
        <w:t xml:space="preserve"> </w:t>
      </w:r>
      <w:r w:rsidRPr="00A63D62">
        <w:rPr>
          <w:rFonts w:eastAsia="바탕"/>
          <w:sz w:val="23"/>
          <w:szCs w:val="23"/>
          <w:lang w:eastAsia="ko-KR"/>
        </w:rPr>
        <w:t>[*]</w:t>
      </w:r>
      <w:r w:rsidRPr="00A63D62">
        <w:rPr>
          <w:rFonts w:eastAsia="바탕"/>
          <w:sz w:val="23"/>
          <w:szCs w:val="23"/>
          <w:lang w:eastAsia="ko-KR"/>
        </w:rPr>
        <w:tab/>
      </w:r>
      <w:r w:rsidRPr="00A63D62">
        <w:rPr>
          <w:rFonts w:eastAsia="SimSun"/>
          <w:sz w:val="23"/>
          <w:szCs w:val="23"/>
          <w:lang w:eastAsia="ko-KR"/>
        </w:rPr>
        <w:t>(</w:t>
      </w:r>
      <w:r w:rsidRPr="00A63D62">
        <w:rPr>
          <w:rFonts w:ascii="바탕" w:eastAsia="바탕" w:hAnsi="바탕" w:cs="바탕" w:hint="eastAsia"/>
          <w:sz w:val="23"/>
          <w:szCs w:val="23"/>
          <w:lang w:eastAsia="ko-KR"/>
        </w:rPr>
        <w:t>인</w:t>
      </w:r>
      <w:r w:rsidRPr="00A63D62">
        <w:rPr>
          <w:rFonts w:eastAsia="SimSun"/>
          <w:sz w:val="23"/>
          <w:szCs w:val="23"/>
          <w:lang w:eastAsia="ko-KR"/>
        </w:rPr>
        <w:t>)</w:t>
      </w:r>
    </w:p>
    <w:p w14:paraId="2A34D723" w14:textId="77777777" w:rsidR="00021CDE" w:rsidRPr="00A63D62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3"/>
          <w:szCs w:val="23"/>
          <w:lang w:eastAsia="ko-KR"/>
        </w:rPr>
      </w:pPr>
    </w:p>
    <w:p w14:paraId="482E1B94" w14:textId="77777777" w:rsidR="00021CDE" w:rsidRPr="000F7907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2"/>
          <w:szCs w:val="22"/>
          <w:lang w:eastAsia="ko-KR"/>
        </w:rPr>
        <w:sectPr w:rsidR="00021CDE" w:rsidRPr="000F7907" w:rsidSect="00905119">
          <w:footerReference w:type="default" r:id="rId23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2BE4C9A5" w14:textId="77777777" w:rsidR="00021CDE" w:rsidRPr="000F7907" w:rsidRDefault="00021CDE" w:rsidP="00021CDE">
      <w:pPr>
        <w:kinsoku w:val="0"/>
        <w:spacing w:line="360" w:lineRule="atLeast"/>
        <w:ind w:left="0" w:firstLine="0"/>
        <w:rPr>
          <w:rFonts w:eastAsia="SimSun"/>
          <w:sz w:val="22"/>
          <w:szCs w:val="22"/>
          <w:lang w:val="ko-KR"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  <w:lang w:eastAsia="ko-KR"/>
        </w:rPr>
        <w:t xml:space="preserve"> 1</w:t>
      </w:r>
      <w:r w:rsidRPr="000F7907">
        <w:rPr>
          <w:rFonts w:eastAsia="SimSun"/>
          <w:color w:val="000000"/>
          <w:sz w:val="22"/>
          <w:szCs w:val="22"/>
          <w:lang w:eastAsia="ko-KR"/>
        </w:rPr>
        <w:t>.</w:t>
      </w:r>
    </w:p>
    <w:p w14:paraId="0318805C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5E00EC7D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4966" w:type="pct"/>
        <w:tblInd w:w="113" w:type="dxa"/>
        <w:tblLook w:val="04A0" w:firstRow="1" w:lastRow="0" w:firstColumn="1" w:lastColumn="0" w:noHBand="0" w:noVBand="1"/>
      </w:tblPr>
      <w:tblGrid>
        <w:gridCol w:w="1975"/>
        <w:gridCol w:w="1756"/>
        <w:gridCol w:w="1882"/>
        <w:gridCol w:w="1568"/>
        <w:gridCol w:w="1774"/>
      </w:tblGrid>
      <w:tr w:rsidR="00021CDE" w:rsidRPr="00D25B9A" w14:paraId="7B067F4F" w14:textId="77777777" w:rsidTr="000201CE"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47D518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근질권설정자</w:t>
            </w:r>
          </w:p>
        </w:tc>
        <w:tc>
          <w:tcPr>
            <w:tcW w:w="1756" w:type="dxa"/>
            <w:shd w:val="clear" w:color="auto" w:fill="D9D9D9" w:themeFill="background1" w:themeFillShade="D9"/>
            <w:vAlign w:val="center"/>
          </w:tcPr>
          <w:p w14:paraId="36AE6C6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발행회사</w:t>
            </w:r>
          </w:p>
        </w:tc>
        <w:tc>
          <w:tcPr>
            <w:tcW w:w="1882" w:type="dxa"/>
            <w:shd w:val="clear" w:color="auto" w:fill="D9D9D9" w:themeFill="background1" w:themeFillShade="D9"/>
            <w:vAlign w:val="center"/>
          </w:tcPr>
          <w:p w14:paraId="5C81B7FB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주식의</w:t>
            </w:r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r w:rsidRPr="000F7907">
              <w:rPr>
                <w:b/>
                <w:sz w:val="22"/>
                <w:szCs w:val="22"/>
              </w:rPr>
              <w:t>종류</w:t>
            </w:r>
          </w:p>
        </w:tc>
        <w:tc>
          <w:tcPr>
            <w:tcW w:w="156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C0F1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액면가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5BEFAC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주식수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3745EE57" w14:textId="77777777" w:rsidTr="000201CE">
        <w:tc>
          <w:tcPr>
            <w:tcW w:w="1975" w:type="dxa"/>
            <w:vAlign w:val="center"/>
          </w:tcPr>
          <w:p w14:paraId="434EF435" w14:textId="73AEA7A3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756" w:type="dxa"/>
            <w:vAlign w:val="center"/>
          </w:tcPr>
          <w:p w14:paraId="66AFB4A7" w14:textId="77777777" w:rsidR="00F4457F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46FB6E7E" w14:textId="7DB257D6" w:rsidR="00021CDE" w:rsidRPr="000F7907" w:rsidRDefault="00F4457F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36CABE6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2F9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6A572" w14:textId="0F90AA61" w:rsidR="00021CDE" w:rsidRPr="000F7907" w:rsidRDefault="004757F0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3"/>
                <w:szCs w:val="23"/>
                <w:lang w:eastAsia="ko-KR"/>
              </w:rPr>
              <w:t>[*</w:t>
            </w:r>
            <w:r>
              <w:rPr>
                <w:sz w:val="23"/>
                <w:szCs w:val="23"/>
                <w:lang w:eastAsia="ko-KR"/>
              </w:rPr>
              <w:t>]</w:t>
            </w:r>
          </w:p>
        </w:tc>
      </w:tr>
      <w:tr w:rsidR="00021CDE" w:rsidRPr="00D25B9A" w14:paraId="08DCDBC9" w14:textId="77777777" w:rsidTr="000201CE">
        <w:tc>
          <w:tcPr>
            <w:tcW w:w="1975" w:type="dxa"/>
            <w:vAlign w:val="center"/>
          </w:tcPr>
          <w:p w14:paraId="10D556FA" w14:textId="5B68AB32" w:rsidR="00021CDE" w:rsidRPr="00EA5A89" w:rsidRDefault="008A40CA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 w:rsidRPr="00EA5A89">
              <w:rPr>
                <w:rFonts w:hint="eastAsia"/>
                <w:sz w:val="22"/>
                <w:szCs w:val="22"/>
                <w:lang w:eastAsia="ko-KR"/>
              </w:rPr>
              <w:t>이명희</w:t>
            </w:r>
          </w:p>
        </w:tc>
        <w:tc>
          <w:tcPr>
            <w:tcW w:w="1756" w:type="dxa"/>
            <w:vAlign w:val="center"/>
          </w:tcPr>
          <w:p w14:paraId="2F260709" w14:textId="77777777" w:rsidR="00F4457F" w:rsidRPr="00EA5A89" w:rsidRDefault="00F4457F" w:rsidP="00F4457F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EA5A89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6376605A" w14:textId="60E8B471" w:rsidR="00021CDE" w:rsidRPr="00EA5A89" w:rsidRDefault="00F4457F" w:rsidP="00F4457F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 w:rsidRPr="00EA5A89"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4F5B4AFD" w14:textId="77777777" w:rsidR="00021CDE" w:rsidRPr="00EA5A89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EA5A89">
              <w:rPr>
                <w:sz w:val="22"/>
                <w:szCs w:val="22"/>
              </w:rPr>
              <w:t>보통주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8B422" w14:textId="77777777" w:rsidR="00021CDE" w:rsidRPr="00EA5A89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EA5A89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6F97" w14:textId="3F2291AC" w:rsidR="00021CDE" w:rsidRPr="00EA5A89" w:rsidRDefault="004757F0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EA5A89">
              <w:rPr>
                <w:rFonts w:hint="eastAsia"/>
                <w:sz w:val="23"/>
                <w:szCs w:val="23"/>
                <w:lang w:eastAsia="ko-KR"/>
              </w:rPr>
              <w:t>[*</w:t>
            </w:r>
            <w:r w:rsidRPr="00EA5A89">
              <w:rPr>
                <w:sz w:val="23"/>
                <w:szCs w:val="23"/>
                <w:lang w:eastAsia="ko-KR"/>
              </w:rPr>
              <w:t>]</w:t>
            </w:r>
          </w:p>
        </w:tc>
      </w:tr>
    </w:tbl>
    <w:p w14:paraId="1BE85F1A" w14:textId="77777777" w:rsidR="00021CDE" w:rsidRPr="000F7907" w:rsidRDefault="00021CDE" w:rsidP="00021CDE">
      <w:pPr>
        <w:kinsoku w:val="0"/>
        <w:adjustRightInd w:val="0"/>
        <w:snapToGrid w:val="0"/>
        <w:spacing w:line="360" w:lineRule="atLeast"/>
        <w:jc w:val="center"/>
        <w:rPr>
          <w:rFonts w:eastAsia="SimSun"/>
          <w:b/>
          <w:bCs/>
          <w:sz w:val="22"/>
          <w:szCs w:val="22"/>
        </w:rPr>
      </w:pPr>
    </w:p>
    <w:p w14:paraId="3C951AF3" w14:textId="77777777" w:rsidR="00021CDE" w:rsidRPr="000F7907" w:rsidRDefault="00021CDE" w:rsidP="00021CDE">
      <w:pPr>
        <w:pStyle w:val="1f"/>
        <w:kinsoku w:val="0"/>
        <w:spacing w:line="360" w:lineRule="atLeast"/>
        <w:rPr>
          <w:rFonts w:eastAsia="SimSun"/>
          <w:sz w:val="22"/>
          <w:szCs w:val="22"/>
          <w:lang w:val="ko-KR"/>
        </w:rPr>
        <w:sectPr w:rsidR="00021CDE" w:rsidRPr="000F7907" w:rsidSect="00905119">
          <w:footerReference w:type="default" r:id="rId24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3F37A016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</w:rPr>
      </w:pPr>
      <w:r w:rsidRPr="000F7907">
        <w:rPr>
          <w:b/>
          <w:color w:val="000000"/>
          <w:sz w:val="22"/>
          <w:szCs w:val="22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</w:rPr>
        <w:t xml:space="preserve"> 2.</w:t>
      </w:r>
    </w:p>
    <w:p w14:paraId="54055497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</w:rPr>
      </w:pPr>
      <w:r w:rsidRPr="000F7907">
        <w:rPr>
          <w:rFonts w:ascii="바탕" w:eastAsia="바탕" w:hAnsi="바탕" w:cs="바탕" w:hint="eastAsia"/>
          <w:b/>
          <w:color w:val="000000"/>
          <w:sz w:val="22"/>
          <w:szCs w:val="22"/>
          <w:u w:val="single"/>
        </w:rPr>
        <w:t>처분승낙서</w:t>
      </w:r>
    </w:p>
    <w:p w14:paraId="6B8B1492" w14:textId="49584849" w:rsidR="00021CDE" w:rsidRPr="000F7907" w:rsidRDefault="004B13C8" w:rsidP="00021CDE">
      <w:pPr>
        <w:kinsoku w:val="0"/>
        <w:spacing w:after="240" w:line="360" w:lineRule="atLeast"/>
        <w:rPr>
          <w:rFonts w:eastAsia="SimSun"/>
          <w:b/>
          <w:bCs/>
          <w:sz w:val="22"/>
          <w:szCs w:val="22"/>
          <w:lang w:eastAsia="ko-KR"/>
        </w:rPr>
      </w:pPr>
      <w:r w:rsidRPr="004B13C8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에스케이아이엘에코시너지밸류업1호 유한회사</w:t>
      </w:r>
      <w:r w:rsidR="00021CDE" w:rsidRPr="000F7907">
        <w:rPr>
          <w:rFonts w:eastAsia="SimSun"/>
          <w:b/>
          <w:bCs/>
          <w:sz w:val="22"/>
          <w:szCs w:val="22"/>
          <w:lang w:eastAsia="ko-KR"/>
        </w:rPr>
        <w:t xml:space="preserve"> </w:t>
      </w:r>
      <w:r w:rsidR="00021CDE" w:rsidRPr="000F7907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귀중</w:t>
      </w:r>
    </w:p>
    <w:p w14:paraId="51A11E92" w14:textId="1BBF5B8F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eastAsia="SimSu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처분승낙서는</w:t>
      </w:r>
      <w:r w:rsidRPr="00DD1955">
        <w:rPr>
          <w:rFonts w:ascii="Times New Roman" w:hAnsi="Times New Roman" w:cs="Times New Roman"/>
          <w:sz w:val="22"/>
          <w:szCs w:val="22"/>
        </w:rPr>
        <w:t xml:space="preserve"> 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에스케이아이엘에코시너지밸류업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1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호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유한회사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근질권자</w:t>
      </w:r>
      <w:r w:rsidRPr="000F7907">
        <w:rPr>
          <w:rFonts w:ascii="Times New Roman" w:eastAsia="SimSun" w:hAnsi="Times New Roman" w:cs="Times New Roman"/>
          <w:sz w:val="22"/>
          <w:szCs w:val="22"/>
        </w:rPr>
        <w:t>”</w:t>
      </w:r>
      <w:r w:rsidRPr="000F7907">
        <w:rPr>
          <w:rFonts w:ascii="Times New Roman" w:hAnsi="Times New Roman" w:cs="Times New Roman"/>
          <w:sz w:val="22"/>
          <w:szCs w:val="22"/>
        </w:rPr>
        <w:t>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하며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Pr="000F7907">
        <w:rPr>
          <w:rFonts w:ascii="Times New Roman" w:hAnsi="Times New Roman" w:cs="Times New Roman"/>
          <w:sz w:val="22"/>
          <w:szCs w:val="22"/>
        </w:rPr>
        <w:t>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양수인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등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승계인을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포함함</w:t>
      </w:r>
      <w:r w:rsidRPr="000F7907">
        <w:rPr>
          <w:rFonts w:ascii="Times New Roman" w:eastAsia="SimSun" w:hAnsi="Times New Roman" w:cs="Times New Roman"/>
          <w:sz w:val="22"/>
          <w:szCs w:val="22"/>
        </w:rPr>
        <w:t>)</w:t>
      </w:r>
      <w:r w:rsidRPr="000F7907">
        <w:rPr>
          <w:rFonts w:ascii="Times New Roman" w:hAnsi="Times New Roman" w:cs="Times New Roman"/>
          <w:sz w:val="22"/>
          <w:szCs w:val="22"/>
        </w:rPr>
        <w:t>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8A1BF4">
        <w:rPr>
          <w:rFonts w:ascii="Times New Roman" w:hAnsi="Times New Roman" w:cs="Times New Roman"/>
          <w:sz w:val="22"/>
          <w:szCs w:val="22"/>
        </w:rPr>
        <w:t>박민규</w:t>
      </w:r>
      <w:r w:rsidRPr="000F7907">
        <w:rPr>
          <w:rFonts w:ascii="Times New Roman" w:hAnsi="Times New Roman" w:cs="Times New Roman"/>
          <w:sz w:val="22"/>
          <w:szCs w:val="22"/>
        </w:rPr>
        <w:t xml:space="preserve">, </w:t>
      </w:r>
      <w:r w:rsidR="00E7332A">
        <w:rPr>
          <w:rFonts w:ascii="Times New Roman" w:hAnsi="Times New Roman" w:cs="Times New Roman" w:hint="eastAsia"/>
          <w:sz w:val="22"/>
          <w:szCs w:val="22"/>
        </w:rPr>
        <w:t>이명희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근질권설정자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”), </w:t>
      </w:r>
      <w:r w:rsidRPr="000F7907">
        <w:rPr>
          <w:rFonts w:ascii="Times New Roman" w:hAnsi="Times New Roman" w:cs="Times New Roman"/>
          <w:sz w:val="22"/>
          <w:szCs w:val="22"/>
        </w:rPr>
        <w:t>주식회사</w:t>
      </w:r>
      <w:r w:rsidR="00D827EC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D827EC">
        <w:rPr>
          <w:rFonts w:ascii="Times New Roman" w:hAnsi="Times New Roman" w:cs="Times New Roman" w:hint="eastAsia"/>
          <w:sz w:val="22"/>
          <w:szCs w:val="22"/>
        </w:rPr>
        <w:t>새빗켐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발행회사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”) </w:t>
      </w:r>
      <w:r w:rsidRPr="000F7907">
        <w:rPr>
          <w:rFonts w:ascii="Times New Roman" w:hAnsi="Times New Roman" w:cs="Times New Roman"/>
          <w:sz w:val="22"/>
          <w:szCs w:val="22"/>
        </w:rPr>
        <w:t>사이에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체결된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202</w:t>
      </w:r>
      <w:r w:rsidR="00250C1E">
        <w:rPr>
          <w:rFonts w:ascii="Times New Roman" w:hAnsi="Times New Roman" w:cs="Times New Roman" w:hint="eastAsia"/>
          <w:sz w:val="22"/>
          <w:szCs w:val="22"/>
        </w:rPr>
        <w:t>5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[*]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[*]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hAnsi="Times New Roman" w:cs="Times New Roman"/>
          <w:sz w:val="22"/>
          <w:szCs w:val="22"/>
        </w:rPr>
        <w:t>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주식근질권설정계약서</w:t>
      </w:r>
      <w:r w:rsidRPr="000F7907">
        <w:rPr>
          <w:rFonts w:ascii="Times New Roman" w:eastAsia="SimSun" w:hAnsi="Times New Roman" w:cs="Times New Roman"/>
          <w:sz w:val="22"/>
          <w:szCs w:val="22"/>
        </w:rPr>
        <w:t>”)</w:t>
      </w:r>
      <w:r w:rsidRPr="000F7907">
        <w:rPr>
          <w:rFonts w:ascii="Times New Roman" w:hAnsi="Times New Roman" w:cs="Times New Roman"/>
          <w:sz w:val="22"/>
          <w:szCs w:val="22"/>
        </w:rPr>
        <w:t>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관련됩니다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. </w:t>
      </w:r>
      <w:r w:rsidR="001B4C2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처분승낙서에서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달리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명시한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제외하고는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Pr="000F7907">
        <w:rPr>
          <w:rFonts w:ascii="Times New Roman" w:hAnsi="Times New Roman" w:cs="Times New Roman"/>
          <w:sz w:val="22"/>
          <w:szCs w:val="22"/>
        </w:rPr>
        <w:t>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모든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용어는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주식근질권설정계약서에서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정의된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바와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같은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의미를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가집니다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>.</w:t>
      </w:r>
    </w:p>
    <w:p w14:paraId="5484D7E6" w14:textId="3CBE3B4E" w:rsidR="00D200B1" w:rsidRDefault="00D200B1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달리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명시한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것을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제외하고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사용되는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모든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용어는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주식근질권설정계약서에서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정의된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바와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같은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의미를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가집니다</w:t>
      </w:r>
      <w:r w:rsidRPr="00E311B3">
        <w:rPr>
          <w:rFonts w:ascii="Times New Roman" w:hAnsi="Times New Roman" w:cs="Times New Roman"/>
          <w:sz w:val="22"/>
          <w:szCs w:val="22"/>
        </w:rPr>
        <w:t xml:space="preserve">. 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모든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계약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문서에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대한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언급은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그의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수정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 w:rsidRPr="00E311B3">
        <w:rPr>
          <w:rFonts w:ascii="Times New Roman" w:hAnsi="Times New Roman" w:cs="Times New Roman"/>
          <w:sz w:val="22"/>
          <w:szCs w:val="22"/>
        </w:rPr>
        <w:t>변경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보충을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포함하며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언급된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당사자는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적법한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승계인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양수인을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포함합니다</w:t>
      </w:r>
      <w:r w:rsidRPr="00E311B3">
        <w:rPr>
          <w:rFonts w:ascii="Times New Roman" w:hAnsi="Times New Roman" w:cs="Times New Roman"/>
          <w:sz w:val="22"/>
          <w:szCs w:val="22"/>
        </w:rPr>
        <w:t>.</w:t>
      </w:r>
    </w:p>
    <w:p w14:paraId="080AEE79" w14:textId="59CDA5FA" w:rsidR="00683011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본인은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첨부된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부록에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기재된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소유자로서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따라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대해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근질권자를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설정하였는</w:t>
      </w:r>
      <w:r w:rsidR="0089425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="004834B7">
        <w:rPr>
          <w:rFonts w:cs="바탕" w:hint="eastAsia"/>
          <w:sz w:val="22"/>
          <w:szCs w:val="22"/>
        </w:rPr>
        <w:t>주식근질권설정계약상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권리실행사유</w:t>
      </w:r>
      <w:r w:rsidR="004834B7">
        <w:rPr>
          <w:rFonts w:ascii="Times New Roman" w:hAnsi="Times New Roman" w:cs="Times New Roman" w:hint="eastAsia"/>
          <w:sz w:val="22"/>
          <w:szCs w:val="22"/>
        </w:rPr>
        <w:t>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발생</w:t>
      </w:r>
      <w:r w:rsidR="004834B7">
        <w:rPr>
          <w:rFonts w:ascii="Times New Roman" w:hAnsi="Times New Roman" w:cs="Times New Roman" w:hint="eastAsia"/>
          <w:sz w:val="22"/>
          <w:szCs w:val="22"/>
        </w:rPr>
        <w:t>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834B7">
        <w:rPr>
          <w:rFonts w:cs="바탕" w:hint="eastAsia"/>
          <w:sz w:val="22"/>
          <w:szCs w:val="22"/>
        </w:rPr>
        <w:t xml:space="preserve">본인이 </w:t>
      </w:r>
      <w:r w:rsidRPr="000F7907">
        <w:rPr>
          <w:rFonts w:ascii="Times New Roman" w:hAnsi="Times New Roman" w:cs="Times New Roman"/>
          <w:sz w:val="22"/>
          <w:szCs w:val="22"/>
        </w:rPr>
        <w:t>피담보채무의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834B7">
        <w:rPr>
          <w:rFonts w:cs="바탕" w:hint="eastAsia"/>
          <w:sz w:val="22"/>
          <w:szCs w:val="22"/>
        </w:rPr>
        <w:t>이행하여야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하는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경우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50C7B">
        <w:rPr>
          <w:rFonts w:cs="바탕" w:hint="eastAsia"/>
          <w:sz w:val="22"/>
          <w:szCs w:val="22"/>
        </w:rPr>
        <w:t xml:space="preserve">근질권자인 귀사가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주식근질권설정계약서에</w:t>
      </w:r>
      <w:r w:rsidR="006175A5">
        <w:rPr>
          <w:rFonts w:ascii="Times New Roman" w:hAnsi="Times New Roman" w:cs="Times New Roman" w:hint="eastAsia"/>
          <w:sz w:val="22"/>
          <w:szCs w:val="22"/>
        </w:rPr>
        <w:t>서</w:t>
      </w:r>
      <w:r w:rsidR="006175A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175A5">
        <w:rPr>
          <w:rFonts w:ascii="Times New Roman" w:hAnsi="Times New Roman" w:cs="Times New Roman" w:hint="eastAsia"/>
          <w:sz w:val="22"/>
          <w:szCs w:val="22"/>
        </w:rPr>
        <w:t>정하는</w:t>
      </w:r>
      <w:r w:rsidR="006175A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175A5">
        <w:rPr>
          <w:rFonts w:ascii="Times New Roman" w:hAnsi="Times New Roman" w:cs="Times New Roman" w:hint="eastAsia"/>
          <w:sz w:val="22"/>
          <w:szCs w:val="22"/>
        </w:rPr>
        <w:t>바에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따라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실행하여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직접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처분하는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승인합니다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. </w:t>
      </w:r>
    </w:p>
    <w:p w14:paraId="2D1EB8DB" w14:textId="1D029B42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본인은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근질권자인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귀사가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요청할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경우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처분하기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또는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명의개서</w:t>
      </w:r>
      <w:r w:rsidR="00DB5579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="00DB5579">
        <w:rPr>
          <w:rFonts w:ascii="Times New Roman" w:hAnsi="Times New Roman" w:cs="Times New Roman" w:hint="eastAsia"/>
          <w:sz w:val="22"/>
          <w:szCs w:val="22"/>
        </w:rPr>
        <w:t>계좌대체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등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관련하여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필요한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협력을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제공할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확약합니다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>.</w:t>
      </w:r>
    </w:p>
    <w:p w14:paraId="0EA68007" w14:textId="77777777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</w:p>
    <w:p w14:paraId="248A578C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SimSun"/>
          <w:sz w:val="22"/>
          <w:szCs w:val="22"/>
          <w:lang w:eastAsia="ko-KR"/>
        </w:rPr>
      </w:pP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>년</w:t>
      </w: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   </w:t>
      </w:r>
      <w:r w:rsidRPr="000F7907">
        <w:rPr>
          <w:sz w:val="22"/>
          <w:szCs w:val="22"/>
          <w:lang w:eastAsia="ko-KR"/>
        </w:rPr>
        <w:t>월</w:t>
      </w:r>
      <w:r w:rsidRPr="000F7907">
        <w:rPr>
          <w:rFonts w:eastAsia="SimSun"/>
          <w:sz w:val="22"/>
          <w:szCs w:val="22"/>
          <w:lang w:eastAsia="ko-KR"/>
        </w:rPr>
        <w:t xml:space="preserve"> 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  </w:t>
      </w:r>
      <w:r w:rsidRPr="000F7907">
        <w:rPr>
          <w:sz w:val="22"/>
          <w:szCs w:val="22"/>
          <w:lang w:eastAsia="ko-KR"/>
        </w:rPr>
        <w:t>일</w:t>
      </w:r>
    </w:p>
    <w:p w14:paraId="6A4D68E1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b/>
          <w:sz w:val="22"/>
          <w:szCs w:val="22"/>
          <w:lang w:eastAsia="ko-KR"/>
        </w:rPr>
      </w:pPr>
    </w:p>
    <w:p w14:paraId="36BD6378" w14:textId="0D0E80D7" w:rsidR="00021CDE" w:rsidRPr="000F7907" w:rsidRDefault="00021CDE" w:rsidP="00021CDE">
      <w:pPr>
        <w:kinsoku w:val="0"/>
        <w:spacing w:after="240" w:line="360" w:lineRule="atLeast"/>
        <w:ind w:left="1200" w:firstLine="400"/>
        <w:rPr>
          <w:rFonts w:eastAsia="SimSun"/>
          <w:color w:val="000000"/>
          <w:sz w:val="22"/>
          <w:szCs w:val="22"/>
          <w:lang w:eastAsia="ko-KR"/>
        </w:rPr>
      </w:pPr>
      <w:r w:rsidRPr="000F7907">
        <w:rPr>
          <w:b/>
          <w:sz w:val="22"/>
          <w:szCs w:val="22"/>
          <w:lang w:eastAsia="ko-KR"/>
        </w:rPr>
        <w:t>근질권설정자</w:t>
      </w:r>
      <w:r w:rsidRPr="000F7907">
        <w:rPr>
          <w:rFonts w:eastAsia="SimSun"/>
          <w:b/>
          <w:sz w:val="22"/>
          <w:szCs w:val="22"/>
          <w:lang w:eastAsia="ko-KR"/>
        </w:rPr>
        <w:tab/>
      </w:r>
      <w:r w:rsidRPr="000F7907">
        <w:rPr>
          <w:rFonts w:eastAsia="SimSun"/>
          <w:b/>
          <w:sz w:val="22"/>
          <w:szCs w:val="22"/>
          <w:lang w:eastAsia="ko-KR"/>
        </w:rPr>
        <w:tab/>
      </w:r>
      <w:bookmarkStart w:id="76" w:name="_Hlk149491357"/>
      <w:r w:rsidR="00F4457F">
        <w:rPr>
          <w:rFonts w:ascii="바탕" w:eastAsia="바탕" w:hAnsi="바탕" w:cs="바탕" w:hint="eastAsia"/>
          <w:b/>
          <w:sz w:val="22"/>
          <w:szCs w:val="22"/>
          <w:lang w:eastAsia="ko-KR"/>
        </w:rPr>
        <w:t>박 민 규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Pr="000F7907">
        <w:rPr>
          <w:color w:val="000000"/>
          <w:sz w:val="22"/>
          <w:szCs w:val="22"/>
          <w:lang w:eastAsia="ko-KR"/>
        </w:rPr>
        <w:t>인</w:t>
      </w:r>
      <w:r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1A9DC35E" w14:textId="6AF6799A" w:rsidR="00021CDE" w:rsidRDefault="0052597B" w:rsidP="00021CDE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이 명 희</w:t>
      </w:r>
      <w:r w:rsidR="00021CDE"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="00021CDE"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="00021CDE"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="00021CDE" w:rsidRPr="000F7907">
        <w:rPr>
          <w:color w:val="000000"/>
          <w:sz w:val="22"/>
          <w:szCs w:val="22"/>
          <w:lang w:eastAsia="ko-KR"/>
        </w:rPr>
        <w:t>인</w:t>
      </w:r>
      <w:r w:rsidR="00021CDE"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704AD858" w14:textId="5563D0A0" w:rsidR="00A17A57" w:rsidRDefault="00A17A57" w:rsidP="00A17A57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[*</w:t>
      </w:r>
      <w:r>
        <w:rPr>
          <w:rFonts w:ascii="바탕" w:eastAsia="바탕" w:hAnsi="바탕" w:cs="바탕"/>
          <w:b/>
          <w:sz w:val="22"/>
          <w:szCs w:val="22"/>
          <w:lang w:eastAsia="ko-KR"/>
        </w:rPr>
        <w:t>]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Pr="000F7907">
        <w:rPr>
          <w:color w:val="000000"/>
          <w:sz w:val="22"/>
          <w:szCs w:val="22"/>
          <w:lang w:eastAsia="ko-KR"/>
        </w:rPr>
        <w:t>인</w:t>
      </w:r>
      <w:r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1EA0AE8A" w14:textId="77777777" w:rsidR="00A17A57" w:rsidRPr="00060CB6" w:rsidRDefault="00A17A57" w:rsidP="00021CDE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</w:p>
    <w:bookmarkEnd w:id="76"/>
    <w:p w14:paraId="315CBFA5" w14:textId="77777777" w:rsidR="00021CDE" w:rsidRPr="000F7907" w:rsidRDefault="00021CDE" w:rsidP="00021CDE">
      <w:pPr>
        <w:kinsoku w:val="0"/>
        <w:spacing w:after="240" w:line="360" w:lineRule="atLeast"/>
        <w:ind w:leftChars="1800" w:left="4680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rFonts w:eastAsia="SimSun"/>
          <w:b/>
          <w:color w:val="000000"/>
          <w:sz w:val="22"/>
          <w:szCs w:val="22"/>
          <w:lang w:eastAsia="ko-KR"/>
        </w:rPr>
        <w:br w:type="page"/>
      </w:r>
    </w:p>
    <w:p w14:paraId="4E30F641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부록</w:t>
      </w:r>
    </w:p>
    <w:p w14:paraId="4764093C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63C312AB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5000" w:type="pct"/>
        <w:tblInd w:w="113" w:type="dxa"/>
        <w:tblLook w:val="04A0" w:firstRow="1" w:lastRow="0" w:firstColumn="1" w:lastColumn="0" w:noHBand="0" w:noVBand="1"/>
      </w:tblPr>
      <w:tblGrid>
        <w:gridCol w:w="1992"/>
        <w:gridCol w:w="1813"/>
        <w:gridCol w:w="1828"/>
        <w:gridCol w:w="1604"/>
        <w:gridCol w:w="1779"/>
      </w:tblGrid>
      <w:tr w:rsidR="00021CDE" w:rsidRPr="00D25B9A" w14:paraId="3252D983" w14:textId="77777777" w:rsidTr="000201CE">
        <w:tc>
          <w:tcPr>
            <w:tcW w:w="1992" w:type="dxa"/>
            <w:shd w:val="clear" w:color="auto" w:fill="D9D9D9" w:themeFill="background1" w:themeFillShade="D9"/>
            <w:vAlign w:val="center"/>
          </w:tcPr>
          <w:p w14:paraId="4DB01C16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근질권설정자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78325C6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발행회사</w:t>
            </w:r>
          </w:p>
        </w:tc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3F0F77D1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주식의</w:t>
            </w:r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r w:rsidRPr="000F7907">
              <w:rPr>
                <w:b/>
                <w:sz w:val="22"/>
                <w:szCs w:val="22"/>
              </w:rPr>
              <w:t>종류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460C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액면가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1493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주식수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7610F5DC" w14:textId="77777777" w:rsidTr="000201CE">
        <w:tc>
          <w:tcPr>
            <w:tcW w:w="1992" w:type="dxa"/>
            <w:vAlign w:val="center"/>
          </w:tcPr>
          <w:p w14:paraId="2F6F4D35" w14:textId="36EA8EFE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813" w:type="dxa"/>
            <w:vAlign w:val="center"/>
          </w:tcPr>
          <w:p w14:paraId="3AEB7A0F" w14:textId="77777777" w:rsidR="00021CDE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5BF1C331" w14:textId="4F01DE9A" w:rsidR="00007ED0" w:rsidRPr="000F7907" w:rsidRDefault="00007ED0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64DA1FF1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450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0DA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  <w:tr w:rsidR="00021CDE" w:rsidRPr="00D25B9A" w14:paraId="5D090358" w14:textId="77777777" w:rsidTr="000201CE">
        <w:tc>
          <w:tcPr>
            <w:tcW w:w="1992" w:type="dxa"/>
            <w:vAlign w:val="center"/>
          </w:tcPr>
          <w:p w14:paraId="03B4FC5A" w14:textId="492AD7AC" w:rsidR="00021CDE" w:rsidRPr="00274F28" w:rsidRDefault="008A40CA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 w:rsidRPr="00274F28">
              <w:rPr>
                <w:rFonts w:hint="eastAsia"/>
                <w:sz w:val="22"/>
                <w:szCs w:val="22"/>
                <w:lang w:eastAsia="ko-KR"/>
              </w:rPr>
              <w:t>이명희</w:t>
            </w:r>
          </w:p>
        </w:tc>
        <w:tc>
          <w:tcPr>
            <w:tcW w:w="1813" w:type="dxa"/>
            <w:vAlign w:val="center"/>
          </w:tcPr>
          <w:p w14:paraId="37E8856E" w14:textId="77777777" w:rsidR="00021CDE" w:rsidRPr="00274F28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274F28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5141ACE3" w14:textId="6E38485A" w:rsidR="00007ED0" w:rsidRPr="00274F28" w:rsidRDefault="00007ED0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 w:rsidRPr="00274F28"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F925009" w14:textId="77777777" w:rsidR="00021CDE" w:rsidRPr="00274F28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274F28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65BB" w14:textId="77777777" w:rsidR="00021CDE" w:rsidRPr="00274F28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274F28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5F18" w14:textId="77777777" w:rsidR="00021CDE" w:rsidRPr="00274F28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</w:tbl>
    <w:p w14:paraId="3DD228D3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sz w:val="22"/>
          <w:szCs w:val="22"/>
        </w:rPr>
        <w:sectPr w:rsidR="00021CDE" w:rsidRPr="000F7907" w:rsidSect="00905119">
          <w:pgSz w:w="11906" w:h="16838"/>
          <w:pgMar w:top="1701" w:right="1440" w:bottom="1440" w:left="1440" w:header="851" w:footer="600" w:gutter="0"/>
          <w:pgNumType w:fmt="lowerRoman"/>
          <w:cols w:space="425"/>
          <w:docGrid w:type="lines" w:linePitch="360"/>
        </w:sectPr>
      </w:pPr>
    </w:p>
    <w:p w14:paraId="42750909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</w:rPr>
      </w:pPr>
      <w:r w:rsidRPr="000F7907">
        <w:rPr>
          <w:b/>
          <w:color w:val="000000"/>
          <w:sz w:val="22"/>
          <w:szCs w:val="22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</w:rPr>
        <w:t xml:space="preserve"> 3.</w:t>
      </w:r>
    </w:p>
    <w:p w14:paraId="1EE864B4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</w:rPr>
      </w:pPr>
      <w:r w:rsidRPr="000F7907">
        <w:rPr>
          <w:b/>
          <w:color w:val="000000"/>
          <w:sz w:val="22"/>
          <w:szCs w:val="22"/>
          <w:u w:val="single"/>
        </w:rPr>
        <w:t>양도증서</w:t>
      </w:r>
    </w:p>
    <w:p w14:paraId="546C1D57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bCs/>
          <w:sz w:val="22"/>
          <w:szCs w:val="22"/>
        </w:rPr>
      </w:pPr>
      <w:r w:rsidRPr="000F7907">
        <w:rPr>
          <w:b/>
          <w:bCs/>
          <w:sz w:val="22"/>
          <w:szCs w:val="22"/>
        </w:rPr>
        <w:t>양수인</w:t>
      </w:r>
      <w:r w:rsidRPr="000F7907">
        <w:rPr>
          <w:rFonts w:eastAsia="SimSun"/>
          <w:b/>
          <w:bCs/>
          <w:sz w:val="22"/>
          <w:szCs w:val="22"/>
        </w:rPr>
        <w:t xml:space="preserve">:  _________________ </w:t>
      </w:r>
      <w:r w:rsidRPr="000F7907">
        <w:rPr>
          <w:b/>
          <w:bCs/>
          <w:sz w:val="22"/>
          <w:szCs w:val="22"/>
        </w:rPr>
        <w:t>귀중</w:t>
      </w:r>
    </w:p>
    <w:p w14:paraId="52AE652D" w14:textId="20A210C0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eastAsia="SimSun"/>
          <w:sz w:val="22"/>
          <w:szCs w:val="22"/>
        </w:rPr>
      </w:pPr>
      <w:r w:rsidRPr="000F7907">
        <w:rPr>
          <w:rFonts w:ascii="Times New Roman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32433A" w:rsidRPr="0032433A">
        <w:rPr>
          <w:rFonts w:ascii="Times New Roman" w:hint="eastAsia"/>
          <w:sz w:val="22"/>
          <w:szCs w:val="22"/>
        </w:rPr>
        <w:t>에스케이아이엘에코시너지밸류업</w:t>
      </w:r>
      <w:r w:rsidR="0032433A" w:rsidRPr="0032433A">
        <w:rPr>
          <w:rFonts w:ascii="Times New Roman" w:hint="eastAsia"/>
          <w:sz w:val="22"/>
          <w:szCs w:val="22"/>
        </w:rPr>
        <w:t>1</w:t>
      </w:r>
      <w:r w:rsidR="0032433A" w:rsidRPr="0032433A">
        <w:rPr>
          <w:rFonts w:ascii="Times New Roman" w:hint="eastAsia"/>
          <w:sz w:val="22"/>
          <w:szCs w:val="22"/>
        </w:rPr>
        <w:t>호</w:t>
      </w:r>
      <w:r w:rsidR="0032433A" w:rsidRPr="0032433A">
        <w:rPr>
          <w:rFonts w:ascii="Times New Roman" w:hint="eastAsia"/>
          <w:sz w:val="22"/>
          <w:szCs w:val="22"/>
        </w:rPr>
        <w:t xml:space="preserve"> </w:t>
      </w:r>
      <w:r w:rsidR="0032433A" w:rsidRPr="0032433A">
        <w:rPr>
          <w:rFonts w:ascii="Times New Roman" w:hint="eastAsia"/>
          <w:sz w:val="22"/>
          <w:szCs w:val="22"/>
        </w:rPr>
        <w:t>유한회사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근질권자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/>
          <w:sz w:val="22"/>
          <w:szCs w:val="22"/>
        </w:rPr>
        <w:t>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하며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양수인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등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승계인을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포함함</w:t>
      </w:r>
      <w:r w:rsidRPr="000F7907">
        <w:rPr>
          <w:rFonts w:ascii="Times New Roman" w:eastAsia="SimSun"/>
          <w:sz w:val="22"/>
          <w:szCs w:val="22"/>
        </w:rPr>
        <w:t>)</w:t>
      </w:r>
      <w:r w:rsidRPr="000F7907">
        <w:rPr>
          <w:rFonts w:ascii="Times New Roman"/>
          <w:sz w:val="22"/>
          <w:szCs w:val="22"/>
        </w:rPr>
        <w:t>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8A1BF4">
        <w:rPr>
          <w:rFonts w:cs="바탕" w:hint="eastAsia"/>
          <w:sz w:val="22"/>
          <w:szCs w:val="22"/>
        </w:rPr>
        <w:t>박민규</w:t>
      </w:r>
      <w:r w:rsidRPr="000F7907">
        <w:rPr>
          <w:rFonts w:cs="바탕" w:hint="eastAsia"/>
          <w:sz w:val="22"/>
          <w:szCs w:val="22"/>
        </w:rPr>
        <w:t xml:space="preserve">, </w:t>
      </w:r>
      <w:r w:rsidR="00274F28">
        <w:rPr>
          <w:rFonts w:cs="바탕" w:hint="eastAsia"/>
          <w:sz w:val="22"/>
          <w:szCs w:val="22"/>
        </w:rPr>
        <w:t>이명희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근질권설정자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 xml:space="preserve">), </w:t>
      </w:r>
      <w:r w:rsidRPr="000F7907">
        <w:rPr>
          <w:rFonts w:cs="바탕" w:hint="eastAsia"/>
          <w:sz w:val="22"/>
          <w:szCs w:val="22"/>
        </w:rPr>
        <w:t>주식회사</w:t>
      </w:r>
      <w:r w:rsidR="00FB7997">
        <w:rPr>
          <w:rFonts w:cs="바탕" w:hint="eastAsia"/>
          <w:sz w:val="22"/>
          <w:szCs w:val="22"/>
        </w:rPr>
        <w:t xml:space="preserve"> 새빗켐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발행회사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 xml:space="preserve">) </w:t>
      </w:r>
      <w:r w:rsidRPr="000F7907">
        <w:rPr>
          <w:rFonts w:ascii="Times New Roman"/>
          <w:sz w:val="22"/>
          <w:szCs w:val="22"/>
        </w:rPr>
        <w:t>사이에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체결된</w:t>
      </w:r>
      <w:r w:rsidRPr="000F7907">
        <w:rPr>
          <w:rFonts w:ascii="Times New Roman" w:eastAsia="SimSun"/>
          <w:sz w:val="22"/>
          <w:szCs w:val="22"/>
        </w:rPr>
        <w:t xml:space="preserve"> 202</w:t>
      </w:r>
      <w:r w:rsidR="00B15B52">
        <w:rPr>
          <w:rFonts w:ascii="Times New Roman" w:hint="eastAsia"/>
          <w:sz w:val="22"/>
          <w:szCs w:val="22"/>
        </w:rPr>
        <w:t>5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hint="eastAsia"/>
          <w:sz w:val="22"/>
          <w:szCs w:val="22"/>
        </w:rPr>
        <w:t>[*]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hint="eastAsia"/>
          <w:sz w:val="22"/>
          <w:szCs w:val="22"/>
        </w:rPr>
        <w:t>[*]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/>
          <w:sz w:val="22"/>
          <w:szCs w:val="22"/>
        </w:rPr>
        <w:t>자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주식근질권설정계약서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>)</w:t>
      </w:r>
      <w:r w:rsidRPr="000F7907">
        <w:rPr>
          <w:rFonts w:ascii="Times New Roman"/>
          <w:sz w:val="22"/>
          <w:szCs w:val="22"/>
        </w:rPr>
        <w:t>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관련됩니다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달리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명시한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것을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제외하고는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모든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용어는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주식근질권설정계약서에서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정의된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바와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같은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의미를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가집니다</w:t>
      </w:r>
      <w:r w:rsidRPr="000F7907">
        <w:rPr>
          <w:rFonts w:ascii="Times New Roman" w:eastAsia="SimSun"/>
          <w:sz w:val="22"/>
          <w:szCs w:val="22"/>
        </w:rPr>
        <w:t>.</w:t>
      </w:r>
    </w:p>
    <w:p w14:paraId="076C4FA2" w14:textId="1D95057F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/>
          <w:sz w:val="22"/>
          <w:szCs w:val="22"/>
        </w:rPr>
      </w:pPr>
      <w:r w:rsidRPr="000F7907">
        <w:rPr>
          <w:rFonts w:ascii="Times New Roman"/>
          <w:sz w:val="22"/>
          <w:szCs w:val="22"/>
        </w:rPr>
        <w:t>양도인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첨부된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부록에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기재한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소유자로서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따라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대해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설정하였는바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귀사에게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근질권자에게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권리실행사유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발생으로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말미암아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따라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실행하는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때에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근질권자의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재량에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양수인의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명의를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적절히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기재할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있는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권한을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부여하고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이러한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권한의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부여는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피담보채무가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완전히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이행되거나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소멸한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것으로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결정할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때까지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취소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또는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철회할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없음을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승인합니다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귀사가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E150CD">
        <w:rPr>
          <w:rFonts w:ascii="Times New Roman" w:hint="eastAsia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취득한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경우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승인하고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그에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대해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아무런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이의를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제기하지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아니하기로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합니다</w:t>
      </w:r>
      <w:r w:rsidRPr="000F7907">
        <w:rPr>
          <w:rFonts w:ascii="Times New Roman" w:eastAsia="SimSun"/>
          <w:sz w:val="22"/>
          <w:szCs w:val="22"/>
        </w:rPr>
        <w:t>.</w:t>
      </w:r>
    </w:p>
    <w:p w14:paraId="6137BCFC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/>
          <w:sz w:val="22"/>
          <w:szCs w:val="22"/>
        </w:rPr>
      </w:pPr>
    </w:p>
    <w:p w14:paraId="325A0629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바탕"/>
          <w:sz w:val="22"/>
          <w:szCs w:val="22"/>
          <w:lang w:eastAsia="ko-KR"/>
        </w:rPr>
      </w:pP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    </w:t>
      </w:r>
      <w:r w:rsidRPr="000F7907">
        <w:rPr>
          <w:sz w:val="22"/>
          <w:szCs w:val="22"/>
          <w:lang w:eastAsia="ko-KR"/>
        </w:rPr>
        <w:t>년</w:t>
      </w: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</w:t>
      </w:r>
      <w:r w:rsidRPr="000F7907">
        <w:rPr>
          <w:sz w:val="22"/>
          <w:szCs w:val="22"/>
          <w:lang w:eastAsia="ko-KR"/>
        </w:rPr>
        <w:t>월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</w:t>
      </w:r>
      <w:r w:rsidRPr="000F7907">
        <w:rPr>
          <w:sz w:val="22"/>
          <w:szCs w:val="22"/>
          <w:lang w:eastAsia="ko-KR"/>
        </w:rPr>
        <w:t>일</w:t>
      </w:r>
    </w:p>
    <w:p w14:paraId="42AB1AFA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바탕"/>
          <w:sz w:val="22"/>
          <w:szCs w:val="22"/>
          <w:lang w:eastAsia="ko-KR"/>
        </w:rPr>
      </w:pPr>
    </w:p>
    <w:p w14:paraId="3936B89F" w14:textId="6C8B284A" w:rsidR="00021CDE" w:rsidRPr="000F7907" w:rsidRDefault="00021CDE" w:rsidP="00021CDE">
      <w:pPr>
        <w:kinsoku w:val="0"/>
        <w:spacing w:after="240" w:line="360" w:lineRule="atLeast"/>
        <w:ind w:firstLine="600"/>
        <w:rPr>
          <w:rFonts w:eastAsia="SimSun"/>
          <w:b/>
          <w:sz w:val="22"/>
          <w:szCs w:val="22"/>
          <w:lang w:eastAsia="ko-KR"/>
        </w:rPr>
      </w:pPr>
      <w:r w:rsidRPr="000F7907">
        <w:rPr>
          <w:b/>
          <w:sz w:val="22"/>
          <w:szCs w:val="22"/>
          <w:lang w:eastAsia="ko-KR"/>
        </w:rPr>
        <w:t>양도인</w:t>
      </w:r>
      <w:r w:rsidRPr="000F7907">
        <w:rPr>
          <w:rFonts w:eastAsia="SimSun"/>
          <w:b/>
          <w:sz w:val="22"/>
          <w:szCs w:val="22"/>
          <w:lang w:eastAsia="ko-KR"/>
        </w:rPr>
        <w:t xml:space="preserve">, </w:t>
      </w:r>
      <w:r w:rsidRPr="000F7907">
        <w:rPr>
          <w:b/>
          <w:sz w:val="22"/>
          <w:szCs w:val="22"/>
          <w:lang w:eastAsia="ko-KR"/>
        </w:rPr>
        <w:t>근질권설정자</w:t>
      </w:r>
      <w:r w:rsidRPr="000F7907">
        <w:rPr>
          <w:rFonts w:eastAsia="SimSun"/>
          <w:b/>
          <w:sz w:val="22"/>
          <w:szCs w:val="22"/>
          <w:lang w:eastAsia="ko-KR"/>
        </w:rPr>
        <w:tab/>
      </w:r>
      <w:r w:rsidR="00F4457F">
        <w:rPr>
          <w:rFonts w:ascii="바탕" w:eastAsia="바탕" w:hAnsi="바탕" w:cs="바탕" w:hint="eastAsia"/>
          <w:b/>
          <w:sz w:val="22"/>
          <w:szCs w:val="22"/>
          <w:lang w:eastAsia="ko-KR"/>
        </w:rPr>
        <w:t>박 민 규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                   (</w:t>
      </w:r>
      <w:r w:rsidRPr="000F7907">
        <w:rPr>
          <w:b/>
          <w:sz w:val="22"/>
          <w:szCs w:val="22"/>
          <w:lang w:eastAsia="ko-KR"/>
        </w:rPr>
        <w:t>인</w:t>
      </w:r>
      <w:r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03557066" w14:textId="48A292AE" w:rsidR="00021CDE" w:rsidRDefault="00274F28" w:rsidP="00021CDE">
      <w:pPr>
        <w:kinsoku w:val="0"/>
        <w:spacing w:after="240" w:line="360" w:lineRule="atLeast"/>
        <w:ind w:left="3000" w:firstLine="600"/>
        <w:rPr>
          <w:rFonts w:eastAsia="바탕"/>
          <w:b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이 명 희</w:t>
      </w:r>
      <w:r w:rsidR="00021CDE" w:rsidRPr="000F7907">
        <w:rPr>
          <w:rFonts w:eastAsia="SimSun"/>
          <w:b/>
          <w:sz w:val="22"/>
          <w:szCs w:val="22"/>
          <w:lang w:eastAsia="ko-KR"/>
        </w:rPr>
        <w:t xml:space="preserve">                               (</w:t>
      </w:r>
      <w:r w:rsidR="00021CDE" w:rsidRPr="000F7907">
        <w:rPr>
          <w:b/>
          <w:sz w:val="22"/>
          <w:szCs w:val="22"/>
          <w:lang w:eastAsia="ko-KR"/>
        </w:rPr>
        <w:t>인</w:t>
      </w:r>
      <w:r w:rsidR="00021CDE"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5873A4FB" w14:textId="0B006B5C" w:rsidR="006C2CAC" w:rsidRPr="000F7907" w:rsidRDefault="006C2CAC" w:rsidP="006C2CAC">
      <w:pPr>
        <w:kinsoku w:val="0"/>
        <w:spacing w:after="240" w:line="360" w:lineRule="atLeast"/>
        <w:ind w:left="3000" w:firstLine="600"/>
        <w:rPr>
          <w:rFonts w:eastAsia="SimSun"/>
          <w:b/>
          <w:sz w:val="22"/>
          <w:szCs w:val="22"/>
          <w:lang w:eastAsia="ko-KR"/>
        </w:rPr>
      </w:pPr>
      <w:r>
        <w:rPr>
          <w:rFonts w:eastAsia="바탕" w:hint="eastAsia"/>
          <w:b/>
          <w:sz w:val="22"/>
          <w:szCs w:val="22"/>
          <w:lang w:eastAsia="ko-KR"/>
        </w:rPr>
        <w:t>[*</w:t>
      </w:r>
      <w:r>
        <w:rPr>
          <w:rFonts w:eastAsia="바탕"/>
          <w:b/>
          <w:sz w:val="22"/>
          <w:szCs w:val="22"/>
          <w:lang w:eastAsia="ko-KR"/>
        </w:rPr>
        <w:t>]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                    (</w:t>
      </w:r>
      <w:r w:rsidRPr="000F7907">
        <w:rPr>
          <w:b/>
          <w:sz w:val="22"/>
          <w:szCs w:val="22"/>
          <w:lang w:eastAsia="ko-KR"/>
        </w:rPr>
        <w:t>인</w:t>
      </w:r>
      <w:r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020BC608" w14:textId="77777777" w:rsidR="006C2CAC" w:rsidRPr="00060CB6" w:rsidRDefault="006C2CAC" w:rsidP="00021CDE">
      <w:pPr>
        <w:kinsoku w:val="0"/>
        <w:spacing w:after="240" w:line="360" w:lineRule="atLeast"/>
        <w:ind w:left="3000" w:firstLine="600"/>
        <w:rPr>
          <w:rFonts w:eastAsia="바탕"/>
          <w:b/>
          <w:sz w:val="22"/>
          <w:szCs w:val="22"/>
          <w:lang w:eastAsia="ko-KR"/>
        </w:rPr>
      </w:pPr>
    </w:p>
    <w:p w14:paraId="7FC5BB36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b/>
          <w:sz w:val="22"/>
          <w:szCs w:val="22"/>
          <w:lang w:eastAsia="ko-KR"/>
        </w:rPr>
      </w:pPr>
      <w:r w:rsidRPr="000F7907">
        <w:rPr>
          <w:rFonts w:eastAsia="SimSun"/>
          <w:b/>
          <w:sz w:val="22"/>
          <w:szCs w:val="22"/>
          <w:lang w:eastAsia="ko-KR"/>
        </w:rPr>
        <w:br w:type="page"/>
      </w:r>
    </w:p>
    <w:p w14:paraId="5FAC15BB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부록</w:t>
      </w:r>
    </w:p>
    <w:p w14:paraId="67CA954D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61CE9A2A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5000" w:type="pct"/>
        <w:tblInd w:w="113" w:type="dxa"/>
        <w:tblLook w:val="04A0" w:firstRow="1" w:lastRow="0" w:firstColumn="1" w:lastColumn="0" w:noHBand="0" w:noVBand="1"/>
      </w:tblPr>
      <w:tblGrid>
        <w:gridCol w:w="1993"/>
        <w:gridCol w:w="1813"/>
        <w:gridCol w:w="1828"/>
        <w:gridCol w:w="1604"/>
        <w:gridCol w:w="1779"/>
      </w:tblGrid>
      <w:tr w:rsidR="00021CDE" w:rsidRPr="00D25B9A" w14:paraId="4B10ECA7" w14:textId="77777777" w:rsidTr="000201CE"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4DFD2C60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근질권설정자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049C470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발행회사</w:t>
            </w:r>
          </w:p>
        </w:tc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7A5D9D7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주식의</w:t>
            </w:r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r w:rsidRPr="000F7907">
              <w:rPr>
                <w:b/>
                <w:sz w:val="22"/>
                <w:szCs w:val="22"/>
              </w:rPr>
              <w:t>종류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6E30AC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액면가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E25E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주식수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42986B39" w14:textId="77777777" w:rsidTr="000201CE">
        <w:tc>
          <w:tcPr>
            <w:tcW w:w="1993" w:type="dxa"/>
            <w:vAlign w:val="center"/>
          </w:tcPr>
          <w:p w14:paraId="6353A56C" w14:textId="292E20DE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813" w:type="dxa"/>
            <w:vAlign w:val="center"/>
          </w:tcPr>
          <w:p w14:paraId="683C048C" w14:textId="77777777" w:rsidR="00021CDE" w:rsidRDefault="00021CDE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1AFE0983" w14:textId="3FC65540" w:rsidR="00C60511" w:rsidRPr="000F7907" w:rsidRDefault="00C60511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1EBFA1EF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224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7FB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  <w:tr w:rsidR="00021CDE" w:rsidRPr="00D25B9A" w14:paraId="672EC7CD" w14:textId="77777777" w:rsidTr="000201CE">
        <w:tc>
          <w:tcPr>
            <w:tcW w:w="1993" w:type="dxa"/>
            <w:vAlign w:val="center"/>
          </w:tcPr>
          <w:p w14:paraId="6C564365" w14:textId="1FE1E871" w:rsidR="00021CDE" w:rsidRPr="00EB188A" w:rsidRDefault="008A40CA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 w:rsidRPr="00EB188A">
              <w:rPr>
                <w:rFonts w:hint="eastAsia"/>
                <w:sz w:val="22"/>
                <w:szCs w:val="22"/>
                <w:lang w:eastAsia="ko-KR"/>
              </w:rPr>
              <w:t>이명희</w:t>
            </w:r>
          </w:p>
        </w:tc>
        <w:tc>
          <w:tcPr>
            <w:tcW w:w="1813" w:type="dxa"/>
            <w:vAlign w:val="center"/>
          </w:tcPr>
          <w:p w14:paraId="2E80302C" w14:textId="77777777" w:rsidR="00021CDE" w:rsidRPr="00EB188A" w:rsidRDefault="00021CDE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EB188A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446463CA" w14:textId="76AC9710" w:rsidR="00C60511" w:rsidRPr="00EB188A" w:rsidRDefault="00C60511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 w:rsidRPr="00EB188A">
              <w:rPr>
                <w:rFonts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A551E03" w14:textId="77777777" w:rsidR="00021CDE" w:rsidRPr="00EB188A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EB188A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4CEF" w14:textId="77777777" w:rsidR="00021CDE" w:rsidRPr="00EB188A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EB188A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1943" w14:textId="77777777" w:rsidR="00021CDE" w:rsidRPr="00EB188A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</w:tbl>
    <w:p w14:paraId="08B3E09D" w14:textId="77777777" w:rsidR="00021CDE" w:rsidRPr="000F7907" w:rsidRDefault="00021CDE" w:rsidP="00021CDE">
      <w:pPr>
        <w:kinsoku w:val="0"/>
        <w:adjustRightInd w:val="0"/>
        <w:snapToGrid w:val="0"/>
        <w:spacing w:line="360" w:lineRule="atLeast"/>
        <w:jc w:val="center"/>
        <w:rPr>
          <w:rFonts w:eastAsia="SimSun"/>
          <w:b/>
          <w:bCs/>
          <w:sz w:val="22"/>
          <w:szCs w:val="22"/>
        </w:rPr>
      </w:pPr>
    </w:p>
    <w:p w14:paraId="4F38CF00" w14:textId="77777777" w:rsidR="00A56ECB" w:rsidRPr="00D25B9A" w:rsidRDefault="00A56ECB" w:rsidP="00C8206F">
      <w:pPr>
        <w:widowControl w:val="0"/>
        <w:wordWrap w:val="0"/>
        <w:autoSpaceDE w:val="0"/>
        <w:autoSpaceDN w:val="0"/>
        <w:spacing w:after="240" w:line="312" w:lineRule="auto"/>
        <w:ind w:left="0" w:firstLine="0"/>
        <w:jc w:val="both"/>
        <w:rPr>
          <w:rFonts w:eastAsia="바탕"/>
          <w:sz w:val="23"/>
          <w:szCs w:val="23"/>
        </w:rPr>
      </w:pPr>
    </w:p>
    <w:sectPr w:rsidR="00A56ECB" w:rsidRPr="00D25B9A" w:rsidSect="00905119">
      <w:footerReference w:type="first" r:id="rId25"/>
      <w:pgSz w:w="11907" w:h="16839" w:code="9"/>
      <w:pgMar w:top="1701" w:right="1440" w:bottom="1440" w:left="1440" w:header="567" w:footer="567" w:gutter="0"/>
      <w:pgNumType w:start="1"/>
      <w:cols w:space="720"/>
      <w:titlePg/>
      <w:docGrid w:linePitch="360"/>
      <w:sectPrChange w:id="77" w:author="SL Partners" w:date="2025-02-02T19:06:00Z" w16du:dateUtc="2025-02-02T10:06:00Z">
        <w:sectPr w:rsidR="00A56ECB" w:rsidRPr="00D25B9A" w:rsidSect="00905119">
          <w:pgMar w:top="1701" w:right="1440" w:bottom="1440" w:left="1440" w:header="567" w:footer="567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587A5" w14:textId="77777777" w:rsidR="00980782" w:rsidRDefault="00980782">
      <w:pPr>
        <w:spacing w:after="0" w:line="240" w:lineRule="auto"/>
      </w:pPr>
      <w:r>
        <w:separator/>
      </w:r>
    </w:p>
  </w:endnote>
  <w:endnote w:type="continuationSeparator" w:id="0">
    <w:p w14:paraId="3D6D6E85" w14:textId="77777777" w:rsidR="00980782" w:rsidRDefault="00980782">
      <w:pPr>
        <w:spacing w:after="0" w:line="240" w:lineRule="auto"/>
      </w:pPr>
      <w:r>
        <w:continuationSeparator/>
      </w:r>
    </w:p>
  </w:endnote>
  <w:endnote w:type="continuationNotice" w:id="1">
    <w:p w14:paraId="67D5F858" w14:textId="77777777" w:rsidR="00980782" w:rsidRDefault="009807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나눔명조"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F787" w14:textId="77777777" w:rsidR="004A5F27" w:rsidRDefault="004A5F27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573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59DC5FA0" w14:textId="2C27380D" w:rsidR="00FF4A98" w:rsidRPr="00FB1FB6" w:rsidRDefault="00FF4A98">
        <w:pPr>
          <w:pStyle w:val="afc"/>
          <w:jc w:val="center"/>
          <w:rPr>
            <w:sz w:val="22"/>
          </w:rPr>
        </w:pPr>
        <w:r w:rsidRPr="00FB1FB6">
          <w:rPr>
            <w:sz w:val="22"/>
          </w:rPr>
          <w:fldChar w:fldCharType="begin"/>
        </w:r>
        <w:r w:rsidRPr="00FB1FB6">
          <w:rPr>
            <w:sz w:val="22"/>
          </w:rPr>
          <w:instrText>PAGE   \* MERGEFORMAT</w:instrText>
        </w:r>
        <w:r w:rsidRPr="00FB1FB6">
          <w:rPr>
            <w:sz w:val="22"/>
          </w:rPr>
          <w:fldChar w:fldCharType="separate"/>
        </w:r>
        <w:r w:rsidRPr="00855594">
          <w:rPr>
            <w:noProof/>
            <w:sz w:val="22"/>
            <w:lang w:val="ko-KR" w:eastAsia="ko-KR"/>
          </w:rPr>
          <w:t>56</w:t>
        </w:r>
        <w:r w:rsidRPr="00FB1FB6">
          <w:rPr>
            <w:sz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50AA" w14:textId="3E626689" w:rsidR="00FF4A98" w:rsidRDefault="00FF4A98">
    <w:pPr>
      <w:pStyle w:val="afc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6753223"/>
      <w:docPartObj>
        <w:docPartGallery w:val="Page Numbers (Bottom of Page)"/>
        <w:docPartUnique/>
      </w:docPartObj>
    </w:sdtPr>
    <w:sdtEndPr/>
    <w:sdtContent>
      <w:p w14:paraId="13827102" w14:textId="569A41D9" w:rsidR="00FF4A98" w:rsidRPr="007D01D0" w:rsidRDefault="0019570D" w:rsidP="007D01D0">
        <w:pPr>
          <w:pStyle w:val="afc"/>
          <w:jc w:val="center"/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주주간계약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서명페이지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5424" w14:textId="268D3EC3" w:rsidR="0019570D" w:rsidRPr="0019570D" w:rsidRDefault="0019570D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lang w:eastAsia="ko-KR"/>
      </w:rPr>
      <w:t>[</w:t>
    </w:r>
    <w:r>
      <w:rPr>
        <w:rFonts w:eastAsia="바탕" w:hint="eastAsia"/>
        <w:lang w:eastAsia="ko-KR"/>
      </w:rPr>
      <w:t>주주간계약</w:t>
    </w:r>
    <w:r>
      <w:rPr>
        <w:rFonts w:eastAsia="바탕" w:hint="eastAsia"/>
        <w:lang w:eastAsia="ko-KR"/>
      </w:rPr>
      <w:t xml:space="preserve"> </w:t>
    </w:r>
    <w:r>
      <w:rPr>
        <w:rFonts w:eastAsia="바탕" w:hint="eastAsia"/>
        <w:lang w:eastAsia="ko-KR"/>
      </w:rPr>
      <w:t>서명페이지</w:t>
    </w:r>
    <w:r>
      <w:rPr>
        <w:rFonts w:eastAsia="바탕" w:hint="eastAsia"/>
        <w:lang w:eastAsia="ko-KR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1789232"/>
      <w:docPartObj>
        <w:docPartGallery w:val="Page Numbers (Bottom of Page)"/>
        <w:docPartUnique/>
      </w:docPartObj>
    </w:sdtPr>
    <w:sdtEndPr/>
    <w:sdtContent>
      <w:p w14:paraId="77BC920A" w14:textId="2027BB1C" w:rsidR="00021CDE" w:rsidRPr="00735C46" w:rsidRDefault="00CD0FA4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별첨</w:t>
        </w:r>
        <w:r>
          <w:rPr>
            <w:rFonts w:eastAsia="바탕" w:hint="eastAsia"/>
            <w:lang w:eastAsia="ko-KR"/>
          </w:rPr>
          <w:t xml:space="preserve"> 3.</w:t>
        </w:r>
        <w:r w:rsidR="00D25A20">
          <w:rPr>
            <w:rFonts w:eastAsia="바탕" w:hint="eastAsia"/>
            <w:lang w:eastAsia="ko-KR"/>
          </w:rPr>
          <w:t>2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주식근질권설정계약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6671497"/>
      <w:docPartObj>
        <w:docPartGallery w:val="Page Numbers (Bottom of Page)"/>
        <w:docPartUnique/>
      </w:docPartObj>
    </w:sdtPr>
    <w:sdtEndPr/>
    <w:sdtContent>
      <w:p w14:paraId="40A4D729" w14:textId="77777777" w:rsidR="00021CDE" w:rsidRPr="00735C46" w:rsidRDefault="00021CDE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주식근질권설정계약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서명페이지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708102"/>
      <w:docPartObj>
        <w:docPartGallery w:val="Page Numbers (Bottom of Page)"/>
        <w:docPartUnique/>
      </w:docPartObj>
    </w:sdtPr>
    <w:sdtEndPr/>
    <w:sdtContent>
      <w:p w14:paraId="1EA081D8" w14:textId="77777777" w:rsidR="00021CDE" w:rsidRPr="00735C46" w:rsidRDefault="00021CDE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주식근질권설정계약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별지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9B28" w14:textId="36CB5710" w:rsidR="00910C55" w:rsidRPr="00A9124E" w:rsidRDefault="00905119" w:rsidP="009C6806">
    <w:pPr>
      <w:pStyle w:val="afc"/>
      <w:jc w:val="center"/>
      <w:rPr>
        <w:lang w:eastAsia="ko-KR"/>
      </w:rPr>
    </w:pPr>
    <w:sdt>
      <w:sdtPr>
        <w:id w:val="-869453115"/>
        <w:docPartObj>
          <w:docPartGallery w:val="Page Numbers (Bottom of Page)"/>
          <w:docPartUnique/>
        </w:docPartObj>
      </w:sdtPr>
      <w:sdtEndPr/>
      <w:sdtContent>
        <w:r w:rsidR="00910C55">
          <w:rPr>
            <w:rFonts w:eastAsia="바탕" w:hint="eastAsia"/>
            <w:lang w:eastAsia="ko-KR"/>
          </w:rPr>
          <w:t>[</w:t>
        </w:r>
        <w:r w:rsidR="00910C55">
          <w:rPr>
            <w:rFonts w:eastAsia="바탕" w:hint="eastAsia"/>
            <w:lang w:eastAsia="ko-KR"/>
          </w:rPr>
          <w:t>주식근질권설정계약</w:t>
        </w:r>
        <w:r w:rsidR="00910C55">
          <w:rPr>
            <w:rFonts w:eastAsia="바탕" w:hint="eastAsia"/>
            <w:lang w:eastAsia="ko-KR"/>
          </w:rPr>
          <w:t xml:space="preserve"> </w:t>
        </w:r>
        <w:r w:rsidR="00910C55">
          <w:rPr>
            <w:rFonts w:eastAsia="바탕" w:hint="eastAsia"/>
            <w:lang w:eastAsia="ko-KR"/>
          </w:rPr>
          <w:t>별지</w:t>
        </w:r>
        <w:r w:rsidR="00910C55">
          <w:rPr>
            <w:rFonts w:eastAsia="바탕" w:hint="eastAsia"/>
            <w:lang w:eastAsia="ko-KR"/>
          </w:rPr>
          <w:t>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609B" w14:textId="77777777" w:rsidR="00980782" w:rsidRDefault="00980782">
      <w:pPr>
        <w:spacing w:after="0" w:line="240" w:lineRule="auto"/>
      </w:pPr>
      <w:r>
        <w:separator/>
      </w:r>
    </w:p>
  </w:footnote>
  <w:footnote w:type="continuationSeparator" w:id="0">
    <w:p w14:paraId="294B4261" w14:textId="77777777" w:rsidR="00980782" w:rsidRDefault="00980782">
      <w:pPr>
        <w:spacing w:after="0" w:line="240" w:lineRule="auto"/>
      </w:pPr>
      <w:r>
        <w:continuationSeparator/>
      </w:r>
    </w:p>
  </w:footnote>
  <w:footnote w:type="continuationNotice" w:id="1">
    <w:p w14:paraId="3AAE862B" w14:textId="77777777" w:rsidR="00980782" w:rsidRDefault="009807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8C64" w14:textId="77777777" w:rsidR="004A5F27" w:rsidRDefault="004A5F27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6E4F" w14:textId="7C1547EC" w:rsidR="00FF4A98" w:rsidRPr="00306933" w:rsidRDefault="00FF4A98" w:rsidP="000256BA">
    <w:pPr>
      <w:pStyle w:val="aff"/>
      <w:jc w:val="right"/>
      <w:rPr>
        <w:rFonts w:asciiTheme="majorHAnsi" w:eastAsia="바탕" w:hAnsiTheme="majorHAnsi" w:cstheme="majorHAnsi"/>
        <w:i/>
        <w:sz w:val="22"/>
        <w:szCs w:val="22"/>
        <w:lang w:eastAsia="ko-KR"/>
      </w:rPr>
    </w:pPr>
    <w:r>
      <w:tab/>
    </w:r>
    <w:r>
      <w:tab/>
    </w:r>
  </w:p>
  <w:p w14:paraId="54A0C3B5" w14:textId="7CE7B7C5" w:rsidR="00FF4A98" w:rsidRDefault="00FF4A98" w:rsidP="00306933">
    <w:pPr>
      <w:pStyle w:val="aff"/>
      <w:tabs>
        <w:tab w:val="clear" w:pos="4680"/>
        <w:tab w:val="clear" w:pos="9360"/>
      </w:tabs>
      <w:ind w:left="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04C4" w14:textId="63C58BB0" w:rsidR="00FF4A98" w:rsidRPr="00F6545F" w:rsidRDefault="0073551D" w:rsidP="00716CEA">
    <w:pPr>
      <w:pStyle w:val="aff"/>
      <w:jc w:val="right"/>
      <w:rPr>
        <w:lang w:eastAsia="ko-KR"/>
      </w:rPr>
    </w:pPr>
    <w:r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체결본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A614E5EC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b w:val="0"/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ascii="Times New Roman" w:eastAsia="바탕" w:hAnsi="Times New Roman" w:cs="Times New Roman"/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0FBE0EDE"/>
    <w:multiLevelType w:val="multilevel"/>
    <w:tmpl w:val="2DA81058"/>
    <w:name w:val="Legal Numbering (4 Levels)44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7" w15:restartNumberingAfterBreak="0">
    <w:nsid w:val="121319DD"/>
    <w:multiLevelType w:val="hybridMultilevel"/>
    <w:tmpl w:val="9280B716"/>
    <w:lvl w:ilvl="0" w:tplc="FFFFFFFF">
      <w:start w:val="1"/>
      <w:numFmt w:val="ganada"/>
      <w:lvlText w:val="%1."/>
      <w:lvlJc w:val="left"/>
      <w:pPr>
        <w:ind w:left="720" w:hanging="720"/>
      </w:pPr>
      <w:rPr>
        <w:rFonts w:ascii="Times New Roman" w:eastAsia="바탕" w:hAnsi="Times New Roman" w:cs="Times New Roman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7BD6DAC"/>
    <w:multiLevelType w:val="hybridMultilevel"/>
    <w:tmpl w:val="FE36EBB0"/>
    <w:name w:val="Legal Numbering (4 Levels)32"/>
    <w:lvl w:ilvl="0" w:tplc="786C463E">
      <w:start w:val="1"/>
      <w:numFmt w:val="lowerRoman"/>
      <w:pStyle w:val="bullet1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1B3A2A3A"/>
    <w:multiLevelType w:val="multilevel"/>
    <w:tmpl w:val="79202620"/>
    <w:name w:val="Legal Numbering (4 Levels)43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23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4" w15:restartNumberingAfterBreak="0">
    <w:nsid w:val="206A4BB3"/>
    <w:multiLevelType w:val="hybridMultilevel"/>
    <w:tmpl w:val="CDF616A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26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8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9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1" w15:restartNumberingAfterBreak="0">
    <w:nsid w:val="330B73DB"/>
    <w:multiLevelType w:val="multilevel"/>
    <w:tmpl w:val="A55A2132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eastAsia="바탕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2" w15:restartNumberingAfterBreak="0">
    <w:nsid w:val="331F7182"/>
    <w:multiLevelType w:val="hybridMultilevel"/>
    <w:tmpl w:val="A8E624D4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3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5" w15:restartNumberingAfterBreak="0">
    <w:nsid w:val="3BBD146B"/>
    <w:multiLevelType w:val="multilevel"/>
    <w:tmpl w:val="8F567110"/>
    <w:name w:val="Legal Numbering (4 Levels)4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1304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6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7" w15:restartNumberingAfterBreak="0">
    <w:nsid w:val="453F54D1"/>
    <w:multiLevelType w:val="hybridMultilevel"/>
    <w:tmpl w:val="B2B65F30"/>
    <w:lvl w:ilvl="0" w:tplc="A2FE90A6">
      <w:start w:val="1"/>
      <w:numFmt w:val="bullet"/>
      <w:lvlText w:val="-"/>
      <w:lvlJc w:val="left"/>
      <w:pPr>
        <w:ind w:left="760" w:hanging="360"/>
      </w:pPr>
      <w:rPr>
        <w:rFonts w:ascii="바탕체" w:eastAsia="바탕체" w:hAnsi="바탕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9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0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2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3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5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7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48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49" w15:restartNumberingAfterBreak="0">
    <w:nsid w:val="6F6B3E65"/>
    <w:multiLevelType w:val="hybridMultilevel"/>
    <w:tmpl w:val="0C7AF2BE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50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1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3" w15:restartNumberingAfterBreak="0">
    <w:nsid w:val="770E35D7"/>
    <w:multiLevelType w:val="multilevel"/>
    <w:tmpl w:val="FC643C7C"/>
    <w:lvl w:ilvl="0">
      <w:start w:val="1"/>
      <w:numFmt w:val="decimal"/>
      <w:pStyle w:val="level1"/>
      <w:isLgl/>
      <w:suff w:val="nothing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level2"/>
      <w:isLgl/>
      <w:suff w:val="nothing"/>
      <w:lvlText w:val="%1.%2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level3"/>
      <w:suff w:val="nothing"/>
      <w:lvlText w:val="(%3)"/>
      <w:lvlJc w:val="left"/>
      <w:pPr>
        <w:ind w:left="720" w:firstLine="720"/>
      </w:pPr>
      <w:rPr>
        <w:rFonts w:ascii="Times New Roman" w:hAnsi="Times New Roman" w:hint="default"/>
        <w:sz w:val="24"/>
      </w:rPr>
    </w:lvl>
    <w:lvl w:ilvl="3">
      <w:start w:val="1"/>
      <w:numFmt w:val="lowerRoman"/>
      <w:pStyle w:val="level4"/>
      <w:suff w:val="nothing"/>
      <w:lvlText w:val="(%4)"/>
      <w:lvlJc w:val="left"/>
      <w:pPr>
        <w:ind w:left="1690" w:firstLine="720"/>
      </w:pPr>
      <w:rPr>
        <w:rFonts w:ascii="Times New Roman" w:hAnsi="Times New Roman" w:hint="default"/>
        <w:sz w:val="24"/>
      </w:rPr>
    </w:lvl>
    <w:lvl w:ilvl="4">
      <w:start w:val="1"/>
      <w:numFmt w:val="upperLetter"/>
      <w:pStyle w:val="level5"/>
      <w:suff w:val="nothing"/>
      <w:lvlText w:val="%5."/>
      <w:lvlJc w:val="left"/>
      <w:pPr>
        <w:ind w:left="2160" w:firstLine="720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Roman"/>
      <w:suff w:val="nothing"/>
      <w:lvlText w:val="%6."/>
      <w:lvlJc w:val="left"/>
      <w:pPr>
        <w:ind w:left="2880" w:firstLine="72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(%7)"/>
      <w:lvlJc w:val="left"/>
      <w:pPr>
        <w:ind w:left="3600" w:firstLine="720"/>
      </w:pPr>
      <w:rPr>
        <w:rFonts w:hint="eastAsia"/>
      </w:rPr>
    </w:lvl>
    <w:lvl w:ilvl="7">
      <w:start w:val="1"/>
      <w:numFmt w:val="lowerLetter"/>
      <w:suff w:val="nothing"/>
      <w:lvlText w:val="%8)"/>
      <w:lvlJc w:val="left"/>
      <w:pPr>
        <w:ind w:left="4320" w:firstLine="720"/>
      </w:pPr>
      <w:rPr>
        <w:rFonts w:hint="eastAsia"/>
      </w:rPr>
    </w:lvl>
    <w:lvl w:ilvl="8">
      <w:start w:val="1"/>
      <w:numFmt w:val="lowerRoman"/>
      <w:suff w:val="nothing"/>
      <w:lvlText w:val="%9)"/>
      <w:lvlJc w:val="left"/>
      <w:pPr>
        <w:ind w:left="5040" w:firstLine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4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7AC81244"/>
    <w:multiLevelType w:val="hybridMultilevel"/>
    <w:tmpl w:val="9280B716"/>
    <w:lvl w:ilvl="0" w:tplc="3EA80DD6">
      <w:start w:val="1"/>
      <w:numFmt w:val="ganada"/>
      <w:lvlText w:val="%1."/>
      <w:lvlJc w:val="left"/>
      <w:pPr>
        <w:ind w:left="720" w:hanging="720"/>
      </w:pPr>
      <w:rPr>
        <w:rFonts w:ascii="Times New Roman" w:eastAsia="바탕" w:hAnsi="Times New Roman" w:cs="Times New Roman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0600531">
    <w:abstractNumId w:val="8"/>
  </w:num>
  <w:num w:numId="2" w16cid:durableId="1437483363">
    <w:abstractNumId w:val="6"/>
  </w:num>
  <w:num w:numId="3" w16cid:durableId="822888684">
    <w:abstractNumId w:val="5"/>
  </w:num>
  <w:num w:numId="4" w16cid:durableId="1329400649">
    <w:abstractNumId w:val="7"/>
  </w:num>
  <w:num w:numId="5" w16cid:durableId="1389304095">
    <w:abstractNumId w:val="2"/>
  </w:num>
  <w:num w:numId="6" w16cid:durableId="1998461410">
    <w:abstractNumId w:val="10"/>
  </w:num>
  <w:num w:numId="7" w16cid:durableId="1086071078">
    <w:abstractNumId w:val="52"/>
  </w:num>
  <w:num w:numId="8" w16cid:durableId="1575092435">
    <w:abstractNumId w:val="51"/>
  </w:num>
  <w:num w:numId="9" w16cid:durableId="863135414">
    <w:abstractNumId w:val="4"/>
  </w:num>
  <w:num w:numId="10" w16cid:durableId="646056654">
    <w:abstractNumId w:val="3"/>
  </w:num>
  <w:num w:numId="11" w16cid:durableId="1227885458">
    <w:abstractNumId w:val="1"/>
  </w:num>
  <w:num w:numId="12" w16cid:durableId="27800213">
    <w:abstractNumId w:val="0"/>
  </w:num>
  <w:num w:numId="13" w16cid:durableId="1388529413">
    <w:abstractNumId w:val="50"/>
  </w:num>
  <w:num w:numId="14" w16cid:durableId="1210071731">
    <w:abstractNumId w:val="27"/>
  </w:num>
  <w:num w:numId="15" w16cid:durableId="804355717">
    <w:abstractNumId w:val="47"/>
  </w:num>
  <w:num w:numId="16" w16cid:durableId="2115587558">
    <w:abstractNumId w:val="41"/>
  </w:num>
  <w:num w:numId="17" w16cid:durableId="2111660233">
    <w:abstractNumId w:val="9"/>
  </w:num>
  <w:num w:numId="18" w16cid:durableId="1146824992">
    <w:abstractNumId w:val="30"/>
  </w:num>
  <w:num w:numId="19" w16cid:durableId="1672634350">
    <w:abstractNumId w:val="39"/>
  </w:num>
  <w:num w:numId="20" w16cid:durableId="141851341">
    <w:abstractNumId w:val="34"/>
  </w:num>
  <w:num w:numId="21" w16cid:durableId="2036685982">
    <w:abstractNumId w:val="46"/>
  </w:num>
  <w:num w:numId="22" w16cid:durableId="1018502886">
    <w:abstractNumId w:val="48"/>
  </w:num>
  <w:num w:numId="23" w16cid:durableId="919103119">
    <w:abstractNumId w:val="14"/>
  </w:num>
  <w:num w:numId="24" w16cid:durableId="680939202">
    <w:abstractNumId w:val="44"/>
  </w:num>
  <w:num w:numId="25" w16cid:durableId="1127696321">
    <w:abstractNumId w:val="26"/>
  </w:num>
  <w:num w:numId="26" w16cid:durableId="1208566747">
    <w:abstractNumId w:val="38"/>
  </w:num>
  <w:num w:numId="27" w16cid:durableId="1844934932">
    <w:abstractNumId w:val="13"/>
  </w:num>
  <w:num w:numId="28" w16cid:durableId="1023673529">
    <w:abstractNumId w:val="28"/>
  </w:num>
  <w:num w:numId="29" w16cid:durableId="1740592677">
    <w:abstractNumId w:val="23"/>
  </w:num>
  <w:num w:numId="30" w16cid:durableId="801727574">
    <w:abstractNumId w:val="36"/>
  </w:num>
  <w:num w:numId="31" w16cid:durableId="1900633314">
    <w:abstractNumId w:val="18"/>
  </w:num>
  <w:num w:numId="32" w16cid:durableId="339743970">
    <w:abstractNumId w:val="42"/>
  </w:num>
  <w:num w:numId="33" w16cid:durableId="752703771">
    <w:abstractNumId w:val="20"/>
  </w:num>
  <w:num w:numId="34" w16cid:durableId="870268122">
    <w:abstractNumId w:val="56"/>
  </w:num>
  <w:num w:numId="35" w16cid:durableId="737049728">
    <w:abstractNumId w:val="43"/>
  </w:num>
  <w:num w:numId="36" w16cid:durableId="1920020350">
    <w:abstractNumId w:val="24"/>
  </w:num>
  <w:num w:numId="37" w16cid:durableId="1825663239">
    <w:abstractNumId w:val="53"/>
  </w:num>
  <w:num w:numId="38" w16cid:durableId="1954744537">
    <w:abstractNumId w:val="31"/>
  </w:num>
  <w:num w:numId="39" w16cid:durableId="1241984087">
    <w:abstractNumId w:val="29"/>
  </w:num>
  <w:num w:numId="40" w16cid:durableId="308242919">
    <w:abstractNumId w:val="25"/>
  </w:num>
  <w:num w:numId="41" w16cid:durableId="919757522">
    <w:abstractNumId w:val="54"/>
  </w:num>
  <w:num w:numId="42" w16cid:durableId="1608542020">
    <w:abstractNumId w:val="40"/>
  </w:num>
  <w:num w:numId="43" w16cid:durableId="794913736">
    <w:abstractNumId w:val="49"/>
  </w:num>
  <w:num w:numId="44" w16cid:durableId="1530296726">
    <w:abstractNumId w:val="32"/>
  </w:num>
  <w:num w:numId="45" w16cid:durableId="709452782">
    <w:abstractNumId w:val="33"/>
  </w:num>
  <w:num w:numId="46" w16cid:durableId="1689138962">
    <w:abstractNumId w:val="11"/>
  </w:num>
  <w:num w:numId="47" w16cid:durableId="1794517598">
    <w:abstractNumId w:val="17"/>
  </w:num>
  <w:num w:numId="48" w16cid:durableId="1101417503">
    <w:abstractNumId w:val="31"/>
  </w:num>
  <w:num w:numId="49" w16cid:durableId="1531458917">
    <w:abstractNumId w:val="31"/>
  </w:num>
  <w:num w:numId="50" w16cid:durableId="145784537">
    <w:abstractNumId w:val="31"/>
  </w:num>
  <w:num w:numId="51" w16cid:durableId="1281570622">
    <w:abstractNumId w:val="31"/>
  </w:num>
  <w:num w:numId="52" w16cid:durableId="770976098">
    <w:abstractNumId w:val="31"/>
  </w:num>
  <w:num w:numId="53" w16cid:durableId="379135254">
    <w:abstractNumId w:val="31"/>
  </w:num>
  <w:num w:numId="54" w16cid:durableId="1232885175">
    <w:abstractNumId w:val="37"/>
  </w:num>
  <w:num w:numId="55" w16cid:durableId="1906527676">
    <w:abstractNumId w:val="31"/>
  </w:num>
  <w:num w:numId="56" w16cid:durableId="520897652">
    <w:abstractNumId w:val="31"/>
  </w:num>
  <w:num w:numId="57" w16cid:durableId="1165123247">
    <w:abstractNumId w:val="31"/>
  </w:num>
  <w:num w:numId="58" w16cid:durableId="582222177">
    <w:abstractNumId w:val="31"/>
  </w:num>
  <w:num w:numId="59" w16cid:durableId="1948998033">
    <w:abstractNumId w:val="31"/>
  </w:num>
  <w:num w:numId="60" w16cid:durableId="1541744799">
    <w:abstractNumId w:val="31"/>
  </w:num>
  <w:num w:numId="61" w16cid:durableId="563563720">
    <w:abstractNumId w:val="31"/>
  </w:num>
  <w:num w:numId="62" w16cid:durableId="1690641804">
    <w:abstractNumId w:val="31"/>
  </w:num>
  <w:num w:numId="63" w16cid:durableId="1856921948">
    <w:abstractNumId w:val="31"/>
  </w:num>
  <w:num w:numId="64" w16cid:durableId="471168954">
    <w:abstractNumId w:val="31"/>
  </w:num>
  <w:numIdMacAtCleanup w:val="6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 Partners">
    <w15:presenceInfo w15:providerId="None" w15:userId="SL Partne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0C7"/>
    <w:rsid w:val="00000198"/>
    <w:rsid w:val="00000A36"/>
    <w:rsid w:val="00000C25"/>
    <w:rsid w:val="00000D89"/>
    <w:rsid w:val="000015E9"/>
    <w:rsid w:val="00001A9C"/>
    <w:rsid w:val="00003240"/>
    <w:rsid w:val="00004267"/>
    <w:rsid w:val="00004848"/>
    <w:rsid w:val="00005AEC"/>
    <w:rsid w:val="00006FC2"/>
    <w:rsid w:val="00007C46"/>
    <w:rsid w:val="00007ED0"/>
    <w:rsid w:val="0001041B"/>
    <w:rsid w:val="000104BA"/>
    <w:rsid w:val="00010670"/>
    <w:rsid w:val="00010892"/>
    <w:rsid w:val="000108A3"/>
    <w:rsid w:val="00010F4A"/>
    <w:rsid w:val="000111F0"/>
    <w:rsid w:val="00011D87"/>
    <w:rsid w:val="00012330"/>
    <w:rsid w:val="000125FA"/>
    <w:rsid w:val="000126C3"/>
    <w:rsid w:val="000127A9"/>
    <w:rsid w:val="000135DB"/>
    <w:rsid w:val="000135E8"/>
    <w:rsid w:val="00013CCE"/>
    <w:rsid w:val="000144B5"/>
    <w:rsid w:val="0001596C"/>
    <w:rsid w:val="00016514"/>
    <w:rsid w:val="0001655A"/>
    <w:rsid w:val="000169F5"/>
    <w:rsid w:val="00017AE0"/>
    <w:rsid w:val="000213BB"/>
    <w:rsid w:val="000217B6"/>
    <w:rsid w:val="00021CDE"/>
    <w:rsid w:val="000223A0"/>
    <w:rsid w:val="000230E5"/>
    <w:rsid w:val="00023ADA"/>
    <w:rsid w:val="00023E8D"/>
    <w:rsid w:val="00024377"/>
    <w:rsid w:val="00024C69"/>
    <w:rsid w:val="00025075"/>
    <w:rsid w:val="000256BA"/>
    <w:rsid w:val="0002707A"/>
    <w:rsid w:val="000309C5"/>
    <w:rsid w:val="000309F3"/>
    <w:rsid w:val="00030F94"/>
    <w:rsid w:val="00033909"/>
    <w:rsid w:val="00033C2A"/>
    <w:rsid w:val="00034DF0"/>
    <w:rsid w:val="00037E20"/>
    <w:rsid w:val="00040580"/>
    <w:rsid w:val="0004060D"/>
    <w:rsid w:val="00040BE4"/>
    <w:rsid w:val="0004186C"/>
    <w:rsid w:val="00041A60"/>
    <w:rsid w:val="00041B3E"/>
    <w:rsid w:val="00041D41"/>
    <w:rsid w:val="0004206F"/>
    <w:rsid w:val="00042805"/>
    <w:rsid w:val="00043FA7"/>
    <w:rsid w:val="00044262"/>
    <w:rsid w:val="000442CD"/>
    <w:rsid w:val="00045293"/>
    <w:rsid w:val="00045B7A"/>
    <w:rsid w:val="00045D54"/>
    <w:rsid w:val="00046549"/>
    <w:rsid w:val="00046888"/>
    <w:rsid w:val="000471E5"/>
    <w:rsid w:val="00047ACB"/>
    <w:rsid w:val="00050306"/>
    <w:rsid w:val="000507CA"/>
    <w:rsid w:val="0005139C"/>
    <w:rsid w:val="0005212E"/>
    <w:rsid w:val="00052429"/>
    <w:rsid w:val="00052669"/>
    <w:rsid w:val="00053101"/>
    <w:rsid w:val="000535B3"/>
    <w:rsid w:val="000536F4"/>
    <w:rsid w:val="00053DC5"/>
    <w:rsid w:val="00054080"/>
    <w:rsid w:val="0005568B"/>
    <w:rsid w:val="000556C0"/>
    <w:rsid w:val="00056BAA"/>
    <w:rsid w:val="000576A8"/>
    <w:rsid w:val="00057882"/>
    <w:rsid w:val="00057AB3"/>
    <w:rsid w:val="00060B5C"/>
    <w:rsid w:val="00060B71"/>
    <w:rsid w:val="00060CB6"/>
    <w:rsid w:val="00061EE1"/>
    <w:rsid w:val="00062DA3"/>
    <w:rsid w:val="00063401"/>
    <w:rsid w:val="0006377D"/>
    <w:rsid w:val="000641C2"/>
    <w:rsid w:val="000648D0"/>
    <w:rsid w:val="00064BB6"/>
    <w:rsid w:val="000658F3"/>
    <w:rsid w:val="00065CA2"/>
    <w:rsid w:val="00065DBF"/>
    <w:rsid w:val="00065E02"/>
    <w:rsid w:val="000664A1"/>
    <w:rsid w:val="00066A71"/>
    <w:rsid w:val="00067580"/>
    <w:rsid w:val="00067C71"/>
    <w:rsid w:val="00067F3D"/>
    <w:rsid w:val="000701E0"/>
    <w:rsid w:val="000703EE"/>
    <w:rsid w:val="00070678"/>
    <w:rsid w:val="00070A29"/>
    <w:rsid w:val="00071D4F"/>
    <w:rsid w:val="00073C39"/>
    <w:rsid w:val="00074B10"/>
    <w:rsid w:val="00074D2A"/>
    <w:rsid w:val="00075E72"/>
    <w:rsid w:val="00076601"/>
    <w:rsid w:val="00076EE1"/>
    <w:rsid w:val="0007751C"/>
    <w:rsid w:val="00080275"/>
    <w:rsid w:val="00080B9A"/>
    <w:rsid w:val="000829CC"/>
    <w:rsid w:val="0008380E"/>
    <w:rsid w:val="00083ED1"/>
    <w:rsid w:val="00084157"/>
    <w:rsid w:val="00084C10"/>
    <w:rsid w:val="00084D92"/>
    <w:rsid w:val="0008557C"/>
    <w:rsid w:val="00085EE8"/>
    <w:rsid w:val="0008679C"/>
    <w:rsid w:val="000869ED"/>
    <w:rsid w:val="00086A35"/>
    <w:rsid w:val="00086C2D"/>
    <w:rsid w:val="00087B2A"/>
    <w:rsid w:val="000903A4"/>
    <w:rsid w:val="00090EAF"/>
    <w:rsid w:val="0009142F"/>
    <w:rsid w:val="00091DB0"/>
    <w:rsid w:val="00092B26"/>
    <w:rsid w:val="00092F12"/>
    <w:rsid w:val="000934EF"/>
    <w:rsid w:val="000945FB"/>
    <w:rsid w:val="000946E1"/>
    <w:rsid w:val="00094E20"/>
    <w:rsid w:val="00095021"/>
    <w:rsid w:val="0009594E"/>
    <w:rsid w:val="0009646F"/>
    <w:rsid w:val="00096809"/>
    <w:rsid w:val="00096958"/>
    <w:rsid w:val="00096EB9"/>
    <w:rsid w:val="0009795D"/>
    <w:rsid w:val="00097EED"/>
    <w:rsid w:val="000A110D"/>
    <w:rsid w:val="000A11C0"/>
    <w:rsid w:val="000A2144"/>
    <w:rsid w:val="000A2B0C"/>
    <w:rsid w:val="000A2BC6"/>
    <w:rsid w:val="000A303B"/>
    <w:rsid w:val="000A3A91"/>
    <w:rsid w:val="000A51FC"/>
    <w:rsid w:val="000A5609"/>
    <w:rsid w:val="000A58DA"/>
    <w:rsid w:val="000A5AB1"/>
    <w:rsid w:val="000A6429"/>
    <w:rsid w:val="000B03D7"/>
    <w:rsid w:val="000B0F29"/>
    <w:rsid w:val="000B1531"/>
    <w:rsid w:val="000B1E63"/>
    <w:rsid w:val="000B2341"/>
    <w:rsid w:val="000B2857"/>
    <w:rsid w:val="000B3491"/>
    <w:rsid w:val="000B469B"/>
    <w:rsid w:val="000B4DA6"/>
    <w:rsid w:val="000B5688"/>
    <w:rsid w:val="000B7A42"/>
    <w:rsid w:val="000B7F09"/>
    <w:rsid w:val="000C0FB4"/>
    <w:rsid w:val="000C1369"/>
    <w:rsid w:val="000C18FB"/>
    <w:rsid w:val="000C19DC"/>
    <w:rsid w:val="000C26DE"/>
    <w:rsid w:val="000C2EA3"/>
    <w:rsid w:val="000C30CC"/>
    <w:rsid w:val="000C325B"/>
    <w:rsid w:val="000C3525"/>
    <w:rsid w:val="000C3DD9"/>
    <w:rsid w:val="000C410A"/>
    <w:rsid w:val="000C4E0A"/>
    <w:rsid w:val="000C5613"/>
    <w:rsid w:val="000C6300"/>
    <w:rsid w:val="000C7862"/>
    <w:rsid w:val="000D064E"/>
    <w:rsid w:val="000D0C6F"/>
    <w:rsid w:val="000D1108"/>
    <w:rsid w:val="000D205E"/>
    <w:rsid w:val="000D2215"/>
    <w:rsid w:val="000D2AF1"/>
    <w:rsid w:val="000D307C"/>
    <w:rsid w:val="000D4542"/>
    <w:rsid w:val="000D456C"/>
    <w:rsid w:val="000D48DA"/>
    <w:rsid w:val="000D492A"/>
    <w:rsid w:val="000D6473"/>
    <w:rsid w:val="000D72BF"/>
    <w:rsid w:val="000D7603"/>
    <w:rsid w:val="000D77AA"/>
    <w:rsid w:val="000D7C00"/>
    <w:rsid w:val="000E0803"/>
    <w:rsid w:val="000E2584"/>
    <w:rsid w:val="000E265D"/>
    <w:rsid w:val="000E2BD6"/>
    <w:rsid w:val="000E3A02"/>
    <w:rsid w:val="000E3B9B"/>
    <w:rsid w:val="000E3CF1"/>
    <w:rsid w:val="000E40D5"/>
    <w:rsid w:val="000E4500"/>
    <w:rsid w:val="000E4CA3"/>
    <w:rsid w:val="000E53AA"/>
    <w:rsid w:val="000E599F"/>
    <w:rsid w:val="000E5D8E"/>
    <w:rsid w:val="000E5E63"/>
    <w:rsid w:val="000E5ED4"/>
    <w:rsid w:val="000E6223"/>
    <w:rsid w:val="000E779E"/>
    <w:rsid w:val="000E7851"/>
    <w:rsid w:val="000E7E81"/>
    <w:rsid w:val="000E7EEC"/>
    <w:rsid w:val="000F038E"/>
    <w:rsid w:val="000F16BB"/>
    <w:rsid w:val="000F1BB6"/>
    <w:rsid w:val="000F1D6C"/>
    <w:rsid w:val="000F30A8"/>
    <w:rsid w:val="000F4584"/>
    <w:rsid w:val="000F5B20"/>
    <w:rsid w:val="000F5FC7"/>
    <w:rsid w:val="000F600F"/>
    <w:rsid w:val="000F60BE"/>
    <w:rsid w:val="000F60E0"/>
    <w:rsid w:val="000F658C"/>
    <w:rsid w:val="000F68A1"/>
    <w:rsid w:val="000F7907"/>
    <w:rsid w:val="001000FF"/>
    <w:rsid w:val="00100385"/>
    <w:rsid w:val="00102F2C"/>
    <w:rsid w:val="001030B5"/>
    <w:rsid w:val="00103393"/>
    <w:rsid w:val="001041F4"/>
    <w:rsid w:val="00104BBA"/>
    <w:rsid w:val="00104F46"/>
    <w:rsid w:val="001055AE"/>
    <w:rsid w:val="001055F5"/>
    <w:rsid w:val="00105692"/>
    <w:rsid w:val="001066A1"/>
    <w:rsid w:val="00106C1C"/>
    <w:rsid w:val="001071EC"/>
    <w:rsid w:val="00107D31"/>
    <w:rsid w:val="001105FD"/>
    <w:rsid w:val="00110A4E"/>
    <w:rsid w:val="00111C2E"/>
    <w:rsid w:val="001129EB"/>
    <w:rsid w:val="00113105"/>
    <w:rsid w:val="0011352B"/>
    <w:rsid w:val="00113A5A"/>
    <w:rsid w:val="00114C1B"/>
    <w:rsid w:val="001152B1"/>
    <w:rsid w:val="00115D56"/>
    <w:rsid w:val="00117678"/>
    <w:rsid w:val="001204A7"/>
    <w:rsid w:val="0012065B"/>
    <w:rsid w:val="001206FC"/>
    <w:rsid w:val="00120756"/>
    <w:rsid w:val="001209D5"/>
    <w:rsid w:val="00120AA9"/>
    <w:rsid w:val="001213BE"/>
    <w:rsid w:val="0012178B"/>
    <w:rsid w:val="001219A8"/>
    <w:rsid w:val="00121EBC"/>
    <w:rsid w:val="00122067"/>
    <w:rsid w:val="00122713"/>
    <w:rsid w:val="00122D4E"/>
    <w:rsid w:val="00123778"/>
    <w:rsid w:val="00123939"/>
    <w:rsid w:val="001239FC"/>
    <w:rsid w:val="00123C03"/>
    <w:rsid w:val="0012480B"/>
    <w:rsid w:val="00124D46"/>
    <w:rsid w:val="00125A0B"/>
    <w:rsid w:val="001260CE"/>
    <w:rsid w:val="0012630F"/>
    <w:rsid w:val="001267F6"/>
    <w:rsid w:val="001269A2"/>
    <w:rsid w:val="00126F3A"/>
    <w:rsid w:val="00130CDF"/>
    <w:rsid w:val="0013140E"/>
    <w:rsid w:val="0013180C"/>
    <w:rsid w:val="0013263F"/>
    <w:rsid w:val="00132B5F"/>
    <w:rsid w:val="00133420"/>
    <w:rsid w:val="001342E7"/>
    <w:rsid w:val="001346DC"/>
    <w:rsid w:val="001354EB"/>
    <w:rsid w:val="00135550"/>
    <w:rsid w:val="0013588B"/>
    <w:rsid w:val="001358B4"/>
    <w:rsid w:val="00136A4A"/>
    <w:rsid w:val="001379E6"/>
    <w:rsid w:val="001409E6"/>
    <w:rsid w:val="00140ABA"/>
    <w:rsid w:val="00140F31"/>
    <w:rsid w:val="00141525"/>
    <w:rsid w:val="00142E17"/>
    <w:rsid w:val="00142FF7"/>
    <w:rsid w:val="00143732"/>
    <w:rsid w:val="00143D0E"/>
    <w:rsid w:val="001443C7"/>
    <w:rsid w:val="00144411"/>
    <w:rsid w:val="00145108"/>
    <w:rsid w:val="0014603D"/>
    <w:rsid w:val="00146204"/>
    <w:rsid w:val="00146FB3"/>
    <w:rsid w:val="00150297"/>
    <w:rsid w:val="00150A11"/>
    <w:rsid w:val="001510A8"/>
    <w:rsid w:val="00153081"/>
    <w:rsid w:val="001533F0"/>
    <w:rsid w:val="00153758"/>
    <w:rsid w:val="001538E1"/>
    <w:rsid w:val="00154470"/>
    <w:rsid w:val="0015486F"/>
    <w:rsid w:val="00154886"/>
    <w:rsid w:val="00155110"/>
    <w:rsid w:val="00155507"/>
    <w:rsid w:val="0015566D"/>
    <w:rsid w:val="00155B95"/>
    <w:rsid w:val="00155F05"/>
    <w:rsid w:val="001561C8"/>
    <w:rsid w:val="001569A4"/>
    <w:rsid w:val="0015787D"/>
    <w:rsid w:val="00157D48"/>
    <w:rsid w:val="00160A2A"/>
    <w:rsid w:val="00161392"/>
    <w:rsid w:val="00161424"/>
    <w:rsid w:val="00161713"/>
    <w:rsid w:val="001618BC"/>
    <w:rsid w:val="001623EA"/>
    <w:rsid w:val="00162C54"/>
    <w:rsid w:val="00163602"/>
    <w:rsid w:val="0016362A"/>
    <w:rsid w:val="0016393E"/>
    <w:rsid w:val="00163B84"/>
    <w:rsid w:val="00163C97"/>
    <w:rsid w:val="0016461F"/>
    <w:rsid w:val="001646AB"/>
    <w:rsid w:val="001646CD"/>
    <w:rsid w:val="00164849"/>
    <w:rsid w:val="00164A87"/>
    <w:rsid w:val="00164F33"/>
    <w:rsid w:val="00165021"/>
    <w:rsid w:val="00165789"/>
    <w:rsid w:val="00165888"/>
    <w:rsid w:val="00165C20"/>
    <w:rsid w:val="00166783"/>
    <w:rsid w:val="001704E5"/>
    <w:rsid w:val="00170905"/>
    <w:rsid w:val="00170CEE"/>
    <w:rsid w:val="00171581"/>
    <w:rsid w:val="001718E3"/>
    <w:rsid w:val="00171A8F"/>
    <w:rsid w:val="00171D3B"/>
    <w:rsid w:val="0017369D"/>
    <w:rsid w:val="00173E75"/>
    <w:rsid w:val="00174FAA"/>
    <w:rsid w:val="001756E8"/>
    <w:rsid w:val="001756F2"/>
    <w:rsid w:val="00176035"/>
    <w:rsid w:val="001774BF"/>
    <w:rsid w:val="001774EE"/>
    <w:rsid w:val="00177EB1"/>
    <w:rsid w:val="00180335"/>
    <w:rsid w:val="00181996"/>
    <w:rsid w:val="001827E5"/>
    <w:rsid w:val="001828FE"/>
    <w:rsid w:val="00182B04"/>
    <w:rsid w:val="001830FF"/>
    <w:rsid w:val="00183E85"/>
    <w:rsid w:val="0018510B"/>
    <w:rsid w:val="00185776"/>
    <w:rsid w:val="001858BA"/>
    <w:rsid w:val="00185C8F"/>
    <w:rsid w:val="00185F53"/>
    <w:rsid w:val="001862A6"/>
    <w:rsid w:val="0018652E"/>
    <w:rsid w:val="00186686"/>
    <w:rsid w:val="00186D3F"/>
    <w:rsid w:val="001873AB"/>
    <w:rsid w:val="0018786F"/>
    <w:rsid w:val="001901EC"/>
    <w:rsid w:val="0019064A"/>
    <w:rsid w:val="001907FF"/>
    <w:rsid w:val="0019081C"/>
    <w:rsid w:val="00190993"/>
    <w:rsid w:val="00190D28"/>
    <w:rsid w:val="00190DC0"/>
    <w:rsid w:val="00190E21"/>
    <w:rsid w:val="00190EA1"/>
    <w:rsid w:val="00191A35"/>
    <w:rsid w:val="00192D0C"/>
    <w:rsid w:val="0019382C"/>
    <w:rsid w:val="00193992"/>
    <w:rsid w:val="001939C2"/>
    <w:rsid w:val="00193A2E"/>
    <w:rsid w:val="001948DE"/>
    <w:rsid w:val="00194B6C"/>
    <w:rsid w:val="0019570D"/>
    <w:rsid w:val="001957CB"/>
    <w:rsid w:val="00195896"/>
    <w:rsid w:val="00195A21"/>
    <w:rsid w:val="0019638A"/>
    <w:rsid w:val="00196A25"/>
    <w:rsid w:val="001974BB"/>
    <w:rsid w:val="00197E02"/>
    <w:rsid w:val="001A06D2"/>
    <w:rsid w:val="001A0AF4"/>
    <w:rsid w:val="001A1B9E"/>
    <w:rsid w:val="001A1D4D"/>
    <w:rsid w:val="001A2771"/>
    <w:rsid w:val="001A2E21"/>
    <w:rsid w:val="001A2F41"/>
    <w:rsid w:val="001A31A6"/>
    <w:rsid w:val="001A3511"/>
    <w:rsid w:val="001A35F0"/>
    <w:rsid w:val="001A3C1F"/>
    <w:rsid w:val="001A4069"/>
    <w:rsid w:val="001A513F"/>
    <w:rsid w:val="001A5B47"/>
    <w:rsid w:val="001A6719"/>
    <w:rsid w:val="001A731C"/>
    <w:rsid w:val="001B01B8"/>
    <w:rsid w:val="001B02EF"/>
    <w:rsid w:val="001B088C"/>
    <w:rsid w:val="001B10AB"/>
    <w:rsid w:val="001B1169"/>
    <w:rsid w:val="001B1444"/>
    <w:rsid w:val="001B149A"/>
    <w:rsid w:val="001B1808"/>
    <w:rsid w:val="001B2C39"/>
    <w:rsid w:val="001B2E2D"/>
    <w:rsid w:val="001B437C"/>
    <w:rsid w:val="001B4A5B"/>
    <w:rsid w:val="001B4C25"/>
    <w:rsid w:val="001B4C92"/>
    <w:rsid w:val="001B5118"/>
    <w:rsid w:val="001B5442"/>
    <w:rsid w:val="001B595C"/>
    <w:rsid w:val="001B64D7"/>
    <w:rsid w:val="001B7225"/>
    <w:rsid w:val="001B75BB"/>
    <w:rsid w:val="001B782D"/>
    <w:rsid w:val="001B7DD6"/>
    <w:rsid w:val="001C003D"/>
    <w:rsid w:val="001C1D5A"/>
    <w:rsid w:val="001C37D9"/>
    <w:rsid w:val="001C51F5"/>
    <w:rsid w:val="001C5397"/>
    <w:rsid w:val="001C5425"/>
    <w:rsid w:val="001C575F"/>
    <w:rsid w:val="001C6135"/>
    <w:rsid w:val="001C6F0E"/>
    <w:rsid w:val="001C7669"/>
    <w:rsid w:val="001D1444"/>
    <w:rsid w:val="001D182F"/>
    <w:rsid w:val="001D1CC5"/>
    <w:rsid w:val="001D2977"/>
    <w:rsid w:val="001D2D39"/>
    <w:rsid w:val="001D322F"/>
    <w:rsid w:val="001D50F8"/>
    <w:rsid w:val="001D62EF"/>
    <w:rsid w:val="001D76BB"/>
    <w:rsid w:val="001E04BE"/>
    <w:rsid w:val="001E10E8"/>
    <w:rsid w:val="001E1C9D"/>
    <w:rsid w:val="001E26D9"/>
    <w:rsid w:val="001E2877"/>
    <w:rsid w:val="001E2E81"/>
    <w:rsid w:val="001E2FEB"/>
    <w:rsid w:val="001E4403"/>
    <w:rsid w:val="001E479E"/>
    <w:rsid w:val="001E4CB0"/>
    <w:rsid w:val="001E5C40"/>
    <w:rsid w:val="001E5E7F"/>
    <w:rsid w:val="001E6767"/>
    <w:rsid w:val="001E68CD"/>
    <w:rsid w:val="001E690B"/>
    <w:rsid w:val="001E6933"/>
    <w:rsid w:val="001E6B57"/>
    <w:rsid w:val="001E753E"/>
    <w:rsid w:val="001E7C23"/>
    <w:rsid w:val="001E7C80"/>
    <w:rsid w:val="001F0617"/>
    <w:rsid w:val="001F18A4"/>
    <w:rsid w:val="001F25AF"/>
    <w:rsid w:val="001F39CC"/>
    <w:rsid w:val="001F49D4"/>
    <w:rsid w:val="001F51BD"/>
    <w:rsid w:val="001F5246"/>
    <w:rsid w:val="001F569F"/>
    <w:rsid w:val="001F79DA"/>
    <w:rsid w:val="0020053A"/>
    <w:rsid w:val="00201B77"/>
    <w:rsid w:val="00201FAD"/>
    <w:rsid w:val="002025EF"/>
    <w:rsid w:val="00203B32"/>
    <w:rsid w:val="00203CAB"/>
    <w:rsid w:val="00204BA6"/>
    <w:rsid w:val="002072DE"/>
    <w:rsid w:val="002072E3"/>
    <w:rsid w:val="0020748F"/>
    <w:rsid w:val="002076B3"/>
    <w:rsid w:val="00207CA0"/>
    <w:rsid w:val="002100EB"/>
    <w:rsid w:val="002104D9"/>
    <w:rsid w:val="00210CFA"/>
    <w:rsid w:val="00210E9F"/>
    <w:rsid w:val="002127F6"/>
    <w:rsid w:val="00212829"/>
    <w:rsid w:val="00213CC6"/>
    <w:rsid w:val="00213D52"/>
    <w:rsid w:val="002149B2"/>
    <w:rsid w:val="0021532A"/>
    <w:rsid w:val="002154E3"/>
    <w:rsid w:val="002155A9"/>
    <w:rsid w:val="002164F6"/>
    <w:rsid w:val="00217D45"/>
    <w:rsid w:val="00217FE8"/>
    <w:rsid w:val="002216E0"/>
    <w:rsid w:val="00221765"/>
    <w:rsid w:val="00221C07"/>
    <w:rsid w:val="00223F5B"/>
    <w:rsid w:val="00224008"/>
    <w:rsid w:val="00224E15"/>
    <w:rsid w:val="00224FFF"/>
    <w:rsid w:val="002251EB"/>
    <w:rsid w:val="002252D2"/>
    <w:rsid w:val="00226D56"/>
    <w:rsid w:val="0022735E"/>
    <w:rsid w:val="002307E6"/>
    <w:rsid w:val="00231731"/>
    <w:rsid w:val="00231CD5"/>
    <w:rsid w:val="00232336"/>
    <w:rsid w:val="002330E6"/>
    <w:rsid w:val="002338E7"/>
    <w:rsid w:val="00234A16"/>
    <w:rsid w:val="00235492"/>
    <w:rsid w:val="00235850"/>
    <w:rsid w:val="00235F35"/>
    <w:rsid w:val="00237AEB"/>
    <w:rsid w:val="0024048F"/>
    <w:rsid w:val="00240A05"/>
    <w:rsid w:val="00240D69"/>
    <w:rsid w:val="00240F51"/>
    <w:rsid w:val="00243035"/>
    <w:rsid w:val="00243B92"/>
    <w:rsid w:val="00245217"/>
    <w:rsid w:val="002457DD"/>
    <w:rsid w:val="00245A8D"/>
    <w:rsid w:val="00245F5C"/>
    <w:rsid w:val="0024615C"/>
    <w:rsid w:val="0024672E"/>
    <w:rsid w:val="00246AF1"/>
    <w:rsid w:val="00246AF6"/>
    <w:rsid w:val="0024733D"/>
    <w:rsid w:val="00247ABD"/>
    <w:rsid w:val="00247E5B"/>
    <w:rsid w:val="002504A0"/>
    <w:rsid w:val="00250A37"/>
    <w:rsid w:val="00250C1E"/>
    <w:rsid w:val="00251538"/>
    <w:rsid w:val="00251B01"/>
    <w:rsid w:val="00253248"/>
    <w:rsid w:val="0025518B"/>
    <w:rsid w:val="002558CB"/>
    <w:rsid w:val="00256334"/>
    <w:rsid w:val="00256E5E"/>
    <w:rsid w:val="002577F9"/>
    <w:rsid w:val="00260014"/>
    <w:rsid w:val="002601DE"/>
    <w:rsid w:val="00261B7F"/>
    <w:rsid w:val="00262244"/>
    <w:rsid w:val="00263AFE"/>
    <w:rsid w:val="00264D3B"/>
    <w:rsid w:val="00265289"/>
    <w:rsid w:val="002652F9"/>
    <w:rsid w:val="00266595"/>
    <w:rsid w:val="00267A22"/>
    <w:rsid w:val="002706C9"/>
    <w:rsid w:val="00270759"/>
    <w:rsid w:val="00270D14"/>
    <w:rsid w:val="00270D8E"/>
    <w:rsid w:val="00271CDA"/>
    <w:rsid w:val="00271F6C"/>
    <w:rsid w:val="00272BD1"/>
    <w:rsid w:val="00273F9F"/>
    <w:rsid w:val="00273FE1"/>
    <w:rsid w:val="00274CE4"/>
    <w:rsid w:val="00274F28"/>
    <w:rsid w:val="00275082"/>
    <w:rsid w:val="0027555D"/>
    <w:rsid w:val="00275AA9"/>
    <w:rsid w:val="00275FCD"/>
    <w:rsid w:val="00276218"/>
    <w:rsid w:val="00276358"/>
    <w:rsid w:val="00277B7E"/>
    <w:rsid w:val="002810C4"/>
    <w:rsid w:val="002826AB"/>
    <w:rsid w:val="002826F2"/>
    <w:rsid w:val="002833DB"/>
    <w:rsid w:val="0028380B"/>
    <w:rsid w:val="0028442F"/>
    <w:rsid w:val="00284757"/>
    <w:rsid w:val="002847F1"/>
    <w:rsid w:val="00284F0D"/>
    <w:rsid w:val="00285059"/>
    <w:rsid w:val="002859F4"/>
    <w:rsid w:val="002860A0"/>
    <w:rsid w:val="002866D1"/>
    <w:rsid w:val="00286AE2"/>
    <w:rsid w:val="002878E5"/>
    <w:rsid w:val="00290061"/>
    <w:rsid w:val="00290441"/>
    <w:rsid w:val="0029057D"/>
    <w:rsid w:val="00291442"/>
    <w:rsid w:val="0029197B"/>
    <w:rsid w:val="00291D39"/>
    <w:rsid w:val="00291E1B"/>
    <w:rsid w:val="00291F09"/>
    <w:rsid w:val="002924EC"/>
    <w:rsid w:val="002935DD"/>
    <w:rsid w:val="00293713"/>
    <w:rsid w:val="00293919"/>
    <w:rsid w:val="00293DC6"/>
    <w:rsid w:val="00293EDB"/>
    <w:rsid w:val="002946DF"/>
    <w:rsid w:val="00294B16"/>
    <w:rsid w:val="0029518F"/>
    <w:rsid w:val="00295D95"/>
    <w:rsid w:val="0029673C"/>
    <w:rsid w:val="00296833"/>
    <w:rsid w:val="00297A34"/>
    <w:rsid w:val="00297A68"/>
    <w:rsid w:val="00297EEC"/>
    <w:rsid w:val="00297F16"/>
    <w:rsid w:val="00297F27"/>
    <w:rsid w:val="002A070A"/>
    <w:rsid w:val="002A09B7"/>
    <w:rsid w:val="002A1679"/>
    <w:rsid w:val="002A28B2"/>
    <w:rsid w:val="002A28C8"/>
    <w:rsid w:val="002A29D9"/>
    <w:rsid w:val="002A305C"/>
    <w:rsid w:val="002A4EF9"/>
    <w:rsid w:val="002A505C"/>
    <w:rsid w:val="002A5475"/>
    <w:rsid w:val="002A57F9"/>
    <w:rsid w:val="002A5D3F"/>
    <w:rsid w:val="002A6262"/>
    <w:rsid w:val="002A6789"/>
    <w:rsid w:val="002B0094"/>
    <w:rsid w:val="002B10CC"/>
    <w:rsid w:val="002B13D0"/>
    <w:rsid w:val="002B1747"/>
    <w:rsid w:val="002B1AD5"/>
    <w:rsid w:val="002B1E65"/>
    <w:rsid w:val="002B206C"/>
    <w:rsid w:val="002B3128"/>
    <w:rsid w:val="002B347A"/>
    <w:rsid w:val="002B36FE"/>
    <w:rsid w:val="002B3DE2"/>
    <w:rsid w:val="002B4660"/>
    <w:rsid w:val="002B50CA"/>
    <w:rsid w:val="002B5541"/>
    <w:rsid w:val="002B5963"/>
    <w:rsid w:val="002B5A4F"/>
    <w:rsid w:val="002B7126"/>
    <w:rsid w:val="002B72A3"/>
    <w:rsid w:val="002C0FC8"/>
    <w:rsid w:val="002C2259"/>
    <w:rsid w:val="002C2848"/>
    <w:rsid w:val="002C3760"/>
    <w:rsid w:val="002C3852"/>
    <w:rsid w:val="002C45A3"/>
    <w:rsid w:val="002C4D72"/>
    <w:rsid w:val="002C5827"/>
    <w:rsid w:val="002C5872"/>
    <w:rsid w:val="002D07ED"/>
    <w:rsid w:val="002D0837"/>
    <w:rsid w:val="002D1092"/>
    <w:rsid w:val="002D1732"/>
    <w:rsid w:val="002D2F4B"/>
    <w:rsid w:val="002D406B"/>
    <w:rsid w:val="002D499A"/>
    <w:rsid w:val="002D4D08"/>
    <w:rsid w:val="002D50A2"/>
    <w:rsid w:val="002D7E40"/>
    <w:rsid w:val="002E0AC9"/>
    <w:rsid w:val="002E0BE1"/>
    <w:rsid w:val="002E144F"/>
    <w:rsid w:val="002E1642"/>
    <w:rsid w:val="002E2126"/>
    <w:rsid w:val="002E49D8"/>
    <w:rsid w:val="002E4B83"/>
    <w:rsid w:val="002E4D86"/>
    <w:rsid w:val="002E6547"/>
    <w:rsid w:val="002E65E0"/>
    <w:rsid w:val="002E683B"/>
    <w:rsid w:val="002E6B10"/>
    <w:rsid w:val="002E6B2F"/>
    <w:rsid w:val="002E70E0"/>
    <w:rsid w:val="002E7452"/>
    <w:rsid w:val="002E7F68"/>
    <w:rsid w:val="002F077E"/>
    <w:rsid w:val="002F0841"/>
    <w:rsid w:val="002F0AEC"/>
    <w:rsid w:val="002F0AFE"/>
    <w:rsid w:val="002F1089"/>
    <w:rsid w:val="002F17CF"/>
    <w:rsid w:val="002F1ABD"/>
    <w:rsid w:val="002F2151"/>
    <w:rsid w:val="002F2D9D"/>
    <w:rsid w:val="002F38B0"/>
    <w:rsid w:val="002F4ABD"/>
    <w:rsid w:val="002F5531"/>
    <w:rsid w:val="002F5C22"/>
    <w:rsid w:val="002F5CC6"/>
    <w:rsid w:val="002F5FE1"/>
    <w:rsid w:val="002F716A"/>
    <w:rsid w:val="0030088F"/>
    <w:rsid w:val="00300F8E"/>
    <w:rsid w:val="003012AB"/>
    <w:rsid w:val="00301396"/>
    <w:rsid w:val="003013C0"/>
    <w:rsid w:val="00301BD7"/>
    <w:rsid w:val="00302791"/>
    <w:rsid w:val="0030371C"/>
    <w:rsid w:val="003040D0"/>
    <w:rsid w:val="0030577B"/>
    <w:rsid w:val="00305CF3"/>
    <w:rsid w:val="00306933"/>
    <w:rsid w:val="003079D7"/>
    <w:rsid w:val="00311B77"/>
    <w:rsid w:val="003123A7"/>
    <w:rsid w:val="0031242F"/>
    <w:rsid w:val="0031335E"/>
    <w:rsid w:val="00313CC3"/>
    <w:rsid w:val="003147BC"/>
    <w:rsid w:val="003147C9"/>
    <w:rsid w:val="003160F7"/>
    <w:rsid w:val="00317501"/>
    <w:rsid w:val="00317D23"/>
    <w:rsid w:val="00320712"/>
    <w:rsid w:val="00320C5F"/>
    <w:rsid w:val="003215C8"/>
    <w:rsid w:val="00321C5E"/>
    <w:rsid w:val="00321F3C"/>
    <w:rsid w:val="00322009"/>
    <w:rsid w:val="00322591"/>
    <w:rsid w:val="00322898"/>
    <w:rsid w:val="00322E61"/>
    <w:rsid w:val="00323414"/>
    <w:rsid w:val="00323ACA"/>
    <w:rsid w:val="0032433A"/>
    <w:rsid w:val="00324362"/>
    <w:rsid w:val="00324A0D"/>
    <w:rsid w:val="00324C58"/>
    <w:rsid w:val="00325F84"/>
    <w:rsid w:val="003307C3"/>
    <w:rsid w:val="00330C66"/>
    <w:rsid w:val="00331F12"/>
    <w:rsid w:val="00332579"/>
    <w:rsid w:val="00332A18"/>
    <w:rsid w:val="00332E15"/>
    <w:rsid w:val="00333315"/>
    <w:rsid w:val="00333491"/>
    <w:rsid w:val="003349B3"/>
    <w:rsid w:val="00335409"/>
    <w:rsid w:val="003363BD"/>
    <w:rsid w:val="00337786"/>
    <w:rsid w:val="00337FE9"/>
    <w:rsid w:val="003401D5"/>
    <w:rsid w:val="00340296"/>
    <w:rsid w:val="00340FBC"/>
    <w:rsid w:val="0034108B"/>
    <w:rsid w:val="003414DB"/>
    <w:rsid w:val="00342691"/>
    <w:rsid w:val="003428DA"/>
    <w:rsid w:val="00343A13"/>
    <w:rsid w:val="00343C6A"/>
    <w:rsid w:val="0034408C"/>
    <w:rsid w:val="003453B0"/>
    <w:rsid w:val="00345F36"/>
    <w:rsid w:val="00346722"/>
    <w:rsid w:val="0034700E"/>
    <w:rsid w:val="0034784D"/>
    <w:rsid w:val="0035040E"/>
    <w:rsid w:val="003518D4"/>
    <w:rsid w:val="00351915"/>
    <w:rsid w:val="00351B14"/>
    <w:rsid w:val="00351B88"/>
    <w:rsid w:val="00352033"/>
    <w:rsid w:val="00352EA7"/>
    <w:rsid w:val="003534FB"/>
    <w:rsid w:val="00354005"/>
    <w:rsid w:val="0035448C"/>
    <w:rsid w:val="00355889"/>
    <w:rsid w:val="00355A09"/>
    <w:rsid w:val="00356097"/>
    <w:rsid w:val="003565C6"/>
    <w:rsid w:val="0035663F"/>
    <w:rsid w:val="00357471"/>
    <w:rsid w:val="00361345"/>
    <w:rsid w:val="00361794"/>
    <w:rsid w:val="003635C8"/>
    <w:rsid w:val="00363894"/>
    <w:rsid w:val="00363EC2"/>
    <w:rsid w:val="00364852"/>
    <w:rsid w:val="00364BE3"/>
    <w:rsid w:val="00364D2B"/>
    <w:rsid w:val="003651FC"/>
    <w:rsid w:val="00365915"/>
    <w:rsid w:val="00366002"/>
    <w:rsid w:val="00366217"/>
    <w:rsid w:val="00367252"/>
    <w:rsid w:val="00367F10"/>
    <w:rsid w:val="00370847"/>
    <w:rsid w:val="00370DAA"/>
    <w:rsid w:val="003712B3"/>
    <w:rsid w:val="003712E4"/>
    <w:rsid w:val="00371491"/>
    <w:rsid w:val="00371992"/>
    <w:rsid w:val="00372870"/>
    <w:rsid w:val="00372E49"/>
    <w:rsid w:val="00372E9B"/>
    <w:rsid w:val="0037370B"/>
    <w:rsid w:val="003739F5"/>
    <w:rsid w:val="0037488C"/>
    <w:rsid w:val="00374B6B"/>
    <w:rsid w:val="00375270"/>
    <w:rsid w:val="00375309"/>
    <w:rsid w:val="00375AE8"/>
    <w:rsid w:val="003762D3"/>
    <w:rsid w:val="003770A5"/>
    <w:rsid w:val="00380697"/>
    <w:rsid w:val="00380CE0"/>
    <w:rsid w:val="00380EB4"/>
    <w:rsid w:val="00380F09"/>
    <w:rsid w:val="00381175"/>
    <w:rsid w:val="00383688"/>
    <w:rsid w:val="00384774"/>
    <w:rsid w:val="00384939"/>
    <w:rsid w:val="00384B1A"/>
    <w:rsid w:val="00386304"/>
    <w:rsid w:val="003870B7"/>
    <w:rsid w:val="003871B2"/>
    <w:rsid w:val="00390695"/>
    <w:rsid w:val="00390699"/>
    <w:rsid w:val="003910F3"/>
    <w:rsid w:val="003919DD"/>
    <w:rsid w:val="003922A3"/>
    <w:rsid w:val="00392B33"/>
    <w:rsid w:val="00393287"/>
    <w:rsid w:val="00393E82"/>
    <w:rsid w:val="003941A5"/>
    <w:rsid w:val="00394B62"/>
    <w:rsid w:val="00395D89"/>
    <w:rsid w:val="00396013"/>
    <w:rsid w:val="0039654C"/>
    <w:rsid w:val="003968A6"/>
    <w:rsid w:val="00396BAE"/>
    <w:rsid w:val="00397EC5"/>
    <w:rsid w:val="00397F9D"/>
    <w:rsid w:val="003A0337"/>
    <w:rsid w:val="003A0BBB"/>
    <w:rsid w:val="003A0FD5"/>
    <w:rsid w:val="003A3D4F"/>
    <w:rsid w:val="003A3D63"/>
    <w:rsid w:val="003A3E42"/>
    <w:rsid w:val="003A42BB"/>
    <w:rsid w:val="003A430E"/>
    <w:rsid w:val="003A4764"/>
    <w:rsid w:val="003A51A0"/>
    <w:rsid w:val="003A56A9"/>
    <w:rsid w:val="003A60E3"/>
    <w:rsid w:val="003A67DD"/>
    <w:rsid w:val="003A6A60"/>
    <w:rsid w:val="003A74AD"/>
    <w:rsid w:val="003A7BE2"/>
    <w:rsid w:val="003A7FE9"/>
    <w:rsid w:val="003B009A"/>
    <w:rsid w:val="003B0110"/>
    <w:rsid w:val="003B0B0D"/>
    <w:rsid w:val="003B111B"/>
    <w:rsid w:val="003B1B3A"/>
    <w:rsid w:val="003B228C"/>
    <w:rsid w:val="003B2914"/>
    <w:rsid w:val="003B2A8C"/>
    <w:rsid w:val="003B2B22"/>
    <w:rsid w:val="003B2F99"/>
    <w:rsid w:val="003B303F"/>
    <w:rsid w:val="003B6256"/>
    <w:rsid w:val="003B64FA"/>
    <w:rsid w:val="003B6817"/>
    <w:rsid w:val="003B7B09"/>
    <w:rsid w:val="003B7F5F"/>
    <w:rsid w:val="003C086C"/>
    <w:rsid w:val="003C08A5"/>
    <w:rsid w:val="003C0969"/>
    <w:rsid w:val="003C0A0C"/>
    <w:rsid w:val="003C0EFA"/>
    <w:rsid w:val="003C114C"/>
    <w:rsid w:val="003C1407"/>
    <w:rsid w:val="003C183E"/>
    <w:rsid w:val="003C29B3"/>
    <w:rsid w:val="003C2AEF"/>
    <w:rsid w:val="003C3007"/>
    <w:rsid w:val="003C38AB"/>
    <w:rsid w:val="003C5047"/>
    <w:rsid w:val="003C5CF0"/>
    <w:rsid w:val="003C6038"/>
    <w:rsid w:val="003C721E"/>
    <w:rsid w:val="003C78F7"/>
    <w:rsid w:val="003D051E"/>
    <w:rsid w:val="003D0528"/>
    <w:rsid w:val="003D05F3"/>
    <w:rsid w:val="003D0990"/>
    <w:rsid w:val="003D0A68"/>
    <w:rsid w:val="003D0B53"/>
    <w:rsid w:val="003D1A5C"/>
    <w:rsid w:val="003D1A70"/>
    <w:rsid w:val="003D1F2B"/>
    <w:rsid w:val="003D2DAF"/>
    <w:rsid w:val="003D316E"/>
    <w:rsid w:val="003D3E4A"/>
    <w:rsid w:val="003D422B"/>
    <w:rsid w:val="003D43DD"/>
    <w:rsid w:val="003D442C"/>
    <w:rsid w:val="003D4515"/>
    <w:rsid w:val="003D4B98"/>
    <w:rsid w:val="003D569B"/>
    <w:rsid w:val="003D5D77"/>
    <w:rsid w:val="003D6213"/>
    <w:rsid w:val="003D6442"/>
    <w:rsid w:val="003D7776"/>
    <w:rsid w:val="003E050D"/>
    <w:rsid w:val="003E094A"/>
    <w:rsid w:val="003E17DA"/>
    <w:rsid w:val="003E2E2C"/>
    <w:rsid w:val="003E434E"/>
    <w:rsid w:val="003E6249"/>
    <w:rsid w:val="003E6316"/>
    <w:rsid w:val="003E73EE"/>
    <w:rsid w:val="003E7A2A"/>
    <w:rsid w:val="003F0ECF"/>
    <w:rsid w:val="003F10FD"/>
    <w:rsid w:val="003F18C2"/>
    <w:rsid w:val="003F1965"/>
    <w:rsid w:val="003F27CA"/>
    <w:rsid w:val="003F2E68"/>
    <w:rsid w:val="003F31C6"/>
    <w:rsid w:val="003F3630"/>
    <w:rsid w:val="003F3F7C"/>
    <w:rsid w:val="003F46D6"/>
    <w:rsid w:val="003F53CB"/>
    <w:rsid w:val="003F5A05"/>
    <w:rsid w:val="003F5C59"/>
    <w:rsid w:val="003F5D22"/>
    <w:rsid w:val="003F6278"/>
    <w:rsid w:val="003F6518"/>
    <w:rsid w:val="003F6ABE"/>
    <w:rsid w:val="003F744C"/>
    <w:rsid w:val="003F7ECB"/>
    <w:rsid w:val="0040025F"/>
    <w:rsid w:val="004004CE"/>
    <w:rsid w:val="004019CF"/>
    <w:rsid w:val="00402044"/>
    <w:rsid w:val="004022CF"/>
    <w:rsid w:val="00402896"/>
    <w:rsid w:val="00402EC0"/>
    <w:rsid w:val="00402ECE"/>
    <w:rsid w:val="00403DB2"/>
    <w:rsid w:val="00403E0E"/>
    <w:rsid w:val="004055D6"/>
    <w:rsid w:val="00406B17"/>
    <w:rsid w:val="00407BB2"/>
    <w:rsid w:val="004105A5"/>
    <w:rsid w:val="00410E71"/>
    <w:rsid w:val="00410F17"/>
    <w:rsid w:val="004110BA"/>
    <w:rsid w:val="004116A4"/>
    <w:rsid w:val="00411C88"/>
    <w:rsid w:val="00412689"/>
    <w:rsid w:val="00412E4D"/>
    <w:rsid w:val="00412F27"/>
    <w:rsid w:val="00413520"/>
    <w:rsid w:val="00413597"/>
    <w:rsid w:val="00413E66"/>
    <w:rsid w:val="004159C2"/>
    <w:rsid w:val="00415ABB"/>
    <w:rsid w:val="00415DE9"/>
    <w:rsid w:val="004172E0"/>
    <w:rsid w:val="00417DB9"/>
    <w:rsid w:val="00417EE8"/>
    <w:rsid w:val="00420023"/>
    <w:rsid w:val="00421539"/>
    <w:rsid w:val="004219D3"/>
    <w:rsid w:val="004223AC"/>
    <w:rsid w:val="00422BF7"/>
    <w:rsid w:val="004231C7"/>
    <w:rsid w:val="00423B69"/>
    <w:rsid w:val="00423DF0"/>
    <w:rsid w:val="00424572"/>
    <w:rsid w:val="00424855"/>
    <w:rsid w:val="00425066"/>
    <w:rsid w:val="004254FE"/>
    <w:rsid w:val="00425D8D"/>
    <w:rsid w:val="00426748"/>
    <w:rsid w:val="00426D61"/>
    <w:rsid w:val="004270AD"/>
    <w:rsid w:val="00427363"/>
    <w:rsid w:val="00427D37"/>
    <w:rsid w:val="00430273"/>
    <w:rsid w:val="00430323"/>
    <w:rsid w:val="004306EF"/>
    <w:rsid w:val="004308A7"/>
    <w:rsid w:val="00430B2B"/>
    <w:rsid w:val="00430D95"/>
    <w:rsid w:val="00431579"/>
    <w:rsid w:val="004315B8"/>
    <w:rsid w:val="00431D1F"/>
    <w:rsid w:val="004320EB"/>
    <w:rsid w:val="004332CE"/>
    <w:rsid w:val="00433A6F"/>
    <w:rsid w:val="00434319"/>
    <w:rsid w:val="00435CBE"/>
    <w:rsid w:val="00435CD4"/>
    <w:rsid w:val="00436750"/>
    <w:rsid w:val="0043682E"/>
    <w:rsid w:val="00436837"/>
    <w:rsid w:val="00437A1E"/>
    <w:rsid w:val="00437B1C"/>
    <w:rsid w:val="004409B9"/>
    <w:rsid w:val="00441095"/>
    <w:rsid w:val="004418A2"/>
    <w:rsid w:val="00441C4D"/>
    <w:rsid w:val="00441CE8"/>
    <w:rsid w:val="004422E1"/>
    <w:rsid w:val="00442B42"/>
    <w:rsid w:val="0044302A"/>
    <w:rsid w:val="004439CF"/>
    <w:rsid w:val="0044403D"/>
    <w:rsid w:val="004445C4"/>
    <w:rsid w:val="00444620"/>
    <w:rsid w:val="004447CB"/>
    <w:rsid w:val="00444D5F"/>
    <w:rsid w:val="004453F3"/>
    <w:rsid w:val="004454DF"/>
    <w:rsid w:val="00445D7F"/>
    <w:rsid w:val="00445DDF"/>
    <w:rsid w:val="00447780"/>
    <w:rsid w:val="00447DAC"/>
    <w:rsid w:val="00450C7B"/>
    <w:rsid w:val="0045111E"/>
    <w:rsid w:val="00452072"/>
    <w:rsid w:val="00452F4B"/>
    <w:rsid w:val="0045446E"/>
    <w:rsid w:val="00454A0E"/>
    <w:rsid w:val="00454F72"/>
    <w:rsid w:val="00455576"/>
    <w:rsid w:val="00455C54"/>
    <w:rsid w:val="00455F80"/>
    <w:rsid w:val="00460B2E"/>
    <w:rsid w:val="00461201"/>
    <w:rsid w:val="004618BC"/>
    <w:rsid w:val="00461A84"/>
    <w:rsid w:val="00461D3A"/>
    <w:rsid w:val="004623A9"/>
    <w:rsid w:val="004624F3"/>
    <w:rsid w:val="004632E3"/>
    <w:rsid w:val="004633E2"/>
    <w:rsid w:val="00463BB7"/>
    <w:rsid w:val="004640DA"/>
    <w:rsid w:val="00464666"/>
    <w:rsid w:val="004653B0"/>
    <w:rsid w:val="00467CC4"/>
    <w:rsid w:val="00467D02"/>
    <w:rsid w:val="00467D77"/>
    <w:rsid w:val="00471618"/>
    <w:rsid w:val="00472187"/>
    <w:rsid w:val="004725D8"/>
    <w:rsid w:val="00473AFA"/>
    <w:rsid w:val="00474DDA"/>
    <w:rsid w:val="00474EC1"/>
    <w:rsid w:val="00475603"/>
    <w:rsid w:val="004757F0"/>
    <w:rsid w:val="004759B5"/>
    <w:rsid w:val="00475D48"/>
    <w:rsid w:val="00476ED5"/>
    <w:rsid w:val="0047712A"/>
    <w:rsid w:val="00477AA2"/>
    <w:rsid w:val="00477AEA"/>
    <w:rsid w:val="00477CFE"/>
    <w:rsid w:val="00477D98"/>
    <w:rsid w:val="00477E93"/>
    <w:rsid w:val="00477F05"/>
    <w:rsid w:val="0048020B"/>
    <w:rsid w:val="00480FFF"/>
    <w:rsid w:val="00481D88"/>
    <w:rsid w:val="00482A41"/>
    <w:rsid w:val="00482B2B"/>
    <w:rsid w:val="00483018"/>
    <w:rsid w:val="004831F9"/>
    <w:rsid w:val="004832D4"/>
    <w:rsid w:val="004834B7"/>
    <w:rsid w:val="004838D2"/>
    <w:rsid w:val="00483D87"/>
    <w:rsid w:val="00483F59"/>
    <w:rsid w:val="00484971"/>
    <w:rsid w:val="004852BA"/>
    <w:rsid w:val="004854E4"/>
    <w:rsid w:val="00485646"/>
    <w:rsid w:val="00486C36"/>
    <w:rsid w:val="00487421"/>
    <w:rsid w:val="0048755B"/>
    <w:rsid w:val="0049119B"/>
    <w:rsid w:val="00491E36"/>
    <w:rsid w:val="00492446"/>
    <w:rsid w:val="00492A05"/>
    <w:rsid w:val="00492BD7"/>
    <w:rsid w:val="00492D96"/>
    <w:rsid w:val="00492ED0"/>
    <w:rsid w:val="0049303A"/>
    <w:rsid w:val="00493267"/>
    <w:rsid w:val="00493507"/>
    <w:rsid w:val="004938BA"/>
    <w:rsid w:val="004946C9"/>
    <w:rsid w:val="00495CBC"/>
    <w:rsid w:val="00495E0D"/>
    <w:rsid w:val="00496E78"/>
    <w:rsid w:val="00497965"/>
    <w:rsid w:val="004979BD"/>
    <w:rsid w:val="004A0A5C"/>
    <w:rsid w:val="004A1BCA"/>
    <w:rsid w:val="004A20EB"/>
    <w:rsid w:val="004A231F"/>
    <w:rsid w:val="004A2B2F"/>
    <w:rsid w:val="004A3A9F"/>
    <w:rsid w:val="004A41EB"/>
    <w:rsid w:val="004A4A24"/>
    <w:rsid w:val="004A51D4"/>
    <w:rsid w:val="004A529C"/>
    <w:rsid w:val="004A5A0D"/>
    <w:rsid w:val="004A5AF6"/>
    <w:rsid w:val="004A5F27"/>
    <w:rsid w:val="004A6044"/>
    <w:rsid w:val="004B060E"/>
    <w:rsid w:val="004B060F"/>
    <w:rsid w:val="004B0DFC"/>
    <w:rsid w:val="004B13C8"/>
    <w:rsid w:val="004B155C"/>
    <w:rsid w:val="004B173B"/>
    <w:rsid w:val="004B253E"/>
    <w:rsid w:val="004B2DA1"/>
    <w:rsid w:val="004B2DFC"/>
    <w:rsid w:val="004B322D"/>
    <w:rsid w:val="004B3EE0"/>
    <w:rsid w:val="004B4640"/>
    <w:rsid w:val="004B479D"/>
    <w:rsid w:val="004B4AF2"/>
    <w:rsid w:val="004B59AC"/>
    <w:rsid w:val="004B6530"/>
    <w:rsid w:val="004B7993"/>
    <w:rsid w:val="004B7DBB"/>
    <w:rsid w:val="004C042E"/>
    <w:rsid w:val="004C2903"/>
    <w:rsid w:val="004C4408"/>
    <w:rsid w:val="004C447A"/>
    <w:rsid w:val="004C4C34"/>
    <w:rsid w:val="004C5F64"/>
    <w:rsid w:val="004C6200"/>
    <w:rsid w:val="004C6C4F"/>
    <w:rsid w:val="004C6CB0"/>
    <w:rsid w:val="004D033A"/>
    <w:rsid w:val="004D1485"/>
    <w:rsid w:val="004D2394"/>
    <w:rsid w:val="004D2609"/>
    <w:rsid w:val="004D2C05"/>
    <w:rsid w:val="004D35BC"/>
    <w:rsid w:val="004D3913"/>
    <w:rsid w:val="004D46D8"/>
    <w:rsid w:val="004D4A6B"/>
    <w:rsid w:val="004D5AB8"/>
    <w:rsid w:val="004D5E7C"/>
    <w:rsid w:val="004D60A6"/>
    <w:rsid w:val="004D7A0D"/>
    <w:rsid w:val="004E143A"/>
    <w:rsid w:val="004E1987"/>
    <w:rsid w:val="004E294B"/>
    <w:rsid w:val="004E3360"/>
    <w:rsid w:val="004E3796"/>
    <w:rsid w:val="004E38B7"/>
    <w:rsid w:val="004E4E29"/>
    <w:rsid w:val="004E5999"/>
    <w:rsid w:val="004E5BF3"/>
    <w:rsid w:val="004E692E"/>
    <w:rsid w:val="004E6A32"/>
    <w:rsid w:val="004F04E9"/>
    <w:rsid w:val="004F08B2"/>
    <w:rsid w:val="004F14A1"/>
    <w:rsid w:val="004F19F0"/>
    <w:rsid w:val="004F1E53"/>
    <w:rsid w:val="004F1FD7"/>
    <w:rsid w:val="004F234E"/>
    <w:rsid w:val="004F2DDD"/>
    <w:rsid w:val="004F4287"/>
    <w:rsid w:val="004F42AD"/>
    <w:rsid w:val="004F4387"/>
    <w:rsid w:val="004F4C18"/>
    <w:rsid w:val="004F4EF1"/>
    <w:rsid w:val="004F5700"/>
    <w:rsid w:val="004F5A44"/>
    <w:rsid w:val="004F5C38"/>
    <w:rsid w:val="004F64DD"/>
    <w:rsid w:val="004F6B38"/>
    <w:rsid w:val="004F7F5D"/>
    <w:rsid w:val="0050070D"/>
    <w:rsid w:val="0050096D"/>
    <w:rsid w:val="005020AB"/>
    <w:rsid w:val="00502583"/>
    <w:rsid w:val="00502D25"/>
    <w:rsid w:val="0050337D"/>
    <w:rsid w:val="0050360B"/>
    <w:rsid w:val="005037B4"/>
    <w:rsid w:val="0050553B"/>
    <w:rsid w:val="00506F43"/>
    <w:rsid w:val="00507990"/>
    <w:rsid w:val="00507AB6"/>
    <w:rsid w:val="00507E53"/>
    <w:rsid w:val="0051012B"/>
    <w:rsid w:val="00510D61"/>
    <w:rsid w:val="00511976"/>
    <w:rsid w:val="00512D56"/>
    <w:rsid w:val="005131CE"/>
    <w:rsid w:val="005135D9"/>
    <w:rsid w:val="00513E16"/>
    <w:rsid w:val="00514B75"/>
    <w:rsid w:val="005158A5"/>
    <w:rsid w:val="005158D7"/>
    <w:rsid w:val="00515A5C"/>
    <w:rsid w:val="005168EE"/>
    <w:rsid w:val="00516941"/>
    <w:rsid w:val="00517532"/>
    <w:rsid w:val="0052070C"/>
    <w:rsid w:val="00520852"/>
    <w:rsid w:val="00520DDA"/>
    <w:rsid w:val="00521872"/>
    <w:rsid w:val="005219E8"/>
    <w:rsid w:val="00522A5F"/>
    <w:rsid w:val="00523276"/>
    <w:rsid w:val="00523759"/>
    <w:rsid w:val="00524031"/>
    <w:rsid w:val="00524937"/>
    <w:rsid w:val="005254F6"/>
    <w:rsid w:val="00525624"/>
    <w:rsid w:val="0052597B"/>
    <w:rsid w:val="00525B4B"/>
    <w:rsid w:val="00525C64"/>
    <w:rsid w:val="00526D82"/>
    <w:rsid w:val="00526F95"/>
    <w:rsid w:val="00527DBB"/>
    <w:rsid w:val="00530253"/>
    <w:rsid w:val="005316AD"/>
    <w:rsid w:val="00531A0F"/>
    <w:rsid w:val="0053232F"/>
    <w:rsid w:val="00532E0E"/>
    <w:rsid w:val="00533686"/>
    <w:rsid w:val="00533C2E"/>
    <w:rsid w:val="005343DB"/>
    <w:rsid w:val="00535356"/>
    <w:rsid w:val="00535FD9"/>
    <w:rsid w:val="0053611B"/>
    <w:rsid w:val="005377D5"/>
    <w:rsid w:val="005378BE"/>
    <w:rsid w:val="00537AC8"/>
    <w:rsid w:val="005405E7"/>
    <w:rsid w:val="00540F48"/>
    <w:rsid w:val="005415A0"/>
    <w:rsid w:val="00541950"/>
    <w:rsid w:val="0054235A"/>
    <w:rsid w:val="005424EA"/>
    <w:rsid w:val="00542933"/>
    <w:rsid w:val="00542B23"/>
    <w:rsid w:val="00542E3D"/>
    <w:rsid w:val="005432D0"/>
    <w:rsid w:val="00543466"/>
    <w:rsid w:val="0054364A"/>
    <w:rsid w:val="00543E09"/>
    <w:rsid w:val="00544204"/>
    <w:rsid w:val="0054465F"/>
    <w:rsid w:val="00544DD7"/>
    <w:rsid w:val="005453D5"/>
    <w:rsid w:val="00545947"/>
    <w:rsid w:val="005461AA"/>
    <w:rsid w:val="005461FF"/>
    <w:rsid w:val="005466F0"/>
    <w:rsid w:val="005475BF"/>
    <w:rsid w:val="005475C7"/>
    <w:rsid w:val="00547776"/>
    <w:rsid w:val="005479B3"/>
    <w:rsid w:val="00547AAB"/>
    <w:rsid w:val="00547E84"/>
    <w:rsid w:val="00547EC0"/>
    <w:rsid w:val="00547EE3"/>
    <w:rsid w:val="005503F2"/>
    <w:rsid w:val="00551157"/>
    <w:rsid w:val="0055120B"/>
    <w:rsid w:val="0055164B"/>
    <w:rsid w:val="00552356"/>
    <w:rsid w:val="00552824"/>
    <w:rsid w:val="00552943"/>
    <w:rsid w:val="00552A44"/>
    <w:rsid w:val="00552DA5"/>
    <w:rsid w:val="00552EB6"/>
    <w:rsid w:val="005533BB"/>
    <w:rsid w:val="00555EA2"/>
    <w:rsid w:val="00555F75"/>
    <w:rsid w:val="005574EF"/>
    <w:rsid w:val="005575DB"/>
    <w:rsid w:val="00560CC0"/>
    <w:rsid w:val="00560D52"/>
    <w:rsid w:val="00560D9B"/>
    <w:rsid w:val="0056181B"/>
    <w:rsid w:val="0056184C"/>
    <w:rsid w:val="005618D8"/>
    <w:rsid w:val="00561A8C"/>
    <w:rsid w:val="00561F86"/>
    <w:rsid w:val="005625D3"/>
    <w:rsid w:val="00562BD8"/>
    <w:rsid w:val="00563DA2"/>
    <w:rsid w:val="005658F9"/>
    <w:rsid w:val="00566967"/>
    <w:rsid w:val="00566DA2"/>
    <w:rsid w:val="005671BA"/>
    <w:rsid w:val="00567B6D"/>
    <w:rsid w:val="00567C9B"/>
    <w:rsid w:val="0057005E"/>
    <w:rsid w:val="00570771"/>
    <w:rsid w:val="00572EB6"/>
    <w:rsid w:val="00572F74"/>
    <w:rsid w:val="0057352E"/>
    <w:rsid w:val="005737FC"/>
    <w:rsid w:val="00573C48"/>
    <w:rsid w:val="00573E02"/>
    <w:rsid w:val="0057403B"/>
    <w:rsid w:val="00574339"/>
    <w:rsid w:val="00574AB0"/>
    <w:rsid w:val="00574D1F"/>
    <w:rsid w:val="00575838"/>
    <w:rsid w:val="00575934"/>
    <w:rsid w:val="00575BFE"/>
    <w:rsid w:val="00576009"/>
    <w:rsid w:val="0057678C"/>
    <w:rsid w:val="00576C3F"/>
    <w:rsid w:val="00580E29"/>
    <w:rsid w:val="00580EF8"/>
    <w:rsid w:val="00581F2C"/>
    <w:rsid w:val="005833B9"/>
    <w:rsid w:val="0058378B"/>
    <w:rsid w:val="005839A6"/>
    <w:rsid w:val="00584D67"/>
    <w:rsid w:val="00585C5A"/>
    <w:rsid w:val="005869A9"/>
    <w:rsid w:val="00586CBA"/>
    <w:rsid w:val="00587680"/>
    <w:rsid w:val="00587DE7"/>
    <w:rsid w:val="005900A9"/>
    <w:rsid w:val="005901BD"/>
    <w:rsid w:val="005910E1"/>
    <w:rsid w:val="00591191"/>
    <w:rsid w:val="00591CB2"/>
    <w:rsid w:val="00592389"/>
    <w:rsid w:val="00592F62"/>
    <w:rsid w:val="005942EF"/>
    <w:rsid w:val="00594808"/>
    <w:rsid w:val="00594D7B"/>
    <w:rsid w:val="00595BC6"/>
    <w:rsid w:val="005969CE"/>
    <w:rsid w:val="00596D6B"/>
    <w:rsid w:val="0059767B"/>
    <w:rsid w:val="005A0683"/>
    <w:rsid w:val="005A0EB6"/>
    <w:rsid w:val="005A0F3A"/>
    <w:rsid w:val="005A24BE"/>
    <w:rsid w:val="005A3917"/>
    <w:rsid w:val="005A43E0"/>
    <w:rsid w:val="005A4E1C"/>
    <w:rsid w:val="005A5426"/>
    <w:rsid w:val="005A5612"/>
    <w:rsid w:val="005A5DFF"/>
    <w:rsid w:val="005A5EC5"/>
    <w:rsid w:val="005A61E6"/>
    <w:rsid w:val="005A71C2"/>
    <w:rsid w:val="005B017F"/>
    <w:rsid w:val="005B0264"/>
    <w:rsid w:val="005B0C86"/>
    <w:rsid w:val="005B3E45"/>
    <w:rsid w:val="005B4B02"/>
    <w:rsid w:val="005B55CF"/>
    <w:rsid w:val="005B5659"/>
    <w:rsid w:val="005B702A"/>
    <w:rsid w:val="005B7A0B"/>
    <w:rsid w:val="005C0324"/>
    <w:rsid w:val="005C0C20"/>
    <w:rsid w:val="005C107D"/>
    <w:rsid w:val="005C376A"/>
    <w:rsid w:val="005C4543"/>
    <w:rsid w:val="005C4692"/>
    <w:rsid w:val="005C6046"/>
    <w:rsid w:val="005C6418"/>
    <w:rsid w:val="005C6BF2"/>
    <w:rsid w:val="005C71C3"/>
    <w:rsid w:val="005C7A61"/>
    <w:rsid w:val="005D0230"/>
    <w:rsid w:val="005D0A3D"/>
    <w:rsid w:val="005D0ECA"/>
    <w:rsid w:val="005D119A"/>
    <w:rsid w:val="005D13CF"/>
    <w:rsid w:val="005D158C"/>
    <w:rsid w:val="005D2C3C"/>
    <w:rsid w:val="005D2CDC"/>
    <w:rsid w:val="005D303F"/>
    <w:rsid w:val="005D38B3"/>
    <w:rsid w:val="005D3947"/>
    <w:rsid w:val="005D467A"/>
    <w:rsid w:val="005D53D0"/>
    <w:rsid w:val="005D5B85"/>
    <w:rsid w:val="005D5E83"/>
    <w:rsid w:val="005D5EC3"/>
    <w:rsid w:val="005D6497"/>
    <w:rsid w:val="005D72FD"/>
    <w:rsid w:val="005D7696"/>
    <w:rsid w:val="005D77CB"/>
    <w:rsid w:val="005D7C06"/>
    <w:rsid w:val="005D7FB7"/>
    <w:rsid w:val="005E0B5A"/>
    <w:rsid w:val="005E1045"/>
    <w:rsid w:val="005E141F"/>
    <w:rsid w:val="005E1568"/>
    <w:rsid w:val="005E1E63"/>
    <w:rsid w:val="005E2991"/>
    <w:rsid w:val="005E3087"/>
    <w:rsid w:val="005E3128"/>
    <w:rsid w:val="005E329A"/>
    <w:rsid w:val="005E3431"/>
    <w:rsid w:val="005E412A"/>
    <w:rsid w:val="005E5CBB"/>
    <w:rsid w:val="005E687B"/>
    <w:rsid w:val="005E6B15"/>
    <w:rsid w:val="005E7444"/>
    <w:rsid w:val="005E77F9"/>
    <w:rsid w:val="005E798B"/>
    <w:rsid w:val="005F1635"/>
    <w:rsid w:val="005F17B1"/>
    <w:rsid w:val="005F1920"/>
    <w:rsid w:val="005F1988"/>
    <w:rsid w:val="005F1AEE"/>
    <w:rsid w:val="005F22A4"/>
    <w:rsid w:val="005F37CB"/>
    <w:rsid w:val="005F4514"/>
    <w:rsid w:val="005F4B80"/>
    <w:rsid w:val="005F4BD1"/>
    <w:rsid w:val="005F54B4"/>
    <w:rsid w:val="005F5A81"/>
    <w:rsid w:val="005F5AC2"/>
    <w:rsid w:val="005F65C9"/>
    <w:rsid w:val="005F686E"/>
    <w:rsid w:val="005F6B10"/>
    <w:rsid w:val="005F786E"/>
    <w:rsid w:val="005F7DDC"/>
    <w:rsid w:val="00600A4D"/>
    <w:rsid w:val="00600A61"/>
    <w:rsid w:val="00601876"/>
    <w:rsid w:val="006027E4"/>
    <w:rsid w:val="0060294F"/>
    <w:rsid w:val="006029ED"/>
    <w:rsid w:val="00603963"/>
    <w:rsid w:val="00603FF2"/>
    <w:rsid w:val="00606583"/>
    <w:rsid w:val="006067AD"/>
    <w:rsid w:val="006070F9"/>
    <w:rsid w:val="00610D49"/>
    <w:rsid w:val="00610E16"/>
    <w:rsid w:val="00610EE1"/>
    <w:rsid w:val="00610FA2"/>
    <w:rsid w:val="006116BB"/>
    <w:rsid w:val="00611C55"/>
    <w:rsid w:val="00612603"/>
    <w:rsid w:val="00612D63"/>
    <w:rsid w:val="0061313C"/>
    <w:rsid w:val="00613190"/>
    <w:rsid w:val="006134BB"/>
    <w:rsid w:val="00613689"/>
    <w:rsid w:val="00613B44"/>
    <w:rsid w:val="0061466E"/>
    <w:rsid w:val="00614C85"/>
    <w:rsid w:val="00615050"/>
    <w:rsid w:val="00615668"/>
    <w:rsid w:val="00616326"/>
    <w:rsid w:val="006170A6"/>
    <w:rsid w:val="006175A5"/>
    <w:rsid w:val="00620098"/>
    <w:rsid w:val="0062038E"/>
    <w:rsid w:val="00620AB7"/>
    <w:rsid w:val="00620BDF"/>
    <w:rsid w:val="00620D9F"/>
    <w:rsid w:val="00620E08"/>
    <w:rsid w:val="00621763"/>
    <w:rsid w:val="00621EE5"/>
    <w:rsid w:val="006220FF"/>
    <w:rsid w:val="0062219A"/>
    <w:rsid w:val="006221EC"/>
    <w:rsid w:val="00622504"/>
    <w:rsid w:val="006229DE"/>
    <w:rsid w:val="006235F0"/>
    <w:rsid w:val="00623A58"/>
    <w:rsid w:val="006242A4"/>
    <w:rsid w:val="0062504B"/>
    <w:rsid w:val="0062600E"/>
    <w:rsid w:val="00626367"/>
    <w:rsid w:val="00626742"/>
    <w:rsid w:val="00626B68"/>
    <w:rsid w:val="00626BA6"/>
    <w:rsid w:val="006275EF"/>
    <w:rsid w:val="00627E20"/>
    <w:rsid w:val="00630570"/>
    <w:rsid w:val="00630979"/>
    <w:rsid w:val="00631025"/>
    <w:rsid w:val="006320C0"/>
    <w:rsid w:val="00632159"/>
    <w:rsid w:val="00632740"/>
    <w:rsid w:val="00632EF8"/>
    <w:rsid w:val="00633A57"/>
    <w:rsid w:val="00633E09"/>
    <w:rsid w:val="00634A8F"/>
    <w:rsid w:val="00634ED1"/>
    <w:rsid w:val="00635189"/>
    <w:rsid w:val="00635308"/>
    <w:rsid w:val="00635432"/>
    <w:rsid w:val="00635C3F"/>
    <w:rsid w:val="00636DE9"/>
    <w:rsid w:val="006376CC"/>
    <w:rsid w:val="00637E5E"/>
    <w:rsid w:val="00640431"/>
    <w:rsid w:val="00640AE7"/>
    <w:rsid w:val="00641705"/>
    <w:rsid w:val="0064181B"/>
    <w:rsid w:val="00641A28"/>
    <w:rsid w:val="00642167"/>
    <w:rsid w:val="00642B62"/>
    <w:rsid w:val="00642BDF"/>
    <w:rsid w:val="00642E08"/>
    <w:rsid w:val="00642FA3"/>
    <w:rsid w:val="00643037"/>
    <w:rsid w:val="00643765"/>
    <w:rsid w:val="00643C52"/>
    <w:rsid w:val="00643F81"/>
    <w:rsid w:val="00644D21"/>
    <w:rsid w:val="00645687"/>
    <w:rsid w:val="006474FD"/>
    <w:rsid w:val="00647541"/>
    <w:rsid w:val="00647B2E"/>
    <w:rsid w:val="00651F1F"/>
    <w:rsid w:val="0065281C"/>
    <w:rsid w:val="00652ED9"/>
    <w:rsid w:val="006553B3"/>
    <w:rsid w:val="0065587E"/>
    <w:rsid w:val="006559C8"/>
    <w:rsid w:val="00655A3A"/>
    <w:rsid w:val="00655AFD"/>
    <w:rsid w:val="00655BFF"/>
    <w:rsid w:val="0065653A"/>
    <w:rsid w:val="00656A24"/>
    <w:rsid w:val="00656AC0"/>
    <w:rsid w:val="00656B74"/>
    <w:rsid w:val="00656F10"/>
    <w:rsid w:val="006574D5"/>
    <w:rsid w:val="00657B97"/>
    <w:rsid w:val="00660232"/>
    <w:rsid w:val="00660D48"/>
    <w:rsid w:val="00660D5C"/>
    <w:rsid w:val="00660F00"/>
    <w:rsid w:val="006626ED"/>
    <w:rsid w:val="00662B36"/>
    <w:rsid w:val="0066359D"/>
    <w:rsid w:val="00664090"/>
    <w:rsid w:val="006640A0"/>
    <w:rsid w:val="006650B9"/>
    <w:rsid w:val="00666D45"/>
    <w:rsid w:val="00666E90"/>
    <w:rsid w:val="00667079"/>
    <w:rsid w:val="006676E5"/>
    <w:rsid w:val="00667D77"/>
    <w:rsid w:val="00670409"/>
    <w:rsid w:val="006708CE"/>
    <w:rsid w:val="00670A10"/>
    <w:rsid w:val="006714CA"/>
    <w:rsid w:val="00671A5E"/>
    <w:rsid w:val="006725F2"/>
    <w:rsid w:val="00674438"/>
    <w:rsid w:val="0067450B"/>
    <w:rsid w:val="0067684E"/>
    <w:rsid w:val="006775D7"/>
    <w:rsid w:val="00677810"/>
    <w:rsid w:val="006810BD"/>
    <w:rsid w:val="00683011"/>
    <w:rsid w:val="00684791"/>
    <w:rsid w:val="00684BB5"/>
    <w:rsid w:val="00685413"/>
    <w:rsid w:val="0068679F"/>
    <w:rsid w:val="006867EA"/>
    <w:rsid w:val="00686851"/>
    <w:rsid w:val="00687069"/>
    <w:rsid w:val="006873E9"/>
    <w:rsid w:val="00692096"/>
    <w:rsid w:val="00692335"/>
    <w:rsid w:val="00693C8F"/>
    <w:rsid w:val="00693EB4"/>
    <w:rsid w:val="0069426E"/>
    <w:rsid w:val="00694296"/>
    <w:rsid w:val="006956A3"/>
    <w:rsid w:val="00695783"/>
    <w:rsid w:val="00695AA2"/>
    <w:rsid w:val="006962E7"/>
    <w:rsid w:val="006964AA"/>
    <w:rsid w:val="00696C44"/>
    <w:rsid w:val="00696FAC"/>
    <w:rsid w:val="00697171"/>
    <w:rsid w:val="006976B3"/>
    <w:rsid w:val="00697F8D"/>
    <w:rsid w:val="006A01B8"/>
    <w:rsid w:val="006A0402"/>
    <w:rsid w:val="006A1209"/>
    <w:rsid w:val="006A13CA"/>
    <w:rsid w:val="006A1EEE"/>
    <w:rsid w:val="006A2B51"/>
    <w:rsid w:val="006A2F99"/>
    <w:rsid w:val="006A32D9"/>
    <w:rsid w:val="006A3350"/>
    <w:rsid w:val="006A34A8"/>
    <w:rsid w:val="006A392C"/>
    <w:rsid w:val="006A4370"/>
    <w:rsid w:val="006A46CF"/>
    <w:rsid w:val="006A617F"/>
    <w:rsid w:val="006A6E12"/>
    <w:rsid w:val="006A7057"/>
    <w:rsid w:val="006A7162"/>
    <w:rsid w:val="006A7250"/>
    <w:rsid w:val="006A7E70"/>
    <w:rsid w:val="006A7E98"/>
    <w:rsid w:val="006B1189"/>
    <w:rsid w:val="006B170D"/>
    <w:rsid w:val="006B173B"/>
    <w:rsid w:val="006B1CAC"/>
    <w:rsid w:val="006B364B"/>
    <w:rsid w:val="006B4084"/>
    <w:rsid w:val="006B4844"/>
    <w:rsid w:val="006B4986"/>
    <w:rsid w:val="006B6432"/>
    <w:rsid w:val="006C05D2"/>
    <w:rsid w:val="006C067A"/>
    <w:rsid w:val="006C113E"/>
    <w:rsid w:val="006C19BC"/>
    <w:rsid w:val="006C1BAC"/>
    <w:rsid w:val="006C2CAC"/>
    <w:rsid w:val="006C33B5"/>
    <w:rsid w:val="006C36B8"/>
    <w:rsid w:val="006C3946"/>
    <w:rsid w:val="006C484A"/>
    <w:rsid w:val="006C5586"/>
    <w:rsid w:val="006C6242"/>
    <w:rsid w:val="006C7149"/>
    <w:rsid w:val="006C7887"/>
    <w:rsid w:val="006C7F11"/>
    <w:rsid w:val="006D08FD"/>
    <w:rsid w:val="006D0FA6"/>
    <w:rsid w:val="006D1106"/>
    <w:rsid w:val="006D1559"/>
    <w:rsid w:val="006D173D"/>
    <w:rsid w:val="006D1843"/>
    <w:rsid w:val="006D1897"/>
    <w:rsid w:val="006D3DE9"/>
    <w:rsid w:val="006D4F54"/>
    <w:rsid w:val="006D5456"/>
    <w:rsid w:val="006D5F69"/>
    <w:rsid w:val="006D6A49"/>
    <w:rsid w:val="006D7852"/>
    <w:rsid w:val="006D7AB1"/>
    <w:rsid w:val="006E02CE"/>
    <w:rsid w:val="006E0405"/>
    <w:rsid w:val="006E18ED"/>
    <w:rsid w:val="006E21A9"/>
    <w:rsid w:val="006E28DE"/>
    <w:rsid w:val="006E3175"/>
    <w:rsid w:val="006E32E9"/>
    <w:rsid w:val="006E3446"/>
    <w:rsid w:val="006E374A"/>
    <w:rsid w:val="006E37D4"/>
    <w:rsid w:val="006E4261"/>
    <w:rsid w:val="006E4FEA"/>
    <w:rsid w:val="006E503F"/>
    <w:rsid w:val="006E57F7"/>
    <w:rsid w:val="006E58D1"/>
    <w:rsid w:val="006E6B22"/>
    <w:rsid w:val="006E7368"/>
    <w:rsid w:val="006F02CB"/>
    <w:rsid w:val="006F1378"/>
    <w:rsid w:val="006F1683"/>
    <w:rsid w:val="006F2596"/>
    <w:rsid w:val="006F28A7"/>
    <w:rsid w:val="006F2C90"/>
    <w:rsid w:val="006F2CA7"/>
    <w:rsid w:val="006F2EDB"/>
    <w:rsid w:val="006F3094"/>
    <w:rsid w:val="006F31CF"/>
    <w:rsid w:val="006F4E2A"/>
    <w:rsid w:val="006F4E85"/>
    <w:rsid w:val="006F6DCB"/>
    <w:rsid w:val="006F71CD"/>
    <w:rsid w:val="006F724A"/>
    <w:rsid w:val="006F737B"/>
    <w:rsid w:val="006F74F2"/>
    <w:rsid w:val="006F77E9"/>
    <w:rsid w:val="006F7891"/>
    <w:rsid w:val="006F7BB6"/>
    <w:rsid w:val="00701059"/>
    <w:rsid w:val="0070160A"/>
    <w:rsid w:val="0070236A"/>
    <w:rsid w:val="00702BDE"/>
    <w:rsid w:val="00704117"/>
    <w:rsid w:val="007044E5"/>
    <w:rsid w:val="007046AF"/>
    <w:rsid w:val="00704A40"/>
    <w:rsid w:val="00704CDB"/>
    <w:rsid w:val="00704E99"/>
    <w:rsid w:val="00705015"/>
    <w:rsid w:val="00705931"/>
    <w:rsid w:val="007075C6"/>
    <w:rsid w:val="0071033D"/>
    <w:rsid w:val="0071084E"/>
    <w:rsid w:val="00710AE4"/>
    <w:rsid w:val="00710FA5"/>
    <w:rsid w:val="007114EA"/>
    <w:rsid w:val="007121A1"/>
    <w:rsid w:val="0071264E"/>
    <w:rsid w:val="00712A33"/>
    <w:rsid w:val="00713947"/>
    <w:rsid w:val="00713A33"/>
    <w:rsid w:val="00713FF6"/>
    <w:rsid w:val="007149A9"/>
    <w:rsid w:val="00714D8C"/>
    <w:rsid w:val="00714F59"/>
    <w:rsid w:val="0071538E"/>
    <w:rsid w:val="007161E6"/>
    <w:rsid w:val="0071667E"/>
    <w:rsid w:val="00716CEA"/>
    <w:rsid w:val="00717E55"/>
    <w:rsid w:val="007204C7"/>
    <w:rsid w:val="00720544"/>
    <w:rsid w:val="00720A9F"/>
    <w:rsid w:val="00720BB1"/>
    <w:rsid w:val="007211FE"/>
    <w:rsid w:val="007221D5"/>
    <w:rsid w:val="00722C0C"/>
    <w:rsid w:val="00722F0A"/>
    <w:rsid w:val="00723008"/>
    <w:rsid w:val="00723D39"/>
    <w:rsid w:val="007242D1"/>
    <w:rsid w:val="007244D9"/>
    <w:rsid w:val="0072483C"/>
    <w:rsid w:val="00724BC0"/>
    <w:rsid w:val="007258F2"/>
    <w:rsid w:val="00725A3A"/>
    <w:rsid w:val="00725F39"/>
    <w:rsid w:val="007263B6"/>
    <w:rsid w:val="00726E81"/>
    <w:rsid w:val="00726EBD"/>
    <w:rsid w:val="00726EF6"/>
    <w:rsid w:val="00727D83"/>
    <w:rsid w:val="00730363"/>
    <w:rsid w:val="00731D1B"/>
    <w:rsid w:val="00732636"/>
    <w:rsid w:val="007352D7"/>
    <w:rsid w:val="0073551D"/>
    <w:rsid w:val="00736126"/>
    <w:rsid w:val="0073628E"/>
    <w:rsid w:val="00736641"/>
    <w:rsid w:val="007370C5"/>
    <w:rsid w:val="007379CD"/>
    <w:rsid w:val="007404CC"/>
    <w:rsid w:val="007406A1"/>
    <w:rsid w:val="00741198"/>
    <w:rsid w:val="00741214"/>
    <w:rsid w:val="00742488"/>
    <w:rsid w:val="00742EE7"/>
    <w:rsid w:val="007435A3"/>
    <w:rsid w:val="0074442B"/>
    <w:rsid w:val="007449A2"/>
    <w:rsid w:val="00746472"/>
    <w:rsid w:val="007465E0"/>
    <w:rsid w:val="007467B8"/>
    <w:rsid w:val="00747847"/>
    <w:rsid w:val="00747967"/>
    <w:rsid w:val="007500C6"/>
    <w:rsid w:val="00750467"/>
    <w:rsid w:val="0075129E"/>
    <w:rsid w:val="00751C62"/>
    <w:rsid w:val="007522B1"/>
    <w:rsid w:val="00752B16"/>
    <w:rsid w:val="00753270"/>
    <w:rsid w:val="00753AAB"/>
    <w:rsid w:val="007544AF"/>
    <w:rsid w:val="00754D48"/>
    <w:rsid w:val="00755156"/>
    <w:rsid w:val="00755AF6"/>
    <w:rsid w:val="0075607F"/>
    <w:rsid w:val="00756164"/>
    <w:rsid w:val="007572F8"/>
    <w:rsid w:val="00757554"/>
    <w:rsid w:val="007577B5"/>
    <w:rsid w:val="00757AD8"/>
    <w:rsid w:val="00757C0A"/>
    <w:rsid w:val="0076046B"/>
    <w:rsid w:val="00760AF4"/>
    <w:rsid w:val="007619C8"/>
    <w:rsid w:val="00761A31"/>
    <w:rsid w:val="00761BDC"/>
    <w:rsid w:val="007633BC"/>
    <w:rsid w:val="00764314"/>
    <w:rsid w:val="007650F9"/>
    <w:rsid w:val="0076531D"/>
    <w:rsid w:val="007655DD"/>
    <w:rsid w:val="00765D14"/>
    <w:rsid w:val="007664F8"/>
    <w:rsid w:val="00766AC7"/>
    <w:rsid w:val="00767306"/>
    <w:rsid w:val="0077071F"/>
    <w:rsid w:val="00770DB7"/>
    <w:rsid w:val="00772BDE"/>
    <w:rsid w:val="007739BC"/>
    <w:rsid w:val="00775C2E"/>
    <w:rsid w:val="00775DE7"/>
    <w:rsid w:val="0077689C"/>
    <w:rsid w:val="00776E00"/>
    <w:rsid w:val="007771C6"/>
    <w:rsid w:val="00777A97"/>
    <w:rsid w:val="007800A1"/>
    <w:rsid w:val="00780EB6"/>
    <w:rsid w:val="00780F0C"/>
    <w:rsid w:val="00781C53"/>
    <w:rsid w:val="00782A1B"/>
    <w:rsid w:val="00782CC7"/>
    <w:rsid w:val="007834BA"/>
    <w:rsid w:val="00783774"/>
    <w:rsid w:val="00784781"/>
    <w:rsid w:val="00784E28"/>
    <w:rsid w:val="0078693E"/>
    <w:rsid w:val="00787523"/>
    <w:rsid w:val="00787572"/>
    <w:rsid w:val="00787643"/>
    <w:rsid w:val="007877C5"/>
    <w:rsid w:val="007903B6"/>
    <w:rsid w:val="00790CAC"/>
    <w:rsid w:val="00791129"/>
    <w:rsid w:val="007912B6"/>
    <w:rsid w:val="00791C22"/>
    <w:rsid w:val="0079308F"/>
    <w:rsid w:val="007935C8"/>
    <w:rsid w:val="007942A8"/>
    <w:rsid w:val="00795307"/>
    <w:rsid w:val="00795C8A"/>
    <w:rsid w:val="00796245"/>
    <w:rsid w:val="007966F4"/>
    <w:rsid w:val="007968E5"/>
    <w:rsid w:val="00796FBE"/>
    <w:rsid w:val="00797607"/>
    <w:rsid w:val="00797A5C"/>
    <w:rsid w:val="007A037C"/>
    <w:rsid w:val="007A087F"/>
    <w:rsid w:val="007A1274"/>
    <w:rsid w:val="007A1531"/>
    <w:rsid w:val="007A29C8"/>
    <w:rsid w:val="007A3B49"/>
    <w:rsid w:val="007A47CF"/>
    <w:rsid w:val="007A6B55"/>
    <w:rsid w:val="007A7B2D"/>
    <w:rsid w:val="007B14B9"/>
    <w:rsid w:val="007B1526"/>
    <w:rsid w:val="007B197B"/>
    <w:rsid w:val="007B1C14"/>
    <w:rsid w:val="007B1D1E"/>
    <w:rsid w:val="007B2334"/>
    <w:rsid w:val="007B257B"/>
    <w:rsid w:val="007B2913"/>
    <w:rsid w:val="007B3192"/>
    <w:rsid w:val="007B34CF"/>
    <w:rsid w:val="007B5BFA"/>
    <w:rsid w:val="007B745C"/>
    <w:rsid w:val="007B78D6"/>
    <w:rsid w:val="007B796D"/>
    <w:rsid w:val="007B7CF0"/>
    <w:rsid w:val="007C01CD"/>
    <w:rsid w:val="007C0205"/>
    <w:rsid w:val="007C1101"/>
    <w:rsid w:val="007C1DDD"/>
    <w:rsid w:val="007C2FAB"/>
    <w:rsid w:val="007C3959"/>
    <w:rsid w:val="007C3D0E"/>
    <w:rsid w:val="007C44CA"/>
    <w:rsid w:val="007C4E5A"/>
    <w:rsid w:val="007C4ECF"/>
    <w:rsid w:val="007C50FB"/>
    <w:rsid w:val="007C5F7F"/>
    <w:rsid w:val="007C6217"/>
    <w:rsid w:val="007C62CC"/>
    <w:rsid w:val="007C67AC"/>
    <w:rsid w:val="007C7776"/>
    <w:rsid w:val="007C7972"/>
    <w:rsid w:val="007D01D0"/>
    <w:rsid w:val="007D0E3A"/>
    <w:rsid w:val="007D0ED7"/>
    <w:rsid w:val="007D23DF"/>
    <w:rsid w:val="007D2420"/>
    <w:rsid w:val="007D26C0"/>
    <w:rsid w:val="007D3264"/>
    <w:rsid w:val="007D33A0"/>
    <w:rsid w:val="007D344D"/>
    <w:rsid w:val="007D3703"/>
    <w:rsid w:val="007D3B46"/>
    <w:rsid w:val="007D5763"/>
    <w:rsid w:val="007D5BB4"/>
    <w:rsid w:val="007D5BB7"/>
    <w:rsid w:val="007D5BFC"/>
    <w:rsid w:val="007D6170"/>
    <w:rsid w:val="007D6CED"/>
    <w:rsid w:val="007D6CF9"/>
    <w:rsid w:val="007D7152"/>
    <w:rsid w:val="007E0C19"/>
    <w:rsid w:val="007E1BA3"/>
    <w:rsid w:val="007E2013"/>
    <w:rsid w:val="007E2648"/>
    <w:rsid w:val="007E2876"/>
    <w:rsid w:val="007E3DDD"/>
    <w:rsid w:val="007E40F3"/>
    <w:rsid w:val="007E4B09"/>
    <w:rsid w:val="007E5A18"/>
    <w:rsid w:val="007E63FC"/>
    <w:rsid w:val="007E685B"/>
    <w:rsid w:val="007E6ABE"/>
    <w:rsid w:val="007E7A65"/>
    <w:rsid w:val="007F1120"/>
    <w:rsid w:val="007F1180"/>
    <w:rsid w:val="007F11D1"/>
    <w:rsid w:val="007F1C7B"/>
    <w:rsid w:val="007F1F44"/>
    <w:rsid w:val="007F25C4"/>
    <w:rsid w:val="007F4183"/>
    <w:rsid w:val="007F4964"/>
    <w:rsid w:val="007F7C8E"/>
    <w:rsid w:val="007F7EB2"/>
    <w:rsid w:val="008013D9"/>
    <w:rsid w:val="00801DBB"/>
    <w:rsid w:val="00802550"/>
    <w:rsid w:val="008028C8"/>
    <w:rsid w:val="00803418"/>
    <w:rsid w:val="008035F2"/>
    <w:rsid w:val="00804968"/>
    <w:rsid w:val="00804F2A"/>
    <w:rsid w:val="0080550F"/>
    <w:rsid w:val="00806063"/>
    <w:rsid w:val="008062FA"/>
    <w:rsid w:val="0080687E"/>
    <w:rsid w:val="0080748E"/>
    <w:rsid w:val="00807546"/>
    <w:rsid w:val="008107E2"/>
    <w:rsid w:val="008109FC"/>
    <w:rsid w:val="00810E52"/>
    <w:rsid w:val="00810F2B"/>
    <w:rsid w:val="0081120F"/>
    <w:rsid w:val="00811AB9"/>
    <w:rsid w:val="00811D32"/>
    <w:rsid w:val="00812DA3"/>
    <w:rsid w:val="00813645"/>
    <w:rsid w:val="00814C18"/>
    <w:rsid w:val="0081565F"/>
    <w:rsid w:val="00816263"/>
    <w:rsid w:val="00816C4F"/>
    <w:rsid w:val="008170E3"/>
    <w:rsid w:val="008170FF"/>
    <w:rsid w:val="00817320"/>
    <w:rsid w:val="008200F8"/>
    <w:rsid w:val="00820B86"/>
    <w:rsid w:val="00820D46"/>
    <w:rsid w:val="008216DA"/>
    <w:rsid w:val="00821BDF"/>
    <w:rsid w:val="00821C9D"/>
    <w:rsid w:val="00822373"/>
    <w:rsid w:val="0082287D"/>
    <w:rsid w:val="00823174"/>
    <w:rsid w:val="008237F7"/>
    <w:rsid w:val="00823EC4"/>
    <w:rsid w:val="00823FBB"/>
    <w:rsid w:val="008244DD"/>
    <w:rsid w:val="008248CD"/>
    <w:rsid w:val="00826ED5"/>
    <w:rsid w:val="008271C0"/>
    <w:rsid w:val="0082723E"/>
    <w:rsid w:val="008273A8"/>
    <w:rsid w:val="00827ECC"/>
    <w:rsid w:val="00830E55"/>
    <w:rsid w:val="00831280"/>
    <w:rsid w:val="00831488"/>
    <w:rsid w:val="008317AE"/>
    <w:rsid w:val="00831ED2"/>
    <w:rsid w:val="008339AC"/>
    <w:rsid w:val="00833E4B"/>
    <w:rsid w:val="00833EBA"/>
    <w:rsid w:val="00834BFD"/>
    <w:rsid w:val="00834EB7"/>
    <w:rsid w:val="0083542E"/>
    <w:rsid w:val="008369D3"/>
    <w:rsid w:val="0083750F"/>
    <w:rsid w:val="008375C1"/>
    <w:rsid w:val="008379C1"/>
    <w:rsid w:val="008408B1"/>
    <w:rsid w:val="008409C3"/>
    <w:rsid w:val="008410C4"/>
    <w:rsid w:val="0084188E"/>
    <w:rsid w:val="00841DFA"/>
    <w:rsid w:val="00842894"/>
    <w:rsid w:val="0084292E"/>
    <w:rsid w:val="00842C02"/>
    <w:rsid w:val="008434F6"/>
    <w:rsid w:val="00844226"/>
    <w:rsid w:val="00844C03"/>
    <w:rsid w:val="008451D0"/>
    <w:rsid w:val="0084585F"/>
    <w:rsid w:val="00845D6D"/>
    <w:rsid w:val="0084679C"/>
    <w:rsid w:val="008473E0"/>
    <w:rsid w:val="0084756D"/>
    <w:rsid w:val="00851895"/>
    <w:rsid w:val="008526CE"/>
    <w:rsid w:val="00852E6D"/>
    <w:rsid w:val="008543A3"/>
    <w:rsid w:val="0085505E"/>
    <w:rsid w:val="008554D1"/>
    <w:rsid w:val="00855594"/>
    <w:rsid w:val="00855DF3"/>
    <w:rsid w:val="00856217"/>
    <w:rsid w:val="00856797"/>
    <w:rsid w:val="00856B2D"/>
    <w:rsid w:val="00857CA2"/>
    <w:rsid w:val="00860629"/>
    <w:rsid w:val="008607DF"/>
    <w:rsid w:val="00861197"/>
    <w:rsid w:val="00861234"/>
    <w:rsid w:val="00861734"/>
    <w:rsid w:val="00862695"/>
    <w:rsid w:val="008626BC"/>
    <w:rsid w:val="00864309"/>
    <w:rsid w:val="008656F8"/>
    <w:rsid w:val="00865D2A"/>
    <w:rsid w:val="00865DB7"/>
    <w:rsid w:val="00865E34"/>
    <w:rsid w:val="008673F9"/>
    <w:rsid w:val="00867D3E"/>
    <w:rsid w:val="00870734"/>
    <w:rsid w:val="0087092C"/>
    <w:rsid w:val="00870A00"/>
    <w:rsid w:val="00870D50"/>
    <w:rsid w:val="008712D6"/>
    <w:rsid w:val="00871A8F"/>
    <w:rsid w:val="00871CCB"/>
    <w:rsid w:val="008726A8"/>
    <w:rsid w:val="00873984"/>
    <w:rsid w:val="008749E6"/>
    <w:rsid w:val="00875672"/>
    <w:rsid w:val="008757E4"/>
    <w:rsid w:val="00877932"/>
    <w:rsid w:val="00880292"/>
    <w:rsid w:val="008802D1"/>
    <w:rsid w:val="00880820"/>
    <w:rsid w:val="008817DA"/>
    <w:rsid w:val="0088185F"/>
    <w:rsid w:val="00881E73"/>
    <w:rsid w:val="00882572"/>
    <w:rsid w:val="008828EA"/>
    <w:rsid w:val="00882E53"/>
    <w:rsid w:val="00883140"/>
    <w:rsid w:val="00883675"/>
    <w:rsid w:val="0088375C"/>
    <w:rsid w:val="00883F6D"/>
    <w:rsid w:val="00885A6D"/>
    <w:rsid w:val="0088624F"/>
    <w:rsid w:val="0088635A"/>
    <w:rsid w:val="008863E3"/>
    <w:rsid w:val="00887088"/>
    <w:rsid w:val="0088709D"/>
    <w:rsid w:val="008870EA"/>
    <w:rsid w:val="00890570"/>
    <w:rsid w:val="00891105"/>
    <w:rsid w:val="00891570"/>
    <w:rsid w:val="00891997"/>
    <w:rsid w:val="00891A3B"/>
    <w:rsid w:val="008920F7"/>
    <w:rsid w:val="00892558"/>
    <w:rsid w:val="008926EC"/>
    <w:rsid w:val="00892A10"/>
    <w:rsid w:val="00892A8F"/>
    <w:rsid w:val="00893569"/>
    <w:rsid w:val="0089425D"/>
    <w:rsid w:val="008950C4"/>
    <w:rsid w:val="00895D21"/>
    <w:rsid w:val="0089777E"/>
    <w:rsid w:val="008A01F5"/>
    <w:rsid w:val="008A11BE"/>
    <w:rsid w:val="008A17AE"/>
    <w:rsid w:val="008A1BF4"/>
    <w:rsid w:val="008A2339"/>
    <w:rsid w:val="008A355A"/>
    <w:rsid w:val="008A38BB"/>
    <w:rsid w:val="008A3A1C"/>
    <w:rsid w:val="008A40CA"/>
    <w:rsid w:val="008A464F"/>
    <w:rsid w:val="008A47D4"/>
    <w:rsid w:val="008A4D49"/>
    <w:rsid w:val="008A6547"/>
    <w:rsid w:val="008A6EEC"/>
    <w:rsid w:val="008A7A22"/>
    <w:rsid w:val="008A7B5E"/>
    <w:rsid w:val="008B0089"/>
    <w:rsid w:val="008B05DA"/>
    <w:rsid w:val="008B1ACD"/>
    <w:rsid w:val="008B30EE"/>
    <w:rsid w:val="008B3CB9"/>
    <w:rsid w:val="008B44ED"/>
    <w:rsid w:val="008B4A1A"/>
    <w:rsid w:val="008B5B8F"/>
    <w:rsid w:val="008B62D5"/>
    <w:rsid w:val="008B68A8"/>
    <w:rsid w:val="008B7387"/>
    <w:rsid w:val="008B77FD"/>
    <w:rsid w:val="008B7F49"/>
    <w:rsid w:val="008C0489"/>
    <w:rsid w:val="008C1C52"/>
    <w:rsid w:val="008C2BDE"/>
    <w:rsid w:val="008C32C1"/>
    <w:rsid w:val="008C352E"/>
    <w:rsid w:val="008C4537"/>
    <w:rsid w:val="008C4813"/>
    <w:rsid w:val="008C515D"/>
    <w:rsid w:val="008C6548"/>
    <w:rsid w:val="008D0043"/>
    <w:rsid w:val="008D0B78"/>
    <w:rsid w:val="008D287D"/>
    <w:rsid w:val="008D2E36"/>
    <w:rsid w:val="008D3168"/>
    <w:rsid w:val="008D4186"/>
    <w:rsid w:val="008D41B6"/>
    <w:rsid w:val="008D45C4"/>
    <w:rsid w:val="008D5B74"/>
    <w:rsid w:val="008D63D6"/>
    <w:rsid w:val="008D6EEC"/>
    <w:rsid w:val="008D6F7F"/>
    <w:rsid w:val="008D741F"/>
    <w:rsid w:val="008D7677"/>
    <w:rsid w:val="008D7AF8"/>
    <w:rsid w:val="008E04A4"/>
    <w:rsid w:val="008E06A7"/>
    <w:rsid w:val="008E092B"/>
    <w:rsid w:val="008E1BBF"/>
    <w:rsid w:val="008E1C4C"/>
    <w:rsid w:val="008E3B77"/>
    <w:rsid w:val="008E450D"/>
    <w:rsid w:val="008E48A4"/>
    <w:rsid w:val="008E5822"/>
    <w:rsid w:val="008E5E26"/>
    <w:rsid w:val="008E633E"/>
    <w:rsid w:val="008E6505"/>
    <w:rsid w:val="008E7AE9"/>
    <w:rsid w:val="008E7C10"/>
    <w:rsid w:val="008F13FC"/>
    <w:rsid w:val="008F2714"/>
    <w:rsid w:val="008F2F34"/>
    <w:rsid w:val="008F36B9"/>
    <w:rsid w:val="008F3A0E"/>
    <w:rsid w:val="008F40B2"/>
    <w:rsid w:val="008F43F5"/>
    <w:rsid w:val="008F44C7"/>
    <w:rsid w:val="008F4C4A"/>
    <w:rsid w:val="008F5688"/>
    <w:rsid w:val="008F5930"/>
    <w:rsid w:val="008F61A7"/>
    <w:rsid w:val="008F6945"/>
    <w:rsid w:val="008F6C04"/>
    <w:rsid w:val="008F6D58"/>
    <w:rsid w:val="008F6FFD"/>
    <w:rsid w:val="0090030C"/>
    <w:rsid w:val="0090037E"/>
    <w:rsid w:val="009004E1"/>
    <w:rsid w:val="00900527"/>
    <w:rsid w:val="00900A48"/>
    <w:rsid w:val="00900D03"/>
    <w:rsid w:val="00901453"/>
    <w:rsid w:val="009016D4"/>
    <w:rsid w:val="00902347"/>
    <w:rsid w:val="00902D45"/>
    <w:rsid w:val="00902F1B"/>
    <w:rsid w:val="009031CB"/>
    <w:rsid w:val="009033F8"/>
    <w:rsid w:val="00904322"/>
    <w:rsid w:val="00904A02"/>
    <w:rsid w:val="00905119"/>
    <w:rsid w:val="009058DA"/>
    <w:rsid w:val="009061FD"/>
    <w:rsid w:val="00906D78"/>
    <w:rsid w:val="00906DF6"/>
    <w:rsid w:val="00906E83"/>
    <w:rsid w:val="00907F69"/>
    <w:rsid w:val="00907F6F"/>
    <w:rsid w:val="00910C55"/>
    <w:rsid w:val="00910D51"/>
    <w:rsid w:val="009112D4"/>
    <w:rsid w:val="00911B62"/>
    <w:rsid w:val="00911E20"/>
    <w:rsid w:val="00911EEF"/>
    <w:rsid w:val="0091207A"/>
    <w:rsid w:val="0091318D"/>
    <w:rsid w:val="00913C05"/>
    <w:rsid w:val="00914062"/>
    <w:rsid w:val="0091513D"/>
    <w:rsid w:val="00916A3D"/>
    <w:rsid w:val="00916DD6"/>
    <w:rsid w:val="0091763D"/>
    <w:rsid w:val="00917933"/>
    <w:rsid w:val="00920CF3"/>
    <w:rsid w:val="00920D21"/>
    <w:rsid w:val="00921055"/>
    <w:rsid w:val="0092165A"/>
    <w:rsid w:val="00921712"/>
    <w:rsid w:val="00921E2A"/>
    <w:rsid w:val="00921FA3"/>
    <w:rsid w:val="009221E3"/>
    <w:rsid w:val="009224AE"/>
    <w:rsid w:val="00922D3A"/>
    <w:rsid w:val="00923846"/>
    <w:rsid w:val="0092390B"/>
    <w:rsid w:val="00923D99"/>
    <w:rsid w:val="00924A8F"/>
    <w:rsid w:val="009254B6"/>
    <w:rsid w:val="00925B07"/>
    <w:rsid w:val="00925D9B"/>
    <w:rsid w:val="009264F6"/>
    <w:rsid w:val="00926AC6"/>
    <w:rsid w:val="00927128"/>
    <w:rsid w:val="00927D0B"/>
    <w:rsid w:val="00931225"/>
    <w:rsid w:val="009318EC"/>
    <w:rsid w:val="00931E19"/>
    <w:rsid w:val="00932711"/>
    <w:rsid w:val="00932D52"/>
    <w:rsid w:val="00932F28"/>
    <w:rsid w:val="00932F97"/>
    <w:rsid w:val="00933D4E"/>
    <w:rsid w:val="009343BE"/>
    <w:rsid w:val="009346E8"/>
    <w:rsid w:val="00935742"/>
    <w:rsid w:val="00936243"/>
    <w:rsid w:val="00936483"/>
    <w:rsid w:val="00936B80"/>
    <w:rsid w:val="0093743B"/>
    <w:rsid w:val="00937B38"/>
    <w:rsid w:val="009418C0"/>
    <w:rsid w:val="00942DE4"/>
    <w:rsid w:val="009435DF"/>
    <w:rsid w:val="00943D2F"/>
    <w:rsid w:val="00946781"/>
    <w:rsid w:val="009468D3"/>
    <w:rsid w:val="00946B31"/>
    <w:rsid w:val="00946D42"/>
    <w:rsid w:val="00947EAB"/>
    <w:rsid w:val="00950926"/>
    <w:rsid w:val="00952164"/>
    <w:rsid w:val="009537A8"/>
    <w:rsid w:val="00954701"/>
    <w:rsid w:val="009550AB"/>
    <w:rsid w:val="009560BB"/>
    <w:rsid w:val="009564AF"/>
    <w:rsid w:val="009565D6"/>
    <w:rsid w:val="00956DAA"/>
    <w:rsid w:val="00956F27"/>
    <w:rsid w:val="00957259"/>
    <w:rsid w:val="00957962"/>
    <w:rsid w:val="009600E2"/>
    <w:rsid w:val="009606E7"/>
    <w:rsid w:val="009610E5"/>
    <w:rsid w:val="00961ABD"/>
    <w:rsid w:val="0096344B"/>
    <w:rsid w:val="00963B04"/>
    <w:rsid w:val="00964FCF"/>
    <w:rsid w:val="00965810"/>
    <w:rsid w:val="00965B5F"/>
    <w:rsid w:val="00965F75"/>
    <w:rsid w:val="00966A28"/>
    <w:rsid w:val="00966CA4"/>
    <w:rsid w:val="00966D68"/>
    <w:rsid w:val="00966DAA"/>
    <w:rsid w:val="00970333"/>
    <w:rsid w:val="00970D3F"/>
    <w:rsid w:val="00972EE9"/>
    <w:rsid w:val="00972F1D"/>
    <w:rsid w:val="00973A74"/>
    <w:rsid w:val="0097490D"/>
    <w:rsid w:val="00974FBF"/>
    <w:rsid w:val="009752B6"/>
    <w:rsid w:val="009763C5"/>
    <w:rsid w:val="009766DB"/>
    <w:rsid w:val="00976793"/>
    <w:rsid w:val="0097754E"/>
    <w:rsid w:val="00980782"/>
    <w:rsid w:val="00980963"/>
    <w:rsid w:val="00980F26"/>
    <w:rsid w:val="00980F63"/>
    <w:rsid w:val="0098126D"/>
    <w:rsid w:val="00981942"/>
    <w:rsid w:val="00981C92"/>
    <w:rsid w:val="009827FA"/>
    <w:rsid w:val="00983209"/>
    <w:rsid w:val="009835B4"/>
    <w:rsid w:val="00983BBA"/>
    <w:rsid w:val="00983F16"/>
    <w:rsid w:val="0098456D"/>
    <w:rsid w:val="00984A8C"/>
    <w:rsid w:val="00985136"/>
    <w:rsid w:val="009866FD"/>
    <w:rsid w:val="0098740C"/>
    <w:rsid w:val="009875A7"/>
    <w:rsid w:val="00992A13"/>
    <w:rsid w:val="00992BB1"/>
    <w:rsid w:val="00994641"/>
    <w:rsid w:val="009948F7"/>
    <w:rsid w:val="009953CF"/>
    <w:rsid w:val="0099554F"/>
    <w:rsid w:val="0099566E"/>
    <w:rsid w:val="00996702"/>
    <w:rsid w:val="00996704"/>
    <w:rsid w:val="009976D5"/>
    <w:rsid w:val="009A035D"/>
    <w:rsid w:val="009A0590"/>
    <w:rsid w:val="009A1742"/>
    <w:rsid w:val="009A1BCF"/>
    <w:rsid w:val="009A1EF3"/>
    <w:rsid w:val="009A2A8C"/>
    <w:rsid w:val="009A3B10"/>
    <w:rsid w:val="009A3E41"/>
    <w:rsid w:val="009A4718"/>
    <w:rsid w:val="009A495F"/>
    <w:rsid w:val="009A49D4"/>
    <w:rsid w:val="009A4A54"/>
    <w:rsid w:val="009A5938"/>
    <w:rsid w:val="009A6FA0"/>
    <w:rsid w:val="009A756E"/>
    <w:rsid w:val="009A77CA"/>
    <w:rsid w:val="009B0010"/>
    <w:rsid w:val="009B0189"/>
    <w:rsid w:val="009B1CCF"/>
    <w:rsid w:val="009B287D"/>
    <w:rsid w:val="009B2C6C"/>
    <w:rsid w:val="009B3BCC"/>
    <w:rsid w:val="009B3C53"/>
    <w:rsid w:val="009B45D6"/>
    <w:rsid w:val="009B48EB"/>
    <w:rsid w:val="009B56C8"/>
    <w:rsid w:val="009B6426"/>
    <w:rsid w:val="009B6674"/>
    <w:rsid w:val="009B6EA1"/>
    <w:rsid w:val="009B7417"/>
    <w:rsid w:val="009C11BE"/>
    <w:rsid w:val="009C1761"/>
    <w:rsid w:val="009C1913"/>
    <w:rsid w:val="009C1C7E"/>
    <w:rsid w:val="009C207C"/>
    <w:rsid w:val="009C220B"/>
    <w:rsid w:val="009C3336"/>
    <w:rsid w:val="009C3889"/>
    <w:rsid w:val="009C3A5A"/>
    <w:rsid w:val="009C427A"/>
    <w:rsid w:val="009C44C0"/>
    <w:rsid w:val="009C4A90"/>
    <w:rsid w:val="009C562E"/>
    <w:rsid w:val="009C5AD1"/>
    <w:rsid w:val="009C5CB7"/>
    <w:rsid w:val="009C6806"/>
    <w:rsid w:val="009C76FE"/>
    <w:rsid w:val="009D0C79"/>
    <w:rsid w:val="009D161D"/>
    <w:rsid w:val="009D22B6"/>
    <w:rsid w:val="009D245A"/>
    <w:rsid w:val="009D278B"/>
    <w:rsid w:val="009D2E88"/>
    <w:rsid w:val="009D2E8C"/>
    <w:rsid w:val="009D373C"/>
    <w:rsid w:val="009D3955"/>
    <w:rsid w:val="009D3E4A"/>
    <w:rsid w:val="009D4D36"/>
    <w:rsid w:val="009D5561"/>
    <w:rsid w:val="009D5DC4"/>
    <w:rsid w:val="009D5EC9"/>
    <w:rsid w:val="009D5FCA"/>
    <w:rsid w:val="009D730E"/>
    <w:rsid w:val="009D7D43"/>
    <w:rsid w:val="009E02F2"/>
    <w:rsid w:val="009E0A29"/>
    <w:rsid w:val="009E1642"/>
    <w:rsid w:val="009E16CE"/>
    <w:rsid w:val="009E18CE"/>
    <w:rsid w:val="009E247E"/>
    <w:rsid w:val="009E2813"/>
    <w:rsid w:val="009E4785"/>
    <w:rsid w:val="009E52AA"/>
    <w:rsid w:val="009E5614"/>
    <w:rsid w:val="009E613B"/>
    <w:rsid w:val="009E62B3"/>
    <w:rsid w:val="009E6867"/>
    <w:rsid w:val="009E69EC"/>
    <w:rsid w:val="009E6A3B"/>
    <w:rsid w:val="009E7F74"/>
    <w:rsid w:val="009F0C5C"/>
    <w:rsid w:val="009F2256"/>
    <w:rsid w:val="009F2771"/>
    <w:rsid w:val="009F4EF8"/>
    <w:rsid w:val="009F5F5F"/>
    <w:rsid w:val="009F65B3"/>
    <w:rsid w:val="009F6982"/>
    <w:rsid w:val="009F7400"/>
    <w:rsid w:val="00A00211"/>
    <w:rsid w:val="00A00230"/>
    <w:rsid w:val="00A007CD"/>
    <w:rsid w:val="00A00908"/>
    <w:rsid w:val="00A00DEB"/>
    <w:rsid w:val="00A00E85"/>
    <w:rsid w:val="00A00EBB"/>
    <w:rsid w:val="00A011EA"/>
    <w:rsid w:val="00A015A4"/>
    <w:rsid w:val="00A01C4E"/>
    <w:rsid w:val="00A022F0"/>
    <w:rsid w:val="00A03166"/>
    <w:rsid w:val="00A04D91"/>
    <w:rsid w:val="00A05038"/>
    <w:rsid w:val="00A060E3"/>
    <w:rsid w:val="00A0668E"/>
    <w:rsid w:val="00A06BFF"/>
    <w:rsid w:val="00A0720B"/>
    <w:rsid w:val="00A07743"/>
    <w:rsid w:val="00A105D8"/>
    <w:rsid w:val="00A10673"/>
    <w:rsid w:val="00A10DB8"/>
    <w:rsid w:val="00A1247F"/>
    <w:rsid w:val="00A1313D"/>
    <w:rsid w:val="00A13B5A"/>
    <w:rsid w:val="00A13B85"/>
    <w:rsid w:val="00A14176"/>
    <w:rsid w:val="00A1420B"/>
    <w:rsid w:val="00A14572"/>
    <w:rsid w:val="00A153F5"/>
    <w:rsid w:val="00A15684"/>
    <w:rsid w:val="00A15808"/>
    <w:rsid w:val="00A165FB"/>
    <w:rsid w:val="00A167AD"/>
    <w:rsid w:val="00A16A24"/>
    <w:rsid w:val="00A174F9"/>
    <w:rsid w:val="00A17A57"/>
    <w:rsid w:val="00A20A04"/>
    <w:rsid w:val="00A21779"/>
    <w:rsid w:val="00A21B4A"/>
    <w:rsid w:val="00A21FF3"/>
    <w:rsid w:val="00A233F5"/>
    <w:rsid w:val="00A23F44"/>
    <w:rsid w:val="00A24FC7"/>
    <w:rsid w:val="00A2549D"/>
    <w:rsid w:val="00A25A00"/>
    <w:rsid w:val="00A25F24"/>
    <w:rsid w:val="00A3073A"/>
    <w:rsid w:val="00A3179E"/>
    <w:rsid w:val="00A32E8E"/>
    <w:rsid w:val="00A33392"/>
    <w:rsid w:val="00A345F7"/>
    <w:rsid w:val="00A356F3"/>
    <w:rsid w:val="00A35C70"/>
    <w:rsid w:val="00A36550"/>
    <w:rsid w:val="00A366D0"/>
    <w:rsid w:val="00A37C80"/>
    <w:rsid w:val="00A37CBB"/>
    <w:rsid w:val="00A4077E"/>
    <w:rsid w:val="00A408DF"/>
    <w:rsid w:val="00A41EC8"/>
    <w:rsid w:val="00A420DB"/>
    <w:rsid w:val="00A42B81"/>
    <w:rsid w:val="00A42BF6"/>
    <w:rsid w:val="00A442B4"/>
    <w:rsid w:val="00A44C1B"/>
    <w:rsid w:val="00A44D1B"/>
    <w:rsid w:val="00A45B3D"/>
    <w:rsid w:val="00A466B2"/>
    <w:rsid w:val="00A46A87"/>
    <w:rsid w:val="00A46B10"/>
    <w:rsid w:val="00A47153"/>
    <w:rsid w:val="00A472B1"/>
    <w:rsid w:val="00A47ACE"/>
    <w:rsid w:val="00A50286"/>
    <w:rsid w:val="00A51E14"/>
    <w:rsid w:val="00A523A5"/>
    <w:rsid w:val="00A52542"/>
    <w:rsid w:val="00A52AC6"/>
    <w:rsid w:val="00A52E2B"/>
    <w:rsid w:val="00A52EFD"/>
    <w:rsid w:val="00A53FE8"/>
    <w:rsid w:val="00A55439"/>
    <w:rsid w:val="00A55759"/>
    <w:rsid w:val="00A56044"/>
    <w:rsid w:val="00A56ECB"/>
    <w:rsid w:val="00A57AA3"/>
    <w:rsid w:val="00A619CA"/>
    <w:rsid w:val="00A61DA1"/>
    <w:rsid w:val="00A6275F"/>
    <w:rsid w:val="00A6281B"/>
    <w:rsid w:val="00A62CD7"/>
    <w:rsid w:val="00A63178"/>
    <w:rsid w:val="00A6376A"/>
    <w:rsid w:val="00A638C2"/>
    <w:rsid w:val="00A63D62"/>
    <w:rsid w:val="00A64332"/>
    <w:rsid w:val="00A6491C"/>
    <w:rsid w:val="00A64BEE"/>
    <w:rsid w:val="00A654DE"/>
    <w:rsid w:val="00A65AB2"/>
    <w:rsid w:val="00A65AEE"/>
    <w:rsid w:val="00A65B80"/>
    <w:rsid w:val="00A65BEB"/>
    <w:rsid w:val="00A66560"/>
    <w:rsid w:val="00A66C72"/>
    <w:rsid w:val="00A7087A"/>
    <w:rsid w:val="00A71D9E"/>
    <w:rsid w:val="00A72017"/>
    <w:rsid w:val="00A7237C"/>
    <w:rsid w:val="00A72BB3"/>
    <w:rsid w:val="00A72D91"/>
    <w:rsid w:val="00A7355D"/>
    <w:rsid w:val="00A7384F"/>
    <w:rsid w:val="00A73F7E"/>
    <w:rsid w:val="00A74AD0"/>
    <w:rsid w:val="00A752FD"/>
    <w:rsid w:val="00A75526"/>
    <w:rsid w:val="00A76834"/>
    <w:rsid w:val="00A76B85"/>
    <w:rsid w:val="00A801B7"/>
    <w:rsid w:val="00A80606"/>
    <w:rsid w:val="00A8066C"/>
    <w:rsid w:val="00A81457"/>
    <w:rsid w:val="00A81784"/>
    <w:rsid w:val="00A836E8"/>
    <w:rsid w:val="00A83A69"/>
    <w:rsid w:val="00A8475A"/>
    <w:rsid w:val="00A84CFD"/>
    <w:rsid w:val="00A8505F"/>
    <w:rsid w:val="00A8618D"/>
    <w:rsid w:val="00A861E4"/>
    <w:rsid w:val="00A86629"/>
    <w:rsid w:val="00A86A86"/>
    <w:rsid w:val="00A8755D"/>
    <w:rsid w:val="00A879B1"/>
    <w:rsid w:val="00A9022C"/>
    <w:rsid w:val="00A904F6"/>
    <w:rsid w:val="00A90578"/>
    <w:rsid w:val="00A90C78"/>
    <w:rsid w:val="00A90E58"/>
    <w:rsid w:val="00A90F10"/>
    <w:rsid w:val="00A9124E"/>
    <w:rsid w:val="00A91B22"/>
    <w:rsid w:val="00A91D9E"/>
    <w:rsid w:val="00A91FE2"/>
    <w:rsid w:val="00A91FE6"/>
    <w:rsid w:val="00A928FC"/>
    <w:rsid w:val="00A938DA"/>
    <w:rsid w:val="00A93D61"/>
    <w:rsid w:val="00A949AD"/>
    <w:rsid w:val="00A94C76"/>
    <w:rsid w:val="00A954DF"/>
    <w:rsid w:val="00A96114"/>
    <w:rsid w:val="00A96CB0"/>
    <w:rsid w:val="00A97D46"/>
    <w:rsid w:val="00AA01B8"/>
    <w:rsid w:val="00AA0D90"/>
    <w:rsid w:val="00AA1121"/>
    <w:rsid w:val="00AA1C0C"/>
    <w:rsid w:val="00AA275B"/>
    <w:rsid w:val="00AA2ECF"/>
    <w:rsid w:val="00AA34BD"/>
    <w:rsid w:val="00AA423F"/>
    <w:rsid w:val="00AA61B3"/>
    <w:rsid w:val="00AA627E"/>
    <w:rsid w:val="00AA7F8B"/>
    <w:rsid w:val="00AB04BC"/>
    <w:rsid w:val="00AB0B93"/>
    <w:rsid w:val="00AB1538"/>
    <w:rsid w:val="00AB159A"/>
    <w:rsid w:val="00AB365B"/>
    <w:rsid w:val="00AB3A18"/>
    <w:rsid w:val="00AB50F8"/>
    <w:rsid w:val="00AB55E6"/>
    <w:rsid w:val="00AB59A7"/>
    <w:rsid w:val="00AB608C"/>
    <w:rsid w:val="00AB6569"/>
    <w:rsid w:val="00AB6E17"/>
    <w:rsid w:val="00AB6FE2"/>
    <w:rsid w:val="00AB7799"/>
    <w:rsid w:val="00AC179F"/>
    <w:rsid w:val="00AC1EE5"/>
    <w:rsid w:val="00AC2538"/>
    <w:rsid w:val="00AC2FF0"/>
    <w:rsid w:val="00AC3054"/>
    <w:rsid w:val="00AC3683"/>
    <w:rsid w:val="00AC3FC4"/>
    <w:rsid w:val="00AC4011"/>
    <w:rsid w:val="00AC4808"/>
    <w:rsid w:val="00AC53AF"/>
    <w:rsid w:val="00AC5794"/>
    <w:rsid w:val="00AC5BE5"/>
    <w:rsid w:val="00AC66D8"/>
    <w:rsid w:val="00AC68B9"/>
    <w:rsid w:val="00AC69C5"/>
    <w:rsid w:val="00AC6E25"/>
    <w:rsid w:val="00AC71C8"/>
    <w:rsid w:val="00AC7805"/>
    <w:rsid w:val="00AC78AE"/>
    <w:rsid w:val="00AC78C5"/>
    <w:rsid w:val="00AC7A06"/>
    <w:rsid w:val="00AD0D82"/>
    <w:rsid w:val="00AD141D"/>
    <w:rsid w:val="00AD2046"/>
    <w:rsid w:val="00AD25A3"/>
    <w:rsid w:val="00AD2C6E"/>
    <w:rsid w:val="00AD3DD8"/>
    <w:rsid w:val="00AD4B7B"/>
    <w:rsid w:val="00AD4D39"/>
    <w:rsid w:val="00AD68C6"/>
    <w:rsid w:val="00AD6E5B"/>
    <w:rsid w:val="00AD788E"/>
    <w:rsid w:val="00AD7E25"/>
    <w:rsid w:val="00AD7F37"/>
    <w:rsid w:val="00AE0604"/>
    <w:rsid w:val="00AE0C2A"/>
    <w:rsid w:val="00AE196F"/>
    <w:rsid w:val="00AE1DA0"/>
    <w:rsid w:val="00AE2FBC"/>
    <w:rsid w:val="00AE32BE"/>
    <w:rsid w:val="00AE3329"/>
    <w:rsid w:val="00AE643E"/>
    <w:rsid w:val="00AE65D7"/>
    <w:rsid w:val="00AE6B8E"/>
    <w:rsid w:val="00AE6F56"/>
    <w:rsid w:val="00AE6FC9"/>
    <w:rsid w:val="00AE71BB"/>
    <w:rsid w:val="00AE743C"/>
    <w:rsid w:val="00AE78E9"/>
    <w:rsid w:val="00AE7B5C"/>
    <w:rsid w:val="00AF04F5"/>
    <w:rsid w:val="00AF0569"/>
    <w:rsid w:val="00AF0B74"/>
    <w:rsid w:val="00AF0D47"/>
    <w:rsid w:val="00AF1226"/>
    <w:rsid w:val="00AF1347"/>
    <w:rsid w:val="00AF186D"/>
    <w:rsid w:val="00AF2673"/>
    <w:rsid w:val="00AF3566"/>
    <w:rsid w:val="00AF35CF"/>
    <w:rsid w:val="00AF3927"/>
    <w:rsid w:val="00AF3B4C"/>
    <w:rsid w:val="00AF3CEB"/>
    <w:rsid w:val="00AF4B6C"/>
    <w:rsid w:val="00AF6113"/>
    <w:rsid w:val="00AF738E"/>
    <w:rsid w:val="00B00025"/>
    <w:rsid w:val="00B00B57"/>
    <w:rsid w:val="00B012E6"/>
    <w:rsid w:val="00B0172D"/>
    <w:rsid w:val="00B01B62"/>
    <w:rsid w:val="00B023A2"/>
    <w:rsid w:val="00B026F2"/>
    <w:rsid w:val="00B03657"/>
    <w:rsid w:val="00B03AA9"/>
    <w:rsid w:val="00B03BA2"/>
    <w:rsid w:val="00B048AE"/>
    <w:rsid w:val="00B04BCA"/>
    <w:rsid w:val="00B06287"/>
    <w:rsid w:val="00B062C0"/>
    <w:rsid w:val="00B06874"/>
    <w:rsid w:val="00B06BCB"/>
    <w:rsid w:val="00B06E73"/>
    <w:rsid w:val="00B07423"/>
    <w:rsid w:val="00B1029E"/>
    <w:rsid w:val="00B1051A"/>
    <w:rsid w:val="00B10AC2"/>
    <w:rsid w:val="00B112DC"/>
    <w:rsid w:val="00B13030"/>
    <w:rsid w:val="00B133DC"/>
    <w:rsid w:val="00B13414"/>
    <w:rsid w:val="00B137DD"/>
    <w:rsid w:val="00B14823"/>
    <w:rsid w:val="00B15B52"/>
    <w:rsid w:val="00B16803"/>
    <w:rsid w:val="00B16858"/>
    <w:rsid w:val="00B16BE4"/>
    <w:rsid w:val="00B17157"/>
    <w:rsid w:val="00B17408"/>
    <w:rsid w:val="00B17571"/>
    <w:rsid w:val="00B2179C"/>
    <w:rsid w:val="00B21D44"/>
    <w:rsid w:val="00B22478"/>
    <w:rsid w:val="00B2282F"/>
    <w:rsid w:val="00B22E4F"/>
    <w:rsid w:val="00B23A6E"/>
    <w:rsid w:val="00B23AB1"/>
    <w:rsid w:val="00B25005"/>
    <w:rsid w:val="00B25255"/>
    <w:rsid w:val="00B25E6A"/>
    <w:rsid w:val="00B2714C"/>
    <w:rsid w:val="00B2742A"/>
    <w:rsid w:val="00B2796E"/>
    <w:rsid w:val="00B30898"/>
    <w:rsid w:val="00B31604"/>
    <w:rsid w:val="00B3186F"/>
    <w:rsid w:val="00B31981"/>
    <w:rsid w:val="00B31CDB"/>
    <w:rsid w:val="00B338E6"/>
    <w:rsid w:val="00B33AD2"/>
    <w:rsid w:val="00B348FA"/>
    <w:rsid w:val="00B34B52"/>
    <w:rsid w:val="00B3508E"/>
    <w:rsid w:val="00B354E8"/>
    <w:rsid w:val="00B35B73"/>
    <w:rsid w:val="00B35C41"/>
    <w:rsid w:val="00B35D47"/>
    <w:rsid w:val="00B362DD"/>
    <w:rsid w:val="00B363D1"/>
    <w:rsid w:val="00B3644C"/>
    <w:rsid w:val="00B37972"/>
    <w:rsid w:val="00B42475"/>
    <w:rsid w:val="00B425A9"/>
    <w:rsid w:val="00B429E0"/>
    <w:rsid w:val="00B42CFA"/>
    <w:rsid w:val="00B4320F"/>
    <w:rsid w:val="00B44A9F"/>
    <w:rsid w:val="00B44BC7"/>
    <w:rsid w:val="00B44C32"/>
    <w:rsid w:val="00B45261"/>
    <w:rsid w:val="00B46E9D"/>
    <w:rsid w:val="00B50470"/>
    <w:rsid w:val="00B504F1"/>
    <w:rsid w:val="00B50BE3"/>
    <w:rsid w:val="00B51E74"/>
    <w:rsid w:val="00B52549"/>
    <w:rsid w:val="00B52775"/>
    <w:rsid w:val="00B550B6"/>
    <w:rsid w:val="00B55DA2"/>
    <w:rsid w:val="00B56716"/>
    <w:rsid w:val="00B56CD6"/>
    <w:rsid w:val="00B56CE8"/>
    <w:rsid w:val="00B57695"/>
    <w:rsid w:val="00B578D2"/>
    <w:rsid w:val="00B61C18"/>
    <w:rsid w:val="00B63008"/>
    <w:rsid w:val="00B64214"/>
    <w:rsid w:val="00B6446E"/>
    <w:rsid w:val="00B65842"/>
    <w:rsid w:val="00B65A8A"/>
    <w:rsid w:val="00B65E5F"/>
    <w:rsid w:val="00B661E8"/>
    <w:rsid w:val="00B664E1"/>
    <w:rsid w:val="00B672C3"/>
    <w:rsid w:val="00B679DB"/>
    <w:rsid w:val="00B67D2B"/>
    <w:rsid w:val="00B701F1"/>
    <w:rsid w:val="00B71980"/>
    <w:rsid w:val="00B72098"/>
    <w:rsid w:val="00B731A2"/>
    <w:rsid w:val="00B745D4"/>
    <w:rsid w:val="00B74927"/>
    <w:rsid w:val="00B74FE5"/>
    <w:rsid w:val="00B75829"/>
    <w:rsid w:val="00B7645F"/>
    <w:rsid w:val="00B7646A"/>
    <w:rsid w:val="00B771D3"/>
    <w:rsid w:val="00B77793"/>
    <w:rsid w:val="00B7780B"/>
    <w:rsid w:val="00B81B2C"/>
    <w:rsid w:val="00B823AD"/>
    <w:rsid w:val="00B842BA"/>
    <w:rsid w:val="00B850A1"/>
    <w:rsid w:val="00B85553"/>
    <w:rsid w:val="00B86379"/>
    <w:rsid w:val="00B864CF"/>
    <w:rsid w:val="00B875BE"/>
    <w:rsid w:val="00B877C1"/>
    <w:rsid w:val="00B900F3"/>
    <w:rsid w:val="00B91097"/>
    <w:rsid w:val="00B91578"/>
    <w:rsid w:val="00B93C85"/>
    <w:rsid w:val="00B9447C"/>
    <w:rsid w:val="00B9536A"/>
    <w:rsid w:val="00B95B46"/>
    <w:rsid w:val="00B965D7"/>
    <w:rsid w:val="00B96965"/>
    <w:rsid w:val="00B97E29"/>
    <w:rsid w:val="00BA0692"/>
    <w:rsid w:val="00BA29D0"/>
    <w:rsid w:val="00BA2A02"/>
    <w:rsid w:val="00BA323D"/>
    <w:rsid w:val="00BA33D6"/>
    <w:rsid w:val="00BA342D"/>
    <w:rsid w:val="00BA369D"/>
    <w:rsid w:val="00BA3CAB"/>
    <w:rsid w:val="00BA4FEF"/>
    <w:rsid w:val="00BA6DAA"/>
    <w:rsid w:val="00BA71AC"/>
    <w:rsid w:val="00BA7320"/>
    <w:rsid w:val="00BB030E"/>
    <w:rsid w:val="00BB0F70"/>
    <w:rsid w:val="00BB1435"/>
    <w:rsid w:val="00BB1E3C"/>
    <w:rsid w:val="00BB22F1"/>
    <w:rsid w:val="00BB2748"/>
    <w:rsid w:val="00BB29C9"/>
    <w:rsid w:val="00BB2CD9"/>
    <w:rsid w:val="00BB30B7"/>
    <w:rsid w:val="00BB4490"/>
    <w:rsid w:val="00BB5054"/>
    <w:rsid w:val="00BB541A"/>
    <w:rsid w:val="00BB60A4"/>
    <w:rsid w:val="00BB7205"/>
    <w:rsid w:val="00BB7DA3"/>
    <w:rsid w:val="00BC0240"/>
    <w:rsid w:val="00BC0CE4"/>
    <w:rsid w:val="00BC146A"/>
    <w:rsid w:val="00BC1BE1"/>
    <w:rsid w:val="00BC2476"/>
    <w:rsid w:val="00BC267B"/>
    <w:rsid w:val="00BC41F1"/>
    <w:rsid w:val="00BC4A14"/>
    <w:rsid w:val="00BC6906"/>
    <w:rsid w:val="00BC6FFF"/>
    <w:rsid w:val="00BC73E5"/>
    <w:rsid w:val="00BC763D"/>
    <w:rsid w:val="00BC78F2"/>
    <w:rsid w:val="00BD054A"/>
    <w:rsid w:val="00BD0619"/>
    <w:rsid w:val="00BD0C00"/>
    <w:rsid w:val="00BD0C3F"/>
    <w:rsid w:val="00BD1494"/>
    <w:rsid w:val="00BD1AE7"/>
    <w:rsid w:val="00BD244D"/>
    <w:rsid w:val="00BD28A3"/>
    <w:rsid w:val="00BD2B9F"/>
    <w:rsid w:val="00BD340E"/>
    <w:rsid w:val="00BD35AC"/>
    <w:rsid w:val="00BD52DD"/>
    <w:rsid w:val="00BD53B7"/>
    <w:rsid w:val="00BD66C4"/>
    <w:rsid w:val="00BD6906"/>
    <w:rsid w:val="00BD6BDC"/>
    <w:rsid w:val="00BD6FA6"/>
    <w:rsid w:val="00BD719E"/>
    <w:rsid w:val="00BD7B87"/>
    <w:rsid w:val="00BE0300"/>
    <w:rsid w:val="00BE0677"/>
    <w:rsid w:val="00BE077B"/>
    <w:rsid w:val="00BE08A8"/>
    <w:rsid w:val="00BE126D"/>
    <w:rsid w:val="00BE1EB6"/>
    <w:rsid w:val="00BE2E1F"/>
    <w:rsid w:val="00BE4231"/>
    <w:rsid w:val="00BE472A"/>
    <w:rsid w:val="00BE4F8A"/>
    <w:rsid w:val="00BE5207"/>
    <w:rsid w:val="00BE62EA"/>
    <w:rsid w:val="00BE716C"/>
    <w:rsid w:val="00BF0694"/>
    <w:rsid w:val="00BF1335"/>
    <w:rsid w:val="00BF1960"/>
    <w:rsid w:val="00BF25D6"/>
    <w:rsid w:val="00BF2BAD"/>
    <w:rsid w:val="00BF2CDF"/>
    <w:rsid w:val="00BF2EEE"/>
    <w:rsid w:val="00BF3871"/>
    <w:rsid w:val="00BF3B7B"/>
    <w:rsid w:val="00BF3DEA"/>
    <w:rsid w:val="00BF41E7"/>
    <w:rsid w:val="00BF441C"/>
    <w:rsid w:val="00BF4965"/>
    <w:rsid w:val="00BF5C97"/>
    <w:rsid w:val="00BF6263"/>
    <w:rsid w:val="00BF6D57"/>
    <w:rsid w:val="00BF7107"/>
    <w:rsid w:val="00C016B6"/>
    <w:rsid w:val="00C03172"/>
    <w:rsid w:val="00C0338B"/>
    <w:rsid w:val="00C064B9"/>
    <w:rsid w:val="00C07062"/>
    <w:rsid w:val="00C07182"/>
    <w:rsid w:val="00C0760C"/>
    <w:rsid w:val="00C1028E"/>
    <w:rsid w:val="00C10736"/>
    <w:rsid w:val="00C10BB6"/>
    <w:rsid w:val="00C10F1F"/>
    <w:rsid w:val="00C111F1"/>
    <w:rsid w:val="00C114B6"/>
    <w:rsid w:val="00C120BF"/>
    <w:rsid w:val="00C12A60"/>
    <w:rsid w:val="00C12E0F"/>
    <w:rsid w:val="00C133A8"/>
    <w:rsid w:val="00C13979"/>
    <w:rsid w:val="00C13A2E"/>
    <w:rsid w:val="00C140FA"/>
    <w:rsid w:val="00C155DE"/>
    <w:rsid w:val="00C1577E"/>
    <w:rsid w:val="00C15BB5"/>
    <w:rsid w:val="00C16E2E"/>
    <w:rsid w:val="00C174F0"/>
    <w:rsid w:val="00C17C33"/>
    <w:rsid w:val="00C200E5"/>
    <w:rsid w:val="00C20353"/>
    <w:rsid w:val="00C20A5B"/>
    <w:rsid w:val="00C21CA8"/>
    <w:rsid w:val="00C21F05"/>
    <w:rsid w:val="00C227FC"/>
    <w:rsid w:val="00C22BC7"/>
    <w:rsid w:val="00C23077"/>
    <w:rsid w:val="00C23737"/>
    <w:rsid w:val="00C23C32"/>
    <w:rsid w:val="00C245CA"/>
    <w:rsid w:val="00C24BEB"/>
    <w:rsid w:val="00C24F19"/>
    <w:rsid w:val="00C25102"/>
    <w:rsid w:val="00C253CB"/>
    <w:rsid w:val="00C253D5"/>
    <w:rsid w:val="00C25F9A"/>
    <w:rsid w:val="00C260ED"/>
    <w:rsid w:val="00C2774F"/>
    <w:rsid w:val="00C32607"/>
    <w:rsid w:val="00C32CE5"/>
    <w:rsid w:val="00C331E1"/>
    <w:rsid w:val="00C335B4"/>
    <w:rsid w:val="00C33770"/>
    <w:rsid w:val="00C3387A"/>
    <w:rsid w:val="00C33882"/>
    <w:rsid w:val="00C34672"/>
    <w:rsid w:val="00C3540C"/>
    <w:rsid w:val="00C36263"/>
    <w:rsid w:val="00C3702C"/>
    <w:rsid w:val="00C373BC"/>
    <w:rsid w:val="00C3754F"/>
    <w:rsid w:val="00C376A7"/>
    <w:rsid w:val="00C37B37"/>
    <w:rsid w:val="00C37F47"/>
    <w:rsid w:val="00C41217"/>
    <w:rsid w:val="00C41AA8"/>
    <w:rsid w:val="00C41F56"/>
    <w:rsid w:val="00C4273E"/>
    <w:rsid w:val="00C42AFD"/>
    <w:rsid w:val="00C42DD9"/>
    <w:rsid w:val="00C4395B"/>
    <w:rsid w:val="00C44274"/>
    <w:rsid w:val="00C44683"/>
    <w:rsid w:val="00C4503C"/>
    <w:rsid w:val="00C45891"/>
    <w:rsid w:val="00C45D43"/>
    <w:rsid w:val="00C4603B"/>
    <w:rsid w:val="00C4670C"/>
    <w:rsid w:val="00C477D4"/>
    <w:rsid w:val="00C47B07"/>
    <w:rsid w:val="00C53B86"/>
    <w:rsid w:val="00C54255"/>
    <w:rsid w:val="00C54FE1"/>
    <w:rsid w:val="00C5587C"/>
    <w:rsid w:val="00C56324"/>
    <w:rsid w:val="00C575C4"/>
    <w:rsid w:val="00C57706"/>
    <w:rsid w:val="00C5798B"/>
    <w:rsid w:val="00C6001D"/>
    <w:rsid w:val="00C60511"/>
    <w:rsid w:val="00C60665"/>
    <w:rsid w:val="00C60B4C"/>
    <w:rsid w:val="00C61237"/>
    <w:rsid w:val="00C617D7"/>
    <w:rsid w:val="00C61B66"/>
    <w:rsid w:val="00C62BCD"/>
    <w:rsid w:val="00C636E1"/>
    <w:rsid w:val="00C63907"/>
    <w:rsid w:val="00C650D1"/>
    <w:rsid w:val="00C6591B"/>
    <w:rsid w:val="00C67015"/>
    <w:rsid w:val="00C67904"/>
    <w:rsid w:val="00C679F3"/>
    <w:rsid w:val="00C704B8"/>
    <w:rsid w:val="00C70703"/>
    <w:rsid w:val="00C70770"/>
    <w:rsid w:val="00C70817"/>
    <w:rsid w:val="00C70A35"/>
    <w:rsid w:val="00C70A45"/>
    <w:rsid w:val="00C70DA9"/>
    <w:rsid w:val="00C70FD0"/>
    <w:rsid w:val="00C731E8"/>
    <w:rsid w:val="00C73221"/>
    <w:rsid w:val="00C735AC"/>
    <w:rsid w:val="00C73C9C"/>
    <w:rsid w:val="00C74B4A"/>
    <w:rsid w:val="00C74CE7"/>
    <w:rsid w:val="00C75140"/>
    <w:rsid w:val="00C757C3"/>
    <w:rsid w:val="00C76002"/>
    <w:rsid w:val="00C767E5"/>
    <w:rsid w:val="00C76960"/>
    <w:rsid w:val="00C77007"/>
    <w:rsid w:val="00C772AD"/>
    <w:rsid w:val="00C7761F"/>
    <w:rsid w:val="00C8023D"/>
    <w:rsid w:val="00C81011"/>
    <w:rsid w:val="00C81CA1"/>
    <w:rsid w:val="00C8206F"/>
    <w:rsid w:val="00C82566"/>
    <w:rsid w:val="00C82D9F"/>
    <w:rsid w:val="00C82DC2"/>
    <w:rsid w:val="00C83016"/>
    <w:rsid w:val="00C8416C"/>
    <w:rsid w:val="00C84756"/>
    <w:rsid w:val="00C860BC"/>
    <w:rsid w:val="00C86C20"/>
    <w:rsid w:val="00C86F0F"/>
    <w:rsid w:val="00C8752C"/>
    <w:rsid w:val="00C87B5A"/>
    <w:rsid w:val="00C87C55"/>
    <w:rsid w:val="00C90508"/>
    <w:rsid w:val="00C91928"/>
    <w:rsid w:val="00C92456"/>
    <w:rsid w:val="00C9350E"/>
    <w:rsid w:val="00C93754"/>
    <w:rsid w:val="00C939EE"/>
    <w:rsid w:val="00C9435D"/>
    <w:rsid w:val="00C943F2"/>
    <w:rsid w:val="00C94A8E"/>
    <w:rsid w:val="00C954AC"/>
    <w:rsid w:val="00C95FA9"/>
    <w:rsid w:val="00C960C9"/>
    <w:rsid w:val="00C961AB"/>
    <w:rsid w:val="00C962AE"/>
    <w:rsid w:val="00C9658C"/>
    <w:rsid w:val="00C971D2"/>
    <w:rsid w:val="00C973DF"/>
    <w:rsid w:val="00CA0101"/>
    <w:rsid w:val="00CA09AA"/>
    <w:rsid w:val="00CA1973"/>
    <w:rsid w:val="00CA1AE2"/>
    <w:rsid w:val="00CA1CC4"/>
    <w:rsid w:val="00CA1D64"/>
    <w:rsid w:val="00CA29F8"/>
    <w:rsid w:val="00CA3650"/>
    <w:rsid w:val="00CA37D8"/>
    <w:rsid w:val="00CA39B3"/>
    <w:rsid w:val="00CA4034"/>
    <w:rsid w:val="00CA4472"/>
    <w:rsid w:val="00CA46F5"/>
    <w:rsid w:val="00CA4AE8"/>
    <w:rsid w:val="00CA55FF"/>
    <w:rsid w:val="00CA5BB9"/>
    <w:rsid w:val="00CA6281"/>
    <w:rsid w:val="00CA7E82"/>
    <w:rsid w:val="00CB080F"/>
    <w:rsid w:val="00CB105C"/>
    <w:rsid w:val="00CB1455"/>
    <w:rsid w:val="00CB1E9B"/>
    <w:rsid w:val="00CB2065"/>
    <w:rsid w:val="00CB2754"/>
    <w:rsid w:val="00CB31A1"/>
    <w:rsid w:val="00CB3F0C"/>
    <w:rsid w:val="00CB69A4"/>
    <w:rsid w:val="00CB69FD"/>
    <w:rsid w:val="00CB76BA"/>
    <w:rsid w:val="00CB7907"/>
    <w:rsid w:val="00CB7A5D"/>
    <w:rsid w:val="00CB7C04"/>
    <w:rsid w:val="00CB7E1D"/>
    <w:rsid w:val="00CC0DD4"/>
    <w:rsid w:val="00CC24CD"/>
    <w:rsid w:val="00CC3C7F"/>
    <w:rsid w:val="00CC3D8B"/>
    <w:rsid w:val="00CC426C"/>
    <w:rsid w:val="00CC510D"/>
    <w:rsid w:val="00CC53D5"/>
    <w:rsid w:val="00CC5945"/>
    <w:rsid w:val="00CC59A3"/>
    <w:rsid w:val="00CC695C"/>
    <w:rsid w:val="00CC70CA"/>
    <w:rsid w:val="00CC751A"/>
    <w:rsid w:val="00CC7C0B"/>
    <w:rsid w:val="00CC7E92"/>
    <w:rsid w:val="00CC7FF8"/>
    <w:rsid w:val="00CD0FA4"/>
    <w:rsid w:val="00CD14A0"/>
    <w:rsid w:val="00CD1D48"/>
    <w:rsid w:val="00CD201C"/>
    <w:rsid w:val="00CD2190"/>
    <w:rsid w:val="00CD23D6"/>
    <w:rsid w:val="00CD339D"/>
    <w:rsid w:val="00CD33FF"/>
    <w:rsid w:val="00CD4ACD"/>
    <w:rsid w:val="00CD62D3"/>
    <w:rsid w:val="00CD7D95"/>
    <w:rsid w:val="00CE0438"/>
    <w:rsid w:val="00CE0730"/>
    <w:rsid w:val="00CE0E6D"/>
    <w:rsid w:val="00CE1AF3"/>
    <w:rsid w:val="00CE2B48"/>
    <w:rsid w:val="00CE33AA"/>
    <w:rsid w:val="00CE37A4"/>
    <w:rsid w:val="00CE3B20"/>
    <w:rsid w:val="00CE3D75"/>
    <w:rsid w:val="00CE5375"/>
    <w:rsid w:val="00CE57C5"/>
    <w:rsid w:val="00CE6007"/>
    <w:rsid w:val="00CE6618"/>
    <w:rsid w:val="00CE75FE"/>
    <w:rsid w:val="00CE766E"/>
    <w:rsid w:val="00CF16E8"/>
    <w:rsid w:val="00CF23DB"/>
    <w:rsid w:val="00CF298E"/>
    <w:rsid w:val="00CF2D8F"/>
    <w:rsid w:val="00CF3658"/>
    <w:rsid w:val="00CF5479"/>
    <w:rsid w:val="00CF55EA"/>
    <w:rsid w:val="00CF5BE0"/>
    <w:rsid w:val="00CF685E"/>
    <w:rsid w:val="00CF6977"/>
    <w:rsid w:val="00CF7299"/>
    <w:rsid w:val="00CF75AB"/>
    <w:rsid w:val="00CF788A"/>
    <w:rsid w:val="00CF7C66"/>
    <w:rsid w:val="00CF7E13"/>
    <w:rsid w:val="00CF7E52"/>
    <w:rsid w:val="00D019BE"/>
    <w:rsid w:val="00D0212A"/>
    <w:rsid w:val="00D0314C"/>
    <w:rsid w:val="00D04266"/>
    <w:rsid w:val="00D04774"/>
    <w:rsid w:val="00D04C59"/>
    <w:rsid w:val="00D04CBF"/>
    <w:rsid w:val="00D04E3F"/>
    <w:rsid w:val="00D051FC"/>
    <w:rsid w:val="00D05283"/>
    <w:rsid w:val="00D05C49"/>
    <w:rsid w:val="00D06057"/>
    <w:rsid w:val="00D06299"/>
    <w:rsid w:val="00D06762"/>
    <w:rsid w:val="00D068A2"/>
    <w:rsid w:val="00D06C85"/>
    <w:rsid w:val="00D07B87"/>
    <w:rsid w:val="00D07EB8"/>
    <w:rsid w:val="00D10657"/>
    <w:rsid w:val="00D115DA"/>
    <w:rsid w:val="00D117CB"/>
    <w:rsid w:val="00D12A98"/>
    <w:rsid w:val="00D12FEA"/>
    <w:rsid w:val="00D14800"/>
    <w:rsid w:val="00D1529E"/>
    <w:rsid w:val="00D158F2"/>
    <w:rsid w:val="00D15D46"/>
    <w:rsid w:val="00D15F21"/>
    <w:rsid w:val="00D166AB"/>
    <w:rsid w:val="00D16735"/>
    <w:rsid w:val="00D168C6"/>
    <w:rsid w:val="00D170D2"/>
    <w:rsid w:val="00D176B6"/>
    <w:rsid w:val="00D17DB0"/>
    <w:rsid w:val="00D200B1"/>
    <w:rsid w:val="00D21BED"/>
    <w:rsid w:val="00D24106"/>
    <w:rsid w:val="00D24FD2"/>
    <w:rsid w:val="00D25A20"/>
    <w:rsid w:val="00D25B9A"/>
    <w:rsid w:val="00D25E65"/>
    <w:rsid w:val="00D2618E"/>
    <w:rsid w:val="00D26700"/>
    <w:rsid w:val="00D26C4F"/>
    <w:rsid w:val="00D26E90"/>
    <w:rsid w:val="00D30E4A"/>
    <w:rsid w:val="00D31D4D"/>
    <w:rsid w:val="00D32161"/>
    <w:rsid w:val="00D322F8"/>
    <w:rsid w:val="00D32B00"/>
    <w:rsid w:val="00D32BAD"/>
    <w:rsid w:val="00D34F6A"/>
    <w:rsid w:val="00D355B0"/>
    <w:rsid w:val="00D35B08"/>
    <w:rsid w:val="00D36ADB"/>
    <w:rsid w:val="00D36BEA"/>
    <w:rsid w:val="00D406E0"/>
    <w:rsid w:val="00D40AFA"/>
    <w:rsid w:val="00D4111F"/>
    <w:rsid w:val="00D4119C"/>
    <w:rsid w:val="00D4297D"/>
    <w:rsid w:val="00D42EAA"/>
    <w:rsid w:val="00D43288"/>
    <w:rsid w:val="00D432D1"/>
    <w:rsid w:val="00D43EAF"/>
    <w:rsid w:val="00D44602"/>
    <w:rsid w:val="00D45149"/>
    <w:rsid w:val="00D4541A"/>
    <w:rsid w:val="00D4561C"/>
    <w:rsid w:val="00D45A37"/>
    <w:rsid w:val="00D460B5"/>
    <w:rsid w:val="00D462E1"/>
    <w:rsid w:val="00D46462"/>
    <w:rsid w:val="00D46B71"/>
    <w:rsid w:val="00D47425"/>
    <w:rsid w:val="00D47588"/>
    <w:rsid w:val="00D50187"/>
    <w:rsid w:val="00D5091C"/>
    <w:rsid w:val="00D511B7"/>
    <w:rsid w:val="00D51EF8"/>
    <w:rsid w:val="00D52159"/>
    <w:rsid w:val="00D52EE6"/>
    <w:rsid w:val="00D52F1D"/>
    <w:rsid w:val="00D5362A"/>
    <w:rsid w:val="00D53837"/>
    <w:rsid w:val="00D5439F"/>
    <w:rsid w:val="00D54878"/>
    <w:rsid w:val="00D5496F"/>
    <w:rsid w:val="00D55093"/>
    <w:rsid w:val="00D553CA"/>
    <w:rsid w:val="00D55659"/>
    <w:rsid w:val="00D5568F"/>
    <w:rsid w:val="00D559D2"/>
    <w:rsid w:val="00D55CA4"/>
    <w:rsid w:val="00D57575"/>
    <w:rsid w:val="00D57964"/>
    <w:rsid w:val="00D57F28"/>
    <w:rsid w:val="00D601CE"/>
    <w:rsid w:val="00D60893"/>
    <w:rsid w:val="00D60D15"/>
    <w:rsid w:val="00D60D71"/>
    <w:rsid w:val="00D61D1D"/>
    <w:rsid w:val="00D61D75"/>
    <w:rsid w:val="00D62628"/>
    <w:rsid w:val="00D633C7"/>
    <w:rsid w:val="00D635E0"/>
    <w:rsid w:val="00D63BE4"/>
    <w:rsid w:val="00D642AD"/>
    <w:rsid w:val="00D6593A"/>
    <w:rsid w:val="00D65FD1"/>
    <w:rsid w:val="00D66D9B"/>
    <w:rsid w:val="00D66F7C"/>
    <w:rsid w:val="00D67AF2"/>
    <w:rsid w:val="00D70172"/>
    <w:rsid w:val="00D70CFE"/>
    <w:rsid w:val="00D71285"/>
    <w:rsid w:val="00D729FC"/>
    <w:rsid w:val="00D72E34"/>
    <w:rsid w:val="00D72FBF"/>
    <w:rsid w:val="00D73336"/>
    <w:rsid w:val="00D73E83"/>
    <w:rsid w:val="00D7461D"/>
    <w:rsid w:val="00D7490F"/>
    <w:rsid w:val="00D74C92"/>
    <w:rsid w:val="00D759EA"/>
    <w:rsid w:val="00D7695D"/>
    <w:rsid w:val="00D7740C"/>
    <w:rsid w:val="00D775D1"/>
    <w:rsid w:val="00D776A7"/>
    <w:rsid w:val="00D77DAF"/>
    <w:rsid w:val="00D80987"/>
    <w:rsid w:val="00D81399"/>
    <w:rsid w:val="00D815FA"/>
    <w:rsid w:val="00D827EC"/>
    <w:rsid w:val="00D82B53"/>
    <w:rsid w:val="00D83EBC"/>
    <w:rsid w:val="00D83F67"/>
    <w:rsid w:val="00D85B32"/>
    <w:rsid w:val="00D86635"/>
    <w:rsid w:val="00D87030"/>
    <w:rsid w:val="00D90027"/>
    <w:rsid w:val="00D90A38"/>
    <w:rsid w:val="00D91B20"/>
    <w:rsid w:val="00D93F14"/>
    <w:rsid w:val="00D94308"/>
    <w:rsid w:val="00D9462D"/>
    <w:rsid w:val="00D94CDF"/>
    <w:rsid w:val="00D94F01"/>
    <w:rsid w:val="00D95A5B"/>
    <w:rsid w:val="00D95F82"/>
    <w:rsid w:val="00D963B1"/>
    <w:rsid w:val="00D9654D"/>
    <w:rsid w:val="00D96B40"/>
    <w:rsid w:val="00D96B77"/>
    <w:rsid w:val="00D96F7B"/>
    <w:rsid w:val="00D97767"/>
    <w:rsid w:val="00D977B4"/>
    <w:rsid w:val="00DA00BF"/>
    <w:rsid w:val="00DA03D5"/>
    <w:rsid w:val="00DA0C62"/>
    <w:rsid w:val="00DA19AC"/>
    <w:rsid w:val="00DA21B8"/>
    <w:rsid w:val="00DA2253"/>
    <w:rsid w:val="00DA27F1"/>
    <w:rsid w:val="00DA3D29"/>
    <w:rsid w:val="00DA3D4C"/>
    <w:rsid w:val="00DA42E0"/>
    <w:rsid w:val="00DA6780"/>
    <w:rsid w:val="00DA6C05"/>
    <w:rsid w:val="00DA70A0"/>
    <w:rsid w:val="00DA7140"/>
    <w:rsid w:val="00DA7E15"/>
    <w:rsid w:val="00DB032B"/>
    <w:rsid w:val="00DB0428"/>
    <w:rsid w:val="00DB09E3"/>
    <w:rsid w:val="00DB12AA"/>
    <w:rsid w:val="00DB2AEB"/>
    <w:rsid w:val="00DB2FC5"/>
    <w:rsid w:val="00DB32CC"/>
    <w:rsid w:val="00DB3A5D"/>
    <w:rsid w:val="00DB3EF6"/>
    <w:rsid w:val="00DB3FD9"/>
    <w:rsid w:val="00DB4A06"/>
    <w:rsid w:val="00DB5579"/>
    <w:rsid w:val="00DB6C89"/>
    <w:rsid w:val="00DB6C8F"/>
    <w:rsid w:val="00DB7031"/>
    <w:rsid w:val="00DB7486"/>
    <w:rsid w:val="00DB7751"/>
    <w:rsid w:val="00DB7ACF"/>
    <w:rsid w:val="00DC0D6A"/>
    <w:rsid w:val="00DC0F6D"/>
    <w:rsid w:val="00DC112C"/>
    <w:rsid w:val="00DC15CF"/>
    <w:rsid w:val="00DC1986"/>
    <w:rsid w:val="00DC1A07"/>
    <w:rsid w:val="00DC2C7F"/>
    <w:rsid w:val="00DC2E12"/>
    <w:rsid w:val="00DC3689"/>
    <w:rsid w:val="00DC3CE2"/>
    <w:rsid w:val="00DC3DE9"/>
    <w:rsid w:val="00DC4666"/>
    <w:rsid w:val="00DC503C"/>
    <w:rsid w:val="00DC66F9"/>
    <w:rsid w:val="00DC6A2C"/>
    <w:rsid w:val="00DC6DB4"/>
    <w:rsid w:val="00DC7990"/>
    <w:rsid w:val="00DC79FE"/>
    <w:rsid w:val="00DD01C4"/>
    <w:rsid w:val="00DD08EF"/>
    <w:rsid w:val="00DD1955"/>
    <w:rsid w:val="00DD1C2C"/>
    <w:rsid w:val="00DD2F77"/>
    <w:rsid w:val="00DD2FC1"/>
    <w:rsid w:val="00DD3A4E"/>
    <w:rsid w:val="00DD3B31"/>
    <w:rsid w:val="00DD3BEB"/>
    <w:rsid w:val="00DD3F1C"/>
    <w:rsid w:val="00DD4CA9"/>
    <w:rsid w:val="00DD4EBA"/>
    <w:rsid w:val="00DD5558"/>
    <w:rsid w:val="00DD5666"/>
    <w:rsid w:val="00DD5C74"/>
    <w:rsid w:val="00DD638C"/>
    <w:rsid w:val="00DD6936"/>
    <w:rsid w:val="00DD771F"/>
    <w:rsid w:val="00DD7896"/>
    <w:rsid w:val="00DD7B7E"/>
    <w:rsid w:val="00DE013B"/>
    <w:rsid w:val="00DE0191"/>
    <w:rsid w:val="00DE104C"/>
    <w:rsid w:val="00DE1307"/>
    <w:rsid w:val="00DE14C7"/>
    <w:rsid w:val="00DE1B42"/>
    <w:rsid w:val="00DE1C0C"/>
    <w:rsid w:val="00DE2BB4"/>
    <w:rsid w:val="00DE382C"/>
    <w:rsid w:val="00DE39CC"/>
    <w:rsid w:val="00DE4146"/>
    <w:rsid w:val="00DE4FE5"/>
    <w:rsid w:val="00DE51DA"/>
    <w:rsid w:val="00DE5BF3"/>
    <w:rsid w:val="00DE5CFD"/>
    <w:rsid w:val="00DF0322"/>
    <w:rsid w:val="00DF050D"/>
    <w:rsid w:val="00DF0C5B"/>
    <w:rsid w:val="00DF1293"/>
    <w:rsid w:val="00DF195D"/>
    <w:rsid w:val="00DF3AAB"/>
    <w:rsid w:val="00DF4B74"/>
    <w:rsid w:val="00DF4D86"/>
    <w:rsid w:val="00DF5B1F"/>
    <w:rsid w:val="00DF656F"/>
    <w:rsid w:val="00DF6598"/>
    <w:rsid w:val="00DF6D8D"/>
    <w:rsid w:val="00E00E81"/>
    <w:rsid w:val="00E0193D"/>
    <w:rsid w:val="00E02FA0"/>
    <w:rsid w:val="00E03273"/>
    <w:rsid w:val="00E04A5E"/>
    <w:rsid w:val="00E04C1F"/>
    <w:rsid w:val="00E04E7C"/>
    <w:rsid w:val="00E053EE"/>
    <w:rsid w:val="00E05ACD"/>
    <w:rsid w:val="00E0678E"/>
    <w:rsid w:val="00E07521"/>
    <w:rsid w:val="00E1207D"/>
    <w:rsid w:val="00E12181"/>
    <w:rsid w:val="00E1265A"/>
    <w:rsid w:val="00E12879"/>
    <w:rsid w:val="00E12945"/>
    <w:rsid w:val="00E12D7B"/>
    <w:rsid w:val="00E1354B"/>
    <w:rsid w:val="00E1356D"/>
    <w:rsid w:val="00E150CD"/>
    <w:rsid w:val="00E15B9E"/>
    <w:rsid w:val="00E15F8F"/>
    <w:rsid w:val="00E16074"/>
    <w:rsid w:val="00E20550"/>
    <w:rsid w:val="00E205E1"/>
    <w:rsid w:val="00E20B2F"/>
    <w:rsid w:val="00E20ED2"/>
    <w:rsid w:val="00E21162"/>
    <w:rsid w:val="00E21A91"/>
    <w:rsid w:val="00E22307"/>
    <w:rsid w:val="00E22F90"/>
    <w:rsid w:val="00E23144"/>
    <w:rsid w:val="00E24B60"/>
    <w:rsid w:val="00E25EE0"/>
    <w:rsid w:val="00E26ACE"/>
    <w:rsid w:val="00E26F67"/>
    <w:rsid w:val="00E275CE"/>
    <w:rsid w:val="00E303AA"/>
    <w:rsid w:val="00E30731"/>
    <w:rsid w:val="00E30811"/>
    <w:rsid w:val="00E311B3"/>
    <w:rsid w:val="00E31E38"/>
    <w:rsid w:val="00E32A0C"/>
    <w:rsid w:val="00E32EC1"/>
    <w:rsid w:val="00E344B3"/>
    <w:rsid w:val="00E34C01"/>
    <w:rsid w:val="00E34CCF"/>
    <w:rsid w:val="00E3513E"/>
    <w:rsid w:val="00E35660"/>
    <w:rsid w:val="00E35D61"/>
    <w:rsid w:val="00E3614D"/>
    <w:rsid w:val="00E361CF"/>
    <w:rsid w:val="00E366C2"/>
    <w:rsid w:val="00E367A0"/>
    <w:rsid w:val="00E37A5A"/>
    <w:rsid w:val="00E37CA2"/>
    <w:rsid w:val="00E412BF"/>
    <w:rsid w:val="00E413F9"/>
    <w:rsid w:val="00E420D7"/>
    <w:rsid w:val="00E42911"/>
    <w:rsid w:val="00E429D8"/>
    <w:rsid w:val="00E42A83"/>
    <w:rsid w:val="00E4315C"/>
    <w:rsid w:val="00E438C7"/>
    <w:rsid w:val="00E43ABB"/>
    <w:rsid w:val="00E4531C"/>
    <w:rsid w:val="00E45404"/>
    <w:rsid w:val="00E45A65"/>
    <w:rsid w:val="00E46863"/>
    <w:rsid w:val="00E46B39"/>
    <w:rsid w:val="00E47693"/>
    <w:rsid w:val="00E479C6"/>
    <w:rsid w:val="00E47D1A"/>
    <w:rsid w:val="00E502BE"/>
    <w:rsid w:val="00E502C0"/>
    <w:rsid w:val="00E50D5E"/>
    <w:rsid w:val="00E511C0"/>
    <w:rsid w:val="00E51509"/>
    <w:rsid w:val="00E515FA"/>
    <w:rsid w:val="00E524BF"/>
    <w:rsid w:val="00E52B31"/>
    <w:rsid w:val="00E52E6B"/>
    <w:rsid w:val="00E53C3F"/>
    <w:rsid w:val="00E547B0"/>
    <w:rsid w:val="00E54A05"/>
    <w:rsid w:val="00E54ADB"/>
    <w:rsid w:val="00E54F70"/>
    <w:rsid w:val="00E554C8"/>
    <w:rsid w:val="00E566D3"/>
    <w:rsid w:val="00E568DE"/>
    <w:rsid w:val="00E56C6F"/>
    <w:rsid w:val="00E56D4C"/>
    <w:rsid w:val="00E56F2C"/>
    <w:rsid w:val="00E57ACE"/>
    <w:rsid w:val="00E605D5"/>
    <w:rsid w:val="00E606DC"/>
    <w:rsid w:val="00E6176A"/>
    <w:rsid w:val="00E61AEA"/>
    <w:rsid w:val="00E62BEE"/>
    <w:rsid w:val="00E62CE5"/>
    <w:rsid w:val="00E632C7"/>
    <w:rsid w:val="00E638CC"/>
    <w:rsid w:val="00E6449E"/>
    <w:rsid w:val="00E64AE9"/>
    <w:rsid w:val="00E64EF5"/>
    <w:rsid w:val="00E65CEC"/>
    <w:rsid w:val="00E65DE3"/>
    <w:rsid w:val="00E668D8"/>
    <w:rsid w:val="00E67CC1"/>
    <w:rsid w:val="00E70163"/>
    <w:rsid w:val="00E70369"/>
    <w:rsid w:val="00E70A4C"/>
    <w:rsid w:val="00E712F2"/>
    <w:rsid w:val="00E71484"/>
    <w:rsid w:val="00E71ECF"/>
    <w:rsid w:val="00E720F0"/>
    <w:rsid w:val="00E723F7"/>
    <w:rsid w:val="00E72923"/>
    <w:rsid w:val="00E729FC"/>
    <w:rsid w:val="00E72C0E"/>
    <w:rsid w:val="00E73324"/>
    <w:rsid w:val="00E7332A"/>
    <w:rsid w:val="00E73651"/>
    <w:rsid w:val="00E738FA"/>
    <w:rsid w:val="00E74021"/>
    <w:rsid w:val="00E7458C"/>
    <w:rsid w:val="00E75E8C"/>
    <w:rsid w:val="00E76630"/>
    <w:rsid w:val="00E76B30"/>
    <w:rsid w:val="00E76B82"/>
    <w:rsid w:val="00E76BF4"/>
    <w:rsid w:val="00E77ACD"/>
    <w:rsid w:val="00E80652"/>
    <w:rsid w:val="00E80AE5"/>
    <w:rsid w:val="00E81FB9"/>
    <w:rsid w:val="00E82602"/>
    <w:rsid w:val="00E82CDB"/>
    <w:rsid w:val="00E82EBC"/>
    <w:rsid w:val="00E82EE2"/>
    <w:rsid w:val="00E82F78"/>
    <w:rsid w:val="00E830E4"/>
    <w:rsid w:val="00E84140"/>
    <w:rsid w:val="00E841E0"/>
    <w:rsid w:val="00E84561"/>
    <w:rsid w:val="00E849CD"/>
    <w:rsid w:val="00E84C28"/>
    <w:rsid w:val="00E84C8A"/>
    <w:rsid w:val="00E87E9D"/>
    <w:rsid w:val="00E90798"/>
    <w:rsid w:val="00E91B3D"/>
    <w:rsid w:val="00E91B7E"/>
    <w:rsid w:val="00E92687"/>
    <w:rsid w:val="00E9362D"/>
    <w:rsid w:val="00E93F53"/>
    <w:rsid w:val="00E942E8"/>
    <w:rsid w:val="00E9461A"/>
    <w:rsid w:val="00E954E6"/>
    <w:rsid w:val="00E9562C"/>
    <w:rsid w:val="00E957D1"/>
    <w:rsid w:val="00E96063"/>
    <w:rsid w:val="00E960C0"/>
    <w:rsid w:val="00E97654"/>
    <w:rsid w:val="00E978AA"/>
    <w:rsid w:val="00E97BA4"/>
    <w:rsid w:val="00E97C57"/>
    <w:rsid w:val="00EA04B8"/>
    <w:rsid w:val="00EA06E0"/>
    <w:rsid w:val="00EA0B4C"/>
    <w:rsid w:val="00EA0E78"/>
    <w:rsid w:val="00EA13B7"/>
    <w:rsid w:val="00EA150A"/>
    <w:rsid w:val="00EA17EE"/>
    <w:rsid w:val="00EA2268"/>
    <w:rsid w:val="00EA35AC"/>
    <w:rsid w:val="00EA35E1"/>
    <w:rsid w:val="00EA364E"/>
    <w:rsid w:val="00EA3A05"/>
    <w:rsid w:val="00EA3B62"/>
    <w:rsid w:val="00EA3C3B"/>
    <w:rsid w:val="00EA4AE0"/>
    <w:rsid w:val="00EA5222"/>
    <w:rsid w:val="00EA5A89"/>
    <w:rsid w:val="00EA77A9"/>
    <w:rsid w:val="00EB0E70"/>
    <w:rsid w:val="00EB1173"/>
    <w:rsid w:val="00EB1257"/>
    <w:rsid w:val="00EB188A"/>
    <w:rsid w:val="00EB22E1"/>
    <w:rsid w:val="00EB2568"/>
    <w:rsid w:val="00EB2A72"/>
    <w:rsid w:val="00EB2C80"/>
    <w:rsid w:val="00EB2E4B"/>
    <w:rsid w:val="00EB2EA9"/>
    <w:rsid w:val="00EB2F8C"/>
    <w:rsid w:val="00EB3495"/>
    <w:rsid w:val="00EB3ED0"/>
    <w:rsid w:val="00EB3EE6"/>
    <w:rsid w:val="00EB4F96"/>
    <w:rsid w:val="00EB511F"/>
    <w:rsid w:val="00EB546C"/>
    <w:rsid w:val="00EB590A"/>
    <w:rsid w:val="00EB676E"/>
    <w:rsid w:val="00EB7400"/>
    <w:rsid w:val="00EB7530"/>
    <w:rsid w:val="00EC022C"/>
    <w:rsid w:val="00EC04C8"/>
    <w:rsid w:val="00EC10AA"/>
    <w:rsid w:val="00EC15A5"/>
    <w:rsid w:val="00EC1D25"/>
    <w:rsid w:val="00EC2095"/>
    <w:rsid w:val="00EC2784"/>
    <w:rsid w:val="00EC2DB6"/>
    <w:rsid w:val="00EC2DBE"/>
    <w:rsid w:val="00EC3AE0"/>
    <w:rsid w:val="00EC3E0C"/>
    <w:rsid w:val="00EC48B4"/>
    <w:rsid w:val="00EC4E01"/>
    <w:rsid w:val="00EC55CE"/>
    <w:rsid w:val="00EC575A"/>
    <w:rsid w:val="00EC5F7C"/>
    <w:rsid w:val="00EC6CDC"/>
    <w:rsid w:val="00EC7C64"/>
    <w:rsid w:val="00EC7CDD"/>
    <w:rsid w:val="00ED025F"/>
    <w:rsid w:val="00ED0C2F"/>
    <w:rsid w:val="00ED170A"/>
    <w:rsid w:val="00ED2219"/>
    <w:rsid w:val="00ED2CD6"/>
    <w:rsid w:val="00ED2DFF"/>
    <w:rsid w:val="00ED3247"/>
    <w:rsid w:val="00ED3D8B"/>
    <w:rsid w:val="00ED4545"/>
    <w:rsid w:val="00ED457B"/>
    <w:rsid w:val="00ED45D4"/>
    <w:rsid w:val="00ED572A"/>
    <w:rsid w:val="00ED5B50"/>
    <w:rsid w:val="00ED761C"/>
    <w:rsid w:val="00EE0C22"/>
    <w:rsid w:val="00EE1459"/>
    <w:rsid w:val="00EE272F"/>
    <w:rsid w:val="00EE27EA"/>
    <w:rsid w:val="00EE2BAD"/>
    <w:rsid w:val="00EE33E7"/>
    <w:rsid w:val="00EE3686"/>
    <w:rsid w:val="00EE3FE3"/>
    <w:rsid w:val="00EE4621"/>
    <w:rsid w:val="00EE5734"/>
    <w:rsid w:val="00EE5794"/>
    <w:rsid w:val="00EE593D"/>
    <w:rsid w:val="00EE6667"/>
    <w:rsid w:val="00EE669A"/>
    <w:rsid w:val="00EE7B95"/>
    <w:rsid w:val="00EE7DE1"/>
    <w:rsid w:val="00EF044B"/>
    <w:rsid w:val="00EF26C5"/>
    <w:rsid w:val="00EF2A57"/>
    <w:rsid w:val="00EF2E4C"/>
    <w:rsid w:val="00EF30F4"/>
    <w:rsid w:val="00EF3517"/>
    <w:rsid w:val="00EF3A4F"/>
    <w:rsid w:val="00EF4C5E"/>
    <w:rsid w:val="00EF4DC5"/>
    <w:rsid w:val="00EF53C9"/>
    <w:rsid w:val="00EF5822"/>
    <w:rsid w:val="00EF6200"/>
    <w:rsid w:val="00EF799F"/>
    <w:rsid w:val="00EF7F0A"/>
    <w:rsid w:val="00F0064D"/>
    <w:rsid w:val="00F0206E"/>
    <w:rsid w:val="00F02A3A"/>
    <w:rsid w:val="00F02B2C"/>
    <w:rsid w:val="00F0529A"/>
    <w:rsid w:val="00F055EA"/>
    <w:rsid w:val="00F05D37"/>
    <w:rsid w:val="00F0694B"/>
    <w:rsid w:val="00F07E40"/>
    <w:rsid w:val="00F102CA"/>
    <w:rsid w:val="00F10B61"/>
    <w:rsid w:val="00F11406"/>
    <w:rsid w:val="00F1181A"/>
    <w:rsid w:val="00F11F72"/>
    <w:rsid w:val="00F12238"/>
    <w:rsid w:val="00F12245"/>
    <w:rsid w:val="00F13995"/>
    <w:rsid w:val="00F13AE6"/>
    <w:rsid w:val="00F13E84"/>
    <w:rsid w:val="00F1439F"/>
    <w:rsid w:val="00F14733"/>
    <w:rsid w:val="00F15076"/>
    <w:rsid w:val="00F15CFA"/>
    <w:rsid w:val="00F161F4"/>
    <w:rsid w:val="00F16431"/>
    <w:rsid w:val="00F17773"/>
    <w:rsid w:val="00F17E3C"/>
    <w:rsid w:val="00F21C03"/>
    <w:rsid w:val="00F22D82"/>
    <w:rsid w:val="00F23C1F"/>
    <w:rsid w:val="00F23F42"/>
    <w:rsid w:val="00F24100"/>
    <w:rsid w:val="00F24901"/>
    <w:rsid w:val="00F24A81"/>
    <w:rsid w:val="00F259B2"/>
    <w:rsid w:val="00F25D70"/>
    <w:rsid w:val="00F2681A"/>
    <w:rsid w:val="00F26BBF"/>
    <w:rsid w:val="00F273C7"/>
    <w:rsid w:val="00F27755"/>
    <w:rsid w:val="00F30846"/>
    <w:rsid w:val="00F313C6"/>
    <w:rsid w:val="00F31B39"/>
    <w:rsid w:val="00F321D6"/>
    <w:rsid w:val="00F32830"/>
    <w:rsid w:val="00F32B86"/>
    <w:rsid w:val="00F32BA9"/>
    <w:rsid w:val="00F32E14"/>
    <w:rsid w:val="00F33865"/>
    <w:rsid w:val="00F33C0B"/>
    <w:rsid w:val="00F35DDA"/>
    <w:rsid w:val="00F3629A"/>
    <w:rsid w:val="00F369A2"/>
    <w:rsid w:val="00F37003"/>
    <w:rsid w:val="00F37079"/>
    <w:rsid w:val="00F37585"/>
    <w:rsid w:val="00F37886"/>
    <w:rsid w:val="00F401CD"/>
    <w:rsid w:val="00F406E5"/>
    <w:rsid w:val="00F41376"/>
    <w:rsid w:val="00F42442"/>
    <w:rsid w:val="00F426C3"/>
    <w:rsid w:val="00F4295D"/>
    <w:rsid w:val="00F4419A"/>
    <w:rsid w:val="00F4457F"/>
    <w:rsid w:val="00F45C76"/>
    <w:rsid w:val="00F46137"/>
    <w:rsid w:val="00F46CF7"/>
    <w:rsid w:val="00F500E0"/>
    <w:rsid w:val="00F50C27"/>
    <w:rsid w:val="00F50E78"/>
    <w:rsid w:val="00F53408"/>
    <w:rsid w:val="00F541ED"/>
    <w:rsid w:val="00F54E0A"/>
    <w:rsid w:val="00F55150"/>
    <w:rsid w:val="00F5581D"/>
    <w:rsid w:val="00F56323"/>
    <w:rsid w:val="00F6161B"/>
    <w:rsid w:val="00F61686"/>
    <w:rsid w:val="00F61EAE"/>
    <w:rsid w:val="00F62922"/>
    <w:rsid w:val="00F62E30"/>
    <w:rsid w:val="00F62EAE"/>
    <w:rsid w:val="00F63585"/>
    <w:rsid w:val="00F63920"/>
    <w:rsid w:val="00F6475D"/>
    <w:rsid w:val="00F64913"/>
    <w:rsid w:val="00F64EB0"/>
    <w:rsid w:val="00F6545F"/>
    <w:rsid w:val="00F66101"/>
    <w:rsid w:val="00F66A2D"/>
    <w:rsid w:val="00F66ACC"/>
    <w:rsid w:val="00F715C4"/>
    <w:rsid w:val="00F73F1D"/>
    <w:rsid w:val="00F74493"/>
    <w:rsid w:val="00F74C45"/>
    <w:rsid w:val="00F74E4F"/>
    <w:rsid w:val="00F754D1"/>
    <w:rsid w:val="00F75AEA"/>
    <w:rsid w:val="00F76551"/>
    <w:rsid w:val="00F7658A"/>
    <w:rsid w:val="00F8008B"/>
    <w:rsid w:val="00F80354"/>
    <w:rsid w:val="00F809E4"/>
    <w:rsid w:val="00F80BA7"/>
    <w:rsid w:val="00F810FA"/>
    <w:rsid w:val="00F81323"/>
    <w:rsid w:val="00F81BA9"/>
    <w:rsid w:val="00F81CCA"/>
    <w:rsid w:val="00F83A42"/>
    <w:rsid w:val="00F84549"/>
    <w:rsid w:val="00F84829"/>
    <w:rsid w:val="00F84C51"/>
    <w:rsid w:val="00F85291"/>
    <w:rsid w:val="00F853CF"/>
    <w:rsid w:val="00F8586C"/>
    <w:rsid w:val="00F86C43"/>
    <w:rsid w:val="00F874D3"/>
    <w:rsid w:val="00F87A3A"/>
    <w:rsid w:val="00F90097"/>
    <w:rsid w:val="00F9059C"/>
    <w:rsid w:val="00F90A10"/>
    <w:rsid w:val="00F90FFF"/>
    <w:rsid w:val="00F91546"/>
    <w:rsid w:val="00F92156"/>
    <w:rsid w:val="00F92161"/>
    <w:rsid w:val="00F9217E"/>
    <w:rsid w:val="00F933AD"/>
    <w:rsid w:val="00F9377D"/>
    <w:rsid w:val="00F9434B"/>
    <w:rsid w:val="00F956C2"/>
    <w:rsid w:val="00F95919"/>
    <w:rsid w:val="00F95D93"/>
    <w:rsid w:val="00F96754"/>
    <w:rsid w:val="00F97AFC"/>
    <w:rsid w:val="00FA02D4"/>
    <w:rsid w:val="00FA073D"/>
    <w:rsid w:val="00FA07A0"/>
    <w:rsid w:val="00FA0A11"/>
    <w:rsid w:val="00FA0D43"/>
    <w:rsid w:val="00FA10CF"/>
    <w:rsid w:val="00FA2728"/>
    <w:rsid w:val="00FA308A"/>
    <w:rsid w:val="00FA39CD"/>
    <w:rsid w:val="00FA3DD9"/>
    <w:rsid w:val="00FA4AEC"/>
    <w:rsid w:val="00FA52CF"/>
    <w:rsid w:val="00FA5987"/>
    <w:rsid w:val="00FA6168"/>
    <w:rsid w:val="00FA70D1"/>
    <w:rsid w:val="00FA7438"/>
    <w:rsid w:val="00FB0CE7"/>
    <w:rsid w:val="00FB1299"/>
    <w:rsid w:val="00FB1ABF"/>
    <w:rsid w:val="00FB1BB0"/>
    <w:rsid w:val="00FB1EC9"/>
    <w:rsid w:val="00FB1FB6"/>
    <w:rsid w:val="00FB2043"/>
    <w:rsid w:val="00FB2931"/>
    <w:rsid w:val="00FB3636"/>
    <w:rsid w:val="00FB460C"/>
    <w:rsid w:val="00FB47B2"/>
    <w:rsid w:val="00FB5F88"/>
    <w:rsid w:val="00FB6129"/>
    <w:rsid w:val="00FB6A93"/>
    <w:rsid w:val="00FB6C35"/>
    <w:rsid w:val="00FB7997"/>
    <w:rsid w:val="00FB79B0"/>
    <w:rsid w:val="00FB7CCE"/>
    <w:rsid w:val="00FB7F70"/>
    <w:rsid w:val="00FB7FCF"/>
    <w:rsid w:val="00FC16D6"/>
    <w:rsid w:val="00FC22F6"/>
    <w:rsid w:val="00FC2EBB"/>
    <w:rsid w:val="00FC31EC"/>
    <w:rsid w:val="00FC369C"/>
    <w:rsid w:val="00FC3B78"/>
    <w:rsid w:val="00FC420F"/>
    <w:rsid w:val="00FC51AD"/>
    <w:rsid w:val="00FC5314"/>
    <w:rsid w:val="00FC54AE"/>
    <w:rsid w:val="00FC66E2"/>
    <w:rsid w:val="00FC66EE"/>
    <w:rsid w:val="00FC729F"/>
    <w:rsid w:val="00FD2051"/>
    <w:rsid w:val="00FD24FA"/>
    <w:rsid w:val="00FD2804"/>
    <w:rsid w:val="00FD30D3"/>
    <w:rsid w:val="00FD3103"/>
    <w:rsid w:val="00FD5113"/>
    <w:rsid w:val="00FD6CCB"/>
    <w:rsid w:val="00FD6F8A"/>
    <w:rsid w:val="00FE02CD"/>
    <w:rsid w:val="00FE0374"/>
    <w:rsid w:val="00FE1187"/>
    <w:rsid w:val="00FE1F81"/>
    <w:rsid w:val="00FE2532"/>
    <w:rsid w:val="00FE36A9"/>
    <w:rsid w:val="00FE37D9"/>
    <w:rsid w:val="00FE3ED1"/>
    <w:rsid w:val="00FE4F41"/>
    <w:rsid w:val="00FE5455"/>
    <w:rsid w:val="00FE587A"/>
    <w:rsid w:val="00FE58B0"/>
    <w:rsid w:val="00FE5C75"/>
    <w:rsid w:val="00FE5D51"/>
    <w:rsid w:val="00FE6B96"/>
    <w:rsid w:val="00FE7521"/>
    <w:rsid w:val="00FF01F1"/>
    <w:rsid w:val="00FF0EEA"/>
    <w:rsid w:val="00FF1147"/>
    <w:rsid w:val="00FF1CA5"/>
    <w:rsid w:val="00FF1EBF"/>
    <w:rsid w:val="00FF2841"/>
    <w:rsid w:val="00FF3DEF"/>
    <w:rsid w:val="00FF43AA"/>
    <w:rsid w:val="00FF448A"/>
    <w:rsid w:val="00FF457E"/>
    <w:rsid w:val="00FF472A"/>
    <w:rsid w:val="00FF4841"/>
    <w:rsid w:val="00FF4A98"/>
    <w:rsid w:val="00FF4D67"/>
    <w:rsid w:val="00FF627F"/>
    <w:rsid w:val="00FF6E36"/>
    <w:rsid w:val="00FF6E66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3DB192D"/>
  <w15:docId w15:val="{AE390DD8-46D2-4D31-BECD-106BC397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iPriority="9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Pr>
      <w:sz w:val="24"/>
    </w:rPr>
  </w:style>
  <w:style w:type="paragraph" w:styleId="1">
    <w:name w:val="heading 1"/>
    <w:aliases w:val="계약제목1,조문제목,Chapter Title"/>
    <w:basedOn w:val="a6"/>
    <w:link w:val="1Char"/>
    <w:qFormat/>
    <w:rsid w:val="001000FF"/>
    <w:pPr>
      <w:numPr>
        <w:numId w:val="38"/>
      </w:numPr>
      <w:wordWrap w:val="0"/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szCs w:val="23"/>
      <w:lang w:eastAsia="ko-KR"/>
    </w:rPr>
  </w:style>
  <w:style w:type="paragraph" w:styleId="20">
    <w:name w:val="heading 2"/>
    <w:aliases w:val="계약제목2"/>
    <w:basedOn w:val="a6"/>
    <w:link w:val="2Char"/>
    <w:autoRedefine/>
    <w:qFormat/>
    <w:rsid w:val="0091318D"/>
    <w:pPr>
      <w:numPr>
        <w:ilvl w:val="1"/>
        <w:numId w:val="38"/>
      </w:numPr>
      <w:wordWrap w:val="0"/>
      <w:autoSpaceDN w:val="0"/>
      <w:adjustRightInd w:val="0"/>
      <w:spacing w:after="240" w:line="312" w:lineRule="auto"/>
      <w:jc w:val="both"/>
      <w:textAlignment w:val="baseline"/>
      <w:outlineLvl w:val="1"/>
    </w:pPr>
    <w:rPr>
      <w:rFonts w:eastAsia="바탕"/>
      <w:color w:val="000000"/>
      <w:sz w:val="23"/>
      <w:szCs w:val="23"/>
      <w:u w:val="single"/>
      <w:lang w:eastAsia="ko-KR"/>
    </w:rPr>
  </w:style>
  <w:style w:type="paragraph" w:styleId="32">
    <w:name w:val="heading 3"/>
    <w:basedOn w:val="a6"/>
    <w:link w:val="3Char"/>
    <w:autoRedefine/>
    <w:qFormat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nhideWhenUsed/>
    <w:qFormat/>
    <w:pPr>
      <w:numPr>
        <w:ilvl w:val="4"/>
        <w:numId w:val="38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nhideWhenUsed/>
    <w:qFormat/>
    <w:pPr>
      <w:numPr>
        <w:ilvl w:val="5"/>
        <w:numId w:val="38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nhideWhenUsed/>
    <w:qFormat/>
    <w:pPr>
      <w:numPr>
        <w:ilvl w:val="6"/>
        <w:numId w:val="38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nhideWhenUsed/>
    <w:qFormat/>
    <w:pPr>
      <w:numPr>
        <w:ilvl w:val="7"/>
        <w:numId w:val="38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nhideWhenUsed/>
    <w:qFormat/>
    <w:pPr>
      <w:numPr>
        <w:ilvl w:val="8"/>
        <w:numId w:val="38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Char">
    <w:name w:val="글자만 Char"/>
    <w:basedOn w:val="a7"/>
    <w:link w:val="aa"/>
    <w:semiHidden/>
    <w:rsid w:val="00BD66C4"/>
    <w:rPr>
      <w:rFonts w:ascii="Courier New" w:hAnsi="Courier New"/>
      <w:sz w:val="24"/>
    </w:rPr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aliases w:val="bt,_SWBodyText"/>
    <w:basedOn w:val="a6"/>
    <w:link w:val="Char0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1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2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3"/>
    <w:rPr>
      <w:sz w:val="20"/>
    </w:rPr>
  </w:style>
  <w:style w:type="paragraph" w:styleId="af3">
    <w:name w:val="Date"/>
    <w:aliases w:val="d"/>
    <w:basedOn w:val="a6"/>
    <w:next w:val="a6"/>
    <w:link w:val="Char4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uiPriority w:val="99"/>
    <w:semiHidden/>
    <w:rPr>
      <w:vertAlign w:val="superscript"/>
    </w:rPr>
  </w:style>
  <w:style w:type="paragraph" w:styleId="af8">
    <w:name w:val="endnote text"/>
    <w:basedOn w:val="a6"/>
    <w:link w:val="Char5"/>
    <w:uiPriority w:val="99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aliases w:val="번호 없는 경우"/>
    <w:basedOn w:val="a6"/>
    <w:link w:val="Char6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semiHidden/>
    <w:unhideWhenUsed/>
    <w:rPr>
      <w:vertAlign w:val="superscript"/>
    </w:rPr>
  </w:style>
  <w:style w:type="paragraph" w:styleId="afe">
    <w:name w:val="footnote text"/>
    <w:basedOn w:val="a6"/>
    <w:link w:val="Char7"/>
    <w:pPr>
      <w:spacing w:after="240"/>
      <w:ind w:left="720" w:hanging="720"/>
    </w:pPr>
  </w:style>
  <w:style w:type="paragraph" w:styleId="aff">
    <w:name w:val="header"/>
    <w:basedOn w:val="a6"/>
    <w:link w:val="Char8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1">
    <w:name w:val="List Number 2"/>
    <w:basedOn w:val="ae"/>
    <w:autoRedefine/>
    <w:pPr>
      <w:numPr>
        <w:numId w:val="8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9"/>
  </w:style>
  <w:style w:type="character" w:styleId="affa">
    <w:name w:val="page number"/>
    <w:basedOn w:val="a7"/>
    <w:unhideWhenUsed/>
  </w:style>
  <w:style w:type="paragraph" w:styleId="aa">
    <w:name w:val="Plain Text"/>
    <w:basedOn w:val="a6"/>
    <w:link w:val="Char"/>
    <w:semiHidden/>
    <w:rPr>
      <w:rFonts w:ascii="Courier New" w:hAnsi="Courier New"/>
    </w:rPr>
  </w:style>
  <w:style w:type="paragraph" w:styleId="affb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c">
    <w:name w:val="Signature"/>
    <w:basedOn w:val="a6"/>
    <w:pPr>
      <w:ind w:left="4320"/>
    </w:pPr>
  </w:style>
  <w:style w:type="character" w:styleId="affd">
    <w:name w:val="Strong"/>
    <w:basedOn w:val="a7"/>
    <w:rPr>
      <w:b/>
    </w:rPr>
  </w:style>
  <w:style w:type="paragraph" w:styleId="affe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0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1">
    <w:name w:val="Table Grid"/>
    <w:basedOn w:val="a8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2">
    <w:name w:val="table of authorities"/>
    <w:basedOn w:val="a6"/>
    <w:next w:val="a6"/>
    <w:semiHidden/>
    <w:unhideWhenUsed/>
    <w:pPr>
      <w:ind w:left="240" w:hanging="240"/>
    </w:pPr>
  </w:style>
  <w:style w:type="paragraph" w:styleId="afff3">
    <w:name w:val="table of figures"/>
    <w:basedOn w:val="a6"/>
    <w:next w:val="a6"/>
    <w:semiHidden/>
    <w:unhideWhenUsed/>
    <w:pPr>
      <w:ind w:left="480" w:hanging="480"/>
    </w:pPr>
  </w:style>
  <w:style w:type="table" w:styleId="afff4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5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Title"/>
    <w:basedOn w:val="a6"/>
    <w:pPr>
      <w:keepNext/>
      <w:spacing w:after="240"/>
      <w:jc w:val="center"/>
    </w:pPr>
    <w:rPr>
      <w:b/>
      <w:caps/>
    </w:rPr>
  </w:style>
  <w:style w:type="paragraph" w:styleId="afff7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DA3D29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2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0"/>
    <w:rsid w:val="0091318D"/>
    <w:rPr>
      <w:rFonts w:eastAsia="바탕"/>
      <w:color w:val="000000"/>
      <w:sz w:val="23"/>
      <w:szCs w:val="23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6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7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7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6">
    <w:name w:val="바닥글 Char"/>
    <w:aliases w:val="번호 없는 경우 Char"/>
    <w:basedOn w:val="a7"/>
    <w:link w:val="afc"/>
    <w:uiPriority w:val="99"/>
    <w:rPr>
      <w:sz w:val="24"/>
    </w:rPr>
  </w:style>
  <w:style w:type="paragraph" w:styleId="afff8">
    <w:name w:val="Balloon Text"/>
    <w:basedOn w:val="a6"/>
    <w:link w:val="Char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a">
    <w:name w:val="풍선 도움말 텍스트 Char"/>
    <w:basedOn w:val="a7"/>
    <w:link w:val="afff8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9">
    <w:name w:val="Bibliography"/>
    <w:basedOn w:val="a6"/>
    <w:next w:val="a6"/>
  </w:style>
  <w:style w:type="paragraph" w:styleId="afffa">
    <w:name w:val="annotation subject"/>
    <w:basedOn w:val="af2"/>
    <w:next w:val="af2"/>
    <w:link w:val="Charb"/>
    <w:pPr>
      <w:spacing w:line="240" w:lineRule="auto"/>
    </w:pPr>
    <w:rPr>
      <w:b/>
      <w:bCs/>
    </w:rPr>
  </w:style>
  <w:style w:type="character" w:customStyle="1" w:styleId="Char3">
    <w:name w:val="메모 텍스트 Char"/>
    <w:basedOn w:val="a7"/>
    <w:link w:val="af2"/>
  </w:style>
  <w:style w:type="character" w:customStyle="1" w:styleId="Charb">
    <w:name w:val="메모 주제 Char"/>
    <w:basedOn w:val="Char3"/>
    <w:link w:val="afffa"/>
    <w:rPr>
      <w:b/>
      <w:bCs/>
    </w:rPr>
  </w:style>
  <w:style w:type="paragraph" w:styleId="afffb">
    <w:name w:val="Intense Quote"/>
    <w:basedOn w:val="a6"/>
    <w:next w:val="a6"/>
    <w:link w:val="Charc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c">
    <w:name w:val="강한 인용 Char"/>
    <w:basedOn w:val="a7"/>
    <w:link w:val="afffb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9"/>
      </w:numPr>
      <w:contextualSpacing/>
    </w:pPr>
  </w:style>
  <w:style w:type="paragraph" w:styleId="50">
    <w:name w:val="List Bullet 5"/>
    <w:basedOn w:val="a6"/>
    <w:pPr>
      <w:numPr>
        <w:numId w:val="10"/>
      </w:numPr>
      <w:contextualSpacing/>
    </w:pPr>
  </w:style>
  <w:style w:type="paragraph" w:styleId="4">
    <w:name w:val="List Number 4"/>
    <w:basedOn w:val="a6"/>
    <w:pPr>
      <w:numPr>
        <w:numId w:val="11"/>
      </w:numPr>
      <w:contextualSpacing/>
    </w:pPr>
  </w:style>
  <w:style w:type="paragraph" w:styleId="5">
    <w:name w:val="List Number 5"/>
    <w:basedOn w:val="a6"/>
    <w:pPr>
      <w:numPr>
        <w:numId w:val="12"/>
      </w:numPr>
      <w:contextualSpacing/>
    </w:pPr>
  </w:style>
  <w:style w:type="paragraph" w:styleId="afffc">
    <w:name w:val="List Paragraph"/>
    <w:aliases w:val="Source,표준글,설명문단,설명문단CxSpLast,Driving Outline,숫자 제목"/>
    <w:basedOn w:val="a6"/>
    <w:link w:val="Chard"/>
    <w:qFormat/>
    <w:pPr>
      <w:ind w:left="720"/>
      <w:contextualSpacing/>
    </w:pPr>
  </w:style>
  <w:style w:type="paragraph" w:styleId="afffd">
    <w:name w:val="No Spacing"/>
    <w:semiHidden/>
    <w:qFormat/>
    <w:pPr>
      <w:spacing w:after="0" w:line="240" w:lineRule="auto"/>
    </w:pPr>
    <w:rPr>
      <w:sz w:val="24"/>
    </w:rPr>
  </w:style>
  <w:style w:type="paragraph" w:styleId="afffe">
    <w:name w:val="Quote"/>
    <w:basedOn w:val="a6"/>
    <w:next w:val="a6"/>
    <w:link w:val="Chare"/>
    <w:semiHidden/>
    <w:qFormat/>
    <w:rPr>
      <w:i/>
      <w:iCs/>
      <w:color w:val="000000" w:themeColor="text1"/>
    </w:rPr>
  </w:style>
  <w:style w:type="character" w:customStyle="1" w:styleId="Chare">
    <w:name w:val="인용 Char"/>
    <w:basedOn w:val="a7"/>
    <w:link w:val="afffe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조문제목 Char,Chapter Title Char"/>
    <w:link w:val="1"/>
    <w:rsid w:val="001000FF"/>
    <w:rPr>
      <w:rFonts w:eastAsia="바탕"/>
      <w:b/>
      <w:color w:val="000000"/>
      <w:sz w:val="23"/>
      <w:szCs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rPr>
      <w:color w:val="000000"/>
      <w:sz w:val="24"/>
    </w:rPr>
  </w:style>
  <w:style w:type="character" w:customStyle="1" w:styleId="6Char">
    <w:name w:val="제목 6 Char"/>
    <w:link w:val="6"/>
    <w:rPr>
      <w:color w:val="000000"/>
      <w:sz w:val="24"/>
    </w:rPr>
  </w:style>
  <w:style w:type="character" w:customStyle="1" w:styleId="7Char">
    <w:name w:val="제목 7 Char"/>
    <w:link w:val="7"/>
    <w:rPr>
      <w:color w:val="000000"/>
      <w:sz w:val="24"/>
    </w:rPr>
  </w:style>
  <w:style w:type="character" w:customStyle="1" w:styleId="8Char">
    <w:name w:val="제목 8 Char"/>
    <w:link w:val="8"/>
    <w:rPr>
      <w:color w:val="000000"/>
      <w:sz w:val="24"/>
    </w:rPr>
  </w:style>
  <w:style w:type="character" w:customStyle="1" w:styleId="9Char">
    <w:name w:val="제목 9 Char"/>
    <w:link w:val="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6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4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28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5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6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0"/>
      </w:numPr>
    </w:pPr>
    <w:rPr>
      <w:sz w:val="24"/>
    </w:rPr>
  </w:style>
  <w:style w:type="paragraph" w:customStyle="1" w:styleId="12-2">
    <w:name w:val="표준12-2"/>
    <w:basedOn w:val="14-2"/>
    <w:pPr>
      <w:numPr>
        <w:numId w:val="15"/>
      </w:numPr>
    </w:pPr>
    <w:rPr>
      <w:sz w:val="24"/>
    </w:rPr>
  </w:style>
  <w:style w:type="paragraph" w:customStyle="1" w:styleId="12-3">
    <w:name w:val="표준12-3"/>
    <w:basedOn w:val="14-3"/>
    <w:pPr>
      <w:numPr>
        <w:numId w:val="13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4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7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18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19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1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2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3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29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7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8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9">
    <w:name w:val="각주/미주 머리글 Char"/>
    <w:link w:val="aff9"/>
    <w:rPr>
      <w:sz w:val="24"/>
    </w:rPr>
  </w:style>
  <w:style w:type="character" w:customStyle="1" w:styleId="Char2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4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0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0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0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0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1">
    <w:name w:val="바탕글"/>
    <w:basedOn w:val="a6"/>
    <w:link w:val="Charf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1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2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f">
    <w:name w:val="바탕글 Char"/>
    <w:link w:val="affff1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qFormat/>
    <w:rsid w:val="001000FF"/>
    <w:pPr>
      <w:numPr>
        <w:ilvl w:val="2"/>
        <w:numId w:val="38"/>
      </w:numPr>
      <w:tabs>
        <w:tab w:val="clear" w:pos="1843"/>
      </w:tabs>
      <w:wordWrap w:val="0"/>
    </w:pPr>
    <w:rPr>
      <w:sz w:val="23"/>
      <w:szCs w:val="23"/>
    </w:rPr>
  </w:style>
  <w:style w:type="paragraph" w:customStyle="1" w:styleId="41">
    <w:name w:val="계약제목4"/>
    <w:basedOn w:val="ad"/>
    <w:link w:val="4Char0"/>
    <w:qFormat/>
    <w:rsid w:val="002076B3"/>
    <w:pPr>
      <w:numPr>
        <w:ilvl w:val="3"/>
        <w:numId w:val="38"/>
      </w:numPr>
      <w:spacing w:line="312" w:lineRule="auto"/>
    </w:pPr>
    <w:rPr>
      <w:rFonts w:eastAsia="바탕"/>
    </w:rPr>
  </w:style>
  <w:style w:type="character" w:customStyle="1" w:styleId="3Char0">
    <w:name w:val="계약제목3 Char"/>
    <w:basedOn w:val="3Char"/>
    <w:link w:val="31"/>
    <w:rsid w:val="001000FF"/>
    <w:rPr>
      <w:rFonts w:eastAsia="바탕"/>
      <w:color w:val="000000"/>
      <w:sz w:val="23"/>
      <w:szCs w:val="23"/>
      <w:lang w:eastAsia="ko-KR"/>
    </w:rPr>
  </w:style>
  <w:style w:type="paragraph" w:customStyle="1" w:styleId="1f">
    <w:name w:val="계약본문1"/>
    <w:basedOn w:val="ad"/>
    <w:link w:val="1Char0"/>
    <w:qFormat/>
    <w:rsid w:val="001000FF"/>
    <w:pPr>
      <w:wordWrap w:val="0"/>
      <w:spacing w:line="312" w:lineRule="auto"/>
    </w:pPr>
    <w:rPr>
      <w:rFonts w:eastAsia="바탕"/>
      <w:sz w:val="23"/>
      <w:szCs w:val="23"/>
    </w:rPr>
  </w:style>
  <w:style w:type="character" w:customStyle="1" w:styleId="Char0">
    <w:name w:val="본문 Char"/>
    <w:aliases w:val="bt Char,_SWBodyText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0"/>
    <w:link w:val="41"/>
    <w:rsid w:val="002076B3"/>
    <w:rPr>
      <w:rFonts w:eastAsia="바탕"/>
      <w:sz w:val="22"/>
      <w:lang w:eastAsia="ko-KR"/>
    </w:rPr>
  </w:style>
  <w:style w:type="paragraph" w:customStyle="1" w:styleId="2f2">
    <w:name w:val="계약본문2"/>
    <w:basedOn w:val="ae"/>
    <w:link w:val="2Char0"/>
    <w:qFormat/>
    <w:rsid w:val="004306EF"/>
    <w:pPr>
      <w:spacing w:line="312" w:lineRule="auto"/>
      <w:ind w:left="737"/>
    </w:pPr>
    <w:rPr>
      <w:rFonts w:cs="Times New Roman"/>
      <w:sz w:val="23"/>
      <w:szCs w:val="23"/>
    </w:rPr>
  </w:style>
  <w:style w:type="character" w:customStyle="1" w:styleId="1Char0">
    <w:name w:val="계약본문1 Char"/>
    <w:basedOn w:val="Char0"/>
    <w:link w:val="1f"/>
    <w:rsid w:val="001000FF"/>
    <w:rPr>
      <w:rFonts w:eastAsia="바탕"/>
      <w:sz w:val="23"/>
      <w:szCs w:val="23"/>
      <w:lang w:eastAsia="ko-KR"/>
    </w:rPr>
  </w:style>
  <w:style w:type="paragraph" w:customStyle="1" w:styleId="affff2">
    <w:name w:val="계약각주"/>
    <w:basedOn w:val="a6"/>
    <w:link w:val="Charf0"/>
    <w:qFormat/>
    <w:rsid w:val="001000FF"/>
    <w:pPr>
      <w:spacing w:line="276" w:lineRule="auto"/>
      <w:ind w:left="0" w:firstLine="0"/>
      <w:jc w:val="both"/>
    </w:pPr>
    <w:rPr>
      <w:rFonts w:eastAsia="바탕"/>
      <w:sz w:val="22"/>
      <w:szCs w:val="22"/>
    </w:rPr>
  </w:style>
  <w:style w:type="character" w:customStyle="1" w:styleId="Char1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1"/>
    <w:link w:val="2f2"/>
    <w:rsid w:val="004306EF"/>
    <w:rPr>
      <w:rFonts w:eastAsia="바탕" w:cs="바탕"/>
      <w:sz w:val="23"/>
      <w:szCs w:val="23"/>
      <w:lang w:eastAsia="ko-KR"/>
    </w:rPr>
  </w:style>
  <w:style w:type="paragraph" w:customStyle="1" w:styleId="bullet1">
    <w:name w:val="계약bullet1"/>
    <w:basedOn w:val="ad"/>
    <w:link w:val="bullet1Char"/>
    <w:qFormat/>
    <w:rsid w:val="001569A4"/>
    <w:pPr>
      <w:numPr>
        <w:numId w:val="33"/>
      </w:numPr>
      <w:spacing w:line="312" w:lineRule="auto"/>
    </w:pPr>
    <w:rPr>
      <w:rFonts w:eastAsia="바탕"/>
    </w:rPr>
  </w:style>
  <w:style w:type="character" w:customStyle="1" w:styleId="Charf0">
    <w:name w:val="계약각주 Char"/>
    <w:basedOn w:val="a7"/>
    <w:link w:val="affff2"/>
    <w:rsid w:val="001000FF"/>
    <w:rPr>
      <w:rFonts w:eastAsia="바탕"/>
      <w:sz w:val="22"/>
      <w:szCs w:val="22"/>
    </w:rPr>
  </w:style>
  <w:style w:type="paragraph" w:customStyle="1" w:styleId="bullet2">
    <w:name w:val="계약bullet2"/>
    <w:basedOn w:val="a5"/>
    <w:link w:val="bullet2Char"/>
    <w:qFormat/>
    <w:rsid w:val="007D33A0"/>
  </w:style>
  <w:style w:type="character" w:customStyle="1" w:styleId="bullet1Char">
    <w:name w:val="계약bullet1 Char"/>
    <w:basedOn w:val="Char0"/>
    <w:link w:val="bullet1"/>
    <w:rsid w:val="001569A4"/>
    <w:rPr>
      <w:rFonts w:eastAsia="바탕"/>
      <w:sz w:val="22"/>
      <w:lang w:eastAsia="ko-KR"/>
    </w:rPr>
  </w:style>
  <w:style w:type="character" w:customStyle="1" w:styleId="bullet2Char">
    <w:name w:val="계약bullet2 Char"/>
    <w:basedOn w:val="Char0"/>
    <w:link w:val="bullet2"/>
    <w:rsid w:val="007D33A0"/>
    <w:rPr>
      <w:rFonts w:eastAsia="바탕"/>
      <w:sz w:val="23"/>
      <w:szCs w:val="23"/>
      <w:u w:val="single"/>
      <w:lang w:eastAsia="ko-KR"/>
    </w:rPr>
  </w:style>
  <w:style w:type="paragraph" w:customStyle="1" w:styleId="a5">
    <w:name w:val="계약본문목차"/>
    <w:basedOn w:val="2f2"/>
    <w:link w:val="Charf1"/>
    <w:rsid w:val="00181996"/>
    <w:pPr>
      <w:numPr>
        <w:numId w:val="35"/>
      </w:numPr>
      <w:ind w:left="737" w:hanging="737"/>
    </w:pPr>
    <w:rPr>
      <w:u w:val="single"/>
    </w:rPr>
  </w:style>
  <w:style w:type="character" w:customStyle="1" w:styleId="Charf1">
    <w:name w:val="계약본문목차 Char"/>
    <w:basedOn w:val="2Char0"/>
    <w:link w:val="a5"/>
    <w:rsid w:val="00181996"/>
    <w:rPr>
      <w:rFonts w:eastAsia="바탕" w:cs="바탕"/>
      <w:sz w:val="23"/>
      <w:szCs w:val="23"/>
      <w:u w:val="single"/>
      <w:lang w:eastAsia="ko-KR"/>
    </w:rPr>
  </w:style>
  <w:style w:type="paragraph" w:customStyle="1" w:styleId="level1">
    <w:name w:val="level 1"/>
    <w:basedOn w:val="a6"/>
    <w:autoRedefine/>
    <w:rsid w:val="00844C03"/>
    <w:pPr>
      <w:numPr>
        <w:numId w:val="37"/>
      </w:numPr>
      <w:tabs>
        <w:tab w:val="left" w:pos="851"/>
      </w:tabs>
      <w:spacing w:after="0" w:line="240" w:lineRule="auto"/>
      <w:jc w:val="both"/>
    </w:pPr>
    <w:rPr>
      <w:rFonts w:eastAsia="바탕"/>
      <w:b/>
      <w:color w:val="000000"/>
      <w:kern w:val="28"/>
      <w:szCs w:val="24"/>
      <w:lang w:eastAsia="ko-KR"/>
    </w:rPr>
  </w:style>
  <w:style w:type="paragraph" w:customStyle="1" w:styleId="level2">
    <w:name w:val="level 2"/>
    <w:basedOn w:val="a6"/>
    <w:rsid w:val="00844C03"/>
    <w:pPr>
      <w:numPr>
        <w:ilvl w:val="1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3">
    <w:name w:val="level 3"/>
    <w:basedOn w:val="a6"/>
    <w:rsid w:val="00844C03"/>
    <w:pPr>
      <w:numPr>
        <w:ilvl w:val="2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4">
    <w:name w:val="level 4"/>
    <w:basedOn w:val="a6"/>
    <w:rsid w:val="00844C03"/>
    <w:pPr>
      <w:numPr>
        <w:ilvl w:val="3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5">
    <w:name w:val="level 5"/>
    <w:basedOn w:val="a6"/>
    <w:rsid w:val="00844C03"/>
    <w:pPr>
      <w:numPr>
        <w:ilvl w:val="4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character" w:customStyle="1" w:styleId="Chard">
    <w:name w:val="목록 단락 Char"/>
    <w:aliases w:val="Source Char,표준글 Char,설명문단 Char,설명문단CxSpLast Char,Driving Outline Char,숫자 제목 Char"/>
    <w:link w:val="afffc"/>
    <w:uiPriority w:val="34"/>
    <w:rsid w:val="00A523A5"/>
    <w:rPr>
      <w:sz w:val="24"/>
    </w:rPr>
  </w:style>
  <w:style w:type="character" w:customStyle="1" w:styleId="Char7">
    <w:name w:val="각주 텍스트 Char"/>
    <w:basedOn w:val="a7"/>
    <w:link w:val="afe"/>
    <w:uiPriority w:val="99"/>
    <w:rsid w:val="00A523A5"/>
    <w:rPr>
      <w:sz w:val="24"/>
    </w:rPr>
  </w:style>
  <w:style w:type="paragraph" w:customStyle="1" w:styleId="1f0">
    <w:name w:val="제목 1."/>
    <w:basedOn w:val="a6"/>
    <w:link w:val="1Char1"/>
    <w:rsid w:val="00981942"/>
    <w:pPr>
      <w:keepNext/>
      <w:widowControl w:val="0"/>
      <w:suppressAutoHyphens/>
      <w:wordWrap w:val="0"/>
      <w:autoSpaceDE w:val="0"/>
      <w:autoSpaceDN w:val="0"/>
      <w:spacing w:after="220" w:line="264" w:lineRule="auto"/>
      <w:ind w:left="0" w:firstLine="0"/>
      <w:jc w:val="both"/>
      <w:outlineLvl w:val="0"/>
    </w:pPr>
    <w:rPr>
      <w:rFonts w:ascii="Arial" w:eastAsia="Microsoft JhengHei" w:hAnsi="Arial"/>
      <w:b/>
      <w:sz w:val="20"/>
      <w:lang w:val="en-GB" w:eastAsia="ko-KR"/>
    </w:rPr>
  </w:style>
  <w:style w:type="character" w:customStyle="1" w:styleId="1Char1">
    <w:name w:val="제목 1. Char"/>
    <w:link w:val="1f0"/>
    <w:locked/>
    <w:rsid w:val="00981942"/>
    <w:rPr>
      <w:rFonts w:ascii="Arial" w:eastAsia="Microsoft JhengHei" w:hAnsi="Arial"/>
      <w:b/>
      <w:lang w:val="en-GB" w:eastAsia="ko-KR"/>
    </w:rPr>
  </w:style>
  <w:style w:type="paragraph" w:customStyle="1" w:styleId="affff3">
    <w:name w:val="표"/>
    <w:basedOn w:val="1f"/>
    <w:link w:val="Charf2"/>
    <w:qFormat/>
    <w:rsid w:val="001000FF"/>
  </w:style>
  <w:style w:type="character" w:customStyle="1" w:styleId="Charf2">
    <w:name w:val="표 Char"/>
    <w:basedOn w:val="1Char0"/>
    <w:link w:val="affff3"/>
    <w:rsid w:val="001000FF"/>
    <w:rPr>
      <w:rFonts w:eastAsia="바탕"/>
      <w:sz w:val="23"/>
      <w:szCs w:val="23"/>
      <w:lang w:eastAsia="ko-KR"/>
    </w:rPr>
  </w:style>
  <w:style w:type="paragraph" w:customStyle="1" w:styleId="xl267">
    <w:name w:val="xl267"/>
    <w:basedOn w:val="a6"/>
    <w:rsid w:val="008B3C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 w:line="240" w:lineRule="auto"/>
      <w:ind w:left="0" w:firstLine="0"/>
      <w:jc w:val="right"/>
    </w:pPr>
    <w:rPr>
      <w:rFonts w:ascii="나눔명조" w:eastAsia="나눔명조" w:hAnsi="나눔명조" w:cs="굴림"/>
      <w:color w:val="FF0000"/>
      <w:sz w:val="18"/>
      <w:szCs w:val="18"/>
      <w:u w:val="single"/>
      <w:lang w:eastAsia="ko-KR"/>
    </w:rPr>
  </w:style>
  <w:style w:type="character" w:customStyle="1" w:styleId="normaltextrun">
    <w:name w:val="normaltextrun"/>
    <w:basedOn w:val="a7"/>
    <w:rsid w:val="00931225"/>
  </w:style>
  <w:style w:type="character" w:styleId="affff4">
    <w:name w:val="Unresolved Mention"/>
    <w:basedOn w:val="a7"/>
    <w:uiPriority w:val="99"/>
    <w:semiHidden/>
    <w:unhideWhenUsed/>
    <w:rsid w:val="00FC2EBB"/>
    <w:rPr>
      <w:color w:val="605E5C"/>
      <w:shd w:val="clear" w:color="auto" w:fill="E1DFDD"/>
    </w:rPr>
  </w:style>
  <w:style w:type="numbering" w:styleId="111111">
    <w:name w:val="Outline List 2"/>
    <w:basedOn w:val="a9"/>
    <w:rsid w:val="00533686"/>
    <w:pPr>
      <w:numPr>
        <w:numId w:val="39"/>
      </w:numPr>
    </w:pPr>
  </w:style>
  <w:style w:type="numbering" w:styleId="1ai">
    <w:name w:val="Outline List 1"/>
    <w:basedOn w:val="a9"/>
    <w:rsid w:val="00533686"/>
  </w:style>
  <w:style w:type="numbering" w:styleId="affff5">
    <w:name w:val="Outline List 3"/>
    <w:basedOn w:val="a9"/>
    <w:rsid w:val="00533686"/>
  </w:style>
  <w:style w:type="paragraph" w:customStyle="1" w:styleId="311">
    <w:name w:val="제목 3.1"/>
    <w:basedOn w:val="32"/>
    <w:autoRedefine/>
    <w:rsid w:val="00533686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5">
    <w:name w:val="미주 텍스트 Char"/>
    <w:link w:val="af8"/>
    <w:uiPriority w:val="99"/>
    <w:semiHidden/>
    <w:rsid w:val="00533686"/>
  </w:style>
  <w:style w:type="character" w:customStyle="1" w:styleId="DeltaViewDeletion">
    <w:name w:val="DeltaView Deletion"/>
    <w:uiPriority w:val="99"/>
    <w:rsid w:val="00533686"/>
    <w:rPr>
      <w:strike/>
      <w:color w:val="FF0000"/>
    </w:rPr>
  </w:style>
  <w:style w:type="paragraph" w:customStyle="1" w:styleId="Default">
    <w:name w:val="Default"/>
    <w:rsid w:val="0053368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6">
    <w:name w:val="기타"/>
    <w:basedOn w:val="1f"/>
    <w:link w:val="Charf3"/>
    <w:rsid w:val="00533686"/>
    <w:pPr>
      <w:wordWrap/>
    </w:pPr>
    <w:rPr>
      <w:rFonts w:cs="바탕"/>
    </w:rPr>
  </w:style>
  <w:style w:type="character" w:customStyle="1" w:styleId="Charf3">
    <w:name w:val="기타 Char"/>
    <w:basedOn w:val="1Char0"/>
    <w:link w:val="affff6"/>
    <w:rsid w:val="00533686"/>
    <w:rPr>
      <w:rFonts w:eastAsia="바탕" w:cs="바탕"/>
      <w:sz w:val="23"/>
      <w:szCs w:val="23"/>
      <w:lang w:eastAsia="ko-KR"/>
    </w:rPr>
  </w:style>
  <w:style w:type="paragraph" w:customStyle="1" w:styleId="BKLBodyText">
    <w:name w:val="BKL Body Text"/>
    <w:basedOn w:val="a6"/>
    <w:rsid w:val="00533686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BKL">
    <w:name w:val="BKL 별첨"/>
    <w:aliases w:val="별지 표제"/>
    <w:basedOn w:val="a6"/>
    <w:rsid w:val="00533686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table" w:customStyle="1" w:styleId="TableNormal">
    <w:name w:val="Table Normal"/>
    <w:uiPriority w:val="2"/>
    <w:semiHidden/>
    <w:unhideWhenUsed/>
    <w:qFormat/>
    <w:rsid w:val="00533686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533686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paragraph" w:customStyle="1" w:styleId="BKLH1-1">
    <w:name w:val="BKL H1 - 제1조"/>
    <w:basedOn w:val="a6"/>
    <w:next w:val="a6"/>
    <w:rsid w:val="00533686"/>
    <w:pPr>
      <w:keepNext/>
      <w:keepLines/>
      <w:numPr>
        <w:numId w:val="40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533686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rsid w:val="00533686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rsid w:val="00533686"/>
    <w:pPr>
      <w:numPr>
        <w:ilvl w:val="3"/>
      </w:numPr>
      <w:outlineLvl w:val="3"/>
    </w:pPr>
  </w:style>
  <w:style w:type="paragraph" w:customStyle="1" w:styleId="BKLRWi">
    <w:name w:val="BKL 별지 RW 목록 (i)"/>
    <w:basedOn w:val="a6"/>
    <w:rsid w:val="00533686"/>
    <w:pPr>
      <w:numPr>
        <w:numId w:val="41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Recitals">
    <w:name w:val="Recitals"/>
    <w:basedOn w:val="a6"/>
    <w:rsid w:val="00533686"/>
    <w:pPr>
      <w:numPr>
        <w:numId w:val="42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table" w:customStyle="1" w:styleId="1f1">
    <w:name w:val="표 구분선1"/>
    <w:basedOn w:val="a8"/>
    <w:next w:val="afff1"/>
    <w:uiPriority w:val="59"/>
    <w:rsid w:val="00533686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mhlee3352@daum.net" TargetMode="External"/><Relationship Id="rId18" Type="http://schemas.openxmlformats.org/officeDocument/2006/relationships/header" Target="header3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hyperlink" Target="mailto:yjparkr@gmail.com" TargetMode="External"/><Relationship Id="rId17" Type="http://schemas.openxmlformats.org/officeDocument/2006/relationships/footer" Target="footer2.xml"/><Relationship Id="rId25" Type="http://schemas.openxmlformats.org/officeDocument/2006/relationships/footer" Target="footer9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biomost@naver.com" TargetMode="External"/><Relationship Id="rId24" Type="http://schemas.openxmlformats.org/officeDocument/2006/relationships/footer" Target="footer8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hyperlink" Target="mailto:ahnjh0523@lxiv.kr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mailto:jhkim@lxiv.kr" TargetMode="External"/><Relationship Id="rId14" Type="http://schemas.openxmlformats.org/officeDocument/2006/relationships/header" Target="header1.xml"/><Relationship Id="rId22" Type="http://schemas.openxmlformats.org/officeDocument/2006/relationships/footer" Target="footer6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 xmlns="http://www.imanage.com/work/xmlschema">
  <documentid>MATTER!8109548.18</documentid>
  <senderid>JEOKIM</senderid>
  <senderemail>JEOKIM@SHINKIM.COM</senderemail>
  <lastmodified>2025-02-02T14:21:00.0000000+09:00</lastmodified>
  <database>MATTER</database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15EFB-8414-4D72-AE4E-6A86A3B51665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470C6FCC-AC96-4A99-AE33-E51971632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4197</Words>
  <Characters>23928</Characters>
  <Application>Microsoft Office Word</Application>
  <DocSecurity>0</DocSecurity>
  <Lines>199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법무법인 세종</Company>
  <LinksUpToDate>false</LinksUpToDate>
  <CharactersWithSpaces>28069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S&amp;K</dc:creator>
  <cp:keywords/>
  <dc:description/>
  <cp:lastModifiedBy>SL Partners</cp:lastModifiedBy>
  <cp:revision>4</cp:revision>
  <cp:lastPrinted>2025-01-26T06:01:00Z</cp:lastPrinted>
  <dcterms:created xsi:type="dcterms:W3CDTF">2025-02-02T10:06:00Z</dcterms:created>
  <dcterms:modified xsi:type="dcterms:W3CDTF">2025-02-02T10:06:00Z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2025-01-22T09:18:32Z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5d21050f-5860-4419-a871-0de09626356f</vt:lpwstr>
  </property>
  <property fmtid="{D5CDD505-2E9C-101B-9397-08002B2CF9AE}" pid="8" name="MSIP_Label_defa4170-0d19-0005-0004-bc88714345d2_ContentBits">
    <vt:lpwstr>0</vt:lpwstr>
  </property>
</Properties>
</file>